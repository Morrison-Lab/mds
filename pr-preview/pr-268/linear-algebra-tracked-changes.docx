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14:29:41 (PDT)</w:delText>
        </w:r>
      </w:del>
    </w:p>
    <w:p>
      <w:pPr>
        <w:pStyle w:val="Date"/>
      </w:pPr>
      <w:ins w:id="2" w:author="PR Preview" w:date="2026-01-01T00:00:00Z">
        <w:r>
          <w:t xml:space="preserve">Last modified: 2026-10-13 14:36:30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del w:id="3" w:author="PR Preview" w:date="2026-01-01T00:00:00Z">
        <w:r>
          <w:delText xml:space="preserve">A linear combination of vectors</w:delText>
        </w:r>
      </w:del>
      <w:del w:id="4" w:author="PR Preview" w:date="2026-01-01T00:00:00Z">
        <w:r>
          <w:delText xml:space="preserve"> </w:delText>
        </w:r>
      </w:del>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del w:id="5" w:author="PR Preview" w:date="2026-01-01T00:00:00Z">
        <w:r>
          <w:delText xml:space="preserve"> </w:delText>
        </w:r>
      </w:del>
      <w:del w:id="6" w:author="PR Preview" w:date="2026-01-01T00:00:00Z">
        <w:r>
          <w:delText xml:space="preserve">of the same length</w:delText>
        </w:r>
      </w:del>
      <w:del w:id="7" w:author="PR Preview" w:date="2026-01-01T00:00:00Z">
        <w:r>
          <w:delText xml:space="preserve"> </w:delText>
        </w:r>
      </w:del>
      <w:del w:id="8" w:author="PR Preview" w:date="2026-01-01T00:00:00Z">
        <w:r>
          <w:delText xml:space="preserve">is defined entry by entry:</w:delText>
        </w:r>
      </w:del>
      <w:del w:id="9" w:author="PR Preview" w:date="2026-01-01T00:00:00Z">
        <w:r>
          <w:delText xml:space="preserve"> </w:delText>
        </w:r>
      </w:del>
      <w:del w:id="10" w:author="PR Preview" w:date="2026-01-01T00:00:00Z">
        <w:r>
          <w:delText xml:space="preserve">entry</w:delText>
        </w:r>
      </w:del>
      <w:del w:id="11" w:author="PR Preview" w:date="2026-01-01T00:00:00Z">
        <w:r>
          <w:delText xml:space="preserve"> </w:delText>
        </w:r>
      </w:del>
      <m:oMath>
        <m:r>
          <m:t>j</m:t>
        </m:r>
      </m:oMath>
      <w:del w:id="12" w:author="PR Preview" w:date="2026-01-01T00:00:00Z">
        <w:r>
          <w:delText xml:space="preserve"> </w:delText>
        </w:r>
      </w:del>
      <w:del w:id="13" w:author="PR Preview" w:date="2026-01-01T00:00:00Z">
        <w:r>
          <w:delText xml:space="preserve">of</w:delText>
        </w:r>
      </w:del>
      <w:del w:id="14" w:author="PR Preview" w:date="2026-01-01T00:00:00Z">
        <w:r>
          <w:delText xml:space="preserve"> </w:delText>
        </w:r>
      </w:del>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del w:id="15" w:author="PR Preview" w:date="2026-01-01T00:00:00Z">
        <w:r>
          <w:delText xml:space="preserve"> </w:delText>
        </w:r>
      </w:del>
      <w:del w:id="16" w:author="PR Preview" w:date="2026-01-01T00:00:00Z">
        <w:r>
          <w:delText xml:space="preserve">is the linear combination</w:delText>
        </w:r>
      </w:del>
      <w:del w:id="17" w:author="PR Preview" w:date="2026-01-01T00:00:00Z">
        <w:r>
          <w:delText xml:space="preserve"> </w:delText>
        </w:r>
      </w:del>
      <w:del w:id="18" w:author="PR Preview" w:date="2026-01-01T00:00:00Z">
        <w:r>
          <w:delText xml:space="preserve">of the</w:delText>
        </w:r>
      </w:del>
      <w:del w:id="19" w:author="PR Preview" w:date="2026-01-01T00:00:00Z">
        <w:r>
          <w:delText xml:space="preserve"> </w:delText>
        </w:r>
      </w:del>
      <m:oMath>
        <m:r>
          <m:t>j</m:t>
        </m:r>
      </m:oMath>
      <w:del w:id="20" w:author="PR Preview" w:date="2026-01-01T00:00:00Z">
        <w:r>
          <w:delText xml:space="preserve">th entries of</w:delText>
        </w:r>
      </w:del>
      <w:del w:id="21" w:author="PR Preview" w:date="2026-01-01T00:00:00Z">
        <w:r>
          <w:delText xml:space="preserve"> </w:delText>
        </w:r>
      </w:del>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del w:id="22" w:author="PR Preview" w:date="2026-01-01T00:00:00Z">
        <w:r>
          <w:delText xml:space="preserve"> </w:delText>
        </w:r>
      </w:del>
      <w:del w:id="23" w:author="PR Preview" w:date="2026-01-01T00:00:00Z">
        <w:r>
          <w:delText xml:space="preserve">with the same coefficients.</w:delText>
        </w:r>
      </w:del>
      <w:del w:id="24" w:author="PR Preview" w:date="2026-01-01T00:00:00Z">
        <w:r>
          <w:delText xml:space="preserve"> </w:delText>
        </w:r>
      </w:del>
      <w:del w:id="25" w:author="PR Preview" w:date="2026-01-01T00:00:00Z">
        <w:r>
          <w:delText xml:space="preserve">For example, the linear combination of</w:delText>
        </w:r>
      </w:del>
      <w:del w:id="26" w:author="PR Preview" w:date="2026-01-01T00:00:00Z">
        <w:r>
          <w:delText xml:space="preserve"> </w:delText>
        </w:r>
      </w:del>
      <m:oMath>
        <m:sSup>
          <m:e>
            <m:r>
              <m:rPr>
                <m:sty m:val="p"/>
              </m:rPr>
              <m:t>(</m:t>
            </m:r>
            <m:r>
              <m:t>1</m:t>
            </m:r>
            <m:r>
              <m:rPr>
                <m:sty m:val="p"/>
              </m:rPr>
              <m:t>,</m:t>
            </m:r>
            <m:r>
              <m:t>0</m:t>
            </m:r>
            <m:r>
              <m:rPr>
                <m:sty m:val="p"/>
              </m:rPr>
              <m:t>)</m:t>
            </m:r>
          </m:e>
          <m:sup>
            <m:r>
              <m:rPr>
                <m:sty m:val="p"/>
              </m:rPr>
              <m:t>⊤</m:t>
            </m:r>
          </m:sup>
        </m:sSup>
      </m:oMath>
      <w:del w:id="27" w:author="PR Preview" w:date="2026-01-01T00:00:00Z">
        <w:r>
          <w:delText xml:space="preserve"> </w:delText>
        </w:r>
      </w:del>
      <w:del w:id="28" w:author="PR Preview" w:date="2026-01-01T00:00:00Z">
        <w:r>
          <w:delText xml:space="preserve">and</w:delText>
        </w:r>
      </w:del>
      <w:del w:id="29" w:author="PR Preview" w:date="2026-01-01T00:00:00Z">
        <w:r>
          <w:delText xml:space="preserve"> </w:delText>
        </w:r>
      </w:del>
      <m:oMath>
        <m:sSup>
          <m:e>
            <m:r>
              <m:rPr>
                <m:sty m:val="p"/>
              </m:rPr>
              <m:t>(</m:t>
            </m:r>
            <m:r>
              <m:t>0</m:t>
            </m:r>
            <m:r>
              <m:rPr>
                <m:sty m:val="p"/>
              </m:rPr>
              <m:t>,</m:t>
            </m:r>
            <m:r>
              <m:t>1</m:t>
            </m:r>
            <m:r>
              <m:rPr>
                <m:sty m:val="p"/>
              </m:rPr>
              <m:t>)</m:t>
            </m:r>
          </m:e>
          <m:sup>
            <m:r>
              <m:rPr>
                <m:sty m:val="p"/>
              </m:rPr>
              <m:t>⊤</m:t>
            </m:r>
          </m:sup>
        </m:sSup>
      </m:oMath>
      <w:del w:id="30" w:author="PR Preview" w:date="2026-01-01T00:00:00Z">
        <w:r>
          <w:delText xml:space="preserve"> </w:delText>
        </w:r>
      </w:del>
      <w:del w:id="31" w:author="PR Preview" w:date="2026-01-01T00:00:00Z">
        <w:r>
          <w:delText xml:space="preserve">with coefficients</w:delText>
        </w:r>
      </w:del>
      <w:del w:id="32" w:author="PR Preview" w:date="2026-01-01T00:00:00Z">
        <w:r>
          <w:delText xml:space="preserve"> </w:delText>
        </w:r>
      </w:del>
      <m:oMath>
        <m:r>
          <m:t>2</m:t>
        </m:r>
      </m:oMath>
      <w:del w:id="33" w:author="PR Preview" w:date="2026-01-01T00:00:00Z">
        <w:r>
          <w:delText xml:space="preserve"> </w:delText>
        </w:r>
      </w:del>
      <w:del w:id="34" w:author="PR Preview" w:date="2026-01-01T00:00:00Z">
        <w:r>
          <w:delText xml:space="preserve">and</w:delText>
        </w:r>
      </w:del>
      <w:del w:id="35" w:author="PR Preview" w:date="2026-01-01T00:00:00Z">
        <w:r>
          <w:delText xml:space="preserve"> </w:delText>
        </w:r>
      </w:del>
      <m:oMath>
        <m:r>
          <m:t>3</m:t>
        </m:r>
      </m:oMath>
      <w:del w:id="36" w:author="PR Preview" w:date="2026-01-01T00:00:00Z">
        <w:r>
          <w:delText xml:space="preserve"> </w:delText>
        </w:r>
      </w:del>
      <w:del w:id="37" w:author="PR Preview" w:date="2026-01-01T00:00:00Z">
        <w:r>
          <w:delText xml:space="preserve">is</w:delText>
        </w:r>
      </w:del>
      <w:del w:id="38" w:author="PR Preview" w:date="2026-01-01T00:00:00Z">
        <w:r>
          <w:delText xml:space="preserve"> </w:delText>
        </w:r>
      </w:del>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del w:id="39" w:author="PR Preview" w:date="2026-01-01T00:00:00Z">
        <w:r>
          <w:delText xml:space="preserve">.</w:delText>
        </w:r>
      </w:del>
    </w:p>
    <w:p>
      <w:pPr>
        <w:pStyle w:val="FirstParagraph"/>
      </w:pPr>
      <w:ins w:id="40" w:author="PR Preview" w:date="2026-01-01T00:00:00Z">
        <w:r>
          <w:t xml:space="preserve">A linear combination of vectors</w:t>
        </w:r>
      </w:ins>
      <w:ins w:id="41" w:author="PR Preview" w:date="2026-01-01T00:00:00Z">
        <w:r>
          <w:t xml:space="preserve"> </w:t>
        </w:r>
      </w:ins>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ins w:id="42" w:author="PR Preview" w:date="2026-01-01T00:00:00Z">
        <w:r>
          <w:t xml:space="preserve"> </w:t>
        </w:r>
      </w:ins>
      <w:ins w:id="43" w:author="PR Preview" w:date="2026-01-01T00:00:00Z">
        <w:r>
          <w:t xml:space="preserve">of the same length</w:t>
        </w:r>
      </w:ins>
      <w:ins w:id="44" w:author="PR Preview" w:date="2026-01-01T00:00:00Z">
        <w:r>
          <w:t xml:space="preserve"> </w:t>
        </w:r>
      </w:ins>
      <w:ins w:id="45" w:author="PR Preview" w:date="2026-01-01T00:00:00Z">
        <w:r>
          <w:t xml:space="preserve">is defined entry by entry:</w:t>
        </w:r>
      </w:ins>
      <w:ins w:id="46" w:author="PR Preview" w:date="2026-01-01T00:00:00Z">
        <w:r>
          <w:t xml:space="preserve"> </w:t>
        </w:r>
      </w:ins>
      <w:ins w:id="47" w:author="PR Preview" w:date="2026-01-01T00:00:00Z">
        <w:r>
          <w:t xml:space="preserve">entry</w:t>
        </w:r>
      </w:ins>
      <w:ins w:id="48" w:author="PR Preview" w:date="2026-01-01T00:00:00Z">
        <w:r>
          <w:t xml:space="preserve"> </w:t>
        </w:r>
      </w:ins>
      <m:oMath>
        <m:r>
          <m:t>j</m:t>
        </m:r>
      </m:oMath>
      <w:ins w:id="49" w:author="PR Preview" w:date="2026-01-01T00:00:00Z">
        <w:r>
          <w:t xml:space="preserve"> </w:t>
        </w:r>
      </w:ins>
      <w:ins w:id="50" w:author="PR Preview" w:date="2026-01-01T00:00:00Z">
        <w:r>
          <w:t xml:space="preserve">of</w:t>
        </w:r>
      </w:ins>
      <w:ins w:id="51" w:author="PR Preview" w:date="2026-01-01T00:00:00Z">
        <w:r>
          <w:t xml:space="preserve"> </w:t>
        </w:r>
      </w:ins>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ins w:id="52" w:author="PR Preview" w:date="2026-01-01T00:00:00Z">
        <w:r>
          <w:t xml:space="preserve"> </w:t>
        </w:r>
      </w:ins>
      <w:ins w:id="53" w:author="PR Preview" w:date="2026-01-01T00:00:00Z">
        <w:r>
          <w:t xml:space="preserve">is the linear combination</w:t>
        </w:r>
      </w:ins>
      <w:ins w:id="54" w:author="PR Preview" w:date="2026-01-01T00:00:00Z">
        <w:r>
          <w:t xml:space="preserve"> </w:t>
        </w:r>
      </w:ins>
      <w:ins w:id="55" w:author="PR Preview" w:date="2026-01-01T00:00:00Z">
        <w:r>
          <w:t xml:space="preserve">of the</w:t>
        </w:r>
      </w:ins>
      <w:ins w:id="56" w:author="PR Preview" w:date="2026-01-01T00:00:00Z">
        <w:r>
          <w:t xml:space="preserve"> </w:t>
        </w:r>
      </w:ins>
      <m:oMath>
        <m:r>
          <m:t>j</m:t>
        </m:r>
      </m:oMath>
      <w:ins w:id="57" w:author="PR Preview" w:date="2026-01-01T00:00:00Z">
        <w:r>
          <w:t xml:space="preserve">th entries of</w:t>
        </w:r>
      </w:ins>
      <w:ins w:id="58" w:author="PR Preview" w:date="2026-01-01T00:00:00Z">
        <w:r>
          <w:t xml:space="preserve"> </w:t>
        </w:r>
      </w:ins>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ins w:id="59" w:author="PR Preview" w:date="2026-01-01T00:00:00Z">
        <w:r>
          <w:t xml:space="preserve"> </w:t>
        </w:r>
      </w:ins>
      <w:ins w:id="60" w:author="PR Preview" w:date="2026-01-01T00:00:00Z">
        <w:r>
          <w:t xml:space="preserve">with the same coefficients.</w:t>
        </w:r>
      </w:ins>
    </w:p>
    <w:bookmarkEnd w:id="32"/>
    <w:bookmarkStart w:id="33" w:name="exm-linear-combination-vectors"/>
    <w:p>
      <w:pPr>
        <w:pStyle w:val="BodyText"/>
      </w:pPr>
      <w:ins w:id="61" w:author="PR Preview" w:date="2026-01-01T00:00:00Z">
        <w:r>
          <w:rPr>
            <w:b/>
            <w:bCs/>
          </w:rPr>
          <w:t xml:space="preserve">Example 6 (A linear combination of two vectors)</w:t>
        </w:r>
      </w:ins>
      <w:ins w:id="62" w:author="PR Preview" w:date="2026-01-01T00:00:00Z">
        <w:r>
          <w:t xml:space="preserve"> </w:t>
        </w:r>
      </w:ins>
      <w:ins w:id="63" w:author="PR Preview" w:date="2026-01-01T00:00:00Z">
        <w:r>
          <w:t xml:space="preserve">The linear combination of</w:t>
        </w:r>
      </w:ins>
      <w:ins w:id="64" w:author="PR Preview" w:date="2026-01-01T00:00:00Z">
        <w:r>
          <w:t xml:space="preserve"> </w:t>
        </w:r>
      </w:ins>
      <m:oMath>
        <m:sSup>
          <m:e>
            <m:r>
              <m:rPr>
                <m:sty m:val="p"/>
              </m:rPr>
              <m:t>(</m:t>
            </m:r>
            <m:r>
              <m:t>1</m:t>
            </m:r>
            <m:r>
              <m:rPr>
                <m:sty m:val="p"/>
              </m:rPr>
              <m:t>,</m:t>
            </m:r>
            <m:r>
              <m:t>0</m:t>
            </m:r>
            <m:r>
              <m:rPr>
                <m:sty m:val="p"/>
              </m:rPr>
              <m:t>)</m:t>
            </m:r>
          </m:e>
          <m:sup>
            <m:r>
              <m:rPr>
                <m:sty m:val="p"/>
              </m:rPr>
              <m:t>⊤</m:t>
            </m:r>
          </m:sup>
        </m:sSup>
      </m:oMath>
      <w:ins w:id="65" w:author="PR Preview" w:date="2026-01-01T00:00:00Z">
        <w:r>
          <w:t xml:space="preserve"> </w:t>
        </w:r>
      </w:ins>
      <w:ins w:id="66" w:author="PR Preview" w:date="2026-01-01T00:00:00Z">
        <w:r>
          <w:t xml:space="preserve">and</w:t>
        </w:r>
      </w:ins>
      <w:ins w:id="67" w:author="PR Preview" w:date="2026-01-01T00:00:00Z">
        <w:r>
          <w:t xml:space="preserve"> </w:t>
        </w:r>
      </w:ins>
      <m:oMath>
        <m:sSup>
          <m:e>
            <m:r>
              <m:rPr>
                <m:sty m:val="p"/>
              </m:rPr>
              <m:t>(</m:t>
            </m:r>
            <m:r>
              <m:t>0</m:t>
            </m:r>
            <m:r>
              <m:rPr>
                <m:sty m:val="p"/>
              </m:rPr>
              <m:t>,</m:t>
            </m:r>
            <m:r>
              <m:t>1</m:t>
            </m:r>
            <m:r>
              <m:rPr>
                <m:sty m:val="p"/>
              </m:rPr>
              <m:t>)</m:t>
            </m:r>
          </m:e>
          <m:sup>
            <m:r>
              <m:rPr>
                <m:sty m:val="p"/>
              </m:rPr>
              <m:t>⊤</m:t>
            </m:r>
          </m:sup>
        </m:sSup>
      </m:oMath>
      <w:ins w:id="68" w:author="PR Preview" w:date="2026-01-01T00:00:00Z">
        <w:r>
          <w:t xml:space="preserve"> </w:t>
        </w:r>
      </w:ins>
      <w:ins w:id="69" w:author="PR Preview" w:date="2026-01-01T00:00:00Z">
        <w:r>
          <w:t xml:space="preserve">with coefficients</w:t>
        </w:r>
      </w:ins>
      <w:ins w:id="70" w:author="PR Preview" w:date="2026-01-01T00:00:00Z">
        <w:r>
          <w:t xml:space="preserve"> </w:t>
        </w:r>
      </w:ins>
      <m:oMath>
        <m:r>
          <m:t>2</m:t>
        </m:r>
      </m:oMath>
      <w:ins w:id="71" w:author="PR Preview" w:date="2026-01-01T00:00:00Z">
        <w:r>
          <w:t xml:space="preserve"> </w:t>
        </w:r>
      </w:ins>
      <w:ins w:id="72" w:author="PR Preview" w:date="2026-01-01T00:00:00Z">
        <w:r>
          <w:t xml:space="preserve">and</w:t>
        </w:r>
      </w:ins>
      <w:ins w:id="73" w:author="PR Preview" w:date="2026-01-01T00:00:00Z">
        <w:r>
          <w:t xml:space="preserve"> </w:t>
        </w:r>
      </w:ins>
      <m:oMath>
        <m:r>
          <m:t>3</m:t>
        </m:r>
      </m:oMath>
      <w:ins w:id="74" w:author="PR Preview" w:date="2026-01-01T00:00:00Z">
        <w:r>
          <w:t xml:space="preserve"> </w:t>
        </w:r>
      </w:ins>
      <w:ins w:id="75" w:author="PR Preview" w:date="2026-01-01T00:00:00Z">
        <w:r>
          <w:t xml:space="preserve">is</w:t>
        </w:r>
      </w:ins>
      <w:ins w:id="76" w:author="PR Preview" w:date="2026-01-01T00:00:00Z">
        <w:r>
          <w:t xml:space="preserve"> </w:t>
        </w:r>
      </w:ins>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ins w:id="77" w:author="PR Preview" w:date="2026-01-01T00:00:00Z">
        <w:r>
          <w:t xml:space="preserve">.</w:t>
        </w:r>
      </w:ins>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del w:id="78" w:author="PR Preview" w:date="2026-01-01T00:00:00Z">
        <w:r>
          <w:delText xml:space="preserve">The dot product is also the standard</w:delText>
        </w:r>
      </w:del>
      <w:del w:id="79" w:author="PR Preview" w:date="2026-01-01T00:00:00Z">
        <w:r>
          <w:delText xml:space="preserve"> </w:delText>
        </w:r>
      </w:del>
      <w:del w:id="80" w:author="PR Preview" w:date="2026-01-01T00:00:00Z">
        <w:r>
          <w:rPr>
            <w:i/>
            <w:iCs/>
          </w:rPr>
          <w:delText xml:space="preserve">inner product</w:delText>
        </w:r>
      </w:del>
      <w:del w:id="81" w:author="PR Preview" w:date="2026-01-01T00:00:00Z">
        <w:r>
          <w:delText xml:space="preserve"> </w:delText>
        </w:r>
      </w:del>
      <w:del w:id="82" w:author="PR Preview" w:date="2026-01-01T00:00:00Z">
        <w:r>
          <w:delText xml:space="preserve">on</w:delText>
        </w:r>
      </w:del>
      <w:del w:id="83" w:author="PR Preview" w:date="2026-01-01T00:00:00Z">
        <w:r>
          <w:delText xml:space="preserve"> </w:delText>
        </w:r>
      </w:del>
      <m:oMath>
        <m:sSup>
          <m:e>
            <m:r>
              <m:rPr>
                <m:scr m:val="double-struck"/>
                <m:sty m:val="p"/>
              </m:rPr>
              <m:t>R</m:t>
            </m:r>
          </m:e>
          <m:sup>
            <m:r>
              <m:t>p</m:t>
            </m:r>
          </m:sup>
        </m:sSup>
      </m:oMath>
      <w:del w:id="84" w:author="PR Preview" w:date="2026-01-01T00:00:00Z">
        <w:r>
          <w:delText xml:space="preserve">;</w:delText>
        </w:r>
      </w:del>
      <w:del w:id="85" w:author="PR Preview" w:date="2026-01-01T00:00:00Z">
        <w:r>
          <w:delText xml:space="preserve"> </w:delText>
        </w:r>
      </w:del>
      <w:del w:id="86" w:author="PR Preview" w:date="2026-01-01T00:00:00Z">
        <w:r>
          <w:delText xml:space="preserve">“inner product”</w:delText>
        </w:r>
      </w:del>
      <w:del w:id="87" w:author="PR Preview" w:date="2026-01-01T00:00:00Z">
        <w:r>
          <w:delText xml:space="preserve"> </w:delText>
        </w:r>
      </w:del>
      <w:del w:id="88" w:author="PR Preview" w:date="2026-01-01T00:00:00Z">
        <w:r>
          <w:delText xml:space="preserve">is the general notion (</w:delText>
        </w:r>
      </w:del>
      <w:hyperlink w:anchor="def-inner-product">
        <w:del w:id="89" w:author="PR Preview" w:date="2026-01-01T00:00:00Z">
          <w:r>
            <w:rPr>
              <w:rStyle w:val="Hyperlink"/>
            </w:rPr>
            <w:delText xml:space="preserve">Definition 56</w:delText>
          </w:r>
        </w:del>
      </w:hyperlink>
      <w:del w:id="90" w:author="PR Preview" w:date="2026-01-01T00:00:00Z">
        <w:r>
          <w:delText xml:space="preserve">, later in these notes),</w:delText>
        </w:r>
      </w:del>
      <w:del w:id="91" w:author="PR Preview" w:date="2026-01-01T00:00:00Z">
        <w:r>
          <w:delText xml:space="preserve"> </w:delText>
        </w:r>
      </w:del>
      <w:del w:id="92" w:author="PR Preview" w:date="2026-01-01T00:00:00Z">
        <w:r>
          <w:delText xml:space="preserve">of which the dot product is one example.</w:delText>
        </w:r>
      </w:del>
    </w:p>
    <w:p>
      <w:pPr>
        <w:pStyle w:val="BodyText"/>
      </w:pPr>
      <w:ins w:id="93" w:author="PR Preview" w:date="2026-01-01T00:00:00Z">
        <w:r>
          <w:t xml:space="preserve">The dot product is also the standard</w:t>
        </w:r>
      </w:ins>
      <w:ins w:id="94" w:author="PR Preview" w:date="2026-01-01T00:00:00Z">
        <w:r>
          <w:t xml:space="preserve"> </w:t>
        </w:r>
      </w:ins>
      <w:ins w:id="95" w:author="PR Preview" w:date="2026-01-01T00:00:00Z">
        <w:r>
          <w:rPr>
            <w:i/>
            <w:iCs/>
          </w:rPr>
          <w:t xml:space="preserve">inner product</w:t>
        </w:r>
      </w:ins>
      <w:ins w:id="96" w:author="PR Preview" w:date="2026-01-01T00:00:00Z">
        <w:r>
          <w:t xml:space="preserve"> </w:t>
        </w:r>
      </w:ins>
      <w:ins w:id="97" w:author="PR Preview" w:date="2026-01-01T00:00:00Z">
        <w:r>
          <w:t xml:space="preserve">on</w:t>
        </w:r>
      </w:ins>
      <w:ins w:id="98" w:author="PR Preview" w:date="2026-01-01T00:00:00Z">
        <w:r>
          <w:t xml:space="preserve"> </w:t>
        </w:r>
      </w:ins>
      <m:oMath>
        <m:sSup>
          <m:e>
            <m:r>
              <m:rPr>
                <m:scr m:val="double-struck"/>
                <m:sty m:val="p"/>
              </m:rPr>
              <m:t>R</m:t>
            </m:r>
          </m:e>
          <m:sup>
            <m:r>
              <m:t>p</m:t>
            </m:r>
          </m:sup>
        </m:sSup>
      </m:oMath>
      <w:ins w:id="99" w:author="PR Preview" w:date="2026-01-01T00:00:00Z">
        <w:r>
          <w:t xml:space="preserve">;</w:t>
        </w:r>
      </w:ins>
      <w:ins w:id="100" w:author="PR Preview" w:date="2026-01-01T00:00:00Z">
        <w:r>
          <w:t xml:space="preserve"> </w:t>
        </w:r>
      </w:ins>
      <w:ins w:id="101" w:author="PR Preview" w:date="2026-01-01T00:00:00Z">
        <w:r>
          <w:t xml:space="preserve">“inner product”</w:t>
        </w:r>
      </w:ins>
      <w:ins w:id="102" w:author="PR Preview" w:date="2026-01-01T00:00:00Z">
        <w:r>
          <w:t xml:space="preserve"> </w:t>
        </w:r>
      </w:ins>
      <w:ins w:id="103" w:author="PR Preview" w:date="2026-01-01T00:00:00Z">
        <w:r>
          <w:t xml:space="preserve">is the general notion (</w:t>
        </w:r>
      </w:ins>
      <w:hyperlink w:anchor="def-inner-product">
        <w:ins w:id="104" w:author="PR Preview" w:date="2026-01-01T00:00:00Z">
          <w:r>
            <w:rPr>
              <w:rStyle w:val="Hyperlink"/>
            </w:rPr>
            <w:t xml:space="preserve">Definition 59</w:t>
          </w:r>
        </w:ins>
      </w:hyperlink>
      <w:ins w:id="105" w:author="PR Preview" w:date="2026-01-01T00:00:00Z">
        <w:r>
          <w:t xml:space="preserve">, later in these notes),</w:t>
        </w:r>
      </w:ins>
      <w:ins w:id="106" w:author="PR Preview" w:date="2026-01-01T00:00:00Z">
        <w:r>
          <w:t xml:space="preserve"> </w:t>
        </w:r>
      </w:ins>
      <w:ins w:id="107" w:author="PR Preview" w:date="2026-01-01T00:00:00Z">
        <w:r>
          <w:t xml:space="preserve">of which the dot product is one example.</w:t>
        </w:r>
      </w:ins>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del w:id="108" w:author="PR Preview" w:date="2026-01-01T00:00:00Z">
        <w:r>
          <w:delText xml:space="preserve">When the numbers are observed data values,</w:delText>
        </w:r>
      </w:del>
      <w:del w:id="109" w:author="PR Preview" w:date="2026-01-01T00:00:00Z">
        <w:r>
          <w:delText xml:space="preserve"> </w:delText>
        </w:r>
      </w:del>
      <m:oMath>
        <m:acc>
          <m:accPr>
            <m:chr m:val="‾"/>
          </m:accPr>
          <m:e>
            <m:r>
              <m:t>y</m:t>
            </m:r>
          </m:e>
        </m:acc>
      </m:oMath>
      <w:del w:id="110" w:author="PR Preview" w:date="2026-01-01T00:00:00Z">
        <w:r>
          <w:delText xml:space="preserve"> </w:delText>
        </w:r>
      </w:del>
      <w:del w:id="111" w:author="PR Preview" w:date="2026-01-01T00:00:00Z">
        <w:r>
          <w:delText xml:space="preserve">is also called the</w:delText>
        </w:r>
      </w:del>
      <w:del w:id="112" w:author="PR Preview" w:date="2026-01-01T00:00:00Z">
        <w:r>
          <w:delText xml:space="preserve"> </w:delText>
        </w:r>
      </w:del>
      <w:del w:id="113" w:author="PR Preview" w:date="2026-01-01T00:00:00Z">
        <w:r>
          <w:rPr>
            <w:b/>
            <w:bCs/>
          </w:rPr>
          <w:delText xml:space="preserve">sample mean</w:delText>
        </w:r>
      </w:del>
      <w:del w:id="114" w:author="PR Preview" w:date="2026-01-01T00:00:00Z">
        <w:r>
          <w:delText xml:space="preserve">.</w:delText>
        </w:r>
      </w:del>
    </w:p>
    <w:p>
      <w:pPr>
        <w:pStyle w:val="BodyText"/>
      </w:pPr>
      <w:del w:id="115" w:author="PR Preview" w:date="2026-01-01T00:00:00Z">
        <w:r>
          <w:rPr>
            <w:b/>
            <w:bCs/>
          </w:rPr>
          <w:delText xml:space="preserve">Example 6 (The mean of three numbers)</w:delText>
        </w:r>
      </w:del>
      <w:del w:id="116" w:author="PR Preview" w:date="2026-01-01T00:00:00Z">
        <w:r>
          <w:delText xml:space="preserve"> </w:delText>
        </w:r>
      </w:del>
      <w:del w:id="117" w:author="PR Preview" w:date="2026-01-01T00:00:00Z">
        <w:r>
          <w:delText xml:space="preserve">For</w:delText>
        </w:r>
      </w:del>
      <w:del w:id="118" w:author="PR Preview" w:date="2026-01-01T00:00:00Z">
        <w:r>
          <w:delText xml:space="preserve"> </w:delText>
        </w:r>
      </w:del>
      <m:oMath>
        <m:sSub>
          <m:e>
            <m:r>
              <m:t>y</m:t>
            </m:r>
          </m:e>
          <m:sub>
            <m:r>
              <m:t>1</m:t>
            </m:r>
          </m:sub>
        </m:sSub>
        <m:r>
          <m:rPr>
            <m:sty m:val="p"/>
          </m:rPr>
          <m:t>=</m:t>
        </m:r>
        <m:r>
          <m:t>2</m:t>
        </m:r>
      </m:oMath>
      <w:del w:id="119" w:author="PR Preview" w:date="2026-01-01T00:00:00Z">
        <w:r>
          <w:delText xml:space="preserve">,</w:delText>
        </w:r>
      </w:del>
      <w:del w:id="120" w:author="PR Preview" w:date="2026-01-01T00:00:00Z">
        <w:r>
          <w:delText xml:space="preserve"> </w:delText>
        </w:r>
      </w:del>
      <m:oMath>
        <m:sSub>
          <m:e>
            <m:r>
              <m:t>y</m:t>
            </m:r>
          </m:e>
          <m:sub>
            <m:r>
              <m:t>2</m:t>
            </m:r>
          </m:sub>
        </m:sSub>
        <m:r>
          <m:rPr>
            <m:sty m:val="p"/>
          </m:rPr>
          <m:t>=</m:t>
        </m:r>
        <m:r>
          <m:rPr>
            <m:sty m:val="p"/>
          </m:rPr>
          <m:t>−</m:t>
        </m:r>
        <m:r>
          <m:t>1</m:t>
        </m:r>
      </m:oMath>
      <w:del w:id="121" w:author="PR Preview" w:date="2026-01-01T00:00:00Z">
        <w:r>
          <w:delText xml:space="preserve"> </w:delText>
        </w:r>
      </w:del>
      <w:del w:id="122" w:author="PR Preview" w:date="2026-01-01T00:00:00Z">
        <w:r>
          <w:delText xml:space="preserve">and</w:delText>
        </w:r>
      </w:del>
      <w:del w:id="123" w:author="PR Preview" w:date="2026-01-01T00:00:00Z">
        <w:r>
          <w:delText xml:space="preserve"> </w:delText>
        </w:r>
      </w:del>
      <m:oMath>
        <m:sSub>
          <m:e>
            <m:r>
              <m:t>y</m:t>
            </m:r>
          </m:e>
          <m:sub>
            <m:r>
              <m:t>3</m:t>
            </m:r>
          </m:sub>
        </m:sSub>
        <m:r>
          <m:rPr>
            <m:sty m:val="p"/>
          </m:rPr>
          <m:t>=</m:t>
        </m:r>
        <m:r>
          <m:t>5</m:t>
        </m:r>
      </m:oMath>
      <w:del w:id="124" w:author="PR Preview" w:date="2026-01-01T00:00:00Z">
        <w:r>
          <w:delText xml:space="preserve">:</w:delText>
        </w:r>
      </w:del>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p>
      <w:pPr>
        <w:pStyle w:val="FirstParagraph"/>
      </w:pPr>
      <w:ins w:id="125" w:author="PR Preview" w:date="2026-01-01T00:00:00Z">
        <w:r>
          <w:rPr>
            <w:b/>
            <w:bCs/>
          </w:rPr>
          <w:t xml:space="preserve">Example 7 (The mean of three numbers)</w:t>
        </w:r>
      </w:ins>
      <w:ins w:id="126" w:author="PR Preview" w:date="2026-01-01T00:00:00Z">
        <w:r>
          <w:t xml:space="preserve"> </w:t>
        </w:r>
      </w:ins>
      <w:ins w:id="127" w:author="PR Preview" w:date="2026-01-01T00:00:00Z">
        <w:r>
          <w:t xml:space="preserve">For</w:t>
        </w:r>
      </w:ins>
      <w:ins w:id="128" w:author="PR Preview" w:date="2026-01-01T00:00:00Z">
        <w:r>
          <w:t xml:space="preserve"> </w:t>
        </w:r>
      </w:ins>
      <m:oMath>
        <m:sSub>
          <m:e>
            <m:r>
              <m:t>y</m:t>
            </m:r>
          </m:e>
          <m:sub>
            <m:r>
              <m:t>1</m:t>
            </m:r>
          </m:sub>
        </m:sSub>
        <m:r>
          <m:rPr>
            <m:sty m:val="p"/>
          </m:rPr>
          <m:t>=</m:t>
        </m:r>
        <m:r>
          <m:t>2</m:t>
        </m:r>
      </m:oMath>
      <w:ins w:id="129" w:author="PR Preview" w:date="2026-01-01T00:00:00Z">
        <w:r>
          <w:t xml:space="preserve">,</w:t>
        </w:r>
      </w:ins>
      <w:ins w:id="130" w:author="PR Preview" w:date="2026-01-01T00:00:00Z">
        <w:r>
          <w:t xml:space="preserve"> </w:t>
        </w:r>
      </w:ins>
      <m:oMath>
        <m:sSub>
          <m:e>
            <m:r>
              <m:t>y</m:t>
            </m:r>
          </m:e>
          <m:sub>
            <m:r>
              <m:t>2</m:t>
            </m:r>
          </m:sub>
        </m:sSub>
        <m:r>
          <m:rPr>
            <m:sty m:val="p"/>
          </m:rPr>
          <m:t>=</m:t>
        </m:r>
        <m:r>
          <m:rPr>
            <m:sty m:val="p"/>
          </m:rPr>
          <m:t>−</m:t>
        </m:r>
        <m:r>
          <m:t>1</m:t>
        </m:r>
      </m:oMath>
      <w:ins w:id="131" w:author="PR Preview" w:date="2026-01-01T00:00:00Z">
        <w:r>
          <w:t xml:space="preserve"> </w:t>
        </w:r>
      </w:ins>
      <w:ins w:id="132" w:author="PR Preview" w:date="2026-01-01T00:00:00Z">
        <w:r>
          <w:t xml:space="preserve">and</w:t>
        </w:r>
      </w:ins>
      <w:ins w:id="133" w:author="PR Preview" w:date="2026-01-01T00:00:00Z">
        <w:r>
          <w:t xml:space="preserve"> </w:t>
        </w:r>
      </w:ins>
      <m:oMath>
        <m:sSub>
          <m:e>
            <m:r>
              <m:t>y</m:t>
            </m:r>
          </m:e>
          <m:sub>
            <m:r>
              <m:t>3</m:t>
            </m:r>
          </m:sub>
        </m:sSub>
        <m:r>
          <m:rPr>
            <m:sty m:val="p"/>
          </m:rPr>
          <m:t>=</m:t>
        </m:r>
        <m:r>
          <m:t>5</m:t>
        </m:r>
      </m:oMath>
      <w:ins w:id="134" w:author="PR Preview" w:date="2026-01-01T00:00:00Z">
        <w:r>
          <w:t xml:space="preserve">:</w:t>
        </w:r>
      </w:ins>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ins w:id="135" w:author="PR Preview" w:date="2026-01-01T00:00:00Z">
        <w:r>
          <w:rPr>
            <w:i/>
            <w:iCs/>
          </w:rPr>
          <w:t xml:space="preserve">Remark 5</w:t>
        </w:r>
      </w:ins>
      <w:ins w:id="136" w:author="PR Preview" w:date="2026-01-01T00:00:00Z">
        <w:r>
          <w:t xml:space="preserve"> (The sample mean estimates the population mean). </w:t>
        </w:r>
      </w:ins>
      <w:ins w:id="137" w:author="PR Preview" w:date="2026-01-01T00:00:00Z">
        <w:r>
          <w:t xml:space="preserve">When the numbers are observed data values,</w:t>
        </w:r>
      </w:ins>
      <w:ins w:id="138" w:author="PR Preview" w:date="2026-01-01T00:00:00Z">
        <w:r>
          <w:t xml:space="preserve"> </w:t>
        </w:r>
      </w:ins>
      <m:oMath>
        <m:acc>
          <m:accPr>
            <m:chr m:val="‾"/>
          </m:accPr>
          <m:e>
            <m:r>
              <m:t>y</m:t>
            </m:r>
          </m:e>
        </m:acc>
      </m:oMath>
      <w:ins w:id="139" w:author="PR Preview" w:date="2026-01-01T00:00:00Z">
        <w:r>
          <w:t xml:space="preserve"> </w:t>
        </w:r>
      </w:ins>
      <w:ins w:id="140" w:author="PR Preview" w:date="2026-01-01T00:00:00Z">
        <w:r>
          <w:t xml:space="preserve">is also called the sample mean,</w:t>
        </w:r>
      </w:ins>
      <w:ins w:id="141" w:author="PR Preview" w:date="2026-01-01T00:00:00Z">
        <w:r>
          <w:t xml:space="preserve"> </w:t>
        </w:r>
      </w:ins>
      <w:ins w:id="142" w:author="PR Preview" w:date="2026-01-01T00:00:00Z">
        <w:r>
          <w:t xml:space="preserve">an estimator of the</w:t>
        </w:r>
      </w:ins>
      <w:ins w:id="143" w:author="PR Preview" w:date="2026-01-01T00:00:00Z">
        <w:r>
          <w:t xml:space="preserve"> </w:t>
        </w:r>
      </w:ins>
      <w:hyperlink r:id="rId42">
        <w:ins w:id="144" w:author="PR Preview" w:date="2026-01-01T00:00:00Z">
          <w:r>
            <w:rPr>
              <w:rStyle w:val="Hyperlink"/>
            </w:rPr>
            <w:t xml:space="preserve">population mean</w:t>
          </w:r>
        </w:ins>
      </w:hyperlink>
      <w:ins w:id="145" w:author="PR Preview" w:date="2026-01-01T00:00:00Z">
        <w:r>
          <w:t xml:space="preserve">.</w:t>
        </w:r>
      </w:ins>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del w:id="146" w:author="PR Preview" w:date="2026-01-01T00:00:00Z">
        <w:r>
          <w:rPr>
            <w:i/>
            <w:iCs/>
          </w:rPr>
          <w:delText xml:space="preserve">Remark 5</w:delText>
        </w:r>
      </w:del>
      <w:del w:id="147" w:author="PR Preview" w:date="2026-01-01T00:00:00Z">
        <w:r>
          <w:delText xml:space="preserve"> (The ones vector sums the entries). </w:delText>
        </w:r>
      </w:del>
      <w:del w:id="148" w:author="PR Preview" w:date="2026-01-01T00:00:00Z">
        <w:r>
          <w:delText xml:space="preserve">The dot product (2) of</w:delText>
        </w:r>
      </w:del>
      <w:del w:id="149" w:author="PR Preview" w:date="2026-01-01T00:00:00Z">
        <w:r>
          <w:delText xml:space="preserve"> </w:delText>
        </w:r>
      </w:del>
      <m:oMath>
        <m:acc>
          <m:accPr>
            <m:chr m:val="̃"/>
          </m:accPr>
          <m:e>
            <m:r>
              <m:t>1</m:t>
            </m:r>
          </m:e>
        </m:acc>
      </m:oMath>
      <w:del w:id="150" w:author="PR Preview" w:date="2026-01-01T00:00:00Z">
        <w:r>
          <w:delText xml:space="preserve"> </w:delText>
        </w:r>
      </w:del>
      <w:del w:id="151" w:author="PR Preview" w:date="2026-01-01T00:00:00Z">
        <w:r>
          <w:delText xml:space="preserve">with</w:delText>
        </w:r>
      </w:del>
      <w:del w:id="152" w:author="PR Preview" w:date="2026-01-01T00:00:00Z">
        <w:r>
          <w:delText xml:space="preserve"> </w:delText>
        </w:r>
      </w:del>
      <m:oMath>
        <m:acc>
          <m:accPr>
            <m:chr m:val="̃"/>
          </m:accPr>
          <m:e>
            <m:r>
              <m:t>x</m:t>
            </m:r>
          </m:e>
        </m:acc>
      </m:oMath>
      <w:del w:id="153" w:author="PR Preview" w:date="2026-01-01T00:00:00Z">
        <w:r>
          <w:delText xml:space="preserve"> </w:delText>
        </w:r>
      </w:del>
      <w:del w:id="154" w:author="PR Preview" w:date="2026-01-01T00:00:00Z">
        <w:r>
          <w:delText xml:space="preserve">is the sum of the entries of</w:delText>
        </w:r>
      </w:del>
      <w:del w:id="155" w:author="PR Preview" w:date="2026-01-01T00:00:00Z">
        <w:r>
          <w:delText xml:space="preserve"> </w:delText>
        </w:r>
      </w:del>
      <m:oMath>
        <m:acc>
          <m:accPr>
            <m:chr m:val="̃"/>
          </m:accPr>
          <m:e>
            <m:r>
              <m:t>x</m:t>
            </m:r>
          </m:e>
        </m:acc>
      </m:oMath>
      <w:del w:id="156" w:author="PR Preview" w:date="2026-01-01T00:00:00Z">
        <w:r>
          <w:delText xml:space="preserve">:</w:delText>
        </w:r>
      </w:del>
    </w:p>
    <w:p>
      <w:pPr>
        <w:pStyle w:val="FirstParagraph"/>
      </w:pPr>
      <w:ins w:id="157" w:author="PR Preview" w:date="2026-01-01T00:00:00Z">
        <w:r>
          <w:rPr>
            <w:i/>
            <w:iCs/>
          </w:rPr>
          <w:t xml:space="preserve">Remark 6</w:t>
        </w:r>
      </w:ins>
      <w:ins w:id="158" w:author="PR Preview" w:date="2026-01-01T00:00:00Z">
        <w:r>
          <w:t xml:space="preserve"> (The ones vector sums the entries). </w:t>
        </w:r>
      </w:ins>
      <w:ins w:id="159" w:author="PR Preview" w:date="2026-01-01T00:00:00Z">
        <w:r>
          <w:t xml:space="preserve">The dot product (2) of</w:t>
        </w:r>
      </w:ins>
      <w:ins w:id="160" w:author="PR Preview" w:date="2026-01-01T00:00:00Z">
        <w:r>
          <w:t xml:space="preserve"> </w:t>
        </w:r>
      </w:ins>
      <m:oMath>
        <m:acc>
          <m:accPr>
            <m:chr m:val="̃"/>
          </m:accPr>
          <m:e>
            <m:r>
              <m:t>1</m:t>
            </m:r>
          </m:e>
        </m:acc>
      </m:oMath>
      <w:ins w:id="161" w:author="PR Preview" w:date="2026-01-01T00:00:00Z">
        <w:r>
          <w:t xml:space="preserve"> </w:t>
        </w:r>
      </w:ins>
      <w:ins w:id="162" w:author="PR Preview" w:date="2026-01-01T00:00:00Z">
        <w:r>
          <w:t xml:space="preserve">with</w:t>
        </w:r>
      </w:ins>
      <w:ins w:id="163" w:author="PR Preview" w:date="2026-01-01T00:00:00Z">
        <w:r>
          <w:t xml:space="preserve"> </w:t>
        </w:r>
      </w:ins>
      <m:oMath>
        <m:acc>
          <m:accPr>
            <m:chr m:val="̃"/>
          </m:accPr>
          <m:e>
            <m:r>
              <m:t>x</m:t>
            </m:r>
          </m:e>
        </m:acc>
      </m:oMath>
      <w:ins w:id="164" w:author="PR Preview" w:date="2026-01-01T00:00:00Z">
        <w:r>
          <w:t xml:space="preserve"> </w:t>
        </w:r>
      </w:ins>
      <w:ins w:id="165" w:author="PR Preview" w:date="2026-01-01T00:00:00Z">
        <w:r>
          <w:t xml:space="preserve">is the sum of the entries of</w:t>
        </w:r>
      </w:ins>
      <w:ins w:id="166" w:author="PR Preview" w:date="2026-01-01T00:00:00Z">
        <w:r>
          <w:t xml:space="preserve"> </w:t>
        </w:r>
      </w:ins>
      <m:oMath>
        <m:acc>
          <m:accPr>
            <m:chr m:val="̃"/>
          </m:accPr>
          <m:e>
            <m:r>
              <m:t>x</m:t>
            </m:r>
          </m:e>
        </m:acc>
      </m:oMath>
      <w:ins w:id="167" w:author="PR Preview" w:date="2026-01-01T00:00:00Z">
        <w:r>
          <w:t xml:space="preserve">:</w:t>
        </w:r>
      </w:ins>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del w:id="168" w:author="PR Preview" w:date="2026-01-01T00:00:00Z">
        <w:r>
          <w:rPr>
            <w:i/>
            <w:iCs/>
          </w:rPr>
          <w:delText xml:space="preserve">Remark 6</w:delText>
        </w:r>
      </w:del>
      <w:del w:id="169" w:author="PR Preview" w:date="2026-01-01T00:00:00Z">
        <w:r>
          <w:delText xml:space="preserve"> (Indicator vectors build every vector). </w:delText>
        </w:r>
      </w:del>
      <w:del w:id="170" w:author="PR Preview" w:date="2026-01-01T00:00:00Z">
        <w:r>
          <w:delText xml:space="preserve">For</w:delText>
        </w:r>
      </w:del>
      <w:del w:id="171" w:author="PR Preview" w:date="2026-01-01T00:00:00Z">
        <w:r>
          <w:delText xml:space="preserve"> </w:delText>
        </w:r>
      </w:del>
      <m:oMath>
        <m:r>
          <m:t>p</m:t>
        </m:r>
        <m:r>
          <m:rPr>
            <m:sty m:val="p"/>
          </m:rPr>
          <m:t>=</m:t>
        </m:r>
        <m:r>
          <m:t>3</m:t>
        </m:r>
      </m:oMath>
      <w:del w:id="172" w:author="PR Preview" w:date="2026-01-01T00:00:00Z">
        <w:r>
          <w:delText xml:space="preserve">, the indicator vectors are</w:delText>
        </w:r>
      </w:del>
      <w:del w:id="173" w:author="PR Preview" w:date="2026-01-01T00:00:00Z">
        <w:r>
          <w:delText xml:space="preserve"> </w:delText>
        </w:r>
      </w:del>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del w:id="174" w:author="PR Preview" w:date="2026-01-01T00:00:00Z">
        <w:r>
          <w:delText xml:space="preserve">,</w:delText>
        </w:r>
      </w:del>
      <w:del w:id="175" w:author="PR Preview" w:date="2026-01-01T00:00:00Z">
        <w:r>
          <w:delText xml:space="preserve"> </w:delText>
        </w:r>
      </w:del>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del w:id="176" w:author="PR Preview" w:date="2026-01-01T00:00:00Z">
        <w:r>
          <w:delText xml:space="preserve">, and</w:delText>
        </w:r>
      </w:del>
      <w:del w:id="177" w:author="PR Preview" w:date="2026-01-01T00:00:00Z">
        <w:r>
          <w:delText xml:space="preserve"> </w:delText>
        </w:r>
      </w:del>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del w:id="178" w:author="PR Preview" w:date="2026-01-01T00:00:00Z">
        <w:r>
          <w:delText xml:space="preserve">.</w:delText>
        </w:r>
      </w:del>
      <w:del w:id="179" w:author="PR Preview" w:date="2026-01-01T00:00:00Z">
        <w:r>
          <w:delText xml:space="preserve"> </w:delText>
        </w:r>
      </w:del>
      <w:del w:id="180" w:author="PR Preview" w:date="2026-01-01T00:00:00Z">
        <w:r>
          <w:delText xml:space="preserve">Every vector of length</w:delText>
        </w:r>
      </w:del>
      <w:del w:id="181" w:author="PR Preview" w:date="2026-01-01T00:00:00Z">
        <w:r>
          <w:delText xml:space="preserve"> </w:delText>
        </w:r>
      </w:del>
      <m:oMath>
        <m:r>
          <m:t>3</m:t>
        </m:r>
      </m:oMath>
      <w:del w:id="182" w:author="PR Preview" w:date="2026-01-01T00:00:00Z">
        <w:r>
          <w:delText xml:space="preserve"> </w:delText>
        </w:r>
      </w:del>
      <w:del w:id="183" w:author="PR Preview" w:date="2026-01-01T00:00:00Z">
        <w:r>
          <w:delText xml:space="preserve">is a weighted sum</w:delText>
        </w:r>
      </w:del>
      <w:del w:id="184" w:author="PR Preview" w:date="2026-01-01T00:00:00Z">
        <w:r>
          <w:delText xml:space="preserve"> </w:delText>
        </w:r>
      </w:del>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del w:id="185" w:author="PR Preview" w:date="2026-01-01T00:00:00Z">
        <w:r>
          <w:delText xml:space="preserve"> </w:delText>
        </w:r>
      </w:del>
      <w:del w:id="186" w:author="PR Preview" w:date="2026-01-01T00:00:00Z">
        <w:r>
          <w:delText xml:space="preserve">of them,</w:delText>
        </w:r>
      </w:del>
      <w:del w:id="187" w:author="PR Preview" w:date="2026-01-01T00:00:00Z">
        <w:r>
          <w:delText xml:space="preserve"> </w:delText>
        </w:r>
      </w:del>
      <w:del w:id="188" w:author="PR Preview" w:date="2026-01-01T00:00:00Z">
        <w:r>
          <w:delText xml:space="preserve">with weights equal to its entries;</w:delText>
        </w:r>
      </w:del>
      <w:del w:id="189" w:author="PR Preview" w:date="2026-01-01T00:00:00Z">
        <w:r>
          <w:delText xml:space="preserve"> </w:delText>
        </w:r>
      </w:del>
      <w:del w:id="190" w:author="PR Preview" w:date="2026-01-01T00:00:00Z">
        <w:r>
          <w:delText xml:space="preserve">for example,</w:delText>
        </w:r>
      </w:del>
      <w:del w:id="191" w:author="PR Preview" w:date="2026-01-01T00:00:00Z">
        <w:r>
          <w:delText xml:space="preserve"> </w:delText>
        </w:r>
      </w:del>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del w:id="192" w:author="PR Preview" w:date="2026-01-01T00:00:00Z">
        <w:r>
          <w:delText xml:space="preserve">.</w:delText>
        </w:r>
      </w:del>
      <w:del w:id="193" w:author="PR Preview" w:date="2026-01-01T00:00:00Z">
        <w:r>
          <w:delText xml:space="preserve"> </w:delText>
        </w:r>
      </w:del>
      <w:del w:id="194" w:author="PR Preview" w:date="2026-01-01T00:00:00Z">
        <w:r>
          <w:delText xml:space="preserve">No other weights work:</w:delText>
        </w:r>
      </w:del>
      <w:del w:id="195" w:author="PR Preview" w:date="2026-01-01T00:00:00Z">
        <w:r>
          <w:delText xml:space="preserve"> </w:delText>
        </w:r>
      </w:del>
      <w:del w:id="196" w:author="PR Preview" w:date="2026-01-01T00:00:00Z">
        <w:r>
          <w:delText xml:space="preserve">entry</w:delText>
        </w:r>
      </w:del>
      <w:del w:id="197" w:author="PR Preview" w:date="2026-01-01T00:00:00Z">
        <w:r>
          <w:delText xml:space="preserve"> </w:delText>
        </w:r>
      </w:del>
      <m:oMath>
        <m:r>
          <m:t>j</m:t>
        </m:r>
      </m:oMath>
      <w:del w:id="198" w:author="PR Preview" w:date="2026-01-01T00:00:00Z">
        <w:r>
          <w:delText xml:space="preserve"> </w:delText>
        </w:r>
      </w:del>
      <w:del w:id="199" w:author="PR Preview" w:date="2026-01-01T00:00:00Z">
        <w:r>
          <w:delText xml:space="preserve">of</w:delText>
        </w:r>
      </w:del>
      <w:del w:id="200" w:author="PR Preview" w:date="2026-01-01T00:00:00Z">
        <w:r>
          <w:delText xml:space="preserve"> </w:delText>
        </w:r>
      </w:del>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del w:id="201" w:author="PR Preview" w:date="2026-01-01T00:00:00Z">
        <w:r>
          <w:delText xml:space="preserve"> </w:delText>
        </w:r>
      </w:del>
      <w:del w:id="202" w:author="PR Preview" w:date="2026-01-01T00:00:00Z">
        <w:r>
          <w:delText xml:space="preserve">is</w:delText>
        </w:r>
      </w:del>
      <w:del w:id="203" w:author="PR Preview" w:date="2026-01-01T00:00:00Z">
        <w:r>
          <w:delText xml:space="preserve"> </w:delText>
        </w:r>
      </w:del>
      <m:oMath>
        <m:sSub>
          <m:e>
            <m:r>
              <m:t>c</m:t>
            </m:r>
          </m:e>
          <m:sub>
            <m:r>
              <m:t>j</m:t>
            </m:r>
          </m:sub>
        </m:sSub>
      </m:oMath>
      <w:del w:id="204" w:author="PR Preview" w:date="2026-01-01T00:00:00Z">
        <w:r>
          <w:delText xml:space="preserve">,</w:delText>
        </w:r>
      </w:del>
      <w:del w:id="205" w:author="PR Preview" w:date="2026-01-01T00:00:00Z">
        <w:r>
          <w:delText xml:space="preserve"> </w:delText>
        </w:r>
      </w:del>
      <w:del w:id="206" w:author="PR Preview" w:date="2026-01-01T00:00:00Z">
        <w:r>
          <w:delText xml:space="preserve">so each weight</w:delText>
        </w:r>
      </w:del>
      <w:del w:id="207" w:author="PR Preview" w:date="2026-01-01T00:00:00Z">
        <w:r>
          <w:delText xml:space="preserve"> </w:delText>
        </w:r>
      </w:del>
      <m:oMath>
        <m:sSub>
          <m:e>
            <m:r>
              <m:t>c</m:t>
            </m:r>
          </m:e>
          <m:sub>
            <m:r>
              <m:t>j</m:t>
            </m:r>
          </m:sub>
        </m:sSub>
      </m:oMath>
      <w:del w:id="208" w:author="PR Preview" w:date="2026-01-01T00:00:00Z">
        <w:r>
          <w:delText xml:space="preserve"> </w:delText>
        </w:r>
      </w:del>
      <w:del w:id="209" w:author="PR Preview" w:date="2026-01-01T00:00:00Z">
        <w:r>
          <w:delText xml:space="preserve">must equal entry</w:delText>
        </w:r>
      </w:del>
      <w:del w:id="210" w:author="PR Preview" w:date="2026-01-01T00:00:00Z">
        <w:r>
          <w:delText xml:space="preserve"> </w:delText>
        </w:r>
      </w:del>
      <m:oMath>
        <m:r>
          <m:t>j</m:t>
        </m:r>
      </m:oMath>
      <w:del w:id="211" w:author="PR Preview" w:date="2026-01-01T00:00:00Z">
        <w:r>
          <w:delText xml:space="preserve"> </w:delText>
        </w:r>
      </w:del>
      <w:del w:id="212" w:author="PR Preview" w:date="2026-01-01T00:00:00Z">
        <w:r>
          <w:delText xml:space="preserve">of the vector.</w:delText>
        </w:r>
      </w:del>
    </w:p>
    <w:p>
      <w:pPr>
        <w:pStyle w:val="FirstParagraph"/>
      </w:pPr>
      <w:ins w:id="213" w:author="PR Preview" w:date="2026-01-01T00:00:00Z">
        <w:r>
          <w:rPr>
            <w:i/>
            <w:iCs/>
          </w:rPr>
          <w:t xml:space="preserve">Remark 7</w:t>
        </w:r>
      </w:ins>
      <w:ins w:id="214" w:author="PR Preview" w:date="2026-01-01T00:00:00Z">
        <w:r>
          <w:t xml:space="preserve"> (Indicator vectors build every vector). </w:t>
        </w:r>
      </w:ins>
      <w:ins w:id="215" w:author="PR Preview" w:date="2026-01-01T00:00:00Z">
        <w:r>
          <w:t xml:space="preserve">For</w:t>
        </w:r>
      </w:ins>
      <w:ins w:id="216" w:author="PR Preview" w:date="2026-01-01T00:00:00Z">
        <w:r>
          <w:t xml:space="preserve"> </w:t>
        </w:r>
      </w:ins>
      <m:oMath>
        <m:r>
          <m:t>p</m:t>
        </m:r>
        <m:r>
          <m:rPr>
            <m:sty m:val="p"/>
          </m:rPr>
          <m:t>=</m:t>
        </m:r>
        <m:r>
          <m:t>3</m:t>
        </m:r>
      </m:oMath>
      <w:ins w:id="217" w:author="PR Preview" w:date="2026-01-01T00:00:00Z">
        <w:r>
          <w:t xml:space="preserve">, the indicator vectors are</w:t>
        </w:r>
      </w:ins>
      <w:ins w:id="218" w:author="PR Preview" w:date="2026-01-01T00:00:00Z">
        <w:r>
          <w:t xml:space="preserve"> </w:t>
        </w:r>
      </w:ins>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ins w:id="219" w:author="PR Preview" w:date="2026-01-01T00:00:00Z">
        <w:r>
          <w:t xml:space="preserve">,</w:t>
        </w:r>
      </w:ins>
      <w:ins w:id="220" w:author="PR Preview" w:date="2026-01-01T00:00:00Z">
        <w:r>
          <w:t xml:space="preserve"> </w:t>
        </w:r>
      </w:ins>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ins w:id="221" w:author="PR Preview" w:date="2026-01-01T00:00:00Z">
        <w:r>
          <w:t xml:space="preserve">, and</w:t>
        </w:r>
      </w:ins>
      <w:ins w:id="222" w:author="PR Preview" w:date="2026-01-01T00:00:00Z">
        <w:r>
          <w:t xml:space="preserve"> </w:t>
        </w:r>
      </w:ins>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ins w:id="223" w:author="PR Preview" w:date="2026-01-01T00:00:00Z">
        <w:r>
          <w:t xml:space="preserve">.</w:t>
        </w:r>
      </w:ins>
      <w:ins w:id="224" w:author="PR Preview" w:date="2026-01-01T00:00:00Z">
        <w:r>
          <w:t xml:space="preserve"> </w:t>
        </w:r>
      </w:ins>
      <w:ins w:id="225" w:author="PR Preview" w:date="2026-01-01T00:00:00Z">
        <w:r>
          <w:t xml:space="preserve">Every vector of length</w:t>
        </w:r>
      </w:ins>
      <w:ins w:id="226" w:author="PR Preview" w:date="2026-01-01T00:00:00Z">
        <w:r>
          <w:t xml:space="preserve"> </w:t>
        </w:r>
      </w:ins>
      <m:oMath>
        <m:r>
          <m:t>3</m:t>
        </m:r>
      </m:oMath>
      <w:ins w:id="227" w:author="PR Preview" w:date="2026-01-01T00:00:00Z">
        <w:r>
          <w:t xml:space="preserve"> </w:t>
        </w:r>
      </w:ins>
      <w:ins w:id="228" w:author="PR Preview" w:date="2026-01-01T00:00:00Z">
        <w:r>
          <w:t xml:space="preserve">is a weighted sum</w:t>
        </w:r>
      </w:ins>
      <w:ins w:id="229" w:author="PR Preview" w:date="2026-01-01T00:00:00Z">
        <w:r>
          <w:t xml:space="preserve"> </w:t>
        </w:r>
      </w:ins>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ins w:id="230" w:author="PR Preview" w:date="2026-01-01T00:00:00Z">
        <w:r>
          <w:t xml:space="preserve"> </w:t>
        </w:r>
      </w:ins>
      <w:ins w:id="231" w:author="PR Preview" w:date="2026-01-01T00:00:00Z">
        <w:r>
          <w:t xml:space="preserve">of them,</w:t>
        </w:r>
      </w:ins>
      <w:ins w:id="232" w:author="PR Preview" w:date="2026-01-01T00:00:00Z">
        <w:r>
          <w:t xml:space="preserve"> </w:t>
        </w:r>
      </w:ins>
      <w:ins w:id="233" w:author="PR Preview" w:date="2026-01-01T00:00:00Z">
        <w:r>
          <w:t xml:space="preserve">with weights equal to its entries;</w:t>
        </w:r>
      </w:ins>
      <w:ins w:id="234" w:author="PR Preview" w:date="2026-01-01T00:00:00Z">
        <w:r>
          <w:t xml:space="preserve"> </w:t>
        </w:r>
      </w:ins>
      <w:ins w:id="235" w:author="PR Preview" w:date="2026-01-01T00:00:00Z">
        <w:r>
          <w:t xml:space="preserve">for example,</w:t>
        </w:r>
      </w:ins>
      <w:ins w:id="236" w:author="PR Preview" w:date="2026-01-01T00:00:00Z">
        <w:r>
          <w:t xml:space="preserve"> </w:t>
        </w:r>
      </w:ins>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ins w:id="237" w:author="PR Preview" w:date="2026-01-01T00:00:00Z">
        <w:r>
          <w:t xml:space="preserve">.</w:t>
        </w:r>
      </w:ins>
      <w:ins w:id="238" w:author="PR Preview" w:date="2026-01-01T00:00:00Z">
        <w:r>
          <w:t xml:space="preserve"> </w:t>
        </w:r>
      </w:ins>
      <w:ins w:id="239" w:author="PR Preview" w:date="2026-01-01T00:00:00Z">
        <w:r>
          <w:t xml:space="preserve">No other weights work:</w:t>
        </w:r>
      </w:ins>
      <w:ins w:id="240" w:author="PR Preview" w:date="2026-01-01T00:00:00Z">
        <w:r>
          <w:t xml:space="preserve"> </w:t>
        </w:r>
      </w:ins>
      <w:ins w:id="241" w:author="PR Preview" w:date="2026-01-01T00:00:00Z">
        <w:r>
          <w:t xml:space="preserve">entry</w:t>
        </w:r>
      </w:ins>
      <w:ins w:id="242" w:author="PR Preview" w:date="2026-01-01T00:00:00Z">
        <w:r>
          <w:t xml:space="preserve"> </w:t>
        </w:r>
      </w:ins>
      <m:oMath>
        <m:r>
          <m:t>j</m:t>
        </m:r>
      </m:oMath>
      <w:ins w:id="243" w:author="PR Preview" w:date="2026-01-01T00:00:00Z">
        <w:r>
          <w:t xml:space="preserve"> </w:t>
        </w:r>
      </w:ins>
      <w:ins w:id="244" w:author="PR Preview" w:date="2026-01-01T00:00:00Z">
        <w:r>
          <w:t xml:space="preserve">of</w:t>
        </w:r>
      </w:ins>
      <w:ins w:id="245" w:author="PR Preview" w:date="2026-01-01T00:00:00Z">
        <w:r>
          <w:t xml:space="preserve"> </w:t>
        </w:r>
      </w:ins>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ins w:id="246" w:author="PR Preview" w:date="2026-01-01T00:00:00Z">
        <w:r>
          <w:t xml:space="preserve"> </w:t>
        </w:r>
      </w:ins>
      <w:ins w:id="247" w:author="PR Preview" w:date="2026-01-01T00:00:00Z">
        <w:r>
          <w:t xml:space="preserve">is</w:t>
        </w:r>
      </w:ins>
      <w:ins w:id="248" w:author="PR Preview" w:date="2026-01-01T00:00:00Z">
        <w:r>
          <w:t xml:space="preserve"> </w:t>
        </w:r>
      </w:ins>
      <m:oMath>
        <m:sSub>
          <m:e>
            <m:r>
              <m:t>c</m:t>
            </m:r>
          </m:e>
          <m:sub>
            <m:r>
              <m:t>j</m:t>
            </m:r>
          </m:sub>
        </m:sSub>
      </m:oMath>
      <w:ins w:id="249" w:author="PR Preview" w:date="2026-01-01T00:00:00Z">
        <w:r>
          <w:t xml:space="preserve">,</w:t>
        </w:r>
      </w:ins>
      <w:ins w:id="250" w:author="PR Preview" w:date="2026-01-01T00:00:00Z">
        <w:r>
          <w:t xml:space="preserve"> </w:t>
        </w:r>
      </w:ins>
      <w:ins w:id="251" w:author="PR Preview" w:date="2026-01-01T00:00:00Z">
        <w:r>
          <w:t xml:space="preserve">so each weight</w:t>
        </w:r>
      </w:ins>
      <w:ins w:id="252" w:author="PR Preview" w:date="2026-01-01T00:00:00Z">
        <w:r>
          <w:t xml:space="preserve"> </w:t>
        </w:r>
      </w:ins>
      <m:oMath>
        <m:sSub>
          <m:e>
            <m:r>
              <m:t>c</m:t>
            </m:r>
          </m:e>
          <m:sub>
            <m:r>
              <m:t>j</m:t>
            </m:r>
          </m:sub>
        </m:sSub>
      </m:oMath>
      <w:ins w:id="253" w:author="PR Preview" w:date="2026-01-01T00:00:00Z">
        <w:r>
          <w:t xml:space="preserve"> </w:t>
        </w:r>
      </w:ins>
      <w:ins w:id="254" w:author="PR Preview" w:date="2026-01-01T00:00:00Z">
        <w:r>
          <w:t xml:space="preserve">must equal entry</w:t>
        </w:r>
      </w:ins>
      <w:ins w:id="255" w:author="PR Preview" w:date="2026-01-01T00:00:00Z">
        <w:r>
          <w:t xml:space="preserve"> </w:t>
        </w:r>
      </w:ins>
      <m:oMath>
        <m:r>
          <m:t>j</m:t>
        </m:r>
      </m:oMath>
      <w:ins w:id="256" w:author="PR Preview" w:date="2026-01-01T00:00:00Z">
        <w:r>
          <w:t xml:space="preserve"> </w:t>
        </w:r>
      </w:ins>
      <w:ins w:id="257" w:author="PR Preview" w:date="2026-01-01T00:00:00Z">
        <w:r>
          <w:t xml:space="preserve">of the vector.</w:t>
        </w:r>
      </w:ins>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del w:id="258" w:author="PR Preview" w:date="2026-01-01T00:00:00Z">
        <w:r>
          <w:rPr>
            <w:b/>
            <w:bCs/>
          </w:rPr>
          <w:delText xml:space="preserve">Example 7 (Expanding a vector in indicator vectors)</w:delText>
        </w:r>
      </w:del>
    </w:p>
    <w:p>
      <w:pPr>
        <w:pStyle w:val="FirstParagraph"/>
      </w:pPr>
      <w:ins w:id="259" w:author="PR Preview" w:date="2026-01-01T00:00:00Z">
        <w:r>
          <w:rPr>
            <w:b/>
            <w:bCs/>
          </w:rPr>
          <w:t xml:space="preserve">Example 8 (Expanding a vector in indicator vectors)</w:t>
        </w:r>
      </w:ins>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del w:id="260" w:author="PR Preview" w:date="2026-01-01T00:00:00Z">
        <w:r>
          <w:rPr>
            <w:i/>
            <w:iCs/>
          </w:rPr>
          <w:delText xml:space="preserve">Remark 7</w:delText>
        </w:r>
      </w:del>
      <w:del w:id="261" w:author="PR Preview" w:date="2026-01-01T00:00:00Z">
        <w:r>
          <w:delText xml:space="preserve"> (Orthogonal means perpendicular). </w:delText>
        </w:r>
      </w:del>
      <w:del w:id="262" w:author="PR Preview" w:date="2026-01-01T00:00:00Z">
        <w:r>
          <w:delText xml:space="preserve">Orthogonality extends the geometric idea of perpendicular lines</w:delText>
        </w:r>
      </w:del>
      <w:del w:id="263" w:author="PR Preview" w:date="2026-01-01T00:00:00Z">
        <w:r>
          <w:delText xml:space="preserve"> </w:delText>
        </w:r>
      </w:del>
      <w:del w:id="264" w:author="PR Preview" w:date="2026-01-01T00:00:00Z">
        <w:r>
          <w:delText xml:space="preserve">to vectors with any number of entries.</w:delText>
        </w:r>
      </w:del>
      <w:del w:id="265" w:author="PR Preview" w:date="2026-01-01T00:00:00Z">
        <w:r>
          <w:delText xml:space="preserve"> </w:delText>
        </w:r>
      </w:del>
      <w:del w:id="266" w:author="PR Preview" w:date="2026-01-01T00:00:00Z">
        <w:r>
          <w:delText xml:space="preserve">In the plane,</w:delText>
        </w:r>
      </w:del>
      <w:del w:id="267" w:author="PR Preview" w:date="2026-01-01T00:00:00Z">
        <w:r>
          <w:delText xml:space="preserve"> </w:delText>
        </w:r>
      </w:del>
      <m:oMath>
        <m:r>
          <m:rPr>
            <m:sty m:val="p"/>
          </m:rPr>
          <m:t>(</m:t>
        </m:r>
        <m:r>
          <m:t>1</m:t>
        </m:r>
        <m:r>
          <m:rPr>
            <m:sty m:val="p"/>
          </m:rPr>
          <m:t>,</m:t>
        </m:r>
        <m:r>
          <m:t>2</m:t>
        </m:r>
        <m:r>
          <m:rPr>
            <m:sty m:val="p"/>
          </m:rPr>
          <m:t>)</m:t>
        </m:r>
      </m:oMath>
      <w:del w:id="268" w:author="PR Preview" w:date="2026-01-01T00:00:00Z">
        <w:r>
          <w:delText xml:space="preserve"> </w:delText>
        </w:r>
      </w:del>
      <w:del w:id="269" w:author="PR Preview" w:date="2026-01-01T00:00:00Z">
        <w:r>
          <w:delText xml:space="preserve">and</w:delText>
        </w:r>
      </w:del>
      <w:del w:id="270" w:author="PR Preview" w:date="2026-01-01T00:00:00Z">
        <w:r>
          <w:delText xml:space="preserve"> </w:delText>
        </w:r>
      </w:del>
      <m:oMath>
        <m:r>
          <m:rPr>
            <m:sty m:val="p"/>
          </m:rPr>
          <m:t>(</m:t>
        </m:r>
        <m:r>
          <m:rPr>
            <m:sty m:val="p"/>
          </m:rPr>
          <m:t>−</m:t>
        </m:r>
        <m:r>
          <m:t>2</m:t>
        </m:r>
        <m:r>
          <m:rPr>
            <m:sty m:val="p"/>
          </m:rPr>
          <m:t>,</m:t>
        </m:r>
        <m:r>
          <m:t>1</m:t>
        </m:r>
        <m:r>
          <m:rPr>
            <m:sty m:val="p"/>
          </m:rPr>
          <m:t>)</m:t>
        </m:r>
      </m:oMath>
      <w:del w:id="271" w:author="PR Preview" w:date="2026-01-01T00:00:00Z">
        <w:r>
          <w:delText xml:space="preserve"> </w:delText>
        </w:r>
      </w:del>
      <w:del w:id="272" w:author="PR Preview" w:date="2026-01-01T00:00:00Z">
        <w:r>
          <w:delText xml:space="preserve">are perpendicular,</w:delText>
        </w:r>
      </w:del>
      <w:del w:id="273" w:author="PR Preview" w:date="2026-01-01T00:00:00Z">
        <w:r>
          <w:delText xml:space="preserve"> </w:delText>
        </w:r>
      </w:del>
      <w:del w:id="274" w:author="PR Preview" w:date="2026-01-01T00:00:00Z">
        <w:r>
          <w:delText xml:space="preserve">and their dot product is</w:delText>
        </w:r>
      </w:del>
      <w:del w:id="275" w:author="PR Preview" w:date="2026-01-01T00:00:00Z">
        <w:r>
          <w:delText xml:space="preserve"> </w:delText>
        </w:r>
      </w:del>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del w:id="276" w:author="PR Preview" w:date="2026-01-01T00:00:00Z">
        <w:r>
          <w:delText xml:space="preserve">.</w:delText>
        </w:r>
      </w:del>
      <w:del w:id="277" w:author="PR Preview" w:date="2026-01-01T00:00:00Z">
        <w:r>
          <w:delText xml:space="preserve"> </w:delText>
        </w:r>
      </w:del>
      <w:del w:id="278" w:author="PR Preview" w:date="2026-01-01T00:00:00Z">
        <w:r>
          <w:delText xml:space="preserve">The same test works in</w:delText>
        </w:r>
      </w:del>
      <w:del w:id="279" w:author="PR Preview" w:date="2026-01-01T00:00:00Z">
        <w:r>
          <w:delText xml:space="preserve"> </w:delText>
        </w:r>
      </w:del>
      <m:oMath>
        <m:sSup>
          <m:e>
            <m:r>
              <m:rPr>
                <m:scr m:val="double-struck"/>
                <m:sty m:val="p"/>
              </m:rPr>
              <m:t>R</m:t>
            </m:r>
          </m:e>
          <m:sup>
            <m:r>
              <m:t>3</m:t>
            </m:r>
          </m:sup>
        </m:sSup>
      </m:oMath>
      <w:del w:id="280" w:author="PR Preview" w:date="2026-01-01T00:00:00Z">
        <w:r>
          <w:delText xml:space="preserve">, where pictures are harder to draw:</w:delText>
        </w:r>
      </w:del>
    </w:p>
    <w:p>
      <w:pPr>
        <w:pStyle w:val="FirstParagraph"/>
      </w:pPr>
      <w:ins w:id="281" w:author="PR Preview" w:date="2026-01-01T00:00:00Z">
        <w:r>
          <w:rPr>
            <w:i/>
            <w:iCs/>
          </w:rPr>
          <w:t xml:space="preserve">Remark 8</w:t>
        </w:r>
      </w:ins>
      <w:ins w:id="282" w:author="PR Preview" w:date="2026-01-01T00:00:00Z">
        <w:r>
          <w:t xml:space="preserve"> (Orthogonal means perpendicular). </w:t>
        </w:r>
      </w:ins>
      <w:ins w:id="283" w:author="PR Preview" w:date="2026-01-01T00:00:00Z">
        <w:r>
          <w:t xml:space="preserve">Orthogonality extends the geometric idea of perpendicular lines</w:t>
        </w:r>
      </w:ins>
      <w:ins w:id="284" w:author="PR Preview" w:date="2026-01-01T00:00:00Z">
        <w:r>
          <w:t xml:space="preserve"> </w:t>
        </w:r>
      </w:ins>
      <w:ins w:id="285" w:author="PR Preview" w:date="2026-01-01T00:00:00Z">
        <w:r>
          <w:t xml:space="preserve">to vectors with any number of entries.</w:t>
        </w:r>
      </w:ins>
      <w:ins w:id="286" w:author="PR Preview" w:date="2026-01-01T00:00:00Z">
        <w:r>
          <w:t xml:space="preserve"> </w:t>
        </w:r>
      </w:ins>
      <w:ins w:id="287" w:author="PR Preview" w:date="2026-01-01T00:00:00Z">
        <w:r>
          <w:t xml:space="preserve">In the plane,</w:t>
        </w:r>
      </w:ins>
      <w:ins w:id="288" w:author="PR Preview" w:date="2026-01-01T00:00:00Z">
        <w:r>
          <w:t xml:space="preserve"> </w:t>
        </w:r>
      </w:ins>
      <m:oMath>
        <m:r>
          <m:rPr>
            <m:sty m:val="p"/>
          </m:rPr>
          <m:t>(</m:t>
        </m:r>
        <m:r>
          <m:t>1</m:t>
        </m:r>
        <m:r>
          <m:rPr>
            <m:sty m:val="p"/>
          </m:rPr>
          <m:t>,</m:t>
        </m:r>
        <m:r>
          <m:t>2</m:t>
        </m:r>
        <m:r>
          <m:rPr>
            <m:sty m:val="p"/>
          </m:rPr>
          <m:t>)</m:t>
        </m:r>
      </m:oMath>
      <w:ins w:id="289" w:author="PR Preview" w:date="2026-01-01T00:00:00Z">
        <w:r>
          <w:t xml:space="preserve"> </w:t>
        </w:r>
      </w:ins>
      <w:ins w:id="290" w:author="PR Preview" w:date="2026-01-01T00:00:00Z">
        <w:r>
          <w:t xml:space="preserve">and</w:t>
        </w:r>
      </w:ins>
      <w:ins w:id="291" w:author="PR Preview" w:date="2026-01-01T00:00:00Z">
        <w:r>
          <w:t xml:space="preserve"> </w:t>
        </w:r>
      </w:ins>
      <m:oMath>
        <m:r>
          <m:rPr>
            <m:sty m:val="p"/>
          </m:rPr>
          <m:t>(</m:t>
        </m:r>
        <m:r>
          <m:rPr>
            <m:sty m:val="p"/>
          </m:rPr>
          <m:t>−</m:t>
        </m:r>
        <m:r>
          <m:t>2</m:t>
        </m:r>
        <m:r>
          <m:rPr>
            <m:sty m:val="p"/>
          </m:rPr>
          <m:t>,</m:t>
        </m:r>
        <m:r>
          <m:t>1</m:t>
        </m:r>
        <m:r>
          <m:rPr>
            <m:sty m:val="p"/>
          </m:rPr>
          <m:t>)</m:t>
        </m:r>
      </m:oMath>
      <w:ins w:id="292" w:author="PR Preview" w:date="2026-01-01T00:00:00Z">
        <w:r>
          <w:t xml:space="preserve"> </w:t>
        </w:r>
      </w:ins>
      <w:ins w:id="293" w:author="PR Preview" w:date="2026-01-01T00:00:00Z">
        <w:r>
          <w:t xml:space="preserve">are perpendicular,</w:t>
        </w:r>
      </w:ins>
      <w:ins w:id="294" w:author="PR Preview" w:date="2026-01-01T00:00:00Z">
        <w:r>
          <w:t xml:space="preserve"> </w:t>
        </w:r>
      </w:ins>
      <w:ins w:id="295" w:author="PR Preview" w:date="2026-01-01T00:00:00Z">
        <w:r>
          <w:t xml:space="preserve">and their dot product is</w:t>
        </w:r>
      </w:ins>
      <w:ins w:id="296" w:author="PR Preview" w:date="2026-01-01T00:00:00Z">
        <w:r>
          <w:t xml:space="preserve"> </w:t>
        </w:r>
      </w:ins>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ins w:id="297" w:author="PR Preview" w:date="2026-01-01T00:00:00Z">
        <w:r>
          <w:t xml:space="preserve">.</w:t>
        </w:r>
      </w:ins>
      <w:ins w:id="298" w:author="PR Preview" w:date="2026-01-01T00:00:00Z">
        <w:r>
          <w:t xml:space="preserve"> </w:t>
        </w:r>
      </w:ins>
      <w:ins w:id="299" w:author="PR Preview" w:date="2026-01-01T00:00:00Z">
        <w:r>
          <w:t xml:space="preserve">The same test works in</w:t>
        </w:r>
      </w:ins>
      <w:ins w:id="300" w:author="PR Preview" w:date="2026-01-01T00:00:00Z">
        <w:r>
          <w:t xml:space="preserve"> </w:t>
        </w:r>
      </w:ins>
      <m:oMath>
        <m:sSup>
          <m:e>
            <m:r>
              <m:rPr>
                <m:scr m:val="double-struck"/>
                <m:sty m:val="p"/>
              </m:rPr>
              <m:t>R</m:t>
            </m:r>
          </m:e>
          <m:sup>
            <m:r>
              <m:t>3</m:t>
            </m:r>
          </m:sup>
        </m:sSup>
      </m:oMath>
      <w:ins w:id="301" w:author="PR Preview" w:date="2026-01-01T00:00:00Z">
        <w:r>
          <w:t xml:space="preserve">, where pictures are harder to draw:</w:t>
        </w:r>
      </w:ins>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del w:id="302" w:author="PR Preview" w:date="2026-01-01T00:00:00Z">
        <w:r>
          <w:rPr>
            <w:b/>
            <w:bCs/>
          </w:rPr>
          <w:delText xml:space="preserve">Example 8 (Vectors that are not orthogonal)</w:delText>
        </w:r>
      </w:del>
    </w:p>
    <w:p>
      <w:pPr>
        <w:pStyle w:val="BodyText"/>
      </w:pPr>
      <w:ins w:id="303" w:author="PR Preview" w:date="2026-01-01T00:00:00Z">
        <w:r>
          <w:rPr>
            <w:b/>
            <w:bCs/>
          </w:rPr>
          <w:t xml:space="preserve">Example 9 (Vectors that are not orthogonal)</w:t>
        </w:r>
      </w:ins>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del w:id="304" w:author="PR Preview" w:date="2026-01-01T00:00:00Z">
        <w:r>
          <w:rPr>
            <w:b/>
            <w:bCs/>
          </w:rPr>
          <w:delText xml:space="preserve">Example 9 (The length of a vector)</w:delText>
        </w:r>
      </w:del>
      <w:del w:id="305" w:author="PR Preview" w:date="2026-01-01T00:00:00Z">
        <w:r>
          <w:delText xml:space="preserve"> </w:delText>
        </w:r>
      </w:del>
      <w:del w:id="306" w:author="PR Preview" w:date="2026-01-01T00:00:00Z">
        <w:r>
          <w:delText xml:space="preserve">For</w:delText>
        </w:r>
      </w:del>
      <w:del w:id="307" w:author="PR Preview" w:date="2026-01-01T00:00:00Z">
        <w:r>
          <w:delText xml:space="preserve"> </w:delText>
        </w:r>
      </w:del>
      <m:oMath>
        <m:acc>
          <m:accPr>
            <m:chr m:val="̃"/>
          </m:accPr>
          <m:e>
            <m:r>
              <m:t>x</m:t>
            </m:r>
          </m:e>
        </m:acc>
        <m:r>
          <m:rPr>
            <m:sty m:val="p"/>
          </m:rPr>
          <m:t>=</m:t>
        </m:r>
        <m:r>
          <m:rPr>
            <m:sty m:val="p"/>
          </m:rPr>
          <m:t>(</m:t>
        </m:r>
        <m:r>
          <m:t>3</m:t>
        </m:r>
        <m:r>
          <m:rPr>
            <m:sty m:val="p"/>
          </m:rPr>
          <m:t>,</m:t>
        </m:r>
        <m:r>
          <m:t>4</m:t>
        </m:r>
        <m:r>
          <m:rPr>
            <m:sty m:val="p"/>
          </m:rPr>
          <m:t>)</m:t>
        </m:r>
      </m:oMath>
      <w:del w:id="308" w:author="PR Preview" w:date="2026-01-01T00:00:00Z">
        <w:r>
          <w:delText xml:space="preserve">:</w:delText>
        </w:r>
      </w:del>
    </w:p>
    <w:p>
      <w:pPr>
        <w:pStyle w:val="BodyText"/>
      </w:pPr>
      <w:ins w:id="309" w:author="PR Preview" w:date="2026-01-01T00:00:00Z">
        <w:r>
          <w:rPr>
            <w:b/>
            <w:bCs/>
          </w:rPr>
          <w:t xml:space="preserve">Example 10 (The length of a vector)</w:t>
        </w:r>
      </w:ins>
      <w:ins w:id="310" w:author="PR Preview" w:date="2026-01-01T00:00:00Z">
        <w:r>
          <w:t xml:space="preserve"> </w:t>
        </w:r>
      </w:ins>
      <w:ins w:id="311" w:author="PR Preview" w:date="2026-01-01T00:00:00Z">
        <w:r>
          <w:t xml:space="preserve">For</w:t>
        </w:r>
      </w:ins>
      <w:ins w:id="312" w:author="PR Preview" w:date="2026-01-01T00:00:00Z">
        <w:r>
          <w:t xml:space="preserve"> </w:t>
        </w:r>
      </w:ins>
      <m:oMath>
        <m:acc>
          <m:accPr>
            <m:chr m:val="̃"/>
          </m:accPr>
          <m:e>
            <m:r>
              <m:t>x</m:t>
            </m:r>
          </m:e>
        </m:acc>
        <m:r>
          <m:rPr>
            <m:sty m:val="p"/>
          </m:rPr>
          <m:t>=</m:t>
        </m:r>
        <m:r>
          <m:rPr>
            <m:sty m:val="p"/>
          </m:rPr>
          <m:t>(</m:t>
        </m:r>
        <m:r>
          <m:t>3</m:t>
        </m:r>
        <m:r>
          <m:rPr>
            <m:sty m:val="p"/>
          </m:rPr>
          <m:t>,</m:t>
        </m:r>
        <m:r>
          <m:t>4</m:t>
        </m:r>
        <m:r>
          <m:rPr>
            <m:sty m:val="p"/>
          </m:rPr>
          <m:t>)</m:t>
        </m:r>
      </m:oMath>
      <w:ins w:id="313" w:author="PR Preview" w:date="2026-01-01T00:00:00Z">
        <w:r>
          <w:t xml:space="preserve">:</w:t>
        </w:r>
      </w:ins>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del w:id="314" w:author="PR Preview" w:date="2026-01-01T00:00:00Z">
        <w:r>
          <w:rPr>
            <w:b/>
            <w:bCs/>
          </w:rPr>
          <w:delText xml:space="preserve">Example 10 (A unit vector and a vector that is not one)</w:delText>
        </w:r>
      </w:del>
      <w:del w:id="315" w:author="PR Preview" w:date="2026-01-01T00:00:00Z">
        <w:r>
          <w:delText xml:space="preserve"> </w:delText>
        </w:r>
      </w:del>
      <w:del w:id="316" w:author="PR Preview" w:date="2026-01-01T00:00:00Z">
        <w:r>
          <w:delText xml:space="preserve">For</w:delText>
        </w:r>
      </w:del>
      <w:del w:id="317" w:author="PR Preview" w:date="2026-01-01T00:00:00Z">
        <w:r>
          <w:delText xml:space="preserve"> </w:delText>
        </w:r>
      </w:del>
      <m:oMath>
        <m:acc>
          <m:accPr>
            <m:chr m:val="̃"/>
          </m:accPr>
          <m:e>
            <m:r>
              <m:t>x</m:t>
            </m:r>
          </m:e>
        </m:acc>
        <m:r>
          <m:rPr>
            <m:sty m:val="p"/>
          </m:rPr>
          <m:t>=</m:t>
        </m:r>
        <m:r>
          <m:rPr>
            <m:sty m:val="p"/>
          </m:rPr>
          <m:t>(</m:t>
        </m:r>
        <m:r>
          <m:t>0.6</m:t>
        </m:r>
        <m:r>
          <m:rPr>
            <m:sty m:val="p"/>
          </m:rPr>
          <m:t>,</m:t>
        </m:r>
        <m:r>
          <m:t>0.8</m:t>
        </m:r>
        <m:r>
          <m:rPr>
            <m:sty m:val="p"/>
          </m:rPr>
          <m:t>)</m:t>
        </m:r>
      </m:oMath>
      <w:del w:id="318" w:author="PR Preview" w:date="2026-01-01T00:00:00Z">
        <w:r>
          <w:delText xml:space="preserve">:</w:delText>
        </w:r>
      </w:del>
    </w:p>
    <w:p>
      <w:pPr>
        <w:pStyle w:val="BodyText"/>
      </w:pPr>
      <w:ins w:id="319" w:author="PR Preview" w:date="2026-01-01T00:00:00Z">
        <w:r>
          <w:rPr>
            <w:b/>
            <w:bCs/>
          </w:rPr>
          <w:t xml:space="preserve">Example 11 (A unit vector and a vector that is not one)</w:t>
        </w:r>
      </w:ins>
      <w:ins w:id="320" w:author="PR Preview" w:date="2026-01-01T00:00:00Z">
        <w:r>
          <w:t xml:space="preserve"> </w:t>
        </w:r>
      </w:ins>
      <w:ins w:id="321" w:author="PR Preview" w:date="2026-01-01T00:00:00Z">
        <w:r>
          <w:t xml:space="preserve">For</w:t>
        </w:r>
      </w:ins>
      <w:ins w:id="322" w:author="PR Preview" w:date="2026-01-01T00:00:00Z">
        <w:r>
          <w:t xml:space="preserve"> </w:t>
        </w:r>
      </w:ins>
      <m:oMath>
        <m:acc>
          <m:accPr>
            <m:chr m:val="̃"/>
          </m:accPr>
          <m:e>
            <m:r>
              <m:t>x</m:t>
            </m:r>
          </m:e>
        </m:acc>
        <m:r>
          <m:rPr>
            <m:sty m:val="p"/>
          </m:rPr>
          <m:t>=</m:t>
        </m:r>
        <m:r>
          <m:rPr>
            <m:sty m:val="p"/>
          </m:rPr>
          <m:t>(</m:t>
        </m:r>
        <m:r>
          <m:t>0.6</m:t>
        </m:r>
        <m:r>
          <m:rPr>
            <m:sty m:val="p"/>
          </m:rPr>
          <m:t>,</m:t>
        </m:r>
        <m:r>
          <m:t>0.8</m:t>
        </m:r>
        <m:r>
          <m:rPr>
            <m:sty m:val="p"/>
          </m:rPr>
          <m:t>)</m:t>
        </m:r>
      </m:oMath>
      <w:ins w:id="323" w:author="PR Preview" w:date="2026-01-01T00:00:00Z">
        <w:r>
          <w:t xml:space="preserve">:</w:t>
        </w:r>
      </w:ins>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del w:id="324" w:author="PR Preview" w:date="2026-01-01T00:00:00Z">
        <w:r>
          <w:rPr>
            <w:i/>
            <w:iCs/>
          </w:rPr>
          <w:delText xml:space="preserve">Remark 8</w:delText>
        </w:r>
      </w:del>
      <w:del w:id="325" w:author="PR Preview" w:date="2026-01-01T00:00:00Z">
        <w:r>
          <w:delText xml:space="preserve"> (Distance from the origin). </w:delText>
        </w:r>
      </w:del>
      <w:del w:id="326" w:author="PR Preview" w:date="2026-01-01T00:00:00Z">
        <w:r>
          <w:delText xml:space="preserve">The distance from the origin</w:delText>
        </w:r>
      </w:del>
      <w:del w:id="327" w:author="PR Preview" w:date="2026-01-01T00:00:00Z">
        <w:r>
          <w:delText xml:space="preserve"> </w:delText>
        </w:r>
      </w:del>
      <m:oMath>
        <m:acc>
          <m:accPr>
            <m:chr m:val="̃"/>
          </m:accPr>
          <m:e>
            <m:r>
              <m:t>0</m:t>
            </m:r>
          </m:e>
        </m:acc>
      </m:oMath>
      <w:del w:id="328" w:author="PR Preview" w:date="2026-01-01T00:00:00Z">
        <w:r>
          <w:delText xml:space="preserve"> </w:delText>
        </w:r>
      </w:del>
      <w:del w:id="329" w:author="PR Preview" w:date="2026-01-01T00:00:00Z">
        <w:r>
          <w:delText xml:space="preserve">to a vector</w:delText>
        </w:r>
      </w:del>
      <w:del w:id="330" w:author="PR Preview" w:date="2026-01-01T00:00:00Z">
        <w:r>
          <w:delText xml:space="preserve"> </w:delText>
        </w:r>
      </w:del>
      <m:oMath>
        <m:acc>
          <m:accPr>
            <m:chr m:val="̃"/>
          </m:accPr>
          <m:e>
            <m:r>
              <m:t>x</m:t>
            </m:r>
          </m:e>
        </m:acc>
      </m:oMath>
      <w:del w:id="331" w:author="PR Preview" w:date="2026-01-01T00:00:00Z">
        <w:r>
          <w:delText xml:space="preserve"> </w:delText>
        </w:r>
      </w:del>
      <w:del w:id="332" w:author="PR Preview" w:date="2026-01-01T00:00:00Z">
        <w:r>
          <w:delText xml:space="preserve">is the norm of</w:delText>
        </w:r>
      </w:del>
      <w:del w:id="333" w:author="PR Preview" w:date="2026-01-01T00:00:00Z">
        <w:r>
          <w:delText xml:space="preserve"> </w:delText>
        </w:r>
      </w:del>
      <m:oMath>
        <m:acc>
          <m:accPr>
            <m:chr m:val="̃"/>
          </m:accPr>
          <m:e>
            <m:r>
              <m:t>x</m:t>
            </m:r>
          </m:e>
        </m:acc>
      </m:oMath>
      <w:del w:id="334" w:author="PR Preview" w:date="2026-01-01T00:00:00Z">
        <w:r>
          <w:delText xml:space="preserve">:</w:delText>
        </w:r>
      </w:del>
    </w:p>
    <w:p>
      <w:pPr>
        <w:pStyle w:val="FirstParagraph"/>
      </w:pPr>
      <w:ins w:id="335" w:author="PR Preview" w:date="2026-01-01T00:00:00Z">
        <w:r>
          <w:rPr>
            <w:i/>
            <w:iCs/>
          </w:rPr>
          <w:t xml:space="preserve">Remark 9</w:t>
        </w:r>
      </w:ins>
      <w:ins w:id="336" w:author="PR Preview" w:date="2026-01-01T00:00:00Z">
        <w:r>
          <w:t xml:space="preserve"> (Distance from the origin). </w:t>
        </w:r>
      </w:ins>
      <w:ins w:id="337" w:author="PR Preview" w:date="2026-01-01T00:00:00Z">
        <w:r>
          <w:t xml:space="preserve">The distance from the origin</w:t>
        </w:r>
      </w:ins>
      <w:ins w:id="338" w:author="PR Preview" w:date="2026-01-01T00:00:00Z">
        <w:r>
          <w:t xml:space="preserve"> </w:t>
        </w:r>
      </w:ins>
      <m:oMath>
        <m:acc>
          <m:accPr>
            <m:chr m:val="̃"/>
          </m:accPr>
          <m:e>
            <m:r>
              <m:t>0</m:t>
            </m:r>
          </m:e>
        </m:acc>
      </m:oMath>
      <w:ins w:id="339" w:author="PR Preview" w:date="2026-01-01T00:00:00Z">
        <w:r>
          <w:t xml:space="preserve"> </w:t>
        </w:r>
      </w:ins>
      <w:ins w:id="340" w:author="PR Preview" w:date="2026-01-01T00:00:00Z">
        <w:r>
          <w:t xml:space="preserve">to a vector</w:t>
        </w:r>
      </w:ins>
      <w:ins w:id="341" w:author="PR Preview" w:date="2026-01-01T00:00:00Z">
        <w:r>
          <w:t xml:space="preserve"> </w:t>
        </w:r>
      </w:ins>
      <m:oMath>
        <m:acc>
          <m:accPr>
            <m:chr m:val="̃"/>
          </m:accPr>
          <m:e>
            <m:r>
              <m:t>x</m:t>
            </m:r>
          </m:e>
        </m:acc>
      </m:oMath>
      <w:ins w:id="342" w:author="PR Preview" w:date="2026-01-01T00:00:00Z">
        <w:r>
          <w:t xml:space="preserve"> </w:t>
        </w:r>
      </w:ins>
      <w:ins w:id="343" w:author="PR Preview" w:date="2026-01-01T00:00:00Z">
        <w:r>
          <w:t xml:space="preserve">is the norm of</w:t>
        </w:r>
      </w:ins>
      <w:ins w:id="344" w:author="PR Preview" w:date="2026-01-01T00:00:00Z">
        <w:r>
          <w:t xml:space="preserve"> </w:t>
        </w:r>
      </w:ins>
      <m:oMath>
        <m:acc>
          <m:accPr>
            <m:chr m:val="̃"/>
          </m:accPr>
          <m:e>
            <m:r>
              <m:t>x</m:t>
            </m:r>
          </m:e>
        </m:acc>
      </m:oMath>
      <w:ins w:id="345" w:author="PR Preview" w:date="2026-01-01T00:00:00Z">
        <w:r>
          <w:t xml:space="preserve">:</w:t>
        </w:r>
      </w:ins>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del w:id="346" w:author="PR Preview" w:date="2026-01-01T00:00:00Z">
        <w:r>
          <w:delText xml:space="preserve">For example, the distance from</w:delText>
        </w:r>
      </w:del>
      <w:del w:id="347" w:author="PR Preview" w:date="2026-01-01T00:00:00Z">
        <w:r>
          <w:delText xml:space="preserve"> </w:delText>
        </w:r>
      </w:del>
      <m:oMath>
        <m:acc>
          <m:accPr>
            <m:chr m:val="̃"/>
          </m:accPr>
          <m:e>
            <m:r>
              <m:t>0</m:t>
            </m:r>
          </m:e>
        </m:acc>
      </m:oMath>
      <w:del w:id="348" w:author="PR Preview" w:date="2026-01-01T00:00:00Z">
        <w:r>
          <w:delText xml:space="preserve"> </w:delText>
        </w:r>
      </w:del>
      <w:del w:id="349" w:author="PR Preview" w:date="2026-01-01T00:00:00Z">
        <w:r>
          <w:delText xml:space="preserve">to</w:delText>
        </w:r>
      </w:del>
      <w:del w:id="350" w:author="PR Preview" w:date="2026-01-01T00:00:00Z">
        <w:r>
          <w:delText xml:space="preserve"> </w:delText>
        </w:r>
      </w:del>
      <m:oMath>
        <m:r>
          <m:rPr>
            <m:sty m:val="p"/>
          </m:rPr>
          <m:t>(</m:t>
        </m:r>
        <m:r>
          <m:t>3</m:t>
        </m:r>
        <m:r>
          <m:rPr>
            <m:sty m:val="p"/>
          </m:rPr>
          <m:t>,</m:t>
        </m:r>
        <m:r>
          <m:t>4</m:t>
        </m:r>
        <m:r>
          <m:rPr>
            <m:sty m:val="p"/>
          </m:rPr>
          <m:t>)</m:t>
        </m:r>
      </m:oMath>
      <w:del w:id="351" w:author="PR Preview" w:date="2026-01-01T00:00:00Z">
        <w:r>
          <w:delText xml:space="preserve"> </w:delText>
        </w:r>
      </w:del>
      <w:del w:id="352" w:author="PR Preview" w:date="2026-01-01T00:00:00Z">
        <w:r>
          <w:delText xml:space="preserve">is</w:delText>
        </w:r>
      </w:del>
      <w:del w:id="353" w:author="PR Preview" w:date="2026-01-01T00:00:00Z">
        <w:r>
          <w:delText xml:space="preserve"> </w:delText>
        </w:r>
      </w:del>
      <m:oMath>
        <m:r>
          <m:t>​</m:t>
        </m:r>
        <m:d>
          <m:dPr>
            <m:begChr m:val="∥"/>
            <m:sepChr m:val=""/>
            <m:endChr m:val="∥"/>
            <m:grow/>
          </m:dPr>
          <m:e>
            <m:r>
              <m:rPr>
                <m:sty m:val="p"/>
              </m:rPr>
              <m:t>(</m:t>
            </m:r>
            <m:r>
              <m:t>3</m:t>
            </m:r>
            <m:r>
              <m:rPr>
                <m:sty m:val="p"/>
              </m:rPr>
              <m:t>,</m:t>
            </m:r>
            <m:r>
              <m:t>4</m:t>
            </m:r>
            <m:r>
              <m:rPr>
                <m:sty m:val="p"/>
              </m:rPr>
              <m:t>)</m:t>
            </m:r>
          </m:e>
        </m:d>
        <m:r>
          <m:t>​</m:t>
        </m:r>
        <m:r>
          <m:rPr>
            <m:sty m:val="p"/>
          </m:rPr>
          <m:t>=</m:t>
        </m:r>
        <m:r>
          <m:t>5</m:t>
        </m:r>
      </m:oMath>
      <w:del w:id="354" w:author="PR Preview" w:date="2026-01-01T00:00:00Z">
        <w:r>
          <w:delText xml:space="preserve">,</w:delText>
        </w:r>
      </w:del>
      <w:del w:id="355" w:author="PR Preview" w:date="2026-01-01T00:00:00Z">
        <w:r>
          <w:delText xml:space="preserve"> </w:delText>
        </w:r>
      </w:del>
      <w:del w:id="356" w:author="PR Preview" w:date="2026-01-01T00:00:00Z">
        <w:r>
          <w:delText xml:space="preserve">as in</w:delText>
        </w:r>
      </w:del>
      <w:del w:id="357" w:author="PR Preview" w:date="2026-01-01T00:00:00Z">
        <w:r>
          <w:delText xml:space="preserve"> </w:delText>
        </w:r>
      </w:del>
      <w:hyperlink w:anchor="exm-euclidean-norm">
        <w:del w:id="358" w:author="PR Preview" w:date="2026-01-01T00:00:00Z">
          <w:r>
            <w:rPr>
              <w:rStyle w:val="Hyperlink"/>
            </w:rPr>
            <w:delText xml:space="preserve">Example 9</w:delText>
          </w:r>
        </w:del>
      </w:hyperlink>
      <w:del w:id="359" w:author="PR Preview" w:date="2026-01-01T00:00:00Z">
        <w:r>
          <w:delText xml:space="preserve">.</w:delText>
        </w:r>
      </w:del>
    </w:p>
    <w:p>
      <w:pPr>
        <w:pStyle w:val="BodyText"/>
      </w:pPr>
      <w:ins w:id="360" w:author="PR Preview" w:date="2026-01-01T00:00:00Z">
        <w:r>
          <w:t xml:space="preserve">For example, the distance from</w:t>
        </w:r>
      </w:ins>
      <w:ins w:id="361" w:author="PR Preview" w:date="2026-01-01T00:00:00Z">
        <w:r>
          <w:t xml:space="preserve"> </w:t>
        </w:r>
      </w:ins>
      <m:oMath>
        <m:acc>
          <m:accPr>
            <m:chr m:val="̃"/>
          </m:accPr>
          <m:e>
            <m:r>
              <m:t>0</m:t>
            </m:r>
          </m:e>
        </m:acc>
      </m:oMath>
      <w:ins w:id="362" w:author="PR Preview" w:date="2026-01-01T00:00:00Z">
        <w:r>
          <w:t xml:space="preserve"> </w:t>
        </w:r>
      </w:ins>
      <w:ins w:id="363" w:author="PR Preview" w:date="2026-01-01T00:00:00Z">
        <w:r>
          <w:t xml:space="preserve">to</w:t>
        </w:r>
      </w:ins>
      <w:ins w:id="364" w:author="PR Preview" w:date="2026-01-01T00:00:00Z">
        <w:r>
          <w:t xml:space="preserve"> </w:t>
        </w:r>
      </w:ins>
      <m:oMath>
        <m:r>
          <m:rPr>
            <m:sty m:val="p"/>
          </m:rPr>
          <m:t>(</m:t>
        </m:r>
        <m:r>
          <m:t>3</m:t>
        </m:r>
        <m:r>
          <m:rPr>
            <m:sty m:val="p"/>
          </m:rPr>
          <m:t>,</m:t>
        </m:r>
        <m:r>
          <m:t>4</m:t>
        </m:r>
        <m:r>
          <m:rPr>
            <m:sty m:val="p"/>
          </m:rPr>
          <m:t>)</m:t>
        </m:r>
      </m:oMath>
      <w:ins w:id="365" w:author="PR Preview" w:date="2026-01-01T00:00:00Z">
        <w:r>
          <w:t xml:space="preserve"> </w:t>
        </w:r>
      </w:ins>
      <w:ins w:id="366" w:author="PR Preview" w:date="2026-01-01T00:00:00Z">
        <w:r>
          <w:t xml:space="preserve">is</w:t>
        </w:r>
      </w:ins>
      <w:ins w:id="367" w:author="PR Preview" w:date="2026-01-01T00:00:00Z">
        <w:r>
          <w:t xml:space="preserve"> </w:t>
        </w:r>
      </w:ins>
      <m:oMath>
        <m:r>
          <m:t>​</m:t>
        </m:r>
        <m:d>
          <m:dPr>
            <m:begChr m:val="∥"/>
            <m:sepChr m:val=""/>
            <m:endChr m:val="∥"/>
            <m:grow/>
          </m:dPr>
          <m:e>
            <m:r>
              <m:rPr>
                <m:sty m:val="p"/>
              </m:rPr>
              <m:t>(</m:t>
            </m:r>
            <m:r>
              <m:t>3</m:t>
            </m:r>
            <m:r>
              <m:rPr>
                <m:sty m:val="p"/>
              </m:rPr>
              <m:t>,</m:t>
            </m:r>
            <m:r>
              <m:t>4</m:t>
            </m:r>
            <m:r>
              <m:rPr>
                <m:sty m:val="p"/>
              </m:rPr>
              <m:t>)</m:t>
            </m:r>
          </m:e>
        </m:d>
        <m:r>
          <m:t>​</m:t>
        </m:r>
        <m:r>
          <m:rPr>
            <m:sty m:val="p"/>
          </m:rPr>
          <m:t>=</m:t>
        </m:r>
        <m:r>
          <m:t>5</m:t>
        </m:r>
      </m:oMath>
      <w:ins w:id="368" w:author="PR Preview" w:date="2026-01-01T00:00:00Z">
        <w:r>
          <w:t xml:space="preserve">,</w:t>
        </w:r>
      </w:ins>
      <w:ins w:id="369" w:author="PR Preview" w:date="2026-01-01T00:00:00Z">
        <w:r>
          <w:t xml:space="preserve"> </w:t>
        </w:r>
      </w:ins>
      <w:ins w:id="370" w:author="PR Preview" w:date="2026-01-01T00:00:00Z">
        <w:r>
          <w:t xml:space="preserve">as in</w:t>
        </w:r>
      </w:ins>
      <w:ins w:id="371" w:author="PR Preview" w:date="2026-01-01T00:00:00Z">
        <w:r>
          <w:t xml:space="preserve"> </w:t>
        </w:r>
      </w:ins>
      <w:hyperlink w:anchor="exm-euclidean-norm">
        <w:ins w:id="372" w:author="PR Preview" w:date="2026-01-01T00:00:00Z">
          <w:r>
            <w:rPr>
              <w:rStyle w:val="Hyperlink"/>
            </w:rPr>
            <w:t xml:space="preserve">Example 10</w:t>
          </w:r>
        </w:ins>
      </w:hyperlink>
      <w:ins w:id="373" w:author="PR Preview" w:date="2026-01-01T00:00:00Z">
        <w:r>
          <w:t xml:space="preserve">.</w:t>
        </w:r>
      </w:ins>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del w:id="374" w:author="PR Preview" w:date="2026-01-01T00:00:00Z">
        <w:r>
          <w:rPr>
            <w:b/>
            <w:bCs/>
          </w:rPr>
          <w:delText xml:space="preserve">Example 11 (Indicator vectors are orthonormal)</w:delText>
        </w:r>
      </w:del>
      <w:del w:id="375" w:author="PR Preview" w:date="2026-01-01T00:00:00Z">
        <w:r>
          <w:delText xml:space="preserve"> </w:delText>
        </w:r>
      </w:del>
      <w:del w:id="376" w:author="PR Preview" w:date="2026-01-01T00:00:00Z">
        <w:r>
          <w:delText xml:space="preserve">The indicator vectors</w:delText>
        </w:r>
      </w:del>
      <w:del w:id="377" w:author="PR Preview" w:date="2026-01-01T00:00:00Z">
        <w:r>
          <w:delText xml:space="preserve"> </w:delText>
        </w:r>
      </w:del>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del w:id="378" w:author="PR Preview" w:date="2026-01-01T00:00:00Z">
        <w:r>
          <w:delText xml:space="preserve"> </w:delText>
        </w:r>
      </w:del>
      <w:del w:id="379" w:author="PR Preview" w:date="2026-01-01T00:00:00Z">
        <w:r>
          <w:delText xml:space="preserve">(</w:delText>
        </w:r>
      </w:del>
      <w:hyperlink w:anchor="def-indicator-vector">
        <w:del w:id="380" w:author="PR Preview" w:date="2026-01-01T00:00:00Z">
          <w:r>
            <w:rPr>
              <w:rStyle w:val="Hyperlink"/>
            </w:rPr>
            <w:delText xml:space="preserve">Definition 12</w:delText>
          </w:r>
        </w:del>
      </w:hyperlink>
      <w:del w:id="381" w:author="PR Preview" w:date="2026-01-01T00:00:00Z">
        <w:r>
          <w:delText xml:space="preserve">) form an orthonormal set.</w:delText>
        </w:r>
      </w:del>
      <w:del w:id="382" w:author="PR Preview" w:date="2026-01-01T00:00:00Z">
        <w:r>
          <w:delText xml:space="preserve"> </w:delText>
        </w:r>
      </w:del>
      <w:del w:id="383" w:author="PR Preview" w:date="2026-01-01T00:00:00Z">
        <w:r>
          <w:delText xml:space="preserve">By</w:delText>
        </w:r>
      </w:del>
      <w:del w:id="384" w:author="PR Preview" w:date="2026-01-01T00:00:00Z">
        <w:r>
          <w:delText xml:space="preserve"> </w:delText>
        </w:r>
      </w:del>
      <w:hyperlink w:anchor="thm-indicator-selection">
        <w:del w:id="385" w:author="PR Preview" w:date="2026-01-01T00:00:00Z">
          <w:r>
            <w:rPr>
              <w:rStyle w:val="Hyperlink"/>
            </w:rPr>
            <w:delText xml:space="preserve">Theorem 2</w:delText>
          </w:r>
        </w:del>
      </w:hyperlink>
      <w:del w:id="386" w:author="PR Preview" w:date="2026-01-01T00:00:00Z">
        <w:r>
          <w:delText xml:space="preserve">,</w:delText>
        </w:r>
      </w:del>
      <w:del w:id="387" w:author="PR Preview" w:date="2026-01-01T00:00:00Z">
        <w:r>
          <w:delText xml:space="preserve"> </w:delText>
        </w:r>
      </w:del>
      <m:oMath>
        <m:sSub>
          <m:e>
            <m:acc>
              <m:accPr>
                <m:chr m:val="̃"/>
              </m:accPr>
              <m:e>
                <m:r>
                  <m:t>e</m:t>
                </m:r>
              </m:e>
            </m:acc>
          </m:e>
          <m:sub>
            <m:r>
              <m:t>i</m:t>
            </m:r>
          </m:sub>
        </m:sSub>
        <m:r>
          <m:rPr>
            <m:sty m:val="p"/>
          </m:rPr>
          <m:t>⋅</m:t>
        </m:r>
        <m:sSub>
          <m:e>
            <m:acc>
              <m:accPr>
                <m:chr m:val="̃"/>
              </m:accPr>
              <m:e>
                <m:r>
                  <m:t>e</m:t>
                </m:r>
              </m:e>
            </m:acc>
          </m:e>
          <m:sub>
            <m:r>
              <m:t>j</m:t>
            </m:r>
          </m:sub>
        </m:sSub>
      </m:oMath>
      <w:del w:id="388" w:author="PR Preview" w:date="2026-01-01T00:00:00Z">
        <w:r>
          <w:delText xml:space="preserve"> </w:delText>
        </w:r>
      </w:del>
      <w:del w:id="389" w:author="PR Preview" w:date="2026-01-01T00:00:00Z">
        <w:r>
          <w:delText xml:space="preserve">is entry</w:delText>
        </w:r>
      </w:del>
      <w:del w:id="390" w:author="PR Preview" w:date="2026-01-01T00:00:00Z">
        <w:r>
          <w:delText xml:space="preserve"> </w:delText>
        </w:r>
      </w:del>
      <m:oMath>
        <m:r>
          <m:t>i</m:t>
        </m:r>
      </m:oMath>
      <w:del w:id="391" w:author="PR Preview" w:date="2026-01-01T00:00:00Z">
        <w:r>
          <w:delText xml:space="preserve"> </w:delText>
        </w:r>
      </w:del>
      <w:del w:id="392" w:author="PR Preview" w:date="2026-01-01T00:00:00Z">
        <w:r>
          <w:delText xml:space="preserve">of</w:delText>
        </w:r>
      </w:del>
      <w:del w:id="393" w:author="PR Preview" w:date="2026-01-01T00:00:00Z">
        <w:r>
          <w:delText xml:space="preserve"> </w:delText>
        </w:r>
      </w:del>
      <m:oMath>
        <m:sSub>
          <m:e>
            <m:acc>
              <m:accPr>
                <m:chr m:val="̃"/>
              </m:accPr>
              <m:e>
                <m:r>
                  <m:t>e</m:t>
                </m:r>
              </m:e>
            </m:acc>
          </m:e>
          <m:sub>
            <m:r>
              <m:t>j</m:t>
            </m:r>
          </m:sub>
        </m:sSub>
      </m:oMath>
      <w:del w:id="394" w:author="PR Preview" w:date="2026-01-01T00:00:00Z">
        <w:r>
          <w:delText xml:space="preserve">,</w:delText>
        </w:r>
      </w:del>
      <w:del w:id="395" w:author="PR Preview" w:date="2026-01-01T00:00:00Z">
        <w:r>
          <w:delText xml:space="preserve"> </w:delText>
        </w:r>
      </w:del>
      <w:del w:id="396" w:author="PR Preview" w:date="2026-01-01T00:00:00Z">
        <w:r>
          <w:delText xml:space="preserve">which is</w:delText>
        </w:r>
      </w:del>
      <w:del w:id="397" w:author="PR Preview" w:date="2026-01-01T00:00:00Z">
        <w:r>
          <w:delText xml:space="preserve"> </w:delText>
        </w:r>
      </w:del>
      <m:oMath>
        <m:r>
          <m:t>1</m:t>
        </m:r>
      </m:oMath>
      <w:del w:id="398" w:author="PR Preview" w:date="2026-01-01T00:00:00Z">
        <w:r>
          <w:delText xml:space="preserve"> </w:delText>
        </w:r>
      </w:del>
      <w:del w:id="399" w:author="PR Preview" w:date="2026-01-01T00:00:00Z">
        <w:r>
          <w:delText xml:space="preserve">if</w:delText>
        </w:r>
      </w:del>
      <w:del w:id="400" w:author="PR Preview" w:date="2026-01-01T00:00:00Z">
        <w:r>
          <w:delText xml:space="preserve"> </w:delText>
        </w:r>
      </w:del>
      <m:oMath>
        <m:r>
          <m:t>i</m:t>
        </m:r>
        <m:r>
          <m:rPr>
            <m:sty m:val="p"/>
          </m:rPr>
          <m:t>=</m:t>
        </m:r>
        <m:r>
          <m:t>j</m:t>
        </m:r>
      </m:oMath>
      <w:del w:id="401" w:author="PR Preview" w:date="2026-01-01T00:00:00Z">
        <w:r>
          <w:delText xml:space="preserve"> </w:delText>
        </w:r>
      </w:del>
      <w:del w:id="402" w:author="PR Preview" w:date="2026-01-01T00:00:00Z">
        <w:r>
          <w:delText xml:space="preserve">and</w:delText>
        </w:r>
      </w:del>
      <w:del w:id="403" w:author="PR Preview" w:date="2026-01-01T00:00:00Z">
        <w:r>
          <w:delText xml:space="preserve"> </w:delText>
        </w:r>
      </w:del>
      <m:oMath>
        <m:r>
          <m:t>0</m:t>
        </m:r>
      </m:oMath>
      <w:del w:id="404" w:author="PR Preview" w:date="2026-01-01T00:00:00Z">
        <w:r>
          <w:delText xml:space="preserve"> </w:delText>
        </w:r>
      </w:del>
      <w:del w:id="405" w:author="PR Preview" w:date="2026-01-01T00:00:00Z">
        <w:r>
          <w:delText xml:space="preserve">if</w:delText>
        </w:r>
      </w:del>
      <w:del w:id="406" w:author="PR Preview" w:date="2026-01-01T00:00:00Z">
        <w:r>
          <w:delText xml:space="preserve"> </w:delText>
        </w:r>
      </w:del>
      <m:oMath>
        <m:r>
          <m:t>i</m:t>
        </m:r>
        <m:r>
          <m:rPr>
            <m:sty m:val="p"/>
          </m:rPr>
          <m:t>≠</m:t>
        </m:r>
        <m:r>
          <m:t>j</m:t>
        </m:r>
      </m:oMath>
      <w:del w:id="407" w:author="PR Preview" w:date="2026-01-01T00:00:00Z">
        <w:r>
          <w:delText xml:space="preserve">.</w:delText>
        </w:r>
      </w:del>
      <w:del w:id="408" w:author="PR Preview" w:date="2026-01-01T00:00:00Z">
        <w:r>
          <w:delText xml:space="preserve"> </w:delText>
        </w:r>
      </w:del>
      <w:del w:id="409" w:author="PR Preview" w:date="2026-01-01T00:00:00Z">
        <w:r>
          <w:delText xml:space="preserve">For</w:delText>
        </w:r>
      </w:del>
      <w:del w:id="410" w:author="PR Preview" w:date="2026-01-01T00:00:00Z">
        <w:r>
          <w:delText xml:space="preserve"> </w:delText>
        </w:r>
      </w:del>
      <m:oMath>
        <m:r>
          <m:t>p</m:t>
        </m:r>
        <m:r>
          <m:rPr>
            <m:sty m:val="p"/>
          </m:rPr>
          <m:t>=</m:t>
        </m:r>
        <m:r>
          <m:t>2</m:t>
        </m:r>
      </m:oMath>
      <w:del w:id="411" w:author="PR Preview" w:date="2026-01-01T00:00:00Z">
        <w:r>
          <w:delText xml:space="preserve">:</w:delText>
        </w:r>
      </w:del>
    </w:p>
    <w:p>
      <w:pPr>
        <w:pStyle w:val="FirstParagraph"/>
      </w:pPr>
      <w:ins w:id="412" w:author="PR Preview" w:date="2026-01-01T00:00:00Z">
        <w:r>
          <w:rPr>
            <w:b/>
            <w:bCs/>
          </w:rPr>
          <w:t xml:space="preserve">Example 12 (Indicator vectors are orthonormal)</w:t>
        </w:r>
      </w:ins>
      <w:ins w:id="413" w:author="PR Preview" w:date="2026-01-01T00:00:00Z">
        <w:r>
          <w:t xml:space="preserve"> </w:t>
        </w:r>
      </w:ins>
      <w:ins w:id="414" w:author="PR Preview" w:date="2026-01-01T00:00:00Z">
        <w:r>
          <w:t xml:space="preserve">The indicator vectors</w:t>
        </w:r>
      </w:ins>
      <w:ins w:id="415" w:author="PR Preview" w:date="2026-01-01T00:00:00Z">
        <w:r>
          <w:t xml:space="preserve"> </w:t>
        </w:r>
      </w:ins>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ins w:id="416" w:author="PR Preview" w:date="2026-01-01T00:00:00Z">
        <w:r>
          <w:t xml:space="preserve"> </w:t>
        </w:r>
      </w:ins>
      <w:ins w:id="417" w:author="PR Preview" w:date="2026-01-01T00:00:00Z">
        <w:r>
          <w:t xml:space="preserve">(</w:t>
        </w:r>
      </w:ins>
      <w:hyperlink w:anchor="def-indicator-vector">
        <w:ins w:id="418" w:author="PR Preview" w:date="2026-01-01T00:00:00Z">
          <w:r>
            <w:rPr>
              <w:rStyle w:val="Hyperlink"/>
            </w:rPr>
            <w:t xml:space="preserve">Definition 12</w:t>
          </w:r>
        </w:ins>
      </w:hyperlink>
      <w:ins w:id="419" w:author="PR Preview" w:date="2026-01-01T00:00:00Z">
        <w:r>
          <w:t xml:space="preserve">) form an orthonormal set.</w:t>
        </w:r>
      </w:ins>
      <w:ins w:id="420" w:author="PR Preview" w:date="2026-01-01T00:00:00Z">
        <w:r>
          <w:t xml:space="preserve"> </w:t>
        </w:r>
      </w:ins>
      <w:ins w:id="421" w:author="PR Preview" w:date="2026-01-01T00:00:00Z">
        <w:r>
          <w:t xml:space="preserve">By</w:t>
        </w:r>
      </w:ins>
      <w:ins w:id="422" w:author="PR Preview" w:date="2026-01-01T00:00:00Z">
        <w:r>
          <w:t xml:space="preserve"> </w:t>
        </w:r>
      </w:ins>
      <w:hyperlink w:anchor="thm-indicator-selection">
        <w:ins w:id="423" w:author="PR Preview" w:date="2026-01-01T00:00:00Z">
          <w:r>
            <w:rPr>
              <w:rStyle w:val="Hyperlink"/>
            </w:rPr>
            <w:t xml:space="preserve">Theorem 2</w:t>
          </w:r>
        </w:ins>
      </w:hyperlink>
      <w:ins w:id="424" w:author="PR Preview" w:date="2026-01-01T00:00:00Z">
        <w:r>
          <w:t xml:space="preserve">,</w:t>
        </w:r>
      </w:ins>
      <w:ins w:id="425" w:author="PR Preview" w:date="2026-01-01T00:00:00Z">
        <w:r>
          <w:t xml:space="preserve"> </w:t>
        </w:r>
      </w:ins>
      <m:oMath>
        <m:sSub>
          <m:e>
            <m:acc>
              <m:accPr>
                <m:chr m:val="̃"/>
              </m:accPr>
              <m:e>
                <m:r>
                  <m:t>e</m:t>
                </m:r>
              </m:e>
            </m:acc>
          </m:e>
          <m:sub>
            <m:r>
              <m:t>i</m:t>
            </m:r>
          </m:sub>
        </m:sSub>
        <m:r>
          <m:rPr>
            <m:sty m:val="p"/>
          </m:rPr>
          <m:t>⋅</m:t>
        </m:r>
        <m:sSub>
          <m:e>
            <m:acc>
              <m:accPr>
                <m:chr m:val="̃"/>
              </m:accPr>
              <m:e>
                <m:r>
                  <m:t>e</m:t>
                </m:r>
              </m:e>
            </m:acc>
          </m:e>
          <m:sub>
            <m:r>
              <m:t>j</m:t>
            </m:r>
          </m:sub>
        </m:sSub>
      </m:oMath>
      <w:ins w:id="426" w:author="PR Preview" w:date="2026-01-01T00:00:00Z">
        <w:r>
          <w:t xml:space="preserve"> </w:t>
        </w:r>
      </w:ins>
      <w:ins w:id="427" w:author="PR Preview" w:date="2026-01-01T00:00:00Z">
        <w:r>
          <w:t xml:space="preserve">is entry</w:t>
        </w:r>
      </w:ins>
      <w:ins w:id="428" w:author="PR Preview" w:date="2026-01-01T00:00:00Z">
        <w:r>
          <w:t xml:space="preserve"> </w:t>
        </w:r>
      </w:ins>
      <m:oMath>
        <m:r>
          <m:t>i</m:t>
        </m:r>
      </m:oMath>
      <w:ins w:id="429" w:author="PR Preview" w:date="2026-01-01T00:00:00Z">
        <w:r>
          <w:t xml:space="preserve"> </w:t>
        </w:r>
      </w:ins>
      <w:ins w:id="430" w:author="PR Preview" w:date="2026-01-01T00:00:00Z">
        <w:r>
          <w:t xml:space="preserve">of</w:t>
        </w:r>
      </w:ins>
      <w:ins w:id="431" w:author="PR Preview" w:date="2026-01-01T00:00:00Z">
        <w:r>
          <w:t xml:space="preserve"> </w:t>
        </w:r>
      </w:ins>
      <m:oMath>
        <m:sSub>
          <m:e>
            <m:acc>
              <m:accPr>
                <m:chr m:val="̃"/>
              </m:accPr>
              <m:e>
                <m:r>
                  <m:t>e</m:t>
                </m:r>
              </m:e>
            </m:acc>
          </m:e>
          <m:sub>
            <m:r>
              <m:t>j</m:t>
            </m:r>
          </m:sub>
        </m:sSub>
      </m:oMath>
      <w:ins w:id="432" w:author="PR Preview" w:date="2026-01-01T00:00:00Z">
        <w:r>
          <w:t xml:space="preserve">,</w:t>
        </w:r>
      </w:ins>
      <w:ins w:id="433" w:author="PR Preview" w:date="2026-01-01T00:00:00Z">
        <w:r>
          <w:t xml:space="preserve"> </w:t>
        </w:r>
      </w:ins>
      <w:ins w:id="434" w:author="PR Preview" w:date="2026-01-01T00:00:00Z">
        <w:r>
          <w:t xml:space="preserve">which is</w:t>
        </w:r>
      </w:ins>
      <w:ins w:id="435" w:author="PR Preview" w:date="2026-01-01T00:00:00Z">
        <w:r>
          <w:t xml:space="preserve"> </w:t>
        </w:r>
      </w:ins>
      <m:oMath>
        <m:r>
          <m:t>1</m:t>
        </m:r>
      </m:oMath>
      <w:ins w:id="436" w:author="PR Preview" w:date="2026-01-01T00:00:00Z">
        <w:r>
          <w:t xml:space="preserve"> </w:t>
        </w:r>
      </w:ins>
      <w:ins w:id="437" w:author="PR Preview" w:date="2026-01-01T00:00:00Z">
        <w:r>
          <w:t xml:space="preserve">if</w:t>
        </w:r>
      </w:ins>
      <w:ins w:id="438" w:author="PR Preview" w:date="2026-01-01T00:00:00Z">
        <w:r>
          <w:t xml:space="preserve"> </w:t>
        </w:r>
      </w:ins>
      <m:oMath>
        <m:r>
          <m:t>i</m:t>
        </m:r>
        <m:r>
          <m:rPr>
            <m:sty m:val="p"/>
          </m:rPr>
          <m:t>=</m:t>
        </m:r>
        <m:r>
          <m:t>j</m:t>
        </m:r>
      </m:oMath>
      <w:ins w:id="439" w:author="PR Preview" w:date="2026-01-01T00:00:00Z">
        <w:r>
          <w:t xml:space="preserve"> </w:t>
        </w:r>
      </w:ins>
      <w:ins w:id="440" w:author="PR Preview" w:date="2026-01-01T00:00:00Z">
        <w:r>
          <w:t xml:space="preserve">and</w:t>
        </w:r>
      </w:ins>
      <w:ins w:id="441" w:author="PR Preview" w:date="2026-01-01T00:00:00Z">
        <w:r>
          <w:t xml:space="preserve"> </w:t>
        </w:r>
      </w:ins>
      <m:oMath>
        <m:r>
          <m:t>0</m:t>
        </m:r>
      </m:oMath>
      <w:ins w:id="442" w:author="PR Preview" w:date="2026-01-01T00:00:00Z">
        <w:r>
          <w:t xml:space="preserve"> </w:t>
        </w:r>
      </w:ins>
      <w:ins w:id="443" w:author="PR Preview" w:date="2026-01-01T00:00:00Z">
        <w:r>
          <w:t xml:space="preserve">if</w:t>
        </w:r>
      </w:ins>
      <w:ins w:id="444" w:author="PR Preview" w:date="2026-01-01T00:00:00Z">
        <w:r>
          <w:t xml:space="preserve"> </w:t>
        </w:r>
      </w:ins>
      <m:oMath>
        <m:r>
          <m:t>i</m:t>
        </m:r>
        <m:r>
          <m:rPr>
            <m:sty m:val="p"/>
          </m:rPr>
          <m:t>≠</m:t>
        </m:r>
        <m:r>
          <m:t>j</m:t>
        </m:r>
      </m:oMath>
      <w:ins w:id="445" w:author="PR Preview" w:date="2026-01-01T00:00:00Z">
        <w:r>
          <w:t xml:space="preserve">.</w:t>
        </w:r>
      </w:ins>
      <w:ins w:id="446" w:author="PR Preview" w:date="2026-01-01T00:00:00Z">
        <w:r>
          <w:t xml:space="preserve"> </w:t>
        </w:r>
      </w:ins>
      <w:ins w:id="447" w:author="PR Preview" w:date="2026-01-01T00:00:00Z">
        <w:r>
          <w:t xml:space="preserve">For</w:t>
        </w:r>
      </w:ins>
      <w:ins w:id="448" w:author="PR Preview" w:date="2026-01-01T00:00:00Z">
        <w:r>
          <w:t xml:space="preserve"> </w:t>
        </w:r>
      </w:ins>
      <m:oMath>
        <m:r>
          <m:t>p</m:t>
        </m:r>
        <m:r>
          <m:rPr>
            <m:sty m:val="p"/>
          </m:rPr>
          <m:t>=</m:t>
        </m:r>
        <m:r>
          <m:t>2</m:t>
        </m:r>
      </m:oMath>
      <w:ins w:id="449" w:author="PR Preview" w:date="2026-01-01T00:00:00Z">
        <w:r>
          <w:t xml:space="preserve">:</w:t>
        </w:r>
      </w:ins>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del w:id="450" w:author="PR Preview" w:date="2026-01-01T00:00:00Z">
        <w:r>
          <w:rPr>
            <w:b/>
            <w:bCs/>
          </w:rPr>
          <w:delText xml:space="preserve">Example 12 (Two ways to fail to be orthonormal)</w:delText>
        </w:r>
      </w:del>
      <w:del w:id="451" w:author="PR Preview" w:date="2026-01-01T00:00:00Z">
        <w:r>
          <w:delText xml:space="preserve"> </w:delText>
        </w:r>
      </w:del>
      <w:del w:id="452" w:author="PR Preview" w:date="2026-01-01T00:00:00Z">
        <w:r>
          <w:delText xml:space="preserve"> </w:delText>
        </w:r>
      </w:del>
    </w:p>
    <w:p>
      <w:pPr>
        <w:pStyle w:val="FirstParagraph"/>
      </w:pPr>
      <w:ins w:id="453" w:author="PR Preview" w:date="2026-01-01T00:00:00Z">
        <w:r>
          <w:rPr>
            <w:b/>
            <w:bCs/>
          </w:rPr>
          <w:t xml:space="preserve">Example 13 (Two ways to fail to be orthonormal)</w:t>
        </w:r>
      </w:ins>
      <w:ins w:id="454" w:author="PR Preview" w:date="2026-01-01T00:00:00Z">
        <w:r>
          <w:t xml:space="preserve"> </w:t>
        </w:r>
      </w:ins>
      <w:ins w:id="455" w:author="PR Preview" w:date="2026-01-01T00:00:00Z">
        <w:r>
          <w:t xml:space="preserve"> </w:t>
        </w:r>
      </w:ins>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79"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del w:id="456" w:author="PR Preview" w:date="2026-01-01T00:00:00Z">
        <w:r>
          <w:rPr>
            <w:i/>
            <w:iCs/>
          </w:rPr>
          <w:delText xml:space="preserve">Remark 9</w:delText>
        </w:r>
      </w:del>
      <w:del w:id="457" w:author="PR Preview" w:date="2026-01-01T00:00:00Z">
        <w:r>
          <w:delText xml:space="preserve"> (Matrix entries, and vectors as matrices). </w:delText>
        </w:r>
      </w:del>
      <w:del w:id="458" w:author="PR Preview" w:date="2026-01-01T00:00:00Z">
        <w:r>
          <w:delText xml:space="preserve">The entry in row</w:delText>
        </w:r>
      </w:del>
      <w:del w:id="459" w:author="PR Preview" w:date="2026-01-01T00:00:00Z">
        <w:r>
          <w:delText xml:space="preserve"> </w:delText>
        </w:r>
      </w:del>
      <m:oMath>
        <m:r>
          <m:t>i</m:t>
        </m:r>
      </m:oMath>
      <w:del w:id="460" w:author="PR Preview" w:date="2026-01-01T00:00:00Z">
        <w:r>
          <w:delText xml:space="preserve"> </w:delText>
        </w:r>
      </w:del>
      <w:del w:id="461" w:author="PR Preview" w:date="2026-01-01T00:00:00Z">
        <w:r>
          <w:delText xml:space="preserve">and column</w:delText>
        </w:r>
      </w:del>
      <w:del w:id="462" w:author="PR Preview" w:date="2026-01-01T00:00:00Z">
        <w:r>
          <w:delText xml:space="preserve"> </w:delText>
        </w:r>
      </w:del>
      <m:oMath>
        <m:r>
          <m:t>j</m:t>
        </m:r>
      </m:oMath>
      <w:del w:id="463" w:author="PR Preview" w:date="2026-01-01T00:00:00Z">
        <w:r>
          <w:delText xml:space="preserve"> </w:delText>
        </w:r>
      </w:del>
      <w:del w:id="464" w:author="PR Preview" w:date="2026-01-01T00:00:00Z">
        <w:r>
          <w:delText xml:space="preserve">of</w:delText>
        </w:r>
      </w:del>
      <w:del w:id="465" w:author="PR Preview" w:date="2026-01-01T00:00:00Z">
        <w:r>
          <w:delText xml:space="preserve"> </w:delText>
        </w:r>
      </w:del>
      <m:oMath>
        <m:r>
          <m:rPr>
            <m:sty m:val="bi"/>
          </m:rPr>
          <m:t>A</m:t>
        </m:r>
      </m:oMath>
      <w:del w:id="466" w:author="PR Preview" w:date="2026-01-01T00:00:00Z">
        <w:r>
          <w:delText xml:space="preserve"> </w:delText>
        </w:r>
      </w:del>
      <w:del w:id="467" w:author="PR Preview" w:date="2026-01-01T00:00:00Z">
        <w:r>
          <w:delText xml:space="preserve">is written</w:delText>
        </w:r>
      </w:del>
      <w:del w:id="468" w:author="PR Preview" w:date="2026-01-01T00:00:00Z">
        <w:r>
          <w:delText xml:space="preserve"> </w:delText>
        </w:r>
      </w:del>
      <m:oMath>
        <m:sSub>
          <m:e>
            <m:r>
              <m:t>a</m:t>
            </m:r>
          </m:e>
          <m:sub>
            <m:r>
              <m:t>i</m:t>
            </m:r>
            <m:r>
              <m:t>j</m:t>
            </m:r>
          </m:sub>
        </m:sSub>
      </m:oMath>
      <w:del w:id="469" w:author="PR Preview" w:date="2026-01-01T00:00:00Z">
        <w:r>
          <w:delText xml:space="preserve"> </w:delText>
        </w:r>
      </w:del>
      <w:del w:id="470" w:author="PR Preview" w:date="2026-01-01T00:00:00Z">
        <w:r>
          <w:delText xml:space="preserve">or</w:delText>
        </w:r>
      </w:del>
      <w:del w:id="471" w:author="PR Preview" w:date="2026-01-01T00:00:00Z">
        <w:r>
          <w:delText xml:space="preserve"> </w:delText>
        </w:r>
      </w:del>
      <m:oMath>
        <m:r>
          <m:rPr>
            <m:sty m:val="p"/>
          </m:rPr>
          <m:t>(</m:t>
        </m:r>
        <m:r>
          <m:rPr>
            <m:sty m:val="bi"/>
          </m:rPr>
          <m:t>A</m:t>
        </m:r>
        <m:sSub>
          <m:e>
            <m:r>
              <m:rPr>
                <m:sty m:val="p"/>
              </m:rPr>
              <m:t>)</m:t>
            </m:r>
          </m:e>
          <m:sub>
            <m:r>
              <m:t>i</m:t>
            </m:r>
            <m:r>
              <m:t>j</m:t>
            </m:r>
          </m:sub>
        </m:sSub>
      </m:oMath>
      <w:del w:id="472" w:author="PR Preview" w:date="2026-01-01T00:00:00Z">
        <w:r>
          <w:delText xml:space="preserve">.</w:delText>
        </w:r>
      </w:del>
      <w:del w:id="473" w:author="PR Preview" w:date="2026-01-01T00:00:00Z">
        <w:r>
          <w:delText xml:space="preserve"> </w:delText>
        </w:r>
      </w:del>
      <w:del w:id="474" w:author="PR Preview" w:date="2026-01-01T00:00:00Z">
        <w:r>
          <w:delText xml:space="preserve">For example, for the</w:delText>
        </w:r>
      </w:del>
      <w:del w:id="475" w:author="PR Preview" w:date="2026-01-01T00:00:00Z">
        <w:r>
          <w:delText xml:space="preserve"> </w:delText>
        </w:r>
      </w:del>
      <m:oMath>
        <m:r>
          <m:t>2</m:t>
        </m:r>
        <m:r>
          <m:rPr>
            <m:sty m:val="p"/>
          </m:rPr>
          <m:t>×</m:t>
        </m:r>
        <m:r>
          <m:t>3</m:t>
        </m:r>
      </m:oMath>
      <w:del w:id="476" w:author="PR Preview" w:date="2026-01-01T00:00:00Z">
        <w:r>
          <w:delText xml:space="preserve"> </w:delText>
        </w:r>
      </w:del>
      <w:del w:id="477" w:author="PR Preview" w:date="2026-01-01T00:00:00Z">
        <w:r>
          <w:delText xml:space="preserve">matrix</w:delText>
        </w:r>
      </w:del>
    </w:p>
    <w:p>
      <w:pPr>
        <w:pStyle w:val="FirstParagraph"/>
      </w:pPr>
      <w:ins w:id="478" w:author="PR Preview" w:date="2026-01-01T00:00:00Z">
        <w:r>
          <w:rPr>
            <w:i/>
            <w:iCs/>
          </w:rPr>
          <w:t xml:space="preserve">Remark 10</w:t>
        </w:r>
      </w:ins>
      <w:ins w:id="479" w:author="PR Preview" w:date="2026-01-01T00:00:00Z">
        <w:r>
          <w:t xml:space="preserve"> (Matrix entries, and vectors as matrices). </w:t>
        </w:r>
      </w:ins>
      <w:ins w:id="480" w:author="PR Preview" w:date="2026-01-01T00:00:00Z">
        <w:r>
          <w:t xml:space="preserve">The entry in row</w:t>
        </w:r>
      </w:ins>
      <w:ins w:id="481" w:author="PR Preview" w:date="2026-01-01T00:00:00Z">
        <w:r>
          <w:t xml:space="preserve"> </w:t>
        </w:r>
      </w:ins>
      <m:oMath>
        <m:r>
          <m:t>i</m:t>
        </m:r>
      </m:oMath>
      <w:ins w:id="482" w:author="PR Preview" w:date="2026-01-01T00:00:00Z">
        <w:r>
          <w:t xml:space="preserve"> </w:t>
        </w:r>
      </w:ins>
      <w:ins w:id="483" w:author="PR Preview" w:date="2026-01-01T00:00:00Z">
        <w:r>
          <w:t xml:space="preserve">and column</w:t>
        </w:r>
      </w:ins>
      <w:ins w:id="484" w:author="PR Preview" w:date="2026-01-01T00:00:00Z">
        <w:r>
          <w:t xml:space="preserve"> </w:t>
        </w:r>
      </w:ins>
      <m:oMath>
        <m:r>
          <m:t>j</m:t>
        </m:r>
      </m:oMath>
      <w:ins w:id="485" w:author="PR Preview" w:date="2026-01-01T00:00:00Z">
        <w:r>
          <w:t xml:space="preserve"> </w:t>
        </w:r>
      </w:ins>
      <w:ins w:id="486" w:author="PR Preview" w:date="2026-01-01T00:00:00Z">
        <w:r>
          <w:t xml:space="preserve">of</w:t>
        </w:r>
      </w:ins>
      <w:ins w:id="487" w:author="PR Preview" w:date="2026-01-01T00:00:00Z">
        <w:r>
          <w:t xml:space="preserve"> </w:t>
        </w:r>
      </w:ins>
      <m:oMath>
        <m:r>
          <m:rPr>
            <m:sty m:val="bi"/>
          </m:rPr>
          <m:t>A</m:t>
        </m:r>
      </m:oMath>
      <w:ins w:id="488" w:author="PR Preview" w:date="2026-01-01T00:00:00Z">
        <w:r>
          <w:t xml:space="preserve"> </w:t>
        </w:r>
      </w:ins>
      <w:ins w:id="489" w:author="PR Preview" w:date="2026-01-01T00:00:00Z">
        <w:r>
          <w:t xml:space="preserve">is written</w:t>
        </w:r>
      </w:ins>
      <w:ins w:id="490" w:author="PR Preview" w:date="2026-01-01T00:00:00Z">
        <w:r>
          <w:t xml:space="preserve"> </w:t>
        </w:r>
      </w:ins>
      <m:oMath>
        <m:sSub>
          <m:e>
            <m:r>
              <m:t>a</m:t>
            </m:r>
          </m:e>
          <m:sub>
            <m:r>
              <m:t>i</m:t>
            </m:r>
            <m:r>
              <m:t>j</m:t>
            </m:r>
          </m:sub>
        </m:sSub>
      </m:oMath>
      <w:ins w:id="491" w:author="PR Preview" w:date="2026-01-01T00:00:00Z">
        <w:r>
          <w:t xml:space="preserve"> </w:t>
        </w:r>
      </w:ins>
      <w:ins w:id="492" w:author="PR Preview" w:date="2026-01-01T00:00:00Z">
        <w:r>
          <w:t xml:space="preserve">or</w:t>
        </w:r>
      </w:ins>
      <w:ins w:id="493" w:author="PR Preview" w:date="2026-01-01T00:00:00Z">
        <w:r>
          <w:t xml:space="preserve"> </w:t>
        </w:r>
      </w:ins>
      <m:oMath>
        <m:r>
          <m:rPr>
            <m:sty m:val="p"/>
          </m:rPr>
          <m:t>(</m:t>
        </m:r>
        <m:r>
          <m:rPr>
            <m:sty m:val="bi"/>
          </m:rPr>
          <m:t>A</m:t>
        </m:r>
        <m:sSub>
          <m:e>
            <m:r>
              <m:rPr>
                <m:sty m:val="p"/>
              </m:rPr>
              <m:t>)</m:t>
            </m:r>
          </m:e>
          <m:sub>
            <m:r>
              <m:t>i</m:t>
            </m:r>
            <m:r>
              <m:t>j</m:t>
            </m:r>
          </m:sub>
        </m:sSub>
      </m:oMath>
      <w:ins w:id="494" w:author="PR Preview" w:date="2026-01-01T00:00:00Z">
        <w:r>
          <w:t xml:space="preserve">.</w:t>
        </w:r>
      </w:ins>
      <w:ins w:id="495" w:author="PR Preview" w:date="2026-01-01T00:00:00Z">
        <w:r>
          <w:t xml:space="preserve"> </w:t>
        </w:r>
      </w:ins>
      <w:ins w:id="496" w:author="PR Preview" w:date="2026-01-01T00:00:00Z">
        <w:r>
          <w:t xml:space="preserve">For example, for the</w:t>
        </w:r>
      </w:ins>
      <w:ins w:id="497" w:author="PR Preview" w:date="2026-01-01T00:00:00Z">
        <w:r>
          <w:t xml:space="preserve"> </w:t>
        </w:r>
      </w:ins>
      <m:oMath>
        <m:r>
          <m:t>2</m:t>
        </m:r>
        <m:r>
          <m:rPr>
            <m:sty m:val="p"/>
          </m:rPr>
          <m:t>×</m:t>
        </m:r>
        <m:r>
          <m:t>3</m:t>
        </m:r>
      </m:oMath>
      <w:ins w:id="498" w:author="PR Preview" w:date="2026-01-01T00:00:00Z">
        <w:r>
          <w:t xml:space="preserve"> </w:t>
        </w:r>
      </w:ins>
      <w:ins w:id="499" w:author="PR Preview" w:date="2026-01-01T00:00:00Z">
        <w:r>
          <w:t xml:space="preserve">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del w:id="500" w:author="PR Preview" w:date="2026-01-01T00:00:00Z">
        <w:r>
          <w:rPr>
            <w:b/>
            <w:bCs/>
          </w:rPr>
          <w:delText xml:space="preserve">Example 13 (Vectors, matrices and images as tensors)</w:delText>
        </w:r>
      </w:del>
      <w:del w:id="501" w:author="PR Preview" w:date="2026-01-01T00:00:00Z">
        <w:r>
          <w:delText xml:space="preserve"> </w:delText>
        </w:r>
      </w:del>
      <w:del w:id="502" w:author="PR Preview" w:date="2026-01-01T00:00:00Z">
        <w:r>
          <w:delText xml:space="preserve">A vector of length</w:delText>
        </w:r>
      </w:del>
      <w:del w:id="503" w:author="PR Preview" w:date="2026-01-01T00:00:00Z">
        <w:r>
          <w:delText xml:space="preserve"> </w:delText>
        </w:r>
      </w:del>
      <m:oMath>
        <m:r>
          <m:t>p</m:t>
        </m:r>
      </m:oMath>
      <w:del w:id="504" w:author="PR Preview" w:date="2026-01-01T00:00:00Z">
        <w:r>
          <w:delText xml:space="preserve"> </w:delText>
        </w:r>
      </w:del>
      <w:del w:id="505" w:author="PR Preview" w:date="2026-01-01T00:00:00Z">
        <w:r>
          <w:delText xml:space="preserve">is a tensor of order</w:delText>
        </w:r>
      </w:del>
      <w:del w:id="506" w:author="PR Preview" w:date="2026-01-01T00:00:00Z">
        <w:r>
          <w:delText xml:space="preserve"> </w:delText>
        </w:r>
      </w:del>
      <m:oMath>
        <m:r>
          <m:t>1</m:t>
        </m:r>
      </m:oMath>
      <w:del w:id="507" w:author="PR Preview" w:date="2026-01-01T00:00:00Z">
        <w:r>
          <w:delText xml:space="preserve">,</w:delText>
        </w:r>
      </w:del>
      <w:del w:id="508" w:author="PR Preview" w:date="2026-01-01T00:00:00Z">
        <w:r>
          <w:delText xml:space="preserve"> </w:delText>
        </w:r>
      </w:del>
      <w:del w:id="509" w:author="PR Preview" w:date="2026-01-01T00:00:00Z">
        <w:r>
          <w:delText xml:space="preserve">and an</w:delText>
        </w:r>
      </w:del>
      <w:del w:id="510" w:author="PR Preview" w:date="2026-01-01T00:00:00Z">
        <w:r>
          <w:delText xml:space="preserve"> </w:delText>
        </w:r>
      </w:del>
      <m:oMath>
        <m:r>
          <m:t>m</m:t>
        </m:r>
        <m:r>
          <m:rPr>
            <m:sty m:val="p"/>
          </m:rPr>
          <m:t>×</m:t>
        </m:r>
        <m:r>
          <m:t>n</m:t>
        </m:r>
      </m:oMath>
      <w:del w:id="511" w:author="PR Preview" w:date="2026-01-01T00:00:00Z">
        <w:r>
          <w:delText xml:space="preserve"> </w:delText>
        </w:r>
      </w:del>
      <w:hyperlink w:anchor="def-matrix">
        <w:del w:id="512" w:author="PR Preview" w:date="2026-01-01T00:00:00Z">
          <w:r>
            <w:rPr>
              <w:rStyle w:val="Hyperlink"/>
            </w:rPr>
            <w:delText xml:space="preserve">matrix</w:delText>
          </w:r>
        </w:del>
      </w:hyperlink>
      <w:del w:id="513" w:author="PR Preview" w:date="2026-01-01T00:00:00Z">
        <w:r>
          <w:delText xml:space="preserve"> </w:delText>
        </w:r>
      </w:del>
      <w:del w:id="514" w:author="PR Preview" w:date="2026-01-01T00:00:00Z">
        <w:r>
          <w:delText xml:space="preserve">is a tensor of order</w:delText>
        </w:r>
      </w:del>
      <w:del w:id="515" w:author="PR Preview" w:date="2026-01-01T00:00:00Z">
        <w:r>
          <w:delText xml:space="preserve"> </w:delText>
        </w:r>
      </w:del>
      <m:oMath>
        <m:r>
          <m:t>2</m:t>
        </m:r>
      </m:oMath>
      <w:del w:id="516" w:author="PR Preview" w:date="2026-01-01T00:00:00Z">
        <w:r>
          <w:delText xml:space="preserve">.</w:delText>
        </w:r>
      </w:del>
      <w:del w:id="517" w:author="PR Preview" w:date="2026-01-01T00:00:00Z">
        <w:r>
          <w:delText xml:space="preserve"> </w:delText>
        </w:r>
      </w:del>
      <w:del w:id="518" w:author="PR Preview" w:date="2026-01-01T00:00:00Z">
        <w:r>
          <w:delText xml:space="preserve">A</w:delText>
        </w:r>
      </w:del>
      <w:del w:id="519" w:author="PR Preview" w:date="2026-01-01T00:00:00Z">
        <w:r>
          <w:delText xml:space="preserve"> </w:delText>
        </w:r>
      </w:del>
      <m:oMath>
        <m:r>
          <m:t>28</m:t>
        </m:r>
        <m:r>
          <m:rPr>
            <m:sty m:val="p"/>
          </m:rPr>
          <m:t>×</m:t>
        </m:r>
        <m:r>
          <m:t>28</m:t>
        </m:r>
      </m:oMath>
      <w:del w:id="520" w:author="PR Preview" w:date="2026-01-01T00:00:00Z">
        <w:r>
          <w:delText xml:space="preserve"> </w:delText>
        </w:r>
      </w:del>
      <w:del w:id="521" w:author="PR Preview" w:date="2026-01-01T00:00:00Z">
        <w:r>
          <w:delText xml:space="preserve">grayscale image is a matrix:</w:delText>
        </w:r>
      </w:del>
      <w:del w:id="522" w:author="PR Preview" w:date="2026-01-01T00:00:00Z">
        <w:r>
          <w:delText xml:space="preserve"> </w:delText>
        </w:r>
      </w:del>
      <w:del w:id="523" w:author="PR Preview" w:date="2026-01-01T00:00:00Z">
        <w:r>
          <w:delText xml:space="preserve">the entry</w:delText>
        </w:r>
      </w:del>
      <w:del w:id="524" w:author="PR Preview" w:date="2026-01-01T00:00:00Z">
        <w:r>
          <w:delText xml:space="preserve"> </w:delText>
        </w:r>
      </w:del>
      <m:oMath>
        <m:sSub>
          <m:e>
            <m:r>
              <m:t>a</m:t>
            </m:r>
          </m:e>
          <m:sub>
            <m:r>
              <m:t>i</m:t>
            </m:r>
            <m:r>
              <m:t>j</m:t>
            </m:r>
          </m:sub>
        </m:sSub>
      </m:oMath>
      <w:del w:id="525" w:author="PR Preview" w:date="2026-01-01T00:00:00Z">
        <w:r>
          <w:delText xml:space="preserve"> </w:delText>
        </w:r>
      </w:del>
      <w:del w:id="526" w:author="PR Preview" w:date="2026-01-01T00:00:00Z">
        <w:r>
          <w:delText xml:space="preserve">is the brightness of the pixel in row</w:delText>
        </w:r>
      </w:del>
      <w:del w:id="527" w:author="PR Preview" w:date="2026-01-01T00:00:00Z">
        <w:r>
          <w:delText xml:space="preserve"> </w:delText>
        </w:r>
      </w:del>
      <m:oMath>
        <m:r>
          <m:t>i</m:t>
        </m:r>
      </m:oMath>
      <w:del w:id="528" w:author="PR Preview" w:date="2026-01-01T00:00:00Z">
        <w:r>
          <w:delText xml:space="preserve"> </w:delText>
        </w:r>
      </w:del>
      <w:del w:id="529" w:author="PR Preview" w:date="2026-01-01T00:00:00Z">
        <w:r>
          <w:delText xml:space="preserve">and column</w:delText>
        </w:r>
      </w:del>
      <w:del w:id="530" w:author="PR Preview" w:date="2026-01-01T00:00:00Z">
        <w:r>
          <w:delText xml:space="preserve"> </w:delText>
        </w:r>
      </w:del>
      <m:oMath>
        <m:r>
          <m:t>j</m:t>
        </m:r>
      </m:oMath>
      <w:del w:id="531" w:author="PR Preview" w:date="2026-01-01T00:00:00Z">
        <w:r>
          <w:delText xml:space="preserve">.</w:delText>
        </w:r>
      </w:del>
      <w:del w:id="532" w:author="PR Preview" w:date="2026-01-01T00:00:00Z">
        <w:r>
          <w:delText xml:space="preserve"> </w:delText>
        </w:r>
      </w:del>
      <w:del w:id="533" w:author="PR Preview" w:date="2026-01-01T00:00:00Z">
        <w:r>
          <w:delText xml:space="preserve">A</w:delText>
        </w:r>
      </w:del>
      <w:del w:id="534" w:author="PR Preview" w:date="2026-01-01T00:00:00Z">
        <w:r>
          <w:delText xml:space="preserve"> </w:delText>
        </w:r>
      </w:del>
      <m:oMath>
        <m:r>
          <m:t>28</m:t>
        </m:r>
        <m:r>
          <m:rPr>
            <m:sty m:val="p"/>
          </m:rPr>
          <m:t>×</m:t>
        </m:r>
        <m:r>
          <m:t>28</m:t>
        </m:r>
      </m:oMath>
      <w:del w:id="535" w:author="PR Preview" w:date="2026-01-01T00:00:00Z">
        <w:r>
          <w:delText xml:space="preserve"> </w:delText>
        </w:r>
      </w:del>
      <w:del w:id="536" w:author="PR Preview" w:date="2026-01-01T00:00:00Z">
        <w:r>
          <w:delText xml:space="preserve">color image stores three numbers per pixel (red, green, blue),</w:delText>
        </w:r>
      </w:del>
      <w:del w:id="537" w:author="PR Preview" w:date="2026-01-01T00:00:00Z">
        <w:r>
          <w:delText xml:space="preserve"> </w:delText>
        </w:r>
      </w:del>
      <w:del w:id="538" w:author="PR Preview" w:date="2026-01-01T00:00:00Z">
        <w:r>
          <w:delText xml:space="preserve">so it is an order-3 tensor with dimensions</w:delText>
        </w:r>
      </w:del>
      <w:del w:id="539" w:author="PR Preview" w:date="2026-01-01T00:00:00Z">
        <w:r>
          <w:delText xml:space="preserve"> </w:delText>
        </w:r>
      </w:del>
      <m:oMath>
        <m:r>
          <m:t>28</m:t>
        </m:r>
        <m:r>
          <m:rPr>
            <m:sty m:val="p"/>
          </m:rPr>
          <m:t>×</m:t>
        </m:r>
        <m:r>
          <m:t>28</m:t>
        </m:r>
        <m:r>
          <m:rPr>
            <m:sty m:val="p"/>
          </m:rPr>
          <m:t>×</m:t>
        </m:r>
        <m:r>
          <m:t>3</m:t>
        </m:r>
      </m:oMath>
      <w:del w:id="540" w:author="PR Preview" w:date="2026-01-01T00:00:00Z">
        <w:r>
          <w:delText xml:space="preserve">,</w:delText>
        </w:r>
      </w:del>
      <w:del w:id="541" w:author="PR Preview" w:date="2026-01-01T00:00:00Z">
        <w:r>
          <w:delText xml:space="preserve"> </w:delText>
        </w:r>
      </w:del>
      <w:del w:id="542" w:author="PR Preview" w:date="2026-01-01T00:00:00Z">
        <w:r>
          <w:delText xml:space="preserve">and</w:delText>
        </w:r>
      </w:del>
      <w:del w:id="543" w:author="PR Preview" w:date="2026-01-01T00:00:00Z">
        <w:r>
          <w:delText xml:space="preserve"> </w:delText>
        </w:r>
      </w:del>
      <m:oMath>
        <m:sSub>
          <m:e>
            <m:r>
              <m:t>a</m:t>
            </m:r>
          </m:e>
          <m:sub>
            <m:r>
              <m:t>i</m:t>
            </m:r>
            <m:r>
              <m:t>j</m:t>
            </m:r>
            <m:r>
              <m:t>c</m:t>
            </m:r>
          </m:sub>
        </m:sSub>
      </m:oMath>
      <w:del w:id="544" w:author="PR Preview" w:date="2026-01-01T00:00:00Z">
        <w:r>
          <w:delText xml:space="preserve"> </w:delText>
        </w:r>
      </w:del>
      <w:del w:id="545" w:author="PR Preview" w:date="2026-01-01T00:00:00Z">
        <w:r>
          <w:delText xml:space="preserve">is the value of color channel</w:delText>
        </w:r>
      </w:del>
      <w:del w:id="546" w:author="PR Preview" w:date="2026-01-01T00:00:00Z">
        <w:r>
          <w:delText xml:space="preserve"> </w:delText>
        </w:r>
      </w:del>
      <m:oMath>
        <m:r>
          <m:t>c</m:t>
        </m:r>
      </m:oMath>
      <w:del w:id="547" w:author="PR Preview" w:date="2026-01-01T00:00:00Z">
        <w:r>
          <w:delText xml:space="preserve"> </w:delText>
        </w:r>
      </w:del>
      <w:del w:id="548" w:author="PR Preview" w:date="2026-01-01T00:00:00Z">
        <w:r>
          <w:delText xml:space="preserve">at the pixel in row</w:delText>
        </w:r>
      </w:del>
      <w:del w:id="549" w:author="PR Preview" w:date="2026-01-01T00:00:00Z">
        <w:r>
          <w:delText xml:space="preserve"> </w:delText>
        </w:r>
      </w:del>
      <m:oMath>
        <m:r>
          <m:t>i</m:t>
        </m:r>
      </m:oMath>
      <w:del w:id="550" w:author="PR Preview" w:date="2026-01-01T00:00:00Z">
        <w:r>
          <w:delText xml:space="preserve"> </w:delText>
        </w:r>
      </w:del>
      <w:del w:id="551" w:author="PR Preview" w:date="2026-01-01T00:00:00Z">
        <w:r>
          <w:delText xml:space="preserve">and column</w:delText>
        </w:r>
      </w:del>
      <w:del w:id="552" w:author="PR Preview" w:date="2026-01-01T00:00:00Z">
        <w:r>
          <w:delText xml:space="preserve"> </w:delText>
        </w:r>
      </w:del>
      <m:oMath>
        <m:r>
          <m:t>j</m:t>
        </m:r>
      </m:oMath>
      <w:del w:id="553" w:author="PR Preview" w:date="2026-01-01T00:00:00Z">
        <w:r>
          <w:delText xml:space="preserve">.</w:delText>
        </w:r>
      </w:del>
      <w:del w:id="554" w:author="PR Preview" w:date="2026-01-01T00:00:00Z">
        <w:r>
          <w:delText xml:space="preserve"> </w:delText>
        </w:r>
      </w:del>
      <w:del w:id="555" w:author="PR Preview" w:date="2026-01-01T00:00:00Z">
        <w:r>
          <w:delText xml:space="preserve">It has</w:delText>
        </w:r>
      </w:del>
      <w:del w:id="556" w:author="PR Preview" w:date="2026-01-01T00:00:00Z">
        <w:r>
          <w:delText xml:space="preserve"> </w:delText>
        </w:r>
      </w:del>
      <m:oMath>
        <m:r>
          <m:t>28</m:t>
        </m:r>
        <m:r>
          <m:rPr>
            <m:sty m:val="p"/>
          </m:rPr>
          <m:t>⋅</m:t>
        </m:r>
        <m:r>
          <m:t>28</m:t>
        </m:r>
        <m:r>
          <m:rPr>
            <m:sty m:val="p"/>
          </m:rPr>
          <m:t>⋅</m:t>
        </m:r>
        <m:r>
          <m:t>3</m:t>
        </m:r>
        <m:r>
          <m:rPr>
            <m:sty m:val="p"/>
          </m:rPr>
          <m:t>=</m:t>
        </m:r>
        <m:r>
          <m:t>2352</m:t>
        </m:r>
      </m:oMath>
      <w:del w:id="557" w:author="PR Preview" w:date="2026-01-01T00:00:00Z">
        <w:r>
          <w:delText xml:space="preserve"> </w:delText>
        </w:r>
      </w:del>
      <w:del w:id="558" w:author="PR Preview" w:date="2026-01-01T00:00:00Z">
        <w:r>
          <w:delText xml:space="preserve">entries.</w:delText>
        </w:r>
      </w:del>
    </w:p>
    <w:p>
      <w:pPr>
        <w:pStyle w:val="BodyText"/>
      </w:pPr>
      <w:ins w:id="559" w:author="PR Preview" w:date="2026-01-01T00:00:00Z">
        <w:r>
          <w:rPr>
            <w:b/>
            <w:bCs/>
          </w:rPr>
          <w:t xml:space="preserve">Example 14 (Vectors, matrices and images as tensors)</w:t>
        </w:r>
      </w:ins>
      <w:ins w:id="560" w:author="PR Preview" w:date="2026-01-01T00:00:00Z">
        <w:r>
          <w:t xml:space="preserve"> </w:t>
        </w:r>
      </w:ins>
      <w:ins w:id="561" w:author="PR Preview" w:date="2026-01-01T00:00:00Z">
        <w:r>
          <w:t xml:space="preserve">A vector of length</w:t>
        </w:r>
      </w:ins>
      <w:ins w:id="562" w:author="PR Preview" w:date="2026-01-01T00:00:00Z">
        <w:r>
          <w:t xml:space="preserve"> </w:t>
        </w:r>
      </w:ins>
      <m:oMath>
        <m:r>
          <m:t>p</m:t>
        </m:r>
      </m:oMath>
      <w:ins w:id="563" w:author="PR Preview" w:date="2026-01-01T00:00:00Z">
        <w:r>
          <w:t xml:space="preserve"> </w:t>
        </w:r>
      </w:ins>
      <w:ins w:id="564" w:author="PR Preview" w:date="2026-01-01T00:00:00Z">
        <w:r>
          <w:t xml:space="preserve">is a tensor of order</w:t>
        </w:r>
      </w:ins>
      <w:ins w:id="565" w:author="PR Preview" w:date="2026-01-01T00:00:00Z">
        <w:r>
          <w:t xml:space="preserve"> </w:t>
        </w:r>
      </w:ins>
      <m:oMath>
        <m:r>
          <m:t>1</m:t>
        </m:r>
      </m:oMath>
      <w:ins w:id="566" w:author="PR Preview" w:date="2026-01-01T00:00:00Z">
        <w:r>
          <w:t xml:space="preserve">,</w:t>
        </w:r>
      </w:ins>
      <w:ins w:id="567" w:author="PR Preview" w:date="2026-01-01T00:00:00Z">
        <w:r>
          <w:t xml:space="preserve"> </w:t>
        </w:r>
      </w:ins>
      <w:ins w:id="568" w:author="PR Preview" w:date="2026-01-01T00:00:00Z">
        <w:r>
          <w:t xml:space="preserve">and an</w:t>
        </w:r>
      </w:ins>
      <w:ins w:id="569" w:author="PR Preview" w:date="2026-01-01T00:00:00Z">
        <w:r>
          <w:t xml:space="preserve"> </w:t>
        </w:r>
      </w:ins>
      <m:oMath>
        <m:r>
          <m:t>m</m:t>
        </m:r>
        <m:r>
          <m:rPr>
            <m:sty m:val="p"/>
          </m:rPr>
          <m:t>×</m:t>
        </m:r>
        <m:r>
          <m:t>n</m:t>
        </m:r>
      </m:oMath>
      <w:ins w:id="570" w:author="PR Preview" w:date="2026-01-01T00:00:00Z">
        <w:r>
          <w:t xml:space="preserve"> </w:t>
        </w:r>
      </w:ins>
      <w:hyperlink w:anchor="def-matrix">
        <w:ins w:id="571" w:author="PR Preview" w:date="2026-01-01T00:00:00Z">
          <w:r>
            <w:rPr>
              <w:rStyle w:val="Hyperlink"/>
            </w:rPr>
            <w:t xml:space="preserve">matrix</w:t>
          </w:r>
        </w:ins>
      </w:hyperlink>
      <w:ins w:id="572" w:author="PR Preview" w:date="2026-01-01T00:00:00Z">
        <w:r>
          <w:t xml:space="preserve"> </w:t>
        </w:r>
      </w:ins>
      <w:ins w:id="573" w:author="PR Preview" w:date="2026-01-01T00:00:00Z">
        <w:r>
          <w:t xml:space="preserve">is a tensor of order</w:t>
        </w:r>
      </w:ins>
      <w:ins w:id="574" w:author="PR Preview" w:date="2026-01-01T00:00:00Z">
        <w:r>
          <w:t xml:space="preserve"> </w:t>
        </w:r>
      </w:ins>
      <m:oMath>
        <m:r>
          <m:t>2</m:t>
        </m:r>
      </m:oMath>
      <w:ins w:id="575" w:author="PR Preview" w:date="2026-01-01T00:00:00Z">
        <w:r>
          <w:t xml:space="preserve">.</w:t>
        </w:r>
      </w:ins>
      <w:ins w:id="576" w:author="PR Preview" w:date="2026-01-01T00:00:00Z">
        <w:r>
          <w:t xml:space="preserve"> </w:t>
        </w:r>
      </w:ins>
      <w:ins w:id="577" w:author="PR Preview" w:date="2026-01-01T00:00:00Z">
        <w:r>
          <w:t xml:space="preserve">A</w:t>
        </w:r>
      </w:ins>
      <w:ins w:id="578" w:author="PR Preview" w:date="2026-01-01T00:00:00Z">
        <w:r>
          <w:t xml:space="preserve"> </w:t>
        </w:r>
      </w:ins>
      <m:oMath>
        <m:r>
          <m:t>28</m:t>
        </m:r>
        <m:r>
          <m:rPr>
            <m:sty m:val="p"/>
          </m:rPr>
          <m:t>×</m:t>
        </m:r>
        <m:r>
          <m:t>28</m:t>
        </m:r>
      </m:oMath>
      <w:ins w:id="579" w:author="PR Preview" w:date="2026-01-01T00:00:00Z">
        <w:r>
          <w:t xml:space="preserve"> </w:t>
        </w:r>
      </w:ins>
      <w:ins w:id="580" w:author="PR Preview" w:date="2026-01-01T00:00:00Z">
        <w:r>
          <w:t xml:space="preserve">grayscale image is a matrix:</w:t>
        </w:r>
      </w:ins>
      <w:ins w:id="581" w:author="PR Preview" w:date="2026-01-01T00:00:00Z">
        <w:r>
          <w:t xml:space="preserve"> </w:t>
        </w:r>
      </w:ins>
      <w:ins w:id="582" w:author="PR Preview" w:date="2026-01-01T00:00:00Z">
        <w:r>
          <w:t xml:space="preserve">the entry</w:t>
        </w:r>
      </w:ins>
      <w:ins w:id="583" w:author="PR Preview" w:date="2026-01-01T00:00:00Z">
        <w:r>
          <w:t xml:space="preserve"> </w:t>
        </w:r>
      </w:ins>
      <m:oMath>
        <m:sSub>
          <m:e>
            <m:r>
              <m:t>a</m:t>
            </m:r>
          </m:e>
          <m:sub>
            <m:r>
              <m:t>i</m:t>
            </m:r>
            <m:r>
              <m:t>j</m:t>
            </m:r>
          </m:sub>
        </m:sSub>
      </m:oMath>
      <w:ins w:id="584" w:author="PR Preview" w:date="2026-01-01T00:00:00Z">
        <w:r>
          <w:t xml:space="preserve"> </w:t>
        </w:r>
      </w:ins>
      <w:ins w:id="585" w:author="PR Preview" w:date="2026-01-01T00:00:00Z">
        <w:r>
          <w:t xml:space="preserve">is the brightness of the pixel in row</w:t>
        </w:r>
      </w:ins>
      <w:ins w:id="586" w:author="PR Preview" w:date="2026-01-01T00:00:00Z">
        <w:r>
          <w:t xml:space="preserve"> </w:t>
        </w:r>
      </w:ins>
      <m:oMath>
        <m:r>
          <m:t>i</m:t>
        </m:r>
      </m:oMath>
      <w:ins w:id="587" w:author="PR Preview" w:date="2026-01-01T00:00:00Z">
        <w:r>
          <w:t xml:space="preserve"> </w:t>
        </w:r>
      </w:ins>
      <w:ins w:id="588" w:author="PR Preview" w:date="2026-01-01T00:00:00Z">
        <w:r>
          <w:t xml:space="preserve">and column</w:t>
        </w:r>
      </w:ins>
      <w:ins w:id="589" w:author="PR Preview" w:date="2026-01-01T00:00:00Z">
        <w:r>
          <w:t xml:space="preserve"> </w:t>
        </w:r>
      </w:ins>
      <m:oMath>
        <m:r>
          <m:t>j</m:t>
        </m:r>
      </m:oMath>
      <w:ins w:id="590" w:author="PR Preview" w:date="2026-01-01T00:00:00Z">
        <w:r>
          <w:t xml:space="preserve">.</w:t>
        </w:r>
      </w:ins>
      <w:ins w:id="591" w:author="PR Preview" w:date="2026-01-01T00:00:00Z">
        <w:r>
          <w:t xml:space="preserve"> </w:t>
        </w:r>
      </w:ins>
      <w:ins w:id="592" w:author="PR Preview" w:date="2026-01-01T00:00:00Z">
        <w:r>
          <w:t xml:space="preserve">A</w:t>
        </w:r>
      </w:ins>
      <w:ins w:id="593" w:author="PR Preview" w:date="2026-01-01T00:00:00Z">
        <w:r>
          <w:t xml:space="preserve"> </w:t>
        </w:r>
      </w:ins>
      <m:oMath>
        <m:r>
          <m:t>28</m:t>
        </m:r>
        <m:r>
          <m:rPr>
            <m:sty m:val="p"/>
          </m:rPr>
          <m:t>×</m:t>
        </m:r>
        <m:r>
          <m:t>28</m:t>
        </m:r>
      </m:oMath>
      <w:ins w:id="594" w:author="PR Preview" w:date="2026-01-01T00:00:00Z">
        <w:r>
          <w:t xml:space="preserve"> </w:t>
        </w:r>
      </w:ins>
      <w:ins w:id="595" w:author="PR Preview" w:date="2026-01-01T00:00:00Z">
        <w:r>
          <w:t xml:space="preserve">color image stores three numbers per pixel (red, green, blue),</w:t>
        </w:r>
      </w:ins>
      <w:ins w:id="596" w:author="PR Preview" w:date="2026-01-01T00:00:00Z">
        <w:r>
          <w:t xml:space="preserve"> </w:t>
        </w:r>
      </w:ins>
      <w:ins w:id="597" w:author="PR Preview" w:date="2026-01-01T00:00:00Z">
        <w:r>
          <w:t xml:space="preserve">so it is an order-3 tensor with dimensions</w:t>
        </w:r>
      </w:ins>
      <w:ins w:id="598" w:author="PR Preview" w:date="2026-01-01T00:00:00Z">
        <w:r>
          <w:t xml:space="preserve"> </w:t>
        </w:r>
      </w:ins>
      <m:oMath>
        <m:r>
          <m:t>28</m:t>
        </m:r>
        <m:r>
          <m:rPr>
            <m:sty m:val="p"/>
          </m:rPr>
          <m:t>×</m:t>
        </m:r>
        <m:r>
          <m:t>28</m:t>
        </m:r>
        <m:r>
          <m:rPr>
            <m:sty m:val="p"/>
          </m:rPr>
          <m:t>×</m:t>
        </m:r>
        <m:r>
          <m:t>3</m:t>
        </m:r>
      </m:oMath>
      <w:ins w:id="599" w:author="PR Preview" w:date="2026-01-01T00:00:00Z">
        <w:r>
          <w:t xml:space="preserve">,</w:t>
        </w:r>
      </w:ins>
      <w:ins w:id="600" w:author="PR Preview" w:date="2026-01-01T00:00:00Z">
        <w:r>
          <w:t xml:space="preserve"> </w:t>
        </w:r>
      </w:ins>
      <w:ins w:id="601" w:author="PR Preview" w:date="2026-01-01T00:00:00Z">
        <w:r>
          <w:t xml:space="preserve">and</w:t>
        </w:r>
      </w:ins>
      <w:ins w:id="602" w:author="PR Preview" w:date="2026-01-01T00:00:00Z">
        <w:r>
          <w:t xml:space="preserve"> </w:t>
        </w:r>
      </w:ins>
      <m:oMath>
        <m:sSub>
          <m:e>
            <m:r>
              <m:t>a</m:t>
            </m:r>
          </m:e>
          <m:sub>
            <m:r>
              <m:t>i</m:t>
            </m:r>
            <m:r>
              <m:t>j</m:t>
            </m:r>
            <m:r>
              <m:t>c</m:t>
            </m:r>
          </m:sub>
        </m:sSub>
      </m:oMath>
      <w:ins w:id="603" w:author="PR Preview" w:date="2026-01-01T00:00:00Z">
        <w:r>
          <w:t xml:space="preserve"> </w:t>
        </w:r>
      </w:ins>
      <w:ins w:id="604" w:author="PR Preview" w:date="2026-01-01T00:00:00Z">
        <w:r>
          <w:t xml:space="preserve">is the value of color channel</w:t>
        </w:r>
      </w:ins>
      <w:ins w:id="605" w:author="PR Preview" w:date="2026-01-01T00:00:00Z">
        <w:r>
          <w:t xml:space="preserve"> </w:t>
        </w:r>
      </w:ins>
      <m:oMath>
        <m:r>
          <m:t>c</m:t>
        </m:r>
      </m:oMath>
      <w:ins w:id="606" w:author="PR Preview" w:date="2026-01-01T00:00:00Z">
        <w:r>
          <w:t xml:space="preserve"> </w:t>
        </w:r>
      </w:ins>
      <w:ins w:id="607" w:author="PR Preview" w:date="2026-01-01T00:00:00Z">
        <w:r>
          <w:t xml:space="preserve">at the pixel in row</w:t>
        </w:r>
      </w:ins>
      <w:ins w:id="608" w:author="PR Preview" w:date="2026-01-01T00:00:00Z">
        <w:r>
          <w:t xml:space="preserve"> </w:t>
        </w:r>
      </w:ins>
      <m:oMath>
        <m:r>
          <m:t>i</m:t>
        </m:r>
      </m:oMath>
      <w:ins w:id="609" w:author="PR Preview" w:date="2026-01-01T00:00:00Z">
        <w:r>
          <w:t xml:space="preserve"> </w:t>
        </w:r>
      </w:ins>
      <w:ins w:id="610" w:author="PR Preview" w:date="2026-01-01T00:00:00Z">
        <w:r>
          <w:t xml:space="preserve">and column</w:t>
        </w:r>
      </w:ins>
      <w:ins w:id="611" w:author="PR Preview" w:date="2026-01-01T00:00:00Z">
        <w:r>
          <w:t xml:space="preserve"> </w:t>
        </w:r>
      </w:ins>
      <m:oMath>
        <m:r>
          <m:t>j</m:t>
        </m:r>
      </m:oMath>
      <w:ins w:id="612" w:author="PR Preview" w:date="2026-01-01T00:00:00Z">
        <w:r>
          <w:t xml:space="preserve">.</w:t>
        </w:r>
      </w:ins>
      <w:ins w:id="613" w:author="PR Preview" w:date="2026-01-01T00:00:00Z">
        <w:r>
          <w:t xml:space="preserve"> </w:t>
        </w:r>
      </w:ins>
      <w:ins w:id="614" w:author="PR Preview" w:date="2026-01-01T00:00:00Z">
        <w:r>
          <w:t xml:space="preserve">It has</w:t>
        </w:r>
      </w:ins>
      <w:ins w:id="615" w:author="PR Preview" w:date="2026-01-01T00:00:00Z">
        <w:r>
          <w:t xml:space="preserve"> </w:t>
        </w:r>
      </w:ins>
      <m:oMath>
        <m:r>
          <m:t>28</m:t>
        </m:r>
        <m:r>
          <m:rPr>
            <m:sty m:val="p"/>
          </m:rPr>
          <m:t>⋅</m:t>
        </m:r>
        <m:r>
          <m:t>28</m:t>
        </m:r>
        <m:r>
          <m:rPr>
            <m:sty m:val="p"/>
          </m:rPr>
          <m:t>⋅</m:t>
        </m:r>
        <m:r>
          <m:t>3</m:t>
        </m:r>
        <m:r>
          <m:rPr>
            <m:sty m:val="p"/>
          </m:rPr>
          <m:t>=</m:t>
        </m:r>
        <m:r>
          <m:t>2352</m:t>
        </m:r>
      </m:oMath>
      <w:ins w:id="616" w:author="PR Preview" w:date="2026-01-01T00:00:00Z">
        <w:r>
          <w:t xml:space="preserve"> </w:t>
        </w:r>
      </w:ins>
      <w:ins w:id="617" w:author="PR Preview" w:date="2026-01-01T00:00:00Z">
        <w:r>
          <w:t xml:space="preserve">entries.</w:t>
        </w:r>
      </w:ins>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del w:id="618" w:author="PR Preview" w:date="2026-01-01T00:00:00Z">
        <w:r>
          <w:rPr>
            <w:b/>
            <w:bCs/>
          </w:rPr>
          <w:delText xml:space="preserve">Example 14 (Transposing a</w:delText>
        </w:r>
      </w:del>
      <w:del w:id="619" w:author="PR Preview" w:date="2026-01-01T00:00:00Z">
        <w:r>
          <w:rPr>
            <w:b/>
            <w:bCs/>
          </w:rPr>
          <w:delText xml:space="preserve"> </w:delText>
        </w:r>
      </w:del>
      <m:oMath>
        <m:r>
          <m:t>2</m:t>
        </m:r>
        <m:r>
          <m:rPr>
            <m:sty m:val="p"/>
          </m:rPr>
          <m:t>×</m:t>
        </m:r>
        <m:r>
          <m:t>3</m:t>
        </m:r>
      </m:oMath>
      <w:del w:id="620" w:author="PR Preview" w:date="2026-01-01T00:00:00Z">
        <w:r>
          <w:rPr>
            <w:b/>
            <w:bCs/>
          </w:rPr>
          <w:delText xml:space="preserve"> </w:delText>
        </w:r>
      </w:del>
      <w:del w:id="621" w:author="PR Preview" w:date="2026-01-01T00:00:00Z">
        <w:r>
          <w:rPr>
            <w:b/>
            <w:bCs/>
          </w:rPr>
          <w:delText xml:space="preserve">matrix)</w:delText>
        </w:r>
      </w:del>
      <w:del w:id="622" w:author="PR Preview" w:date="2026-01-01T00:00:00Z">
        <w:r>
          <w:delText xml:space="preserve"> </w:delText>
        </w:r>
      </w:del>
      <w:del w:id="623" w:author="PR Preview" w:date="2026-01-01T00:00:00Z">
        <w:r>
          <w:delText xml:space="preserve">For</w:delText>
        </w:r>
      </w:del>
      <w:del w:id="62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del w:id="625" w:author="PR Preview" w:date="2026-01-01T00:00:00Z">
        <w:r>
          <w:delText xml:space="preserve">,</w:delText>
        </w:r>
      </w:del>
    </w:p>
    <w:p>
      <w:pPr>
        <w:pStyle w:val="FirstParagraph"/>
      </w:pPr>
      <w:ins w:id="626" w:author="PR Preview" w:date="2026-01-01T00:00:00Z">
        <w:r>
          <w:rPr>
            <w:b/>
            <w:bCs/>
          </w:rPr>
          <w:t xml:space="preserve">Example 15 (Transposing a</w:t>
        </w:r>
      </w:ins>
      <w:ins w:id="627" w:author="PR Preview" w:date="2026-01-01T00:00:00Z">
        <w:r>
          <w:rPr>
            <w:b/>
            <w:bCs/>
          </w:rPr>
          <w:t xml:space="preserve"> </w:t>
        </w:r>
      </w:ins>
      <m:oMath>
        <m:r>
          <m:t>2</m:t>
        </m:r>
        <m:r>
          <m:rPr>
            <m:sty m:val="p"/>
          </m:rPr>
          <m:t>×</m:t>
        </m:r>
        <m:r>
          <m:t>3</m:t>
        </m:r>
      </m:oMath>
      <w:ins w:id="628" w:author="PR Preview" w:date="2026-01-01T00:00:00Z">
        <w:r>
          <w:rPr>
            <w:b/>
            <w:bCs/>
          </w:rPr>
          <w:t xml:space="preserve"> </w:t>
        </w:r>
      </w:ins>
      <w:ins w:id="629" w:author="PR Preview" w:date="2026-01-01T00:00:00Z">
        <w:r>
          <w:rPr>
            <w:b/>
            <w:bCs/>
          </w:rPr>
          <w:t xml:space="preserve">matrix)</w:t>
        </w:r>
      </w:ins>
      <w:ins w:id="630" w:author="PR Preview" w:date="2026-01-01T00:00:00Z">
        <w:r>
          <w:t xml:space="preserve"> </w:t>
        </w:r>
      </w:ins>
      <w:ins w:id="631" w:author="PR Preview" w:date="2026-01-01T00:00:00Z">
        <w:r>
          <w:t xml:space="preserve">For</w:t>
        </w:r>
      </w:ins>
      <w:ins w:id="63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ins w:id="633" w:author="PR Preview" w:date="2026-01-01T00:00:00Z">
        <w:r>
          <w:t xml:space="preserve">,</w:t>
        </w:r>
      </w:ins>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del w:id="634" w:author="PR Preview" w:date="2026-01-01T00:00:00Z">
        <w:r>
          <w:rPr>
            <w:b/>
            <w:bCs/>
          </w:rPr>
          <w:delText xml:space="preserve">Example 15 (Zero matrices of two shapes)</w:delText>
        </w:r>
      </w:del>
    </w:p>
    <w:p>
      <w:pPr>
        <w:pStyle w:val="FirstParagraph"/>
      </w:pPr>
      <w:ins w:id="635" w:author="PR Preview" w:date="2026-01-01T00:00:00Z">
        <w:r>
          <w:rPr>
            <w:b/>
            <w:bCs/>
          </w:rPr>
          <w:t xml:space="preserve">Example 16 (Zero matrices of two shapes)</w:t>
        </w:r>
      </w:ins>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del w:id="636" w:author="PR Preview" w:date="2026-01-01T00:00:00Z">
        <w:r>
          <w:rPr>
            <w:b/>
            <w:bCs/>
          </w:rPr>
          <w:delText xml:space="preserve">Example 16 (Adding matrices, and a sum that is not defined)</w:delText>
        </w:r>
      </w:del>
    </w:p>
    <w:p>
      <w:pPr>
        <w:pStyle w:val="FirstParagraph"/>
      </w:pPr>
      <w:ins w:id="637" w:author="PR Preview" w:date="2026-01-01T00:00:00Z">
        <w:r>
          <w:rPr>
            <w:b/>
            <w:bCs/>
          </w:rPr>
          <w:t xml:space="preserve">Example 17 (Adding matrices, and a sum that is not defined)</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del w:id="638" w:author="PR Preview" w:date="2026-01-01T00:00:00Z">
        <w:r>
          <w:rPr>
            <w:b/>
            <w:bCs/>
          </w:rPr>
          <w:delText xml:space="preserve">Example 17 (A scalar multiple)</w:delText>
        </w:r>
      </w:del>
    </w:p>
    <w:p>
      <w:pPr>
        <w:pStyle w:val="FirstParagraph"/>
      </w:pPr>
      <w:ins w:id="639" w:author="PR Preview" w:date="2026-01-01T00:00:00Z">
        <w:r>
          <w:rPr>
            <w:b/>
            <w:bCs/>
          </w:rPr>
          <w:t xml:space="preserve">Example 18 (A scalar multiple)</w:t>
        </w:r>
      </w:ins>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del w:id="640" w:author="PR Preview" w:date="2026-01-01T00:00:00Z">
        <w:r>
          <w:rPr>
            <w:i/>
            <w:iCs/>
          </w:rPr>
          <w:delText xml:space="preserve">Remark 10</w:delText>
        </w:r>
      </w:del>
      <w:del w:id="641" w:author="PR Preview" w:date="2026-01-01T00:00:00Z">
        <w:r>
          <w:delText xml:space="preserve"> (Matrix multiplication is not commutative). </w:delText>
        </w:r>
      </w:del>
      <w:del w:id="642" w:author="PR Preview" w:date="2026-01-01T00:00:00Z">
        <w:r>
          <w:delText xml:space="preserve">When</w:delText>
        </w:r>
      </w:del>
      <w:del w:id="643" w:author="PR Preview" w:date="2026-01-01T00:00:00Z">
        <w:r>
          <w:delText xml:space="preserve"> </w:delText>
        </w:r>
      </w:del>
      <m:oMath>
        <m:r>
          <m:rPr>
            <m:sty m:val="bi"/>
          </m:rPr>
          <m:t>A</m:t>
        </m:r>
        <m:r>
          <m:rPr>
            <m:sty m:val="bi"/>
          </m:rPr>
          <m:t>B</m:t>
        </m:r>
      </m:oMath>
      <w:del w:id="644" w:author="PR Preview" w:date="2026-01-01T00:00:00Z">
        <w:r>
          <w:delText xml:space="preserve"> </w:delText>
        </w:r>
      </w:del>
      <w:del w:id="645" w:author="PR Preview" w:date="2026-01-01T00:00:00Z">
        <w:r>
          <w:delText xml:space="preserve">and</w:delText>
        </w:r>
      </w:del>
      <w:del w:id="646" w:author="PR Preview" w:date="2026-01-01T00:00:00Z">
        <w:r>
          <w:delText xml:space="preserve"> </w:delText>
        </w:r>
      </w:del>
      <m:oMath>
        <m:r>
          <m:rPr>
            <m:sty m:val="bi"/>
          </m:rPr>
          <m:t>B</m:t>
        </m:r>
        <m:r>
          <m:rPr>
            <m:sty m:val="bi"/>
          </m:rPr>
          <m:t>A</m:t>
        </m:r>
      </m:oMath>
      <w:del w:id="647" w:author="PR Preview" w:date="2026-01-01T00:00:00Z">
        <w:r>
          <w:delText xml:space="preserve"> </w:delText>
        </w:r>
      </w:del>
      <w:del w:id="648" w:author="PR Preview" w:date="2026-01-01T00:00:00Z">
        <w:r>
          <w:delText xml:space="preserve">are both defined,</w:delText>
        </w:r>
      </w:del>
      <w:del w:id="649" w:author="PR Preview" w:date="2026-01-01T00:00:00Z">
        <w:r>
          <w:delText xml:space="preserve"> </w:delText>
        </w:r>
      </w:del>
      <w:del w:id="650" w:author="PR Preview" w:date="2026-01-01T00:00:00Z">
        <w:r>
          <w:delText xml:space="preserve">they are usually different.</w:delText>
        </w:r>
      </w:del>
      <w:del w:id="651" w:author="PR Preview" w:date="2026-01-01T00:00:00Z">
        <w:r>
          <w:delText xml:space="preserve"> </w:delText>
        </w:r>
      </w:del>
      <w:del w:id="652" w:author="PR Preview" w:date="2026-01-01T00:00:00Z">
        <w:r>
          <w:delText xml:space="preserve">For example, with</w:delText>
        </w:r>
      </w:del>
    </w:p>
    <w:p>
      <w:pPr>
        <w:pStyle w:val="FirstParagraph"/>
      </w:pPr>
      <w:ins w:id="653" w:author="PR Preview" w:date="2026-01-01T00:00:00Z">
        <w:r>
          <w:rPr>
            <w:i/>
            <w:iCs/>
          </w:rPr>
          <w:t xml:space="preserve">Remark 11</w:t>
        </w:r>
      </w:ins>
      <w:ins w:id="654" w:author="PR Preview" w:date="2026-01-01T00:00:00Z">
        <w:r>
          <w:t xml:space="preserve"> (Matrix multiplication is not commutative). </w:t>
        </w:r>
      </w:ins>
      <w:ins w:id="655" w:author="PR Preview" w:date="2026-01-01T00:00:00Z">
        <w:r>
          <w:t xml:space="preserve">When</w:t>
        </w:r>
      </w:ins>
      <w:ins w:id="656" w:author="PR Preview" w:date="2026-01-01T00:00:00Z">
        <w:r>
          <w:t xml:space="preserve"> </w:t>
        </w:r>
      </w:ins>
      <m:oMath>
        <m:r>
          <m:rPr>
            <m:sty m:val="bi"/>
          </m:rPr>
          <m:t>A</m:t>
        </m:r>
        <m:r>
          <m:rPr>
            <m:sty m:val="bi"/>
          </m:rPr>
          <m:t>B</m:t>
        </m:r>
      </m:oMath>
      <w:ins w:id="657" w:author="PR Preview" w:date="2026-01-01T00:00:00Z">
        <w:r>
          <w:t xml:space="preserve"> </w:t>
        </w:r>
      </w:ins>
      <w:ins w:id="658" w:author="PR Preview" w:date="2026-01-01T00:00:00Z">
        <w:r>
          <w:t xml:space="preserve">and</w:t>
        </w:r>
      </w:ins>
      <w:ins w:id="659" w:author="PR Preview" w:date="2026-01-01T00:00:00Z">
        <w:r>
          <w:t xml:space="preserve"> </w:t>
        </w:r>
      </w:ins>
      <m:oMath>
        <m:r>
          <m:rPr>
            <m:sty m:val="bi"/>
          </m:rPr>
          <m:t>B</m:t>
        </m:r>
        <m:r>
          <m:rPr>
            <m:sty m:val="bi"/>
          </m:rPr>
          <m:t>A</m:t>
        </m:r>
      </m:oMath>
      <w:ins w:id="660" w:author="PR Preview" w:date="2026-01-01T00:00:00Z">
        <w:r>
          <w:t xml:space="preserve"> </w:t>
        </w:r>
      </w:ins>
      <w:ins w:id="661" w:author="PR Preview" w:date="2026-01-01T00:00:00Z">
        <w:r>
          <w:t xml:space="preserve">are both defined,</w:t>
        </w:r>
      </w:ins>
      <w:ins w:id="662" w:author="PR Preview" w:date="2026-01-01T00:00:00Z">
        <w:r>
          <w:t xml:space="preserve"> </w:t>
        </w:r>
      </w:ins>
      <w:ins w:id="663" w:author="PR Preview" w:date="2026-01-01T00:00:00Z">
        <w:r>
          <w:t xml:space="preserve">they are usually different.</w:t>
        </w:r>
      </w:ins>
      <w:ins w:id="664" w:author="PR Preview" w:date="2026-01-01T00:00:00Z">
        <w:r>
          <w:t xml:space="preserve"> </w:t>
        </w:r>
      </w:ins>
      <w:ins w:id="665" w:author="PR Preview" w:date="2026-01-01T00:00:00Z">
        <w:r>
          <w:t xml:space="preserve">For example, 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del w:id="666" w:author="PR Preview" w:date="2026-01-01T00:00:00Z">
        <w:r>
          <w:rPr>
            <w:b/>
            <w:bCs/>
          </w:rPr>
          <w:delText xml:space="preserve">Example 18 (Dot product as matrix multiplication)</w:delText>
        </w:r>
      </w:del>
      <w:del w:id="667" w:author="PR Preview" w:date="2026-01-01T00:00:00Z">
        <w:r>
          <w:delText xml:space="preserve"> </w:delText>
        </w:r>
      </w:del>
      <w:del w:id="668" w:author="PR Preview" w:date="2026-01-01T00:00:00Z">
        <w:r>
          <w:delText xml:space="preserve">The dot product of two column vectors</w:delText>
        </w:r>
      </w:del>
      <w:del w:id="669" w:author="PR Preview" w:date="2026-01-01T00:00:00Z">
        <w:r>
          <w:delText xml:space="preserve"> </w:delText>
        </w:r>
      </w:del>
      <m:oMath>
        <m:acc>
          <m:accPr>
            <m:chr m:val="̃"/>
          </m:accPr>
          <m:e>
            <m:r>
              <m:t>x</m:t>
            </m:r>
          </m:e>
        </m:acc>
      </m:oMath>
      <w:del w:id="670" w:author="PR Preview" w:date="2026-01-01T00:00:00Z">
        <w:r>
          <w:delText xml:space="preserve"> </w:delText>
        </w:r>
      </w:del>
      <w:del w:id="671" w:author="PR Preview" w:date="2026-01-01T00:00:00Z">
        <w:r>
          <w:delText xml:space="preserve">and</w:delText>
        </w:r>
      </w:del>
      <w:del w:id="672" w:author="PR Preview" w:date="2026-01-01T00:00:00Z">
        <w:r>
          <w:delText xml:space="preserve"> </w:delText>
        </w:r>
      </w:del>
      <m:oMath>
        <m:acc>
          <m:accPr>
            <m:chr m:val="̃"/>
          </m:accPr>
          <m:e>
            <m:r>
              <m:t>β</m:t>
            </m:r>
          </m:e>
        </m:acc>
      </m:oMath>
      <w:del w:id="673" w:author="PR Preview" w:date="2026-01-01T00:00:00Z">
        <w:r>
          <w:delText xml:space="preserve"> </w:delText>
        </w:r>
      </w:del>
      <w:del w:id="674" w:author="PR Preview" w:date="2026-01-01T00:00:00Z">
        <w:r>
          <w:delText xml:space="preserve">can be written as a matrix product of the row vector</w:delText>
        </w:r>
      </w:del>
      <w:del w:id="675" w:author="PR Preview" w:date="2026-01-01T00:00:00Z">
        <w:r>
          <w:delText xml:space="preserve"> </w:delText>
        </w:r>
      </w:del>
      <m:oMath>
        <m:sSup>
          <m:e>
            <m:acc>
              <m:accPr>
                <m:chr m:val="̃"/>
              </m:accPr>
              <m:e>
                <m:r>
                  <m:t>x</m:t>
                </m:r>
              </m:e>
            </m:acc>
          </m:e>
          <m:sup>
            <m:r>
              <m:rPr>
                <m:sty m:val="p"/>
              </m:rPr>
              <m:t>⊤</m:t>
            </m:r>
          </m:sup>
        </m:sSup>
      </m:oMath>
      <w:del w:id="676" w:author="PR Preview" w:date="2026-01-01T00:00:00Z">
        <w:r>
          <w:delText xml:space="preserve"> </w:delText>
        </w:r>
      </w:del>
      <w:del w:id="677" w:author="PR Preview" w:date="2026-01-01T00:00:00Z">
        <w:r>
          <w:delText xml:space="preserve">with the column vector</w:delText>
        </w:r>
      </w:del>
      <w:del w:id="678" w:author="PR Preview" w:date="2026-01-01T00:00:00Z">
        <w:r>
          <w:delText xml:space="preserve"> </w:delText>
        </w:r>
      </w:del>
      <m:oMath>
        <m:acc>
          <m:accPr>
            <m:chr m:val="̃"/>
          </m:accPr>
          <m:e>
            <m:r>
              <m:t>β</m:t>
            </m:r>
          </m:e>
        </m:acc>
      </m:oMath>
      <w:del w:id="679" w:author="PR Preview" w:date="2026-01-01T00:00:00Z">
        <w:r>
          <w:delText xml:space="preserve">:</w:delText>
        </w:r>
      </w:del>
    </w:p>
    <w:p>
      <w:pPr>
        <w:pStyle w:val="BodyText"/>
      </w:pPr>
      <w:ins w:id="680" w:author="PR Preview" w:date="2026-01-01T00:00:00Z">
        <w:r>
          <w:rPr>
            <w:b/>
            <w:bCs/>
          </w:rPr>
          <w:t xml:space="preserve">Example 19 (Dot product as matrix multiplication)</w:t>
        </w:r>
      </w:ins>
      <w:ins w:id="681" w:author="PR Preview" w:date="2026-01-01T00:00:00Z">
        <w:r>
          <w:t xml:space="preserve"> </w:t>
        </w:r>
      </w:ins>
      <w:ins w:id="682" w:author="PR Preview" w:date="2026-01-01T00:00:00Z">
        <w:r>
          <w:t xml:space="preserve">The dot product of two column vectors</w:t>
        </w:r>
      </w:ins>
      <w:ins w:id="683" w:author="PR Preview" w:date="2026-01-01T00:00:00Z">
        <w:r>
          <w:t xml:space="preserve"> </w:t>
        </w:r>
      </w:ins>
      <m:oMath>
        <m:acc>
          <m:accPr>
            <m:chr m:val="̃"/>
          </m:accPr>
          <m:e>
            <m:r>
              <m:t>x</m:t>
            </m:r>
          </m:e>
        </m:acc>
      </m:oMath>
      <w:ins w:id="684" w:author="PR Preview" w:date="2026-01-01T00:00:00Z">
        <w:r>
          <w:t xml:space="preserve"> </w:t>
        </w:r>
      </w:ins>
      <w:ins w:id="685" w:author="PR Preview" w:date="2026-01-01T00:00:00Z">
        <w:r>
          <w:t xml:space="preserve">and</w:t>
        </w:r>
      </w:ins>
      <w:ins w:id="686" w:author="PR Preview" w:date="2026-01-01T00:00:00Z">
        <w:r>
          <w:t xml:space="preserve"> </w:t>
        </w:r>
      </w:ins>
      <m:oMath>
        <m:acc>
          <m:accPr>
            <m:chr m:val="̃"/>
          </m:accPr>
          <m:e>
            <m:r>
              <m:t>β</m:t>
            </m:r>
          </m:e>
        </m:acc>
      </m:oMath>
      <w:ins w:id="687" w:author="PR Preview" w:date="2026-01-01T00:00:00Z">
        <w:r>
          <w:t xml:space="preserve"> </w:t>
        </w:r>
      </w:ins>
      <w:ins w:id="688" w:author="PR Preview" w:date="2026-01-01T00:00:00Z">
        <w:r>
          <w:t xml:space="preserve">can be written as a matrix product of the row vector</w:t>
        </w:r>
      </w:ins>
      <w:ins w:id="689" w:author="PR Preview" w:date="2026-01-01T00:00:00Z">
        <w:r>
          <w:t xml:space="preserve"> </w:t>
        </w:r>
      </w:ins>
      <m:oMath>
        <m:sSup>
          <m:e>
            <m:acc>
              <m:accPr>
                <m:chr m:val="̃"/>
              </m:accPr>
              <m:e>
                <m:r>
                  <m:t>x</m:t>
                </m:r>
              </m:e>
            </m:acc>
          </m:e>
          <m:sup>
            <m:r>
              <m:rPr>
                <m:sty m:val="p"/>
              </m:rPr>
              <m:t>⊤</m:t>
            </m:r>
          </m:sup>
        </m:sSup>
      </m:oMath>
      <w:ins w:id="690" w:author="PR Preview" w:date="2026-01-01T00:00:00Z">
        <w:r>
          <w:t xml:space="preserve"> </w:t>
        </w:r>
      </w:ins>
      <w:ins w:id="691" w:author="PR Preview" w:date="2026-01-01T00:00:00Z">
        <w:r>
          <w:t xml:space="preserve">with the column vector</w:t>
        </w:r>
      </w:ins>
      <w:ins w:id="692" w:author="PR Preview" w:date="2026-01-01T00:00:00Z">
        <w:r>
          <w:t xml:space="preserve"> </w:t>
        </w:r>
      </w:ins>
      <m:oMath>
        <m:acc>
          <m:accPr>
            <m:chr m:val="̃"/>
          </m:accPr>
          <m:e>
            <m:r>
              <m:t>β</m:t>
            </m:r>
          </m:e>
        </m:acc>
      </m:oMath>
      <w:ins w:id="693" w:author="PR Preview" w:date="2026-01-01T00:00:00Z">
        <w:r>
          <w:t xml:space="preserve">:</w:t>
        </w:r>
      </w:ins>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del w:id="694" w:author="PR Preview" w:date="2026-01-01T00:00:00Z">
        <w:r>
          <w:rPr>
            <w:b/>
            <w:bCs/>
          </w:rPr>
          <w:delText xml:space="preserve">Example 19 (Square and not square)</w:delText>
        </w:r>
      </w:del>
      <w:del w:id="69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696" w:author="PR Preview" w:date="2026-01-01T00:00:00Z">
        <w:r>
          <w:delText xml:space="preserve"> </w:delText>
        </w:r>
      </w:del>
      <w:del w:id="697" w:author="PR Preview" w:date="2026-01-01T00:00:00Z">
        <w:r>
          <w:delText xml:space="preserve">is square (</w:delText>
        </w:r>
      </w:del>
      <m:oMath>
        <m:r>
          <m:t>2</m:t>
        </m:r>
      </m:oMath>
      <w:del w:id="698" w:author="PR Preview" w:date="2026-01-01T00:00:00Z">
        <w:r>
          <w:delText xml:space="preserve"> </w:delText>
        </w:r>
      </w:del>
      <w:del w:id="699" w:author="PR Preview" w:date="2026-01-01T00:00:00Z">
        <w:r>
          <w:delText xml:space="preserve">rows,</w:delText>
        </w:r>
      </w:del>
      <w:del w:id="700" w:author="PR Preview" w:date="2026-01-01T00:00:00Z">
        <w:r>
          <w:delText xml:space="preserve"> </w:delText>
        </w:r>
      </w:del>
      <m:oMath>
        <m:r>
          <m:t>2</m:t>
        </m:r>
      </m:oMath>
      <w:del w:id="701" w:author="PR Preview" w:date="2026-01-01T00:00:00Z">
        <w:r>
          <w:delText xml:space="preserve"> </w:delText>
        </w:r>
      </w:del>
      <w:del w:id="702" w:author="PR Preview" w:date="2026-01-01T00:00:00Z">
        <w:r>
          <w:delText xml:space="preserve">columns);</w:delText>
        </w:r>
      </w:del>
      <w:del w:id="70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del w:id="704" w:author="PR Preview" w:date="2026-01-01T00:00:00Z">
        <w:r>
          <w:delText xml:space="preserve"> </w:delText>
        </w:r>
      </w:del>
      <w:del w:id="705" w:author="PR Preview" w:date="2026-01-01T00:00:00Z">
        <w:r>
          <w:delText xml:space="preserve">is not (</w:delText>
        </w:r>
      </w:del>
      <m:oMath>
        <m:r>
          <m:t>2</m:t>
        </m:r>
      </m:oMath>
      <w:del w:id="706" w:author="PR Preview" w:date="2026-01-01T00:00:00Z">
        <w:r>
          <w:delText xml:space="preserve"> </w:delText>
        </w:r>
      </w:del>
      <w:del w:id="707" w:author="PR Preview" w:date="2026-01-01T00:00:00Z">
        <w:r>
          <w:delText xml:space="preserve">rows,</w:delText>
        </w:r>
      </w:del>
      <w:del w:id="708" w:author="PR Preview" w:date="2026-01-01T00:00:00Z">
        <w:r>
          <w:delText xml:space="preserve"> </w:delText>
        </w:r>
      </w:del>
      <m:oMath>
        <m:r>
          <m:t>3</m:t>
        </m:r>
      </m:oMath>
      <w:del w:id="709" w:author="PR Preview" w:date="2026-01-01T00:00:00Z">
        <w:r>
          <w:delText xml:space="preserve"> </w:delText>
        </w:r>
      </w:del>
      <w:del w:id="710" w:author="PR Preview" w:date="2026-01-01T00:00:00Z">
        <w:r>
          <w:delText xml:space="preserve">columns).</w:delText>
        </w:r>
      </w:del>
    </w:p>
    <w:p>
      <w:pPr>
        <w:pStyle w:val="BodyText"/>
      </w:pPr>
      <w:ins w:id="711" w:author="PR Preview" w:date="2026-01-01T00:00:00Z">
        <w:r>
          <w:rPr>
            <w:b/>
            <w:bCs/>
          </w:rPr>
          <w:t xml:space="preserve">Example 20 (Square and not square)</w:t>
        </w:r>
      </w:ins>
      <w:ins w:id="712"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713" w:author="PR Preview" w:date="2026-01-01T00:00:00Z">
        <w:r>
          <w:t xml:space="preserve"> </w:t>
        </w:r>
      </w:ins>
      <w:ins w:id="714" w:author="PR Preview" w:date="2026-01-01T00:00:00Z">
        <w:r>
          <w:t xml:space="preserve">is square (</w:t>
        </w:r>
      </w:ins>
      <m:oMath>
        <m:r>
          <m:t>2</m:t>
        </m:r>
      </m:oMath>
      <w:ins w:id="715" w:author="PR Preview" w:date="2026-01-01T00:00:00Z">
        <w:r>
          <w:t xml:space="preserve"> </w:t>
        </w:r>
      </w:ins>
      <w:ins w:id="716" w:author="PR Preview" w:date="2026-01-01T00:00:00Z">
        <w:r>
          <w:t xml:space="preserve">rows,</w:t>
        </w:r>
      </w:ins>
      <w:ins w:id="717" w:author="PR Preview" w:date="2026-01-01T00:00:00Z">
        <w:r>
          <w:t xml:space="preserve"> </w:t>
        </w:r>
      </w:ins>
      <m:oMath>
        <m:r>
          <m:t>2</m:t>
        </m:r>
      </m:oMath>
      <w:ins w:id="718" w:author="PR Preview" w:date="2026-01-01T00:00:00Z">
        <w:r>
          <w:t xml:space="preserve"> </w:t>
        </w:r>
      </w:ins>
      <w:ins w:id="719" w:author="PR Preview" w:date="2026-01-01T00:00:00Z">
        <w:r>
          <w:t xml:space="preserve">columns);</w:t>
        </w:r>
      </w:ins>
      <w:ins w:id="72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ins w:id="721" w:author="PR Preview" w:date="2026-01-01T00:00:00Z">
        <w:r>
          <w:t xml:space="preserve"> </w:t>
        </w:r>
      </w:ins>
      <w:ins w:id="722" w:author="PR Preview" w:date="2026-01-01T00:00:00Z">
        <w:r>
          <w:t xml:space="preserve">is not (</w:t>
        </w:r>
      </w:ins>
      <m:oMath>
        <m:r>
          <m:t>2</m:t>
        </m:r>
      </m:oMath>
      <w:ins w:id="723" w:author="PR Preview" w:date="2026-01-01T00:00:00Z">
        <w:r>
          <w:t xml:space="preserve"> </w:t>
        </w:r>
      </w:ins>
      <w:ins w:id="724" w:author="PR Preview" w:date="2026-01-01T00:00:00Z">
        <w:r>
          <w:t xml:space="preserve">rows,</w:t>
        </w:r>
      </w:ins>
      <w:ins w:id="725" w:author="PR Preview" w:date="2026-01-01T00:00:00Z">
        <w:r>
          <w:t xml:space="preserve"> </w:t>
        </w:r>
      </w:ins>
      <m:oMath>
        <m:r>
          <m:t>3</m:t>
        </m:r>
      </m:oMath>
      <w:ins w:id="726" w:author="PR Preview" w:date="2026-01-01T00:00:00Z">
        <w:r>
          <w:t xml:space="preserve"> </w:t>
        </w:r>
      </w:ins>
      <w:ins w:id="727" w:author="PR Preview" w:date="2026-01-01T00:00:00Z">
        <w:r>
          <w:t xml:space="preserve">columns).</w:t>
        </w:r>
      </w:ins>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del w:id="728" w:author="PR Preview" w:date="2026-01-01T00:00:00Z">
        <w:r>
          <w:rPr>
            <w:b/>
            <w:bCs/>
          </w:rPr>
          <w:delText xml:space="preserve">Example 20 (Diagonal entries of a square and a non-square matrix)</w:delText>
        </w:r>
      </w:del>
      <w:del w:id="729" w:author="PR Preview" w:date="2026-01-01T00:00:00Z">
        <w:r>
          <w:delText xml:space="preserve"> </w:delText>
        </w:r>
      </w:del>
      <w:del w:id="730" w:author="PR Preview" w:date="2026-01-01T00:00:00Z">
        <w:r>
          <w:delText xml:space="preserve"> </w:delText>
        </w:r>
      </w:del>
    </w:p>
    <w:p>
      <w:pPr>
        <w:pStyle w:val="BodyText"/>
      </w:pPr>
      <w:ins w:id="731" w:author="PR Preview" w:date="2026-01-01T00:00:00Z">
        <w:r>
          <w:rPr>
            <w:b/>
            <w:bCs/>
          </w:rPr>
          <w:t xml:space="preserve">Example 21 (Diagonal entries of a square and a non-square matrix)</w:t>
        </w:r>
      </w:ins>
      <w:ins w:id="732" w:author="PR Preview" w:date="2026-01-01T00:00:00Z">
        <w:r>
          <w:t xml:space="preserve"> </w:t>
        </w:r>
      </w:ins>
      <w:ins w:id="733" w:author="PR Preview" w:date="2026-01-01T00:00:00Z">
        <w:r>
          <w:t xml:space="preserve"> </w:t>
        </w:r>
      </w:ins>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del w:id="734" w:author="PR Preview" w:date="2026-01-01T00:00:00Z">
        <w:r>
          <w:delText xml:space="preserve">Equivalently,</w:delText>
        </w:r>
      </w:del>
      <w:del w:id="735" w:author="PR Preview" w:date="2026-01-01T00:00:00Z">
        <w:r>
          <w:delText xml:space="preserve"> </w:delText>
        </w:r>
      </w:del>
      <w:del w:id="736" w:author="PR Preview" w:date="2026-01-01T00:00:00Z">
        <w:r>
          <w:delText xml:space="preserve">the entries of the identity matrix are given by the</w:delText>
        </w:r>
      </w:del>
      <w:del w:id="737" w:author="PR Preview" w:date="2026-01-01T00:00:00Z">
        <w:r>
          <w:delText xml:space="preserve"> </w:delText>
        </w:r>
      </w:del>
      <w:hyperlink r:id="rId115">
        <w:del w:id="738" w:author="PR Preview" w:date="2026-01-01T00:00:00Z">
          <w:r>
            <w:rPr>
              <w:rStyle w:val="Hyperlink"/>
            </w:rPr>
            <w:delText xml:space="preserve">Kronecker delta</w:delText>
          </w:r>
        </w:del>
      </w:hyperlink>
      <w:del w:id="739" w:author="PR Preview" w:date="2026-01-01T00:00:00Z">
        <w:r>
          <w:delText xml:space="preserve">:</w:delText>
        </w:r>
      </w:del>
      <w:del w:id="740" w:author="PR Preview" w:date="2026-01-01T00:00:00Z">
        <w:r>
          <w:delText xml:space="preserve"> </w:delText>
        </w:r>
      </w:del>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del w:id="741" w:author="PR Preview" w:date="2026-01-01T00:00:00Z">
        <w:r>
          <w:delText xml:space="preserve">.</w:delText>
        </w:r>
      </w:del>
    </w:p>
    <w:p>
      <w:pPr>
        <w:pStyle w:val="BodyText"/>
      </w:pPr>
      <w:del w:id="742" w:author="PR Preview" w:date="2026-01-01T00:00:00Z">
        <w:r>
          <w:rPr>
            <w:b/>
            <w:bCs/>
          </w:rPr>
          <w:delText xml:space="preserve">Example 21 (The</w:delText>
        </w:r>
      </w:del>
      <w:del w:id="743" w:author="PR Preview" w:date="2026-01-01T00:00:00Z">
        <w:r>
          <w:rPr>
            <w:b/>
            <w:bCs/>
          </w:rPr>
          <w:delText xml:space="preserve"> </w:delText>
        </w:r>
      </w:del>
      <m:oMath>
        <m:r>
          <m:t>3</m:t>
        </m:r>
        <m:r>
          <m:rPr>
            <m:sty m:val="p"/>
          </m:rPr>
          <m:t>×</m:t>
        </m:r>
        <m:r>
          <m:t>3</m:t>
        </m:r>
      </m:oMath>
      <w:del w:id="744" w:author="PR Preview" w:date="2026-01-01T00:00:00Z">
        <w:r>
          <w:rPr>
            <w:b/>
            <w:bCs/>
          </w:rPr>
          <w:delText xml:space="preserve"> </w:delText>
        </w:r>
      </w:del>
      <w:del w:id="745" w:author="PR Preview" w:date="2026-01-01T00:00:00Z">
        <w:r>
          <w:rPr>
            <w:b/>
            <w:bCs/>
          </w:rPr>
          <w:delText xml:space="preserve">identity)</w:delText>
        </w:r>
      </w:del>
    </w:p>
    <w:p>
      <w:pPr>
        <w:pStyle w:val="FirstParagraph"/>
      </w:pPr>
      <w:ins w:id="746" w:author="PR Preview" w:date="2026-01-01T00:00:00Z">
        <w:r>
          <w:rPr>
            <w:b/>
            <w:bCs/>
          </w:rPr>
          <w:t xml:space="preserve">Example 22 (The</w:t>
        </w:r>
      </w:ins>
      <w:ins w:id="747" w:author="PR Preview" w:date="2026-01-01T00:00:00Z">
        <w:r>
          <w:rPr>
            <w:b/>
            <w:bCs/>
          </w:rPr>
          <w:t xml:space="preserve"> </w:t>
        </w:r>
      </w:ins>
      <m:oMath>
        <m:r>
          <m:t>3</m:t>
        </m:r>
        <m:r>
          <m:rPr>
            <m:sty m:val="p"/>
          </m:rPr>
          <m:t>×</m:t>
        </m:r>
        <m:r>
          <m:t>3</m:t>
        </m:r>
      </m:oMath>
      <w:ins w:id="748" w:author="PR Preview" w:date="2026-01-01T00:00:00Z">
        <w:r>
          <w:rPr>
            <w:b/>
            <w:bCs/>
          </w:rPr>
          <w:t xml:space="preserve"> </w:t>
        </w:r>
      </w:ins>
      <w:ins w:id="749" w:author="PR Preview" w:date="2026-01-01T00:00:00Z">
        <w:r>
          <w:rPr>
            <w:b/>
            <w:bCs/>
          </w:rPr>
          <w:t xml:space="preserve">identity)</w:t>
        </w:r>
      </w:ins>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ins w:id="750" w:author="PR Preview" w:date="2026-01-01T00:00:00Z">
        <w:r>
          <w:rPr>
            <w:i/>
            <w:iCs/>
          </w:rPr>
          <w:t xml:space="preserve">Remark 12</w:t>
        </w:r>
      </w:ins>
      <w:ins w:id="751" w:author="PR Preview" w:date="2026-01-01T00:00:00Z">
        <w:r>
          <w:t xml:space="preserve"> (The identity matrix and the Kronecker delta). </w:t>
        </w:r>
      </w:ins>
      <w:ins w:id="752" w:author="PR Preview" w:date="2026-01-01T00:00:00Z">
        <w:r>
          <w:t xml:space="preserve">The entries of the identity matrix are given by the</w:t>
        </w:r>
      </w:ins>
      <w:ins w:id="753" w:author="PR Preview" w:date="2026-01-01T00:00:00Z">
        <w:r>
          <w:t xml:space="preserve"> </w:t>
        </w:r>
      </w:ins>
      <w:hyperlink r:id="rId115">
        <w:ins w:id="754" w:author="PR Preview" w:date="2026-01-01T00:00:00Z">
          <w:r>
            <w:rPr>
              <w:rStyle w:val="Hyperlink"/>
            </w:rPr>
            <w:t xml:space="preserve">Kronecker delta</w:t>
          </w:r>
        </w:ins>
      </w:hyperlink>
      <w:ins w:id="755" w:author="PR Preview" w:date="2026-01-01T00:00:00Z">
        <w:r>
          <w:t xml:space="preserve">:</w:t>
        </w:r>
      </w:ins>
      <w:ins w:id="756" w:author="PR Preview" w:date="2026-01-01T00:00:00Z">
        <w:r>
          <w:t xml:space="preserve"> </w:t>
        </w:r>
      </w:ins>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ins w:id="757" w:author="PR Preview" w:date="2026-01-01T00:00:00Z">
        <w:r>
          <w:t xml:space="preserve">.</w:t>
        </w:r>
      </w:ins>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del w:id="758" w:author="PR Preview" w:date="2026-01-01T00:00:00Z">
        <w:r>
          <w:rPr>
            <w:i/>
            <w:iCs/>
          </w:rPr>
          <w:delText xml:space="preserve">Remark 11</w:delText>
        </w:r>
      </w:del>
      <w:del w:id="759" w:author="PR Preview" w:date="2026-01-01T00:00:00Z">
        <w:r>
          <w:delText xml:space="preserve"> (Each entry is a dot product). </w:delText>
        </w:r>
      </w:del>
      <w:del w:id="760" w:author="PR Preview" w:date="2026-01-01T00:00:00Z">
        <w:r>
          <w:delText xml:space="preserve">Matrix-vector multiplication extends the dot product (2):</w:delText>
        </w:r>
      </w:del>
      <w:del w:id="761" w:author="PR Preview" w:date="2026-01-01T00:00:00Z">
        <w:r>
          <w:delText xml:space="preserve"> </w:delText>
        </w:r>
      </w:del>
      <w:del w:id="762" w:author="PR Preview" w:date="2026-01-01T00:00:00Z">
        <w:r>
          <w:delText xml:space="preserve">entry</w:delText>
        </w:r>
      </w:del>
      <w:del w:id="763" w:author="PR Preview" w:date="2026-01-01T00:00:00Z">
        <w:r>
          <w:delText xml:space="preserve"> </w:delText>
        </w:r>
      </w:del>
      <m:oMath>
        <m:r>
          <m:t>i</m:t>
        </m:r>
      </m:oMath>
      <w:del w:id="764" w:author="PR Preview" w:date="2026-01-01T00:00:00Z">
        <w:r>
          <w:delText xml:space="preserve"> </w:delText>
        </w:r>
      </w:del>
      <w:del w:id="765" w:author="PR Preview" w:date="2026-01-01T00:00:00Z">
        <w:r>
          <w:delText xml:space="preserve">of</w:delText>
        </w:r>
      </w:del>
      <w:del w:id="766" w:author="PR Preview" w:date="2026-01-01T00:00:00Z">
        <w:r>
          <w:delText xml:space="preserve"> </w:delText>
        </w:r>
      </w:del>
      <m:oMath>
        <m:r>
          <m:rPr>
            <m:sty m:val="bi"/>
          </m:rPr>
          <m:t>A</m:t>
        </m:r>
        <m:acc>
          <m:accPr>
            <m:chr m:val="̃"/>
          </m:accPr>
          <m:e>
            <m:r>
              <m:t>x</m:t>
            </m:r>
          </m:e>
        </m:acc>
      </m:oMath>
      <w:del w:id="767" w:author="PR Preview" w:date="2026-01-01T00:00:00Z">
        <w:r>
          <w:delText xml:space="preserve"> </w:delText>
        </w:r>
      </w:del>
      <w:del w:id="768" w:author="PR Preview" w:date="2026-01-01T00:00:00Z">
        <w:r>
          <w:delText xml:space="preserve">is the dot product of row</w:delText>
        </w:r>
      </w:del>
      <w:del w:id="769" w:author="PR Preview" w:date="2026-01-01T00:00:00Z">
        <w:r>
          <w:delText xml:space="preserve"> </w:delText>
        </w:r>
      </w:del>
      <m:oMath>
        <m:r>
          <m:t>i</m:t>
        </m:r>
      </m:oMath>
      <w:del w:id="770" w:author="PR Preview" w:date="2026-01-01T00:00:00Z">
        <w:r>
          <w:delText xml:space="preserve"> </w:delText>
        </w:r>
      </w:del>
      <w:del w:id="771" w:author="PR Preview" w:date="2026-01-01T00:00:00Z">
        <w:r>
          <w:delText xml:space="preserve">of</w:delText>
        </w:r>
      </w:del>
      <w:del w:id="772" w:author="PR Preview" w:date="2026-01-01T00:00:00Z">
        <w:r>
          <w:delText xml:space="preserve"> </w:delText>
        </w:r>
      </w:del>
      <m:oMath>
        <m:r>
          <m:rPr>
            <m:sty m:val="bi"/>
          </m:rPr>
          <m:t>A</m:t>
        </m:r>
      </m:oMath>
      <w:del w:id="773" w:author="PR Preview" w:date="2026-01-01T00:00:00Z">
        <w:r>
          <w:delText xml:space="preserve"> </w:delText>
        </w:r>
      </w:del>
      <w:del w:id="774" w:author="PR Preview" w:date="2026-01-01T00:00:00Z">
        <w:r>
          <w:delText xml:space="preserve">with</w:delText>
        </w:r>
      </w:del>
      <w:del w:id="775" w:author="PR Preview" w:date="2026-01-01T00:00:00Z">
        <w:r>
          <w:delText xml:space="preserve"> </w:delText>
        </w:r>
      </w:del>
      <m:oMath>
        <m:acc>
          <m:accPr>
            <m:chr m:val="̃"/>
          </m:accPr>
          <m:e>
            <m:r>
              <m:t>x</m:t>
            </m:r>
          </m:e>
        </m:acc>
      </m:oMath>
      <w:del w:id="776" w:author="PR Preview" w:date="2026-01-01T00:00:00Z">
        <w:r>
          <w:delText xml:space="preserve">.</w:delText>
        </w:r>
      </w:del>
      <w:del w:id="777" w:author="PR Preview" w:date="2026-01-01T00:00:00Z">
        <w:r>
          <w:delText xml:space="preserve"> </w:delText>
        </w:r>
      </w:del>
      <w:del w:id="778" w:author="PR Preview" w:date="2026-01-01T00:00:00Z">
        <w:r>
          <w:delText xml:space="preserve">For example,</w:delText>
        </w:r>
      </w:del>
    </w:p>
    <w:p>
      <w:pPr>
        <w:pStyle w:val="FirstParagraph"/>
      </w:pPr>
      <w:ins w:id="779" w:author="PR Preview" w:date="2026-01-01T00:00:00Z">
        <w:r>
          <w:rPr>
            <w:i/>
            <w:iCs/>
          </w:rPr>
          <w:t xml:space="preserve">Remark 13</w:t>
        </w:r>
      </w:ins>
      <w:ins w:id="780" w:author="PR Preview" w:date="2026-01-01T00:00:00Z">
        <w:r>
          <w:t xml:space="preserve"> (Each entry is a dot product). </w:t>
        </w:r>
      </w:ins>
      <w:ins w:id="781" w:author="PR Preview" w:date="2026-01-01T00:00:00Z">
        <w:r>
          <w:t xml:space="preserve">Matrix-vector multiplication extends the dot product (2):</w:t>
        </w:r>
      </w:ins>
      <w:ins w:id="782" w:author="PR Preview" w:date="2026-01-01T00:00:00Z">
        <w:r>
          <w:t xml:space="preserve"> </w:t>
        </w:r>
      </w:ins>
      <w:ins w:id="783" w:author="PR Preview" w:date="2026-01-01T00:00:00Z">
        <w:r>
          <w:t xml:space="preserve">entry</w:t>
        </w:r>
      </w:ins>
      <w:ins w:id="784" w:author="PR Preview" w:date="2026-01-01T00:00:00Z">
        <w:r>
          <w:t xml:space="preserve"> </w:t>
        </w:r>
      </w:ins>
      <m:oMath>
        <m:r>
          <m:t>i</m:t>
        </m:r>
      </m:oMath>
      <w:ins w:id="785" w:author="PR Preview" w:date="2026-01-01T00:00:00Z">
        <w:r>
          <w:t xml:space="preserve"> </w:t>
        </w:r>
      </w:ins>
      <w:ins w:id="786" w:author="PR Preview" w:date="2026-01-01T00:00:00Z">
        <w:r>
          <w:t xml:space="preserve">of</w:t>
        </w:r>
      </w:ins>
      <w:ins w:id="787" w:author="PR Preview" w:date="2026-01-01T00:00:00Z">
        <w:r>
          <w:t xml:space="preserve"> </w:t>
        </w:r>
      </w:ins>
      <m:oMath>
        <m:r>
          <m:rPr>
            <m:sty m:val="bi"/>
          </m:rPr>
          <m:t>A</m:t>
        </m:r>
        <m:acc>
          <m:accPr>
            <m:chr m:val="̃"/>
          </m:accPr>
          <m:e>
            <m:r>
              <m:t>x</m:t>
            </m:r>
          </m:e>
        </m:acc>
      </m:oMath>
      <w:ins w:id="788" w:author="PR Preview" w:date="2026-01-01T00:00:00Z">
        <w:r>
          <w:t xml:space="preserve"> </w:t>
        </w:r>
      </w:ins>
      <w:ins w:id="789" w:author="PR Preview" w:date="2026-01-01T00:00:00Z">
        <w:r>
          <w:t xml:space="preserve">is the dot product of row</w:t>
        </w:r>
      </w:ins>
      <w:ins w:id="790" w:author="PR Preview" w:date="2026-01-01T00:00:00Z">
        <w:r>
          <w:t xml:space="preserve"> </w:t>
        </w:r>
      </w:ins>
      <m:oMath>
        <m:r>
          <m:t>i</m:t>
        </m:r>
      </m:oMath>
      <w:ins w:id="791" w:author="PR Preview" w:date="2026-01-01T00:00:00Z">
        <w:r>
          <w:t xml:space="preserve"> </w:t>
        </w:r>
      </w:ins>
      <w:ins w:id="792" w:author="PR Preview" w:date="2026-01-01T00:00:00Z">
        <w:r>
          <w:t xml:space="preserve">of</w:t>
        </w:r>
      </w:ins>
      <w:ins w:id="793" w:author="PR Preview" w:date="2026-01-01T00:00:00Z">
        <w:r>
          <w:t xml:space="preserve"> </w:t>
        </w:r>
      </w:ins>
      <m:oMath>
        <m:r>
          <m:rPr>
            <m:sty m:val="bi"/>
          </m:rPr>
          <m:t>A</m:t>
        </m:r>
      </m:oMath>
      <w:ins w:id="794" w:author="PR Preview" w:date="2026-01-01T00:00:00Z">
        <w:r>
          <w:t xml:space="preserve"> </w:t>
        </w:r>
      </w:ins>
      <w:ins w:id="795" w:author="PR Preview" w:date="2026-01-01T00:00:00Z">
        <w:r>
          <w:t xml:space="preserve">with</w:t>
        </w:r>
      </w:ins>
      <w:ins w:id="796" w:author="PR Preview" w:date="2026-01-01T00:00:00Z">
        <w:r>
          <w:t xml:space="preserve"> </w:t>
        </w:r>
      </w:ins>
      <m:oMath>
        <m:acc>
          <m:accPr>
            <m:chr m:val="̃"/>
          </m:accPr>
          <m:e>
            <m:r>
              <m:t>x</m:t>
            </m:r>
          </m:e>
        </m:acc>
      </m:oMath>
      <w:ins w:id="797" w:author="PR Preview" w:date="2026-01-01T00:00:00Z">
        <w:r>
          <w:t xml:space="preserve">.</w:t>
        </w:r>
      </w:ins>
      <w:ins w:id="798" w:author="PR Preview" w:date="2026-01-01T00:00:00Z">
        <w:r>
          <w:t xml:space="preserve"> </w:t>
        </w:r>
      </w:ins>
      <w:ins w:id="799" w:author="PR Preview" w:date="2026-01-01T00:00:00Z">
        <w:r>
          <w:t xml:space="preserve">For example,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del w:id="800" w:author="PR Preview" w:date="2026-01-01T00:00:00Z">
        <w:r>
          <w:rPr>
            <w:b/>
            <w:bCs/>
          </w:rPr>
          <w:delText xml:space="preserve">Example 22 (Two equations in two unknowns)</w:delText>
        </w:r>
      </w:del>
      <w:del w:id="801" w:author="PR Preview" w:date="2026-01-01T00:00:00Z">
        <w:r>
          <w:delText xml:space="preserve"> </w:delText>
        </w:r>
      </w:del>
      <w:del w:id="802" w:author="PR Preview" w:date="2026-01-01T00:00:00Z">
        <w:r>
          <w:delText xml:space="preserve">By</w:delText>
        </w:r>
      </w:del>
      <w:del w:id="803" w:author="PR Preview" w:date="2026-01-01T00:00:00Z">
        <w:r>
          <w:delText xml:space="preserve"> </w:delText>
        </w:r>
      </w:del>
      <w:hyperlink w:anchor="def-matvec-mult">
        <w:del w:id="804" w:author="PR Preview" w:date="2026-01-01T00:00:00Z">
          <w:r>
            <w:rPr>
              <w:rStyle w:val="Hyperlink"/>
            </w:rPr>
            <w:delText xml:space="preserve">Definition 28</w:delText>
          </w:r>
        </w:del>
      </w:hyperlink>
      <w:del w:id="805" w:author="PR Preview" w:date="2026-01-01T00:00:00Z">
        <w:r>
          <w:delText xml:space="preserve">, row</w:delText>
        </w:r>
      </w:del>
      <w:del w:id="806" w:author="PR Preview" w:date="2026-01-01T00:00:00Z">
        <w:r>
          <w:delText xml:space="preserve"> </w:delText>
        </w:r>
      </w:del>
      <m:oMath>
        <m:r>
          <m:t>i</m:t>
        </m:r>
      </m:oMath>
      <w:del w:id="807" w:author="PR Preview" w:date="2026-01-01T00:00:00Z">
        <w:r>
          <w:delText xml:space="preserve"> </w:delText>
        </w:r>
      </w:del>
      <w:del w:id="808" w:author="PR Preview" w:date="2026-01-01T00:00:00Z">
        <w:r>
          <w:delText xml:space="preserve">of</w:delText>
        </w:r>
      </w:del>
      <w:del w:id="809" w:author="PR Preview" w:date="2026-01-01T00:00:00Z">
        <w:r>
          <w:delText xml:space="preserve"> </w:delText>
        </w:r>
      </w:del>
      <m:oMath>
        <m:r>
          <m:rPr>
            <m:sty m:val="bi"/>
          </m:rPr>
          <m:t>A</m:t>
        </m:r>
        <m:acc>
          <m:accPr>
            <m:chr m:val="̃"/>
          </m:accPr>
          <m:e>
            <m:r>
              <m:t>x</m:t>
            </m:r>
          </m:e>
        </m:acc>
        <m:r>
          <m:rPr>
            <m:sty m:val="p"/>
          </m:rPr>
          <m:t>=</m:t>
        </m:r>
        <m:acc>
          <m:accPr>
            <m:chr m:val="̃"/>
          </m:accPr>
          <m:e>
            <m:r>
              <m:t>b</m:t>
            </m:r>
          </m:e>
        </m:acc>
      </m:oMath>
      <w:del w:id="810" w:author="PR Preview" w:date="2026-01-01T00:00:00Z">
        <w:r>
          <w:delText xml:space="preserve"> </w:delText>
        </w:r>
      </w:del>
      <w:del w:id="811" w:author="PR Preview" w:date="2026-01-01T00:00:00Z">
        <w:r>
          <w:delText xml:space="preserve">is the equation</w:delText>
        </w:r>
      </w:del>
      <w:del w:id="812" w:author="PR Preview" w:date="2026-01-01T00:00:00Z">
        <w:r>
          <w:delText xml:space="preserve"> </w:delText>
        </w:r>
      </w:del>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del w:id="813" w:author="PR Preview" w:date="2026-01-01T00:00:00Z">
        <w:r>
          <w:delText xml:space="preserve">.</w:delText>
        </w:r>
      </w:del>
      <w:del w:id="814" w:author="PR Preview" w:date="2026-01-01T00:00:00Z">
        <w:r>
          <w:delText xml:space="preserve"> </w:delText>
        </w:r>
      </w:del>
      <w:del w:id="815" w:author="PR Preview" w:date="2026-01-01T00:00:00Z">
        <w:r>
          <w:delText xml:space="preserve">So the two equations</w:delText>
        </w:r>
      </w:del>
      <w:del w:id="816" w:author="PR Preview" w:date="2026-01-01T00:00:00Z">
        <w:r>
          <w:delText xml:space="preserve"> </w:delText>
        </w:r>
      </w:del>
      <m:oMath>
        <m:sSub>
          <m:e>
            <m:r>
              <m:t>x</m:t>
            </m:r>
          </m:e>
          <m:sub>
            <m:r>
              <m:t>1</m:t>
            </m:r>
          </m:sub>
        </m:sSub>
        <m:r>
          <m:rPr>
            <m:sty m:val="p"/>
          </m:rPr>
          <m:t>+</m:t>
        </m:r>
        <m:r>
          <m:t>2</m:t>
        </m:r>
        <m:sSub>
          <m:e>
            <m:r>
              <m:t>x</m:t>
            </m:r>
          </m:e>
          <m:sub>
            <m:r>
              <m:t>2</m:t>
            </m:r>
          </m:sub>
        </m:sSub>
        <m:r>
          <m:rPr>
            <m:sty m:val="p"/>
          </m:rPr>
          <m:t>=</m:t>
        </m:r>
        <m:r>
          <m:t>5</m:t>
        </m:r>
      </m:oMath>
      <w:del w:id="817" w:author="PR Preview" w:date="2026-01-01T00:00:00Z">
        <w:r>
          <w:delText xml:space="preserve"> </w:delText>
        </w:r>
      </w:del>
      <w:del w:id="818" w:author="PR Preview" w:date="2026-01-01T00:00:00Z">
        <w:r>
          <w:delText xml:space="preserve">and</w:delText>
        </w:r>
      </w:del>
      <w:del w:id="819" w:author="PR Preview" w:date="2026-01-01T00:00:00Z">
        <w:r>
          <w:delText xml:space="preserve"> </w:delText>
        </w:r>
      </w:del>
      <m:oMath>
        <m:r>
          <m:t>3</m:t>
        </m:r>
        <m:sSub>
          <m:e>
            <m:r>
              <m:t>x</m:t>
            </m:r>
          </m:e>
          <m:sub>
            <m:r>
              <m:t>1</m:t>
            </m:r>
          </m:sub>
        </m:sSub>
        <m:r>
          <m:rPr>
            <m:sty m:val="p"/>
          </m:rPr>
          <m:t>+</m:t>
        </m:r>
        <m:r>
          <m:t>4</m:t>
        </m:r>
        <m:sSub>
          <m:e>
            <m:r>
              <m:t>x</m:t>
            </m:r>
          </m:e>
          <m:sub>
            <m:r>
              <m:t>2</m:t>
            </m:r>
          </m:sub>
        </m:sSub>
        <m:r>
          <m:rPr>
            <m:sty m:val="p"/>
          </m:rPr>
          <m:t>=</m:t>
        </m:r>
        <m:r>
          <m:t>6</m:t>
        </m:r>
      </m:oMath>
      <w:del w:id="820" w:author="PR Preview" w:date="2026-01-01T00:00:00Z">
        <w:r>
          <w:delText xml:space="preserve"> </w:delText>
        </w:r>
      </w:del>
      <w:del w:id="821" w:author="PR Preview" w:date="2026-01-01T00:00:00Z">
        <w:r>
          <w:delText xml:space="preserve">form the linear system</w:delText>
        </w:r>
      </w:del>
      <w:del w:id="82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del w:id="823" w:author="PR Preview" w:date="2026-01-01T00:00:00Z">
        <w:r>
          <w:delText xml:space="preserve">.</w:delText>
        </w:r>
      </w:del>
      <w:del w:id="824" w:author="PR Preview" w:date="2026-01-01T00:00:00Z">
        <w:r>
          <w:delText xml:space="preserve"> </w:delText>
        </w:r>
      </w:del>
      <w:del w:id="825" w:author="PR Preview" w:date="2026-01-01T00:00:00Z">
        <w:r>
          <w:delText xml:space="preserve">The vector</w:delText>
        </w:r>
      </w:del>
      <w:del w:id="826" w:author="PR Preview" w:date="2026-01-01T00:00:00Z">
        <w:r>
          <w:delText xml:space="preserve"> </w:delText>
        </w:r>
      </w:del>
      <m:oMath>
        <m:acc>
          <m:accPr>
            <m:chr m:val="̃"/>
          </m:accPr>
          <m:e>
            <m:r>
              <m:t>x</m:t>
            </m:r>
          </m:e>
        </m:acc>
        <m:r>
          <m:rPr>
            <m:sty m:val="p"/>
          </m:rPr>
          <m:t>=</m:t>
        </m:r>
        <m:r>
          <m:rPr>
            <m:sty m:val="p"/>
          </m:rPr>
          <m:t>(</m:t>
        </m:r>
        <m:r>
          <m:rPr>
            <m:sty m:val="p"/>
          </m:rPr>
          <m:t>−</m:t>
        </m:r>
        <m:r>
          <m:t>4</m:t>
        </m:r>
        <m:r>
          <m:rPr>
            <m:sty m:val="p"/>
          </m:rPr>
          <m:t>,</m:t>
        </m:r>
        <m:r>
          <m:t>4.5</m:t>
        </m:r>
        <m:r>
          <m:rPr>
            <m:sty m:val="p"/>
          </m:rPr>
          <m:t>)</m:t>
        </m:r>
      </m:oMath>
      <w:del w:id="827" w:author="PR Preview" w:date="2026-01-01T00:00:00Z">
        <w:r>
          <w:delText xml:space="preserve"> </w:delText>
        </w:r>
      </w:del>
      <w:del w:id="828" w:author="PR Preview" w:date="2026-01-01T00:00:00Z">
        <w:r>
          <w:delText xml:space="preserve">is a solution:</w:delText>
        </w:r>
      </w:del>
    </w:p>
    <w:p>
      <w:pPr>
        <w:pStyle w:val="BodyText"/>
      </w:pPr>
      <w:ins w:id="829" w:author="PR Preview" w:date="2026-01-01T00:00:00Z">
        <w:r>
          <w:rPr>
            <w:b/>
            <w:bCs/>
          </w:rPr>
          <w:t xml:space="preserve">Example 23 (Two equations in two unknowns)</w:t>
        </w:r>
      </w:ins>
      <w:ins w:id="830" w:author="PR Preview" w:date="2026-01-01T00:00:00Z">
        <w:r>
          <w:t xml:space="preserve"> </w:t>
        </w:r>
      </w:ins>
      <w:ins w:id="831" w:author="PR Preview" w:date="2026-01-01T00:00:00Z">
        <w:r>
          <w:t xml:space="preserve">By</w:t>
        </w:r>
      </w:ins>
      <w:ins w:id="832" w:author="PR Preview" w:date="2026-01-01T00:00:00Z">
        <w:r>
          <w:t xml:space="preserve"> </w:t>
        </w:r>
      </w:ins>
      <w:hyperlink w:anchor="def-matvec-mult">
        <w:ins w:id="833" w:author="PR Preview" w:date="2026-01-01T00:00:00Z">
          <w:r>
            <w:rPr>
              <w:rStyle w:val="Hyperlink"/>
            </w:rPr>
            <w:t xml:space="preserve">Definition 28</w:t>
          </w:r>
        </w:ins>
      </w:hyperlink>
      <w:ins w:id="834" w:author="PR Preview" w:date="2026-01-01T00:00:00Z">
        <w:r>
          <w:t xml:space="preserve">, row</w:t>
        </w:r>
      </w:ins>
      <w:ins w:id="835" w:author="PR Preview" w:date="2026-01-01T00:00:00Z">
        <w:r>
          <w:t xml:space="preserve"> </w:t>
        </w:r>
      </w:ins>
      <m:oMath>
        <m:r>
          <m:t>i</m:t>
        </m:r>
      </m:oMath>
      <w:ins w:id="836" w:author="PR Preview" w:date="2026-01-01T00:00:00Z">
        <w:r>
          <w:t xml:space="preserve"> </w:t>
        </w:r>
      </w:ins>
      <w:ins w:id="837" w:author="PR Preview" w:date="2026-01-01T00:00:00Z">
        <w:r>
          <w:t xml:space="preserve">of</w:t>
        </w:r>
      </w:ins>
      <w:ins w:id="838" w:author="PR Preview" w:date="2026-01-01T00:00:00Z">
        <w:r>
          <w:t xml:space="preserve"> </w:t>
        </w:r>
      </w:ins>
      <m:oMath>
        <m:r>
          <m:rPr>
            <m:sty m:val="bi"/>
          </m:rPr>
          <m:t>A</m:t>
        </m:r>
        <m:acc>
          <m:accPr>
            <m:chr m:val="̃"/>
          </m:accPr>
          <m:e>
            <m:r>
              <m:t>x</m:t>
            </m:r>
          </m:e>
        </m:acc>
        <m:r>
          <m:rPr>
            <m:sty m:val="p"/>
          </m:rPr>
          <m:t>=</m:t>
        </m:r>
        <m:acc>
          <m:accPr>
            <m:chr m:val="̃"/>
          </m:accPr>
          <m:e>
            <m:r>
              <m:t>b</m:t>
            </m:r>
          </m:e>
        </m:acc>
      </m:oMath>
      <w:ins w:id="839" w:author="PR Preview" w:date="2026-01-01T00:00:00Z">
        <w:r>
          <w:t xml:space="preserve"> </w:t>
        </w:r>
      </w:ins>
      <w:ins w:id="840" w:author="PR Preview" w:date="2026-01-01T00:00:00Z">
        <w:r>
          <w:t xml:space="preserve">is the equation</w:t>
        </w:r>
      </w:ins>
      <w:ins w:id="841" w:author="PR Preview" w:date="2026-01-01T00:00:00Z">
        <w:r>
          <w:t xml:space="preserve"> </w:t>
        </w:r>
      </w:ins>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ins w:id="842" w:author="PR Preview" w:date="2026-01-01T00:00:00Z">
        <w:r>
          <w:t xml:space="preserve">.</w:t>
        </w:r>
      </w:ins>
      <w:ins w:id="843" w:author="PR Preview" w:date="2026-01-01T00:00:00Z">
        <w:r>
          <w:t xml:space="preserve"> </w:t>
        </w:r>
      </w:ins>
      <w:ins w:id="844" w:author="PR Preview" w:date="2026-01-01T00:00:00Z">
        <w:r>
          <w:t xml:space="preserve">So the two equations</w:t>
        </w:r>
      </w:ins>
      <w:ins w:id="845" w:author="PR Preview" w:date="2026-01-01T00:00:00Z">
        <w:r>
          <w:t xml:space="preserve"> </w:t>
        </w:r>
      </w:ins>
      <m:oMath>
        <m:sSub>
          <m:e>
            <m:r>
              <m:t>x</m:t>
            </m:r>
          </m:e>
          <m:sub>
            <m:r>
              <m:t>1</m:t>
            </m:r>
          </m:sub>
        </m:sSub>
        <m:r>
          <m:rPr>
            <m:sty m:val="p"/>
          </m:rPr>
          <m:t>+</m:t>
        </m:r>
        <m:r>
          <m:t>2</m:t>
        </m:r>
        <m:sSub>
          <m:e>
            <m:r>
              <m:t>x</m:t>
            </m:r>
          </m:e>
          <m:sub>
            <m:r>
              <m:t>2</m:t>
            </m:r>
          </m:sub>
        </m:sSub>
        <m:r>
          <m:rPr>
            <m:sty m:val="p"/>
          </m:rPr>
          <m:t>=</m:t>
        </m:r>
        <m:r>
          <m:t>5</m:t>
        </m:r>
      </m:oMath>
      <w:ins w:id="846" w:author="PR Preview" w:date="2026-01-01T00:00:00Z">
        <w:r>
          <w:t xml:space="preserve"> </w:t>
        </w:r>
      </w:ins>
      <w:ins w:id="847" w:author="PR Preview" w:date="2026-01-01T00:00:00Z">
        <w:r>
          <w:t xml:space="preserve">and</w:t>
        </w:r>
      </w:ins>
      <w:ins w:id="848" w:author="PR Preview" w:date="2026-01-01T00:00:00Z">
        <w:r>
          <w:t xml:space="preserve"> </w:t>
        </w:r>
      </w:ins>
      <m:oMath>
        <m:r>
          <m:t>3</m:t>
        </m:r>
        <m:sSub>
          <m:e>
            <m:r>
              <m:t>x</m:t>
            </m:r>
          </m:e>
          <m:sub>
            <m:r>
              <m:t>1</m:t>
            </m:r>
          </m:sub>
        </m:sSub>
        <m:r>
          <m:rPr>
            <m:sty m:val="p"/>
          </m:rPr>
          <m:t>+</m:t>
        </m:r>
        <m:r>
          <m:t>4</m:t>
        </m:r>
        <m:sSub>
          <m:e>
            <m:r>
              <m:t>x</m:t>
            </m:r>
          </m:e>
          <m:sub>
            <m:r>
              <m:t>2</m:t>
            </m:r>
          </m:sub>
        </m:sSub>
        <m:r>
          <m:rPr>
            <m:sty m:val="p"/>
          </m:rPr>
          <m:t>=</m:t>
        </m:r>
        <m:r>
          <m:t>6</m:t>
        </m:r>
      </m:oMath>
      <w:ins w:id="849" w:author="PR Preview" w:date="2026-01-01T00:00:00Z">
        <w:r>
          <w:t xml:space="preserve"> </w:t>
        </w:r>
      </w:ins>
      <w:ins w:id="850" w:author="PR Preview" w:date="2026-01-01T00:00:00Z">
        <w:r>
          <w:t xml:space="preserve">form the linear system</w:t>
        </w:r>
      </w:ins>
      <w:ins w:id="85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ins w:id="852" w:author="PR Preview" w:date="2026-01-01T00:00:00Z">
        <w:r>
          <w:t xml:space="preserve">.</w:t>
        </w:r>
      </w:ins>
      <w:ins w:id="853" w:author="PR Preview" w:date="2026-01-01T00:00:00Z">
        <w:r>
          <w:t xml:space="preserve"> </w:t>
        </w:r>
      </w:ins>
      <w:ins w:id="854" w:author="PR Preview" w:date="2026-01-01T00:00:00Z">
        <w:r>
          <w:t xml:space="preserve">The vector</w:t>
        </w:r>
      </w:ins>
      <w:ins w:id="855" w:author="PR Preview" w:date="2026-01-01T00:00:00Z">
        <w:r>
          <w:t xml:space="preserve"> </w:t>
        </w:r>
      </w:ins>
      <m:oMath>
        <m:acc>
          <m:accPr>
            <m:chr m:val="̃"/>
          </m:accPr>
          <m:e>
            <m:r>
              <m:t>x</m:t>
            </m:r>
          </m:e>
        </m:acc>
        <m:r>
          <m:rPr>
            <m:sty m:val="p"/>
          </m:rPr>
          <m:t>=</m:t>
        </m:r>
        <m:r>
          <m:rPr>
            <m:sty m:val="p"/>
          </m:rPr>
          <m:t>(</m:t>
        </m:r>
        <m:r>
          <m:rPr>
            <m:sty m:val="p"/>
          </m:rPr>
          <m:t>−</m:t>
        </m:r>
        <m:r>
          <m:t>4</m:t>
        </m:r>
        <m:r>
          <m:rPr>
            <m:sty m:val="p"/>
          </m:rPr>
          <m:t>,</m:t>
        </m:r>
        <m:r>
          <m:t>4.5</m:t>
        </m:r>
        <m:r>
          <m:rPr>
            <m:sty m:val="p"/>
          </m:rPr>
          <m:t>)</m:t>
        </m:r>
      </m:oMath>
      <w:ins w:id="856" w:author="PR Preview" w:date="2026-01-01T00:00:00Z">
        <w:r>
          <w:t xml:space="preserve"> </w:t>
        </w:r>
      </w:ins>
      <w:ins w:id="857" w:author="PR Preview" w:date="2026-01-01T00:00:00Z">
        <w:r>
          <w:t xml:space="preserve">is a solution:</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del w:id="858" w:author="PR Preview" w:date="2026-01-01T00:00:00Z">
        <w:r>
          <w:rPr>
            <w:b/>
            <w:bCs/>
          </w:rPr>
          <w:delText xml:space="preserve">Example 23 (A linear map, and two functions that are not)</w:delText>
        </w:r>
      </w:del>
      <w:del w:id="859" w:author="PR Preview" w:date="2026-01-01T00:00:00Z">
        <w:r>
          <w:delText xml:space="preserve"> </w:delText>
        </w:r>
      </w:del>
      <w:del w:id="860" w:author="PR Preview" w:date="2026-01-01T00:00:00Z">
        <w:r>
          <w:delText xml:space="preserve"> </w:delText>
        </w:r>
      </w:del>
    </w:p>
    <w:p>
      <w:pPr>
        <w:pStyle w:val="FirstParagraph"/>
      </w:pPr>
      <w:ins w:id="861" w:author="PR Preview" w:date="2026-01-01T00:00:00Z">
        <w:r>
          <w:rPr>
            <w:b/>
            <w:bCs/>
          </w:rPr>
          <w:t xml:space="preserve">Example 24 (A linear map, and two functions that are not)</w:t>
        </w:r>
      </w:ins>
      <w:ins w:id="862" w:author="PR Preview" w:date="2026-01-01T00:00:00Z">
        <w:r>
          <w:t xml:space="preserve"> </w:t>
        </w:r>
      </w:ins>
      <w:ins w:id="863" w:author="PR Preview" w:date="2026-01-01T00:00:00Z">
        <w:r>
          <w:t xml:space="preserve"> </w:t>
        </w:r>
      </w:ins>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del w:id="864" w:author="PR Preview" w:date="2026-01-01T00:00:00Z">
        <w:r>
          <w:rPr>
            <w:b/>
            <w:bCs/>
          </w:rPr>
          <w:delText xml:space="preserve">Example 24 (A linear operator, and a linear map that is not one)</w:delText>
        </w:r>
      </w:del>
      <w:del w:id="865" w:author="PR Preview" w:date="2026-01-01T00:00:00Z">
        <w:r>
          <w:delText xml:space="preserve"> </w:delText>
        </w:r>
      </w:del>
      <w:del w:id="866" w:author="PR Preview" w:date="2026-01-01T00:00:00Z">
        <w:r>
          <w:delText xml:space="preserve">The map</w:delText>
        </w:r>
      </w:del>
      <w:del w:id="867" w:author="PR Preview" w:date="2026-01-01T00:00:00Z">
        <w:r>
          <w:delText xml:space="preserve"> </w:delText>
        </w:r>
      </w:del>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868" w:author="PR Preview" w:date="2026-01-01T00:00:00Z">
        <w:r>
          <w:delText xml:space="preserve"> </w:delText>
        </w:r>
      </w:del>
      <w:del w:id="869" w:author="PR Preview" w:date="2026-01-01T00:00:00Z">
        <w:r>
          <w:delText xml:space="preserve">from</w:delText>
        </w:r>
      </w:del>
      <w:del w:id="870" w:author="PR Preview" w:date="2026-01-01T00:00:00Z">
        <w:r>
          <w:delText xml:space="preserve"> </w:delText>
        </w:r>
      </w:del>
      <w:hyperlink w:anchor="exm-linear-map">
        <w:del w:id="871" w:author="PR Preview" w:date="2026-01-01T00:00:00Z">
          <w:r>
            <w:rPr>
              <w:rStyle w:val="Hyperlink"/>
            </w:rPr>
            <w:delText xml:space="preserve">Example 23</w:delText>
          </w:r>
        </w:del>
      </w:hyperlink>
      <w:del w:id="872" w:author="PR Preview" w:date="2026-01-01T00:00:00Z">
        <w:r>
          <w:delText xml:space="preserve"> </w:delText>
        </w:r>
      </w:del>
      <w:del w:id="873" w:author="PR Preview" w:date="2026-01-01T00:00:00Z">
        <w:r>
          <w:delText xml:space="preserve">sends</w:delText>
        </w:r>
      </w:del>
      <w:del w:id="874" w:author="PR Preview" w:date="2026-01-01T00:00:00Z">
        <w:r>
          <w:delText xml:space="preserve"> </w:delText>
        </w:r>
      </w:del>
      <m:oMath>
        <m:sSup>
          <m:e>
            <m:r>
              <m:rPr>
                <m:scr m:val="double-struck"/>
                <m:sty m:val="p"/>
              </m:rPr>
              <m:t>R</m:t>
            </m:r>
          </m:e>
          <m:sup>
            <m:r>
              <m:t>2</m:t>
            </m:r>
          </m:sup>
        </m:sSup>
      </m:oMath>
      <w:del w:id="875" w:author="PR Preview" w:date="2026-01-01T00:00:00Z">
        <w:r>
          <w:delText xml:space="preserve"> </w:delText>
        </w:r>
      </w:del>
      <w:del w:id="876" w:author="PR Preview" w:date="2026-01-01T00:00:00Z">
        <w:r>
          <w:delText xml:space="preserve">to</w:delText>
        </w:r>
      </w:del>
      <w:del w:id="877" w:author="PR Preview" w:date="2026-01-01T00:00:00Z">
        <w:r>
          <w:delText xml:space="preserve"> </w:delText>
        </w:r>
      </w:del>
      <m:oMath>
        <m:sSup>
          <m:e>
            <m:r>
              <m:rPr>
                <m:scr m:val="double-struck"/>
                <m:sty m:val="p"/>
              </m:rPr>
              <m:t>R</m:t>
            </m:r>
          </m:e>
          <m:sup>
            <m:r>
              <m:t>2</m:t>
            </m:r>
          </m:sup>
        </m:sSup>
      </m:oMath>
      <w:del w:id="878" w:author="PR Preview" w:date="2026-01-01T00:00:00Z">
        <w:r>
          <w:delText xml:space="preserve">, so it is a linear operator on</w:delText>
        </w:r>
      </w:del>
      <w:del w:id="879" w:author="PR Preview" w:date="2026-01-01T00:00:00Z">
        <w:r>
          <w:delText xml:space="preserve"> </w:delText>
        </w:r>
      </w:del>
      <m:oMath>
        <m:sSup>
          <m:e>
            <m:r>
              <m:rPr>
                <m:scr m:val="double-struck"/>
                <m:sty m:val="p"/>
              </m:rPr>
              <m:t>R</m:t>
            </m:r>
          </m:e>
          <m:sup>
            <m:r>
              <m:t>2</m:t>
            </m:r>
          </m:sup>
        </m:sSup>
      </m:oMath>
      <w:del w:id="880" w:author="PR Preview" w:date="2026-01-01T00:00:00Z">
        <w:r>
          <w:delText xml:space="preserve">.</w:delText>
        </w:r>
      </w:del>
      <w:del w:id="881" w:author="PR Preview" w:date="2026-01-01T00:00:00Z">
        <w:r>
          <w:delText xml:space="preserve"> </w:delText>
        </w:r>
      </w:del>
      <w:del w:id="882" w:author="PR Preview" w:date="2026-01-01T00:00:00Z">
        <w:r>
          <w:delText xml:space="preserve">The linear map</w:delText>
        </w:r>
      </w:del>
      <w:del w:id="883" w:author="PR Preview" w:date="2026-01-01T00:00:00Z">
        <w:r>
          <w:delText xml:space="preserve"> </w:delText>
        </w:r>
      </w:del>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del w:id="884" w:author="PR Preview" w:date="2026-01-01T00:00:00Z">
        <w:r>
          <w:delText xml:space="preserve"> </w:delText>
        </w:r>
      </w:del>
      <w:del w:id="885" w:author="PR Preview" w:date="2026-01-01T00:00:00Z">
        <w:r>
          <w:delText xml:space="preserve">sends</w:delText>
        </w:r>
      </w:del>
      <w:del w:id="886" w:author="PR Preview" w:date="2026-01-01T00:00:00Z">
        <w:r>
          <w:delText xml:space="preserve"> </w:delText>
        </w:r>
      </w:del>
      <m:oMath>
        <m:sSup>
          <m:e>
            <m:r>
              <m:rPr>
                <m:scr m:val="double-struck"/>
                <m:sty m:val="p"/>
              </m:rPr>
              <m:t>R</m:t>
            </m:r>
          </m:e>
          <m:sup>
            <m:r>
              <m:t>2</m:t>
            </m:r>
          </m:sup>
        </m:sSup>
      </m:oMath>
      <w:del w:id="887" w:author="PR Preview" w:date="2026-01-01T00:00:00Z">
        <w:r>
          <w:delText xml:space="preserve"> </w:delText>
        </w:r>
      </w:del>
      <w:del w:id="888" w:author="PR Preview" w:date="2026-01-01T00:00:00Z">
        <w:r>
          <w:delText xml:space="preserve">to</w:delText>
        </w:r>
      </w:del>
      <w:del w:id="889" w:author="PR Preview" w:date="2026-01-01T00:00:00Z">
        <w:r>
          <w:delText xml:space="preserve"> </w:delText>
        </w:r>
      </w:del>
      <m:oMath>
        <m:r>
          <m:rPr>
            <m:scr m:val="double-struck"/>
            <m:sty m:val="p"/>
          </m:rPr>
          <m:t>R</m:t>
        </m:r>
      </m:oMath>
      <w:del w:id="890" w:author="PR Preview" w:date="2026-01-01T00:00:00Z">
        <w:r>
          <w:delText xml:space="preserve">,</w:delText>
        </w:r>
      </w:del>
      <w:del w:id="891" w:author="PR Preview" w:date="2026-01-01T00:00:00Z">
        <w:r>
          <w:delText xml:space="preserve"> </w:delText>
        </w:r>
      </w:del>
      <w:del w:id="892" w:author="PR Preview" w:date="2026-01-01T00:00:00Z">
        <w:r>
          <w:delText xml:space="preserve">so it is linear but not an operator:</w:delText>
        </w:r>
      </w:del>
      <w:del w:id="893" w:author="PR Preview" w:date="2026-01-01T00:00:00Z">
        <w:r>
          <w:delText xml:space="preserve"> </w:delText>
        </w:r>
      </w:del>
      <w:del w:id="894" w:author="PR Preview" w:date="2026-01-01T00:00:00Z">
        <w:r>
          <w:delText xml:space="preserve">its outputs have length</w:delText>
        </w:r>
      </w:del>
      <w:del w:id="895" w:author="PR Preview" w:date="2026-01-01T00:00:00Z">
        <w:r>
          <w:delText xml:space="preserve"> </w:delText>
        </w:r>
      </w:del>
      <m:oMath>
        <m:r>
          <m:t>1</m:t>
        </m:r>
      </m:oMath>
      <w:del w:id="896" w:author="PR Preview" w:date="2026-01-01T00:00:00Z">
        <w:r>
          <w:delText xml:space="preserve">, not</w:delText>
        </w:r>
      </w:del>
      <w:del w:id="897" w:author="PR Preview" w:date="2026-01-01T00:00:00Z">
        <w:r>
          <w:delText xml:space="preserve"> </w:delText>
        </w:r>
      </w:del>
      <m:oMath>
        <m:r>
          <m:t>2</m:t>
        </m:r>
      </m:oMath>
      <w:del w:id="898" w:author="PR Preview" w:date="2026-01-01T00:00:00Z">
        <w:r>
          <w:delText xml:space="preserve">.</w:delText>
        </w:r>
      </w:del>
    </w:p>
    <w:p>
      <w:pPr>
        <w:pStyle w:val="BodyText"/>
      </w:pPr>
      <w:ins w:id="899" w:author="PR Preview" w:date="2026-01-01T00:00:00Z">
        <w:r>
          <w:rPr>
            <w:b/>
            <w:bCs/>
          </w:rPr>
          <w:t xml:space="preserve">Example 25 (A linear operator, and a linear map that is not one)</w:t>
        </w:r>
      </w:ins>
      <w:ins w:id="900" w:author="PR Preview" w:date="2026-01-01T00:00:00Z">
        <w:r>
          <w:t xml:space="preserve"> </w:t>
        </w:r>
      </w:ins>
      <w:ins w:id="901" w:author="PR Preview" w:date="2026-01-01T00:00:00Z">
        <w:r>
          <w:t xml:space="preserve">The map</w:t>
        </w:r>
      </w:ins>
      <w:ins w:id="902" w:author="PR Preview" w:date="2026-01-01T00:00:00Z">
        <w:r>
          <w:t xml:space="preserve"> </w:t>
        </w:r>
      </w:ins>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ins w:id="903" w:author="PR Preview" w:date="2026-01-01T00:00:00Z">
        <w:r>
          <w:t xml:space="preserve"> </w:t>
        </w:r>
      </w:ins>
      <w:ins w:id="904" w:author="PR Preview" w:date="2026-01-01T00:00:00Z">
        <w:r>
          <w:t xml:space="preserve">from</w:t>
        </w:r>
      </w:ins>
      <w:ins w:id="905" w:author="PR Preview" w:date="2026-01-01T00:00:00Z">
        <w:r>
          <w:t xml:space="preserve"> </w:t>
        </w:r>
      </w:ins>
      <w:hyperlink w:anchor="exm-linear-map">
        <w:ins w:id="906" w:author="PR Preview" w:date="2026-01-01T00:00:00Z">
          <w:r>
            <w:rPr>
              <w:rStyle w:val="Hyperlink"/>
            </w:rPr>
            <w:t xml:space="preserve">Example 24</w:t>
          </w:r>
        </w:ins>
      </w:hyperlink>
      <w:ins w:id="907" w:author="PR Preview" w:date="2026-01-01T00:00:00Z">
        <w:r>
          <w:t xml:space="preserve"> </w:t>
        </w:r>
      </w:ins>
      <w:ins w:id="908" w:author="PR Preview" w:date="2026-01-01T00:00:00Z">
        <w:r>
          <w:t xml:space="preserve">sends</w:t>
        </w:r>
      </w:ins>
      <w:ins w:id="909" w:author="PR Preview" w:date="2026-01-01T00:00:00Z">
        <w:r>
          <w:t xml:space="preserve"> </w:t>
        </w:r>
      </w:ins>
      <m:oMath>
        <m:sSup>
          <m:e>
            <m:r>
              <m:rPr>
                <m:scr m:val="double-struck"/>
                <m:sty m:val="p"/>
              </m:rPr>
              <m:t>R</m:t>
            </m:r>
          </m:e>
          <m:sup>
            <m:r>
              <m:t>2</m:t>
            </m:r>
          </m:sup>
        </m:sSup>
      </m:oMath>
      <w:ins w:id="910" w:author="PR Preview" w:date="2026-01-01T00:00:00Z">
        <w:r>
          <w:t xml:space="preserve"> </w:t>
        </w:r>
      </w:ins>
      <w:ins w:id="911" w:author="PR Preview" w:date="2026-01-01T00:00:00Z">
        <w:r>
          <w:t xml:space="preserve">to</w:t>
        </w:r>
      </w:ins>
      <w:ins w:id="912" w:author="PR Preview" w:date="2026-01-01T00:00:00Z">
        <w:r>
          <w:t xml:space="preserve"> </w:t>
        </w:r>
      </w:ins>
      <m:oMath>
        <m:sSup>
          <m:e>
            <m:r>
              <m:rPr>
                <m:scr m:val="double-struck"/>
                <m:sty m:val="p"/>
              </m:rPr>
              <m:t>R</m:t>
            </m:r>
          </m:e>
          <m:sup>
            <m:r>
              <m:t>2</m:t>
            </m:r>
          </m:sup>
        </m:sSup>
      </m:oMath>
      <w:ins w:id="913" w:author="PR Preview" w:date="2026-01-01T00:00:00Z">
        <w:r>
          <w:t xml:space="preserve">, so it is a linear operator on</w:t>
        </w:r>
      </w:ins>
      <w:ins w:id="914" w:author="PR Preview" w:date="2026-01-01T00:00:00Z">
        <w:r>
          <w:t xml:space="preserve"> </w:t>
        </w:r>
      </w:ins>
      <m:oMath>
        <m:sSup>
          <m:e>
            <m:r>
              <m:rPr>
                <m:scr m:val="double-struck"/>
                <m:sty m:val="p"/>
              </m:rPr>
              <m:t>R</m:t>
            </m:r>
          </m:e>
          <m:sup>
            <m:r>
              <m:t>2</m:t>
            </m:r>
          </m:sup>
        </m:sSup>
      </m:oMath>
      <w:ins w:id="915" w:author="PR Preview" w:date="2026-01-01T00:00:00Z">
        <w:r>
          <w:t xml:space="preserve">.</w:t>
        </w:r>
      </w:ins>
      <w:ins w:id="916" w:author="PR Preview" w:date="2026-01-01T00:00:00Z">
        <w:r>
          <w:t xml:space="preserve"> </w:t>
        </w:r>
      </w:ins>
      <w:ins w:id="917" w:author="PR Preview" w:date="2026-01-01T00:00:00Z">
        <w:r>
          <w:t xml:space="preserve">The linear map</w:t>
        </w:r>
      </w:ins>
      <w:ins w:id="918" w:author="PR Preview" w:date="2026-01-01T00:00:00Z">
        <w:r>
          <w:t xml:space="preserve"> </w:t>
        </w:r>
      </w:ins>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ins w:id="919" w:author="PR Preview" w:date="2026-01-01T00:00:00Z">
        <w:r>
          <w:t xml:space="preserve"> </w:t>
        </w:r>
      </w:ins>
      <w:ins w:id="920" w:author="PR Preview" w:date="2026-01-01T00:00:00Z">
        <w:r>
          <w:t xml:space="preserve">sends</w:t>
        </w:r>
      </w:ins>
      <w:ins w:id="921" w:author="PR Preview" w:date="2026-01-01T00:00:00Z">
        <w:r>
          <w:t xml:space="preserve"> </w:t>
        </w:r>
      </w:ins>
      <m:oMath>
        <m:sSup>
          <m:e>
            <m:r>
              <m:rPr>
                <m:scr m:val="double-struck"/>
                <m:sty m:val="p"/>
              </m:rPr>
              <m:t>R</m:t>
            </m:r>
          </m:e>
          <m:sup>
            <m:r>
              <m:t>2</m:t>
            </m:r>
          </m:sup>
        </m:sSup>
      </m:oMath>
      <w:ins w:id="922" w:author="PR Preview" w:date="2026-01-01T00:00:00Z">
        <w:r>
          <w:t xml:space="preserve"> </w:t>
        </w:r>
      </w:ins>
      <w:ins w:id="923" w:author="PR Preview" w:date="2026-01-01T00:00:00Z">
        <w:r>
          <w:t xml:space="preserve">to</w:t>
        </w:r>
      </w:ins>
      <w:ins w:id="924" w:author="PR Preview" w:date="2026-01-01T00:00:00Z">
        <w:r>
          <w:t xml:space="preserve"> </w:t>
        </w:r>
      </w:ins>
      <m:oMath>
        <m:r>
          <m:rPr>
            <m:scr m:val="double-struck"/>
            <m:sty m:val="p"/>
          </m:rPr>
          <m:t>R</m:t>
        </m:r>
      </m:oMath>
      <w:ins w:id="925" w:author="PR Preview" w:date="2026-01-01T00:00:00Z">
        <w:r>
          <w:t xml:space="preserve">,</w:t>
        </w:r>
      </w:ins>
      <w:ins w:id="926" w:author="PR Preview" w:date="2026-01-01T00:00:00Z">
        <w:r>
          <w:t xml:space="preserve"> </w:t>
        </w:r>
      </w:ins>
      <w:ins w:id="927" w:author="PR Preview" w:date="2026-01-01T00:00:00Z">
        <w:r>
          <w:t xml:space="preserve">so it is linear but not an operator:</w:t>
        </w:r>
      </w:ins>
      <w:ins w:id="928" w:author="PR Preview" w:date="2026-01-01T00:00:00Z">
        <w:r>
          <w:t xml:space="preserve"> </w:t>
        </w:r>
      </w:ins>
      <w:ins w:id="929" w:author="PR Preview" w:date="2026-01-01T00:00:00Z">
        <w:r>
          <w:t xml:space="preserve">its outputs have length</w:t>
        </w:r>
      </w:ins>
      <w:ins w:id="930" w:author="PR Preview" w:date="2026-01-01T00:00:00Z">
        <w:r>
          <w:t xml:space="preserve"> </w:t>
        </w:r>
      </w:ins>
      <m:oMath>
        <m:r>
          <m:t>1</m:t>
        </m:r>
      </m:oMath>
      <w:ins w:id="931" w:author="PR Preview" w:date="2026-01-01T00:00:00Z">
        <w:r>
          <w:t xml:space="preserve">, not</w:t>
        </w:r>
      </w:ins>
      <w:ins w:id="932" w:author="PR Preview" w:date="2026-01-01T00:00:00Z">
        <w:r>
          <w:t xml:space="preserve"> </w:t>
        </w:r>
      </w:ins>
      <m:oMath>
        <m:r>
          <m:t>2</m:t>
        </m:r>
      </m:oMath>
      <w:ins w:id="933" w:author="PR Preview" w:date="2026-01-01T00:00:00Z">
        <w:r>
          <w:t xml:space="preserve">.</w:t>
        </w:r>
      </w:ins>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del w:id="934" w:author="PR Preview" w:date="2026-01-01T00:00:00Z">
        <w:r>
          <w:rPr>
            <w:b/>
            <w:bCs/>
          </w:rPr>
          <w:delText xml:space="preserve">Example 25 (Ruling out linearity at zero)</w:delText>
        </w:r>
      </w:del>
      <w:del w:id="935" w:author="PR Preview" w:date="2026-01-01T00:00:00Z">
        <w:r>
          <w:delText xml:space="preserve"> </w:delText>
        </w:r>
      </w:del>
      <w:del w:id="936" w:author="PR Preview" w:date="2026-01-01T00:00:00Z">
        <w:r>
          <w:delText xml:space="preserve">In</w:delText>
        </w:r>
      </w:del>
      <w:del w:id="937" w:author="PR Preview" w:date="2026-01-01T00:00:00Z">
        <w:r>
          <w:delText xml:space="preserve"> </w:delText>
        </w:r>
      </w:del>
      <w:hyperlink w:anchor="exm-linear-map">
        <w:del w:id="938" w:author="PR Preview" w:date="2026-01-01T00:00:00Z">
          <w:r>
            <w:rPr>
              <w:rStyle w:val="Hyperlink"/>
            </w:rPr>
            <w:delText xml:space="preserve">Example 23</w:delText>
          </w:r>
        </w:del>
      </w:hyperlink>
      <w:del w:id="939" w:author="PR Preview" w:date="2026-01-01T00:00:00Z">
        <w:r>
          <w:delText xml:space="preserve">,</w:delText>
        </w:r>
      </w:del>
      <w:del w:id="940" w:author="PR Preview" w:date="2026-01-01T00:00:00Z">
        <w:r>
          <w:delText xml:space="preserve"> </w:delText>
        </w:r>
      </w:del>
      <m:oMath>
        <m:r>
          <m:t>g</m:t>
        </m:r>
        <m:r>
          <m:rPr>
            <m:sty m:val="p"/>
          </m:rPr>
          <m:t>(</m:t>
        </m:r>
        <m:r>
          <m:t>x</m:t>
        </m:r>
        <m:r>
          <m:rPr>
            <m:sty m:val="p"/>
          </m:rPr>
          <m:t>)</m:t>
        </m:r>
        <m:r>
          <m:rPr>
            <m:sty m:val="p"/>
          </m:rPr>
          <m:t>=</m:t>
        </m:r>
        <m:r>
          <m:t>x</m:t>
        </m:r>
        <m:r>
          <m:rPr>
            <m:sty m:val="p"/>
          </m:rPr>
          <m:t>+</m:t>
        </m:r>
        <m:r>
          <m:t>1</m:t>
        </m:r>
      </m:oMath>
      <w:del w:id="941" w:author="PR Preview" w:date="2026-01-01T00:00:00Z">
        <w:r>
          <w:delText xml:space="preserve"> </w:delText>
        </w:r>
      </w:del>
      <w:del w:id="942" w:author="PR Preview" w:date="2026-01-01T00:00:00Z">
        <w:r>
          <w:delText xml:space="preserve">has</w:delText>
        </w:r>
      </w:del>
      <w:del w:id="943" w:author="PR Preview" w:date="2026-01-01T00:00:00Z">
        <w:r>
          <w:delText xml:space="preserve"> </w:delText>
        </w:r>
      </w:del>
      <m:oMath>
        <m:r>
          <m:t>g</m:t>
        </m:r>
        <m:r>
          <m:rPr>
            <m:sty m:val="p"/>
          </m:rPr>
          <m:t>(</m:t>
        </m:r>
        <m:r>
          <m:t>0</m:t>
        </m:r>
        <m:r>
          <m:rPr>
            <m:sty m:val="p"/>
          </m:rPr>
          <m:t>)</m:t>
        </m:r>
        <m:r>
          <m:rPr>
            <m:sty m:val="p"/>
          </m:rPr>
          <m:t>=</m:t>
        </m:r>
        <m:r>
          <m:t>1</m:t>
        </m:r>
        <m:r>
          <m:rPr>
            <m:sty m:val="p"/>
          </m:rPr>
          <m:t>≠</m:t>
        </m:r>
        <m:r>
          <m:t>0</m:t>
        </m:r>
      </m:oMath>
      <w:del w:id="944" w:author="PR Preview" w:date="2026-01-01T00:00:00Z">
        <w:r>
          <w:delText xml:space="preserve">,</w:delText>
        </w:r>
      </w:del>
      <w:del w:id="945" w:author="PR Preview" w:date="2026-01-01T00:00:00Z">
        <w:r>
          <w:delText xml:space="preserve"> </w:delText>
        </w:r>
      </w:del>
      <w:del w:id="946" w:author="PR Preview" w:date="2026-01-01T00:00:00Z">
        <w:r>
          <w:delText xml:space="preserve">so by</w:delText>
        </w:r>
      </w:del>
      <w:del w:id="947" w:author="PR Preview" w:date="2026-01-01T00:00:00Z">
        <w:r>
          <w:delText xml:space="preserve"> </w:delText>
        </w:r>
      </w:del>
      <w:hyperlink w:anchor="thm-linear-map-zero">
        <w:del w:id="948" w:author="PR Preview" w:date="2026-01-01T00:00:00Z">
          <w:r>
            <w:rPr>
              <w:rStyle w:val="Hyperlink"/>
            </w:rPr>
            <w:delText xml:space="preserve">Theorem 11</w:delText>
          </w:r>
        </w:del>
      </w:hyperlink>
      <w:del w:id="949" w:author="PR Preview" w:date="2026-01-01T00:00:00Z">
        <w:r>
          <w:delText xml:space="preserve"> </w:delText>
        </w:r>
      </w:del>
      <w:del w:id="950" w:author="PR Preview" w:date="2026-01-01T00:00:00Z">
        <w:r>
          <w:delText xml:space="preserve">it is not linear,</w:delText>
        </w:r>
      </w:del>
      <w:del w:id="951" w:author="PR Preview" w:date="2026-01-01T00:00:00Z">
        <w:r>
          <w:delText xml:space="preserve"> </w:delText>
        </w:r>
      </w:del>
      <w:del w:id="952" w:author="PR Preview" w:date="2026-01-01T00:00:00Z">
        <w:r>
          <w:delText xml:space="preserve">without checking additivity or homogeneity.</w:delText>
        </w:r>
      </w:del>
    </w:p>
    <w:p>
      <w:pPr>
        <w:pStyle w:val="FirstParagraph"/>
      </w:pPr>
      <w:ins w:id="953" w:author="PR Preview" w:date="2026-01-01T00:00:00Z">
        <w:r>
          <w:rPr>
            <w:b/>
            <w:bCs/>
          </w:rPr>
          <w:t xml:space="preserve">Example 26 (Ruling out linearity at zero)</w:t>
        </w:r>
      </w:ins>
      <w:ins w:id="954" w:author="PR Preview" w:date="2026-01-01T00:00:00Z">
        <w:r>
          <w:t xml:space="preserve"> </w:t>
        </w:r>
      </w:ins>
      <w:ins w:id="955" w:author="PR Preview" w:date="2026-01-01T00:00:00Z">
        <w:r>
          <w:t xml:space="preserve">In</w:t>
        </w:r>
      </w:ins>
      <w:ins w:id="956" w:author="PR Preview" w:date="2026-01-01T00:00:00Z">
        <w:r>
          <w:t xml:space="preserve"> </w:t>
        </w:r>
      </w:ins>
      <w:hyperlink w:anchor="exm-linear-map">
        <w:ins w:id="957" w:author="PR Preview" w:date="2026-01-01T00:00:00Z">
          <w:r>
            <w:rPr>
              <w:rStyle w:val="Hyperlink"/>
            </w:rPr>
            <w:t xml:space="preserve">Example 24</w:t>
          </w:r>
        </w:ins>
      </w:hyperlink>
      <w:ins w:id="958" w:author="PR Preview" w:date="2026-01-01T00:00:00Z">
        <w:r>
          <w:t xml:space="preserve">,</w:t>
        </w:r>
      </w:ins>
      <w:ins w:id="959" w:author="PR Preview" w:date="2026-01-01T00:00:00Z">
        <w:r>
          <w:t xml:space="preserve"> </w:t>
        </w:r>
      </w:ins>
      <m:oMath>
        <m:r>
          <m:t>g</m:t>
        </m:r>
        <m:r>
          <m:rPr>
            <m:sty m:val="p"/>
          </m:rPr>
          <m:t>(</m:t>
        </m:r>
        <m:r>
          <m:t>x</m:t>
        </m:r>
        <m:r>
          <m:rPr>
            <m:sty m:val="p"/>
          </m:rPr>
          <m:t>)</m:t>
        </m:r>
        <m:r>
          <m:rPr>
            <m:sty m:val="p"/>
          </m:rPr>
          <m:t>=</m:t>
        </m:r>
        <m:r>
          <m:t>x</m:t>
        </m:r>
        <m:r>
          <m:rPr>
            <m:sty m:val="p"/>
          </m:rPr>
          <m:t>+</m:t>
        </m:r>
        <m:r>
          <m:t>1</m:t>
        </m:r>
      </m:oMath>
      <w:ins w:id="960" w:author="PR Preview" w:date="2026-01-01T00:00:00Z">
        <w:r>
          <w:t xml:space="preserve"> </w:t>
        </w:r>
      </w:ins>
      <w:ins w:id="961" w:author="PR Preview" w:date="2026-01-01T00:00:00Z">
        <w:r>
          <w:t xml:space="preserve">has</w:t>
        </w:r>
      </w:ins>
      <w:ins w:id="962" w:author="PR Preview" w:date="2026-01-01T00:00:00Z">
        <w:r>
          <w:t xml:space="preserve"> </w:t>
        </w:r>
      </w:ins>
      <m:oMath>
        <m:r>
          <m:t>g</m:t>
        </m:r>
        <m:r>
          <m:rPr>
            <m:sty m:val="p"/>
          </m:rPr>
          <m:t>(</m:t>
        </m:r>
        <m:r>
          <m:t>0</m:t>
        </m:r>
        <m:r>
          <m:rPr>
            <m:sty m:val="p"/>
          </m:rPr>
          <m:t>)</m:t>
        </m:r>
        <m:r>
          <m:rPr>
            <m:sty m:val="p"/>
          </m:rPr>
          <m:t>=</m:t>
        </m:r>
        <m:r>
          <m:t>1</m:t>
        </m:r>
        <m:r>
          <m:rPr>
            <m:sty m:val="p"/>
          </m:rPr>
          <m:t>≠</m:t>
        </m:r>
        <m:r>
          <m:t>0</m:t>
        </m:r>
      </m:oMath>
      <w:ins w:id="963" w:author="PR Preview" w:date="2026-01-01T00:00:00Z">
        <w:r>
          <w:t xml:space="preserve">,</w:t>
        </w:r>
      </w:ins>
      <w:ins w:id="964" w:author="PR Preview" w:date="2026-01-01T00:00:00Z">
        <w:r>
          <w:t xml:space="preserve"> </w:t>
        </w:r>
      </w:ins>
      <w:ins w:id="965" w:author="PR Preview" w:date="2026-01-01T00:00:00Z">
        <w:r>
          <w:t xml:space="preserve">so by</w:t>
        </w:r>
      </w:ins>
      <w:ins w:id="966" w:author="PR Preview" w:date="2026-01-01T00:00:00Z">
        <w:r>
          <w:t xml:space="preserve"> </w:t>
        </w:r>
      </w:ins>
      <w:hyperlink w:anchor="thm-linear-map-zero">
        <w:ins w:id="967" w:author="PR Preview" w:date="2026-01-01T00:00:00Z">
          <w:r>
            <w:rPr>
              <w:rStyle w:val="Hyperlink"/>
            </w:rPr>
            <w:t xml:space="preserve">Theorem 11</w:t>
          </w:r>
        </w:ins>
      </w:hyperlink>
      <w:ins w:id="968" w:author="PR Preview" w:date="2026-01-01T00:00:00Z">
        <w:r>
          <w:t xml:space="preserve"> </w:t>
        </w:r>
      </w:ins>
      <w:ins w:id="969" w:author="PR Preview" w:date="2026-01-01T00:00:00Z">
        <w:r>
          <w:t xml:space="preserve">it is not linear,</w:t>
        </w:r>
      </w:ins>
      <w:ins w:id="970" w:author="PR Preview" w:date="2026-01-01T00:00:00Z">
        <w:r>
          <w:t xml:space="preserve"> </w:t>
        </w:r>
      </w:ins>
      <w:ins w:id="971" w:author="PR Preview" w:date="2026-01-01T00:00:00Z">
        <w:r>
          <w:t xml:space="preserve">without checking additivity or homogeneity.</w:t>
        </w:r>
      </w:ins>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del w:id="972" w:author="PR Preview" w:date="2026-01-01T00:00:00Z">
        <w:r>
          <w:rPr>
            <w:b/>
            <w:bCs/>
          </w:rPr>
          <w:delText xml:space="preserve">Example 26 (Finding the matrix of a linear map)</w:delText>
        </w:r>
      </w:del>
      <w:del w:id="973" w:author="PR Preview" w:date="2026-01-01T00:00:00Z">
        <w:r>
          <w:delText xml:space="preserve"> </w:delText>
        </w:r>
      </w:del>
      <w:del w:id="974" w:author="PR Preview" w:date="2026-01-01T00:00:00Z">
        <w:r>
          <w:delText xml:space="preserve">For</w:delText>
        </w:r>
      </w:del>
      <w:del w:id="975" w:author="PR Preview" w:date="2026-01-01T00:00:00Z">
        <w:r>
          <w:delText xml:space="preserve"> </w:delText>
        </w:r>
      </w:del>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976" w:author="PR Preview" w:date="2026-01-01T00:00:00Z">
        <w:r>
          <w:delText xml:space="preserve"> </w:delText>
        </w:r>
      </w:del>
      <w:del w:id="977" w:author="PR Preview" w:date="2026-01-01T00:00:00Z">
        <w:r>
          <w:delText xml:space="preserve">from</w:delText>
        </w:r>
      </w:del>
      <w:del w:id="978" w:author="PR Preview" w:date="2026-01-01T00:00:00Z">
        <w:r>
          <w:delText xml:space="preserve"> </w:delText>
        </w:r>
      </w:del>
      <w:hyperlink w:anchor="exm-linear-map">
        <w:del w:id="979" w:author="PR Preview" w:date="2026-01-01T00:00:00Z">
          <w:r>
            <w:rPr>
              <w:rStyle w:val="Hyperlink"/>
            </w:rPr>
            <w:delText xml:space="preserve">Example 23</w:delText>
          </w:r>
        </w:del>
      </w:hyperlink>
      <w:del w:id="980" w:author="PR Preview" w:date="2026-01-01T00:00:00Z">
        <w:r>
          <w:delText xml:space="preserve">,</w:delText>
        </w:r>
      </w:del>
      <w:del w:id="981" w:author="PR Preview" w:date="2026-01-01T00:00:00Z">
        <w:r>
          <w:delText xml:space="preserve"> </w:delText>
        </w:r>
      </w:del>
      <w:del w:id="982" w:author="PR Preview" w:date="2026-01-01T00:00:00Z">
        <w:r>
          <w:delText xml:space="preserve">the values of</w:delText>
        </w:r>
      </w:del>
      <w:del w:id="983" w:author="PR Preview" w:date="2026-01-01T00:00:00Z">
        <w:r>
          <w:delText xml:space="preserve"> </w:delText>
        </w:r>
      </w:del>
      <m:oMath>
        <m:r>
          <m:t>f</m:t>
        </m:r>
      </m:oMath>
      <w:del w:id="984" w:author="PR Preview" w:date="2026-01-01T00:00:00Z">
        <w:r>
          <w:delText xml:space="preserve"> </w:delText>
        </w:r>
      </w:del>
      <w:del w:id="985" w:author="PR Preview" w:date="2026-01-01T00:00:00Z">
        <w:r>
          <w:delText xml:space="preserve">at the indicator vectors are</w:delText>
        </w:r>
      </w:del>
    </w:p>
    <w:p>
      <w:pPr>
        <w:pStyle w:val="BodyText"/>
      </w:pPr>
      <w:ins w:id="986" w:author="PR Preview" w:date="2026-01-01T00:00:00Z">
        <w:r>
          <w:rPr>
            <w:b/>
            <w:bCs/>
          </w:rPr>
          <w:t xml:space="preserve">Example 27 (Finding the matrix of a linear map)</w:t>
        </w:r>
      </w:ins>
      <w:ins w:id="987" w:author="PR Preview" w:date="2026-01-01T00:00:00Z">
        <w:r>
          <w:t xml:space="preserve"> </w:t>
        </w:r>
      </w:ins>
      <w:ins w:id="988" w:author="PR Preview" w:date="2026-01-01T00:00:00Z">
        <w:r>
          <w:t xml:space="preserve">For</w:t>
        </w:r>
      </w:ins>
      <w:ins w:id="989" w:author="PR Preview" w:date="2026-01-01T00:00:00Z">
        <w:r>
          <w:t xml:space="preserve"> </w:t>
        </w:r>
      </w:ins>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ins w:id="990" w:author="PR Preview" w:date="2026-01-01T00:00:00Z">
        <w:r>
          <w:t xml:space="preserve"> </w:t>
        </w:r>
      </w:ins>
      <w:ins w:id="991" w:author="PR Preview" w:date="2026-01-01T00:00:00Z">
        <w:r>
          <w:t xml:space="preserve">from</w:t>
        </w:r>
      </w:ins>
      <w:ins w:id="992" w:author="PR Preview" w:date="2026-01-01T00:00:00Z">
        <w:r>
          <w:t xml:space="preserve"> </w:t>
        </w:r>
      </w:ins>
      <w:hyperlink w:anchor="exm-linear-map">
        <w:ins w:id="993" w:author="PR Preview" w:date="2026-01-01T00:00:00Z">
          <w:r>
            <w:rPr>
              <w:rStyle w:val="Hyperlink"/>
            </w:rPr>
            <w:t xml:space="preserve">Example 24</w:t>
          </w:r>
        </w:ins>
      </w:hyperlink>
      <w:ins w:id="994" w:author="PR Preview" w:date="2026-01-01T00:00:00Z">
        <w:r>
          <w:t xml:space="preserve">,</w:t>
        </w:r>
      </w:ins>
      <w:ins w:id="995" w:author="PR Preview" w:date="2026-01-01T00:00:00Z">
        <w:r>
          <w:t xml:space="preserve"> </w:t>
        </w:r>
      </w:ins>
      <w:ins w:id="996" w:author="PR Preview" w:date="2026-01-01T00:00:00Z">
        <w:r>
          <w:t xml:space="preserve">the values of</w:t>
        </w:r>
      </w:ins>
      <w:ins w:id="997" w:author="PR Preview" w:date="2026-01-01T00:00:00Z">
        <w:r>
          <w:t xml:space="preserve"> </w:t>
        </w:r>
      </w:ins>
      <m:oMath>
        <m:r>
          <m:t>f</m:t>
        </m:r>
      </m:oMath>
      <w:ins w:id="998" w:author="PR Preview" w:date="2026-01-01T00:00:00Z">
        <w:r>
          <w:t xml:space="preserve"> </w:t>
        </w:r>
      </w:ins>
      <w:ins w:id="999" w:author="PR Preview" w:date="2026-01-01T00:00:00Z">
        <w:r>
          <w:t xml:space="preserve">at the indicator vectors are</w:t>
        </w:r>
      </w:ins>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del w:id="1000" w:author="PR Preview" w:date="2026-01-01T00:00:00Z">
        <w:r>
          <w:rPr>
            <w:b/>
            <w:bCs/>
          </w:rPr>
          <w:delText xml:space="preserve">Example 27 (A linear function from</w:delText>
        </w:r>
      </w:del>
      <w:del w:id="1001" w:author="PR Preview" w:date="2026-01-01T00:00:00Z">
        <w:r>
          <w:rPr>
            <w:b/>
            <w:bCs/>
          </w:rPr>
          <w:delText xml:space="preserve"> </w:delText>
        </w:r>
      </w:del>
      <m:oMath>
        <m:sSup>
          <m:e>
            <m:r>
              <m:rPr>
                <m:scr m:val="double-struck"/>
                <m:sty m:val="p"/>
              </m:rPr>
              <m:t>R</m:t>
            </m:r>
          </m:e>
          <m:sup>
            <m:r>
              <m:t>2</m:t>
            </m:r>
          </m:sup>
        </m:sSup>
      </m:oMath>
      <w:del w:id="1002" w:author="PR Preview" w:date="2026-01-01T00:00:00Z">
        <w:r>
          <w:rPr>
            <w:b/>
            <w:bCs/>
          </w:rPr>
          <w:delText xml:space="preserve"> </w:delText>
        </w:r>
      </w:del>
      <w:del w:id="1003" w:author="PR Preview" w:date="2026-01-01T00:00:00Z">
        <w:r>
          <w:rPr>
            <w:b/>
            <w:bCs/>
          </w:rPr>
          <w:delText xml:space="preserve">to</w:delText>
        </w:r>
      </w:del>
      <w:del w:id="1004" w:author="PR Preview" w:date="2026-01-01T00:00:00Z">
        <w:r>
          <w:rPr>
            <w:b/>
            <w:bCs/>
          </w:rPr>
          <w:delText xml:space="preserve"> </w:delText>
        </w:r>
      </w:del>
      <m:oMath>
        <m:r>
          <m:rPr>
            <m:scr m:val="double-struck"/>
            <m:sty m:val="p"/>
          </m:rPr>
          <m:t>R</m:t>
        </m:r>
      </m:oMath>
      <w:del w:id="1005" w:author="PR Preview" w:date="2026-01-01T00:00:00Z">
        <w:r>
          <w:rPr>
            <w:b/>
            <w:bCs/>
          </w:rPr>
          <w:delText xml:space="preserve">)</w:delText>
        </w:r>
      </w:del>
      <w:del w:id="1006" w:author="PR Preview" w:date="2026-01-01T00:00:00Z">
        <w:r>
          <w:delText xml:space="preserve"> </w:delText>
        </w:r>
      </w:del>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del w:id="1007" w:author="PR Preview" w:date="2026-01-01T00:00:00Z">
        <w:r>
          <w:delText xml:space="preserve"> </w:delText>
        </w:r>
      </w:del>
      <w:del w:id="1008" w:author="PR Preview" w:date="2026-01-01T00:00:00Z">
        <w:r>
          <w:delText xml:space="preserve">is</w:delText>
        </w:r>
      </w:del>
      <w:del w:id="1009" w:author="PR Preview" w:date="2026-01-01T00:00:00Z">
        <w:r>
          <w:delText xml:space="preserve"> </w:delText>
        </w:r>
      </w:del>
      <m:oMath>
        <m:acc>
          <m:accPr>
            <m:chr m:val="̃"/>
          </m:accPr>
          <m:e>
            <m:r>
              <m:t>w</m:t>
            </m:r>
          </m:e>
        </m:acc>
        <m:r>
          <m:rPr>
            <m:sty m:val="p"/>
          </m:rPr>
          <m:t>⋅</m:t>
        </m:r>
        <m:acc>
          <m:accPr>
            <m:chr m:val="̃"/>
          </m:accPr>
          <m:e>
            <m:r>
              <m:t>x</m:t>
            </m:r>
          </m:e>
        </m:acc>
      </m:oMath>
      <w:del w:id="1010" w:author="PR Preview" w:date="2026-01-01T00:00:00Z">
        <w:r>
          <w:delText xml:space="preserve"> </w:delText>
        </w:r>
      </w:del>
      <w:del w:id="1011" w:author="PR Preview" w:date="2026-01-01T00:00:00Z">
        <w:r>
          <w:delText xml:space="preserve">with</w:delText>
        </w:r>
      </w:del>
      <w:del w:id="1012" w:author="PR Preview" w:date="2026-01-01T00:00:00Z">
        <w:r>
          <w:delText xml:space="preserve"> </w:delText>
        </w:r>
      </w:del>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del w:id="1013" w:author="PR Preview" w:date="2026-01-01T00:00:00Z">
        <w:r>
          <w:delText xml:space="preserve">,</w:delText>
        </w:r>
      </w:del>
      <w:del w:id="1014" w:author="PR Preview" w:date="2026-01-01T00:00:00Z">
        <w:r>
          <w:delText xml:space="preserve"> </w:delText>
        </w:r>
      </w:del>
      <w:del w:id="1015" w:author="PR Preview" w:date="2026-01-01T00:00:00Z">
        <w:r>
          <w:delText xml:space="preserve">so it is linear by</w:delText>
        </w:r>
      </w:del>
      <w:del w:id="1016" w:author="PR Preview" w:date="2026-01-01T00:00:00Z">
        <w:r>
          <w:delText xml:space="preserve"> </w:delText>
        </w:r>
      </w:del>
      <w:hyperlink w:anchor="cor-linear-scalar">
        <w:del w:id="1017" w:author="PR Preview" w:date="2026-01-01T00:00:00Z">
          <w:r>
            <w:rPr>
              <w:rStyle w:val="Hyperlink"/>
            </w:rPr>
            <w:delText xml:space="preserve">Corollary 1</w:delText>
          </w:r>
        </w:del>
      </w:hyperlink>
      <w:del w:id="1018" w:author="PR Preview" w:date="2026-01-01T00:00:00Z">
        <w:r>
          <w:delText xml:space="preserve">.</w:delText>
        </w:r>
      </w:del>
      <w:del w:id="1019" w:author="PR Preview" w:date="2026-01-01T00:00:00Z">
        <w:r>
          <w:delText xml:space="preserve"> </w:delText>
        </w:r>
      </w:del>
      <w:del w:id="1020" w:author="PR Preview" w:date="2026-01-01T00:00:00Z">
        <w:r>
          <w:delText xml:space="preserve">The entries of</w:delText>
        </w:r>
      </w:del>
      <w:del w:id="1021" w:author="PR Preview" w:date="2026-01-01T00:00:00Z">
        <w:r>
          <w:delText xml:space="preserve"> </w:delText>
        </w:r>
      </w:del>
      <m:oMath>
        <m:acc>
          <m:accPr>
            <m:chr m:val="̃"/>
          </m:accPr>
          <m:e>
            <m:r>
              <m:t>w</m:t>
            </m:r>
          </m:e>
        </m:acc>
      </m:oMath>
      <w:del w:id="1022" w:author="PR Preview" w:date="2026-01-01T00:00:00Z">
        <w:r>
          <w:delText xml:space="preserve"> </w:delText>
        </w:r>
      </w:del>
      <w:del w:id="1023" w:author="PR Preview" w:date="2026-01-01T00:00:00Z">
        <w:r>
          <w:delText xml:space="preserve">are the values at the indicator vectors:</w:delText>
        </w:r>
      </w:del>
    </w:p>
    <w:p>
      <w:pPr>
        <w:pStyle w:val="BodyText"/>
      </w:pPr>
      <w:ins w:id="1024" w:author="PR Preview" w:date="2026-01-01T00:00:00Z">
        <w:r>
          <w:rPr>
            <w:b/>
            <w:bCs/>
          </w:rPr>
          <w:t xml:space="preserve">Example 28 (A linear function from</w:t>
        </w:r>
      </w:ins>
      <w:ins w:id="1025" w:author="PR Preview" w:date="2026-01-01T00:00:00Z">
        <w:r>
          <w:rPr>
            <w:b/>
            <w:bCs/>
          </w:rPr>
          <w:t xml:space="preserve"> </w:t>
        </w:r>
      </w:ins>
      <m:oMath>
        <m:sSup>
          <m:e>
            <m:r>
              <m:rPr>
                <m:scr m:val="double-struck"/>
                <m:sty m:val="p"/>
              </m:rPr>
              <m:t>R</m:t>
            </m:r>
          </m:e>
          <m:sup>
            <m:r>
              <m:t>2</m:t>
            </m:r>
          </m:sup>
        </m:sSup>
      </m:oMath>
      <w:ins w:id="1026" w:author="PR Preview" w:date="2026-01-01T00:00:00Z">
        <w:r>
          <w:rPr>
            <w:b/>
            <w:bCs/>
          </w:rPr>
          <w:t xml:space="preserve"> </w:t>
        </w:r>
      </w:ins>
      <w:ins w:id="1027" w:author="PR Preview" w:date="2026-01-01T00:00:00Z">
        <w:r>
          <w:rPr>
            <w:b/>
            <w:bCs/>
          </w:rPr>
          <w:t xml:space="preserve">to</w:t>
        </w:r>
      </w:ins>
      <w:ins w:id="1028" w:author="PR Preview" w:date="2026-01-01T00:00:00Z">
        <w:r>
          <w:rPr>
            <w:b/>
            <w:bCs/>
          </w:rPr>
          <w:t xml:space="preserve"> </w:t>
        </w:r>
      </w:ins>
      <m:oMath>
        <m:r>
          <m:rPr>
            <m:scr m:val="double-struck"/>
            <m:sty m:val="p"/>
          </m:rPr>
          <m:t>R</m:t>
        </m:r>
      </m:oMath>
      <w:ins w:id="1029" w:author="PR Preview" w:date="2026-01-01T00:00:00Z">
        <w:r>
          <w:rPr>
            <w:b/>
            <w:bCs/>
          </w:rPr>
          <w:t xml:space="preserve">)</w:t>
        </w:r>
      </w:ins>
      <w:ins w:id="1030" w:author="PR Preview" w:date="2026-01-01T00:00:00Z">
        <w:r>
          <w:t xml:space="preserve"> </w:t>
        </w:r>
      </w:ins>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ins w:id="1031" w:author="PR Preview" w:date="2026-01-01T00:00:00Z">
        <w:r>
          <w:t xml:space="preserve"> </w:t>
        </w:r>
      </w:ins>
      <w:ins w:id="1032" w:author="PR Preview" w:date="2026-01-01T00:00:00Z">
        <w:r>
          <w:t xml:space="preserve">is</w:t>
        </w:r>
      </w:ins>
      <w:ins w:id="1033" w:author="PR Preview" w:date="2026-01-01T00:00:00Z">
        <w:r>
          <w:t xml:space="preserve"> </w:t>
        </w:r>
      </w:ins>
      <m:oMath>
        <m:acc>
          <m:accPr>
            <m:chr m:val="̃"/>
          </m:accPr>
          <m:e>
            <m:r>
              <m:t>w</m:t>
            </m:r>
          </m:e>
        </m:acc>
        <m:r>
          <m:rPr>
            <m:sty m:val="p"/>
          </m:rPr>
          <m:t>⋅</m:t>
        </m:r>
        <m:acc>
          <m:accPr>
            <m:chr m:val="̃"/>
          </m:accPr>
          <m:e>
            <m:r>
              <m:t>x</m:t>
            </m:r>
          </m:e>
        </m:acc>
      </m:oMath>
      <w:ins w:id="1034" w:author="PR Preview" w:date="2026-01-01T00:00:00Z">
        <w:r>
          <w:t xml:space="preserve"> </w:t>
        </w:r>
      </w:ins>
      <w:ins w:id="1035" w:author="PR Preview" w:date="2026-01-01T00:00:00Z">
        <w:r>
          <w:t xml:space="preserve">with</w:t>
        </w:r>
      </w:ins>
      <w:ins w:id="1036" w:author="PR Preview" w:date="2026-01-01T00:00:00Z">
        <w:r>
          <w:t xml:space="preserve"> </w:t>
        </w:r>
      </w:ins>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ins w:id="1037" w:author="PR Preview" w:date="2026-01-01T00:00:00Z">
        <w:r>
          <w:t xml:space="preserve">,</w:t>
        </w:r>
      </w:ins>
      <w:ins w:id="1038" w:author="PR Preview" w:date="2026-01-01T00:00:00Z">
        <w:r>
          <w:t xml:space="preserve"> </w:t>
        </w:r>
      </w:ins>
      <w:ins w:id="1039" w:author="PR Preview" w:date="2026-01-01T00:00:00Z">
        <w:r>
          <w:t xml:space="preserve">so it is linear by</w:t>
        </w:r>
      </w:ins>
      <w:ins w:id="1040" w:author="PR Preview" w:date="2026-01-01T00:00:00Z">
        <w:r>
          <w:t xml:space="preserve"> </w:t>
        </w:r>
      </w:ins>
      <w:hyperlink w:anchor="cor-linear-scalar">
        <w:ins w:id="1041" w:author="PR Preview" w:date="2026-01-01T00:00:00Z">
          <w:r>
            <w:rPr>
              <w:rStyle w:val="Hyperlink"/>
            </w:rPr>
            <w:t xml:space="preserve">Corollary 1</w:t>
          </w:r>
        </w:ins>
      </w:hyperlink>
      <w:ins w:id="1042" w:author="PR Preview" w:date="2026-01-01T00:00:00Z">
        <w:r>
          <w:t xml:space="preserve">.</w:t>
        </w:r>
      </w:ins>
      <w:ins w:id="1043" w:author="PR Preview" w:date="2026-01-01T00:00:00Z">
        <w:r>
          <w:t xml:space="preserve"> </w:t>
        </w:r>
      </w:ins>
      <w:ins w:id="1044" w:author="PR Preview" w:date="2026-01-01T00:00:00Z">
        <w:r>
          <w:t xml:space="preserve">The entries of</w:t>
        </w:r>
      </w:ins>
      <w:ins w:id="1045" w:author="PR Preview" w:date="2026-01-01T00:00:00Z">
        <w:r>
          <w:t xml:space="preserve"> </w:t>
        </w:r>
      </w:ins>
      <m:oMath>
        <m:acc>
          <m:accPr>
            <m:chr m:val="̃"/>
          </m:accPr>
          <m:e>
            <m:r>
              <m:t>w</m:t>
            </m:r>
          </m:e>
        </m:acc>
      </m:oMath>
      <w:ins w:id="1046" w:author="PR Preview" w:date="2026-01-01T00:00:00Z">
        <w:r>
          <w:t xml:space="preserve"> </w:t>
        </w:r>
      </w:ins>
      <w:ins w:id="1047" w:author="PR Preview" w:date="2026-01-01T00:00:00Z">
        <w:r>
          <w:t xml:space="preserve">are the values at the indicator vectors:</w:t>
        </w:r>
      </w:ins>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del w:id="1048" w:author="PR Preview" w:date="2026-01-01T00:00:00Z">
        <w:r>
          <w:delText xml:space="preserve">It moves every point by the same vector</w:delText>
        </w:r>
      </w:del>
      <w:del w:id="1049" w:author="PR Preview" w:date="2026-01-01T00:00:00Z">
        <w:r>
          <w:delText xml:space="preserve"> </w:delText>
        </w:r>
      </w:del>
      <m:oMath>
        <m:acc>
          <m:accPr>
            <m:chr m:val="̃"/>
          </m:accPr>
          <m:e>
            <m:r>
              <m:t>b</m:t>
            </m:r>
          </m:e>
        </m:acc>
      </m:oMath>
      <w:del w:id="1050" w:author="PR Preview" w:date="2026-01-01T00:00:00Z">
        <w:r>
          <w:delText xml:space="preserve">.</w:delText>
        </w:r>
      </w:del>
    </w:p>
    <w:p>
      <w:pPr>
        <w:pStyle w:val="BodyText"/>
      </w:pPr>
      <w:del w:id="1051" w:author="PR Preview" w:date="2026-01-01T00:00:00Z">
        <w:r>
          <w:rPr>
            <w:b/>
            <w:bCs/>
          </w:rPr>
          <w:delText xml:space="preserve">Example 28 (Translating two points)</w:delText>
        </w:r>
      </w:del>
      <w:del w:id="1052" w:author="PR Preview" w:date="2026-01-01T00:00:00Z">
        <w:r>
          <w:delText xml:space="preserve"> </w:delText>
        </w:r>
      </w:del>
      <w:del w:id="1053" w:author="PR Preview" w:date="2026-01-01T00:00:00Z">
        <w:r>
          <w:delText xml:space="preserve">The translation by</w:delText>
        </w:r>
      </w:del>
      <w:del w:id="1054" w:author="PR Preview" w:date="2026-01-01T00:00:00Z">
        <w:r>
          <w:delText xml:space="preserve"> </w:delText>
        </w:r>
      </w:del>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del w:id="1055" w:author="PR Preview" w:date="2026-01-01T00:00:00Z">
        <w:r>
          <w:delText xml:space="preserve"> </w:delText>
        </w:r>
      </w:del>
      <w:del w:id="1056" w:author="PR Preview" w:date="2026-01-01T00:00:00Z">
        <w:r>
          <w:delText xml:space="preserve">sends</w:delText>
        </w:r>
      </w:del>
    </w:p>
    <w:p>
      <w:pPr>
        <w:pStyle w:val="FirstParagraph"/>
      </w:pPr>
      <w:ins w:id="1057" w:author="PR Preview" w:date="2026-01-01T00:00:00Z">
        <w:r>
          <w:rPr>
            <w:b/>
            <w:bCs/>
          </w:rPr>
          <w:t xml:space="preserve">Example 29 (Translating two points)</w:t>
        </w:r>
      </w:ins>
      <w:ins w:id="1058" w:author="PR Preview" w:date="2026-01-01T00:00:00Z">
        <w:r>
          <w:t xml:space="preserve"> </w:t>
        </w:r>
      </w:ins>
      <w:ins w:id="1059" w:author="PR Preview" w:date="2026-01-01T00:00:00Z">
        <w:r>
          <w:t xml:space="preserve">The translation by</w:t>
        </w:r>
      </w:ins>
      <w:ins w:id="1060" w:author="PR Preview" w:date="2026-01-01T00:00:00Z">
        <w:r>
          <w:t xml:space="preserve"> </w:t>
        </w:r>
      </w:ins>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ins w:id="1061" w:author="PR Preview" w:date="2026-01-01T00:00:00Z">
        <w:r>
          <w:t xml:space="preserve"> </w:t>
        </w:r>
      </w:ins>
      <w:ins w:id="1062" w:author="PR Preview" w:date="2026-01-01T00:00:00Z">
        <w:r>
          <w:t xml:space="preserve">sends</w:t>
        </w:r>
      </w:ins>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ins w:id="1063" w:author="PR Preview" w:date="2026-01-01T00:00:00Z">
        <w:r>
          <w:rPr>
            <w:i/>
            <w:iCs/>
          </w:rPr>
          <w:t xml:space="preserve">Remark 14</w:t>
        </w:r>
      </w:ins>
      <w:ins w:id="1064" w:author="PR Preview" w:date="2026-01-01T00:00:00Z">
        <w:r>
          <w:t xml:space="preserve"> (A translation moves every point by the same vector). </w:t>
        </w:r>
      </w:ins>
      <w:ins w:id="1065" w:author="PR Preview" w:date="2026-01-01T00:00:00Z">
        <w:r>
          <w:t xml:space="preserve">A translation by</w:t>
        </w:r>
      </w:ins>
      <w:ins w:id="1066" w:author="PR Preview" w:date="2026-01-01T00:00:00Z">
        <w:r>
          <w:t xml:space="preserve"> </w:t>
        </w:r>
      </w:ins>
      <m:oMath>
        <m:acc>
          <m:accPr>
            <m:chr m:val="̃"/>
          </m:accPr>
          <m:e>
            <m:r>
              <m:t>b</m:t>
            </m:r>
          </m:e>
        </m:acc>
      </m:oMath>
      <w:ins w:id="1067" w:author="PR Preview" w:date="2026-01-01T00:00:00Z">
        <w:r>
          <w:t xml:space="preserve"> </w:t>
        </w:r>
      </w:ins>
      <w:ins w:id="1068" w:author="PR Preview" w:date="2026-01-01T00:00:00Z">
        <w:r>
          <w:t xml:space="preserve">moves every point by the same vector</w:t>
        </w:r>
      </w:ins>
      <w:ins w:id="1069" w:author="PR Preview" w:date="2026-01-01T00:00:00Z">
        <w:r>
          <w:t xml:space="preserve"> </w:t>
        </w:r>
      </w:ins>
      <m:oMath>
        <m:acc>
          <m:accPr>
            <m:chr m:val="̃"/>
          </m:accPr>
          <m:e>
            <m:r>
              <m:t>b</m:t>
            </m:r>
          </m:e>
        </m:acc>
      </m:oMath>
      <w:ins w:id="1070" w:author="PR Preview" w:date="2026-01-01T00:00:00Z">
        <w:r>
          <w:t xml:space="preserve">.</w:t>
        </w:r>
      </w:ins>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del w:id="1071" w:author="PR Preview" w:date="2026-01-01T00:00:00Z">
        <w:r>
          <w:delText xml:space="preserve">For a real-valued function (</w:delText>
        </w:r>
      </w:del>
      <w:hyperlink w:anchor="def-real-vector-valued">
        <w:del w:id="1072" w:author="PR Preview" w:date="2026-01-01T00:00:00Z">
          <w:r>
            <w:rPr>
              <w:rStyle w:val="Hyperlink"/>
            </w:rPr>
            <w:delText xml:space="preserve">Definition 4</w:delText>
          </w:r>
        </w:del>
      </w:hyperlink>
      <w:del w:id="1073" w:author="PR Preview" w:date="2026-01-01T00:00:00Z">
        <w:r>
          <w:delText xml:space="preserve">,</w:delText>
        </w:r>
      </w:del>
      <w:del w:id="1074" w:author="PR Preview" w:date="2026-01-01T00:00:00Z">
        <w:r>
          <w:delText xml:space="preserve"> </w:delText>
        </w:r>
      </w:del>
      <m:oMath>
        <m:r>
          <m:t>m</m:t>
        </m:r>
        <m:r>
          <m:rPr>
            <m:sty m:val="p"/>
          </m:rPr>
          <m:t>=</m:t>
        </m:r>
        <m:r>
          <m:t>1</m:t>
        </m:r>
      </m:oMath>
      <w:del w:id="1075" w:author="PR Preview" w:date="2026-01-01T00:00:00Z">
        <w:r>
          <w:delText xml:space="preserve">),</w:delText>
        </w:r>
      </w:del>
      <w:del w:id="1076" w:author="PR Preview" w:date="2026-01-01T00:00:00Z">
        <w:r>
          <w:delText xml:space="preserve"> </w:delText>
        </w:r>
      </w:del>
      <m:oMath>
        <m:r>
          <m:rPr>
            <m:sty m:val="bi"/>
          </m:rPr>
          <m:t>A</m:t>
        </m:r>
      </m:oMath>
      <w:del w:id="1077" w:author="PR Preview" w:date="2026-01-01T00:00:00Z">
        <w:r>
          <w:delText xml:space="preserve"> </w:delText>
        </w:r>
      </w:del>
      <w:del w:id="1078" w:author="PR Preview" w:date="2026-01-01T00:00:00Z">
        <w:r>
          <w:delText xml:space="preserve">is a single row, written</w:delText>
        </w:r>
      </w:del>
      <w:del w:id="1079" w:author="PR Preview" w:date="2026-01-01T00:00:00Z">
        <w:r>
          <w:delText xml:space="preserve"> </w:delText>
        </w:r>
      </w:del>
      <m:oMath>
        <m:sSup>
          <m:e>
            <m:acc>
              <m:accPr>
                <m:chr m:val="̃"/>
              </m:accPr>
              <m:e>
                <m:r>
                  <m:t>w</m:t>
                </m:r>
              </m:e>
            </m:acc>
          </m:e>
          <m:sup>
            <m:r>
              <m:rPr>
                <m:sty m:val="p"/>
              </m:rPr>
              <m:t>⊤</m:t>
            </m:r>
          </m:sup>
        </m:sSup>
      </m:oMath>
      <w:del w:id="1080" w:author="PR Preview" w:date="2026-01-01T00:00:00Z">
        <w:r>
          <w:delText xml:space="preserve">, and</w:delText>
        </w:r>
      </w:del>
      <w:del w:id="1081" w:author="PR Preview" w:date="2026-01-01T00:00:00Z">
        <w:r>
          <w:delText xml:space="preserve"> </w:delText>
        </w:r>
      </w:del>
      <m:oMath>
        <m:acc>
          <m:accPr>
            <m:chr m:val="̃"/>
          </m:accPr>
          <m:e>
            <m:r>
              <m:t>b</m:t>
            </m:r>
          </m:e>
        </m:acc>
      </m:oMath>
      <w:del w:id="1082" w:author="PR Preview" w:date="2026-01-01T00:00:00Z">
        <w:r>
          <w:delText xml:space="preserve"> </w:delText>
        </w:r>
      </w:del>
      <w:del w:id="1083" w:author="PR Preview" w:date="2026-01-01T00:00:00Z">
        <w:r>
          <w:delText xml:space="preserve">is a single number</w:delText>
        </w:r>
      </w:del>
      <w:del w:id="1084" w:author="PR Preview" w:date="2026-01-01T00:00:00Z">
        <w:r>
          <w:delText xml:space="preserve"> </w:delText>
        </w:r>
      </w:del>
      <m:oMath>
        <m:r>
          <m:t>b</m:t>
        </m:r>
      </m:oMath>
      <w:del w:id="1085" w:author="PR Preview" w:date="2026-01-01T00:00:00Z">
        <w:r>
          <w:delText xml:space="preserve">,</w:delText>
        </w:r>
      </w:del>
      <w:del w:id="1086" w:author="PR Preview" w:date="2026-01-01T00:00:00Z">
        <w:r>
          <w:delText xml:space="preserve"> </w:delText>
        </w:r>
      </w:del>
      <w:del w:id="1087" w:author="PR Preview" w:date="2026-01-01T00:00:00Z">
        <w:r>
          <w:delText xml:space="preserve">so an affine function is a linear function</w:delText>
        </w:r>
      </w:del>
      <w:del w:id="1088" w:author="PR Preview" w:date="2026-01-01T00:00:00Z">
        <w:r>
          <w:delText xml:space="preserve"> </w:delText>
        </w:r>
      </w:del>
      <m:oMath>
        <m:acc>
          <m:accPr>
            <m:chr m:val="̃"/>
          </m:accPr>
          <m:e>
            <m:r>
              <m:t>w</m:t>
            </m:r>
          </m:e>
        </m:acc>
        <m:r>
          <m:rPr>
            <m:sty m:val="p"/>
          </m:rPr>
          <m:t>⋅</m:t>
        </m:r>
        <m:acc>
          <m:accPr>
            <m:chr m:val="̃"/>
          </m:accPr>
          <m:e>
            <m:r>
              <m:t>x</m:t>
            </m:r>
          </m:e>
        </m:acc>
      </m:oMath>
      <w:del w:id="1089" w:author="PR Preview" w:date="2026-01-01T00:00:00Z">
        <w:r>
          <w:delText xml:space="preserve"> </w:delText>
        </w:r>
      </w:del>
      <w:del w:id="1090" w:author="PR Preview" w:date="2026-01-01T00:00:00Z">
        <w:r>
          <w:delText xml:space="preserve">(</w:delText>
        </w:r>
      </w:del>
      <w:hyperlink w:anchor="cor-linear-scalar">
        <w:del w:id="1091" w:author="PR Preview" w:date="2026-01-01T00:00:00Z">
          <w:r>
            <w:rPr>
              <w:rStyle w:val="Hyperlink"/>
            </w:rPr>
            <w:delText xml:space="preserve">Corollary 1</w:delText>
          </w:r>
        </w:del>
      </w:hyperlink>
      <w:del w:id="1092" w:author="PR Preview" w:date="2026-01-01T00:00:00Z">
        <w:r>
          <w:delText xml:space="preserve">)</w:delText>
        </w:r>
      </w:del>
      <w:del w:id="1093" w:author="PR Preview" w:date="2026-01-01T00:00:00Z">
        <w:r>
          <w:delText xml:space="preserve"> </w:delText>
        </w:r>
      </w:del>
      <w:del w:id="1094" w:author="PR Preview" w:date="2026-01-01T00:00:00Z">
        <w:r>
          <w:delText xml:space="preserve">plus an offset:</w:delText>
        </w:r>
      </w:del>
    </w:p>
    <w:p>
      <w:pPr>
        <w:pStyle w:val="BodyText"/>
      </w:pPr>
      <w:ins w:id="1095" w:author="PR Preview" w:date="2026-01-01T00:00:00Z">
        <w:r>
          <w:rPr>
            <w:i/>
            <w:iCs/>
          </w:rPr>
          <w:t xml:space="preserve">Remark 15</w:t>
        </w:r>
      </w:ins>
      <w:ins w:id="1096" w:author="PR Preview" w:date="2026-01-01T00:00:00Z">
        <w:r>
          <w:t xml:space="preserve"> (Real-valued affine maps). </w:t>
        </w:r>
      </w:ins>
      <w:ins w:id="1097" w:author="PR Preview" w:date="2026-01-01T00:00:00Z">
        <w:r>
          <w:t xml:space="preserve">For a real-valued function (</w:t>
        </w:r>
      </w:ins>
      <w:hyperlink w:anchor="def-real-vector-valued">
        <w:ins w:id="1098" w:author="PR Preview" w:date="2026-01-01T00:00:00Z">
          <w:r>
            <w:rPr>
              <w:rStyle w:val="Hyperlink"/>
            </w:rPr>
            <w:t xml:space="preserve">Definition 4</w:t>
          </w:r>
        </w:ins>
      </w:hyperlink>
      <w:ins w:id="1099" w:author="PR Preview" w:date="2026-01-01T00:00:00Z">
        <w:r>
          <w:t xml:space="preserve">,</w:t>
        </w:r>
      </w:ins>
      <w:ins w:id="1100" w:author="PR Preview" w:date="2026-01-01T00:00:00Z">
        <w:r>
          <w:t xml:space="preserve"> </w:t>
        </w:r>
      </w:ins>
      <m:oMath>
        <m:r>
          <m:t>m</m:t>
        </m:r>
        <m:r>
          <m:rPr>
            <m:sty m:val="p"/>
          </m:rPr>
          <m:t>=</m:t>
        </m:r>
        <m:r>
          <m:t>1</m:t>
        </m:r>
      </m:oMath>
      <w:ins w:id="1101" w:author="PR Preview" w:date="2026-01-01T00:00:00Z">
        <w:r>
          <w:t xml:space="preserve">),</w:t>
        </w:r>
      </w:ins>
      <w:ins w:id="1102" w:author="PR Preview" w:date="2026-01-01T00:00:00Z">
        <w:r>
          <w:t xml:space="preserve"> </w:t>
        </w:r>
      </w:ins>
      <m:oMath>
        <m:r>
          <m:rPr>
            <m:sty m:val="bi"/>
          </m:rPr>
          <m:t>A</m:t>
        </m:r>
      </m:oMath>
      <w:ins w:id="1103" w:author="PR Preview" w:date="2026-01-01T00:00:00Z">
        <w:r>
          <w:t xml:space="preserve"> </w:t>
        </w:r>
      </w:ins>
      <w:ins w:id="1104" w:author="PR Preview" w:date="2026-01-01T00:00:00Z">
        <w:r>
          <w:t xml:space="preserve">is a single row, written</w:t>
        </w:r>
      </w:ins>
      <w:ins w:id="1105" w:author="PR Preview" w:date="2026-01-01T00:00:00Z">
        <w:r>
          <w:t xml:space="preserve"> </w:t>
        </w:r>
      </w:ins>
      <m:oMath>
        <m:sSup>
          <m:e>
            <m:acc>
              <m:accPr>
                <m:chr m:val="̃"/>
              </m:accPr>
              <m:e>
                <m:r>
                  <m:t>w</m:t>
                </m:r>
              </m:e>
            </m:acc>
          </m:e>
          <m:sup>
            <m:r>
              <m:rPr>
                <m:sty m:val="p"/>
              </m:rPr>
              <m:t>⊤</m:t>
            </m:r>
          </m:sup>
        </m:sSup>
      </m:oMath>
      <w:ins w:id="1106" w:author="PR Preview" w:date="2026-01-01T00:00:00Z">
        <w:r>
          <w:t xml:space="preserve">, and</w:t>
        </w:r>
      </w:ins>
      <w:ins w:id="1107" w:author="PR Preview" w:date="2026-01-01T00:00:00Z">
        <w:r>
          <w:t xml:space="preserve"> </w:t>
        </w:r>
      </w:ins>
      <m:oMath>
        <m:acc>
          <m:accPr>
            <m:chr m:val="̃"/>
          </m:accPr>
          <m:e>
            <m:r>
              <m:t>b</m:t>
            </m:r>
          </m:e>
        </m:acc>
      </m:oMath>
      <w:ins w:id="1108" w:author="PR Preview" w:date="2026-01-01T00:00:00Z">
        <w:r>
          <w:t xml:space="preserve"> </w:t>
        </w:r>
      </w:ins>
      <w:ins w:id="1109" w:author="PR Preview" w:date="2026-01-01T00:00:00Z">
        <w:r>
          <w:t xml:space="preserve">is a single number</w:t>
        </w:r>
      </w:ins>
      <w:ins w:id="1110" w:author="PR Preview" w:date="2026-01-01T00:00:00Z">
        <w:r>
          <w:t xml:space="preserve"> </w:t>
        </w:r>
      </w:ins>
      <m:oMath>
        <m:r>
          <m:t>b</m:t>
        </m:r>
      </m:oMath>
      <w:ins w:id="1111" w:author="PR Preview" w:date="2026-01-01T00:00:00Z">
        <w:r>
          <w:t xml:space="preserve">,</w:t>
        </w:r>
      </w:ins>
      <w:ins w:id="1112" w:author="PR Preview" w:date="2026-01-01T00:00:00Z">
        <w:r>
          <w:t xml:space="preserve"> </w:t>
        </w:r>
      </w:ins>
      <w:ins w:id="1113" w:author="PR Preview" w:date="2026-01-01T00:00:00Z">
        <w:r>
          <w:t xml:space="preserve">so an affine function is a linear function</w:t>
        </w:r>
      </w:ins>
      <w:ins w:id="1114" w:author="PR Preview" w:date="2026-01-01T00:00:00Z">
        <w:r>
          <w:t xml:space="preserve"> </w:t>
        </w:r>
      </w:ins>
      <m:oMath>
        <m:acc>
          <m:accPr>
            <m:chr m:val="̃"/>
          </m:accPr>
          <m:e>
            <m:r>
              <m:t>w</m:t>
            </m:r>
          </m:e>
        </m:acc>
        <m:r>
          <m:rPr>
            <m:sty m:val="p"/>
          </m:rPr>
          <m:t>⋅</m:t>
        </m:r>
        <m:acc>
          <m:accPr>
            <m:chr m:val="̃"/>
          </m:accPr>
          <m:e>
            <m:r>
              <m:t>x</m:t>
            </m:r>
          </m:e>
        </m:acc>
      </m:oMath>
      <w:ins w:id="1115" w:author="PR Preview" w:date="2026-01-01T00:00:00Z">
        <w:r>
          <w:t xml:space="preserve"> </w:t>
        </w:r>
      </w:ins>
      <w:ins w:id="1116" w:author="PR Preview" w:date="2026-01-01T00:00:00Z">
        <w:r>
          <w:t xml:space="preserve">(</w:t>
        </w:r>
      </w:ins>
      <w:hyperlink w:anchor="cor-linear-scalar">
        <w:ins w:id="1117" w:author="PR Preview" w:date="2026-01-01T00:00:00Z">
          <w:r>
            <w:rPr>
              <w:rStyle w:val="Hyperlink"/>
            </w:rPr>
            <w:t xml:space="preserve">Corollary 1</w:t>
          </w:r>
        </w:ins>
      </w:hyperlink>
      <w:ins w:id="1118" w:author="PR Preview" w:date="2026-01-01T00:00:00Z">
        <w:r>
          <w:t xml:space="preserve">)</w:t>
        </w:r>
      </w:ins>
      <w:ins w:id="1119" w:author="PR Preview" w:date="2026-01-01T00:00:00Z">
        <w:r>
          <w:t xml:space="preserve"> </w:t>
        </w:r>
      </w:ins>
      <w:ins w:id="1120" w:author="PR Preview" w:date="2026-01-01T00:00:00Z">
        <w:r>
          <w:t xml:space="preserve">plus an offset:</w:t>
        </w:r>
      </w:ins>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del w:id="1121" w:author="PR Preview" w:date="2026-01-01T00:00:00Z">
        <w:r>
          <w:rPr>
            <w:b/>
            <w:bCs/>
          </w:rPr>
          <w:delText xml:space="preserve">Example 29 (An affine function as a dot product with an augmented vector)</w:delText>
        </w:r>
      </w:del>
      <w:del w:id="1122" w:author="PR Preview" w:date="2026-01-01T00:00:00Z">
        <w:r>
          <w:delText xml:space="preserve"> </w:delText>
        </w:r>
      </w:del>
      <w:del w:id="1123" w:author="PR Preview" w:date="2026-01-01T00:00:00Z">
        <w:r>
          <w:delText xml:space="preserve">For</w:delText>
        </w:r>
      </w:del>
      <w:del w:id="1124" w:author="PR Preview" w:date="2026-01-01T00:00:00Z">
        <w:r>
          <w:delText xml:space="preserve"> </w:delText>
        </w:r>
      </w:del>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del w:id="1125" w:author="PR Preview" w:date="2026-01-01T00:00:00Z">
        <w:r>
          <w:delText xml:space="preserve">, the augmented vector is</w:delText>
        </w:r>
      </w:del>
      <w:del w:id="1126" w:author="PR Preview" w:date="2026-01-01T00:00:00Z">
        <w:r>
          <w:delText xml:space="preserve"> </w:delText>
        </w:r>
      </w:del>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del w:id="1127" w:author="PR Preview" w:date="2026-01-01T00:00:00Z">
        <w:r>
          <w:delText xml:space="preserve">.</w:delText>
        </w:r>
      </w:del>
      <w:del w:id="1128" w:author="PR Preview" w:date="2026-01-01T00:00:00Z">
        <w:r>
          <w:delText xml:space="preserve"> </w:delText>
        </w:r>
      </w:del>
      <w:del w:id="1129" w:author="PR Preview" w:date="2026-01-01T00:00:00Z">
        <w:r>
          <w:delText xml:space="preserve">With</w:delText>
        </w:r>
      </w:del>
      <w:del w:id="1130" w:author="PR Preview" w:date="2026-01-01T00:00:00Z">
        <w:r>
          <w:delText xml:space="preserve"> </w:delText>
        </w:r>
      </w:del>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del w:id="1131" w:author="PR Preview" w:date="2026-01-01T00:00:00Z">
        <w:r>
          <w:delText xml:space="preserve"> </w:delText>
        </w:r>
      </w:del>
      <w:del w:id="1132" w:author="PR Preview" w:date="2026-01-01T00:00:00Z">
        <w:r>
          <w:delText xml:space="preserve">and</w:delText>
        </w:r>
      </w:del>
      <w:del w:id="1133" w:author="PR Preview" w:date="2026-01-01T00:00:00Z">
        <w:r>
          <w:delText xml:space="preserve"> </w:delText>
        </w:r>
      </w:del>
      <m:oMath>
        <m:r>
          <m:t>b</m:t>
        </m:r>
        <m:r>
          <m:rPr>
            <m:sty m:val="p"/>
          </m:rPr>
          <m:t>=</m:t>
        </m:r>
        <m:r>
          <m:t>4</m:t>
        </m:r>
      </m:oMath>
      <w:del w:id="1134" w:author="PR Preview" w:date="2026-01-01T00:00:00Z">
        <w:r>
          <w:delText xml:space="preserve">,</w:delText>
        </w:r>
      </w:del>
      <w:del w:id="1135" w:author="PR Preview" w:date="2026-01-01T00:00:00Z">
        <w:r>
          <w:delText xml:space="preserve"> </w:delText>
        </w:r>
      </w:del>
      <w:del w:id="1136" w:author="PR Preview" w:date="2026-01-01T00:00:00Z">
        <w:r>
          <w:delText xml:space="preserve">the affine function</w:delText>
        </w:r>
      </w:del>
      <w:del w:id="1137" w:author="PR Preview" w:date="2026-01-01T00:00:00Z">
        <w:r>
          <w:delText xml:space="preserve"> </w:delText>
        </w:r>
      </w:del>
      <m:oMath>
        <m:acc>
          <m:accPr>
            <m:chr m:val="̃"/>
          </m:accPr>
          <m:e>
            <m:r>
              <m:t>w</m:t>
            </m:r>
          </m:e>
        </m:acc>
        <m:r>
          <m:rPr>
            <m:sty m:val="p"/>
          </m:rPr>
          <m:t>⋅</m:t>
        </m:r>
        <m:acc>
          <m:accPr>
            <m:chr m:val="̃"/>
          </m:accPr>
          <m:e>
            <m:r>
              <m:t>x</m:t>
            </m:r>
          </m:e>
        </m:acc>
        <m:r>
          <m:rPr>
            <m:sty m:val="p"/>
          </m:rPr>
          <m:t>+</m:t>
        </m:r>
        <m:r>
          <m:t>b</m:t>
        </m:r>
      </m:oMath>
      <w:del w:id="1138" w:author="PR Preview" w:date="2026-01-01T00:00:00Z">
        <w:r>
          <w:delText xml:space="preserve"> </w:delText>
        </w:r>
      </w:del>
      <w:del w:id="1139" w:author="PR Preview" w:date="2026-01-01T00:00:00Z">
        <w:r>
          <w:delText xml:space="preserve">(</w:delText>
        </w:r>
      </w:del>
      <w:hyperlink w:anchor="eq-linear-scalar">
        <w:del w:id="1140" w:author="PR Preview" w:date="2026-01-01T00:00:00Z">
          <w:r>
            <w:rPr>
              <w:rStyle w:val="Hyperlink"/>
            </w:rPr>
            <w:delText xml:space="preserve">Equation 4</w:delText>
          </w:r>
        </w:del>
      </w:hyperlink>
      <w:del w:id="1141" w:author="PR Preview" w:date="2026-01-01T00:00:00Z">
        <w:r>
          <w:delText xml:space="preserve">) equals</w:delText>
        </w:r>
      </w:del>
      <w:del w:id="1142" w:author="PR Preview" w:date="2026-01-01T00:00:00Z">
        <w:r>
          <w:delText xml:space="preserve"> </w:delText>
        </w:r>
      </w:del>
      <w:del w:id="1143" w:author="PR Preview" w:date="2026-01-01T00:00:00Z">
        <w:r>
          <w:delText xml:space="preserve">the dot product of</w:delText>
        </w:r>
      </w:del>
      <w:del w:id="1144" w:author="PR Preview" w:date="2026-01-01T00:00:00Z">
        <w:r>
          <w:delText xml:space="preserve"> </w:delText>
        </w:r>
      </w:del>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del w:id="1145" w:author="PR Preview" w:date="2026-01-01T00:00:00Z">
        <w:r>
          <w:delText xml:space="preserve"> </w:delText>
        </w:r>
      </w:del>
      <w:del w:id="1146" w:author="PR Preview" w:date="2026-01-01T00:00:00Z">
        <w:r>
          <w:delText xml:space="preserve">with</w:delText>
        </w:r>
      </w:del>
      <w:del w:id="1147" w:author="PR Preview" w:date="2026-01-01T00:00:00Z">
        <w:r>
          <w:delText xml:space="preserve"> </w:delText>
        </w:r>
      </w:del>
      <m:oMath>
        <m:acc>
          <m:accPr>
            <m:chr m:val="̃"/>
          </m:accPr>
          <m:e>
            <m:acc>
              <m:accPr>
                <m:chr m:val="̃"/>
              </m:accPr>
              <m:e>
                <m:r>
                  <m:t>x</m:t>
                </m:r>
              </m:e>
            </m:acc>
          </m:e>
        </m:acc>
      </m:oMath>
      <w:del w:id="1148" w:author="PR Preview" w:date="2026-01-01T00:00:00Z">
        <w:r>
          <w:delText xml:space="preserve">:</w:delText>
        </w:r>
      </w:del>
    </w:p>
    <w:p>
      <w:pPr>
        <w:pStyle w:val="FirstParagraph"/>
      </w:pPr>
      <w:ins w:id="1149" w:author="PR Preview" w:date="2026-01-01T00:00:00Z">
        <w:r>
          <w:rPr>
            <w:b/>
            <w:bCs/>
          </w:rPr>
          <w:t xml:space="preserve">Example 30 (An affine function as a dot product with an augmented vector)</w:t>
        </w:r>
      </w:ins>
      <w:ins w:id="1150" w:author="PR Preview" w:date="2026-01-01T00:00:00Z">
        <w:r>
          <w:t xml:space="preserve"> </w:t>
        </w:r>
      </w:ins>
      <w:ins w:id="1151" w:author="PR Preview" w:date="2026-01-01T00:00:00Z">
        <w:r>
          <w:t xml:space="preserve">For</w:t>
        </w:r>
      </w:ins>
      <w:ins w:id="1152" w:author="PR Preview" w:date="2026-01-01T00:00:00Z">
        <w:r>
          <w:t xml:space="preserve"> </w:t>
        </w:r>
      </w:ins>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ins w:id="1153" w:author="PR Preview" w:date="2026-01-01T00:00:00Z">
        <w:r>
          <w:t xml:space="preserve">, the augmented vector is</w:t>
        </w:r>
      </w:ins>
      <w:ins w:id="1154" w:author="PR Preview" w:date="2026-01-01T00:00:00Z">
        <w:r>
          <w:t xml:space="preserve"> </w:t>
        </w:r>
      </w:ins>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ins w:id="1155" w:author="PR Preview" w:date="2026-01-01T00:00:00Z">
        <w:r>
          <w:t xml:space="preserve">.</w:t>
        </w:r>
      </w:ins>
      <w:ins w:id="1156" w:author="PR Preview" w:date="2026-01-01T00:00:00Z">
        <w:r>
          <w:t xml:space="preserve"> </w:t>
        </w:r>
      </w:ins>
      <w:ins w:id="1157" w:author="PR Preview" w:date="2026-01-01T00:00:00Z">
        <w:r>
          <w:t xml:space="preserve">With</w:t>
        </w:r>
      </w:ins>
      <w:ins w:id="1158" w:author="PR Preview" w:date="2026-01-01T00:00:00Z">
        <w:r>
          <w:t xml:space="preserve"> </w:t>
        </w:r>
      </w:ins>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ins w:id="1159" w:author="PR Preview" w:date="2026-01-01T00:00:00Z">
        <w:r>
          <w:t xml:space="preserve"> </w:t>
        </w:r>
      </w:ins>
      <w:ins w:id="1160" w:author="PR Preview" w:date="2026-01-01T00:00:00Z">
        <w:r>
          <w:t xml:space="preserve">and</w:t>
        </w:r>
      </w:ins>
      <w:ins w:id="1161" w:author="PR Preview" w:date="2026-01-01T00:00:00Z">
        <w:r>
          <w:t xml:space="preserve"> </w:t>
        </w:r>
      </w:ins>
      <m:oMath>
        <m:r>
          <m:t>b</m:t>
        </m:r>
        <m:r>
          <m:rPr>
            <m:sty m:val="p"/>
          </m:rPr>
          <m:t>=</m:t>
        </m:r>
        <m:r>
          <m:t>4</m:t>
        </m:r>
      </m:oMath>
      <w:ins w:id="1162" w:author="PR Preview" w:date="2026-01-01T00:00:00Z">
        <w:r>
          <w:t xml:space="preserve">,</w:t>
        </w:r>
      </w:ins>
      <w:ins w:id="1163" w:author="PR Preview" w:date="2026-01-01T00:00:00Z">
        <w:r>
          <w:t xml:space="preserve"> </w:t>
        </w:r>
      </w:ins>
      <w:ins w:id="1164" w:author="PR Preview" w:date="2026-01-01T00:00:00Z">
        <w:r>
          <w:t xml:space="preserve">the affine function</w:t>
        </w:r>
      </w:ins>
      <w:ins w:id="1165" w:author="PR Preview" w:date="2026-01-01T00:00:00Z">
        <w:r>
          <w:t xml:space="preserve"> </w:t>
        </w:r>
      </w:ins>
      <m:oMath>
        <m:acc>
          <m:accPr>
            <m:chr m:val="̃"/>
          </m:accPr>
          <m:e>
            <m:r>
              <m:t>w</m:t>
            </m:r>
          </m:e>
        </m:acc>
        <m:r>
          <m:rPr>
            <m:sty m:val="p"/>
          </m:rPr>
          <m:t>⋅</m:t>
        </m:r>
        <m:acc>
          <m:accPr>
            <m:chr m:val="̃"/>
          </m:accPr>
          <m:e>
            <m:r>
              <m:t>x</m:t>
            </m:r>
          </m:e>
        </m:acc>
        <m:r>
          <m:rPr>
            <m:sty m:val="p"/>
          </m:rPr>
          <m:t>+</m:t>
        </m:r>
        <m:r>
          <m:t>b</m:t>
        </m:r>
      </m:oMath>
      <w:ins w:id="1166" w:author="PR Preview" w:date="2026-01-01T00:00:00Z">
        <w:r>
          <w:t xml:space="preserve"> </w:t>
        </w:r>
      </w:ins>
      <w:ins w:id="1167" w:author="PR Preview" w:date="2026-01-01T00:00:00Z">
        <w:r>
          <w:t xml:space="preserve">(</w:t>
        </w:r>
      </w:ins>
      <w:hyperlink w:anchor="eq-linear-scalar">
        <w:ins w:id="1168" w:author="PR Preview" w:date="2026-01-01T00:00:00Z">
          <w:r>
            <w:rPr>
              <w:rStyle w:val="Hyperlink"/>
            </w:rPr>
            <w:t xml:space="preserve">Equation 4</w:t>
          </w:r>
        </w:ins>
      </w:hyperlink>
      <w:ins w:id="1169" w:author="PR Preview" w:date="2026-01-01T00:00:00Z">
        <w:r>
          <w:t xml:space="preserve">) equals</w:t>
        </w:r>
      </w:ins>
      <w:ins w:id="1170" w:author="PR Preview" w:date="2026-01-01T00:00:00Z">
        <w:r>
          <w:t xml:space="preserve"> </w:t>
        </w:r>
      </w:ins>
      <w:ins w:id="1171" w:author="PR Preview" w:date="2026-01-01T00:00:00Z">
        <w:r>
          <w:t xml:space="preserve">the dot product of</w:t>
        </w:r>
      </w:ins>
      <w:ins w:id="1172" w:author="PR Preview" w:date="2026-01-01T00:00:00Z">
        <w:r>
          <w:t xml:space="preserve"> </w:t>
        </w:r>
      </w:ins>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ins w:id="1173" w:author="PR Preview" w:date="2026-01-01T00:00:00Z">
        <w:r>
          <w:t xml:space="preserve"> </w:t>
        </w:r>
      </w:ins>
      <w:ins w:id="1174" w:author="PR Preview" w:date="2026-01-01T00:00:00Z">
        <w:r>
          <w:t xml:space="preserve">with</w:t>
        </w:r>
      </w:ins>
      <w:ins w:id="1175" w:author="PR Preview" w:date="2026-01-01T00:00:00Z">
        <w:r>
          <w:t xml:space="preserve"> </w:t>
        </w:r>
      </w:ins>
      <m:oMath>
        <m:acc>
          <m:accPr>
            <m:chr m:val="̃"/>
          </m:accPr>
          <m:e>
            <m:acc>
              <m:accPr>
                <m:chr m:val="̃"/>
              </m:accPr>
              <m:e>
                <m:r>
                  <m:t>x</m:t>
                </m:r>
              </m:e>
            </m:acc>
          </m:e>
        </m:acc>
      </m:oMath>
      <w:ins w:id="1176" w:author="PR Preview" w:date="2026-01-01T00:00:00Z">
        <w:r>
          <w:t xml:space="preserve">:</w:t>
        </w:r>
      </w:ins>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del w:id="1177" w:author="PR Preview" w:date="2026-01-01T00:00:00Z">
        <w:r>
          <w:rPr>
            <w:b/>
            <w:bCs/>
          </w:rPr>
          <w:delText xml:space="preserve">Example 30 (Two affine maps with the same matrix)</w:delText>
        </w:r>
      </w:del>
      <w:del w:id="1178" w:author="PR Preview" w:date="2026-01-01T00:00:00Z">
        <w:r>
          <w:delText xml:space="preserve"> </w:delText>
        </w:r>
      </w:del>
      <w:del w:id="1179" w:author="PR Preview" w:date="2026-01-01T00:00:00Z">
        <w:r>
          <w:delText xml:space="preserve">Let</w:delText>
        </w:r>
      </w:del>
      <w:del w:id="118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del w:id="1181" w:author="PR Preview" w:date="2026-01-01T00:00:00Z">
        <w:r>
          <w:delText xml:space="preserve">, the matrix of the linear map in</w:delText>
        </w:r>
      </w:del>
      <w:del w:id="1182" w:author="PR Preview" w:date="2026-01-01T00:00:00Z">
        <w:r>
          <w:delText xml:space="preserve"> </w:delText>
        </w:r>
      </w:del>
      <w:hyperlink w:anchor="exm-linear-map">
        <w:del w:id="1183" w:author="PR Preview" w:date="2026-01-01T00:00:00Z">
          <w:r>
            <w:rPr>
              <w:rStyle w:val="Hyperlink"/>
            </w:rPr>
            <w:delText xml:space="preserve">Example 23</w:delText>
          </w:r>
        </w:del>
      </w:hyperlink>
      <w:del w:id="1184" w:author="PR Preview" w:date="2026-01-01T00:00:00Z">
        <w:r>
          <w:delText xml:space="preserve">.</w:delText>
        </w:r>
      </w:del>
      <w:del w:id="1185" w:author="PR Preview" w:date="2026-01-01T00:00:00Z">
        <w:r>
          <w:delText xml:space="preserve"> </w:delText>
        </w:r>
      </w:del>
      <m:oMath>
        <m:r>
          <m:t>f</m:t>
        </m:r>
        <m:r>
          <m:rPr>
            <m:sty m:val="p"/>
          </m:rPr>
          <m:t>(</m:t>
        </m:r>
        <m:acc>
          <m:accPr>
            <m:chr m:val="̃"/>
          </m:accPr>
          <m:e>
            <m:r>
              <m:t>x</m:t>
            </m:r>
          </m:e>
        </m:acc>
        <m:r>
          <m:rPr>
            <m:sty m:val="p"/>
          </m:rPr>
          <m:t>)</m:t>
        </m:r>
        <m:r>
          <m:rPr>
            <m:sty m:val="p"/>
          </m:rPr>
          <m:t>=</m:t>
        </m:r>
        <m:r>
          <m:rPr>
            <m:sty m:val="bi"/>
          </m:rPr>
          <m:t>A</m:t>
        </m:r>
        <m:acc>
          <m:accPr>
            <m:chr m:val="̃"/>
          </m:accPr>
          <m:e>
            <m:r>
              <m:t>x</m:t>
            </m:r>
          </m:e>
        </m:acc>
      </m:oMath>
      <w:del w:id="1186" w:author="PR Preview" w:date="2026-01-01T00:00:00Z">
        <w:r>
          <w:delText xml:space="preserve"> </w:delText>
        </w:r>
      </w:del>
      <w:del w:id="1187" w:author="PR Preview" w:date="2026-01-01T00:00:00Z">
        <w:r>
          <w:delText xml:space="preserve">has offset</w:delText>
        </w:r>
      </w:del>
      <w:del w:id="1188" w:author="PR Preview" w:date="2026-01-01T00:00:00Z">
        <w:r>
          <w:delText xml:space="preserve"> </w:delText>
        </w:r>
      </w:del>
      <m:oMath>
        <m:acc>
          <m:accPr>
            <m:chr m:val="̃"/>
          </m:accPr>
          <m:e>
            <m:r>
              <m:t>0</m:t>
            </m:r>
          </m:e>
        </m:acc>
      </m:oMath>
      <w:del w:id="1189" w:author="PR Preview" w:date="2026-01-01T00:00:00Z">
        <w:r>
          <w:delText xml:space="preserve">, so it is linear.</w:delText>
        </w:r>
      </w:del>
      <w:del w:id="1190" w:author="PR Preview" w:date="2026-01-01T00:00:00Z">
        <w:r>
          <w:delText xml:space="preserve"> </w:delText>
        </w:r>
      </w:del>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del w:id="1191" w:author="PR Preview" w:date="2026-01-01T00:00:00Z">
        <w:r>
          <w:delText xml:space="preserve"> </w:delText>
        </w:r>
      </w:del>
      <w:del w:id="1192" w:author="PR Preview" w:date="2026-01-01T00:00:00Z">
        <w:r>
          <w:delText xml:space="preserve">has offset</w:delText>
        </w:r>
      </w:del>
      <w:del w:id="1193" w:author="PR Preview" w:date="2026-01-01T00:00:00Z">
        <w:r>
          <w:delText xml:space="preserve"> </w:delText>
        </w:r>
      </w:del>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del w:id="1194" w:author="PR Preview" w:date="2026-01-01T00:00:00Z">
        <w:r>
          <w:delText xml:space="preserve">,</w:delText>
        </w:r>
      </w:del>
      <w:del w:id="1195" w:author="PR Preview" w:date="2026-01-01T00:00:00Z">
        <w:r>
          <w:delText xml:space="preserve"> </w:delText>
        </w:r>
      </w:del>
      <w:del w:id="1196" w:author="PR Preview" w:date="2026-01-01T00:00:00Z">
        <w:r>
          <w:delText xml:space="preserve">so by</w:delText>
        </w:r>
      </w:del>
      <w:del w:id="1197" w:author="PR Preview" w:date="2026-01-01T00:00:00Z">
        <w:r>
          <w:delText xml:space="preserve"> </w:delText>
        </w:r>
      </w:del>
      <w:hyperlink w:anchor="thm-affine-linear-iff">
        <w:del w:id="1198" w:author="PR Preview" w:date="2026-01-01T00:00:00Z">
          <w:r>
            <w:rPr>
              <w:rStyle w:val="Hyperlink"/>
            </w:rPr>
            <w:delText xml:space="preserve">Theorem 16</w:delText>
          </w:r>
        </w:del>
      </w:hyperlink>
      <w:del w:id="1199" w:author="PR Preview" w:date="2026-01-01T00:00:00Z">
        <w:r>
          <w:delText xml:space="preserve"> </w:delText>
        </w:r>
      </w:del>
      <w:del w:id="1200" w:author="PR Preview" w:date="2026-01-01T00:00:00Z">
        <w:r>
          <w:delText xml:space="preserve">it is not linear:</w:delText>
        </w:r>
      </w:del>
      <w:del w:id="1201" w:author="PR Preview" w:date="2026-01-01T00:00:00Z">
        <w:r>
          <w:delText xml:space="preserve"> </w:delText>
        </w:r>
      </w:del>
      <w:del w:id="1202" w:author="PR Preview" w:date="2026-01-01T00:00:00Z">
        <w:r>
          <w:delText xml:space="preserve">indeed</w:delText>
        </w:r>
      </w:del>
      <w:del w:id="1203" w:author="PR Preview" w:date="2026-01-01T00:00:00Z">
        <w:r>
          <w:delText xml:space="preserve"> </w:delText>
        </w:r>
      </w:del>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del w:id="1204" w:author="PR Preview" w:date="2026-01-01T00:00:00Z">
        <w:r>
          <w:delText xml:space="preserve">, not</w:delText>
        </w:r>
      </w:del>
      <w:del w:id="1205" w:author="PR Preview" w:date="2026-01-01T00:00:00Z">
        <w:r>
          <w:delText xml:space="preserve"> </w:delText>
        </w:r>
      </w:del>
      <m:oMath>
        <m:acc>
          <m:accPr>
            <m:chr m:val="̃"/>
          </m:accPr>
          <m:e>
            <m:r>
              <m:t>0</m:t>
            </m:r>
          </m:e>
        </m:acc>
      </m:oMath>
      <w:del w:id="1206" w:author="PR Preview" w:date="2026-01-01T00:00:00Z">
        <w:r>
          <w:delText xml:space="preserve">.</w:delText>
        </w:r>
      </w:del>
    </w:p>
    <w:p>
      <w:pPr>
        <w:pStyle w:val="BodyText"/>
      </w:pPr>
      <w:ins w:id="1207" w:author="PR Preview" w:date="2026-01-01T00:00:00Z">
        <w:r>
          <w:rPr>
            <w:b/>
            <w:bCs/>
          </w:rPr>
          <w:t xml:space="preserve">Example 31 (Two affine maps with the same matrix)</w:t>
        </w:r>
      </w:ins>
      <w:ins w:id="1208" w:author="PR Preview" w:date="2026-01-01T00:00:00Z">
        <w:r>
          <w:t xml:space="preserve"> </w:t>
        </w:r>
      </w:ins>
      <w:ins w:id="1209" w:author="PR Preview" w:date="2026-01-01T00:00:00Z">
        <w:r>
          <w:t xml:space="preserve">Let</w:t>
        </w:r>
      </w:ins>
      <w:ins w:id="121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ins w:id="1211" w:author="PR Preview" w:date="2026-01-01T00:00:00Z">
        <w:r>
          <w:t xml:space="preserve">, the matrix of the linear map in</w:t>
        </w:r>
      </w:ins>
      <w:ins w:id="1212" w:author="PR Preview" w:date="2026-01-01T00:00:00Z">
        <w:r>
          <w:t xml:space="preserve"> </w:t>
        </w:r>
      </w:ins>
      <w:hyperlink w:anchor="exm-linear-map">
        <w:ins w:id="1213" w:author="PR Preview" w:date="2026-01-01T00:00:00Z">
          <w:r>
            <w:rPr>
              <w:rStyle w:val="Hyperlink"/>
            </w:rPr>
            <w:t xml:space="preserve">Example 24</w:t>
          </w:r>
        </w:ins>
      </w:hyperlink>
      <w:ins w:id="1214" w:author="PR Preview" w:date="2026-01-01T00:00:00Z">
        <w:r>
          <w:t xml:space="preserve">.</w:t>
        </w:r>
      </w:ins>
      <w:ins w:id="1215" w:author="PR Preview" w:date="2026-01-01T00:00:00Z">
        <w:r>
          <w:t xml:space="preserve"> </w:t>
        </w:r>
      </w:ins>
      <m:oMath>
        <m:r>
          <m:t>f</m:t>
        </m:r>
        <m:r>
          <m:rPr>
            <m:sty m:val="p"/>
          </m:rPr>
          <m:t>(</m:t>
        </m:r>
        <m:acc>
          <m:accPr>
            <m:chr m:val="̃"/>
          </m:accPr>
          <m:e>
            <m:r>
              <m:t>x</m:t>
            </m:r>
          </m:e>
        </m:acc>
        <m:r>
          <m:rPr>
            <m:sty m:val="p"/>
          </m:rPr>
          <m:t>)</m:t>
        </m:r>
        <m:r>
          <m:rPr>
            <m:sty m:val="p"/>
          </m:rPr>
          <m:t>=</m:t>
        </m:r>
        <m:r>
          <m:rPr>
            <m:sty m:val="bi"/>
          </m:rPr>
          <m:t>A</m:t>
        </m:r>
        <m:acc>
          <m:accPr>
            <m:chr m:val="̃"/>
          </m:accPr>
          <m:e>
            <m:r>
              <m:t>x</m:t>
            </m:r>
          </m:e>
        </m:acc>
      </m:oMath>
      <w:ins w:id="1216" w:author="PR Preview" w:date="2026-01-01T00:00:00Z">
        <w:r>
          <w:t xml:space="preserve"> </w:t>
        </w:r>
      </w:ins>
      <w:ins w:id="1217" w:author="PR Preview" w:date="2026-01-01T00:00:00Z">
        <w:r>
          <w:t xml:space="preserve">has offset</w:t>
        </w:r>
      </w:ins>
      <w:ins w:id="1218" w:author="PR Preview" w:date="2026-01-01T00:00:00Z">
        <w:r>
          <w:t xml:space="preserve"> </w:t>
        </w:r>
      </w:ins>
      <m:oMath>
        <m:acc>
          <m:accPr>
            <m:chr m:val="̃"/>
          </m:accPr>
          <m:e>
            <m:r>
              <m:t>0</m:t>
            </m:r>
          </m:e>
        </m:acc>
      </m:oMath>
      <w:ins w:id="1219" w:author="PR Preview" w:date="2026-01-01T00:00:00Z">
        <w:r>
          <w:t xml:space="preserve">, so it is linear.</w:t>
        </w:r>
      </w:ins>
      <w:ins w:id="1220" w:author="PR Preview" w:date="2026-01-01T00:00:00Z">
        <w:r>
          <w:t xml:space="preserve"> </w:t>
        </w:r>
      </w:ins>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ins w:id="1221" w:author="PR Preview" w:date="2026-01-01T00:00:00Z">
        <w:r>
          <w:t xml:space="preserve"> </w:t>
        </w:r>
      </w:ins>
      <w:ins w:id="1222" w:author="PR Preview" w:date="2026-01-01T00:00:00Z">
        <w:r>
          <w:t xml:space="preserve">has offset</w:t>
        </w:r>
      </w:ins>
      <w:ins w:id="1223" w:author="PR Preview" w:date="2026-01-01T00:00:00Z">
        <w:r>
          <w:t xml:space="preserve"> </w:t>
        </w:r>
      </w:ins>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ins w:id="1224" w:author="PR Preview" w:date="2026-01-01T00:00:00Z">
        <w:r>
          <w:t xml:space="preserve">,</w:t>
        </w:r>
      </w:ins>
      <w:ins w:id="1225" w:author="PR Preview" w:date="2026-01-01T00:00:00Z">
        <w:r>
          <w:t xml:space="preserve"> </w:t>
        </w:r>
      </w:ins>
      <w:ins w:id="1226" w:author="PR Preview" w:date="2026-01-01T00:00:00Z">
        <w:r>
          <w:t xml:space="preserve">so by</w:t>
        </w:r>
      </w:ins>
      <w:ins w:id="1227" w:author="PR Preview" w:date="2026-01-01T00:00:00Z">
        <w:r>
          <w:t xml:space="preserve"> </w:t>
        </w:r>
      </w:ins>
      <w:hyperlink w:anchor="thm-affine-linear-iff">
        <w:ins w:id="1228" w:author="PR Preview" w:date="2026-01-01T00:00:00Z">
          <w:r>
            <w:rPr>
              <w:rStyle w:val="Hyperlink"/>
            </w:rPr>
            <w:t xml:space="preserve">Theorem 16</w:t>
          </w:r>
        </w:ins>
      </w:hyperlink>
      <w:ins w:id="1229" w:author="PR Preview" w:date="2026-01-01T00:00:00Z">
        <w:r>
          <w:t xml:space="preserve"> </w:t>
        </w:r>
      </w:ins>
      <w:ins w:id="1230" w:author="PR Preview" w:date="2026-01-01T00:00:00Z">
        <w:r>
          <w:t xml:space="preserve">it is not linear:</w:t>
        </w:r>
      </w:ins>
      <w:ins w:id="1231" w:author="PR Preview" w:date="2026-01-01T00:00:00Z">
        <w:r>
          <w:t xml:space="preserve"> </w:t>
        </w:r>
      </w:ins>
      <w:ins w:id="1232" w:author="PR Preview" w:date="2026-01-01T00:00:00Z">
        <w:r>
          <w:t xml:space="preserve">indeed</w:t>
        </w:r>
      </w:ins>
      <w:ins w:id="1233" w:author="PR Preview" w:date="2026-01-01T00:00:00Z">
        <w:r>
          <w:t xml:space="preserve"> </w:t>
        </w:r>
      </w:ins>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ins w:id="1234" w:author="PR Preview" w:date="2026-01-01T00:00:00Z">
        <w:r>
          <w:t xml:space="preserve">, not</w:t>
        </w:r>
      </w:ins>
      <w:ins w:id="1235" w:author="PR Preview" w:date="2026-01-01T00:00:00Z">
        <w:r>
          <w:t xml:space="preserve"> </w:t>
        </w:r>
      </w:ins>
      <m:oMath>
        <m:acc>
          <m:accPr>
            <m:chr m:val="̃"/>
          </m:accPr>
          <m:e>
            <m:r>
              <m:t>0</m:t>
            </m:r>
          </m:e>
        </m:acc>
      </m:oMath>
      <w:ins w:id="1236" w:author="PR Preview" w:date="2026-01-01T00:00:00Z">
        <w:r>
          <w:t xml:space="preserve">.</w:t>
        </w:r>
      </w:ins>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del w:id="1237" w:author="PR Preview" w:date="2026-01-01T00:00:00Z">
        <w:r>
          <w:rPr>
            <w:i/>
            <w:iCs/>
          </w:rPr>
          <w:delText xml:space="preserve">Remark 12</w:delText>
        </w:r>
      </w:del>
      <w:del w:id="1238" w:author="PR Preview" w:date="2026-01-01T00:00:00Z">
        <w:r>
          <w:delText xml:space="preserve"> (</w:delText>
        </w:r>
      </w:del>
      <w:del w:id="1239" w:author="PR Preview" w:date="2026-01-01T00:00:00Z">
        <w:r>
          <w:delText xml:space="preserve">“Linear”</w:delText>
        </w:r>
      </w:del>
      <w:del w:id="1240" w:author="PR Preview" w:date="2026-01-01T00:00:00Z">
        <w:r>
          <w:delText xml:space="preserve"> </w:delText>
        </w:r>
      </w:del>
      <w:del w:id="1241" w:author="PR Preview" w:date="2026-01-01T00:00:00Z">
        <w:r>
          <w:delText xml:space="preserve">in this site, and in machine learning and statistics). </w:delText>
        </w:r>
      </w:del>
      <w:del w:id="1242" w:author="PR Preview" w:date="2026-01-01T00:00:00Z">
        <w:r>
          <w:delText xml:space="preserve">This site uses</w:delText>
        </w:r>
      </w:del>
      <w:del w:id="1243" w:author="PR Preview" w:date="2026-01-01T00:00:00Z">
        <w:r>
          <w:delText xml:space="preserve"> </w:delText>
        </w:r>
      </w:del>
      <w:del w:id="1244" w:author="PR Preview" w:date="2026-01-01T00:00:00Z">
        <w:r>
          <w:delText xml:space="preserve">“linear”</w:delText>
        </w:r>
      </w:del>
      <w:del w:id="1245" w:author="PR Preview" w:date="2026-01-01T00:00:00Z">
        <w:r>
          <w:delText xml:space="preserve"> </w:delText>
        </w:r>
      </w:del>
      <w:del w:id="1246" w:author="PR Preview" w:date="2026-01-01T00:00:00Z">
        <w:r>
          <w:delText xml:space="preserve">only in the sense of</w:delText>
        </w:r>
      </w:del>
      <w:del w:id="1247" w:author="PR Preview" w:date="2026-01-01T00:00:00Z">
        <w:r>
          <w:delText xml:space="preserve"> </w:delText>
        </w:r>
      </w:del>
      <w:hyperlink w:anchor="def-linear-map">
        <w:del w:id="1248" w:author="PR Preview" w:date="2026-01-01T00:00:00Z">
          <w:r>
            <w:rPr>
              <w:rStyle w:val="Hyperlink"/>
            </w:rPr>
            <w:delText xml:space="preserve">Definition 30</w:delText>
          </w:r>
        </w:del>
      </w:hyperlink>
      <w:del w:id="1249" w:author="PR Preview" w:date="2026-01-01T00:00:00Z">
        <w:r>
          <w:delText xml:space="preserve">,</w:delText>
        </w:r>
      </w:del>
      <w:del w:id="1250" w:author="PR Preview" w:date="2026-01-01T00:00:00Z">
        <w:r>
          <w:delText xml:space="preserve"> </w:delText>
        </w:r>
      </w:del>
      <w:del w:id="1251" w:author="PR Preview" w:date="2026-01-01T00:00:00Z">
        <w:r>
          <w:delText xml:space="preserve">so by</w:delText>
        </w:r>
      </w:del>
      <w:del w:id="1252" w:author="PR Preview" w:date="2026-01-01T00:00:00Z">
        <w:r>
          <w:delText xml:space="preserve"> </w:delText>
        </w:r>
      </w:del>
      <w:hyperlink w:anchor="thm-affine-linear-iff">
        <w:del w:id="1253" w:author="PR Preview" w:date="2026-01-01T00:00:00Z">
          <w:r>
            <w:rPr>
              <w:rStyle w:val="Hyperlink"/>
            </w:rPr>
            <w:delText xml:space="preserve">Theorem 16</w:delText>
          </w:r>
        </w:del>
      </w:hyperlink>
      <w:del w:id="1254" w:author="PR Preview" w:date="2026-01-01T00:00:00Z">
        <w:r>
          <w:delText xml:space="preserve"> </w:delText>
        </w:r>
      </w:del>
      <w:del w:id="1255" w:author="PR Preview" w:date="2026-01-01T00:00:00Z">
        <w:r>
          <w:delText xml:space="preserve">a function with a nonzero offset is affine but not linear.</w:delText>
        </w:r>
      </w:del>
      <w:del w:id="1256" w:author="PR Preview" w:date="2026-01-01T00:00:00Z">
        <w:r>
          <w:delText xml:space="preserve"> </w:delText>
        </w:r>
      </w:del>
      <w:del w:id="1257" w:author="PR Preview" w:date="2026-01-01T00:00:00Z">
        <w:r>
          <w:delText xml:space="preserve">For functions of one variable, this is the same split as</w:delText>
        </w:r>
      </w:del>
      <w:del w:id="1258" w:author="PR Preview" w:date="2026-01-01T00:00:00Z">
        <w:r>
          <w:delText xml:space="preserve"> </w:delText>
        </w:r>
      </w:del>
      <w:hyperlink r:id="rId162">
        <w:del w:id="1259" w:author="PR Preview" w:date="2026-01-01T00:00:00Z">
          <w:r>
            <w:rPr>
              <w:rStyle w:val="Hyperlink"/>
            </w:rPr>
            <w:delText xml:space="preserve">affine</w:delText>
          </w:r>
        </w:del>
      </w:hyperlink>
      <w:del w:id="1260" w:author="PR Preview" w:date="2026-01-01T00:00:00Z">
        <w:r>
          <w:delText xml:space="preserve"> </w:delText>
        </w:r>
      </w:del>
      <m:oMath>
        <m:r>
          <m:t>a</m:t>
        </m:r>
        <m:r>
          <m:t>x</m:t>
        </m:r>
        <m:r>
          <m:rPr>
            <m:sty m:val="p"/>
          </m:rPr>
          <m:t>+</m:t>
        </m:r>
        <m:r>
          <m:t>b</m:t>
        </m:r>
      </m:oMath>
      <w:del w:id="1261" w:author="PR Preview" w:date="2026-01-01T00:00:00Z">
        <w:r>
          <w:delText xml:space="preserve"> </w:delText>
        </w:r>
      </w:del>
      <w:del w:id="1262" w:author="PR Preview" w:date="2026-01-01T00:00:00Z">
        <w:r>
          <w:delText xml:space="preserve">versus</w:delText>
        </w:r>
      </w:del>
      <w:del w:id="1263" w:author="PR Preview" w:date="2026-01-01T00:00:00Z">
        <w:r>
          <w:delText xml:space="preserve"> </w:delText>
        </w:r>
      </w:del>
      <w:hyperlink r:id="rId163">
        <w:del w:id="1264" w:author="PR Preview" w:date="2026-01-01T00:00:00Z">
          <w:r>
            <w:rPr>
              <w:rStyle w:val="Hyperlink"/>
            </w:rPr>
            <w:delText xml:space="preserve">linear</w:delText>
          </w:r>
        </w:del>
      </w:hyperlink>
      <w:del w:id="1265" w:author="PR Preview" w:date="2026-01-01T00:00:00Z">
        <w:r>
          <w:delText xml:space="preserve"> </w:delText>
        </w:r>
      </w:del>
      <m:oMath>
        <m:r>
          <m:t>a</m:t>
        </m:r>
        <m:r>
          <m:t>x</m:t>
        </m:r>
      </m:oMath>
      <w:del w:id="1266" w:author="PR Preview" w:date="2026-01-01T00:00:00Z">
        <w:r>
          <w:delText xml:space="preserve"> </w:delText>
        </w:r>
      </w:del>
      <w:del w:id="1267" w:author="PR Preview" w:date="2026-01-01T00:00:00Z">
        <w:r>
          <w:delText xml:space="preserve">on the algebra page.</w:delText>
        </w:r>
      </w:del>
      <w:del w:id="1268" w:author="PR Preview" w:date="2026-01-01T00:00:00Z">
        <w:r>
          <w:delText xml:space="preserve"> </w:delText>
        </w:r>
      </w:del>
      <w:del w:id="1269" w:author="PR Preview" w:date="2026-01-01T00:00:00Z">
        <w:r>
          <w:delText xml:space="preserve">(The algebra page writes these as</w:delText>
        </w:r>
      </w:del>
      <w:del w:id="1270" w:author="PR Preview" w:date="2026-01-01T00:00:00Z">
        <w:r>
          <w:delText xml:space="preserve"> </w:delText>
        </w:r>
      </w:del>
      <m:oMath>
        <m:r>
          <m:t>m</m:t>
        </m:r>
        <m:r>
          <m:t>x</m:t>
        </m:r>
        <m:r>
          <m:rPr>
            <m:sty m:val="p"/>
          </m:rPr>
          <m:t>+</m:t>
        </m:r>
        <m:r>
          <m:t>b</m:t>
        </m:r>
      </m:oMath>
      <w:del w:id="1271" w:author="PR Preview" w:date="2026-01-01T00:00:00Z">
        <w:r>
          <w:delText xml:space="preserve"> </w:delText>
        </w:r>
      </w:del>
      <w:del w:id="1272" w:author="PR Preview" w:date="2026-01-01T00:00:00Z">
        <w:r>
          <w:delText xml:space="preserve">and</w:delText>
        </w:r>
      </w:del>
      <w:del w:id="1273" w:author="PR Preview" w:date="2026-01-01T00:00:00Z">
        <w:r>
          <w:delText xml:space="preserve"> </w:delText>
        </w:r>
      </w:del>
      <m:oMath>
        <m:r>
          <m:t>m</m:t>
        </m:r>
        <m:r>
          <m:t>x</m:t>
        </m:r>
      </m:oMath>
      <w:del w:id="1274" w:author="PR Preview" w:date="2026-01-01T00:00:00Z">
        <w:r>
          <w:delText xml:space="preserve">;</w:delText>
        </w:r>
      </w:del>
      <w:del w:id="1275" w:author="PR Preview" w:date="2026-01-01T00:00:00Z">
        <w:r>
          <w:delText xml:space="preserve"> </w:delText>
        </w:r>
      </w:del>
      <w:del w:id="1276" w:author="PR Preview" w:date="2026-01-01T00:00:00Z">
        <w:r>
          <w:delText xml:space="preserve">here</w:delText>
        </w:r>
      </w:del>
      <w:del w:id="1277" w:author="PR Preview" w:date="2026-01-01T00:00:00Z">
        <w:r>
          <w:delText xml:space="preserve"> </w:delText>
        </w:r>
      </w:del>
      <m:oMath>
        <m:r>
          <m:t>m</m:t>
        </m:r>
      </m:oMath>
      <w:del w:id="1278" w:author="PR Preview" w:date="2026-01-01T00:00:00Z">
        <w:r>
          <w:delText xml:space="preserve"> </w:delText>
        </w:r>
      </w:del>
      <w:del w:id="1279" w:author="PR Preview" w:date="2026-01-01T00:00:00Z">
        <w:r>
          <w:delText xml:space="preserve">already names the number of outputs.)</w:delText>
        </w:r>
      </w:del>
    </w:p>
    <w:p>
      <w:pPr>
        <w:pStyle w:val="BodyText"/>
      </w:pPr>
      <w:ins w:id="1280" w:author="PR Preview" w:date="2026-01-01T00:00:00Z">
        <w:r>
          <w:rPr>
            <w:i/>
            <w:iCs/>
          </w:rPr>
          <w:t xml:space="preserve">Remark 16</w:t>
        </w:r>
      </w:ins>
      <w:ins w:id="1281" w:author="PR Preview" w:date="2026-01-01T00:00:00Z">
        <w:r>
          <w:t xml:space="preserve"> (</w:t>
        </w:r>
      </w:ins>
      <w:ins w:id="1282" w:author="PR Preview" w:date="2026-01-01T00:00:00Z">
        <w:r>
          <w:t xml:space="preserve">“Linear”</w:t>
        </w:r>
      </w:ins>
      <w:ins w:id="1283" w:author="PR Preview" w:date="2026-01-01T00:00:00Z">
        <w:r>
          <w:t xml:space="preserve"> </w:t>
        </w:r>
      </w:ins>
      <w:ins w:id="1284" w:author="PR Preview" w:date="2026-01-01T00:00:00Z">
        <w:r>
          <w:t xml:space="preserve">in this site, and in machine learning and statistics). </w:t>
        </w:r>
      </w:ins>
      <w:ins w:id="1285" w:author="PR Preview" w:date="2026-01-01T00:00:00Z">
        <w:r>
          <w:t xml:space="preserve">This site uses</w:t>
        </w:r>
      </w:ins>
      <w:ins w:id="1286" w:author="PR Preview" w:date="2026-01-01T00:00:00Z">
        <w:r>
          <w:t xml:space="preserve"> </w:t>
        </w:r>
      </w:ins>
      <w:ins w:id="1287" w:author="PR Preview" w:date="2026-01-01T00:00:00Z">
        <w:r>
          <w:t xml:space="preserve">“linear”</w:t>
        </w:r>
      </w:ins>
      <w:ins w:id="1288" w:author="PR Preview" w:date="2026-01-01T00:00:00Z">
        <w:r>
          <w:t xml:space="preserve"> </w:t>
        </w:r>
      </w:ins>
      <w:ins w:id="1289" w:author="PR Preview" w:date="2026-01-01T00:00:00Z">
        <w:r>
          <w:t xml:space="preserve">only in the sense of</w:t>
        </w:r>
      </w:ins>
      <w:ins w:id="1290" w:author="PR Preview" w:date="2026-01-01T00:00:00Z">
        <w:r>
          <w:t xml:space="preserve"> </w:t>
        </w:r>
      </w:ins>
      <w:hyperlink w:anchor="def-linear-map">
        <w:ins w:id="1291" w:author="PR Preview" w:date="2026-01-01T00:00:00Z">
          <w:r>
            <w:rPr>
              <w:rStyle w:val="Hyperlink"/>
            </w:rPr>
            <w:t xml:space="preserve">Definition 30</w:t>
          </w:r>
        </w:ins>
      </w:hyperlink>
      <w:ins w:id="1292" w:author="PR Preview" w:date="2026-01-01T00:00:00Z">
        <w:r>
          <w:t xml:space="preserve">,</w:t>
        </w:r>
      </w:ins>
      <w:ins w:id="1293" w:author="PR Preview" w:date="2026-01-01T00:00:00Z">
        <w:r>
          <w:t xml:space="preserve"> </w:t>
        </w:r>
      </w:ins>
      <w:ins w:id="1294" w:author="PR Preview" w:date="2026-01-01T00:00:00Z">
        <w:r>
          <w:t xml:space="preserve">so by</w:t>
        </w:r>
      </w:ins>
      <w:ins w:id="1295" w:author="PR Preview" w:date="2026-01-01T00:00:00Z">
        <w:r>
          <w:t xml:space="preserve"> </w:t>
        </w:r>
      </w:ins>
      <w:hyperlink w:anchor="thm-affine-linear-iff">
        <w:ins w:id="1296" w:author="PR Preview" w:date="2026-01-01T00:00:00Z">
          <w:r>
            <w:rPr>
              <w:rStyle w:val="Hyperlink"/>
            </w:rPr>
            <w:t xml:space="preserve">Theorem 16</w:t>
          </w:r>
        </w:ins>
      </w:hyperlink>
      <w:ins w:id="1297" w:author="PR Preview" w:date="2026-01-01T00:00:00Z">
        <w:r>
          <w:t xml:space="preserve"> </w:t>
        </w:r>
      </w:ins>
      <w:ins w:id="1298" w:author="PR Preview" w:date="2026-01-01T00:00:00Z">
        <w:r>
          <w:t xml:space="preserve">a function with a nonzero offset is affine but not linear.</w:t>
        </w:r>
      </w:ins>
      <w:ins w:id="1299" w:author="PR Preview" w:date="2026-01-01T00:00:00Z">
        <w:r>
          <w:t xml:space="preserve"> </w:t>
        </w:r>
      </w:ins>
      <w:ins w:id="1300" w:author="PR Preview" w:date="2026-01-01T00:00:00Z">
        <w:r>
          <w:t xml:space="preserve">For functions of one variable, this is the same split as</w:t>
        </w:r>
      </w:ins>
      <w:ins w:id="1301" w:author="PR Preview" w:date="2026-01-01T00:00:00Z">
        <w:r>
          <w:t xml:space="preserve"> </w:t>
        </w:r>
      </w:ins>
      <w:hyperlink r:id="rId162">
        <w:ins w:id="1302" w:author="PR Preview" w:date="2026-01-01T00:00:00Z">
          <w:r>
            <w:rPr>
              <w:rStyle w:val="Hyperlink"/>
            </w:rPr>
            <w:t xml:space="preserve">affine</w:t>
          </w:r>
        </w:ins>
      </w:hyperlink>
      <w:ins w:id="1303" w:author="PR Preview" w:date="2026-01-01T00:00:00Z">
        <w:r>
          <w:t xml:space="preserve"> </w:t>
        </w:r>
      </w:ins>
      <m:oMath>
        <m:r>
          <m:t>a</m:t>
        </m:r>
        <m:r>
          <m:t>x</m:t>
        </m:r>
        <m:r>
          <m:rPr>
            <m:sty m:val="p"/>
          </m:rPr>
          <m:t>+</m:t>
        </m:r>
        <m:r>
          <m:t>b</m:t>
        </m:r>
      </m:oMath>
      <w:ins w:id="1304" w:author="PR Preview" w:date="2026-01-01T00:00:00Z">
        <w:r>
          <w:t xml:space="preserve"> </w:t>
        </w:r>
      </w:ins>
      <w:ins w:id="1305" w:author="PR Preview" w:date="2026-01-01T00:00:00Z">
        <w:r>
          <w:t xml:space="preserve">versus</w:t>
        </w:r>
      </w:ins>
      <w:ins w:id="1306" w:author="PR Preview" w:date="2026-01-01T00:00:00Z">
        <w:r>
          <w:t xml:space="preserve"> </w:t>
        </w:r>
      </w:ins>
      <w:hyperlink r:id="rId163">
        <w:ins w:id="1307" w:author="PR Preview" w:date="2026-01-01T00:00:00Z">
          <w:r>
            <w:rPr>
              <w:rStyle w:val="Hyperlink"/>
            </w:rPr>
            <w:t xml:space="preserve">linear</w:t>
          </w:r>
        </w:ins>
      </w:hyperlink>
      <w:ins w:id="1308" w:author="PR Preview" w:date="2026-01-01T00:00:00Z">
        <w:r>
          <w:t xml:space="preserve"> </w:t>
        </w:r>
      </w:ins>
      <m:oMath>
        <m:r>
          <m:t>a</m:t>
        </m:r>
        <m:r>
          <m:t>x</m:t>
        </m:r>
      </m:oMath>
      <w:ins w:id="1309" w:author="PR Preview" w:date="2026-01-01T00:00:00Z">
        <w:r>
          <w:t xml:space="preserve"> </w:t>
        </w:r>
      </w:ins>
      <w:ins w:id="1310" w:author="PR Preview" w:date="2026-01-01T00:00:00Z">
        <w:r>
          <w:t xml:space="preserve">on the algebra page.</w:t>
        </w:r>
      </w:ins>
      <w:ins w:id="1311" w:author="PR Preview" w:date="2026-01-01T00:00:00Z">
        <w:r>
          <w:t xml:space="preserve"> </w:t>
        </w:r>
      </w:ins>
      <w:ins w:id="1312" w:author="PR Preview" w:date="2026-01-01T00:00:00Z">
        <w:r>
          <w:t xml:space="preserve">(The algebra page writes these as</w:t>
        </w:r>
      </w:ins>
      <w:ins w:id="1313" w:author="PR Preview" w:date="2026-01-01T00:00:00Z">
        <w:r>
          <w:t xml:space="preserve"> </w:t>
        </w:r>
      </w:ins>
      <m:oMath>
        <m:r>
          <m:t>m</m:t>
        </m:r>
        <m:r>
          <m:t>x</m:t>
        </m:r>
        <m:r>
          <m:rPr>
            <m:sty m:val="p"/>
          </m:rPr>
          <m:t>+</m:t>
        </m:r>
        <m:r>
          <m:t>b</m:t>
        </m:r>
      </m:oMath>
      <w:ins w:id="1314" w:author="PR Preview" w:date="2026-01-01T00:00:00Z">
        <w:r>
          <w:t xml:space="preserve"> </w:t>
        </w:r>
      </w:ins>
      <w:ins w:id="1315" w:author="PR Preview" w:date="2026-01-01T00:00:00Z">
        <w:r>
          <w:t xml:space="preserve">and</w:t>
        </w:r>
      </w:ins>
      <w:ins w:id="1316" w:author="PR Preview" w:date="2026-01-01T00:00:00Z">
        <w:r>
          <w:t xml:space="preserve"> </w:t>
        </w:r>
      </w:ins>
      <m:oMath>
        <m:r>
          <m:t>m</m:t>
        </m:r>
        <m:r>
          <m:t>x</m:t>
        </m:r>
      </m:oMath>
      <w:ins w:id="1317" w:author="PR Preview" w:date="2026-01-01T00:00:00Z">
        <w:r>
          <w:t xml:space="preserve">;</w:t>
        </w:r>
      </w:ins>
      <w:ins w:id="1318" w:author="PR Preview" w:date="2026-01-01T00:00:00Z">
        <w:r>
          <w:t xml:space="preserve"> </w:t>
        </w:r>
      </w:ins>
      <w:ins w:id="1319" w:author="PR Preview" w:date="2026-01-01T00:00:00Z">
        <w:r>
          <w:t xml:space="preserve">here</w:t>
        </w:r>
      </w:ins>
      <w:ins w:id="1320" w:author="PR Preview" w:date="2026-01-01T00:00:00Z">
        <w:r>
          <w:t xml:space="preserve"> </w:t>
        </w:r>
      </w:ins>
      <m:oMath>
        <m:r>
          <m:t>m</m:t>
        </m:r>
      </m:oMath>
      <w:ins w:id="1321" w:author="PR Preview" w:date="2026-01-01T00:00:00Z">
        <w:r>
          <w:t xml:space="preserve"> </w:t>
        </w:r>
      </w:ins>
      <w:ins w:id="1322" w:author="PR Preview" w:date="2026-01-01T00:00:00Z">
        <w:r>
          <w:t xml:space="preserve">already names the number of outputs.)</w:t>
        </w:r>
      </w:ins>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del w:id="1323" w:author="PR Preview" w:date="2026-01-01T00:00:00Z">
        <w:r>
          <w:rPr>
            <w:b/>
            <w:bCs/>
          </w:rPr>
          <w:delText xml:space="preserve">Example 31 (A line in</w:delText>
        </w:r>
      </w:del>
      <w:del w:id="1324" w:author="PR Preview" w:date="2026-01-01T00:00:00Z">
        <w:r>
          <w:rPr>
            <w:b/>
            <w:bCs/>
          </w:rPr>
          <w:delText xml:space="preserve"> </w:delText>
        </w:r>
      </w:del>
      <m:oMath>
        <m:sSup>
          <m:e>
            <m:r>
              <m:rPr>
                <m:scr m:val="double-struck"/>
                <m:sty m:val="p"/>
              </m:rPr>
              <m:t>R</m:t>
            </m:r>
          </m:e>
          <m:sup>
            <m:r>
              <m:t>2</m:t>
            </m:r>
          </m:sup>
        </m:sSup>
      </m:oMath>
      <w:del w:id="1325" w:author="PR Preview" w:date="2026-01-01T00:00:00Z">
        <w:r>
          <w:rPr>
            <w:b/>
            <w:bCs/>
          </w:rPr>
          <w:delText xml:space="preserve">, and why the normal vector must be nonzero)</w:delText>
        </w:r>
      </w:del>
      <w:del w:id="1326" w:author="PR Preview" w:date="2026-01-01T00:00:00Z">
        <w:r>
          <w:delText xml:space="preserve"> </w:delText>
        </w:r>
      </w:del>
      <w:del w:id="1327" w:author="PR Preview" w:date="2026-01-01T00:00:00Z">
        <w:r>
          <w:delText xml:space="preserve"> </w:delText>
        </w:r>
      </w:del>
    </w:p>
    <w:p>
      <w:pPr>
        <w:pStyle w:val="BodyText"/>
      </w:pPr>
      <w:ins w:id="1328" w:author="PR Preview" w:date="2026-01-01T00:00:00Z">
        <w:r>
          <w:rPr>
            <w:b/>
            <w:bCs/>
          </w:rPr>
          <w:t xml:space="preserve">Example 32 (A line in</w:t>
        </w:r>
      </w:ins>
      <w:ins w:id="1329" w:author="PR Preview" w:date="2026-01-01T00:00:00Z">
        <w:r>
          <w:rPr>
            <w:b/>
            <w:bCs/>
          </w:rPr>
          <w:t xml:space="preserve"> </w:t>
        </w:r>
      </w:ins>
      <m:oMath>
        <m:sSup>
          <m:e>
            <m:r>
              <m:rPr>
                <m:scr m:val="double-struck"/>
                <m:sty m:val="p"/>
              </m:rPr>
              <m:t>R</m:t>
            </m:r>
          </m:e>
          <m:sup>
            <m:r>
              <m:t>2</m:t>
            </m:r>
          </m:sup>
        </m:sSup>
      </m:oMath>
      <w:ins w:id="1330" w:author="PR Preview" w:date="2026-01-01T00:00:00Z">
        <w:r>
          <w:rPr>
            <w:b/>
            <w:bCs/>
          </w:rPr>
          <w:t xml:space="preserve">, and why the normal vector must be nonzero)</w:t>
        </w:r>
      </w:ins>
      <w:ins w:id="1331" w:author="PR Preview" w:date="2026-01-01T00:00:00Z">
        <w:r>
          <w:t xml:space="preserve"> </w:t>
        </w:r>
      </w:ins>
      <w:ins w:id="1332" w:author="PR Preview" w:date="2026-01-01T00:00:00Z">
        <w:r>
          <w:t xml:space="preserve"> </w:t>
        </w:r>
      </w:ins>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78"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del w:id="1333" w:author="PR Preview" w:date="2026-01-01T00:00:00Z">
        <w:r>
          <w:rPr>
            <w:i/>
            <w:iCs/>
          </w:rPr>
          <w:delText xml:space="preserve">Remark 13</w:delText>
        </w:r>
      </w:del>
      <w:del w:id="1334" w:author="PR Preview" w:date="2026-01-01T00:00:00Z">
        <w:r>
          <w:delText xml:space="preserve"> (The order of the factors reverses). </w:delText>
        </w:r>
      </w:del>
      <w:del w:id="1335" w:author="PR Preview" w:date="2026-01-01T00:00:00Z">
        <w:r>
          <w:delText xml:space="preserve">Transposing a product reverses the order of the factors.</w:delText>
        </w:r>
      </w:del>
      <w:del w:id="1336" w:author="PR Preview" w:date="2026-01-01T00:00:00Z">
        <w:r>
          <w:delText xml:space="preserve"> </w:delText>
        </w:r>
      </w:del>
      <w:del w:id="1337" w:author="PR Preview" w:date="2026-01-01T00:00:00Z">
        <w:r>
          <w:delText xml:space="preserve">Keeping the original order usually gives an undefined product</w:delText>
        </w:r>
      </w:del>
      <w:del w:id="1338" w:author="PR Preview" w:date="2026-01-01T00:00:00Z">
        <w:r>
          <w:delText xml:space="preserve"> </w:delText>
        </w:r>
      </w:del>
      <w:del w:id="1339" w:author="PR Preview" w:date="2026-01-01T00:00:00Z">
        <w:r>
          <w:delText xml:space="preserve">or a different matrix.</w:delText>
        </w:r>
      </w:del>
      <w:del w:id="1340" w:author="PR Preview" w:date="2026-01-01T00:00:00Z">
        <w:r>
          <w:delText xml:space="preserve"> </w:delText>
        </w:r>
      </w:del>
      <w:del w:id="1341" w:author="PR Preview" w:date="2026-01-01T00:00:00Z">
        <w:r>
          <w:delText xml:space="preserve">For example, with</w:delText>
        </w:r>
      </w:del>
      <w:del w:id="1342" w:author="PR Preview" w:date="2026-01-01T00:00:00Z">
        <w:r>
          <w:delText xml:space="preserve"> </w:delText>
        </w:r>
      </w:del>
      <m:oMath>
        <m:r>
          <m:rPr>
            <m:sty m:val="bi"/>
          </m:rPr>
          <m:t>A</m:t>
        </m:r>
        <m:r>
          <m:rPr>
            <m:sty m:val="p"/>
          </m:rPr>
          <m:t>=</m:t>
        </m:r>
        <m:r>
          <m:rPr>
            <m:sty m:val="p"/>
          </m:rPr>
          <m:t>[</m:t>
        </m:r>
        <m:r>
          <m:t>1</m:t>
        </m:r>
        <m:r>
          <m:rPr>
            <m:sty m:val="p"/>
          </m:rPr>
          <m:t>,</m:t>
        </m:r>
        <m:r>
          <m:t> </m:t>
        </m:r>
        <m:r>
          <m:t>2</m:t>
        </m:r>
        <m:r>
          <m:rPr>
            <m:sty m:val="p"/>
          </m:rPr>
          <m:t>]</m:t>
        </m:r>
      </m:oMath>
      <w:del w:id="1343" w:author="PR Preview" w:date="2026-01-01T00:00:00Z">
        <w:r>
          <w:delText xml:space="preserve"> </w:delText>
        </w:r>
      </w:del>
      <w:del w:id="1344" w:author="PR Preview" w:date="2026-01-01T00:00:00Z">
        <w:r>
          <w:delText xml:space="preserve">(</w:delText>
        </w:r>
      </w:del>
      <m:oMath>
        <m:r>
          <m:t>1</m:t>
        </m:r>
        <m:r>
          <m:rPr>
            <m:sty m:val="p"/>
          </m:rPr>
          <m:t>×</m:t>
        </m:r>
        <m:r>
          <m:t>2</m:t>
        </m:r>
      </m:oMath>
      <w:del w:id="1345" w:author="PR Preview" w:date="2026-01-01T00:00:00Z">
        <w:r>
          <w:delText xml:space="preserve">)</w:delText>
        </w:r>
      </w:del>
      <w:del w:id="1346" w:author="PR Preview" w:date="2026-01-01T00:00:00Z">
        <w:r>
          <w:delText xml:space="preserve"> </w:delText>
        </w:r>
      </w:del>
      <w:del w:id="1347" w:author="PR Preview" w:date="2026-01-01T00:00:00Z">
        <w:r>
          <w:delText xml:space="preserve">and</w:delText>
        </w:r>
      </w:del>
      <w:del w:id="1348"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1349" w:author="PR Preview" w:date="2026-01-01T00:00:00Z">
        <w:r>
          <w:delText xml:space="preserve"> </w:delText>
        </w:r>
      </w:del>
      <w:del w:id="1350" w:author="PR Preview" w:date="2026-01-01T00:00:00Z">
        <w:r>
          <w:delText xml:space="preserve">(</w:delText>
        </w:r>
      </w:del>
      <m:oMath>
        <m:r>
          <m:t>2</m:t>
        </m:r>
        <m:r>
          <m:rPr>
            <m:sty m:val="p"/>
          </m:rPr>
          <m:t>×</m:t>
        </m:r>
        <m:r>
          <m:t>1</m:t>
        </m:r>
      </m:oMath>
      <w:del w:id="1351" w:author="PR Preview" w:date="2026-01-01T00:00:00Z">
        <w:r>
          <w:delText xml:space="preserve">),</w:delText>
        </w:r>
      </w:del>
    </w:p>
    <w:p>
      <w:pPr>
        <w:pStyle w:val="FirstParagraph"/>
      </w:pPr>
      <w:ins w:id="1352" w:author="PR Preview" w:date="2026-01-01T00:00:00Z">
        <w:r>
          <w:rPr>
            <w:i/>
            <w:iCs/>
          </w:rPr>
          <w:t xml:space="preserve">Remark 17</w:t>
        </w:r>
      </w:ins>
      <w:ins w:id="1353" w:author="PR Preview" w:date="2026-01-01T00:00:00Z">
        <w:r>
          <w:t xml:space="preserve"> (The order of the factors reverses). </w:t>
        </w:r>
      </w:ins>
      <w:ins w:id="1354" w:author="PR Preview" w:date="2026-01-01T00:00:00Z">
        <w:r>
          <w:t xml:space="preserve">Transposing a product reverses the order of the factors.</w:t>
        </w:r>
      </w:ins>
      <w:ins w:id="1355" w:author="PR Preview" w:date="2026-01-01T00:00:00Z">
        <w:r>
          <w:t xml:space="preserve"> </w:t>
        </w:r>
      </w:ins>
      <w:ins w:id="1356" w:author="PR Preview" w:date="2026-01-01T00:00:00Z">
        <w:r>
          <w:t xml:space="preserve">Keeping the original order usually gives an undefined product</w:t>
        </w:r>
      </w:ins>
      <w:ins w:id="1357" w:author="PR Preview" w:date="2026-01-01T00:00:00Z">
        <w:r>
          <w:t xml:space="preserve"> </w:t>
        </w:r>
      </w:ins>
      <w:ins w:id="1358" w:author="PR Preview" w:date="2026-01-01T00:00:00Z">
        <w:r>
          <w:t xml:space="preserve">or a different matrix.</w:t>
        </w:r>
      </w:ins>
      <w:ins w:id="1359" w:author="PR Preview" w:date="2026-01-01T00:00:00Z">
        <w:r>
          <w:t xml:space="preserve"> </w:t>
        </w:r>
      </w:ins>
      <w:ins w:id="1360" w:author="PR Preview" w:date="2026-01-01T00:00:00Z">
        <w:r>
          <w:t xml:space="preserve">For example, with</w:t>
        </w:r>
      </w:ins>
      <w:ins w:id="1361" w:author="PR Preview" w:date="2026-01-01T00:00:00Z">
        <w:r>
          <w:t xml:space="preserve"> </w:t>
        </w:r>
      </w:ins>
      <m:oMath>
        <m:r>
          <m:rPr>
            <m:sty m:val="bi"/>
          </m:rPr>
          <m:t>A</m:t>
        </m:r>
        <m:r>
          <m:rPr>
            <m:sty m:val="p"/>
          </m:rPr>
          <m:t>=</m:t>
        </m:r>
        <m:r>
          <m:rPr>
            <m:sty m:val="p"/>
          </m:rPr>
          <m:t>[</m:t>
        </m:r>
        <m:r>
          <m:t>1</m:t>
        </m:r>
        <m:r>
          <m:rPr>
            <m:sty m:val="p"/>
          </m:rPr>
          <m:t>,</m:t>
        </m:r>
        <m:r>
          <m:t> </m:t>
        </m:r>
        <m:r>
          <m:t>2</m:t>
        </m:r>
        <m:r>
          <m:rPr>
            <m:sty m:val="p"/>
          </m:rPr>
          <m:t>]</m:t>
        </m:r>
      </m:oMath>
      <w:ins w:id="1362" w:author="PR Preview" w:date="2026-01-01T00:00:00Z">
        <w:r>
          <w:t xml:space="preserve"> </w:t>
        </w:r>
      </w:ins>
      <w:ins w:id="1363" w:author="PR Preview" w:date="2026-01-01T00:00:00Z">
        <w:r>
          <w:t xml:space="preserve">(</w:t>
        </w:r>
      </w:ins>
      <m:oMath>
        <m:r>
          <m:t>1</m:t>
        </m:r>
        <m:r>
          <m:rPr>
            <m:sty m:val="p"/>
          </m:rPr>
          <m:t>×</m:t>
        </m:r>
        <m:r>
          <m:t>2</m:t>
        </m:r>
      </m:oMath>
      <w:ins w:id="1364" w:author="PR Preview" w:date="2026-01-01T00:00:00Z">
        <w:r>
          <w:t xml:space="preserve">)</w:t>
        </w:r>
      </w:ins>
      <w:ins w:id="1365" w:author="PR Preview" w:date="2026-01-01T00:00:00Z">
        <w:r>
          <w:t xml:space="preserve"> </w:t>
        </w:r>
      </w:ins>
      <w:ins w:id="1366" w:author="PR Preview" w:date="2026-01-01T00:00:00Z">
        <w:r>
          <w:t xml:space="preserve">and</w:t>
        </w:r>
      </w:ins>
      <w:ins w:id="1367"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1368" w:author="PR Preview" w:date="2026-01-01T00:00:00Z">
        <w:r>
          <w:t xml:space="preserve"> </w:t>
        </w:r>
      </w:ins>
      <w:ins w:id="1369" w:author="PR Preview" w:date="2026-01-01T00:00:00Z">
        <w:r>
          <w:t xml:space="preserve">(</w:t>
        </w:r>
      </w:ins>
      <m:oMath>
        <m:r>
          <m:t>2</m:t>
        </m:r>
        <m:r>
          <m:rPr>
            <m:sty m:val="p"/>
          </m:rPr>
          <m:t>×</m:t>
        </m:r>
        <m:r>
          <m:t>1</m:t>
        </m:r>
      </m:oMath>
      <w:ins w:id="1370" w:author="PR Preview" w:date="2026-01-01T00:00:00Z">
        <w:r>
          <w:t xml:space="preserve">),</w:t>
        </w:r>
      </w:ins>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End w:id="178"/>
    <w:bookmarkEnd w:id="179"/>
    <w:bookmarkStart w:id="186" w:name="rank"/>
    <w:p>
      <w:pPr>
        <w:pStyle w:val="Heading2"/>
      </w:pPr>
      <w:r>
        <w:t xml:space="preserve">3 Rank</w:t>
      </w:r>
    </w:p>
    <w:bookmarkStart w:id="180"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0"/>
    <w:bookmarkStart w:id="181" w:name="exm-linearly-independent"/>
    <w:p>
      <w:pPr>
        <w:pStyle w:val="BodyText"/>
      </w:pPr>
      <w:del w:id="1371" w:author="PR Preview" w:date="2026-01-01T00:00:00Z">
        <w:r>
          <w:rPr>
            <w:b/>
            <w:bCs/>
          </w:rPr>
          <w:delText xml:space="preserve">Example 32 (Independent and dependent pairs of vectors)</w:delText>
        </w:r>
      </w:del>
      <w:del w:id="1372" w:author="PR Preview" w:date="2026-01-01T00:00:00Z">
        <w:r>
          <w:delText xml:space="preserve"> </w:delText>
        </w:r>
      </w:del>
      <w:del w:id="1373" w:author="PR Preview" w:date="2026-01-01T00:00:00Z">
        <w:r>
          <w:delText xml:space="preserve"> </w:delText>
        </w:r>
      </w:del>
    </w:p>
    <w:p>
      <w:pPr>
        <w:pStyle w:val="BodyText"/>
      </w:pPr>
      <w:ins w:id="1374" w:author="PR Preview" w:date="2026-01-01T00:00:00Z">
        <w:r>
          <w:rPr>
            <w:b/>
            <w:bCs/>
          </w:rPr>
          <w:t xml:space="preserve">Example 33 (Independent and dependent pairs of vectors)</w:t>
        </w:r>
      </w:ins>
      <w:ins w:id="1375" w:author="PR Preview" w:date="2026-01-01T00:00:00Z">
        <w:r>
          <w:t xml:space="preserve"> </w:t>
        </w:r>
      </w:ins>
      <w:ins w:id="1376" w:author="PR Preview" w:date="2026-01-01T00:00:00Z">
        <w:r>
          <w:t xml:space="preserve"> </w:t>
        </w:r>
      </w:ins>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1"/>
    <w:bookmarkStart w:id="182"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2"/>
    <w:bookmarkStart w:id="183" w:name="exm-rank"/>
    <w:p>
      <w:pPr>
        <w:pStyle w:val="BodyText"/>
      </w:pPr>
      <w:del w:id="1377" w:author="PR Preview" w:date="2026-01-01T00:00:00Z">
        <w:r>
          <w:rPr>
            <w:b/>
            <w:bCs/>
          </w:rPr>
          <w:delText xml:space="preserve">Example 33 (The rank of two</w:delText>
        </w:r>
      </w:del>
      <w:del w:id="1378" w:author="PR Preview" w:date="2026-01-01T00:00:00Z">
        <w:r>
          <w:rPr>
            <w:b/>
            <w:bCs/>
          </w:rPr>
          <w:delText xml:space="preserve"> </w:delText>
        </w:r>
      </w:del>
      <m:oMath>
        <m:r>
          <m:t>3</m:t>
        </m:r>
        <m:r>
          <m:rPr>
            <m:sty m:val="p"/>
          </m:rPr>
          <m:t>×</m:t>
        </m:r>
        <m:r>
          <m:t>2</m:t>
        </m:r>
      </m:oMath>
      <w:del w:id="1379" w:author="PR Preview" w:date="2026-01-01T00:00:00Z">
        <w:r>
          <w:rPr>
            <w:b/>
            <w:bCs/>
          </w:rPr>
          <w:delText xml:space="preserve"> </w:delText>
        </w:r>
      </w:del>
      <w:del w:id="1380" w:author="PR Preview" w:date="2026-01-01T00:00:00Z">
        <w:r>
          <w:rPr>
            <w:b/>
            <w:bCs/>
          </w:rPr>
          <w:delText xml:space="preserve">matrices)</w:delText>
        </w:r>
      </w:del>
      <w:del w:id="1381" w:author="PR Preview" w:date="2026-01-01T00:00:00Z">
        <w:r>
          <w:delText xml:space="preserve"> </w:delText>
        </w:r>
      </w:del>
      <w:del w:id="1382" w:author="PR Preview" w:date="2026-01-01T00:00:00Z">
        <w:r>
          <w:delText xml:space="preserve">The matrix</w:delText>
        </w:r>
      </w:del>
      <w:del w:id="138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384" w:author="PR Preview" w:date="2026-01-01T00:00:00Z">
        <w:r>
          <w:delText xml:space="preserve"> </w:delText>
        </w:r>
      </w:del>
      <w:del w:id="1385" w:author="PR Preview" w:date="2026-01-01T00:00:00Z">
        <w:r>
          <w:delText xml:space="preserve">has rank</w:delText>
        </w:r>
      </w:del>
      <w:del w:id="1386" w:author="PR Preview" w:date="2026-01-01T00:00:00Z">
        <w:r>
          <w:delText xml:space="preserve"> </w:delText>
        </w:r>
      </w:del>
      <m:oMath>
        <m:r>
          <m:t>2</m:t>
        </m:r>
      </m:oMath>
      <w:del w:id="1387" w:author="PR Preview" w:date="2026-01-01T00:00:00Z">
        <w:r>
          <w:delText xml:space="preserve">:</w:delText>
        </w:r>
      </w:del>
      <w:del w:id="1388" w:author="PR Preview" w:date="2026-01-01T00:00:00Z">
        <w:r>
          <w:delText xml:space="preserve"> </w:delText>
        </w:r>
      </w:del>
      <w:del w:id="1389" w:author="PR Preview" w:date="2026-01-01T00:00:00Z">
        <w:r>
          <w:delText xml:space="preserve">if</w:delText>
        </w:r>
      </w:del>
      <w:del w:id="1390" w:author="PR Preview" w:date="2026-01-01T00:00:00Z">
        <w:r>
          <w:delText xml:space="preserve"> </w:delText>
        </w:r>
      </w:del>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del w:id="1391" w:author="PR Preview" w:date="2026-01-01T00:00:00Z">
        <w:r>
          <w:delText xml:space="preserve">,</w:delText>
        </w:r>
      </w:del>
      <w:del w:id="1392" w:author="PR Preview" w:date="2026-01-01T00:00:00Z">
        <w:r>
          <w:delText xml:space="preserve"> </w:delText>
        </w:r>
      </w:del>
      <w:del w:id="1393" w:author="PR Preview" w:date="2026-01-01T00:00:00Z">
        <w:r>
          <w:delText xml:space="preserve">then subtracting the first entry from the second gives</w:delText>
        </w:r>
      </w:del>
      <w:del w:id="1394" w:author="PR Preview" w:date="2026-01-01T00:00:00Z">
        <w:r>
          <w:delText xml:space="preserve"> </w:delText>
        </w:r>
      </w:del>
      <m:oMath>
        <m:sSub>
          <m:e>
            <m:r>
              <m:t>c</m:t>
            </m:r>
          </m:e>
          <m:sub>
            <m:r>
              <m:t>2</m:t>
            </m:r>
          </m:sub>
        </m:sSub>
        <m:r>
          <m:rPr>
            <m:sty m:val="p"/>
          </m:rPr>
          <m:t>=</m:t>
        </m:r>
        <m:r>
          <m:t>0</m:t>
        </m:r>
      </m:oMath>
      <w:del w:id="1395" w:author="PR Preview" w:date="2026-01-01T00:00:00Z">
        <w:r>
          <w:delText xml:space="preserve">,</w:delText>
        </w:r>
      </w:del>
      <w:del w:id="1396" w:author="PR Preview" w:date="2026-01-01T00:00:00Z">
        <w:r>
          <w:delText xml:space="preserve"> </w:delText>
        </w:r>
      </w:del>
      <w:del w:id="1397" w:author="PR Preview" w:date="2026-01-01T00:00:00Z">
        <w:r>
          <w:delText xml:space="preserve">and then</w:delText>
        </w:r>
      </w:del>
      <w:del w:id="1398" w:author="PR Preview" w:date="2026-01-01T00:00:00Z">
        <w:r>
          <w:delText xml:space="preserve"> </w:delText>
        </w:r>
      </w:del>
      <m:oMath>
        <m:sSub>
          <m:e>
            <m:r>
              <m:t>c</m:t>
            </m:r>
          </m:e>
          <m:sub>
            <m:r>
              <m:t>1</m:t>
            </m:r>
          </m:sub>
        </m:sSub>
        <m:r>
          <m:rPr>
            <m:sty m:val="p"/>
          </m:rPr>
          <m:t>=</m:t>
        </m:r>
        <m:r>
          <m:t>0</m:t>
        </m:r>
      </m:oMath>
      <w:del w:id="1399" w:author="PR Preview" w:date="2026-01-01T00:00:00Z">
        <w:r>
          <w:delText xml:space="preserve">.</w:delText>
        </w:r>
      </w:del>
    </w:p>
    <w:p>
      <w:pPr>
        <w:pStyle w:val="BodyText"/>
      </w:pPr>
      <w:ins w:id="1400" w:author="PR Preview" w:date="2026-01-01T00:00:00Z">
        <w:r>
          <w:rPr>
            <w:b/>
            <w:bCs/>
          </w:rPr>
          <w:t xml:space="preserve">Example 34 (The rank of two</w:t>
        </w:r>
      </w:ins>
      <w:ins w:id="1401" w:author="PR Preview" w:date="2026-01-01T00:00:00Z">
        <w:r>
          <w:rPr>
            <w:b/>
            <w:bCs/>
          </w:rPr>
          <w:t xml:space="preserve"> </w:t>
        </w:r>
      </w:ins>
      <m:oMath>
        <m:r>
          <m:t>3</m:t>
        </m:r>
        <m:r>
          <m:rPr>
            <m:sty m:val="p"/>
          </m:rPr>
          <m:t>×</m:t>
        </m:r>
        <m:r>
          <m:t>2</m:t>
        </m:r>
      </m:oMath>
      <w:ins w:id="1402" w:author="PR Preview" w:date="2026-01-01T00:00:00Z">
        <w:r>
          <w:rPr>
            <w:b/>
            <w:bCs/>
          </w:rPr>
          <w:t xml:space="preserve"> </w:t>
        </w:r>
      </w:ins>
      <w:ins w:id="1403" w:author="PR Preview" w:date="2026-01-01T00:00:00Z">
        <w:r>
          <w:rPr>
            <w:b/>
            <w:bCs/>
          </w:rPr>
          <w:t xml:space="preserve">matrices)</w:t>
        </w:r>
      </w:ins>
      <w:ins w:id="1404" w:author="PR Preview" w:date="2026-01-01T00:00:00Z">
        <w:r>
          <w:t xml:space="preserve"> </w:t>
        </w:r>
      </w:ins>
      <w:ins w:id="1405" w:author="PR Preview" w:date="2026-01-01T00:00:00Z">
        <w:r>
          <w:t xml:space="preserve">The matrix</w:t>
        </w:r>
      </w:ins>
      <w:ins w:id="140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407" w:author="PR Preview" w:date="2026-01-01T00:00:00Z">
        <w:r>
          <w:t xml:space="preserve"> </w:t>
        </w:r>
      </w:ins>
      <w:ins w:id="1408" w:author="PR Preview" w:date="2026-01-01T00:00:00Z">
        <w:r>
          <w:t xml:space="preserve">has rank</w:t>
        </w:r>
      </w:ins>
      <w:ins w:id="1409" w:author="PR Preview" w:date="2026-01-01T00:00:00Z">
        <w:r>
          <w:t xml:space="preserve"> </w:t>
        </w:r>
      </w:ins>
      <m:oMath>
        <m:r>
          <m:t>2</m:t>
        </m:r>
      </m:oMath>
      <w:ins w:id="1410" w:author="PR Preview" w:date="2026-01-01T00:00:00Z">
        <w:r>
          <w:t xml:space="preserve">:</w:t>
        </w:r>
      </w:ins>
      <w:ins w:id="1411" w:author="PR Preview" w:date="2026-01-01T00:00:00Z">
        <w:r>
          <w:t xml:space="preserve"> </w:t>
        </w:r>
      </w:ins>
      <w:ins w:id="1412" w:author="PR Preview" w:date="2026-01-01T00:00:00Z">
        <w:r>
          <w:t xml:space="preserve">if</w:t>
        </w:r>
      </w:ins>
      <w:ins w:id="1413" w:author="PR Preview" w:date="2026-01-01T00:00:00Z">
        <w:r>
          <w:t xml:space="preserve"> </w:t>
        </w:r>
      </w:ins>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ins w:id="1414" w:author="PR Preview" w:date="2026-01-01T00:00:00Z">
        <w:r>
          <w:t xml:space="preserve">,</w:t>
        </w:r>
      </w:ins>
      <w:ins w:id="1415" w:author="PR Preview" w:date="2026-01-01T00:00:00Z">
        <w:r>
          <w:t xml:space="preserve"> </w:t>
        </w:r>
      </w:ins>
      <w:ins w:id="1416" w:author="PR Preview" w:date="2026-01-01T00:00:00Z">
        <w:r>
          <w:t xml:space="preserve">then subtracting the first entry from the second gives</w:t>
        </w:r>
      </w:ins>
      <w:ins w:id="1417" w:author="PR Preview" w:date="2026-01-01T00:00:00Z">
        <w:r>
          <w:t xml:space="preserve"> </w:t>
        </w:r>
      </w:ins>
      <m:oMath>
        <m:sSub>
          <m:e>
            <m:r>
              <m:t>c</m:t>
            </m:r>
          </m:e>
          <m:sub>
            <m:r>
              <m:t>2</m:t>
            </m:r>
          </m:sub>
        </m:sSub>
        <m:r>
          <m:rPr>
            <m:sty m:val="p"/>
          </m:rPr>
          <m:t>=</m:t>
        </m:r>
        <m:r>
          <m:t>0</m:t>
        </m:r>
      </m:oMath>
      <w:ins w:id="1418" w:author="PR Preview" w:date="2026-01-01T00:00:00Z">
        <w:r>
          <w:t xml:space="preserve">,</w:t>
        </w:r>
      </w:ins>
      <w:ins w:id="1419" w:author="PR Preview" w:date="2026-01-01T00:00:00Z">
        <w:r>
          <w:t xml:space="preserve"> </w:t>
        </w:r>
      </w:ins>
      <w:ins w:id="1420" w:author="PR Preview" w:date="2026-01-01T00:00:00Z">
        <w:r>
          <w:t xml:space="preserve">and then</w:t>
        </w:r>
      </w:ins>
      <w:ins w:id="1421" w:author="PR Preview" w:date="2026-01-01T00:00:00Z">
        <w:r>
          <w:t xml:space="preserve"> </w:t>
        </w:r>
      </w:ins>
      <m:oMath>
        <m:sSub>
          <m:e>
            <m:r>
              <m:t>c</m:t>
            </m:r>
          </m:e>
          <m:sub>
            <m:r>
              <m:t>1</m:t>
            </m:r>
          </m:sub>
        </m:sSub>
        <m:r>
          <m:rPr>
            <m:sty m:val="p"/>
          </m:rPr>
          <m:t>=</m:t>
        </m:r>
        <m:r>
          <m:t>0</m:t>
        </m:r>
      </m:oMath>
      <w:ins w:id="1422" w:author="PR Preview" w:date="2026-01-01T00:00:00Z">
        <w:r>
          <w:t xml:space="preserve">.</w:t>
        </w:r>
      </w:ins>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3"/>
    <w:bookmarkStart w:id="184"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4"/>
    <w:bookmarkStart w:id="185" w:name="rem-full-column-rank-shape"/>
    <w:p>
      <w:pPr>
        <w:pStyle w:val="BodyText"/>
      </w:pPr>
      <w:del w:id="1423" w:author="PR Preview" w:date="2026-01-01T00:00:00Z">
        <w:r>
          <w:rPr>
            <w:i/>
            <w:iCs/>
          </w:rPr>
          <w:delText xml:space="preserve">Remark 14</w:delText>
        </w:r>
      </w:del>
      <w:del w:id="1424" w:author="PR Preview" w:date="2026-01-01T00:00:00Z">
        <w:r>
          <w:delText xml:space="preserve"> (Full column rank needs at least as many rows as columns). </w:delText>
        </w:r>
      </w:del>
      <w:del w:id="1425" w:author="PR Preview" w:date="2026-01-01T00:00:00Z">
        <w:r>
          <w:delText xml:space="preserve">In</w:delText>
        </w:r>
      </w:del>
      <w:del w:id="1426" w:author="PR Preview" w:date="2026-01-01T00:00:00Z">
        <w:r>
          <w:delText xml:space="preserve"> </w:delText>
        </w:r>
      </w:del>
      <w:hyperlink w:anchor="exm-rank">
        <w:del w:id="1427" w:author="PR Preview" w:date="2026-01-01T00:00:00Z">
          <w:r>
            <w:rPr>
              <w:rStyle w:val="Hyperlink"/>
            </w:rPr>
            <w:delText xml:space="preserve">Example 33</w:delText>
          </w:r>
        </w:del>
      </w:hyperlink>
      <w:del w:id="1428" w:author="PR Preview" w:date="2026-01-01T00:00:00Z">
        <w:r>
          <w:delText xml:space="preserve">, the first matrix has full column rank:</w:delText>
        </w:r>
      </w:del>
      <w:del w:id="1429" w:author="PR Preview" w:date="2026-01-01T00:00:00Z">
        <w:r>
          <w:delText xml:space="preserve"> </w:delText>
        </w:r>
      </w:del>
      <w:del w:id="1430" w:author="PR Preview" w:date="2026-01-01T00:00:00Z">
        <w:r>
          <w:delText xml:space="preserve">its rank is</w:delText>
        </w:r>
      </w:del>
      <w:del w:id="1431" w:author="PR Preview" w:date="2026-01-01T00:00:00Z">
        <w:r>
          <w:delText xml:space="preserve"> </w:delText>
        </w:r>
      </w:del>
      <m:oMath>
        <m:r>
          <m:t>2</m:t>
        </m:r>
      </m:oMath>
      <w:del w:id="1432" w:author="PR Preview" w:date="2026-01-01T00:00:00Z">
        <w:r>
          <w:delText xml:space="preserve">, and it has</w:delText>
        </w:r>
      </w:del>
      <w:del w:id="1433" w:author="PR Preview" w:date="2026-01-01T00:00:00Z">
        <w:r>
          <w:delText xml:space="preserve"> </w:delText>
        </w:r>
      </w:del>
      <m:oMath>
        <m:r>
          <m:t>2</m:t>
        </m:r>
      </m:oMath>
      <w:del w:id="1434" w:author="PR Preview" w:date="2026-01-01T00:00:00Z">
        <w:r>
          <w:delText xml:space="preserve"> </w:delText>
        </w:r>
      </w:del>
      <w:del w:id="1435" w:author="PR Preview" w:date="2026-01-01T00:00:00Z">
        <w:r>
          <w:delText xml:space="preserve">columns.</w:delText>
        </w:r>
      </w:del>
      <w:del w:id="1436" w:author="PR Preview" w:date="2026-01-01T00:00:00Z">
        <w:r>
          <w:delText xml:space="preserve"> </w:delText>
        </w:r>
      </w:del>
      <w:del w:id="1437" w:author="PR Preview" w:date="2026-01-01T00:00:00Z">
        <w:r>
          <w:delText xml:space="preserve">The second does not, because its rank is</w:delText>
        </w:r>
      </w:del>
      <w:del w:id="1438" w:author="PR Preview" w:date="2026-01-01T00:00:00Z">
        <w:r>
          <w:delText xml:space="preserve"> </w:delText>
        </w:r>
      </w:del>
      <m:oMath>
        <m:r>
          <m:t>1</m:t>
        </m:r>
      </m:oMath>
      <w:del w:id="1439" w:author="PR Preview" w:date="2026-01-01T00:00:00Z">
        <w:r>
          <w:delText xml:space="preserve">.</w:delText>
        </w:r>
      </w:del>
    </w:p>
    <w:p>
      <w:pPr>
        <w:pStyle w:val="BodyText"/>
      </w:pPr>
      <w:ins w:id="1440" w:author="PR Preview" w:date="2026-01-01T00:00:00Z">
        <w:r>
          <w:rPr>
            <w:i/>
            <w:iCs/>
          </w:rPr>
          <w:t xml:space="preserve">Remark 18</w:t>
        </w:r>
      </w:ins>
      <w:ins w:id="1441" w:author="PR Preview" w:date="2026-01-01T00:00:00Z">
        <w:r>
          <w:t xml:space="preserve"> (Full column rank needs at least as many rows as columns). </w:t>
        </w:r>
      </w:ins>
      <w:ins w:id="1442" w:author="PR Preview" w:date="2026-01-01T00:00:00Z">
        <w:r>
          <w:t xml:space="preserve">In</w:t>
        </w:r>
      </w:ins>
      <w:ins w:id="1443" w:author="PR Preview" w:date="2026-01-01T00:00:00Z">
        <w:r>
          <w:t xml:space="preserve"> </w:t>
        </w:r>
      </w:ins>
      <w:hyperlink w:anchor="exm-rank">
        <w:ins w:id="1444" w:author="PR Preview" w:date="2026-01-01T00:00:00Z">
          <w:r>
            <w:rPr>
              <w:rStyle w:val="Hyperlink"/>
            </w:rPr>
            <w:t xml:space="preserve">Example 34</w:t>
          </w:r>
        </w:ins>
      </w:hyperlink>
      <w:ins w:id="1445" w:author="PR Preview" w:date="2026-01-01T00:00:00Z">
        <w:r>
          <w:t xml:space="preserve">, the first matrix has full column rank:</w:t>
        </w:r>
      </w:ins>
      <w:ins w:id="1446" w:author="PR Preview" w:date="2026-01-01T00:00:00Z">
        <w:r>
          <w:t xml:space="preserve"> </w:t>
        </w:r>
      </w:ins>
      <w:ins w:id="1447" w:author="PR Preview" w:date="2026-01-01T00:00:00Z">
        <w:r>
          <w:t xml:space="preserve">its rank is</w:t>
        </w:r>
      </w:ins>
      <w:ins w:id="1448" w:author="PR Preview" w:date="2026-01-01T00:00:00Z">
        <w:r>
          <w:t xml:space="preserve"> </w:t>
        </w:r>
      </w:ins>
      <m:oMath>
        <m:r>
          <m:t>2</m:t>
        </m:r>
      </m:oMath>
      <w:ins w:id="1449" w:author="PR Preview" w:date="2026-01-01T00:00:00Z">
        <w:r>
          <w:t xml:space="preserve">, and it has</w:t>
        </w:r>
      </w:ins>
      <w:ins w:id="1450" w:author="PR Preview" w:date="2026-01-01T00:00:00Z">
        <w:r>
          <w:t xml:space="preserve"> </w:t>
        </w:r>
      </w:ins>
      <m:oMath>
        <m:r>
          <m:t>2</m:t>
        </m:r>
      </m:oMath>
      <w:ins w:id="1451" w:author="PR Preview" w:date="2026-01-01T00:00:00Z">
        <w:r>
          <w:t xml:space="preserve"> </w:t>
        </w:r>
      </w:ins>
      <w:ins w:id="1452" w:author="PR Preview" w:date="2026-01-01T00:00:00Z">
        <w:r>
          <w:t xml:space="preserve">columns.</w:t>
        </w:r>
      </w:ins>
      <w:ins w:id="1453" w:author="PR Preview" w:date="2026-01-01T00:00:00Z">
        <w:r>
          <w:t xml:space="preserve"> </w:t>
        </w:r>
      </w:ins>
      <w:ins w:id="1454" w:author="PR Preview" w:date="2026-01-01T00:00:00Z">
        <w:r>
          <w:t xml:space="preserve">The second does not, because its rank is</w:t>
        </w:r>
      </w:ins>
      <w:ins w:id="1455" w:author="PR Preview" w:date="2026-01-01T00:00:00Z">
        <w:r>
          <w:t xml:space="preserve"> </w:t>
        </w:r>
      </w:ins>
      <m:oMath>
        <m:r>
          <m:t>1</m:t>
        </m:r>
      </m:oMath>
      <w:ins w:id="1456" w:author="PR Preview" w:date="2026-01-01T00:00:00Z">
        <w:r>
          <w:t xml:space="preserve">.</w:t>
        </w:r>
      </w:ins>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5"/>
    <w:bookmarkEnd w:id="186"/>
    <w:bookmarkStart w:id="22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0"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0"/>
    <w:bookmarkStart w:id="191" w:name="exm-subspace"/>
    <w:p>
      <w:pPr>
        <w:pStyle w:val="BodyText"/>
      </w:pPr>
      <w:del w:id="1457" w:author="PR Preview" w:date="2026-01-01T00:00:00Z">
        <w:r>
          <w:rPr>
            <w:b/>
            <w:bCs/>
          </w:rPr>
          <w:delText xml:space="preserve">Example 34 (A line through the origin is a subspace)</w:delText>
        </w:r>
      </w:del>
      <w:del w:id="1458" w:author="PR Preview" w:date="2026-01-01T00:00:00Z">
        <w:r>
          <w:delText xml:space="preserve"> </w:delText>
        </w:r>
      </w:del>
      <w:del w:id="1459" w:author="PR Preview" w:date="2026-01-01T00:00:00Z">
        <w:r>
          <w:delText xml:space="preserve">Let</w:delText>
        </w:r>
      </w:del>
      <w:del w:id="1460" w:author="PR Preview" w:date="2026-01-01T00:00:00Z">
        <w:r>
          <w:delText xml:space="preserve"> </w:delText>
        </w:r>
      </w:del>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del w:id="1461" w:author="PR Preview" w:date="2026-01-01T00:00:00Z">
        <w:r>
          <w:delText xml:space="preserve">,</w:delText>
        </w:r>
      </w:del>
      <w:del w:id="1462" w:author="PR Preview" w:date="2026-01-01T00:00:00Z">
        <w:r>
          <w:delText xml:space="preserve"> </w:delText>
        </w:r>
      </w:del>
      <w:del w:id="1463" w:author="PR Preview" w:date="2026-01-01T00:00:00Z">
        <w:r>
          <w:delText xml:space="preserve">the line in</w:delText>
        </w:r>
      </w:del>
      <w:del w:id="1464" w:author="PR Preview" w:date="2026-01-01T00:00:00Z">
        <w:r>
          <w:delText xml:space="preserve"> </w:delText>
        </w:r>
      </w:del>
      <m:oMath>
        <m:sSup>
          <m:e>
            <m:r>
              <m:rPr>
                <m:scr m:val="double-struck"/>
                <m:sty m:val="p"/>
              </m:rPr>
              <m:t>R</m:t>
            </m:r>
          </m:e>
          <m:sup>
            <m:r>
              <m:t>2</m:t>
            </m:r>
          </m:sup>
        </m:sSup>
      </m:oMath>
      <w:del w:id="1465" w:author="PR Preview" w:date="2026-01-01T00:00:00Z">
        <w:r>
          <w:delText xml:space="preserve"> </w:delText>
        </w:r>
      </w:del>
      <w:del w:id="1466" w:author="PR Preview" w:date="2026-01-01T00:00:00Z">
        <w:r>
          <w:delText xml:space="preserve">through</w:delText>
        </w:r>
      </w:del>
      <w:del w:id="1467" w:author="PR Preview" w:date="2026-01-01T00:00:00Z">
        <w:r>
          <w:delText xml:space="preserve"> </w:delText>
        </w:r>
      </w:del>
      <m:oMath>
        <m:r>
          <m:rPr>
            <m:sty m:val="p"/>
          </m:rPr>
          <m:t>(</m:t>
        </m:r>
        <m:r>
          <m:t>0</m:t>
        </m:r>
        <m:r>
          <m:rPr>
            <m:sty m:val="p"/>
          </m:rPr>
          <m:t>,</m:t>
        </m:r>
        <m:r>
          <m:t>0</m:t>
        </m:r>
        <m:r>
          <m:rPr>
            <m:sty m:val="p"/>
          </m:rPr>
          <m:t>)</m:t>
        </m:r>
      </m:oMath>
      <w:del w:id="1468" w:author="PR Preview" w:date="2026-01-01T00:00:00Z">
        <w:r>
          <w:delText xml:space="preserve"> </w:delText>
        </w:r>
      </w:del>
      <w:del w:id="1469" w:author="PR Preview" w:date="2026-01-01T00:00:00Z">
        <w:r>
          <w:delText xml:space="preserve">and</w:delText>
        </w:r>
      </w:del>
      <w:del w:id="1470" w:author="PR Preview" w:date="2026-01-01T00:00:00Z">
        <w:r>
          <w:delText xml:space="preserve"> </w:delText>
        </w:r>
      </w:del>
      <m:oMath>
        <m:r>
          <m:rPr>
            <m:sty m:val="p"/>
          </m:rPr>
          <m:t>(</m:t>
        </m:r>
        <m:r>
          <m:t>1</m:t>
        </m:r>
        <m:r>
          <m:rPr>
            <m:sty m:val="p"/>
          </m:rPr>
          <m:t>,</m:t>
        </m:r>
        <m:r>
          <m:t>2</m:t>
        </m:r>
        <m:r>
          <m:rPr>
            <m:sty m:val="p"/>
          </m:rPr>
          <m:t>)</m:t>
        </m:r>
      </m:oMath>
      <w:del w:id="1471" w:author="PR Preview" w:date="2026-01-01T00:00:00Z">
        <w:r>
          <w:delText xml:space="preserve">.</w:delText>
        </w:r>
      </w:del>
    </w:p>
    <w:p>
      <w:pPr>
        <w:pStyle w:val="BodyText"/>
      </w:pPr>
      <w:ins w:id="1472" w:author="PR Preview" w:date="2026-01-01T00:00:00Z">
        <w:r>
          <w:rPr>
            <w:b/>
            <w:bCs/>
          </w:rPr>
          <w:t xml:space="preserve">Example 35 (A line through the origin is a subspace)</w:t>
        </w:r>
      </w:ins>
      <w:ins w:id="1473" w:author="PR Preview" w:date="2026-01-01T00:00:00Z">
        <w:r>
          <w:t xml:space="preserve"> </w:t>
        </w:r>
      </w:ins>
      <w:ins w:id="1474" w:author="PR Preview" w:date="2026-01-01T00:00:00Z">
        <w:r>
          <w:t xml:space="preserve">Let</w:t>
        </w:r>
      </w:ins>
      <w:ins w:id="1475" w:author="PR Preview" w:date="2026-01-01T00:00:00Z">
        <w:r>
          <w:t xml:space="preserve"> </w:t>
        </w:r>
      </w:ins>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ins w:id="1476" w:author="PR Preview" w:date="2026-01-01T00:00:00Z">
        <w:r>
          <w:t xml:space="preserve">,</w:t>
        </w:r>
      </w:ins>
      <w:ins w:id="1477" w:author="PR Preview" w:date="2026-01-01T00:00:00Z">
        <w:r>
          <w:t xml:space="preserve"> </w:t>
        </w:r>
      </w:ins>
      <w:ins w:id="1478" w:author="PR Preview" w:date="2026-01-01T00:00:00Z">
        <w:r>
          <w:t xml:space="preserve">the line in</w:t>
        </w:r>
      </w:ins>
      <w:ins w:id="1479" w:author="PR Preview" w:date="2026-01-01T00:00:00Z">
        <w:r>
          <w:t xml:space="preserve"> </w:t>
        </w:r>
      </w:ins>
      <m:oMath>
        <m:sSup>
          <m:e>
            <m:r>
              <m:rPr>
                <m:scr m:val="double-struck"/>
                <m:sty m:val="p"/>
              </m:rPr>
              <m:t>R</m:t>
            </m:r>
          </m:e>
          <m:sup>
            <m:r>
              <m:t>2</m:t>
            </m:r>
          </m:sup>
        </m:sSup>
      </m:oMath>
      <w:ins w:id="1480" w:author="PR Preview" w:date="2026-01-01T00:00:00Z">
        <w:r>
          <w:t xml:space="preserve"> </w:t>
        </w:r>
      </w:ins>
      <w:ins w:id="1481" w:author="PR Preview" w:date="2026-01-01T00:00:00Z">
        <w:r>
          <w:t xml:space="preserve">through</w:t>
        </w:r>
      </w:ins>
      <w:ins w:id="1482" w:author="PR Preview" w:date="2026-01-01T00:00:00Z">
        <w:r>
          <w:t xml:space="preserve"> </w:t>
        </w:r>
      </w:ins>
      <m:oMath>
        <m:r>
          <m:rPr>
            <m:sty m:val="p"/>
          </m:rPr>
          <m:t>(</m:t>
        </m:r>
        <m:r>
          <m:t>0</m:t>
        </m:r>
        <m:r>
          <m:rPr>
            <m:sty m:val="p"/>
          </m:rPr>
          <m:t>,</m:t>
        </m:r>
        <m:r>
          <m:t>0</m:t>
        </m:r>
        <m:r>
          <m:rPr>
            <m:sty m:val="p"/>
          </m:rPr>
          <m:t>)</m:t>
        </m:r>
      </m:oMath>
      <w:ins w:id="1483" w:author="PR Preview" w:date="2026-01-01T00:00:00Z">
        <w:r>
          <w:t xml:space="preserve"> </w:t>
        </w:r>
      </w:ins>
      <w:ins w:id="1484" w:author="PR Preview" w:date="2026-01-01T00:00:00Z">
        <w:r>
          <w:t xml:space="preserve">and</w:t>
        </w:r>
      </w:ins>
      <w:ins w:id="1485" w:author="PR Preview" w:date="2026-01-01T00:00:00Z">
        <w:r>
          <w:t xml:space="preserve"> </w:t>
        </w:r>
      </w:ins>
      <m:oMath>
        <m:r>
          <m:rPr>
            <m:sty m:val="p"/>
          </m:rPr>
          <m:t>(</m:t>
        </m:r>
        <m:r>
          <m:t>1</m:t>
        </m:r>
        <m:r>
          <m:rPr>
            <m:sty m:val="p"/>
          </m:rPr>
          <m:t>,</m:t>
        </m:r>
        <m:r>
          <m:t>2</m:t>
        </m:r>
        <m:r>
          <m:rPr>
            <m:sty m:val="p"/>
          </m:rPr>
          <m:t>)</m:t>
        </m:r>
      </m:oMath>
      <w:ins w:id="1486" w:author="PR Preview" w:date="2026-01-01T00:00:00Z">
        <w:r>
          <w:t xml:space="preserve">.</w:t>
        </w:r>
      </w:ins>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1"/>
    <w:bookmarkStart w:id="192" w:name="exm-not-subspace"/>
    <w:p>
      <w:pPr>
        <w:pStyle w:val="BodyText"/>
      </w:pPr>
      <w:del w:id="1487" w:author="PR Preview" w:date="2026-01-01T00:00:00Z">
        <w:r>
          <w:rPr>
            <w:b/>
            <w:bCs/>
          </w:rPr>
          <w:delText xml:space="preserve">Example 35 (A line that misses the origin is not a subspace)</w:delText>
        </w:r>
      </w:del>
      <w:del w:id="1488" w:author="PR Preview" w:date="2026-01-01T00:00:00Z">
        <w:r>
          <w:delText xml:space="preserve"> </w:delText>
        </w:r>
      </w:del>
      <w:del w:id="1489" w:author="PR Preview" w:date="2026-01-01T00:00:00Z">
        <w:r>
          <w:delText xml:space="preserve">Let</w:delText>
        </w:r>
      </w:del>
      <w:del w:id="1490"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1491" w:author="PR Preview" w:date="2026-01-01T00:00:00Z">
        <w:r>
          <w:delText xml:space="preserve">,</w:delText>
        </w:r>
      </w:del>
      <w:del w:id="1492" w:author="PR Preview" w:date="2026-01-01T00:00:00Z">
        <w:r>
          <w:delText xml:space="preserve"> </w:delText>
        </w:r>
      </w:del>
      <w:del w:id="1493" w:author="PR Preview" w:date="2026-01-01T00:00:00Z">
        <w:r>
          <w:delText xml:space="preserve">the horizontal line in</w:delText>
        </w:r>
      </w:del>
      <w:del w:id="1494" w:author="PR Preview" w:date="2026-01-01T00:00:00Z">
        <w:r>
          <w:delText xml:space="preserve"> </w:delText>
        </w:r>
      </w:del>
      <m:oMath>
        <m:sSup>
          <m:e>
            <m:r>
              <m:rPr>
                <m:scr m:val="double-struck"/>
                <m:sty m:val="p"/>
              </m:rPr>
              <m:t>R</m:t>
            </m:r>
          </m:e>
          <m:sup>
            <m:r>
              <m:t>2</m:t>
            </m:r>
          </m:sup>
        </m:sSup>
      </m:oMath>
      <w:del w:id="1495" w:author="PR Preview" w:date="2026-01-01T00:00:00Z">
        <w:r>
          <w:delText xml:space="preserve"> </w:delText>
        </w:r>
      </w:del>
      <w:del w:id="1496" w:author="PR Preview" w:date="2026-01-01T00:00:00Z">
        <w:r>
          <w:delText xml:space="preserve">at height</w:delText>
        </w:r>
      </w:del>
      <w:del w:id="1497" w:author="PR Preview" w:date="2026-01-01T00:00:00Z">
        <w:r>
          <w:delText xml:space="preserve"> </w:delText>
        </w:r>
      </w:del>
      <m:oMath>
        <m:r>
          <m:t>1</m:t>
        </m:r>
      </m:oMath>
      <w:del w:id="1498" w:author="PR Preview" w:date="2026-01-01T00:00:00Z">
        <w:r>
          <w:delText xml:space="preserve">.</w:delText>
        </w:r>
      </w:del>
      <w:del w:id="1499" w:author="PR Preview" w:date="2026-01-01T00:00:00Z">
        <w:r>
          <w:delText xml:space="preserve"> </w:delText>
        </w:r>
      </w:del>
      <w:del w:id="1500" w:author="PR Preview" w:date="2026-01-01T00:00:00Z">
        <w:r>
          <w:delText xml:space="preserve">The vectors</w:delText>
        </w:r>
      </w:del>
      <w:del w:id="1501" w:author="PR Preview" w:date="2026-01-01T00:00:00Z">
        <w:r>
          <w:delText xml:space="preserve"> </w:delText>
        </w:r>
      </w:del>
      <m:oMath>
        <m:r>
          <m:rPr>
            <m:sty m:val="p"/>
          </m:rPr>
          <m:t>(</m:t>
        </m:r>
        <m:r>
          <m:t>0</m:t>
        </m:r>
        <m:r>
          <m:rPr>
            <m:sty m:val="p"/>
          </m:rPr>
          <m:t>,</m:t>
        </m:r>
        <m:r>
          <m:t>1</m:t>
        </m:r>
        <m:r>
          <m:rPr>
            <m:sty m:val="p"/>
          </m:rPr>
          <m:t>)</m:t>
        </m:r>
      </m:oMath>
      <w:del w:id="1502" w:author="PR Preview" w:date="2026-01-01T00:00:00Z">
        <w:r>
          <w:delText xml:space="preserve"> </w:delText>
        </w:r>
      </w:del>
      <w:del w:id="1503" w:author="PR Preview" w:date="2026-01-01T00:00:00Z">
        <w:r>
          <w:delText xml:space="preserve">and</w:delText>
        </w:r>
      </w:del>
      <w:del w:id="1504" w:author="PR Preview" w:date="2026-01-01T00:00:00Z">
        <w:r>
          <w:delText xml:space="preserve"> </w:delText>
        </w:r>
      </w:del>
      <m:oMath>
        <m:r>
          <m:rPr>
            <m:sty m:val="p"/>
          </m:rPr>
          <m:t>(</m:t>
        </m:r>
        <m:r>
          <m:t>2</m:t>
        </m:r>
        <m:r>
          <m:rPr>
            <m:sty m:val="p"/>
          </m:rPr>
          <m:t>,</m:t>
        </m:r>
        <m:r>
          <m:t>1</m:t>
        </m:r>
        <m:r>
          <m:rPr>
            <m:sty m:val="p"/>
          </m:rPr>
          <m:t>)</m:t>
        </m:r>
      </m:oMath>
      <w:del w:id="1505" w:author="PR Preview" w:date="2026-01-01T00:00:00Z">
        <w:r>
          <w:delText xml:space="preserve"> </w:delText>
        </w:r>
      </w:del>
      <w:del w:id="1506" w:author="PR Preview" w:date="2026-01-01T00:00:00Z">
        <w:r>
          <w:delText xml:space="preserve">are in</w:delText>
        </w:r>
      </w:del>
      <w:del w:id="1507" w:author="PR Preview" w:date="2026-01-01T00:00:00Z">
        <w:r>
          <w:delText xml:space="preserve"> </w:delText>
        </w:r>
      </w:del>
      <m:oMath>
        <m:r>
          <m:rPr>
            <m:scr m:val="script"/>
            <m:sty m:val="p"/>
          </m:rPr>
          <m:t>T</m:t>
        </m:r>
      </m:oMath>
      <w:del w:id="1508" w:author="PR Preview" w:date="2026-01-01T00:00:00Z">
        <w:r>
          <w:delText xml:space="preserve">,</w:delText>
        </w:r>
      </w:del>
      <w:del w:id="1509" w:author="PR Preview" w:date="2026-01-01T00:00:00Z">
        <w:r>
          <w:delText xml:space="preserve"> </w:delText>
        </w:r>
      </w:del>
      <w:del w:id="1510" w:author="PR Preview" w:date="2026-01-01T00:00:00Z">
        <w:r>
          <w:delText xml:space="preserve">but their sum</w:delText>
        </w:r>
      </w:del>
      <w:del w:id="1511" w:author="PR Preview" w:date="2026-01-01T00:00:00Z">
        <w:r>
          <w:delText xml:space="preserve"> </w:delText>
        </w:r>
      </w:del>
      <m:oMath>
        <m:r>
          <m:rPr>
            <m:sty m:val="p"/>
          </m:rPr>
          <m:t>(</m:t>
        </m:r>
        <m:r>
          <m:t>2</m:t>
        </m:r>
        <m:r>
          <m:rPr>
            <m:sty m:val="p"/>
          </m:rPr>
          <m:t>,</m:t>
        </m:r>
        <m:r>
          <m:t>2</m:t>
        </m:r>
        <m:r>
          <m:rPr>
            <m:sty m:val="p"/>
          </m:rPr>
          <m:t>)</m:t>
        </m:r>
      </m:oMath>
      <w:del w:id="1512" w:author="PR Preview" w:date="2026-01-01T00:00:00Z">
        <w:r>
          <w:delText xml:space="preserve"> </w:delText>
        </w:r>
      </w:del>
      <w:del w:id="1513" w:author="PR Preview" w:date="2026-01-01T00:00:00Z">
        <w:r>
          <w:delText xml:space="preserve">is not,</w:delText>
        </w:r>
      </w:del>
      <w:del w:id="1514" w:author="PR Preview" w:date="2026-01-01T00:00:00Z">
        <w:r>
          <w:delText xml:space="preserve"> </w:delText>
        </w:r>
      </w:del>
      <w:del w:id="1515" w:author="PR Preview" w:date="2026-01-01T00:00:00Z">
        <w:r>
          <w:delText xml:space="preserve">because its second entry is</w:delText>
        </w:r>
      </w:del>
      <w:del w:id="1516" w:author="PR Preview" w:date="2026-01-01T00:00:00Z">
        <w:r>
          <w:delText xml:space="preserve"> </w:delText>
        </w:r>
      </w:del>
      <m:oMath>
        <m:r>
          <m:t>2</m:t>
        </m:r>
      </m:oMath>
      <w:del w:id="1517" w:author="PR Preview" w:date="2026-01-01T00:00:00Z">
        <w:r>
          <w:delText xml:space="preserve">, not</w:delText>
        </w:r>
      </w:del>
      <w:del w:id="1518" w:author="PR Preview" w:date="2026-01-01T00:00:00Z">
        <w:r>
          <w:delText xml:space="preserve"> </w:delText>
        </w:r>
      </w:del>
      <m:oMath>
        <m:r>
          <m:t>1</m:t>
        </m:r>
      </m:oMath>
      <w:del w:id="1519" w:author="PR Preview" w:date="2026-01-01T00:00:00Z">
        <w:r>
          <w:delText xml:space="preserve">.</w:delText>
        </w:r>
      </w:del>
      <w:del w:id="1520" w:author="PR Preview" w:date="2026-01-01T00:00:00Z">
        <w:r>
          <w:delText xml:space="preserve"> </w:delText>
        </w:r>
      </w:del>
      <w:del w:id="1521" w:author="PR Preview" w:date="2026-01-01T00:00:00Z">
        <w:r>
          <w:delText xml:space="preserve">So</w:delText>
        </w:r>
      </w:del>
      <w:del w:id="1522" w:author="PR Preview" w:date="2026-01-01T00:00:00Z">
        <w:r>
          <w:delText xml:space="preserve"> </w:delText>
        </w:r>
      </w:del>
      <m:oMath>
        <m:r>
          <m:rPr>
            <m:scr m:val="script"/>
            <m:sty m:val="p"/>
          </m:rPr>
          <m:t>T</m:t>
        </m:r>
      </m:oMath>
      <w:del w:id="1523" w:author="PR Preview" w:date="2026-01-01T00:00:00Z">
        <w:r>
          <w:delText xml:space="preserve"> </w:delText>
        </w:r>
      </w:del>
      <w:del w:id="1524" w:author="PR Preview" w:date="2026-01-01T00:00:00Z">
        <w:r>
          <w:delText xml:space="preserve">is not closed under addition,</w:delText>
        </w:r>
      </w:del>
      <w:del w:id="1525" w:author="PR Preview" w:date="2026-01-01T00:00:00Z">
        <w:r>
          <w:delText xml:space="preserve"> </w:delText>
        </w:r>
      </w:del>
      <w:del w:id="1526" w:author="PR Preview" w:date="2026-01-01T00:00:00Z">
        <w:r>
          <w:delText xml:space="preserve">and it is not a subspace.</w:delText>
        </w:r>
      </w:del>
    </w:p>
    <w:p>
      <w:pPr>
        <w:pStyle w:val="BodyText"/>
      </w:pPr>
      <w:ins w:id="1527" w:author="PR Preview" w:date="2026-01-01T00:00:00Z">
        <w:r>
          <w:rPr>
            <w:b/>
            <w:bCs/>
          </w:rPr>
          <w:t xml:space="preserve">Example 36 (A line that misses the origin is not a subspace)</w:t>
        </w:r>
      </w:ins>
      <w:ins w:id="1528" w:author="PR Preview" w:date="2026-01-01T00:00:00Z">
        <w:r>
          <w:t xml:space="preserve"> </w:t>
        </w:r>
      </w:ins>
      <w:ins w:id="1529" w:author="PR Preview" w:date="2026-01-01T00:00:00Z">
        <w:r>
          <w:t xml:space="preserve">Let</w:t>
        </w:r>
      </w:ins>
      <w:ins w:id="1530"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1531" w:author="PR Preview" w:date="2026-01-01T00:00:00Z">
        <w:r>
          <w:t xml:space="preserve">,</w:t>
        </w:r>
      </w:ins>
      <w:ins w:id="1532" w:author="PR Preview" w:date="2026-01-01T00:00:00Z">
        <w:r>
          <w:t xml:space="preserve"> </w:t>
        </w:r>
      </w:ins>
      <w:ins w:id="1533" w:author="PR Preview" w:date="2026-01-01T00:00:00Z">
        <w:r>
          <w:t xml:space="preserve">the horizontal line in</w:t>
        </w:r>
      </w:ins>
      <w:ins w:id="1534" w:author="PR Preview" w:date="2026-01-01T00:00:00Z">
        <w:r>
          <w:t xml:space="preserve"> </w:t>
        </w:r>
      </w:ins>
      <m:oMath>
        <m:sSup>
          <m:e>
            <m:r>
              <m:rPr>
                <m:scr m:val="double-struck"/>
                <m:sty m:val="p"/>
              </m:rPr>
              <m:t>R</m:t>
            </m:r>
          </m:e>
          <m:sup>
            <m:r>
              <m:t>2</m:t>
            </m:r>
          </m:sup>
        </m:sSup>
      </m:oMath>
      <w:ins w:id="1535" w:author="PR Preview" w:date="2026-01-01T00:00:00Z">
        <w:r>
          <w:t xml:space="preserve"> </w:t>
        </w:r>
      </w:ins>
      <w:ins w:id="1536" w:author="PR Preview" w:date="2026-01-01T00:00:00Z">
        <w:r>
          <w:t xml:space="preserve">at height</w:t>
        </w:r>
      </w:ins>
      <w:ins w:id="1537" w:author="PR Preview" w:date="2026-01-01T00:00:00Z">
        <w:r>
          <w:t xml:space="preserve"> </w:t>
        </w:r>
      </w:ins>
      <m:oMath>
        <m:r>
          <m:t>1</m:t>
        </m:r>
      </m:oMath>
      <w:ins w:id="1538" w:author="PR Preview" w:date="2026-01-01T00:00:00Z">
        <w:r>
          <w:t xml:space="preserve">.</w:t>
        </w:r>
      </w:ins>
      <w:ins w:id="1539" w:author="PR Preview" w:date="2026-01-01T00:00:00Z">
        <w:r>
          <w:t xml:space="preserve"> </w:t>
        </w:r>
      </w:ins>
      <w:ins w:id="1540" w:author="PR Preview" w:date="2026-01-01T00:00:00Z">
        <w:r>
          <w:t xml:space="preserve">The vectors</w:t>
        </w:r>
      </w:ins>
      <w:ins w:id="1541" w:author="PR Preview" w:date="2026-01-01T00:00:00Z">
        <w:r>
          <w:t xml:space="preserve"> </w:t>
        </w:r>
      </w:ins>
      <m:oMath>
        <m:r>
          <m:rPr>
            <m:sty m:val="p"/>
          </m:rPr>
          <m:t>(</m:t>
        </m:r>
        <m:r>
          <m:t>0</m:t>
        </m:r>
        <m:r>
          <m:rPr>
            <m:sty m:val="p"/>
          </m:rPr>
          <m:t>,</m:t>
        </m:r>
        <m:r>
          <m:t>1</m:t>
        </m:r>
        <m:r>
          <m:rPr>
            <m:sty m:val="p"/>
          </m:rPr>
          <m:t>)</m:t>
        </m:r>
      </m:oMath>
      <w:ins w:id="1542" w:author="PR Preview" w:date="2026-01-01T00:00:00Z">
        <w:r>
          <w:t xml:space="preserve"> </w:t>
        </w:r>
      </w:ins>
      <w:ins w:id="1543" w:author="PR Preview" w:date="2026-01-01T00:00:00Z">
        <w:r>
          <w:t xml:space="preserve">and</w:t>
        </w:r>
      </w:ins>
      <w:ins w:id="1544" w:author="PR Preview" w:date="2026-01-01T00:00:00Z">
        <w:r>
          <w:t xml:space="preserve"> </w:t>
        </w:r>
      </w:ins>
      <m:oMath>
        <m:r>
          <m:rPr>
            <m:sty m:val="p"/>
          </m:rPr>
          <m:t>(</m:t>
        </m:r>
        <m:r>
          <m:t>2</m:t>
        </m:r>
        <m:r>
          <m:rPr>
            <m:sty m:val="p"/>
          </m:rPr>
          <m:t>,</m:t>
        </m:r>
        <m:r>
          <m:t>1</m:t>
        </m:r>
        <m:r>
          <m:rPr>
            <m:sty m:val="p"/>
          </m:rPr>
          <m:t>)</m:t>
        </m:r>
      </m:oMath>
      <w:ins w:id="1545" w:author="PR Preview" w:date="2026-01-01T00:00:00Z">
        <w:r>
          <w:t xml:space="preserve"> </w:t>
        </w:r>
      </w:ins>
      <w:ins w:id="1546" w:author="PR Preview" w:date="2026-01-01T00:00:00Z">
        <w:r>
          <w:t xml:space="preserve">are in</w:t>
        </w:r>
      </w:ins>
      <w:ins w:id="1547" w:author="PR Preview" w:date="2026-01-01T00:00:00Z">
        <w:r>
          <w:t xml:space="preserve"> </w:t>
        </w:r>
      </w:ins>
      <m:oMath>
        <m:r>
          <m:rPr>
            <m:scr m:val="script"/>
            <m:sty m:val="p"/>
          </m:rPr>
          <m:t>T</m:t>
        </m:r>
      </m:oMath>
      <w:ins w:id="1548" w:author="PR Preview" w:date="2026-01-01T00:00:00Z">
        <w:r>
          <w:t xml:space="preserve">,</w:t>
        </w:r>
      </w:ins>
      <w:ins w:id="1549" w:author="PR Preview" w:date="2026-01-01T00:00:00Z">
        <w:r>
          <w:t xml:space="preserve"> </w:t>
        </w:r>
      </w:ins>
      <w:ins w:id="1550" w:author="PR Preview" w:date="2026-01-01T00:00:00Z">
        <w:r>
          <w:t xml:space="preserve">but their sum</w:t>
        </w:r>
      </w:ins>
      <w:ins w:id="1551" w:author="PR Preview" w:date="2026-01-01T00:00:00Z">
        <w:r>
          <w:t xml:space="preserve"> </w:t>
        </w:r>
      </w:ins>
      <m:oMath>
        <m:r>
          <m:rPr>
            <m:sty m:val="p"/>
          </m:rPr>
          <m:t>(</m:t>
        </m:r>
        <m:r>
          <m:t>2</m:t>
        </m:r>
        <m:r>
          <m:rPr>
            <m:sty m:val="p"/>
          </m:rPr>
          <m:t>,</m:t>
        </m:r>
        <m:r>
          <m:t>2</m:t>
        </m:r>
        <m:r>
          <m:rPr>
            <m:sty m:val="p"/>
          </m:rPr>
          <m:t>)</m:t>
        </m:r>
      </m:oMath>
      <w:ins w:id="1552" w:author="PR Preview" w:date="2026-01-01T00:00:00Z">
        <w:r>
          <w:t xml:space="preserve"> </w:t>
        </w:r>
      </w:ins>
      <w:ins w:id="1553" w:author="PR Preview" w:date="2026-01-01T00:00:00Z">
        <w:r>
          <w:t xml:space="preserve">is not,</w:t>
        </w:r>
      </w:ins>
      <w:ins w:id="1554" w:author="PR Preview" w:date="2026-01-01T00:00:00Z">
        <w:r>
          <w:t xml:space="preserve"> </w:t>
        </w:r>
      </w:ins>
      <w:ins w:id="1555" w:author="PR Preview" w:date="2026-01-01T00:00:00Z">
        <w:r>
          <w:t xml:space="preserve">because its second entry is</w:t>
        </w:r>
      </w:ins>
      <w:ins w:id="1556" w:author="PR Preview" w:date="2026-01-01T00:00:00Z">
        <w:r>
          <w:t xml:space="preserve"> </w:t>
        </w:r>
      </w:ins>
      <m:oMath>
        <m:r>
          <m:t>2</m:t>
        </m:r>
      </m:oMath>
      <w:ins w:id="1557" w:author="PR Preview" w:date="2026-01-01T00:00:00Z">
        <w:r>
          <w:t xml:space="preserve">, not</w:t>
        </w:r>
      </w:ins>
      <w:ins w:id="1558" w:author="PR Preview" w:date="2026-01-01T00:00:00Z">
        <w:r>
          <w:t xml:space="preserve"> </w:t>
        </w:r>
      </w:ins>
      <m:oMath>
        <m:r>
          <m:t>1</m:t>
        </m:r>
      </m:oMath>
      <w:ins w:id="1559" w:author="PR Preview" w:date="2026-01-01T00:00:00Z">
        <w:r>
          <w:t xml:space="preserve">.</w:t>
        </w:r>
      </w:ins>
      <w:ins w:id="1560" w:author="PR Preview" w:date="2026-01-01T00:00:00Z">
        <w:r>
          <w:t xml:space="preserve"> </w:t>
        </w:r>
      </w:ins>
      <w:ins w:id="1561" w:author="PR Preview" w:date="2026-01-01T00:00:00Z">
        <w:r>
          <w:t xml:space="preserve">So</w:t>
        </w:r>
      </w:ins>
      <w:ins w:id="1562" w:author="PR Preview" w:date="2026-01-01T00:00:00Z">
        <w:r>
          <w:t xml:space="preserve"> </w:t>
        </w:r>
      </w:ins>
      <m:oMath>
        <m:r>
          <m:rPr>
            <m:scr m:val="script"/>
            <m:sty m:val="p"/>
          </m:rPr>
          <m:t>T</m:t>
        </m:r>
      </m:oMath>
      <w:ins w:id="1563" w:author="PR Preview" w:date="2026-01-01T00:00:00Z">
        <w:r>
          <w:t xml:space="preserve"> </w:t>
        </w:r>
      </w:ins>
      <w:ins w:id="1564" w:author="PR Preview" w:date="2026-01-01T00:00:00Z">
        <w:r>
          <w:t xml:space="preserve">is not closed under addition,</w:t>
        </w:r>
      </w:ins>
      <w:ins w:id="1565" w:author="PR Preview" w:date="2026-01-01T00:00:00Z">
        <w:r>
          <w:t xml:space="preserve"> </w:t>
        </w:r>
      </w:ins>
      <w:ins w:id="1566" w:author="PR Preview" w:date="2026-01-01T00:00:00Z">
        <w:r>
          <w:t xml:space="preserve">and it is not a subspace.</w:t>
        </w:r>
      </w:ins>
    </w:p>
    <w:bookmarkEnd w:id="192"/>
    <w:bookmarkStart w:id="193"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3"/>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4" w:name="exm-subspace-zero"/>
    <w:p>
      <w:pPr>
        <w:pStyle w:val="BodyText"/>
      </w:pPr>
      <w:del w:id="1567" w:author="PR Preview" w:date="2026-01-01T00:00:00Z">
        <w:r>
          <w:rPr>
            <w:b/>
            <w:bCs/>
          </w:rPr>
          <w:delText xml:space="preserve">Example 36 (Using the zero vector to rule out a subspace)</w:delText>
        </w:r>
      </w:del>
      <w:del w:id="1568" w:author="PR Preview" w:date="2026-01-01T00:00:00Z">
        <w:r>
          <w:delText xml:space="preserve"> </w:delText>
        </w:r>
      </w:del>
      <w:del w:id="1569" w:author="PR Preview" w:date="2026-01-01T00:00:00Z">
        <w:r>
          <w:delText xml:space="preserve">The plane</w:delText>
        </w:r>
      </w:del>
      <w:del w:id="1570" w:author="PR Preview" w:date="2026-01-01T00:00:00Z">
        <w:r>
          <w:delText xml:space="preserve"> </w:delText>
        </w:r>
      </w:del>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del w:id="1571" w:author="PR Preview" w:date="2026-01-01T00:00:00Z">
        <w:r>
          <w:delText xml:space="preserve"> </w:delText>
        </w:r>
      </w:del>
      <w:del w:id="1572" w:author="PR Preview" w:date="2026-01-01T00:00:00Z">
        <w:r>
          <w:delText xml:space="preserve">in</w:delText>
        </w:r>
      </w:del>
      <w:del w:id="1573" w:author="PR Preview" w:date="2026-01-01T00:00:00Z">
        <w:r>
          <w:delText xml:space="preserve"> </w:delText>
        </w:r>
      </w:del>
      <m:oMath>
        <m:sSup>
          <m:e>
            <m:r>
              <m:rPr>
                <m:scr m:val="double-struck"/>
                <m:sty m:val="p"/>
              </m:rPr>
              <m:t>R</m:t>
            </m:r>
          </m:e>
          <m:sup>
            <m:r>
              <m:t>3</m:t>
            </m:r>
          </m:sup>
        </m:sSup>
      </m:oMath>
      <w:del w:id="1574" w:author="PR Preview" w:date="2026-01-01T00:00:00Z">
        <w:r>
          <w:delText xml:space="preserve"> </w:delText>
        </w:r>
      </w:del>
      <w:del w:id="1575" w:author="PR Preview" w:date="2026-01-01T00:00:00Z">
        <w:r>
          <w:delText xml:space="preserve">does not contain</w:delText>
        </w:r>
      </w:del>
      <w:del w:id="1576" w:author="PR Preview" w:date="2026-01-01T00:00:00Z">
        <w:r>
          <w:delText xml:space="preserve"> </w:delText>
        </w:r>
      </w:del>
      <m:oMath>
        <m:acc>
          <m:accPr>
            <m:chr m:val="̃"/>
          </m:accPr>
          <m:e>
            <m:r>
              <m:t>0</m:t>
            </m:r>
          </m:e>
        </m:acc>
        <m:r>
          <m:rPr>
            <m:sty m:val="p"/>
          </m:rPr>
          <m:t>=</m:t>
        </m:r>
        <m:r>
          <m:rPr>
            <m:sty m:val="p"/>
          </m:rPr>
          <m:t>(</m:t>
        </m:r>
        <m:r>
          <m:t>0</m:t>
        </m:r>
        <m:r>
          <m:rPr>
            <m:sty m:val="p"/>
          </m:rPr>
          <m:t>,</m:t>
        </m:r>
        <m:r>
          <m:t>0</m:t>
        </m:r>
        <m:r>
          <m:rPr>
            <m:sty m:val="p"/>
          </m:rPr>
          <m:t>,</m:t>
        </m:r>
        <m:r>
          <m:t>0</m:t>
        </m:r>
        <m:r>
          <m:rPr>
            <m:sty m:val="p"/>
          </m:rPr>
          <m:t>)</m:t>
        </m:r>
      </m:oMath>
      <w:del w:id="1577" w:author="PR Preview" w:date="2026-01-01T00:00:00Z">
        <w:r>
          <w:delText xml:space="preserve">,</w:delText>
        </w:r>
      </w:del>
      <w:del w:id="1578" w:author="PR Preview" w:date="2026-01-01T00:00:00Z">
        <w:r>
          <w:delText xml:space="preserve"> </w:delText>
        </w:r>
      </w:del>
      <w:del w:id="1579" w:author="PR Preview" w:date="2026-01-01T00:00:00Z">
        <w:r>
          <w:delText xml:space="preserve">because</w:delText>
        </w:r>
      </w:del>
      <w:del w:id="1580" w:author="PR Preview" w:date="2026-01-01T00:00:00Z">
        <w:r>
          <w:delText xml:space="preserve"> </w:delText>
        </w:r>
      </w:del>
      <m:oMath>
        <m:r>
          <m:t>0</m:t>
        </m:r>
        <m:r>
          <m:rPr>
            <m:sty m:val="p"/>
          </m:rPr>
          <m:t>+</m:t>
        </m:r>
        <m:r>
          <m:t>0</m:t>
        </m:r>
        <m:r>
          <m:rPr>
            <m:sty m:val="p"/>
          </m:rPr>
          <m:t>+</m:t>
        </m:r>
        <m:r>
          <m:t>0</m:t>
        </m:r>
        <m:r>
          <m:rPr>
            <m:sty m:val="p"/>
          </m:rPr>
          <m:t>=</m:t>
        </m:r>
        <m:r>
          <m:t>0</m:t>
        </m:r>
        <m:r>
          <m:rPr>
            <m:sty m:val="p"/>
          </m:rPr>
          <m:t>≠</m:t>
        </m:r>
        <m:r>
          <m:t>1</m:t>
        </m:r>
      </m:oMath>
      <w:del w:id="1581" w:author="PR Preview" w:date="2026-01-01T00:00:00Z">
        <w:r>
          <w:delText xml:space="preserve">.</w:delText>
        </w:r>
      </w:del>
      <w:del w:id="1582" w:author="PR Preview" w:date="2026-01-01T00:00:00Z">
        <w:r>
          <w:delText xml:space="preserve"> </w:delText>
        </w:r>
      </w:del>
      <w:del w:id="1583" w:author="PR Preview" w:date="2026-01-01T00:00:00Z">
        <w:r>
          <w:delText xml:space="preserve">So, by</w:delText>
        </w:r>
      </w:del>
      <w:del w:id="1584" w:author="PR Preview" w:date="2026-01-01T00:00:00Z">
        <w:r>
          <w:delText xml:space="preserve"> </w:delText>
        </w:r>
      </w:del>
      <w:hyperlink w:anchor="thm-subspace-zero">
        <w:del w:id="1585" w:author="PR Preview" w:date="2026-01-01T00:00:00Z">
          <w:r>
            <w:rPr>
              <w:rStyle w:val="Hyperlink"/>
            </w:rPr>
            <w:delText xml:space="preserve">Theorem 20</w:delText>
          </w:r>
        </w:del>
      </w:hyperlink>
      <w:del w:id="1586" w:author="PR Preview" w:date="2026-01-01T00:00:00Z">
        <w:r>
          <w:delText xml:space="preserve">, it is not a subspace.</w:delText>
        </w:r>
      </w:del>
      <w:del w:id="1587" w:author="PR Preview" w:date="2026-01-01T00:00:00Z">
        <w:r>
          <w:delText xml:space="preserve"> </w:delText>
        </w:r>
      </w:del>
      <w:del w:id="1588" w:author="PR Preview" w:date="2026-01-01T00:00:00Z">
        <w:r>
          <w:delText xml:space="preserve">The line</w:delText>
        </w:r>
      </w:del>
      <w:del w:id="1589" w:author="PR Preview" w:date="2026-01-01T00:00:00Z">
        <w:r>
          <w:delText xml:space="preserve"> </w:delText>
        </w:r>
      </w:del>
      <m:oMath>
        <m:r>
          <m:rPr>
            <m:scr m:val="script"/>
            <m:sty m:val="p"/>
          </m:rPr>
          <m:t>T</m:t>
        </m:r>
      </m:oMath>
      <w:del w:id="1590" w:author="PR Preview" w:date="2026-01-01T00:00:00Z">
        <w:r>
          <w:delText xml:space="preserve"> </w:delText>
        </w:r>
      </w:del>
      <w:del w:id="1591" w:author="PR Preview" w:date="2026-01-01T00:00:00Z">
        <w:r>
          <w:delText xml:space="preserve">in</w:delText>
        </w:r>
      </w:del>
      <w:del w:id="1592" w:author="PR Preview" w:date="2026-01-01T00:00:00Z">
        <w:r>
          <w:delText xml:space="preserve"> </w:delText>
        </w:r>
      </w:del>
      <w:hyperlink w:anchor="exm-not-subspace">
        <w:del w:id="1593" w:author="PR Preview" w:date="2026-01-01T00:00:00Z">
          <w:r>
            <w:rPr>
              <w:rStyle w:val="Hyperlink"/>
            </w:rPr>
            <w:delText xml:space="preserve">Example 35</w:delText>
          </w:r>
        </w:del>
      </w:hyperlink>
      <w:del w:id="1594" w:author="PR Preview" w:date="2026-01-01T00:00:00Z">
        <w:r>
          <w:delText xml:space="preserve"> </w:delText>
        </w:r>
      </w:del>
      <w:del w:id="1595" w:author="PR Preview" w:date="2026-01-01T00:00:00Z">
        <w:r>
          <w:delText xml:space="preserve">fails the same test:</w:delText>
        </w:r>
      </w:del>
      <w:del w:id="1596" w:author="PR Preview" w:date="2026-01-01T00:00:00Z">
        <w:r>
          <w:delText xml:space="preserve"> </w:delText>
        </w:r>
      </w:del>
      <m:oMath>
        <m:r>
          <m:rPr>
            <m:sty m:val="p"/>
          </m:rPr>
          <m:t>(</m:t>
        </m:r>
        <m:r>
          <m:t>0</m:t>
        </m:r>
        <m:r>
          <m:rPr>
            <m:sty m:val="p"/>
          </m:rPr>
          <m:t>,</m:t>
        </m:r>
        <m:r>
          <m:t>0</m:t>
        </m:r>
        <m:r>
          <m:rPr>
            <m:sty m:val="p"/>
          </m:rPr>
          <m:t>)</m:t>
        </m:r>
      </m:oMath>
      <w:del w:id="1597" w:author="PR Preview" w:date="2026-01-01T00:00:00Z">
        <w:r>
          <w:delText xml:space="preserve"> </w:delText>
        </w:r>
      </w:del>
      <w:del w:id="1598" w:author="PR Preview" w:date="2026-01-01T00:00:00Z">
        <w:r>
          <w:delText xml:space="preserve">is not in</w:delText>
        </w:r>
      </w:del>
      <w:del w:id="1599" w:author="PR Preview" w:date="2026-01-01T00:00:00Z">
        <w:r>
          <w:delText xml:space="preserve"> </w:delText>
        </w:r>
      </w:del>
      <m:oMath>
        <m:r>
          <m:rPr>
            <m:scr m:val="script"/>
            <m:sty m:val="p"/>
          </m:rPr>
          <m:t>T</m:t>
        </m:r>
      </m:oMath>
      <w:del w:id="1600" w:author="PR Preview" w:date="2026-01-01T00:00:00Z">
        <w:r>
          <w:delText xml:space="preserve">, because its second entry is not</w:delText>
        </w:r>
      </w:del>
      <w:del w:id="1601" w:author="PR Preview" w:date="2026-01-01T00:00:00Z">
        <w:r>
          <w:delText xml:space="preserve"> </w:delText>
        </w:r>
      </w:del>
      <m:oMath>
        <m:r>
          <m:t>1</m:t>
        </m:r>
      </m:oMath>
      <w:del w:id="1602" w:author="PR Preview" w:date="2026-01-01T00:00:00Z">
        <w:r>
          <w:delText xml:space="preserve">.</w:delText>
        </w:r>
      </w:del>
    </w:p>
    <w:p>
      <w:pPr>
        <w:pStyle w:val="BodyText"/>
      </w:pPr>
      <w:ins w:id="1603" w:author="PR Preview" w:date="2026-01-01T00:00:00Z">
        <w:r>
          <w:rPr>
            <w:b/>
            <w:bCs/>
          </w:rPr>
          <w:t xml:space="preserve">Example 37 (Using the zero vector to rule out a subspace)</w:t>
        </w:r>
      </w:ins>
      <w:ins w:id="1604" w:author="PR Preview" w:date="2026-01-01T00:00:00Z">
        <w:r>
          <w:t xml:space="preserve"> </w:t>
        </w:r>
      </w:ins>
      <w:ins w:id="1605" w:author="PR Preview" w:date="2026-01-01T00:00:00Z">
        <w:r>
          <w:t xml:space="preserve">The plane</w:t>
        </w:r>
      </w:ins>
      <w:ins w:id="1606" w:author="PR Preview" w:date="2026-01-01T00:00:00Z">
        <w:r>
          <w:t xml:space="preserve"> </w:t>
        </w:r>
      </w:ins>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ins w:id="1607" w:author="PR Preview" w:date="2026-01-01T00:00:00Z">
        <w:r>
          <w:t xml:space="preserve"> </w:t>
        </w:r>
      </w:ins>
      <w:ins w:id="1608" w:author="PR Preview" w:date="2026-01-01T00:00:00Z">
        <w:r>
          <w:t xml:space="preserve">in</w:t>
        </w:r>
      </w:ins>
      <w:ins w:id="1609" w:author="PR Preview" w:date="2026-01-01T00:00:00Z">
        <w:r>
          <w:t xml:space="preserve"> </w:t>
        </w:r>
      </w:ins>
      <m:oMath>
        <m:sSup>
          <m:e>
            <m:r>
              <m:rPr>
                <m:scr m:val="double-struck"/>
                <m:sty m:val="p"/>
              </m:rPr>
              <m:t>R</m:t>
            </m:r>
          </m:e>
          <m:sup>
            <m:r>
              <m:t>3</m:t>
            </m:r>
          </m:sup>
        </m:sSup>
      </m:oMath>
      <w:ins w:id="1610" w:author="PR Preview" w:date="2026-01-01T00:00:00Z">
        <w:r>
          <w:t xml:space="preserve"> </w:t>
        </w:r>
      </w:ins>
      <w:ins w:id="1611" w:author="PR Preview" w:date="2026-01-01T00:00:00Z">
        <w:r>
          <w:t xml:space="preserve">does not contain</w:t>
        </w:r>
      </w:ins>
      <w:ins w:id="1612" w:author="PR Preview" w:date="2026-01-01T00:00:00Z">
        <w:r>
          <w:t xml:space="preserve"> </w:t>
        </w:r>
      </w:ins>
      <m:oMath>
        <m:acc>
          <m:accPr>
            <m:chr m:val="̃"/>
          </m:accPr>
          <m:e>
            <m:r>
              <m:t>0</m:t>
            </m:r>
          </m:e>
        </m:acc>
        <m:r>
          <m:rPr>
            <m:sty m:val="p"/>
          </m:rPr>
          <m:t>=</m:t>
        </m:r>
        <m:r>
          <m:rPr>
            <m:sty m:val="p"/>
          </m:rPr>
          <m:t>(</m:t>
        </m:r>
        <m:r>
          <m:t>0</m:t>
        </m:r>
        <m:r>
          <m:rPr>
            <m:sty m:val="p"/>
          </m:rPr>
          <m:t>,</m:t>
        </m:r>
        <m:r>
          <m:t>0</m:t>
        </m:r>
        <m:r>
          <m:rPr>
            <m:sty m:val="p"/>
          </m:rPr>
          <m:t>,</m:t>
        </m:r>
        <m:r>
          <m:t>0</m:t>
        </m:r>
        <m:r>
          <m:rPr>
            <m:sty m:val="p"/>
          </m:rPr>
          <m:t>)</m:t>
        </m:r>
      </m:oMath>
      <w:ins w:id="1613" w:author="PR Preview" w:date="2026-01-01T00:00:00Z">
        <w:r>
          <w:t xml:space="preserve">,</w:t>
        </w:r>
      </w:ins>
      <w:ins w:id="1614" w:author="PR Preview" w:date="2026-01-01T00:00:00Z">
        <w:r>
          <w:t xml:space="preserve"> </w:t>
        </w:r>
      </w:ins>
      <w:ins w:id="1615" w:author="PR Preview" w:date="2026-01-01T00:00:00Z">
        <w:r>
          <w:t xml:space="preserve">because</w:t>
        </w:r>
      </w:ins>
      <w:ins w:id="1616" w:author="PR Preview" w:date="2026-01-01T00:00:00Z">
        <w:r>
          <w:t xml:space="preserve"> </w:t>
        </w:r>
      </w:ins>
      <m:oMath>
        <m:r>
          <m:t>0</m:t>
        </m:r>
        <m:r>
          <m:rPr>
            <m:sty m:val="p"/>
          </m:rPr>
          <m:t>+</m:t>
        </m:r>
        <m:r>
          <m:t>0</m:t>
        </m:r>
        <m:r>
          <m:rPr>
            <m:sty m:val="p"/>
          </m:rPr>
          <m:t>+</m:t>
        </m:r>
        <m:r>
          <m:t>0</m:t>
        </m:r>
        <m:r>
          <m:rPr>
            <m:sty m:val="p"/>
          </m:rPr>
          <m:t>=</m:t>
        </m:r>
        <m:r>
          <m:t>0</m:t>
        </m:r>
        <m:r>
          <m:rPr>
            <m:sty m:val="p"/>
          </m:rPr>
          <m:t>≠</m:t>
        </m:r>
        <m:r>
          <m:t>1</m:t>
        </m:r>
      </m:oMath>
      <w:ins w:id="1617" w:author="PR Preview" w:date="2026-01-01T00:00:00Z">
        <w:r>
          <w:t xml:space="preserve">.</w:t>
        </w:r>
      </w:ins>
      <w:ins w:id="1618" w:author="PR Preview" w:date="2026-01-01T00:00:00Z">
        <w:r>
          <w:t xml:space="preserve"> </w:t>
        </w:r>
      </w:ins>
      <w:ins w:id="1619" w:author="PR Preview" w:date="2026-01-01T00:00:00Z">
        <w:r>
          <w:t xml:space="preserve">So, by</w:t>
        </w:r>
      </w:ins>
      <w:ins w:id="1620" w:author="PR Preview" w:date="2026-01-01T00:00:00Z">
        <w:r>
          <w:t xml:space="preserve"> </w:t>
        </w:r>
      </w:ins>
      <w:hyperlink w:anchor="thm-subspace-zero">
        <w:ins w:id="1621" w:author="PR Preview" w:date="2026-01-01T00:00:00Z">
          <w:r>
            <w:rPr>
              <w:rStyle w:val="Hyperlink"/>
            </w:rPr>
            <w:t xml:space="preserve">Theorem 20</w:t>
          </w:r>
        </w:ins>
      </w:hyperlink>
      <w:ins w:id="1622" w:author="PR Preview" w:date="2026-01-01T00:00:00Z">
        <w:r>
          <w:t xml:space="preserve">, it is not a subspace.</w:t>
        </w:r>
      </w:ins>
      <w:ins w:id="1623" w:author="PR Preview" w:date="2026-01-01T00:00:00Z">
        <w:r>
          <w:t xml:space="preserve"> </w:t>
        </w:r>
      </w:ins>
      <w:ins w:id="1624" w:author="PR Preview" w:date="2026-01-01T00:00:00Z">
        <w:r>
          <w:t xml:space="preserve">The line</w:t>
        </w:r>
      </w:ins>
      <w:ins w:id="1625" w:author="PR Preview" w:date="2026-01-01T00:00:00Z">
        <w:r>
          <w:t xml:space="preserve"> </w:t>
        </w:r>
      </w:ins>
      <m:oMath>
        <m:r>
          <m:rPr>
            <m:scr m:val="script"/>
            <m:sty m:val="p"/>
          </m:rPr>
          <m:t>T</m:t>
        </m:r>
      </m:oMath>
      <w:ins w:id="1626" w:author="PR Preview" w:date="2026-01-01T00:00:00Z">
        <w:r>
          <w:t xml:space="preserve"> </w:t>
        </w:r>
      </w:ins>
      <w:ins w:id="1627" w:author="PR Preview" w:date="2026-01-01T00:00:00Z">
        <w:r>
          <w:t xml:space="preserve">in</w:t>
        </w:r>
      </w:ins>
      <w:ins w:id="1628" w:author="PR Preview" w:date="2026-01-01T00:00:00Z">
        <w:r>
          <w:t xml:space="preserve"> </w:t>
        </w:r>
      </w:ins>
      <w:hyperlink w:anchor="exm-not-subspace">
        <w:ins w:id="1629" w:author="PR Preview" w:date="2026-01-01T00:00:00Z">
          <w:r>
            <w:rPr>
              <w:rStyle w:val="Hyperlink"/>
            </w:rPr>
            <w:t xml:space="preserve">Example 36</w:t>
          </w:r>
        </w:ins>
      </w:hyperlink>
      <w:ins w:id="1630" w:author="PR Preview" w:date="2026-01-01T00:00:00Z">
        <w:r>
          <w:t xml:space="preserve"> </w:t>
        </w:r>
      </w:ins>
      <w:ins w:id="1631" w:author="PR Preview" w:date="2026-01-01T00:00:00Z">
        <w:r>
          <w:t xml:space="preserve">fails the same test:</w:t>
        </w:r>
      </w:ins>
      <w:ins w:id="1632" w:author="PR Preview" w:date="2026-01-01T00:00:00Z">
        <w:r>
          <w:t xml:space="preserve"> </w:t>
        </w:r>
      </w:ins>
      <m:oMath>
        <m:r>
          <m:rPr>
            <m:sty m:val="p"/>
          </m:rPr>
          <m:t>(</m:t>
        </m:r>
        <m:r>
          <m:t>0</m:t>
        </m:r>
        <m:r>
          <m:rPr>
            <m:sty m:val="p"/>
          </m:rPr>
          <m:t>,</m:t>
        </m:r>
        <m:r>
          <m:t>0</m:t>
        </m:r>
        <m:r>
          <m:rPr>
            <m:sty m:val="p"/>
          </m:rPr>
          <m:t>)</m:t>
        </m:r>
      </m:oMath>
      <w:ins w:id="1633" w:author="PR Preview" w:date="2026-01-01T00:00:00Z">
        <w:r>
          <w:t xml:space="preserve"> </w:t>
        </w:r>
      </w:ins>
      <w:ins w:id="1634" w:author="PR Preview" w:date="2026-01-01T00:00:00Z">
        <w:r>
          <w:t xml:space="preserve">is not in</w:t>
        </w:r>
      </w:ins>
      <w:ins w:id="1635" w:author="PR Preview" w:date="2026-01-01T00:00:00Z">
        <w:r>
          <w:t xml:space="preserve"> </w:t>
        </w:r>
      </w:ins>
      <m:oMath>
        <m:r>
          <m:rPr>
            <m:scr m:val="script"/>
            <m:sty m:val="p"/>
          </m:rPr>
          <m:t>T</m:t>
        </m:r>
      </m:oMath>
      <w:ins w:id="1636" w:author="PR Preview" w:date="2026-01-01T00:00:00Z">
        <w:r>
          <w:t xml:space="preserve">, because its second entry is not</w:t>
        </w:r>
      </w:ins>
      <w:ins w:id="1637" w:author="PR Preview" w:date="2026-01-01T00:00:00Z">
        <w:r>
          <w:t xml:space="preserve"> </w:t>
        </w:r>
      </w:ins>
      <m:oMath>
        <m:r>
          <m:t>1</m:t>
        </m:r>
      </m:oMath>
      <w:ins w:id="1638" w:author="PR Preview" w:date="2026-01-01T00:00:00Z">
        <w:r>
          <w:t xml:space="preserve">.</w:t>
        </w:r>
      </w:ins>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4"/>
    <w:bookmarkStart w:id="195"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5"/>
    <w:bookmarkStart w:id="196" w:name="exm-span"/>
    <w:p>
      <w:pPr>
        <w:pStyle w:val="BodyText"/>
      </w:pPr>
      <w:del w:id="1639" w:author="PR Preview" w:date="2026-01-01T00:00:00Z">
        <w:r>
          <w:rPr>
            <w:b/>
            <w:bCs/>
          </w:rPr>
          <w:delText xml:space="preserve">Example 37 (Two spans in</w:delText>
        </w:r>
      </w:del>
      <w:del w:id="1640" w:author="PR Preview" w:date="2026-01-01T00:00:00Z">
        <w:r>
          <w:rPr>
            <w:b/>
            <w:bCs/>
          </w:rPr>
          <w:delText xml:space="preserve"> </w:delText>
        </w:r>
      </w:del>
      <m:oMath>
        <m:sSup>
          <m:e>
            <m:r>
              <m:rPr>
                <m:scr m:val="double-struck"/>
                <m:sty m:val="p"/>
              </m:rPr>
              <m:t>R</m:t>
            </m:r>
          </m:e>
          <m:sup>
            <m:r>
              <m:t>3</m:t>
            </m:r>
          </m:sup>
        </m:sSup>
      </m:oMath>
      <w:del w:id="1641" w:author="PR Preview" w:date="2026-01-01T00:00:00Z">
        <w:r>
          <w:rPr>
            <w:b/>
            <w:bCs/>
          </w:rPr>
          <w:delText xml:space="preserve">)</w:delText>
        </w:r>
      </w:del>
      <w:del w:id="1642" w:author="PR Preview" w:date="2026-01-01T00:00:00Z">
        <w:r>
          <w:delText xml:space="preserve"> </w:delText>
        </w:r>
      </w:del>
      <w:del w:id="1643" w:author="PR Preview" w:date="2026-01-01T00:00:00Z">
        <w:r>
          <w:delText xml:space="preserve"> </w:delText>
        </w:r>
      </w:del>
    </w:p>
    <w:p>
      <w:pPr>
        <w:pStyle w:val="BodyText"/>
      </w:pPr>
      <w:ins w:id="1644" w:author="PR Preview" w:date="2026-01-01T00:00:00Z">
        <w:r>
          <w:rPr>
            <w:b/>
            <w:bCs/>
          </w:rPr>
          <w:t xml:space="preserve">Example 38 (Two spans in</w:t>
        </w:r>
      </w:ins>
      <w:ins w:id="1645" w:author="PR Preview" w:date="2026-01-01T00:00:00Z">
        <w:r>
          <w:rPr>
            <w:b/>
            <w:bCs/>
          </w:rPr>
          <w:t xml:space="preserve"> </w:t>
        </w:r>
      </w:ins>
      <m:oMath>
        <m:sSup>
          <m:e>
            <m:r>
              <m:rPr>
                <m:scr m:val="double-struck"/>
                <m:sty m:val="p"/>
              </m:rPr>
              <m:t>R</m:t>
            </m:r>
          </m:e>
          <m:sup>
            <m:r>
              <m:t>3</m:t>
            </m:r>
          </m:sup>
        </m:sSup>
      </m:oMath>
      <w:ins w:id="1646" w:author="PR Preview" w:date="2026-01-01T00:00:00Z">
        <w:r>
          <w:rPr>
            <w:b/>
            <w:bCs/>
          </w:rPr>
          <w:t xml:space="preserve">)</w:t>
        </w:r>
      </w:ins>
      <w:ins w:id="1647" w:author="PR Preview" w:date="2026-01-01T00:00:00Z">
        <w:r>
          <w:t xml:space="preserve"> </w:t>
        </w:r>
      </w:ins>
      <w:ins w:id="1648" w:author="PR Preview" w:date="2026-01-01T00:00:00Z">
        <w:r>
          <w:t xml:space="preserve"> </w:t>
        </w:r>
      </w:ins>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6"/>
    <w:bookmarkStart w:id="197"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7"/>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9" w:name="exm-span-subspace"/>
    <w:p>
      <w:pPr>
        <w:pStyle w:val="BodyText"/>
      </w:pPr>
      <w:del w:id="1649" w:author="PR Preview" w:date="2026-01-01T00:00:00Z">
        <w:r>
          <w:rPr>
            <w:b/>
            <w:bCs/>
          </w:rPr>
          <w:delText xml:space="preserve">Example 38 (The line in</w:delText>
        </w:r>
      </w:del>
      <w:del w:id="1650" w:author="PR Preview" w:date="2026-01-01T00:00:00Z">
        <w:r>
          <w:rPr>
            <w:b/>
            <w:bCs/>
          </w:rPr>
          <w:delText xml:space="preserve"> </w:delText>
        </w:r>
      </w:del>
      <w:hyperlink w:anchor="exm-subspace">
        <w:del w:id="1651" w:author="PR Preview" w:date="2026-01-01T00:00:00Z">
          <w:r>
            <w:rPr>
              <w:rStyle w:val="Hyperlink"/>
              <w:b/>
              <w:bCs/>
            </w:rPr>
            <w:delText xml:space="preserve">Example 34</w:delText>
          </w:r>
        </w:del>
      </w:hyperlink>
      <w:del w:id="1652" w:author="PR Preview" w:date="2026-01-01T00:00:00Z">
        <w:r>
          <w:rPr>
            <w:b/>
            <w:bCs/>
          </w:rPr>
          <w:delText xml:space="preserve"> </w:delText>
        </w:r>
      </w:del>
      <w:del w:id="1653" w:author="PR Preview" w:date="2026-01-01T00:00:00Z">
        <w:r>
          <w:rPr>
            <w:b/>
            <w:bCs/>
          </w:rPr>
          <w:delText xml:space="preserve">is a span)</w:delText>
        </w:r>
      </w:del>
      <w:del w:id="1654" w:author="PR Preview" w:date="2026-01-01T00:00:00Z">
        <w:r>
          <w:delText xml:space="preserve"> </w:delText>
        </w:r>
      </w:del>
      <w:del w:id="1655" w:author="PR Preview" w:date="2026-01-01T00:00:00Z">
        <w:r>
          <w:delText xml:space="preserve">The line</w:delText>
        </w:r>
      </w:del>
      <w:del w:id="1656" w:author="PR Preview" w:date="2026-01-01T00:00:00Z">
        <w:r>
          <w:delText xml:space="preserve"> </w:delText>
        </w:r>
      </w:del>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del w:id="1657" w:author="PR Preview" w:date="2026-01-01T00:00:00Z">
        <w:r>
          <w:delText xml:space="preserve"> </w:delText>
        </w:r>
      </w:del>
      <w:del w:id="1658" w:author="PR Preview" w:date="2026-01-01T00:00:00Z">
        <w:r>
          <w:delText xml:space="preserve">in</w:delText>
        </w:r>
      </w:del>
      <w:del w:id="1659" w:author="PR Preview" w:date="2026-01-01T00:00:00Z">
        <w:r>
          <w:delText xml:space="preserve"> </w:delText>
        </w:r>
      </w:del>
      <w:hyperlink w:anchor="exm-subspace">
        <w:del w:id="1660" w:author="PR Preview" w:date="2026-01-01T00:00:00Z">
          <w:r>
            <w:rPr>
              <w:rStyle w:val="Hyperlink"/>
            </w:rPr>
            <w:delText xml:space="preserve">Example 34</w:delText>
          </w:r>
        </w:del>
      </w:hyperlink>
      <w:del w:id="1661" w:author="PR Preview" w:date="2026-01-01T00:00:00Z">
        <w:r>
          <w:delText xml:space="preserve"> </w:delText>
        </w:r>
      </w:del>
      <w:del w:id="1662" w:author="PR Preview" w:date="2026-01-01T00:00:00Z">
        <w:r>
          <w:delText xml:space="preserve">is</w:delText>
        </w:r>
      </w:del>
      <w:del w:id="1663"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2</m:t>
            </m:r>
            <m:r>
              <m:rPr>
                <m:sty m:val="p"/>
              </m:rPr>
              <m:t>)</m:t>
            </m:r>
          </m:e>
        </m:d>
        <m:r>
          <m:t>​</m:t>
        </m:r>
      </m:oMath>
      <w:del w:id="1664" w:author="PR Preview" w:date="2026-01-01T00:00:00Z">
        <w:r>
          <w:delText xml:space="preserve">,</w:delText>
        </w:r>
      </w:del>
      <w:del w:id="1665" w:author="PR Preview" w:date="2026-01-01T00:00:00Z">
        <w:r>
          <w:delText xml:space="preserve"> </w:delText>
        </w:r>
      </w:del>
      <w:del w:id="1666" w:author="PR Preview" w:date="2026-01-01T00:00:00Z">
        <w:r>
          <w:delText xml:space="preserve">so</w:delText>
        </w:r>
      </w:del>
      <w:del w:id="1667" w:author="PR Preview" w:date="2026-01-01T00:00:00Z">
        <w:r>
          <w:delText xml:space="preserve"> </w:delText>
        </w:r>
      </w:del>
      <w:hyperlink w:anchor="thm-span-subspace">
        <w:del w:id="1668" w:author="PR Preview" w:date="2026-01-01T00:00:00Z">
          <w:r>
            <w:rPr>
              <w:rStyle w:val="Hyperlink"/>
            </w:rPr>
            <w:delText xml:space="preserve">Theorem 21</w:delText>
          </w:r>
        </w:del>
      </w:hyperlink>
      <w:del w:id="1669" w:author="PR Preview" w:date="2026-01-01T00:00:00Z">
        <w:r>
          <w:delText xml:space="preserve"> </w:delText>
        </w:r>
      </w:del>
      <w:del w:id="1670" w:author="PR Preview" w:date="2026-01-01T00:00:00Z">
        <w:r>
          <w:delText xml:space="preserve">gives a second</w:delText>
        </w:r>
      </w:del>
      <w:del w:id="1671" w:author="PR Preview" w:date="2026-01-01T00:00:00Z">
        <w:r>
          <w:delText xml:space="preserve"> </w:delText>
        </w:r>
      </w:del>
      <w:hyperlink r:id="rId198">
        <w:del w:id="1672" w:author="PR Preview" w:date="2026-01-01T00:00:00Z">
          <w:r>
            <w:rPr>
              <w:rStyle w:val="Hyperlink"/>
            </w:rPr>
            <w:delText xml:space="preserve">proof</w:delText>
          </w:r>
        </w:del>
      </w:hyperlink>
      <w:del w:id="1673" w:author="PR Preview" w:date="2026-01-01T00:00:00Z">
        <w:r>
          <w:delText xml:space="preserve"> </w:delText>
        </w:r>
      </w:del>
      <w:del w:id="1674" w:author="PR Preview" w:date="2026-01-01T00:00:00Z">
        <w:r>
          <w:delText xml:space="preserve">that it is a subspace.</w:delText>
        </w:r>
      </w:del>
      <w:del w:id="1675" w:author="PR Preview" w:date="2026-01-01T00:00:00Z">
        <w:r>
          <w:delText xml:space="preserve"> </w:delText>
        </w:r>
      </w:del>
      <w:del w:id="1676" w:author="PR Preview" w:date="2026-01-01T00:00:00Z">
        <w:r>
          <w:delText xml:space="preserve">Likewise, the plane</w:delText>
        </w:r>
      </w:del>
      <w:del w:id="1677" w:author="PR Preview" w:date="2026-01-01T00:00:00Z">
        <w:r>
          <w:delText xml:space="preserve"> </w:delText>
        </w:r>
      </w:del>
      <m:oMath>
        <m:r>
          <m:t>z</m:t>
        </m:r>
        <m:r>
          <m:rPr>
            <m:sty m:val="p"/>
          </m:rPr>
          <m:t>=</m:t>
        </m:r>
        <m:r>
          <m:t>0</m:t>
        </m:r>
      </m:oMath>
      <w:del w:id="1678" w:author="PR Preview" w:date="2026-01-01T00:00:00Z">
        <w:r>
          <w:delText xml:space="preserve"> </w:delText>
        </w:r>
      </w:del>
      <w:del w:id="1679" w:author="PR Preview" w:date="2026-01-01T00:00:00Z">
        <w:r>
          <w:delText xml:space="preserve">in</w:delText>
        </w:r>
      </w:del>
      <w:del w:id="1680" w:author="PR Preview" w:date="2026-01-01T00:00:00Z">
        <w:r>
          <w:delText xml:space="preserve"> </w:delText>
        </w:r>
      </w:del>
      <w:hyperlink w:anchor="exm-span">
        <w:del w:id="1681" w:author="PR Preview" w:date="2026-01-01T00:00:00Z">
          <w:r>
            <w:rPr>
              <w:rStyle w:val="Hyperlink"/>
            </w:rPr>
            <w:delText xml:space="preserve">Example 37</w:delText>
          </w:r>
        </w:del>
      </w:hyperlink>
      <w:del w:id="1682" w:author="PR Preview" w:date="2026-01-01T00:00:00Z">
        <w:r>
          <w:delText xml:space="preserve"> </w:delText>
        </w:r>
      </w:del>
      <w:del w:id="1683" w:author="PR Preview" w:date="2026-01-01T00:00:00Z">
        <w:r>
          <w:delText xml:space="preserve">is a subspace of</w:delText>
        </w:r>
      </w:del>
      <w:del w:id="1684" w:author="PR Preview" w:date="2026-01-01T00:00:00Z">
        <w:r>
          <w:delText xml:space="preserve"> </w:delText>
        </w:r>
      </w:del>
      <m:oMath>
        <m:sSup>
          <m:e>
            <m:r>
              <m:rPr>
                <m:scr m:val="double-struck"/>
                <m:sty m:val="p"/>
              </m:rPr>
              <m:t>R</m:t>
            </m:r>
          </m:e>
          <m:sup>
            <m:r>
              <m:t>3</m:t>
            </m:r>
          </m:sup>
        </m:sSup>
      </m:oMath>
      <w:del w:id="1685" w:author="PR Preview" w:date="2026-01-01T00:00:00Z">
        <w:r>
          <w:delText xml:space="preserve">,</w:delText>
        </w:r>
      </w:del>
      <w:del w:id="1686" w:author="PR Preview" w:date="2026-01-01T00:00:00Z">
        <w:r>
          <w:delText xml:space="preserve"> </w:delText>
        </w:r>
      </w:del>
      <w:del w:id="1687" w:author="PR Preview" w:date="2026-01-01T00:00:00Z">
        <w:r>
          <w:delText xml:space="preserve">because it is</w:delText>
        </w:r>
      </w:del>
      <w:del w:id="1688"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del w:id="1689" w:author="PR Preview" w:date="2026-01-01T00:00:00Z">
        <w:r>
          <w:delText xml:space="preserve">.</w:delText>
        </w:r>
      </w:del>
    </w:p>
    <w:p>
      <w:pPr>
        <w:pStyle w:val="BodyText"/>
      </w:pPr>
      <w:ins w:id="1690" w:author="PR Preview" w:date="2026-01-01T00:00:00Z">
        <w:r>
          <w:rPr>
            <w:b/>
            <w:bCs/>
          </w:rPr>
          <w:t xml:space="preserve">Example 39 (The line in</w:t>
        </w:r>
      </w:ins>
      <w:ins w:id="1691" w:author="PR Preview" w:date="2026-01-01T00:00:00Z">
        <w:r>
          <w:rPr>
            <w:b/>
            <w:bCs/>
          </w:rPr>
          <w:t xml:space="preserve"> </w:t>
        </w:r>
      </w:ins>
      <w:hyperlink w:anchor="exm-subspace">
        <w:ins w:id="1692" w:author="PR Preview" w:date="2026-01-01T00:00:00Z">
          <w:r>
            <w:rPr>
              <w:rStyle w:val="Hyperlink"/>
              <w:b/>
              <w:bCs/>
            </w:rPr>
            <w:t xml:space="preserve">Example 35</w:t>
          </w:r>
        </w:ins>
      </w:hyperlink>
      <w:ins w:id="1693" w:author="PR Preview" w:date="2026-01-01T00:00:00Z">
        <w:r>
          <w:rPr>
            <w:b/>
            <w:bCs/>
          </w:rPr>
          <w:t xml:space="preserve"> </w:t>
        </w:r>
      </w:ins>
      <w:ins w:id="1694" w:author="PR Preview" w:date="2026-01-01T00:00:00Z">
        <w:r>
          <w:rPr>
            <w:b/>
            <w:bCs/>
          </w:rPr>
          <w:t xml:space="preserve">is a span)</w:t>
        </w:r>
      </w:ins>
      <w:ins w:id="1695" w:author="PR Preview" w:date="2026-01-01T00:00:00Z">
        <w:r>
          <w:t xml:space="preserve"> </w:t>
        </w:r>
      </w:ins>
      <w:ins w:id="1696" w:author="PR Preview" w:date="2026-01-01T00:00:00Z">
        <w:r>
          <w:t xml:space="preserve">The line</w:t>
        </w:r>
      </w:ins>
      <w:ins w:id="1697" w:author="PR Preview" w:date="2026-01-01T00:00:00Z">
        <w:r>
          <w:t xml:space="preserve"> </w:t>
        </w:r>
      </w:ins>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ins w:id="1698" w:author="PR Preview" w:date="2026-01-01T00:00:00Z">
        <w:r>
          <w:t xml:space="preserve"> </w:t>
        </w:r>
      </w:ins>
      <w:ins w:id="1699" w:author="PR Preview" w:date="2026-01-01T00:00:00Z">
        <w:r>
          <w:t xml:space="preserve">in</w:t>
        </w:r>
      </w:ins>
      <w:ins w:id="1700" w:author="PR Preview" w:date="2026-01-01T00:00:00Z">
        <w:r>
          <w:t xml:space="preserve"> </w:t>
        </w:r>
      </w:ins>
      <w:hyperlink w:anchor="exm-subspace">
        <w:ins w:id="1701" w:author="PR Preview" w:date="2026-01-01T00:00:00Z">
          <w:r>
            <w:rPr>
              <w:rStyle w:val="Hyperlink"/>
            </w:rPr>
            <w:t xml:space="preserve">Example 35</w:t>
          </w:r>
        </w:ins>
      </w:hyperlink>
      <w:ins w:id="1702" w:author="PR Preview" w:date="2026-01-01T00:00:00Z">
        <w:r>
          <w:t xml:space="preserve"> </w:t>
        </w:r>
      </w:ins>
      <w:ins w:id="1703" w:author="PR Preview" w:date="2026-01-01T00:00:00Z">
        <w:r>
          <w:t xml:space="preserve">is</w:t>
        </w:r>
      </w:ins>
      <w:ins w:id="1704" w:author="PR Preview" w:date="2026-01-01T00:00:00Z">
        <w:r>
          <w:t xml:space="preserve"> </w:t>
        </w:r>
      </w:ins>
      <m:oMath>
        <m:r>
          <m:rPr>
            <m:sty m:val="p"/>
          </m:rPr>
          <m:t>span</m:t>
        </m:r>
        <m:r>
          <m:t>​</m:t>
        </m:r>
        <m:d>
          <m:dPr>
            <m:begChr m:val="{"/>
            <m:sepChr m:val=""/>
            <m:endChr m:val="}"/>
            <m:grow/>
          </m:dPr>
          <m:e>
            <m:r>
              <m:rPr>
                <m:sty m:val="p"/>
              </m:rPr>
              <m:t>(</m:t>
            </m:r>
            <m:r>
              <m:t>1</m:t>
            </m:r>
            <m:r>
              <m:rPr>
                <m:sty m:val="p"/>
              </m:rPr>
              <m:t>,</m:t>
            </m:r>
            <m:r>
              <m:t>2</m:t>
            </m:r>
            <m:r>
              <m:rPr>
                <m:sty m:val="p"/>
              </m:rPr>
              <m:t>)</m:t>
            </m:r>
          </m:e>
        </m:d>
        <m:r>
          <m:t>​</m:t>
        </m:r>
      </m:oMath>
      <w:ins w:id="1705" w:author="PR Preview" w:date="2026-01-01T00:00:00Z">
        <w:r>
          <w:t xml:space="preserve">,</w:t>
        </w:r>
      </w:ins>
      <w:ins w:id="1706" w:author="PR Preview" w:date="2026-01-01T00:00:00Z">
        <w:r>
          <w:t xml:space="preserve"> </w:t>
        </w:r>
      </w:ins>
      <w:ins w:id="1707" w:author="PR Preview" w:date="2026-01-01T00:00:00Z">
        <w:r>
          <w:t xml:space="preserve">so</w:t>
        </w:r>
      </w:ins>
      <w:ins w:id="1708" w:author="PR Preview" w:date="2026-01-01T00:00:00Z">
        <w:r>
          <w:t xml:space="preserve"> </w:t>
        </w:r>
      </w:ins>
      <w:hyperlink w:anchor="thm-span-subspace">
        <w:ins w:id="1709" w:author="PR Preview" w:date="2026-01-01T00:00:00Z">
          <w:r>
            <w:rPr>
              <w:rStyle w:val="Hyperlink"/>
            </w:rPr>
            <w:t xml:space="preserve">Theorem 21</w:t>
          </w:r>
        </w:ins>
      </w:hyperlink>
      <w:ins w:id="1710" w:author="PR Preview" w:date="2026-01-01T00:00:00Z">
        <w:r>
          <w:t xml:space="preserve"> </w:t>
        </w:r>
      </w:ins>
      <w:ins w:id="1711" w:author="PR Preview" w:date="2026-01-01T00:00:00Z">
        <w:r>
          <w:t xml:space="preserve">gives a second</w:t>
        </w:r>
      </w:ins>
      <w:ins w:id="1712" w:author="PR Preview" w:date="2026-01-01T00:00:00Z">
        <w:r>
          <w:t xml:space="preserve"> </w:t>
        </w:r>
      </w:ins>
      <w:hyperlink r:id="rId198">
        <w:ins w:id="1713" w:author="PR Preview" w:date="2026-01-01T00:00:00Z">
          <w:r>
            <w:rPr>
              <w:rStyle w:val="Hyperlink"/>
            </w:rPr>
            <w:t xml:space="preserve">proof</w:t>
          </w:r>
        </w:ins>
      </w:hyperlink>
      <w:ins w:id="1714" w:author="PR Preview" w:date="2026-01-01T00:00:00Z">
        <w:r>
          <w:t xml:space="preserve"> </w:t>
        </w:r>
      </w:ins>
      <w:ins w:id="1715" w:author="PR Preview" w:date="2026-01-01T00:00:00Z">
        <w:r>
          <w:t xml:space="preserve">that it is a subspace.</w:t>
        </w:r>
      </w:ins>
      <w:ins w:id="1716" w:author="PR Preview" w:date="2026-01-01T00:00:00Z">
        <w:r>
          <w:t xml:space="preserve"> </w:t>
        </w:r>
      </w:ins>
      <w:ins w:id="1717" w:author="PR Preview" w:date="2026-01-01T00:00:00Z">
        <w:r>
          <w:t xml:space="preserve">Likewise, the plane</w:t>
        </w:r>
      </w:ins>
      <w:ins w:id="1718" w:author="PR Preview" w:date="2026-01-01T00:00:00Z">
        <w:r>
          <w:t xml:space="preserve"> </w:t>
        </w:r>
      </w:ins>
      <m:oMath>
        <m:r>
          <m:t>z</m:t>
        </m:r>
        <m:r>
          <m:rPr>
            <m:sty m:val="p"/>
          </m:rPr>
          <m:t>=</m:t>
        </m:r>
        <m:r>
          <m:t>0</m:t>
        </m:r>
      </m:oMath>
      <w:ins w:id="1719" w:author="PR Preview" w:date="2026-01-01T00:00:00Z">
        <w:r>
          <w:t xml:space="preserve"> </w:t>
        </w:r>
      </w:ins>
      <w:ins w:id="1720" w:author="PR Preview" w:date="2026-01-01T00:00:00Z">
        <w:r>
          <w:t xml:space="preserve">in</w:t>
        </w:r>
      </w:ins>
      <w:ins w:id="1721" w:author="PR Preview" w:date="2026-01-01T00:00:00Z">
        <w:r>
          <w:t xml:space="preserve"> </w:t>
        </w:r>
      </w:ins>
      <w:hyperlink w:anchor="exm-span">
        <w:ins w:id="1722" w:author="PR Preview" w:date="2026-01-01T00:00:00Z">
          <w:r>
            <w:rPr>
              <w:rStyle w:val="Hyperlink"/>
            </w:rPr>
            <w:t xml:space="preserve">Example 38</w:t>
          </w:r>
        </w:ins>
      </w:hyperlink>
      <w:ins w:id="1723" w:author="PR Preview" w:date="2026-01-01T00:00:00Z">
        <w:r>
          <w:t xml:space="preserve"> </w:t>
        </w:r>
      </w:ins>
      <w:ins w:id="1724" w:author="PR Preview" w:date="2026-01-01T00:00:00Z">
        <w:r>
          <w:t xml:space="preserve">is a subspace of</w:t>
        </w:r>
      </w:ins>
      <w:ins w:id="1725" w:author="PR Preview" w:date="2026-01-01T00:00:00Z">
        <w:r>
          <w:t xml:space="preserve"> </w:t>
        </w:r>
      </w:ins>
      <m:oMath>
        <m:sSup>
          <m:e>
            <m:r>
              <m:rPr>
                <m:scr m:val="double-struck"/>
                <m:sty m:val="p"/>
              </m:rPr>
              <m:t>R</m:t>
            </m:r>
          </m:e>
          <m:sup>
            <m:r>
              <m:t>3</m:t>
            </m:r>
          </m:sup>
        </m:sSup>
      </m:oMath>
      <w:ins w:id="1726" w:author="PR Preview" w:date="2026-01-01T00:00:00Z">
        <w:r>
          <w:t xml:space="preserve">,</w:t>
        </w:r>
      </w:ins>
      <w:ins w:id="1727" w:author="PR Preview" w:date="2026-01-01T00:00:00Z">
        <w:r>
          <w:t xml:space="preserve"> </w:t>
        </w:r>
      </w:ins>
      <w:ins w:id="1728" w:author="PR Preview" w:date="2026-01-01T00:00:00Z">
        <w:r>
          <w:t xml:space="preserve">because it is</w:t>
        </w:r>
      </w:ins>
      <w:ins w:id="1729"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ins w:id="1730" w:author="PR Preview" w:date="2026-01-01T00:00:00Z">
        <w:r>
          <w:t xml:space="preserve">.</w:t>
        </w:r>
      </w:ins>
    </w:p>
    <w:bookmarkEnd w:id="199"/>
    <w:bookmarkStart w:id="200"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0"/>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1" w:name="exm-matvec-columns"/>
    <w:p>
      <w:pPr>
        <w:pStyle w:val="FirstParagraph"/>
      </w:pPr>
      <w:del w:id="1731" w:author="PR Preview" w:date="2026-01-01T00:00:00Z">
        <w:r>
          <w:rPr>
            <w:b/>
            <w:bCs/>
          </w:rPr>
          <w:delText xml:space="preserve">Example 39 (A product as a combination of columns)</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del w:id="1732" w:author="PR Preview" w:date="2026-01-01T00:00:00Z">
        <w:r>
          <w:delText xml:space="preserve">the same answer as computing each entry as a row-times-vector dot product</w:delText>
        </w:r>
      </w:del>
      <w:del w:id="1733" w:author="PR Preview" w:date="2026-01-01T00:00:00Z">
        <w:r>
          <w:delText xml:space="preserve"> </w:delText>
        </w:r>
      </w:del>
      <w:del w:id="1734" w:author="PR Preview" w:date="2026-01-01T00:00:00Z">
        <w:r>
          <w:delText xml:space="preserve">(</w:delText>
        </w:r>
      </w:del>
      <w:hyperlink w:anchor="rem-matvec-row-dot-products">
        <w:del w:id="1735" w:author="PR Preview" w:date="2026-01-01T00:00:00Z">
          <w:r>
            <w:rPr>
              <w:rStyle w:val="Hyperlink"/>
            </w:rPr>
            <w:delText xml:space="preserve">Remark 11</w:delText>
          </w:r>
        </w:del>
      </w:hyperlink>
      <w:del w:id="1736" w:author="PR Preview" w:date="2026-01-01T00:00:00Z">
        <w:r>
          <w:delText xml:space="preserve">).</w:delText>
        </w:r>
      </w:del>
    </w:p>
    <w:p>
      <w:pPr>
        <w:pStyle w:val="FirstParagraph"/>
      </w:pPr>
      <w:ins w:id="1737" w:author="PR Preview" w:date="2026-01-01T00:00:00Z">
        <w:r>
          <w:rPr>
            <w:b/>
            <w:bCs/>
          </w:rPr>
          <w:t xml:space="preserve">Example 40 (A product as a combination of columns)</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ins w:id="1738" w:author="PR Preview" w:date="2026-01-01T00:00:00Z">
        <w:r>
          <w:t xml:space="preserve">the same answer as computing each entry as a row-times-vector dot product</w:t>
        </w:r>
      </w:ins>
      <w:ins w:id="1739" w:author="PR Preview" w:date="2026-01-01T00:00:00Z">
        <w:r>
          <w:t xml:space="preserve"> </w:t>
        </w:r>
      </w:ins>
      <w:ins w:id="1740" w:author="PR Preview" w:date="2026-01-01T00:00:00Z">
        <w:r>
          <w:t xml:space="preserve">(</w:t>
        </w:r>
      </w:ins>
      <w:hyperlink w:anchor="rem-matvec-row-dot-products">
        <w:ins w:id="1741" w:author="PR Preview" w:date="2026-01-01T00:00:00Z">
          <w:r>
            <w:rPr>
              <w:rStyle w:val="Hyperlink"/>
            </w:rPr>
            <w:t xml:space="preserve">Remark 13</w:t>
          </w:r>
        </w:ins>
      </w:hyperlink>
      <w:ins w:id="1742" w:author="PR Preview" w:date="2026-01-01T00:00:00Z">
        <w:r>
          <w:t xml:space="preserve">).</w:t>
        </w:r>
      </w:ins>
    </w:p>
    <w:bookmarkEnd w:id="201"/>
    <w:bookmarkStart w:id="202"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2"/>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3" w:name="exm-matvec-linear"/>
    <w:p>
      <w:pPr>
        <w:pStyle w:val="BodyText"/>
      </w:pPr>
      <w:del w:id="1743" w:author="PR Preview" w:date="2026-01-01T00:00:00Z">
        <w:r>
          <w:rPr>
            <w:b/>
            <w:bCs/>
          </w:rPr>
          <w:delText xml:space="preserve">Example 40 (Applying a matrix to a combination)</w:delText>
        </w:r>
      </w:del>
      <w:del w:id="1744" w:author="PR Preview" w:date="2026-01-01T00:00:00Z">
        <w:r>
          <w:delText xml:space="preserve"> </w:delText>
        </w:r>
      </w:del>
      <w:del w:id="1745" w:author="PR Preview" w:date="2026-01-01T00:00:00Z">
        <w:r>
          <w:delText xml:space="preserve">Let</w:delText>
        </w:r>
      </w:del>
      <w:del w:id="174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747" w:author="PR Preview" w:date="2026-01-01T00:00:00Z">
        <w:r>
          <w:delText xml:space="preserve">,</w:delText>
        </w:r>
      </w:del>
      <w:del w:id="1748" w:author="PR Preview" w:date="2026-01-01T00:00:00Z">
        <w:r>
          <w:delText xml:space="preserve"> </w:delText>
        </w:r>
      </w:del>
      <m:oMath>
        <m:sSub>
          <m:e>
            <m:acc>
              <m:accPr>
                <m:chr m:val="̃"/>
              </m:accPr>
              <m:e>
                <m:r>
                  <m:t>z</m:t>
                </m:r>
              </m:e>
            </m:acc>
          </m:e>
          <m:sub>
            <m:r>
              <m:t>1</m:t>
            </m:r>
          </m:sub>
        </m:sSub>
        <m:r>
          <m:rPr>
            <m:sty m:val="p"/>
          </m:rPr>
          <m:t>=</m:t>
        </m:r>
        <m:r>
          <m:rPr>
            <m:sty m:val="p"/>
          </m:rPr>
          <m:t>(</m:t>
        </m:r>
        <m:r>
          <m:t>1</m:t>
        </m:r>
        <m:r>
          <m:rPr>
            <m:sty m:val="p"/>
          </m:rPr>
          <m:t>,</m:t>
        </m:r>
        <m:r>
          <m:t>0</m:t>
        </m:r>
        <m:r>
          <m:rPr>
            <m:sty m:val="p"/>
          </m:rPr>
          <m:t>)</m:t>
        </m:r>
      </m:oMath>
      <w:del w:id="1749" w:author="PR Preview" w:date="2026-01-01T00:00:00Z">
        <w:r>
          <w:delText xml:space="preserve"> </w:delText>
        </w:r>
      </w:del>
      <w:del w:id="1750" w:author="PR Preview" w:date="2026-01-01T00:00:00Z">
        <w:r>
          <w:delText xml:space="preserve">and</w:delText>
        </w:r>
      </w:del>
      <w:del w:id="1751" w:author="PR Preview" w:date="2026-01-01T00:00:00Z">
        <w:r>
          <w:delText xml:space="preserve"> </w:delText>
        </w:r>
      </w:del>
      <m:oMath>
        <m:sSub>
          <m:e>
            <m:acc>
              <m:accPr>
                <m:chr m:val="̃"/>
              </m:accPr>
              <m:e>
                <m:r>
                  <m:t>z</m:t>
                </m:r>
              </m:e>
            </m:acc>
          </m:e>
          <m:sub>
            <m:r>
              <m:t>2</m:t>
            </m:r>
          </m:sub>
        </m:sSub>
        <m:r>
          <m:rPr>
            <m:sty m:val="p"/>
          </m:rPr>
          <m:t>=</m:t>
        </m:r>
        <m:r>
          <m:rPr>
            <m:sty m:val="p"/>
          </m:rPr>
          <m:t>(</m:t>
        </m:r>
        <m:r>
          <m:t>0</m:t>
        </m:r>
        <m:r>
          <m:rPr>
            <m:sty m:val="p"/>
          </m:rPr>
          <m:t>,</m:t>
        </m:r>
        <m:r>
          <m:t>1</m:t>
        </m:r>
        <m:r>
          <m:rPr>
            <m:sty m:val="p"/>
          </m:rPr>
          <m:t>)</m:t>
        </m:r>
      </m:oMath>
      <w:del w:id="1752" w:author="PR Preview" w:date="2026-01-01T00:00:00Z">
        <w:r>
          <w:delText xml:space="preserve">.</w:delText>
        </w:r>
      </w:del>
      <w:del w:id="1753" w:author="PR Preview" w:date="2026-01-01T00:00:00Z">
        <w:r>
          <w:delText xml:space="preserve"> </w:delText>
        </w:r>
      </w:del>
      <w:del w:id="1754" w:author="PR Preview" w:date="2026-01-01T00:00:00Z">
        <w:r>
          <w:delText xml:space="preserve">Then</w:delText>
        </w:r>
      </w:del>
      <w:del w:id="1755" w:author="PR Preview" w:date="2026-01-01T00:00:00Z">
        <w:r>
          <w:delText xml:space="preserve"> </w:delText>
        </w:r>
      </w:del>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del w:id="1756" w:author="PR Preview" w:date="2026-01-01T00:00:00Z">
        <w:r>
          <w:delText xml:space="preserve"> </w:delText>
        </w:r>
      </w:del>
      <w:del w:id="1757" w:author="PR Preview" w:date="2026-01-01T00:00:00Z">
        <w:r>
          <w:delText xml:space="preserve">and</w:delText>
        </w:r>
      </w:del>
      <w:del w:id="1758" w:author="PR Preview" w:date="2026-01-01T00:00:00Z">
        <w:r>
          <w:delText xml:space="preserve"> </w:delText>
        </w:r>
      </w:del>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del w:id="1759" w:author="PR Preview" w:date="2026-01-01T00:00:00Z">
        <w:r>
          <w:delText xml:space="preserve">,</w:delText>
        </w:r>
      </w:del>
      <w:del w:id="1760" w:author="PR Preview" w:date="2026-01-01T00:00:00Z">
        <w:r>
          <w:delText xml:space="preserve"> </w:delText>
        </w:r>
      </w:del>
      <w:del w:id="1761" w:author="PR Preview" w:date="2026-01-01T00:00:00Z">
        <w:r>
          <w:delText xml:space="preserve">and for the combination</w:delText>
        </w:r>
      </w:del>
      <w:del w:id="1762" w:author="PR Preview" w:date="2026-01-01T00:00:00Z">
        <w:r>
          <w:delText xml:space="preserve"> </w:delText>
        </w:r>
      </w:del>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del w:id="1763" w:author="PR Preview" w:date="2026-01-01T00:00:00Z">
        <w:r>
          <w:delText xml:space="preserve">:</w:delText>
        </w:r>
      </w:del>
    </w:p>
    <w:p>
      <w:pPr>
        <w:pStyle w:val="BodyText"/>
      </w:pPr>
      <w:ins w:id="1764" w:author="PR Preview" w:date="2026-01-01T00:00:00Z">
        <w:r>
          <w:rPr>
            <w:b/>
            <w:bCs/>
          </w:rPr>
          <w:t xml:space="preserve">Example 41 (Applying a matrix to a combination)</w:t>
        </w:r>
      </w:ins>
      <w:ins w:id="1765" w:author="PR Preview" w:date="2026-01-01T00:00:00Z">
        <w:r>
          <w:t xml:space="preserve"> </w:t>
        </w:r>
      </w:ins>
      <w:ins w:id="1766" w:author="PR Preview" w:date="2026-01-01T00:00:00Z">
        <w:r>
          <w:t xml:space="preserve">Let</w:t>
        </w:r>
      </w:ins>
      <w:ins w:id="176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768" w:author="PR Preview" w:date="2026-01-01T00:00:00Z">
        <w:r>
          <w:t xml:space="preserve">,</w:t>
        </w:r>
      </w:ins>
      <w:ins w:id="1769" w:author="PR Preview" w:date="2026-01-01T00:00:00Z">
        <w:r>
          <w:t xml:space="preserve"> </w:t>
        </w:r>
      </w:ins>
      <m:oMath>
        <m:sSub>
          <m:e>
            <m:acc>
              <m:accPr>
                <m:chr m:val="̃"/>
              </m:accPr>
              <m:e>
                <m:r>
                  <m:t>z</m:t>
                </m:r>
              </m:e>
            </m:acc>
          </m:e>
          <m:sub>
            <m:r>
              <m:t>1</m:t>
            </m:r>
          </m:sub>
        </m:sSub>
        <m:r>
          <m:rPr>
            <m:sty m:val="p"/>
          </m:rPr>
          <m:t>=</m:t>
        </m:r>
        <m:r>
          <m:rPr>
            <m:sty m:val="p"/>
          </m:rPr>
          <m:t>(</m:t>
        </m:r>
        <m:r>
          <m:t>1</m:t>
        </m:r>
        <m:r>
          <m:rPr>
            <m:sty m:val="p"/>
          </m:rPr>
          <m:t>,</m:t>
        </m:r>
        <m:r>
          <m:t>0</m:t>
        </m:r>
        <m:r>
          <m:rPr>
            <m:sty m:val="p"/>
          </m:rPr>
          <m:t>)</m:t>
        </m:r>
      </m:oMath>
      <w:ins w:id="1770" w:author="PR Preview" w:date="2026-01-01T00:00:00Z">
        <w:r>
          <w:t xml:space="preserve"> </w:t>
        </w:r>
      </w:ins>
      <w:ins w:id="1771" w:author="PR Preview" w:date="2026-01-01T00:00:00Z">
        <w:r>
          <w:t xml:space="preserve">and</w:t>
        </w:r>
      </w:ins>
      <w:ins w:id="1772" w:author="PR Preview" w:date="2026-01-01T00:00:00Z">
        <w:r>
          <w:t xml:space="preserve"> </w:t>
        </w:r>
      </w:ins>
      <m:oMath>
        <m:sSub>
          <m:e>
            <m:acc>
              <m:accPr>
                <m:chr m:val="̃"/>
              </m:accPr>
              <m:e>
                <m:r>
                  <m:t>z</m:t>
                </m:r>
              </m:e>
            </m:acc>
          </m:e>
          <m:sub>
            <m:r>
              <m:t>2</m:t>
            </m:r>
          </m:sub>
        </m:sSub>
        <m:r>
          <m:rPr>
            <m:sty m:val="p"/>
          </m:rPr>
          <m:t>=</m:t>
        </m:r>
        <m:r>
          <m:rPr>
            <m:sty m:val="p"/>
          </m:rPr>
          <m:t>(</m:t>
        </m:r>
        <m:r>
          <m:t>0</m:t>
        </m:r>
        <m:r>
          <m:rPr>
            <m:sty m:val="p"/>
          </m:rPr>
          <m:t>,</m:t>
        </m:r>
        <m:r>
          <m:t>1</m:t>
        </m:r>
        <m:r>
          <m:rPr>
            <m:sty m:val="p"/>
          </m:rPr>
          <m:t>)</m:t>
        </m:r>
      </m:oMath>
      <w:ins w:id="1773" w:author="PR Preview" w:date="2026-01-01T00:00:00Z">
        <w:r>
          <w:t xml:space="preserve">.</w:t>
        </w:r>
      </w:ins>
      <w:ins w:id="1774" w:author="PR Preview" w:date="2026-01-01T00:00:00Z">
        <w:r>
          <w:t xml:space="preserve"> </w:t>
        </w:r>
      </w:ins>
      <w:ins w:id="1775" w:author="PR Preview" w:date="2026-01-01T00:00:00Z">
        <w:r>
          <w:t xml:space="preserve">Then</w:t>
        </w:r>
      </w:ins>
      <w:ins w:id="1776" w:author="PR Preview" w:date="2026-01-01T00:00:00Z">
        <w:r>
          <w:t xml:space="preserve"> </w:t>
        </w:r>
      </w:ins>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ins w:id="1777" w:author="PR Preview" w:date="2026-01-01T00:00:00Z">
        <w:r>
          <w:t xml:space="preserve"> </w:t>
        </w:r>
      </w:ins>
      <w:ins w:id="1778" w:author="PR Preview" w:date="2026-01-01T00:00:00Z">
        <w:r>
          <w:t xml:space="preserve">and</w:t>
        </w:r>
      </w:ins>
      <w:ins w:id="1779" w:author="PR Preview" w:date="2026-01-01T00:00:00Z">
        <w:r>
          <w:t xml:space="preserve"> </w:t>
        </w:r>
      </w:ins>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ins w:id="1780" w:author="PR Preview" w:date="2026-01-01T00:00:00Z">
        <w:r>
          <w:t xml:space="preserve">,</w:t>
        </w:r>
      </w:ins>
      <w:ins w:id="1781" w:author="PR Preview" w:date="2026-01-01T00:00:00Z">
        <w:r>
          <w:t xml:space="preserve"> </w:t>
        </w:r>
      </w:ins>
      <w:ins w:id="1782" w:author="PR Preview" w:date="2026-01-01T00:00:00Z">
        <w:r>
          <w:t xml:space="preserve">and for the combination</w:t>
        </w:r>
      </w:ins>
      <w:ins w:id="1783" w:author="PR Preview" w:date="2026-01-01T00:00:00Z">
        <w:r>
          <w:t xml:space="preserve"> </w:t>
        </w:r>
      </w:ins>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ins w:id="1784" w:author="PR Preview" w:date="2026-01-01T00:00:00Z">
        <w:r>
          <w:t xml:space="preserve">:</w:t>
        </w:r>
      </w:ins>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203"/>
    <w:bookmarkStart w:id="204"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4"/>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5">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6" w:name="exm-many-vectors-dependent"/>
    <w:p>
      <w:pPr>
        <w:pStyle w:val="BodyText"/>
      </w:pPr>
      <w:del w:id="1785" w:author="PR Preview" w:date="2026-01-01T00:00:00Z">
        <w:r>
          <w:rPr>
            <w:b/>
            <w:bCs/>
          </w:rPr>
          <w:delText xml:space="preserve">Example 41 (Three vectors in</w:delText>
        </w:r>
      </w:del>
      <w:del w:id="1786" w:author="PR Preview" w:date="2026-01-01T00:00:00Z">
        <w:r>
          <w:rPr>
            <w:b/>
            <w:bCs/>
          </w:rPr>
          <w:delText xml:space="preserve"> </w:delText>
        </w:r>
      </w:del>
      <m:oMath>
        <m:sSup>
          <m:e>
            <m:r>
              <m:rPr>
                <m:scr m:val="double-struck"/>
                <m:sty m:val="p"/>
              </m:rPr>
              <m:t>R</m:t>
            </m:r>
          </m:e>
          <m:sup>
            <m:r>
              <m:t>2</m:t>
            </m:r>
          </m:sup>
        </m:sSup>
      </m:oMath>
      <w:del w:id="1787" w:author="PR Preview" w:date="2026-01-01T00:00:00Z">
        <w:r>
          <w:rPr>
            <w:b/>
            <w:bCs/>
          </w:rPr>
          <w:delText xml:space="preserve">)</w:delText>
        </w:r>
      </w:del>
      <w:del w:id="1788" w:author="PR Preview" w:date="2026-01-01T00:00:00Z">
        <w:r>
          <w:delText xml:space="preserve"> </w:delText>
        </w:r>
      </w:del>
      <w:hyperlink w:anchor="thm-many-vectors-dependent">
        <w:del w:id="1789" w:author="PR Preview" w:date="2026-01-01T00:00:00Z">
          <w:r>
            <w:rPr>
              <w:rStyle w:val="Hyperlink"/>
            </w:rPr>
            <w:delText xml:space="preserve">Theorem 24</w:delText>
          </w:r>
        </w:del>
      </w:hyperlink>
      <w:del w:id="1790" w:author="PR Preview" w:date="2026-01-01T00:00:00Z">
        <w:r>
          <w:delText xml:space="preserve"> </w:delText>
        </w:r>
      </w:del>
      <w:del w:id="1791" w:author="PR Preview" w:date="2026-01-01T00:00:00Z">
        <w:r>
          <w:delText xml:space="preserve">says the three vectors</w:delText>
        </w:r>
      </w:del>
      <w:del w:id="1792" w:author="PR Preview" w:date="2026-01-01T00:00:00Z">
        <w:r>
          <w:delText xml:space="preserve"> </w:delText>
        </w:r>
      </w:del>
      <m:oMath>
        <m:r>
          <m:rPr>
            <m:sty m:val="p"/>
          </m:rPr>
          <m:t>(</m:t>
        </m:r>
        <m:r>
          <m:t>1</m:t>
        </m:r>
        <m:r>
          <m:rPr>
            <m:sty m:val="p"/>
          </m:rPr>
          <m:t>,</m:t>
        </m:r>
        <m:r>
          <m:t>0</m:t>
        </m:r>
        <m:r>
          <m:rPr>
            <m:sty m:val="p"/>
          </m:rPr>
          <m:t>)</m:t>
        </m:r>
      </m:oMath>
      <w:del w:id="1793" w:author="PR Preview" w:date="2026-01-01T00:00:00Z">
        <w:r>
          <w:delText xml:space="preserve">,</w:delText>
        </w:r>
      </w:del>
      <w:del w:id="1794" w:author="PR Preview" w:date="2026-01-01T00:00:00Z">
        <w:r>
          <w:delText xml:space="preserve"> </w:delText>
        </w:r>
      </w:del>
      <m:oMath>
        <m:r>
          <m:rPr>
            <m:sty m:val="p"/>
          </m:rPr>
          <m:t>(</m:t>
        </m:r>
        <m:r>
          <m:t>0</m:t>
        </m:r>
        <m:r>
          <m:rPr>
            <m:sty m:val="p"/>
          </m:rPr>
          <m:t>,</m:t>
        </m:r>
        <m:r>
          <m:t>1</m:t>
        </m:r>
        <m:r>
          <m:rPr>
            <m:sty m:val="p"/>
          </m:rPr>
          <m:t>)</m:t>
        </m:r>
      </m:oMath>
      <w:del w:id="1795" w:author="PR Preview" w:date="2026-01-01T00:00:00Z">
        <w:r>
          <w:delText xml:space="preserve"> </w:delText>
        </w:r>
      </w:del>
      <w:del w:id="1796" w:author="PR Preview" w:date="2026-01-01T00:00:00Z">
        <w:r>
          <w:delText xml:space="preserve">and</w:delText>
        </w:r>
      </w:del>
      <w:del w:id="1797" w:author="PR Preview" w:date="2026-01-01T00:00:00Z">
        <w:r>
          <w:delText xml:space="preserve"> </w:delText>
        </w:r>
      </w:del>
      <m:oMath>
        <m:r>
          <m:rPr>
            <m:sty m:val="p"/>
          </m:rPr>
          <m:t>(</m:t>
        </m:r>
        <m:r>
          <m:t>1</m:t>
        </m:r>
        <m:r>
          <m:rPr>
            <m:sty m:val="p"/>
          </m:rPr>
          <m:t>,</m:t>
        </m:r>
        <m:r>
          <m:t>1</m:t>
        </m:r>
        <m:r>
          <m:rPr>
            <m:sty m:val="p"/>
          </m:rPr>
          <m:t>)</m:t>
        </m:r>
      </m:oMath>
      <w:del w:id="1798" w:author="PR Preview" w:date="2026-01-01T00:00:00Z">
        <w:r>
          <w:delText xml:space="preserve"> </w:delText>
        </w:r>
      </w:del>
      <w:del w:id="1799" w:author="PR Preview" w:date="2026-01-01T00:00:00Z">
        <w:r>
          <w:delText xml:space="preserve">in</w:delText>
        </w:r>
      </w:del>
      <w:del w:id="1800" w:author="PR Preview" w:date="2026-01-01T00:00:00Z">
        <w:r>
          <w:delText xml:space="preserve"> </w:delText>
        </w:r>
      </w:del>
      <m:oMath>
        <m:sSup>
          <m:e>
            <m:r>
              <m:rPr>
                <m:scr m:val="double-struck"/>
                <m:sty m:val="p"/>
              </m:rPr>
              <m:t>R</m:t>
            </m:r>
          </m:e>
          <m:sup>
            <m:r>
              <m:t>2</m:t>
            </m:r>
          </m:sup>
        </m:sSup>
      </m:oMath>
      <w:del w:id="1801" w:author="PR Preview" w:date="2026-01-01T00:00:00Z">
        <w:r>
          <w:delText xml:space="preserve"> </w:delText>
        </w:r>
      </w:del>
      <w:del w:id="1802" w:author="PR Preview" w:date="2026-01-01T00:00:00Z">
        <w:r>
          <w:delText xml:space="preserve">are linearly dependent,</w:delText>
        </w:r>
      </w:del>
      <w:del w:id="1803" w:author="PR Preview" w:date="2026-01-01T00:00:00Z">
        <w:r>
          <w:delText xml:space="preserve"> </w:delText>
        </w:r>
      </w:del>
      <w:del w:id="1804" w:author="PR Preview" w:date="2026-01-01T00:00:00Z">
        <w:r>
          <w:delText xml:space="preserve">and indeed</w:delText>
        </w:r>
      </w:del>
      <w:del w:id="1805" w:author="PR Preview" w:date="2026-01-01T00:00:00Z">
        <w:r>
          <w:delText xml:space="preserve"> </w:delText>
        </w:r>
      </w:del>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del w:id="1806" w:author="PR Preview" w:date="2026-01-01T00:00:00Z">
        <w:r>
          <w:delText xml:space="preserve">.</w:delText>
        </w:r>
      </w:del>
      <w:del w:id="1807" w:author="PR Preview" w:date="2026-01-01T00:00:00Z">
        <w:r>
          <w:delText xml:space="preserve"> </w:delText>
        </w:r>
      </w:del>
      <w:del w:id="1808" w:author="PR Preview" w:date="2026-01-01T00:00:00Z">
        <w:r>
          <w:delText xml:space="preserve">The theorem says nothing about</w:delText>
        </w:r>
      </w:del>
      <w:del w:id="1809" w:author="PR Preview" w:date="2026-01-01T00:00:00Z">
        <w:r>
          <w:delText xml:space="preserve"> </w:delText>
        </w:r>
      </w:del>
      <m:oMath>
        <m:r>
          <m:t>k</m:t>
        </m:r>
        <m:r>
          <m:rPr>
            <m:sty m:val="p"/>
          </m:rPr>
          <m:t>≤</m:t>
        </m:r>
        <m:r>
          <m:t>p</m:t>
        </m:r>
      </m:oMath>
      <w:del w:id="1810" w:author="PR Preview" w:date="2026-01-01T00:00:00Z">
        <w:r>
          <w:delText xml:space="preserve"> </w:delText>
        </w:r>
      </w:del>
      <w:del w:id="1811" w:author="PR Preview" w:date="2026-01-01T00:00:00Z">
        <w:r>
          <w:delText xml:space="preserve">vectors:</w:delText>
        </w:r>
      </w:del>
      <w:del w:id="1812" w:author="PR Preview" w:date="2026-01-01T00:00:00Z">
        <w:r>
          <w:delText xml:space="preserve"> </w:delText>
        </w:r>
      </w:del>
      <m:oMath>
        <m:r>
          <m:rPr>
            <m:sty m:val="p"/>
          </m:rPr>
          <m:t>(</m:t>
        </m:r>
        <m:r>
          <m:t>1</m:t>
        </m:r>
        <m:r>
          <m:rPr>
            <m:sty m:val="p"/>
          </m:rPr>
          <m:t>,</m:t>
        </m:r>
        <m:r>
          <m:t>0</m:t>
        </m:r>
        <m:r>
          <m:rPr>
            <m:sty m:val="p"/>
          </m:rPr>
          <m:t>)</m:t>
        </m:r>
      </m:oMath>
      <w:del w:id="1813" w:author="PR Preview" w:date="2026-01-01T00:00:00Z">
        <w:r>
          <w:delText xml:space="preserve"> </w:delText>
        </w:r>
      </w:del>
      <w:del w:id="1814" w:author="PR Preview" w:date="2026-01-01T00:00:00Z">
        <w:r>
          <w:delText xml:space="preserve">and</w:delText>
        </w:r>
      </w:del>
      <w:del w:id="1815" w:author="PR Preview" w:date="2026-01-01T00:00:00Z">
        <w:r>
          <w:delText xml:space="preserve"> </w:delText>
        </w:r>
      </w:del>
      <m:oMath>
        <m:r>
          <m:rPr>
            <m:sty m:val="p"/>
          </m:rPr>
          <m:t>(</m:t>
        </m:r>
        <m:r>
          <m:t>0</m:t>
        </m:r>
        <m:r>
          <m:rPr>
            <m:sty m:val="p"/>
          </m:rPr>
          <m:t>,</m:t>
        </m:r>
        <m:r>
          <m:t>1</m:t>
        </m:r>
        <m:r>
          <m:rPr>
            <m:sty m:val="p"/>
          </m:rPr>
          <m:t>)</m:t>
        </m:r>
      </m:oMath>
      <w:del w:id="1816" w:author="PR Preview" w:date="2026-01-01T00:00:00Z">
        <w:r>
          <w:delText xml:space="preserve"> </w:delText>
        </w:r>
      </w:del>
      <w:del w:id="1817" w:author="PR Preview" w:date="2026-01-01T00:00:00Z">
        <w:r>
          <w:delText xml:space="preserve">are linearly independent,</w:delText>
        </w:r>
      </w:del>
      <w:del w:id="1818" w:author="PR Preview" w:date="2026-01-01T00:00:00Z">
        <w:r>
          <w:delText xml:space="preserve"> </w:delText>
        </w:r>
      </w:del>
      <w:del w:id="1819" w:author="PR Preview" w:date="2026-01-01T00:00:00Z">
        <w:r>
          <w:delText xml:space="preserve">while</w:delText>
        </w:r>
      </w:del>
      <w:del w:id="1820" w:author="PR Preview" w:date="2026-01-01T00:00:00Z">
        <w:r>
          <w:delText xml:space="preserve"> </w:delText>
        </w:r>
      </w:del>
      <m:oMath>
        <m:r>
          <m:rPr>
            <m:sty m:val="p"/>
          </m:rPr>
          <m:t>(</m:t>
        </m:r>
        <m:r>
          <m:t>1</m:t>
        </m:r>
        <m:r>
          <m:rPr>
            <m:sty m:val="p"/>
          </m:rPr>
          <m:t>,</m:t>
        </m:r>
        <m:r>
          <m:t>2</m:t>
        </m:r>
        <m:r>
          <m:rPr>
            <m:sty m:val="p"/>
          </m:rPr>
          <m:t>)</m:t>
        </m:r>
      </m:oMath>
      <w:del w:id="1821" w:author="PR Preview" w:date="2026-01-01T00:00:00Z">
        <w:r>
          <w:delText xml:space="preserve"> </w:delText>
        </w:r>
      </w:del>
      <w:del w:id="1822" w:author="PR Preview" w:date="2026-01-01T00:00:00Z">
        <w:r>
          <w:delText xml:space="preserve">and</w:delText>
        </w:r>
      </w:del>
      <w:del w:id="1823" w:author="PR Preview" w:date="2026-01-01T00:00:00Z">
        <w:r>
          <w:delText xml:space="preserve"> </w:delText>
        </w:r>
      </w:del>
      <m:oMath>
        <m:r>
          <m:rPr>
            <m:sty m:val="p"/>
          </m:rPr>
          <m:t>(</m:t>
        </m:r>
        <m:r>
          <m:t>2</m:t>
        </m:r>
        <m:r>
          <m:rPr>
            <m:sty m:val="p"/>
          </m:rPr>
          <m:t>,</m:t>
        </m:r>
        <m:r>
          <m:t>4</m:t>
        </m:r>
        <m:r>
          <m:rPr>
            <m:sty m:val="p"/>
          </m:rPr>
          <m:t>)</m:t>
        </m:r>
      </m:oMath>
      <w:del w:id="1824" w:author="PR Preview" w:date="2026-01-01T00:00:00Z">
        <w:r>
          <w:delText xml:space="preserve"> </w:delText>
        </w:r>
      </w:del>
      <w:del w:id="1825" w:author="PR Preview" w:date="2026-01-01T00:00:00Z">
        <w:r>
          <w:delText xml:space="preserve">are not (</w:delText>
        </w:r>
      </w:del>
      <w:hyperlink w:anchor="exm-linearly-independent">
        <w:del w:id="1826" w:author="PR Preview" w:date="2026-01-01T00:00:00Z">
          <w:r>
            <w:rPr>
              <w:rStyle w:val="Hyperlink"/>
            </w:rPr>
            <w:delText xml:space="preserve">Example 32</w:delText>
          </w:r>
        </w:del>
      </w:hyperlink>
      <w:del w:id="1827" w:author="PR Preview" w:date="2026-01-01T00:00:00Z">
        <w:r>
          <w:delText xml:space="preserve">).</w:delText>
        </w:r>
      </w:del>
    </w:p>
    <w:p>
      <w:pPr>
        <w:pStyle w:val="BodyText"/>
      </w:pPr>
      <w:ins w:id="1828" w:author="PR Preview" w:date="2026-01-01T00:00:00Z">
        <w:r>
          <w:rPr>
            <w:b/>
            <w:bCs/>
          </w:rPr>
          <w:t xml:space="preserve">Example 42 (Three vectors in</w:t>
        </w:r>
      </w:ins>
      <w:ins w:id="1829" w:author="PR Preview" w:date="2026-01-01T00:00:00Z">
        <w:r>
          <w:rPr>
            <w:b/>
            <w:bCs/>
          </w:rPr>
          <w:t xml:space="preserve"> </w:t>
        </w:r>
      </w:ins>
      <m:oMath>
        <m:sSup>
          <m:e>
            <m:r>
              <m:rPr>
                <m:scr m:val="double-struck"/>
                <m:sty m:val="p"/>
              </m:rPr>
              <m:t>R</m:t>
            </m:r>
          </m:e>
          <m:sup>
            <m:r>
              <m:t>2</m:t>
            </m:r>
          </m:sup>
        </m:sSup>
      </m:oMath>
      <w:ins w:id="1830" w:author="PR Preview" w:date="2026-01-01T00:00:00Z">
        <w:r>
          <w:rPr>
            <w:b/>
            <w:bCs/>
          </w:rPr>
          <w:t xml:space="preserve">)</w:t>
        </w:r>
      </w:ins>
      <w:ins w:id="1831" w:author="PR Preview" w:date="2026-01-01T00:00:00Z">
        <w:r>
          <w:t xml:space="preserve"> </w:t>
        </w:r>
      </w:ins>
      <w:hyperlink w:anchor="thm-many-vectors-dependent">
        <w:ins w:id="1832" w:author="PR Preview" w:date="2026-01-01T00:00:00Z">
          <w:r>
            <w:rPr>
              <w:rStyle w:val="Hyperlink"/>
            </w:rPr>
            <w:t xml:space="preserve">Theorem 24</w:t>
          </w:r>
        </w:ins>
      </w:hyperlink>
      <w:ins w:id="1833" w:author="PR Preview" w:date="2026-01-01T00:00:00Z">
        <w:r>
          <w:t xml:space="preserve"> </w:t>
        </w:r>
      </w:ins>
      <w:ins w:id="1834" w:author="PR Preview" w:date="2026-01-01T00:00:00Z">
        <w:r>
          <w:t xml:space="preserve">says the three vectors</w:t>
        </w:r>
      </w:ins>
      <w:ins w:id="1835" w:author="PR Preview" w:date="2026-01-01T00:00:00Z">
        <w:r>
          <w:t xml:space="preserve"> </w:t>
        </w:r>
      </w:ins>
      <m:oMath>
        <m:r>
          <m:rPr>
            <m:sty m:val="p"/>
          </m:rPr>
          <m:t>(</m:t>
        </m:r>
        <m:r>
          <m:t>1</m:t>
        </m:r>
        <m:r>
          <m:rPr>
            <m:sty m:val="p"/>
          </m:rPr>
          <m:t>,</m:t>
        </m:r>
        <m:r>
          <m:t>0</m:t>
        </m:r>
        <m:r>
          <m:rPr>
            <m:sty m:val="p"/>
          </m:rPr>
          <m:t>)</m:t>
        </m:r>
      </m:oMath>
      <w:ins w:id="1836" w:author="PR Preview" w:date="2026-01-01T00:00:00Z">
        <w:r>
          <w:t xml:space="preserve">,</w:t>
        </w:r>
      </w:ins>
      <w:ins w:id="1837" w:author="PR Preview" w:date="2026-01-01T00:00:00Z">
        <w:r>
          <w:t xml:space="preserve"> </w:t>
        </w:r>
      </w:ins>
      <m:oMath>
        <m:r>
          <m:rPr>
            <m:sty m:val="p"/>
          </m:rPr>
          <m:t>(</m:t>
        </m:r>
        <m:r>
          <m:t>0</m:t>
        </m:r>
        <m:r>
          <m:rPr>
            <m:sty m:val="p"/>
          </m:rPr>
          <m:t>,</m:t>
        </m:r>
        <m:r>
          <m:t>1</m:t>
        </m:r>
        <m:r>
          <m:rPr>
            <m:sty m:val="p"/>
          </m:rPr>
          <m:t>)</m:t>
        </m:r>
      </m:oMath>
      <w:ins w:id="1838" w:author="PR Preview" w:date="2026-01-01T00:00:00Z">
        <w:r>
          <w:t xml:space="preserve"> </w:t>
        </w:r>
      </w:ins>
      <w:ins w:id="1839" w:author="PR Preview" w:date="2026-01-01T00:00:00Z">
        <w:r>
          <w:t xml:space="preserve">and</w:t>
        </w:r>
      </w:ins>
      <w:ins w:id="1840" w:author="PR Preview" w:date="2026-01-01T00:00:00Z">
        <w:r>
          <w:t xml:space="preserve"> </w:t>
        </w:r>
      </w:ins>
      <m:oMath>
        <m:r>
          <m:rPr>
            <m:sty m:val="p"/>
          </m:rPr>
          <m:t>(</m:t>
        </m:r>
        <m:r>
          <m:t>1</m:t>
        </m:r>
        <m:r>
          <m:rPr>
            <m:sty m:val="p"/>
          </m:rPr>
          <m:t>,</m:t>
        </m:r>
        <m:r>
          <m:t>1</m:t>
        </m:r>
        <m:r>
          <m:rPr>
            <m:sty m:val="p"/>
          </m:rPr>
          <m:t>)</m:t>
        </m:r>
      </m:oMath>
      <w:ins w:id="1841" w:author="PR Preview" w:date="2026-01-01T00:00:00Z">
        <w:r>
          <w:t xml:space="preserve"> </w:t>
        </w:r>
      </w:ins>
      <w:ins w:id="1842" w:author="PR Preview" w:date="2026-01-01T00:00:00Z">
        <w:r>
          <w:t xml:space="preserve">in</w:t>
        </w:r>
      </w:ins>
      <w:ins w:id="1843" w:author="PR Preview" w:date="2026-01-01T00:00:00Z">
        <w:r>
          <w:t xml:space="preserve"> </w:t>
        </w:r>
      </w:ins>
      <m:oMath>
        <m:sSup>
          <m:e>
            <m:r>
              <m:rPr>
                <m:scr m:val="double-struck"/>
                <m:sty m:val="p"/>
              </m:rPr>
              <m:t>R</m:t>
            </m:r>
          </m:e>
          <m:sup>
            <m:r>
              <m:t>2</m:t>
            </m:r>
          </m:sup>
        </m:sSup>
      </m:oMath>
      <w:ins w:id="1844" w:author="PR Preview" w:date="2026-01-01T00:00:00Z">
        <w:r>
          <w:t xml:space="preserve"> </w:t>
        </w:r>
      </w:ins>
      <w:ins w:id="1845" w:author="PR Preview" w:date="2026-01-01T00:00:00Z">
        <w:r>
          <w:t xml:space="preserve">are linearly dependent,</w:t>
        </w:r>
      </w:ins>
      <w:ins w:id="1846" w:author="PR Preview" w:date="2026-01-01T00:00:00Z">
        <w:r>
          <w:t xml:space="preserve"> </w:t>
        </w:r>
      </w:ins>
      <w:ins w:id="1847" w:author="PR Preview" w:date="2026-01-01T00:00:00Z">
        <w:r>
          <w:t xml:space="preserve">and indeed</w:t>
        </w:r>
      </w:ins>
      <w:ins w:id="1848" w:author="PR Preview" w:date="2026-01-01T00:00:00Z">
        <w:r>
          <w:t xml:space="preserve"> </w:t>
        </w:r>
      </w:ins>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ins w:id="1849" w:author="PR Preview" w:date="2026-01-01T00:00:00Z">
        <w:r>
          <w:t xml:space="preserve">.</w:t>
        </w:r>
      </w:ins>
      <w:ins w:id="1850" w:author="PR Preview" w:date="2026-01-01T00:00:00Z">
        <w:r>
          <w:t xml:space="preserve"> </w:t>
        </w:r>
      </w:ins>
      <w:ins w:id="1851" w:author="PR Preview" w:date="2026-01-01T00:00:00Z">
        <w:r>
          <w:t xml:space="preserve">The theorem says nothing about</w:t>
        </w:r>
      </w:ins>
      <w:ins w:id="1852" w:author="PR Preview" w:date="2026-01-01T00:00:00Z">
        <w:r>
          <w:t xml:space="preserve"> </w:t>
        </w:r>
      </w:ins>
      <m:oMath>
        <m:r>
          <m:t>k</m:t>
        </m:r>
        <m:r>
          <m:rPr>
            <m:sty m:val="p"/>
          </m:rPr>
          <m:t>≤</m:t>
        </m:r>
        <m:r>
          <m:t>p</m:t>
        </m:r>
      </m:oMath>
      <w:ins w:id="1853" w:author="PR Preview" w:date="2026-01-01T00:00:00Z">
        <w:r>
          <w:t xml:space="preserve"> </w:t>
        </w:r>
      </w:ins>
      <w:ins w:id="1854" w:author="PR Preview" w:date="2026-01-01T00:00:00Z">
        <w:r>
          <w:t xml:space="preserve">vectors:</w:t>
        </w:r>
      </w:ins>
      <w:ins w:id="1855" w:author="PR Preview" w:date="2026-01-01T00:00:00Z">
        <w:r>
          <w:t xml:space="preserve"> </w:t>
        </w:r>
      </w:ins>
      <m:oMath>
        <m:r>
          <m:rPr>
            <m:sty m:val="p"/>
          </m:rPr>
          <m:t>(</m:t>
        </m:r>
        <m:r>
          <m:t>1</m:t>
        </m:r>
        <m:r>
          <m:rPr>
            <m:sty m:val="p"/>
          </m:rPr>
          <m:t>,</m:t>
        </m:r>
        <m:r>
          <m:t>0</m:t>
        </m:r>
        <m:r>
          <m:rPr>
            <m:sty m:val="p"/>
          </m:rPr>
          <m:t>)</m:t>
        </m:r>
      </m:oMath>
      <w:ins w:id="1856" w:author="PR Preview" w:date="2026-01-01T00:00:00Z">
        <w:r>
          <w:t xml:space="preserve"> </w:t>
        </w:r>
      </w:ins>
      <w:ins w:id="1857" w:author="PR Preview" w:date="2026-01-01T00:00:00Z">
        <w:r>
          <w:t xml:space="preserve">and</w:t>
        </w:r>
      </w:ins>
      <w:ins w:id="1858" w:author="PR Preview" w:date="2026-01-01T00:00:00Z">
        <w:r>
          <w:t xml:space="preserve"> </w:t>
        </w:r>
      </w:ins>
      <m:oMath>
        <m:r>
          <m:rPr>
            <m:sty m:val="p"/>
          </m:rPr>
          <m:t>(</m:t>
        </m:r>
        <m:r>
          <m:t>0</m:t>
        </m:r>
        <m:r>
          <m:rPr>
            <m:sty m:val="p"/>
          </m:rPr>
          <m:t>,</m:t>
        </m:r>
        <m:r>
          <m:t>1</m:t>
        </m:r>
        <m:r>
          <m:rPr>
            <m:sty m:val="p"/>
          </m:rPr>
          <m:t>)</m:t>
        </m:r>
      </m:oMath>
      <w:ins w:id="1859" w:author="PR Preview" w:date="2026-01-01T00:00:00Z">
        <w:r>
          <w:t xml:space="preserve"> </w:t>
        </w:r>
      </w:ins>
      <w:ins w:id="1860" w:author="PR Preview" w:date="2026-01-01T00:00:00Z">
        <w:r>
          <w:t xml:space="preserve">are linearly independent,</w:t>
        </w:r>
      </w:ins>
      <w:ins w:id="1861" w:author="PR Preview" w:date="2026-01-01T00:00:00Z">
        <w:r>
          <w:t xml:space="preserve"> </w:t>
        </w:r>
      </w:ins>
      <w:ins w:id="1862" w:author="PR Preview" w:date="2026-01-01T00:00:00Z">
        <w:r>
          <w:t xml:space="preserve">while</w:t>
        </w:r>
      </w:ins>
      <w:ins w:id="1863" w:author="PR Preview" w:date="2026-01-01T00:00:00Z">
        <w:r>
          <w:t xml:space="preserve"> </w:t>
        </w:r>
      </w:ins>
      <m:oMath>
        <m:r>
          <m:rPr>
            <m:sty m:val="p"/>
          </m:rPr>
          <m:t>(</m:t>
        </m:r>
        <m:r>
          <m:t>1</m:t>
        </m:r>
        <m:r>
          <m:rPr>
            <m:sty m:val="p"/>
          </m:rPr>
          <m:t>,</m:t>
        </m:r>
        <m:r>
          <m:t>2</m:t>
        </m:r>
        <m:r>
          <m:rPr>
            <m:sty m:val="p"/>
          </m:rPr>
          <m:t>)</m:t>
        </m:r>
      </m:oMath>
      <w:ins w:id="1864" w:author="PR Preview" w:date="2026-01-01T00:00:00Z">
        <w:r>
          <w:t xml:space="preserve"> </w:t>
        </w:r>
      </w:ins>
      <w:ins w:id="1865" w:author="PR Preview" w:date="2026-01-01T00:00:00Z">
        <w:r>
          <w:t xml:space="preserve">and</w:t>
        </w:r>
      </w:ins>
      <w:ins w:id="1866" w:author="PR Preview" w:date="2026-01-01T00:00:00Z">
        <w:r>
          <w:t xml:space="preserve"> </w:t>
        </w:r>
      </w:ins>
      <m:oMath>
        <m:r>
          <m:rPr>
            <m:sty m:val="p"/>
          </m:rPr>
          <m:t>(</m:t>
        </m:r>
        <m:r>
          <m:t>2</m:t>
        </m:r>
        <m:r>
          <m:rPr>
            <m:sty m:val="p"/>
          </m:rPr>
          <m:t>,</m:t>
        </m:r>
        <m:r>
          <m:t>4</m:t>
        </m:r>
        <m:r>
          <m:rPr>
            <m:sty m:val="p"/>
          </m:rPr>
          <m:t>)</m:t>
        </m:r>
      </m:oMath>
      <w:ins w:id="1867" w:author="PR Preview" w:date="2026-01-01T00:00:00Z">
        <w:r>
          <w:t xml:space="preserve"> </w:t>
        </w:r>
      </w:ins>
      <w:ins w:id="1868" w:author="PR Preview" w:date="2026-01-01T00:00:00Z">
        <w:r>
          <w:t xml:space="preserve">are not (</w:t>
        </w:r>
      </w:ins>
      <w:hyperlink w:anchor="exm-linearly-independent">
        <w:ins w:id="1869" w:author="PR Preview" w:date="2026-01-01T00:00:00Z">
          <w:r>
            <w:rPr>
              <w:rStyle w:val="Hyperlink"/>
            </w:rPr>
            <w:t xml:space="preserve">Example 33</w:t>
          </w:r>
        </w:ins>
      </w:hyperlink>
      <w:ins w:id="1870" w:author="PR Preview" w:date="2026-01-01T00:00:00Z">
        <w:r>
          <w:t xml:space="preserve">).</w:t>
        </w:r>
      </w:ins>
    </w:p>
    <w:bookmarkEnd w:id="206"/>
    <w:bookmarkStart w:id="207"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7"/>
    <w:bookmarkStart w:id="208" w:name="exm-basis"/>
    <w:p>
      <w:pPr>
        <w:pStyle w:val="BodyText"/>
      </w:pPr>
      <w:del w:id="1871" w:author="PR Preview" w:date="2026-01-01T00:00:00Z">
        <w:r>
          <w:rPr>
            <w:b/>
            <w:bCs/>
          </w:rPr>
          <w:delText xml:space="preserve">Example 42 (Two bases of</w:delText>
        </w:r>
      </w:del>
      <w:del w:id="1872" w:author="PR Preview" w:date="2026-01-01T00:00:00Z">
        <w:r>
          <w:rPr>
            <w:b/>
            <w:bCs/>
          </w:rPr>
          <w:delText xml:space="preserve"> </w:delText>
        </w:r>
      </w:del>
      <m:oMath>
        <m:sSup>
          <m:e>
            <m:r>
              <m:rPr>
                <m:scr m:val="double-struck"/>
                <m:sty m:val="p"/>
              </m:rPr>
              <m:t>R</m:t>
            </m:r>
          </m:e>
          <m:sup>
            <m:r>
              <m:t>2</m:t>
            </m:r>
          </m:sup>
        </m:sSup>
      </m:oMath>
      <w:del w:id="1873" w:author="PR Preview" w:date="2026-01-01T00:00:00Z">
        <w:r>
          <w:rPr>
            <w:b/>
            <w:bCs/>
          </w:rPr>
          <w:delText xml:space="preserve">)</w:delText>
        </w:r>
      </w:del>
      <w:del w:id="1874" w:author="PR Preview" w:date="2026-01-01T00:00:00Z">
        <w:r>
          <w:delText xml:space="preserve"> </w:delText>
        </w:r>
      </w:del>
      <w:del w:id="1875" w:author="PR Preview" w:date="2026-01-01T00:00:00Z">
        <w:r>
          <w:delText xml:space="preserve"> </w:delText>
        </w:r>
      </w:del>
    </w:p>
    <w:p>
      <w:pPr>
        <w:pStyle w:val="BodyText"/>
      </w:pPr>
      <w:ins w:id="1876" w:author="PR Preview" w:date="2026-01-01T00:00:00Z">
        <w:r>
          <w:rPr>
            <w:b/>
            <w:bCs/>
          </w:rPr>
          <w:t xml:space="preserve">Example 43 (Two bases of</w:t>
        </w:r>
      </w:ins>
      <w:ins w:id="1877" w:author="PR Preview" w:date="2026-01-01T00:00:00Z">
        <w:r>
          <w:rPr>
            <w:b/>
            <w:bCs/>
          </w:rPr>
          <w:t xml:space="preserve"> </w:t>
        </w:r>
      </w:ins>
      <m:oMath>
        <m:sSup>
          <m:e>
            <m:r>
              <m:rPr>
                <m:scr m:val="double-struck"/>
                <m:sty m:val="p"/>
              </m:rPr>
              <m:t>R</m:t>
            </m:r>
          </m:e>
          <m:sup>
            <m:r>
              <m:t>2</m:t>
            </m:r>
          </m:sup>
        </m:sSup>
      </m:oMath>
      <w:ins w:id="1878" w:author="PR Preview" w:date="2026-01-01T00:00:00Z">
        <w:r>
          <w:rPr>
            <w:b/>
            <w:bCs/>
          </w:rPr>
          <w:t xml:space="preserve">)</w:t>
        </w:r>
      </w:ins>
      <w:ins w:id="1879" w:author="PR Preview" w:date="2026-01-01T00:00:00Z">
        <w:r>
          <w:t xml:space="preserve"> </w:t>
        </w:r>
      </w:ins>
      <w:ins w:id="1880" w:author="PR Preview" w:date="2026-01-01T00:00:00Z">
        <w:r>
          <w:t xml:space="preserve"> </w:t>
        </w:r>
      </w:ins>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del w:id="1881" w:author="PR Preview" w:date="2026-01-01T00:00:00Z">
        <w:r>
          <w:delText xml:space="preserve"> </w:delText>
        </w:r>
      </w:del>
      <w:del w:id="1882" w:author="PR Preview" w:date="2026-01-01T00:00:00Z">
        <w:r>
          <w:delText xml:space="preserve">and</w:delText>
        </w:r>
      </w:del>
      <w:del w:id="1883" w:author="PR Preview" w:date="2026-01-01T00:00:00Z">
        <w:r>
          <w:delText xml:space="preserve"> </w:delText>
        </w:r>
      </w:del>
      <m:oMath>
        <m:r>
          <m:rPr>
            <m:sty m:val="p"/>
          </m:rPr>
          <m:t>(</m:t>
        </m:r>
        <m:r>
          <m:t>1</m:t>
        </m:r>
        <m:r>
          <m:rPr>
            <m:sty m:val="p"/>
          </m:rPr>
          <m:t>,</m:t>
        </m:r>
        <m:r>
          <m:t>1</m:t>
        </m:r>
        <m:r>
          <m:rPr>
            <m:sty m:val="p"/>
          </m:rPr>
          <m:t>)</m:t>
        </m:r>
      </m:oMath>
      <w:del w:id="1884" w:author="PR Preview" w:date="2026-01-01T00:00:00Z">
        <w:r>
          <w:delText xml:space="preserve"> </w:delText>
        </w:r>
      </w:del>
      <w:del w:id="1885" w:author="PR Preview" w:date="2026-01-01T00:00:00Z">
        <w:r>
          <w:delText xml:space="preserve">also form a basis of</w:delText>
        </w:r>
      </w:del>
      <w:del w:id="1886" w:author="PR Preview" w:date="2026-01-01T00:00:00Z">
        <w:r>
          <w:delText xml:space="preserve"> </w:delText>
        </w:r>
      </w:del>
      <m:oMath>
        <m:sSup>
          <m:e>
            <m:r>
              <m:rPr>
                <m:scr m:val="double-struck"/>
                <m:sty m:val="p"/>
              </m:rPr>
              <m:t>R</m:t>
            </m:r>
          </m:e>
          <m:sup>
            <m:r>
              <m:t>2</m:t>
            </m:r>
          </m:sup>
        </m:sSup>
      </m:oMath>
      <w:del w:id="1887" w:author="PR Preview" w:date="2026-01-01T00:00:00Z">
        <w:r>
          <w:delText xml:space="preserve">:</w:delText>
        </w:r>
      </w:del>
      <w:del w:id="1888" w:author="PR Preview" w:date="2026-01-01T00:00:00Z">
        <w:r>
          <w:delText xml:space="preserve"> </w:delText>
        </w:r>
      </w:del>
      <w:hyperlink w:anchor="exm-linearly-independent">
        <w:del w:id="1889" w:author="PR Preview" w:date="2026-01-01T00:00:00Z">
          <w:r>
            <w:rPr>
              <w:rStyle w:val="Hyperlink"/>
            </w:rPr>
            <w:delText xml:space="preserve">Example 32</w:delText>
          </w:r>
        </w:del>
      </w:hyperlink>
      <w:del w:id="1890" w:author="PR Preview" w:date="2026-01-01T00:00:00Z">
        <w:r>
          <w:delText xml:space="preserve"> </w:delText>
        </w:r>
      </w:del>
      <w:del w:id="1891" w:author="PR Preview" w:date="2026-01-01T00:00:00Z">
        <w:r>
          <w:delText xml:space="preserve">shows they are linearly independent,</w:delText>
        </w:r>
      </w:del>
      <w:del w:id="1892" w:author="PR Preview" w:date="2026-01-01T00:00:00Z">
        <w:r>
          <w:delText xml:space="preserve"> </w:delText>
        </w:r>
      </w:del>
      <w:del w:id="1893" w:author="PR Preview" w:date="2026-01-01T00:00:00Z">
        <w:r>
          <w:delText xml:space="preserve">and any</w:delText>
        </w:r>
      </w:del>
      <w:del w:id="1894" w:author="PR Preview" w:date="2026-01-01T00:00:00Z">
        <w:r>
          <w:delText xml:space="preserve"> </w:delText>
        </w:r>
      </w:del>
      <m:oMath>
        <m:r>
          <m:rPr>
            <m:sty m:val="p"/>
          </m:rPr>
          <m:t>(</m:t>
        </m:r>
        <m:r>
          <m:t>x</m:t>
        </m:r>
        <m:r>
          <m:rPr>
            <m:sty m:val="p"/>
          </m:rPr>
          <m:t>,</m:t>
        </m:r>
        <m:r>
          <m:t>y</m:t>
        </m:r>
        <m:r>
          <m:rPr>
            <m:sty m:val="p"/>
          </m:rPr>
          <m:t>)</m:t>
        </m:r>
      </m:oMath>
      <w:del w:id="1895" w:author="PR Preview" w:date="2026-01-01T00:00:00Z">
        <w:r>
          <w:delText xml:space="preserve"> </w:delText>
        </w:r>
      </w:del>
      <w:del w:id="1896" w:author="PR Preview" w:date="2026-01-01T00:00:00Z">
        <w:r>
          <w:delText xml:space="preserve">equals</w:delText>
        </w:r>
      </w:del>
      <w:del w:id="1897" w:author="PR Preview" w:date="2026-01-01T00:00:00Z">
        <w:r>
          <w:delText xml:space="preserve"> </w:delText>
        </w:r>
      </w:del>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del w:id="1898" w:author="PR Preview" w:date="2026-01-01T00:00:00Z">
        <w:r>
          <w:delText xml:space="preserve">,</w:delText>
        </w:r>
      </w:del>
      <w:del w:id="1899" w:author="PR Preview" w:date="2026-01-01T00:00:00Z">
        <w:r>
          <w:delText xml:space="preserve"> </w:delText>
        </w:r>
      </w:del>
      <w:del w:id="1900" w:author="PR Preview" w:date="2026-01-01T00:00:00Z">
        <w:r>
          <w:delText xml:space="preserve">because</w:delText>
        </w:r>
      </w:del>
      <w:del w:id="1901" w:author="PR Preview" w:date="2026-01-01T00:00:00Z">
        <w:r>
          <w:delText xml:space="preserve"> </w:delText>
        </w:r>
      </w:del>
      <m:oMath>
        <m:r>
          <m:rPr>
            <m:sty m:val="p"/>
          </m:rPr>
          <m:t>(</m:t>
        </m:r>
        <m:r>
          <m:t>x</m:t>
        </m:r>
        <m:r>
          <m:rPr>
            <m:sty m:val="p"/>
          </m:rPr>
          <m:t>−</m:t>
        </m:r>
        <m:r>
          <m:t>y</m:t>
        </m:r>
        <m:r>
          <m:rPr>
            <m:sty m:val="p"/>
          </m:rPr>
          <m:t>)</m:t>
        </m:r>
        <m:r>
          <m:rPr>
            <m:sty m:val="p"/>
          </m:rPr>
          <m:t>+</m:t>
        </m:r>
        <m:r>
          <m:t>y</m:t>
        </m:r>
        <m:r>
          <m:rPr>
            <m:sty m:val="p"/>
          </m:rPr>
          <m:t>=</m:t>
        </m:r>
        <m:r>
          <m:t>x</m:t>
        </m:r>
      </m:oMath>
      <w:del w:id="1902" w:author="PR Preview" w:date="2026-01-01T00:00:00Z">
        <w:r>
          <w:delText xml:space="preserve"> </w:delText>
        </w:r>
      </w:del>
      <w:del w:id="1903" w:author="PR Preview" w:date="2026-01-01T00:00:00Z">
        <w:r>
          <w:delText xml:space="preserve">in the first entry</w:delText>
        </w:r>
      </w:del>
      <w:del w:id="1904" w:author="PR Preview" w:date="2026-01-01T00:00:00Z">
        <w:r>
          <w:delText xml:space="preserve"> </w:delText>
        </w:r>
      </w:del>
      <w:del w:id="1905" w:author="PR Preview" w:date="2026-01-01T00:00:00Z">
        <w:r>
          <w:delText xml:space="preserve">and</w:delText>
        </w:r>
      </w:del>
      <w:del w:id="1906" w:author="PR Preview" w:date="2026-01-01T00:00:00Z">
        <w:r>
          <w:delText xml:space="preserve"> </w:delText>
        </w:r>
      </w:del>
      <m:oMath>
        <m:r>
          <m:t>0</m:t>
        </m:r>
        <m:r>
          <m:rPr>
            <m:sty m:val="p"/>
          </m:rPr>
          <m:t>+</m:t>
        </m:r>
        <m:r>
          <m:t>y</m:t>
        </m:r>
        <m:r>
          <m:rPr>
            <m:sty m:val="p"/>
          </m:rPr>
          <m:t>=</m:t>
        </m:r>
        <m:r>
          <m:t>y</m:t>
        </m:r>
      </m:oMath>
      <w:del w:id="1907" w:author="PR Preview" w:date="2026-01-01T00:00:00Z">
        <w:r>
          <w:delText xml:space="preserve"> </w:delText>
        </w:r>
      </w:del>
      <w:del w:id="1908" w:author="PR Preview" w:date="2026-01-01T00:00:00Z">
        <w:r>
          <w:delText xml:space="preserve">in the second.</w:delText>
        </w:r>
      </w:del>
    </w:p>
    <w:p>
      <w:pPr>
        <w:pStyle w:val="FirstParagraph"/>
      </w:pPr>
      <w:del w:id="1909" w:author="PR Preview" w:date="2026-01-01T00:00:00Z">
        <w:r>
          <w:rPr>
            <w:b/>
            <w:bCs/>
          </w:rPr>
          <w:delText xml:space="preserve">Example 43 (Lists that are not bases of</w:delText>
        </w:r>
      </w:del>
      <w:del w:id="1910" w:author="PR Preview" w:date="2026-01-01T00:00:00Z">
        <w:r>
          <w:rPr>
            <w:b/>
            <w:bCs/>
          </w:rPr>
          <w:delText xml:space="preserve"> </w:delText>
        </w:r>
      </w:del>
      <m:oMath>
        <m:sSup>
          <m:e>
            <m:r>
              <m:rPr>
                <m:scr m:val="double-struck"/>
                <m:sty m:val="p"/>
              </m:rPr>
              <m:t>R</m:t>
            </m:r>
          </m:e>
          <m:sup>
            <m:r>
              <m:t>2</m:t>
            </m:r>
          </m:sup>
        </m:sSup>
      </m:oMath>
      <w:del w:id="1911" w:author="PR Preview" w:date="2026-01-01T00:00:00Z">
        <w:r>
          <w:rPr>
            <w:b/>
            <w:bCs/>
          </w:rPr>
          <w:delText xml:space="preserve">)</w:delText>
        </w:r>
      </w:del>
      <w:del w:id="1912" w:author="PR Preview" w:date="2026-01-01T00:00:00Z">
        <w:r>
          <w:delText xml:space="preserve"> </w:delText>
        </w:r>
      </w:del>
      <w:del w:id="1913" w:author="PR Preview" w:date="2026-01-01T00:00:00Z">
        <w:r>
          <w:delText xml:space="preserve"> </w:delText>
        </w:r>
      </w:del>
    </w:p>
    <w:p>
      <w:pPr>
        <w:pStyle w:val="Compact"/>
        <w:numPr>
          <w:ilvl w:val="0"/>
          <w:numId w:val="1021"/>
        </w:numPr>
      </w:pPr>
      <m:oMath>
        <m:r>
          <m:rPr>
            <m:sty m:val="p"/>
          </m:rPr>
          <m:t>(</m:t>
        </m:r>
        <m:r>
          <m:t>1</m:t>
        </m:r>
        <m:r>
          <m:rPr>
            <m:sty m:val="p"/>
          </m:rPr>
          <m:t>,</m:t>
        </m:r>
        <m:r>
          <m:t>0</m:t>
        </m:r>
        <m:r>
          <m:rPr>
            <m:sty m:val="p"/>
          </m:rPr>
          <m:t>)</m:t>
        </m:r>
      </m:oMath>
      <w:ins w:id="1914" w:author="PR Preview" w:date="2026-01-01T00:00:00Z">
        <w:r>
          <w:t xml:space="preserve"> </w:t>
        </w:r>
      </w:ins>
      <w:ins w:id="1915" w:author="PR Preview" w:date="2026-01-01T00:00:00Z">
        <w:r>
          <w:t xml:space="preserve">and</w:t>
        </w:r>
      </w:ins>
      <w:ins w:id="1916" w:author="PR Preview" w:date="2026-01-01T00:00:00Z">
        <w:r>
          <w:t xml:space="preserve"> </w:t>
        </w:r>
      </w:ins>
      <m:oMath>
        <m:r>
          <m:rPr>
            <m:sty m:val="p"/>
          </m:rPr>
          <m:t>(</m:t>
        </m:r>
        <m:r>
          <m:t>1</m:t>
        </m:r>
        <m:r>
          <m:rPr>
            <m:sty m:val="p"/>
          </m:rPr>
          <m:t>,</m:t>
        </m:r>
        <m:r>
          <m:t>1</m:t>
        </m:r>
        <m:r>
          <m:rPr>
            <m:sty m:val="p"/>
          </m:rPr>
          <m:t>)</m:t>
        </m:r>
      </m:oMath>
      <w:ins w:id="1917" w:author="PR Preview" w:date="2026-01-01T00:00:00Z">
        <w:r>
          <w:t xml:space="preserve"> </w:t>
        </w:r>
      </w:ins>
      <w:ins w:id="1918" w:author="PR Preview" w:date="2026-01-01T00:00:00Z">
        <w:r>
          <w:t xml:space="preserve">also form a basis of</w:t>
        </w:r>
      </w:ins>
      <w:ins w:id="1919" w:author="PR Preview" w:date="2026-01-01T00:00:00Z">
        <w:r>
          <w:t xml:space="preserve"> </w:t>
        </w:r>
      </w:ins>
      <m:oMath>
        <m:sSup>
          <m:e>
            <m:r>
              <m:rPr>
                <m:scr m:val="double-struck"/>
                <m:sty m:val="p"/>
              </m:rPr>
              <m:t>R</m:t>
            </m:r>
          </m:e>
          <m:sup>
            <m:r>
              <m:t>2</m:t>
            </m:r>
          </m:sup>
        </m:sSup>
      </m:oMath>
      <w:ins w:id="1920" w:author="PR Preview" w:date="2026-01-01T00:00:00Z">
        <w:r>
          <w:t xml:space="preserve">:</w:t>
        </w:r>
      </w:ins>
      <w:ins w:id="1921" w:author="PR Preview" w:date="2026-01-01T00:00:00Z">
        <w:r>
          <w:t xml:space="preserve"> </w:t>
        </w:r>
      </w:ins>
      <w:hyperlink w:anchor="exm-linearly-independent">
        <w:ins w:id="1922" w:author="PR Preview" w:date="2026-01-01T00:00:00Z">
          <w:r>
            <w:rPr>
              <w:rStyle w:val="Hyperlink"/>
            </w:rPr>
            <w:t xml:space="preserve">Example 33</w:t>
          </w:r>
        </w:ins>
      </w:hyperlink>
      <w:ins w:id="1923" w:author="PR Preview" w:date="2026-01-01T00:00:00Z">
        <w:r>
          <w:t xml:space="preserve"> </w:t>
        </w:r>
      </w:ins>
      <w:ins w:id="1924" w:author="PR Preview" w:date="2026-01-01T00:00:00Z">
        <w:r>
          <w:t xml:space="preserve">shows they are linearly independent,</w:t>
        </w:r>
      </w:ins>
      <w:ins w:id="1925" w:author="PR Preview" w:date="2026-01-01T00:00:00Z">
        <w:r>
          <w:t xml:space="preserve"> </w:t>
        </w:r>
      </w:ins>
      <w:ins w:id="1926" w:author="PR Preview" w:date="2026-01-01T00:00:00Z">
        <w:r>
          <w:t xml:space="preserve">and any</w:t>
        </w:r>
      </w:ins>
      <w:ins w:id="1927" w:author="PR Preview" w:date="2026-01-01T00:00:00Z">
        <w:r>
          <w:t xml:space="preserve"> </w:t>
        </w:r>
      </w:ins>
      <m:oMath>
        <m:r>
          <m:rPr>
            <m:sty m:val="p"/>
          </m:rPr>
          <m:t>(</m:t>
        </m:r>
        <m:r>
          <m:t>x</m:t>
        </m:r>
        <m:r>
          <m:rPr>
            <m:sty m:val="p"/>
          </m:rPr>
          <m:t>,</m:t>
        </m:r>
        <m:r>
          <m:t>y</m:t>
        </m:r>
        <m:r>
          <m:rPr>
            <m:sty m:val="p"/>
          </m:rPr>
          <m:t>)</m:t>
        </m:r>
      </m:oMath>
      <w:ins w:id="1928" w:author="PR Preview" w:date="2026-01-01T00:00:00Z">
        <w:r>
          <w:t xml:space="preserve"> </w:t>
        </w:r>
      </w:ins>
      <w:ins w:id="1929" w:author="PR Preview" w:date="2026-01-01T00:00:00Z">
        <w:r>
          <w:t xml:space="preserve">equals</w:t>
        </w:r>
      </w:ins>
      <w:ins w:id="1930" w:author="PR Preview" w:date="2026-01-01T00:00:00Z">
        <w:r>
          <w:t xml:space="preserve"> </w:t>
        </w:r>
      </w:ins>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ins w:id="1931" w:author="PR Preview" w:date="2026-01-01T00:00:00Z">
        <w:r>
          <w:t xml:space="preserve">,</w:t>
        </w:r>
      </w:ins>
      <w:ins w:id="1932" w:author="PR Preview" w:date="2026-01-01T00:00:00Z">
        <w:r>
          <w:t xml:space="preserve"> </w:t>
        </w:r>
      </w:ins>
      <w:ins w:id="1933" w:author="PR Preview" w:date="2026-01-01T00:00:00Z">
        <w:r>
          <w:t xml:space="preserve">because</w:t>
        </w:r>
      </w:ins>
      <w:ins w:id="1934" w:author="PR Preview" w:date="2026-01-01T00:00:00Z">
        <w:r>
          <w:t xml:space="preserve"> </w:t>
        </w:r>
      </w:ins>
      <m:oMath>
        <m:r>
          <m:rPr>
            <m:sty m:val="p"/>
          </m:rPr>
          <m:t>(</m:t>
        </m:r>
        <m:r>
          <m:t>x</m:t>
        </m:r>
        <m:r>
          <m:rPr>
            <m:sty m:val="p"/>
          </m:rPr>
          <m:t>−</m:t>
        </m:r>
        <m:r>
          <m:t>y</m:t>
        </m:r>
        <m:r>
          <m:rPr>
            <m:sty m:val="p"/>
          </m:rPr>
          <m:t>)</m:t>
        </m:r>
        <m:r>
          <m:rPr>
            <m:sty m:val="p"/>
          </m:rPr>
          <m:t>+</m:t>
        </m:r>
        <m:r>
          <m:t>y</m:t>
        </m:r>
        <m:r>
          <m:rPr>
            <m:sty m:val="p"/>
          </m:rPr>
          <m:t>=</m:t>
        </m:r>
        <m:r>
          <m:t>x</m:t>
        </m:r>
      </m:oMath>
      <w:ins w:id="1935" w:author="PR Preview" w:date="2026-01-01T00:00:00Z">
        <w:r>
          <w:t xml:space="preserve"> </w:t>
        </w:r>
      </w:ins>
      <w:ins w:id="1936" w:author="PR Preview" w:date="2026-01-01T00:00:00Z">
        <w:r>
          <w:t xml:space="preserve">in the first entry</w:t>
        </w:r>
      </w:ins>
      <w:ins w:id="1937" w:author="PR Preview" w:date="2026-01-01T00:00:00Z">
        <w:r>
          <w:t xml:space="preserve"> </w:t>
        </w:r>
      </w:ins>
      <w:ins w:id="1938" w:author="PR Preview" w:date="2026-01-01T00:00:00Z">
        <w:r>
          <w:t xml:space="preserve">and</w:t>
        </w:r>
      </w:ins>
      <w:ins w:id="1939" w:author="PR Preview" w:date="2026-01-01T00:00:00Z">
        <w:r>
          <w:t xml:space="preserve"> </w:t>
        </w:r>
      </w:ins>
      <m:oMath>
        <m:r>
          <m:t>0</m:t>
        </m:r>
        <m:r>
          <m:rPr>
            <m:sty m:val="p"/>
          </m:rPr>
          <m:t>+</m:t>
        </m:r>
        <m:r>
          <m:t>y</m:t>
        </m:r>
        <m:r>
          <m:rPr>
            <m:sty m:val="p"/>
          </m:rPr>
          <m:t>=</m:t>
        </m:r>
        <m:r>
          <m:t>y</m:t>
        </m:r>
      </m:oMath>
      <w:ins w:id="1940" w:author="PR Preview" w:date="2026-01-01T00:00:00Z">
        <w:r>
          <w:t xml:space="preserve"> </w:t>
        </w:r>
      </w:ins>
      <w:ins w:id="1941" w:author="PR Preview" w:date="2026-01-01T00:00:00Z">
        <w:r>
          <w:t xml:space="preserve">in the second.</w:t>
        </w:r>
      </w:ins>
    </w:p>
    <w:bookmarkEnd w:id="208"/>
    <w:bookmarkStart w:id="209" w:name="exm-not-basis"/>
    <w:p>
      <w:pPr>
        <w:pStyle w:val="FirstParagraph"/>
      </w:pPr>
      <w:ins w:id="1942" w:author="PR Preview" w:date="2026-01-01T00:00:00Z">
        <w:r>
          <w:rPr>
            <w:b/>
            <w:bCs/>
          </w:rPr>
          <w:t xml:space="preserve">Example 44 (Lists that are not bases of</w:t>
        </w:r>
      </w:ins>
      <w:ins w:id="1943" w:author="PR Preview" w:date="2026-01-01T00:00:00Z">
        <w:r>
          <w:rPr>
            <w:b/>
            <w:bCs/>
          </w:rPr>
          <w:t xml:space="preserve"> </w:t>
        </w:r>
      </w:ins>
      <m:oMath>
        <m:sSup>
          <m:e>
            <m:r>
              <m:rPr>
                <m:scr m:val="double-struck"/>
                <m:sty m:val="p"/>
              </m:rPr>
              <m:t>R</m:t>
            </m:r>
          </m:e>
          <m:sup>
            <m:r>
              <m:t>2</m:t>
            </m:r>
          </m:sup>
        </m:sSup>
      </m:oMath>
      <w:ins w:id="1944" w:author="PR Preview" w:date="2026-01-01T00:00:00Z">
        <w:r>
          <w:rPr>
            <w:b/>
            <w:bCs/>
          </w:rPr>
          <w:t xml:space="preserve">)</w:t>
        </w:r>
      </w:ins>
      <w:ins w:id="1945" w:author="PR Preview" w:date="2026-01-01T00:00:00Z">
        <w:r>
          <w:t xml:space="preserve"> </w:t>
        </w:r>
      </w:ins>
      <w:ins w:id="1946" w:author="PR Preview" w:date="2026-01-01T00:00:00Z">
        <w:r>
          <w:t xml:space="preserve"> </w:t>
        </w:r>
      </w:ins>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9"/>
    <w:bookmarkStart w:id="210"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0"/>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1" w:name="exm-basis-unique"/>
    <w:p>
      <w:pPr>
        <w:pStyle w:val="BodyText"/>
      </w:pPr>
      <w:del w:id="1947" w:author="PR Preview" w:date="2026-01-01T00:00:00Z">
        <w:r>
          <w:rPr>
            <w:b/>
            <w:bCs/>
          </w:rPr>
          <w:delText xml:space="preserve">Example 44 (Coefficients of</w:delText>
        </w:r>
      </w:del>
      <w:del w:id="1948" w:author="PR Preview" w:date="2026-01-01T00:00:00Z">
        <w:r>
          <w:rPr>
            <w:b/>
            <w:bCs/>
          </w:rPr>
          <w:delText xml:space="preserve"> </w:delText>
        </w:r>
      </w:del>
      <m:oMath>
        <m:r>
          <m:rPr>
            <m:sty m:val="p"/>
          </m:rPr>
          <m:t>(</m:t>
        </m:r>
        <m:r>
          <m:t>3</m:t>
        </m:r>
        <m:r>
          <m:rPr>
            <m:sty m:val="p"/>
          </m:rPr>
          <m:t>,</m:t>
        </m:r>
        <m:r>
          <m:t>5</m:t>
        </m:r>
        <m:r>
          <m:rPr>
            <m:sty m:val="p"/>
          </m:rPr>
          <m:t>)</m:t>
        </m:r>
      </m:oMath>
      <w:del w:id="1949" w:author="PR Preview" w:date="2026-01-01T00:00:00Z">
        <w:r>
          <w:rPr>
            <w:b/>
            <w:bCs/>
          </w:rPr>
          <w:delText xml:space="preserve"> </w:delText>
        </w:r>
      </w:del>
      <w:del w:id="1950" w:author="PR Preview" w:date="2026-01-01T00:00:00Z">
        <w:r>
          <w:rPr>
            <w:b/>
            <w:bCs/>
          </w:rPr>
          <w:delText xml:space="preserve">in two bases)</w:delText>
        </w:r>
      </w:del>
      <w:del w:id="1951" w:author="PR Preview" w:date="2026-01-01T00:00:00Z">
        <w:r>
          <w:delText xml:space="preserve"> </w:delText>
        </w:r>
      </w:del>
      <w:del w:id="1952" w:author="PR Preview" w:date="2026-01-01T00:00:00Z">
        <w:r>
          <w:delText xml:space="preserve">In the basis</w:delText>
        </w:r>
      </w:del>
      <w:del w:id="1953"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1954" w:author="PR Preview" w:date="2026-01-01T00:00:00Z">
        <w:r>
          <w:delText xml:space="preserve"> </w:delText>
        </w:r>
      </w:del>
      <w:del w:id="1955" w:author="PR Preview" w:date="2026-01-01T00:00:00Z">
        <w:r>
          <w:delText xml:space="preserve">of</w:delText>
        </w:r>
      </w:del>
      <w:del w:id="1956" w:author="PR Preview" w:date="2026-01-01T00:00:00Z">
        <w:r>
          <w:delText xml:space="preserve"> </w:delText>
        </w:r>
      </w:del>
      <w:hyperlink w:anchor="exm-basis">
        <w:del w:id="1957" w:author="PR Preview" w:date="2026-01-01T00:00:00Z">
          <w:r>
            <w:rPr>
              <w:rStyle w:val="Hyperlink"/>
            </w:rPr>
            <w:delText xml:space="preserve">Example 42</w:delText>
          </w:r>
        </w:del>
      </w:hyperlink>
      <w:del w:id="1958" w:author="PR Preview" w:date="2026-01-01T00:00:00Z">
        <w:r>
          <w:delText xml:space="preserve">,</w:delText>
        </w:r>
      </w:del>
      <w:del w:id="1959" w:author="PR Preview" w:date="2026-01-01T00:00:00Z">
        <w:r>
          <w:delText xml:space="preserve"> </w:delText>
        </w:r>
      </w:del>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del w:id="1960" w:author="PR Preview" w:date="2026-01-01T00:00:00Z">
        <w:r>
          <w:delText xml:space="preserve">,</w:delText>
        </w:r>
      </w:del>
      <w:del w:id="1961" w:author="PR Preview" w:date="2026-01-01T00:00:00Z">
        <w:r>
          <w:delText xml:space="preserve"> </w:delText>
        </w:r>
      </w:del>
      <w:del w:id="1962" w:author="PR Preview" w:date="2026-01-01T00:00:00Z">
        <w:r>
          <w:delText xml:space="preserve">and no other coefficients work.</w:delText>
        </w:r>
      </w:del>
      <w:del w:id="1963" w:author="PR Preview" w:date="2026-01-01T00:00:00Z">
        <w:r>
          <w:delText xml:space="preserve"> </w:delText>
        </w:r>
      </w:del>
      <w:del w:id="1964" w:author="PR Preview" w:date="2026-01-01T00:00:00Z">
        <w:r>
          <w:delText xml:space="preserve">In the basis</w:delText>
        </w:r>
      </w:del>
      <w:del w:id="1965"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1966" w:author="PR Preview" w:date="2026-01-01T00:00:00Z">
        <w:r>
          <w:delText xml:space="preserve">,</w:delText>
        </w:r>
      </w:del>
      <w:del w:id="1967" w:author="PR Preview" w:date="2026-01-01T00:00:00Z">
        <w:r>
          <w:delText xml:space="preserve"> </w:delText>
        </w:r>
      </w:del>
      <w:del w:id="1968" w:author="PR Preview" w:date="2026-01-01T00:00:00Z">
        <w:r>
          <w:delText xml:space="preserve">the formula in</w:delText>
        </w:r>
      </w:del>
      <w:del w:id="1969" w:author="PR Preview" w:date="2026-01-01T00:00:00Z">
        <w:r>
          <w:delText xml:space="preserve"> </w:delText>
        </w:r>
      </w:del>
      <w:hyperlink w:anchor="exm-basis">
        <w:del w:id="1970" w:author="PR Preview" w:date="2026-01-01T00:00:00Z">
          <w:r>
            <w:rPr>
              <w:rStyle w:val="Hyperlink"/>
            </w:rPr>
            <w:delText xml:space="preserve">Example 42</w:delText>
          </w:r>
        </w:del>
      </w:hyperlink>
      <w:del w:id="1971" w:author="PR Preview" w:date="2026-01-01T00:00:00Z">
        <w:r>
          <w:delText xml:space="preserve"> </w:delText>
        </w:r>
      </w:del>
      <w:del w:id="1972" w:author="PR Preview" w:date="2026-01-01T00:00:00Z">
        <w:r>
          <w:delText xml:space="preserve">gives</w:delText>
        </w:r>
      </w:del>
    </w:p>
    <w:p>
      <w:pPr>
        <w:pStyle w:val="BodyText"/>
      </w:pPr>
      <w:ins w:id="1973" w:author="PR Preview" w:date="2026-01-01T00:00:00Z">
        <w:r>
          <w:rPr>
            <w:b/>
            <w:bCs/>
          </w:rPr>
          <w:t xml:space="preserve">Example 45 (Coefficients of</w:t>
        </w:r>
      </w:ins>
      <w:ins w:id="1974" w:author="PR Preview" w:date="2026-01-01T00:00:00Z">
        <w:r>
          <w:rPr>
            <w:b/>
            <w:bCs/>
          </w:rPr>
          <w:t xml:space="preserve"> </w:t>
        </w:r>
      </w:ins>
      <m:oMath>
        <m:r>
          <m:rPr>
            <m:sty m:val="p"/>
          </m:rPr>
          <m:t>(</m:t>
        </m:r>
        <m:r>
          <m:t>3</m:t>
        </m:r>
        <m:r>
          <m:rPr>
            <m:sty m:val="p"/>
          </m:rPr>
          <m:t>,</m:t>
        </m:r>
        <m:r>
          <m:t>5</m:t>
        </m:r>
        <m:r>
          <m:rPr>
            <m:sty m:val="p"/>
          </m:rPr>
          <m:t>)</m:t>
        </m:r>
      </m:oMath>
      <w:ins w:id="1975" w:author="PR Preview" w:date="2026-01-01T00:00:00Z">
        <w:r>
          <w:rPr>
            <w:b/>
            <w:bCs/>
          </w:rPr>
          <w:t xml:space="preserve"> </w:t>
        </w:r>
      </w:ins>
      <w:ins w:id="1976" w:author="PR Preview" w:date="2026-01-01T00:00:00Z">
        <w:r>
          <w:rPr>
            <w:b/>
            <w:bCs/>
          </w:rPr>
          <w:t xml:space="preserve">in two bases)</w:t>
        </w:r>
      </w:ins>
      <w:ins w:id="1977" w:author="PR Preview" w:date="2026-01-01T00:00:00Z">
        <w:r>
          <w:t xml:space="preserve"> </w:t>
        </w:r>
      </w:ins>
      <w:ins w:id="1978" w:author="PR Preview" w:date="2026-01-01T00:00:00Z">
        <w:r>
          <w:t xml:space="preserve">In the basis</w:t>
        </w:r>
      </w:ins>
      <w:ins w:id="1979"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1980" w:author="PR Preview" w:date="2026-01-01T00:00:00Z">
        <w:r>
          <w:t xml:space="preserve"> </w:t>
        </w:r>
      </w:ins>
      <w:ins w:id="1981" w:author="PR Preview" w:date="2026-01-01T00:00:00Z">
        <w:r>
          <w:t xml:space="preserve">of</w:t>
        </w:r>
      </w:ins>
      <w:ins w:id="1982" w:author="PR Preview" w:date="2026-01-01T00:00:00Z">
        <w:r>
          <w:t xml:space="preserve"> </w:t>
        </w:r>
      </w:ins>
      <w:hyperlink w:anchor="exm-basis">
        <w:ins w:id="1983" w:author="PR Preview" w:date="2026-01-01T00:00:00Z">
          <w:r>
            <w:rPr>
              <w:rStyle w:val="Hyperlink"/>
            </w:rPr>
            <w:t xml:space="preserve">Example 43</w:t>
          </w:r>
        </w:ins>
      </w:hyperlink>
      <w:ins w:id="1984" w:author="PR Preview" w:date="2026-01-01T00:00:00Z">
        <w:r>
          <w:t xml:space="preserve">,</w:t>
        </w:r>
      </w:ins>
      <w:ins w:id="1985" w:author="PR Preview" w:date="2026-01-01T00:00:00Z">
        <w:r>
          <w:t xml:space="preserve"> </w:t>
        </w:r>
      </w:ins>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ins w:id="1986" w:author="PR Preview" w:date="2026-01-01T00:00:00Z">
        <w:r>
          <w:t xml:space="preserve">,</w:t>
        </w:r>
      </w:ins>
      <w:ins w:id="1987" w:author="PR Preview" w:date="2026-01-01T00:00:00Z">
        <w:r>
          <w:t xml:space="preserve"> </w:t>
        </w:r>
      </w:ins>
      <w:ins w:id="1988" w:author="PR Preview" w:date="2026-01-01T00:00:00Z">
        <w:r>
          <w:t xml:space="preserve">and no other coefficients work.</w:t>
        </w:r>
      </w:ins>
      <w:ins w:id="1989" w:author="PR Preview" w:date="2026-01-01T00:00:00Z">
        <w:r>
          <w:t xml:space="preserve"> </w:t>
        </w:r>
      </w:ins>
      <w:ins w:id="1990" w:author="PR Preview" w:date="2026-01-01T00:00:00Z">
        <w:r>
          <w:t xml:space="preserve">In the basis</w:t>
        </w:r>
      </w:ins>
      <w:ins w:id="1991"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1992" w:author="PR Preview" w:date="2026-01-01T00:00:00Z">
        <w:r>
          <w:t xml:space="preserve">,</w:t>
        </w:r>
      </w:ins>
      <w:ins w:id="1993" w:author="PR Preview" w:date="2026-01-01T00:00:00Z">
        <w:r>
          <w:t xml:space="preserve"> </w:t>
        </w:r>
      </w:ins>
      <w:ins w:id="1994" w:author="PR Preview" w:date="2026-01-01T00:00:00Z">
        <w:r>
          <w:t xml:space="preserve">the formula in</w:t>
        </w:r>
      </w:ins>
      <w:ins w:id="1995" w:author="PR Preview" w:date="2026-01-01T00:00:00Z">
        <w:r>
          <w:t xml:space="preserve"> </w:t>
        </w:r>
      </w:ins>
      <w:hyperlink w:anchor="exm-basis">
        <w:ins w:id="1996" w:author="PR Preview" w:date="2026-01-01T00:00:00Z">
          <w:r>
            <w:rPr>
              <w:rStyle w:val="Hyperlink"/>
            </w:rPr>
            <w:t xml:space="preserve">Example 43</w:t>
          </w:r>
        </w:ins>
      </w:hyperlink>
      <w:ins w:id="1997" w:author="PR Preview" w:date="2026-01-01T00:00:00Z">
        <w:r>
          <w:t xml:space="preserve"> </w:t>
        </w:r>
      </w:ins>
      <w:ins w:id="1998" w:author="PR Preview" w:date="2026-01-01T00:00:00Z">
        <w:r>
          <w:t xml:space="preserve">gives</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del w:id="1999" w:author="PR Preview" w:date="2026-01-01T00:00:00Z">
        <w:r>
          <w:delText xml:space="preserve">The list</w:delText>
        </w:r>
      </w:del>
      <w:del w:id="2000"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2001" w:author="PR Preview" w:date="2026-01-01T00:00:00Z">
        <w:r>
          <w:delText xml:space="preserve"> </w:delText>
        </w:r>
      </w:del>
      <w:del w:id="2002" w:author="PR Preview" w:date="2026-01-01T00:00:00Z">
        <w:r>
          <w:delText xml:space="preserve">in</w:delText>
        </w:r>
      </w:del>
      <w:del w:id="2003" w:author="PR Preview" w:date="2026-01-01T00:00:00Z">
        <w:r>
          <w:delText xml:space="preserve"> </w:delText>
        </w:r>
      </w:del>
      <w:hyperlink w:anchor="exm-not-basis">
        <w:del w:id="2004" w:author="PR Preview" w:date="2026-01-01T00:00:00Z">
          <w:r>
            <w:rPr>
              <w:rStyle w:val="Hyperlink"/>
            </w:rPr>
            <w:delText xml:space="preserve">Example 43</w:delText>
          </w:r>
        </w:del>
      </w:hyperlink>
      <w:del w:id="2005" w:author="PR Preview" w:date="2026-01-01T00:00:00Z">
        <w:r>
          <w:delText xml:space="preserve"> </w:delText>
        </w:r>
      </w:del>
      <w:del w:id="2006" w:author="PR Preview" w:date="2026-01-01T00:00:00Z">
        <w:r>
          <w:delText xml:space="preserve">spans</w:delText>
        </w:r>
      </w:del>
      <w:del w:id="2007" w:author="PR Preview" w:date="2026-01-01T00:00:00Z">
        <w:r>
          <w:delText xml:space="preserve"> </w:delText>
        </w:r>
      </w:del>
      <m:oMath>
        <m:sSup>
          <m:e>
            <m:r>
              <m:rPr>
                <m:scr m:val="double-struck"/>
                <m:sty m:val="p"/>
              </m:rPr>
              <m:t>R</m:t>
            </m:r>
          </m:e>
          <m:sup>
            <m:r>
              <m:t>2</m:t>
            </m:r>
          </m:sup>
        </m:sSup>
      </m:oMath>
      <w:del w:id="2008" w:author="PR Preview" w:date="2026-01-01T00:00:00Z">
        <w:r>
          <w:delText xml:space="preserve"> </w:delText>
        </w:r>
      </w:del>
      <w:del w:id="2009" w:author="PR Preview" w:date="2026-01-01T00:00:00Z">
        <w:r>
          <w:delText xml:space="preserve">but is not linearly independent,</w:delText>
        </w:r>
      </w:del>
      <w:del w:id="2010" w:author="PR Preview" w:date="2026-01-01T00:00:00Z">
        <w:r>
          <w:delText xml:space="preserve"> </w:delText>
        </w:r>
      </w:del>
      <w:del w:id="2011" w:author="PR Preview" w:date="2026-01-01T00:00:00Z">
        <w:r>
          <w:delText xml:space="preserve">and the coefficients of</w:delText>
        </w:r>
      </w:del>
      <w:del w:id="2012" w:author="PR Preview" w:date="2026-01-01T00:00:00Z">
        <w:r>
          <w:delText xml:space="preserve"> </w:delText>
        </w:r>
      </w:del>
      <m:oMath>
        <m:r>
          <m:rPr>
            <m:sty m:val="p"/>
          </m:rPr>
          <m:t>(</m:t>
        </m:r>
        <m:r>
          <m:t>3</m:t>
        </m:r>
        <m:r>
          <m:rPr>
            <m:sty m:val="p"/>
          </m:rPr>
          <m:t>,</m:t>
        </m:r>
        <m:r>
          <m:t>5</m:t>
        </m:r>
        <m:r>
          <m:rPr>
            <m:sty m:val="p"/>
          </m:rPr>
          <m:t>)</m:t>
        </m:r>
      </m:oMath>
      <w:del w:id="2013" w:author="PR Preview" w:date="2026-01-01T00:00:00Z">
        <w:r>
          <w:delText xml:space="preserve"> </w:delText>
        </w:r>
      </w:del>
      <w:del w:id="2014" w:author="PR Preview" w:date="2026-01-01T00:00:00Z">
        <w:r>
          <w:delText xml:space="preserve">are not unique:</w:delText>
        </w:r>
      </w:del>
    </w:p>
    <w:p>
      <w:pPr>
        <w:pStyle w:val="BodyText"/>
      </w:pPr>
      <w:ins w:id="2015" w:author="PR Preview" w:date="2026-01-01T00:00:00Z">
        <w:r>
          <w:t xml:space="preserve">The list</w:t>
        </w:r>
      </w:ins>
      <w:ins w:id="2016"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2017" w:author="PR Preview" w:date="2026-01-01T00:00:00Z">
        <w:r>
          <w:t xml:space="preserve"> </w:t>
        </w:r>
      </w:ins>
      <w:ins w:id="2018" w:author="PR Preview" w:date="2026-01-01T00:00:00Z">
        <w:r>
          <w:t xml:space="preserve">in</w:t>
        </w:r>
      </w:ins>
      <w:ins w:id="2019" w:author="PR Preview" w:date="2026-01-01T00:00:00Z">
        <w:r>
          <w:t xml:space="preserve"> </w:t>
        </w:r>
      </w:ins>
      <w:hyperlink w:anchor="exm-not-basis">
        <w:ins w:id="2020" w:author="PR Preview" w:date="2026-01-01T00:00:00Z">
          <w:r>
            <w:rPr>
              <w:rStyle w:val="Hyperlink"/>
            </w:rPr>
            <w:t xml:space="preserve">Example 44</w:t>
          </w:r>
        </w:ins>
      </w:hyperlink>
      <w:ins w:id="2021" w:author="PR Preview" w:date="2026-01-01T00:00:00Z">
        <w:r>
          <w:t xml:space="preserve"> </w:t>
        </w:r>
      </w:ins>
      <w:ins w:id="2022" w:author="PR Preview" w:date="2026-01-01T00:00:00Z">
        <w:r>
          <w:t xml:space="preserve">spans</w:t>
        </w:r>
      </w:ins>
      <w:ins w:id="2023" w:author="PR Preview" w:date="2026-01-01T00:00:00Z">
        <w:r>
          <w:t xml:space="preserve"> </w:t>
        </w:r>
      </w:ins>
      <m:oMath>
        <m:sSup>
          <m:e>
            <m:r>
              <m:rPr>
                <m:scr m:val="double-struck"/>
                <m:sty m:val="p"/>
              </m:rPr>
              <m:t>R</m:t>
            </m:r>
          </m:e>
          <m:sup>
            <m:r>
              <m:t>2</m:t>
            </m:r>
          </m:sup>
        </m:sSup>
      </m:oMath>
      <w:ins w:id="2024" w:author="PR Preview" w:date="2026-01-01T00:00:00Z">
        <w:r>
          <w:t xml:space="preserve"> </w:t>
        </w:r>
      </w:ins>
      <w:ins w:id="2025" w:author="PR Preview" w:date="2026-01-01T00:00:00Z">
        <w:r>
          <w:t xml:space="preserve">but is not linearly independent,</w:t>
        </w:r>
      </w:ins>
      <w:ins w:id="2026" w:author="PR Preview" w:date="2026-01-01T00:00:00Z">
        <w:r>
          <w:t xml:space="preserve"> </w:t>
        </w:r>
      </w:ins>
      <w:ins w:id="2027" w:author="PR Preview" w:date="2026-01-01T00:00:00Z">
        <w:r>
          <w:t xml:space="preserve">and the coefficients of</w:t>
        </w:r>
      </w:ins>
      <w:ins w:id="2028" w:author="PR Preview" w:date="2026-01-01T00:00:00Z">
        <w:r>
          <w:t xml:space="preserve"> </w:t>
        </w:r>
      </w:ins>
      <m:oMath>
        <m:r>
          <m:rPr>
            <m:sty m:val="p"/>
          </m:rPr>
          <m:t>(</m:t>
        </m:r>
        <m:r>
          <m:t>3</m:t>
        </m:r>
        <m:r>
          <m:rPr>
            <m:sty m:val="p"/>
          </m:rPr>
          <m:t>,</m:t>
        </m:r>
        <m:r>
          <m:t>5</m:t>
        </m:r>
        <m:r>
          <m:rPr>
            <m:sty m:val="p"/>
          </m:rPr>
          <m:t>)</m:t>
        </m:r>
      </m:oMath>
      <w:ins w:id="2029" w:author="PR Preview" w:date="2026-01-01T00:00:00Z">
        <w:r>
          <w:t xml:space="preserve"> </w:t>
        </w:r>
      </w:ins>
      <w:ins w:id="2030" w:author="PR Preview" w:date="2026-01-01T00:00:00Z">
        <w:r>
          <w:t xml:space="preserve">are not unique:</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1"/>
    <w:bookmarkStart w:id="212"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12"/>
    <w:bookmarkStart w:id="213" w:name="exm-coordinates"/>
    <w:p>
      <w:pPr>
        <w:pStyle w:val="BodyText"/>
      </w:pPr>
      <w:del w:id="2031" w:author="PR Preview" w:date="2026-01-01T00:00:00Z">
        <w:r>
          <w:rPr>
            <w:b/>
            <w:bCs/>
          </w:rPr>
          <w:delText xml:space="preserve">Example 45 (Coordinates of</w:delText>
        </w:r>
      </w:del>
      <w:del w:id="2032" w:author="PR Preview" w:date="2026-01-01T00:00:00Z">
        <w:r>
          <w:rPr>
            <w:b/>
            <w:bCs/>
          </w:rPr>
          <w:delText xml:space="preserve"> </w:delText>
        </w:r>
      </w:del>
      <m:oMath>
        <m:r>
          <m:rPr>
            <m:sty m:val="p"/>
          </m:rPr>
          <m:t>(</m:t>
        </m:r>
        <m:r>
          <m:t>4</m:t>
        </m:r>
        <m:r>
          <m:rPr>
            <m:sty m:val="p"/>
          </m:rPr>
          <m:t>,</m:t>
        </m:r>
        <m:r>
          <m:t>1</m:t>
        </m:r>
        <m:r>
          <m:rPr>
            <m:sty m:val="p"/>
          </m:rPr>
          <m:t>)</m:t>
        </m:r>
      </m:oMath>
      <w:del w:id="2033" w:author="PR Preview" w:date="2026-01-01T00:00:00Z">
        <w:r>
          <w:rPr>
            <w:b/>
            <w:bCs/>
          </w:rPr>
          <w:delText xml:space="preserve"> </w:delText>
        </w:r>
      </w:del>
      <w:del w:id="2034" w:author="PR Preview" w:date="2026-01-01T00:00:00Z">
        <w:r>
          <w:rPr>
            <w:b/>
            <w:bCs/>
          </w:rPr>
          <w:delText xml:space="preserve">in two bases of</w:delText>
        </w:r>
      </w:del>
      <w:del w:id="2035" w:author="PR Preview" w:date="2026-01-01T00:00:00Z">
        <w:r>
          <w:rPr>
            <w:b/>
            <w:bCs/>
          </w:rPr>
          <w:delText xml:space="preserve"> </w:delText>
        </w:r>
      </w:del>
      <m:oMath>
        <m:sSup>
          <m:e>
            <m:r>
              <m:rPr>
                <m:scr m:val="double-struck"/>
                <m:sty m:val="p"/>
              </m:rPr>
              <m:t>R</m:t>
            </m:r>
          </m:e>
          <m:sup>
            <m:r>
              <m:t>2</m:t>
            </m:r>
          </m:sup>
        </m:sSup>
      </m:oMath>
      <w:del w:id="2036" w:author="PR Preview" w:date="2026-01-01T00:00:00Z">
        <w:r>
          <w:rPr>
            <w:b/>
            <w:bCs/>
          </w:rPr>
          <w:delText xml:space="preserve">)</w:delText>
        </w:r>
      </w:del>
      <w:del w:id="2037" w:author="PR Preview" w:date="2026-01-01T00:00:00Z">
        <w:r>
          <w:delText xml:space="preserve"> </w:delText>
        </w:r>
      </w:del>
      <w:del w:id="2038" w:author="PR Preview" w:date="2026-01-01T00:00:00Z">
        <w:r>
          <w:delText xml:space="preserve">In the basis</w:delText>
        </w:r>
      </w:del>
      <w:del w:id="2039"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040" w:author="PR Preview" w:date="2026-01-01T00:00:00Z">
        <w:r>
          <w:delText xml:space="preserve"> </w:delText>
        </w:r>
      </w:del>
      <w:del w:id="2041" w:author="PR Preview" w:date="2026-01-01T00:00:00Z">
        <w:r>
          <w:delText xml:space="preserve">of</w:delText>
        </w:r>
      </w:del>
      <w:del w:id="2042" w:author="PR Preview" w:date="2026-01-01T00:00:00Z">
        <w:r>
          <w:delText xml:space="preserve"> </w:delText>
        </w:r>
      </w:del>
      <w:hyperlink w:anchor="exm-basis">
        <w:del w:id="2043" w:author="PR Preview" w:date="2026-01-01T00:00:00Z">
          <w:r>
            <w:rPr>
              <w:rStyle w:val="Hyperlink"/>
            </w:rPr>
            <w:delText xml:space="preserve">Example 42</w:delText>
          </w:r>
        </w:del>
      </w:hyperlink>
      <w:del w:id="2044" w:author="PR Preview" w:date="2026-01-01T00:00:00Z">
        <w:r>
          <w:delText xml:space="preserve">,</w:delText>
        </w:r>
      </w:del>
      <w:del w:id="2045" w:author="PR Preview" w:date="2026-01-01T00:00:00Z">
        <w:r>
          <w:delText xml:space="preserve"> </w:delText>
        </w:r>
      </w:del>
      <w:del w:id="2046" w:author="PR Preview" w:date="2026-01-01T00:00:00Z">
        <w:r>
          <w:delText xml:space="preserve">the coordinates of</w:delText>
        </w:r>
      </w:del>
      <w:del w:id="2047" w:author="PR Preview" w:date="2026-01-01T00:00:00Z">
        <w:r>
          <w:delText xml:space="preserve"> </w:delText>
        </w:r>
      </w:del>
      <m:oMath>
        <m:r>
          <m:rPr>
            <m:sty m:val="p"/>
          </m:rPr>
          <m:t>(</m:t>
        </m:r>
        <m:r>
          <m:t>4</m:t>
        </m:r>
        <m:r>
          <m:rPr>
            <m:sty m:val="p"/>
          </m:rPr>
          <m:t>,</m:t>
        </m:r>
        <m:r>
          <m:t>1</m:t>
        </m:r>
        <m:r>
          <m:rPr>
            <m:sty m:val="p"/>
          </m:rPr>
          <m:t>)</m:t>
        </m:r>
      </m:oMath>
      <w:del w:id="2048" w:author="PR Preview" w:date="2026-01-01T00:00:00Z">
        <w:r>
          <w:delText xml:space="preserve"> </w:delText>
        </w:r>
      </w:del>
      <w:del w:id="2049" w:author="PR Preview" w:date="2026-01-01T00:00:00Z">
        <w:r>
          <w:delText xml:space="preserve">are</w:delText>
        </w:r>
      </w:del>
      <w:del w:id="2050" w:author="PR Preview" w:date="2026-01-01T00:00:00Z">
        <w:r>
          <w:delText xml:space="preserve"> </w:delText>
        </w:r>
      </w:del>
      <m:oMath>
        <m:r>
          <m:t>3</m:t>
        </m:r>
      </m:oMath>
      <w:del w:id="2051" w:author="PR Preview" w:date="2026-01-01T00:00:00Z">
        <w:r>
          <w:delText xml:space="preserve"> </w:delText>
        </w:r>
      </w:del>
      <w:del w:id="2052" w:author="PR Preview" w:date="2026-01-01T00:00:00Z">
        <w:r>
          <w:delText xml:space="preserve">and</w:delText>
        </w:r>
      </w:del>
      <w:del w:id="2053" w:author="PR Preview" w:date="2026-01-01T00:00:00Z">
        <w:r>
          <w:delText xml:space="preserve"> </w:delText>
        </w:r>
      </w:del>
      <m:oMath>
        <m:r>
          <m:t>1</m:t>
        </m:r>
      </m:oMath>
      <w:del w:id="2054" w:author="PR Preview" w:date="2026-01-01T00:00:00Z">
        <w:r>
          <w:delText xml:space="preserve">:</w:delText>
        </w:r>
      </w:del>
    </w:p>
    <w:p>
      <w:pPr>
        <w:pStyle w:val="BodyText"/>
      </w:pPr>
      <w:ins w:id="2055" w:author="PR Preview" w:date="2026-01-01T00:00:00Z">
        <w:r>
          <w:rPr>
            <w:b/>
            <w:bCs/>
          </w:rPr>
          <w:t xml:space="preserve">Example 46 (Coordinates of</w:t>
        </w:r>
      </w:ins>
      <w:ins w:id="2056" w:author="PR Preview" w:date="2026-01-01T00:00:00Z">
        <w:r>
          <w:rPr>
            <w:b/>
            <w:bCs/>
          </w:rPr>
          <w:t xml:space="preserve"> </w:t>
        </w:r>
      </w:ins>
      <m:oMath>
        <m:r>
          <m:rPr>
            <m:sty m:val="p"/>
          </m:rPr>
          <m:t>(</m:t>
        </m:r>
        <m:r>
          <m:t>4</m:t>
        </m:r>
        <m:r>
          <m:rPr>
            <m:sty m:val="p"/>
          </m:rPr>
          <m:t>,</m:t>
        </m:r>
        <m:r>
          <m:t>1</m:t>
        </m:r>
        <m:r>
          <m:rPr>
            <m:sty m:val="p"/>
          </m:rPr>
          <m:t>)</m:t>
        </m:r>
      </m:oMath>
      <w:ins w:id="2057" w:author="PR Preview" w:date="2026-01-01T00:00:00Z">
        <w:r>
          <w:rPr>
            <w:b/>
            <w:bCs/>
          </w:rPr>
          <w:t xml:space="preserve"> </w:t>
        </w:r>
      </w:ins>
      <w:ins w:id="2058" w:author="PR Preview" w:date="2026-01-01T00:00:00Z">
        <w:r>
          <w:rPr>
            <w:b/>
            <w:bCs/>
          </w:rPr>
          <w:t xml:space="preserve">in two bases of</w:t>
        </w:r>
      </w:ins>
      <w:ins w:id="2059" w:author="PR Preview" w:date="2026-01-01T00:00:00Z">
        <w:r>
          <w:rPr>
            <w:b/>
            <w:bCs/>
          </w:rPr>
          <w:t xml:space="preserve"> </w:t>
        </w:r>
      </w:ins>
      <m:oMath>
        <m:sSup>
          <m:e>
            <m:r>
              <m:rPr>
                <m:scr m:val="double-struck"/>
                <m:sty m:val="p"/>
              </m:rPr>
              <m:t>R</m:t>
            </m:r>
          </m:e>
          <m:sup>
            <m:r>
              <m:t>2</m:t>
            </m:r>
          </m:sup>
        </m:sSup>
      </m:oMath>
      <w:ins w:id="2060" w:author="PR Preview" w:date="2026-01-01T00:00:00Z">
        <w:r>
          <w:rPr>
            <w:b/>
            <w:bCs/>
          </w:rPr>
          <w:t xml:space="preserve">)</w:t>
        </w:r>
      </w:ins>
      <w:ins w:id="2061" w:author="PR Preview" w:date="2026-01-01T00:00:00Z">
        <w:r>
          <w:t xml:space="preserve"> </w:t>
        </w:r>
      </w:ins>
      <w:ins w:id="2062" w:author="PR Preview" w:date="2026-01-01T00:00:00Z">
        <w:r>
          <w:t xml:space="preserve">In the basis</w:t>
        </w:r>
      </w:ins>
      <w:ins w:id="2063"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064" w:author="PR Preview" w:date="2026-01-01T00:00:00Z">
        <w:r>
          <w:t xml:space="preserve"> </w:t>
        </w:r>
      </w:ins>
      <w:ins w:id="2065" w:author="PR Preview" w:date="2026-01-01T00:00:00Z">
        <w:r>
          <w:t xml:space="preserve">of</w:t>
        </w:r>
      </w:ins>
      <w:ins w:id="2066" w:author="PR Preview" w:date="2026-01-01T00:00:00Z">
        <w:r>
          <w:t xml:space="preserve"> </w:t>
        </w:r>
      </w:ins>
      <w:hyperlink w:anchor="exm-basis">
        <w:ins w:id="2067" w:author="PR Preview" w:date="2026-01-01T00:00:00Z">
          <w:r>
            <w:rPr>
              <w:rStyle w:val="Hyperlink"/>
            </w:rPr>
            <w:t xml:space="preserve">Example 43</w:t>
          </w:r>
        </w:ins>
      </w:hyperlink>
      <w:ins w:id="2068" w:author="PR Preview" w:date="2026-01-01T00:00:00Z">
        <w:r>
          <w:t xml:space="preserve">,</w:t>
        </w:r>
      </w:ins>
      <w:ins w:id="2069" w:author="PR Preview" w:date="2026-01-01T00:00:00Z">
        <w:r>
          <w:t xml:space="preserve"> </w:t>
        </w:r>
      </w:ins>
      <w:ins w:id="2070" w:author="PR Preview" w:date="2026-01-01T00:00:00Z">
        <w:r>
          <w:t xml:space="preserve">the coordinates of</w:t>
        </w:r>
      </w:ins>
      <w:ins w:id="2071" w:author="PR Preview" w:date="2026-01-01T00:00:00Z">
        <w:r>
          <w:t xml:space="preserve"> </w:t>
        </w:r>
      </w:ins>
      <m:oMath>
        <m:r>
          <m:rPr>
            <m:sty m:val="p"/>
          </m:rPr>
          <m:t>(</m:t>
        </m:r>
        <m:r>
          <m:t>4</m:t>
        </m:r>
        <m:r>
          <m:rPr>
            <m:sty m:val="p"/>
          </m:rPr>
          <m:t>,</m:t>
        </m:r>
        <m:r>
          <m:t>1</m:t>
        </m:r>
        <m:r>
          <m:rPr>
            <m:sty m:val="p"/>
          </m:rPr>
          <m:t>)</m:t>
        </m:r>
      </m:oMath>
      <w:ins w:id="2072" w:author="PR Preview" w:date="2026-01-01T00:00:00Z">
        <w:r>
          <w:t xml:space="preserve"> </w:t>
        </w:r>
      </w:ins>
      <w:ins w:id="2073" w:author="PR Preview" w:date="2026-01-01T00:00:00Z">
        <w:r>
          <w:t xml:space="preserve">are</w:t>
        </w:r>
      </w:ins>
      <w:ins w:id="2074" w:author="PR Preview" w:date="2026-01-01T00:00:00Z">
        <w:r>
          <w:t xml:space="preserve"> </w:t>
        </w:r>
      </w:ins>
      <m:oMath>
        <m:r>
          <m:t>3</m:t>
        </m:r>
      </m:oMath>
      <w:ins w:id="2075" w:author="PR Preview" w:date="2026-01-01T00:00:00Z">
        <w:r>
          <w:t xml:space="preserve"> </w:t>
        </w:r>
      </w:ins>
      <w:ins w:id="2076" w:author="PR Preview" w:date="2026-01-01T00:00:00Z">
        <w:r>
          <w:t xml:space="preserve">and</w:t>
        </w:r>
      </w:ins>
      <w:ins w:id="2077" w:author="PR Preview" w:date="2026-01-01T00:00:00Z">
        <w:r>
          <w:t xml:space="preserve"> </w:t>
        </w:r>
      </w:ins>
      <m:oMath>
        <m:r>
          <m:t>1</m:t>
        </m:r>
      </m:oMath>
      <w:ins w:id="2078" w:author="PR Preview" w:date="2026-01-01T00:00:00Z">
        <w:r>
          <w:t xml:space="preserve">:</w:t>
        </w:r>
      </w:ins>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3"/>
    <w:bookmarkStart w:id="214"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5" w:name="exm-basis-size"/>
    <w:p>
      <w:pPr>
        <w:pStyle w:val="BodyText"/>
      </w:pPr>
      <w:del w:id="2079" w:author="PR Preview" w:date="2026-01-01T00:00:00Z">
        <w:r>
          <w:rPr>
            <w:b/>
            <w:bCs/>
          </w:rPr>
          <w:delText xml:space="preserve">Example 46 (Both bases of</w:delText>
        </w:r>
      </w:del>
      <w:del w:id="2080" w:author="PR Preview" w:date="2026-01-01T00:00:00Z">
        <w:r>
          <w:rPr>
            <w:b/>
            <w:bCs/>
          </w:rPr>
          <w:delText xml:space="preserve"> </w:delText>
        </w:r>
      </w:del>
      <m:oMath>
        <m:sSup>
          <m:e>
            <m:r>
              <m:rPr>
                <m:scr m:val="double-struck"/>
                <m:sty m:val="p"/>
              </m:rPr>
              <m:t>R</m:t>
            </m:r>
          </m:e>
          <m:sup>
            <m:r>
              <m:t>2</m:t>
            </m:r>
          </m:sup>
        </m:sSup>
      </m:oMath>
      <w:del w:id="2081" w:author="PR Preview" w:date="2026-01-01T00:00:00Z">
        <w:r>
          <w:rPr>
            <w:b/>
            <w:bCs/>
          </w:rPr>
          <w:delText xml:space="preserve"> </w:delText>
        </w:r>
      </w:del>
      <w:del w:id="2082" w:author="PR Preview" w:date="2026-01-01T00:00:00Z">
        <w:r>
          <w:rPr>
            <w:b/>
            <w:bCs/>
          </w:rPr>
          <w:delText xml:space="preserve">in</w:delText>
        </w:r>
      </w:del>
      <w:del w:id="2083" w:author="PR Preview" w:date="2026-01-01T00:00:00Z">
        <w:r>
          <w:rPr>
            <w:b/>
            <w:bCs/>
          </w:rPr>
          <w:delText xml:space="preserve"> </w:delText>
        </w:r>
      </w:del>
      <w:hyperlink w:anchor="exm-basis">
        <w:del w:id="2084" w:author="PR Preview" w:date="2026-01-01T00:00:00Z">
          <w:r>
            <w:rPr>
              <w:rStyle w:val="Hyperlink"/>
              <w:b/>
              <w:bCs/>
            </w:rPr>
            <w:delText xml:space="preserve">Example 42</w:delText>
          </w:r>
        </w:del>
      </w:hyperlink>
      <w:del w:id="2085" w:author="PR Preview" w:date="2026-01-01T00:00:00Z">
        <w:r>
          <w:rPr>
            <w:b/>
            <w:bCs/>
          </w:rPr>
          <w:delText xml:space="preserve"> </w:delText>
        </w:r>
      </w:del>
      <w:del w:id="2086" w:author="PR Preview" w:date="2026-01-01T00:00:00Z">
        <w:r>
          <w:rPr>
            <w:b/>
            <w:bCs/>
          </w:rPr>
          <w:delText xml:space="preserve">have two vectors)</w:delText>
        </w:r>
      </w:del>
      <w:del w:id="2087" w:author="PR Preview" w:date="2026-01-01T00:00:00Z">
        <w:r>
          <w:delText xml:space="preserve"> </w:delText>
        </w:r>
      </w:del>
      <w:del w:id="2088" w:author="PR Preview" w:date="2026-01-01T00:00:00Z">
        <w:r>
          <w:delText xml:space="preserve">The bases</w:delText>
        </w:r>
      </w:del>
      <w:del w:id="2089"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2090" w:author="PR Preview" w:date="2026-01-01T00:00:00Z">
        <w:r>
          <w:delText xml:space="preserve"> </w:delText>
        </w:r>
      </w:del>
      <w:del w:id="2091" w:author="PR Preview" w:date="2026-01-01T00:00:00Z">
        <w:r>
          <w:delText xml:space="preserve">and</w:delText>
        </w:r>
      </w:del>
      <w:del w:id="2092"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093" w:author="PR Preview" w:date="2026-01-01T00:00:00Z">
        <w:r>
          <w:delText xml:space="preserve"> </w:delText>
        </w:r>
      </w:del>
      <w:del w:id="2094" w:author="PR Preview" w:date="2026-01-01T00:00:00Z">
        <w:r>
          <w:delText xml:space="preserve">of</w:delText>
        </w:r>
      </w:del>
      <w:del w:id="2095" w:author="PR Preview" w:date="2026-01-01T00:00:00Z">
        <w:r>
          <w:delText xml:space="preserve"> </w:delText>
        </w:r>
      </w:del>
      <m:oMath>
        <m:sSup>
          <m:e>
            <m:r>
              <m:rPr>
                <m:scr m:val="double-struck"/>
                <m:sty m:val="p"/>
              </m:rPr>
              <m:t>R</m:t>
            </m:r>
          </m:e>
          <m:sup>
            <m:r>
              <m:t>2</m:t>
            </m:r>
          </m:sup>
        </m:sSup>
      </m:oMath>
      <w:del w:id="2096" w:author="PR Preview" w:date="2026-01-01T00:00:00Z">
        <w:r>
          <w:delText xml:space="preserve"> </w:delText>
        </w:r>
      </w:del>
      <w:del w:id="2097" w:author="PR Preview" w:date="2026-01-01T00:00:00Z">
        <w:r>
          <w:delText xml:space="preserve">in</w:delText>
        </w:r>
      </w:del>
      <w:del w:id="2098" w:author="PR Preview" w:date="2026-01-01T00:00:00Z">
        <w:r>
          <w:delText xml:space="preserve"> </w:delText>
        </w:r>
      </w:del>
      <w:hyperlink w:anchor="exm-basis">
        <w:del w:id="2099" w:author="PR Preview" w:date="2026-01-01T00:00:00Z">
          <w:r>
            <w:rPr>
              <w:rStyle w:val="Hyperlink"/>
            </w:rPr>
            <w:delText xml:space="preserve">Example 42</w:delText>
          </w:r>
        </w:del>
      </w:hyperlink>
      <w:del w:id="2100" w:author="PR Preview" w:date="2026-01-01T00:00:00Z">
        <w:r>
          <w:delText xml:space="preserve"> </w:delText>
        </w:r>
      </w:del>
      <w:del w:id="2101" w:author="PR Preview" w:date="2026-01-01T00:00:00Z">
        <w:r>
          <w:delText xml:space="preserve">both have</w:delText>
        </w:r>
      </w:del>
      <w:del w:id="2102" w:author="PR Preview" w:date="2026-01-01T00:00:00Z">
        <w:r>
          <w:delText xml:space="preserve"> </w:delText>
        </w:r>
      </w:del>
      <m:oMath>
        <m:r>
          <m:t>2</m:t>
        </m:r>
      </m:oMath>
      <w:del w:id="2103" w:author="PR Preview" w:date="2026-01-01T00:00:00Z">
        <w:r>
          <w:delText xml:space="preserve"> </w:delText>
        </w:r>
      </w:del>
      <w:del w:id="2104" w:author="PR Preview" w:date="2026-01-01T00:00:00Z">
        <w:r>
          <w:delText xml:space="preserve">vectors, as</w:delText>
        </w:r>
      </w:del>
      <w:del w:id="2105" w:author="PR Preview" w:date="2026-01-01T00:00:00Z">
        <w:r>
          <w:delText xml:space="preserve"> </w:delText>
        </w:r>
      </w:del>
      <w:hyperlink w:anchor="thm-basis-size">
        <w:del w:id="2106" w:author="PR Preview" w:date="2026-01-01T00:00:00Z">
          <w:r>
            <w:rPr>
              <w:rStyle w:val="Hyperlink"/>
            </w:rPr>
            <w:delText xml:space="preserve">Theorem 26</w:delText>
          </w:r>
        </w:del>
      </w:hyperlink>
      <w:del w:id="2107" w:author="PR Preview" w:date="2026-01-01T00:00:00Z">
        <w:r>
          <w:delText xml:space="preserve"> </w:delText>
        </w:r>
      </w:del>
      <w:del w:id="2108" w:author="PR Preview" w:date="2026-01-01T00:00:00Z">
        <w:r>
          <w:delText xml:space="preserve">requires.</w:delText>
        </w:r>
      </w:del>
      <w:del w:id="2109" w:author="PR Preview" w:date="2026-01-01T00:00:00Z">
        <w:r>
          <w:delText xml:space="preserve"> </w:delText>
        </w:r>
      </w:del>
      <w:del w:id="2110" w:author="PR Preview" w:date="2026-01-01T00:00:00Z">
        <w:r>
          <w:delText xml:space="preserve">So no list of</w:delText>
        </w:r>
      </w:del>
      <w:del w:id="2111" w:author="PR Preview" w:date="2026-01-01T00:00:00Z">
        <w:r>
          <w:delText xml:space="preserve"> </w:delText>
        </w:r>
      </w:del>
      <m:oMath>
        <m:r>
          <m:t>3</m:t>
        </m:r>
      </m:oMath>
      <w:del w:id="2112" w:author="PR Preview" w:date="2026-01-01T00:00:00Z">
        <w:r>
          <w:delText xml:space="preserve"> </w:delText>
        </w:r>
      </w:del>
      <w:del w:id="2113" w:author="PR Preview" w:date="2026-01-01T00:00:00Z">
        <w:r>
          <w:delText xml:space="preserve">vectors is a basis of</w:delText>
        </w:r>
      </w:del>
      <w:del w:id="2114" w:author="PR Preview" w:date="2026-01-01T00:00:00Z">
        <w:r>
          <w:delText xml:space="preserve"> </w:delText>
        </w:r>
      </w:del>
      <m:oMath>
        <m:sSup>
          <m:e>
            <m:r>
              <m:rPr>
                <m:scr m:val="double-struck"/>
                <m:sty m:val="p"/>
              </m:rPr>
              <m:t>R</m:t>
            </m:r>
          </m:e>
          <m:sup>
            <m:r>
              <m:t>2</m:t>
            </m:r>
          </m:sup>
        </m:sSup>
      </m:oMath>
      <w:del w:id="2115" w:author="PR Preview" w:date="2026-01-01T00:00:00Z">
        <w:r>
          <w:delText xml:space="preserve">,</w:delText>
        </w:r>
      </w:del>
      <w:del w:id="2116" w:author="PR Preview" w:date="2026-01-01T00:00:00Z">
        <w:r>
          <w:delText xml:space="preserve"> </w:delText>
        </w:r>
      </w:del>
      <w:del w:id="2117" w:author="PR Preview" w:date="2026-01-01T00:00:00Z">
        <w:r>
          <w:delText xml:space="preserve">which agrees with</w:delText>
        </w:r>
      </w:del>
      <w:del w:id="2118" w:author="PR Preview" w:date="2026-01-01T00:00:00Z">
        <w:r>
          <w:delText xml:space="preserve"> </w:delText>
        </w:r>
      </w:del>
      <w:hyperlink w:anchor="exm-not-basis">
        <w:del w:id="2119" w:author="PR Preview" w:date="2026-01-01T00:00:00Z">
          <w:r>
            <w:rPr>
              <w:rStyle w:val="Hyperlink"/>
            </w:rPr>
            <w:delText xml:space="preserve">Example 43</w:delText>
          </w:r>
        </w:del>
      </w:hyperlink>
      <w:del w:id="2120" w:author="PR Preview" w:date="2026-01-01T00:00:00Z">
        <w:r>
          <w:delText xml:space="preserve">:</w:delText>
        </w:r>
      </w:del>
      <w:del w:id="2121" w:author="PR Preview" w:date="2026-01-01T00:00:00Z">
        <w:r>
          <w:delText xml:space="preserve"> </w:delText>
        </w:r>
      </w:del>
      <w:del w:id="2122" w:author="PR Preview" w:date="2026-01-01T00:00:00Z">
        <w:r>
          <w:delText xml:space="preserve">the list</w:delText>
        </w:r>
      </w:del>
      <w:del w:id="2123"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2124" w:author="PR Preview" w:date="2026-01-01T00:00:00Z">
        <w:r>
          <w:delText xml:space="preserve"> </w:delText>
        </w:r>
      </w:del>
      <w:del w:id="2125" w:author="PR Preview" w:date="2026-01-01T00:00:00Z">
        <w:r>
          <w:delText xml:space="preserve">spans</w:delText>
        </w:r>
      </w:del>
      <w:del w:id="2126" w:author="PR Preview" w:date="2026-01-01T00:00:00Z">
        <w:r>
          <w:delText xml:space="preserve"> </w:delText>
        </w:r>
      </w:del>
      <m:oMath>
        <m:sSup>
          <m:e>
            <m:r>
              <m:rPr>
                <m:scr m:val="double-struck"/>
                <m:sty m:val="p"/>
              </m:rPr>
              <m:t>R</m:t>
            </m:r>
          </m:e>
          <m:sup>
            <m:r>
              <m:t>2</m:t>
            </m:r>
          </m:sup>
        </m:sSup>
      </m:oMath>
      <w:del w:id="2127" w:author="PR Preview" w:date="2026-01-01T00:00:00Z">
        <w:r>
          <w:delText xml:space="preserve"> </w:delText>
        </w:r>
      </w:del>
      <w:del w:id="2128" w:author="PR Preview" w:date="2026-01-01T00:00:00Z">
        <w:r>
          <w:delText xml:space="preserve">but is not linearly independent.</w:delText>
        </w:r>
      </w:del>
    </w:p>
    <w:p>
      <w:pPr>
        <w:pStyle w:val="BodyText"/>
      </w:pPr>
      <w:ins w:id="2129" w:author="PR Preview" w:date="2026-01-01T00:00:00Z">
        <w:r>
          <w:rPr>
            <w:b/>
            <w:bCs/>
          </w:rPr>
          <w:t xml:space="preserve">Example 47 (Both bases of</w:t>
        </w:r>
      </w:ins>
      <w:ins w:id="2130" w:author="PR Preview" w:date="2026-01-01T00:00:00Z">
        <w:r>
          <w:rPr>
            <w:b/>
            <w:bCs/>
          </w:rPr>
          <w:t xml:space="preserve"> </w:t>
        </w:r>
      </w:ins>
      <m:oMath>
        <m:sSup>
          <m:e>
            <m:r>
              <m:rPr>
                <m:scr m:val="double-struck"/>
                <m:sty m:val="p"/>
              </m:rPr>
              <m:t>R</m:t>
            </m:r>
          </m:e>
          <m:sup>
            <m:r>
              <m:t>2</m:t>
            </m:r>
          </m:sup>
        </m:sSup>
      </m:oMath>
      <w:ins w:id="2131" w:author="PR Preview" w:date="2026-01-01T00:00:00Z">
        <w:r>
          <w:rPr>
            <w:b/>
            <w:bCs/>
          </w:rPr>
          <w:t xml:space="preserve"> </w:t>
        </w:r>
      </w:ins>
      <w:ins w:id="2132" w:author="PR Preview" w:date="2026-01-01T00:00:00Z">
        <w:r>
          <w:rPr>
            <w:b/>
            <w:bCs/>
          </w:rPr>
          <w:t xml:space="preserve">in</w:t>
        </w:r>
      </w:ins>
      <w:ins w:id="2133" w:author="PR Preview" w:date="2026-01-01T00:00:00Z">
        <w:r>
          <w:rPr>
            <w:b/>
            <w:bCs/>
          </w:rPr>
          <w:t xml:space="preserve"> </w:t>
        </w:r>
      </w:ins>
      <w:hyperlink w:anchor="exm-basis">
        <w:ins w:id="2134" w:author="PR Preview" w:date="2026-01-01T00:00:00Z">
          <w:r>
            <w:rPr>
              <w:rStyle w:val="Hyperlink"/>
              <w:b/>
              <w:bCs/>
            </w:rPr>
            <w:t xml:space="preserve">Example 43</w:t>
          </w:r>
        </w:ins>
      </w:hyperlink>
      <w:ins w:id="2135" w:author="PR Preview" w:date="2026-01-01T00:00:00Z">
        <w:r>
          <w:rPr>
            <w:b/>
            <w:bCs/>
          </w:rPr>
          <w:t xml:space="preserve"> </w:t>
        </w:r>
      </w:ins>
      <w:ins w:id="2136" w:author="PR Preview" w:date="2026-01-01T00:00:00Z">
        <w:r>
          <w:rPr>
            <w:b/>
            <w:bCs/>
          </w:rPr>
          <w:t xml:space="preserve">have two vectors)</w:t>
        </w:r>
      </w:ins>
      <w:ins w:id="2137" w:author="PR Preview" w:date="2026-01-01T00:00:00Z">
        <w:r>
          <w:t xml:space="preserve"> </w:t>
        </w:r>
      </w:ins>
      <w:ins w:id="2138" w:author="PR Preview" w:date="2026-01-01T00:00:00Z">
        <w:r>
          <w:t xml:space="preserve">The bases</w:t>
        </w:r>
      </w:ins>
      <w:ins w:id="2139"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2140" w:author="PR Preview" w:date="2026-01-01T00:00:00Z">
        <w:r>
          <w:t xml:space="preserve"> </w:t>
        </w:r>
      </w:ins>
      <w:ins w:id="2141" w:author="PR Preview" w:date="2026-01-01T00:00:00Z">
        <w:r>
          <w:t xml:space="preserve">and</w:t>
        </w:r>
      </w:ins>
      <w:ins w:id="2142"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143" w:author="PR Preview" w:date="2026-01-01T00:00:00Z">
        <w:r>
          <w:t xml:space="preserve"> </w:t>
        </w:r>
      </w:ins>
      <w:ins w:id="2144" w:author="PR Preview" w:date="2026-01-01T00:00:00Z">
        <w:r>
          <w:t xml:space="preserve">of</w:t>
        </w:r>
      </w:ins>
      <w:ins w:id="2145" w:author="PR Preview" w:date="2026-01-01T00:00:00Z">
        <w:r>
          <w:t xml:space="preserve"> </w:t>
        </w:r>
      </w:ins>
      <m:oMath>
        <m:sSup>
          <m:e>
            <m:r>
              <m:rPr>
                <m:scr m:val="double-struck"/>
                <m:sty m:val="p"/>
              </m:rPr>
              <m:t>R</m:t>
            </m:r>
          </m:e>
          <m:sup>
            <m:r>
              <m:t>2</m:t>
            </m:r>
          </m:sup>
        </m:sSup>
      </m:oMath>
      <w:ins w:id="2146" w:author="PR Preview" w:date="2026-01-01T00:00:00Z">
        <w:r>
          <w:t xml:space="preserve"> </w:t>
        </w:r>
      </w:ins>
      <w:ins w:id="2147" w:author="PR Preview" w:date="2026-01-01T00:00:00Z">
        <w:r>
          <w:t xml:space="preserve">in</w:t>
        </w:r>
      </w:ins>
      <w:ins w:id="2148" w:author="PR Preview" w:date="2026-01-01T00:00:00Z">
        <w:r>
          <w:t xml:space="preserve"> </w:t>
        </w:r>
      </w:ins>
      <w:hyperlink w:anchor="exm-basis">
        <w:ins w:id="2149" w:author="PR Preview" w:date="2026-01-01T00:00:00Z">
          <w:r>
            <w:rPr>
              <w:rStyle w:val="Hyperlink"/>
            </w:rPr>
            <w:t xml:space="preserve">Example 43</w:t>
          </w:r>
        </w:ins>
      </w:hyperlink>
      <w:ins w:id="2150" w:author="PR Preview" w:date="2026-01-01T00:00:00Z">
        <w:r>
          <w:t xml:space="preserve"> </w:t>
        </w:r>
      </w:ins>
      <w:ins w:id="2151" w:author="PR Preview" w:date="2026-01-01T00:00:00Z">
        <w:r>
          <w:t xml:space="preserve">both have</w:t>
        </w:r>
      </w:ins>
      <w:ins w:id="2152" w:author="PR Preview" w:date="2026-01-01T00:00:00Z">
        <w:r>
          <w:t xml:space="preserve"> </w:t>
        </w:r>
      </w:ins>
      <m:oMath>
        <m:r>
          <m:t>2</m:t>
        </m:r>
      </m:oMath>
      <w:ins w:id="2153" w:author="PR Preview" w:date="2026-01-01T00:00:00Z">
        <w:r>
          <w:t xml:space="preserve"> </w:t>
        </w:r>
      </w:ins>
      <w:ins w:id="2154" w:author="PR Preview" w:date="2026-01-01T00:00:00Z">
        <w:r>
          <w:t xml:space="preserve">vectors, as</w:t>
        </w:r>
      </w:ins>
      <w:ins w:id="2155" w:author="PR Preview" w:date="2026-01-01T00:00:00Z">
        <w:r>
          <w:t xml:space="preserve"> </w:t>
        </w:r>
      </w:ins>
      <w:hyperlink w:anchor="thm-basis-size">
        <w:ins w:id="2156" w:author="PR Preview" w:date="2026-01-01T00:00:00Z">
          <w:r>
            <w:rPr>
              <w:rStyle w:val="Hyperlink"/>
            </w:rPr>
            <w:t xml:space="preserve">Theorem 26</w:t>
          </w:r>
        </w:ins>
      </w:hyperlink>
      <w:ins w:id="2157" w:author="PR Preview" w:date="2026-01-01T00:00:00Z">
        <w:r>
          <w:t xml:space="preserve"> </w:t>
        </w:r>
      </w:ins>
      <w:ins w:id="2158" w:author="PR Preview" w:date="2026-01-01T00:00:00Z">
        <w:r>
          <w:t xml:space="preserve">requires.</w:t>
        </w:r>
      </w:ins>
      <w:ins w:id="2159" w:author="PR Preview" w:date="2026-01-01T00:00:00Z">
        <w:r>
          <w:t xml:space="preserve"> </w:t>
        </w:r>
      </w:ins>
      <w:ins w:id="2160" w:author="PR Preview" w:date="2026-01-01T00:00:00Z">
        <w:r>
          <w:t xml:space="preserve">So no list of</w:t>
        </w:r>
      </w:ins>
      <w:ins w:id="2161" w:author="PR Preview" w:date="2026-01-01T00:00:00Z">
        <w:r>
          <w:t xml:space="preserve"> </w:t>
        </w:r>
      </w:ins>
      <m:oMath>
        <m:r>
          <m:t>3</m:t>
        </m:r>
      </m:oMath>
      <w:ins w:id="2162" w:author="PR Preview" w:date="2026-01-01T00:00:00Z">
        <w:r>
          <w:t xml:space="preserve"> </w:t>
        </w:r>
      </w:ins>
      <w:ins w:id="2163" w:author="PR Preview" w:date="2026-01-01T00:00:00Z">
        <w:r>
          <w:t xml:space="preserve">vectors is a basis of</w:t>
        </w:r>
      </w:ins>
      <w:ins w:id="2164" w:author="PR Preview" w:date="2026-01-01T00:00:00Z">
        <w:r>
          <w:t xml:space="preserve"> </w:t>
        </w:r>
      </w:ins>
      <m:oMath>
        <m:sSup>
          <m:e>
            <m:r>
              <m:rPr>
                <m:scr m:val="double-struck"/>
                <m:sty m:val="p"/>
              </m:rPr>
              <m:t>R</m:t>
            </m:r>
          </m:e>
          <m:sup>
            <m:r>
              <m:t>2</m:t>
            </m:r>
          </m:sup>
        </m:sSup>
      </m:oMath>
      <w:ins w:id="2165" w:author="PR Preview" w:date="2026-01-01T00:00:00Z">
        <w:r>
          <w:t xml:space="preserve">,</w:t>
        </w:r>
      </w:ins>
      <w:ins w:id="2166" w:author="PR Preview" w:date="2026-01-01T00:00:00Z">
        <w:r>
          <w:t xml:space="preserve"> </w:t>
        </w:r>
      </w:ins>
      <w:ins w:id="2167" w:author="PR Preview" w:date="2026-01-01T00:00:00Z">
        <w:r>
          <w:t xml:space="preserve">which agrees with</w:t>
        </w:r>
      </w:ins>
      <w:ins w:id="2168" w:author="PR Preview" w:date="2026-01-01T00:00:00Z">
        <w:r>
          <w:t xml:space="preserve"> </w:t>
        </w:r>
      </w:ins>
      <w:hyperlink w:anchor="exm-not-basis">
        <w:ins w:id="2169" w:author="PR Preview" w:date="2026-01-01T00:00:00Z">
          <w:r>
            <w:rPr>
              <w:rStyle w:val="Hyperlink"/>
            </w:rPr>
            <w:t xml:space="preserve">Example 44</w:t>
          </w:r>
        </w:ins>
      </w:hyperlink>
      <w:ins w:id="2170" w:author="PR Preview" w:date="2026-01-01T00:00:00Z">
        <w:r>
          <w:t xml:space="preserve">:</w:t>
        </w:r>
      </w:ins>
      <w:ins w:id="2171" w:author="PR Preview" w:date="2026-01-01T00:00:00Z">
        <w:r>
          <w:t xml:space="preserve"> </w:t>
        </w:r>
      </w:ins>
      <w:ins w:id="2172" w:author="PR Preview" w:date="2026-01-01T00:00:00Z">
        <w:r>
          <w:t xml:space="preserve">the list</w:t>
        </w:r>
      </w:ins>
      <w:ins w:id="2173"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2174" w:author="PR Preview" w:date="2026-01-01T00:00:00Z">
        <w:r>
          <w:t xml:space="preserve"> </w:t>
        </w:r>
      </w:ins>
      <w:ins w:id="2175" w:author="PR Preview" w:date="2026-01-01T00:00:00Z">
        <w:r>
          <w:t xml:space="preserve">spans</w:t>
        </w:r>
      </w:ins>
      <w:ins w:id="2176" w:author="PR Preview" w:date="2026-01-01T00:00:00Z">
        <w:r>
          <w:t xml:space="preserve"> </w:t>
        </w:r>
      </w:ins>
      <m:oMath>
        <m:sSup>
          <m:e>
            <m:r>
              <m:rPr>
                <m:scr m:val="double-struck"/>
                <m:sty m:val="p"/>
              </m:rPr>
              <m:t>R</m:t>
            </m:r>
          </m:e>
          <m:sup>
            <m:r>
              <m:t>2</m:t>
            </m:r>
          </m:sup>
        </m:sSup>
      </m:oMath>
      <w:ins w:id="2177" w:author="PR Preview" w:date="2026-01-01T00:00:00Z">
        <w:r>
          <w:t xml:space="preserve"> </w:t>
        </w:r>
      </w:ins>
      <w:ins w:id="2178" w:author="PR Preview" w:date="2026-01-01T00:00:00Z">
        <w:r>
          <w:t xml:space="preserve">but is not linearly independent.</w:t>
        </w:r>
      </w:ins>
    </w:p>
    <w:bookmarkEnd w:id="215"/>
    <w:bookmarkStart w:id="216"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6"/>
    <w:bookmarkStart w:id="217" w:name="exm-dimension"/>
    <w:p>
      <w:pPr>
        <w:pStyle w:val="BodyText"/>
      </w:pPr>
      <w:del w:id="2179" w:author="PR Preview" w:date="2026-01-01T00:00:00Z">
        <w:r>
          <w:rPr>
            <w:b/>
            <w:bCs/>
          </w:rPr>
          <w:delText xml:space="preserve">Example 47 (The dimensions of some subspaces)</w:delText>
        </w:r>
      </w:del>
      <w:del w:id="2180" w:author="PR Preview" w:date="2026-01-01T00:00:00Z">
        <w:r>
          <w:delText xml:space="preserve"> </w:delText>
        </w:r>
      </w:del>
      <w:del w:id="2181" w:author="PR Preview" w:date="2026-01-01T00:00:00Z">
        <w:r>
          <w:delText xml:space="preserve"> </w:delText>
        </w:r>
      </w:del>
    </w:p>
    <w:p>
      <w:pPr>
        <w:pStyle w:val="BodyText"/>
      </w:pPr>
      <w:ins w:id="2182" w:author="PR Preview" w:date="2026-01-01T00:00:00Z">
        <w:r>
          <w:rPr>
            <w:b/>
            <w:bCs/>
          </w:rPr>
          <w:t xml:space="preserve">Example 48 (The dimensions of some subspaces)</w:t>
        </w:r>
      </w:ins>
      <w:ins w:id="2183" w:author="PR Preview" w:date="2026-01-01T00:00:00Z">
        <w:r>
          <w:t xml:space="preserve"> </w:t>
        </w:r>
      </w:ins>
      <w:ins w:id="2184" w:author="PR Preview" w:date="2026-01-01T00:00:00Z">
        <w:r>
          <w:t xml:space="preserve"> </w:t>
        </w:r>
      </w:ins>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del w:id="2185" w:author="PR Preview" w:date="2026-01-01T00:00:00Z">
        <w:r>
          <w:delText xml:space="preserve">, by</w:delText>
        </w:r>
      </w:del>
      <w:del w:id="2186" w:author="PR Preview" w:date="2026-01-01T00:00:00Z">
        <w:r>
          <w:delText xml:space="preserve"> </w:delText>
        </w:r>
      </w:del>
      <w:hyperlink w:anchor="exm-basis">
        <w:del w:id="2187" w:author="PR Preview" w:date="2026-01-01T00:00:00Z">
          <w:r>
            <w:rPr>
              <w:rStyle w:val="Hyperlink"/>
            </w:rPr>
            <w:delText xml:space="preserve">Example 42</w:delText>
          </w:r>
        </w:del>
      </w:hyperlink>
      <w:del w:id="2188" w:author="PR Preview" w:date="2026-01-01T00:00:00Z">
        <w:r>
          <w:delText xml:space="preserve">.</w:delText>
        </w:r>
      </w:del>
      <w:del w:id="2189" w:author="PR Preview" w:date="2026-01-01T00:00:00Z">
        <w:r>
          <w:delText xml:space="preserve"> </w:delText>
        </w:r>
      </w:del>
      <w:del w:id="2190" w:author="PR Preview" w:date="2026-01-01T00:00:00Z">
        <w:r>
          <w:delText xml:space="preserve">More generally,</w:delText>
        </w:r>
      </w:del>
      <w:del w:id="2191"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2192" w:author="PR Preview" w:date="2026-01-01T00:00:00Z">
        <w:r>
          <w:delText xml:space="preserve">:</w:delText>
        </w:r>
      </w:del>
      <w:del w:id="2193" w:author="PR Preview" w:date="2026-01-01T00:00:00Z">
        <w:r>
          <w:delText xml:space="preserve"> </w:delText>
        </w:r>
      </w:del>
      <w:del w:id="2194" w:author="PR Preview" w:date="2026-01-01T00:00:00Z">
        <w:r>
          <w:delText xml:space="preserve">the indicator vectors</w:delText>
        </w:r>
      </w:del>
      <w:del w:id="2195" w:author="PR Preview" w:date="2026-01-01T00:00:00Z">
        <w:r>
          <w:delText xml:space="preserve"> </w:delText>
        </w:r>
      </w:del>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del w:id="2196" w:author="PR Preview" w:date="2026-01-01T00:00:00Z">
        <w:r>
          <w:delText xml:space="preserve"> </w:delText>
        </w:r>
      </w:del>
      <w:del w:id="2197" w:author="PR Preview" w:date="2026-01-01T00:00:00Z">
        <w:r>
          <w:delText xml:space="preserve">(</w:delText>
        </w:r>
      </w:del>
      <w:hyperlink w:anchor="def-indicator-vector">
        <w:del w:id="2198" w:author="PR Preview" w:date="2026-01-01T00:00:00Z">
          <w:r>
            <w:rPr>
              <w:rStyle w:val="Hyperlink"/>
            </w:rPr>
            <w:delText xml:space="preserve">Definition 12</w:delText>
          </w:r>
        </w:del>
      </w:hyperlink>
      <w:del w:id="2199" w:author="PR Preview" w:date="2026-01-01T00:00:00Z">
        <w:r>
          <w:delText xml:space="preserve">)</w:delText>
        </w:r>
      </w:del>
      <w:del w:id="2200" w:author="PR Preview" w:date="2026-01-01T00:00:00Z">
        <w:r>
          <w:delText xml:space="preserve"> </w:delText>
        </w:r>
      </w:del>
      <w:del w:id="2201" w:author="PR Preview" w:date="2026-01-01T00:00:00Z">
        <w:r>
          <w:delText xml:space="preserve">are linearly independent,</w:delText>
        </w:r>
      </w:del>
      <w:del w:id="2202" w:author="PR Preview" w:date="2026-01-01T00:00:00Z">
        <w:r>
          <w:delText xml:space="preserve"> </w:delText>
        </w:r>
      </w:del>
      <w:del w:id="2203" w:author="PR Preview" w:date="2026-01-01T00:00:00Z">
        <w:r>
          <w:delText xml:space="preserve">since</w:delText>
        </w:r>
      </w:del>
      <w:del w:id="2204" w:author="PR Preview" w:date="2026-01-01T00:00:00Z">
        <w:r>
          <w:delText xml:space="preserve"> </w:delText>
        </w:r>
      </w:del>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2205" w:author="PR Preview" w:date="2026-01-01T00:00:00Z">
        <w:r>
          <w:delText xml:space="preserve">,</w:delText>
        </w:r>
      </w:del>
      <w:del w:id="2206" w:author="PR Preview" w:date="2026-01-01T00:00:00Z">
        <w:r>
          <w:delText xml:space="preserve"> </w:delText>
        </w:r>
      </w:del>
      <w:del w:id="2207" w:author="PR Preview" w:date="2026-01-01T00:00:00Z">
        <w:r>
          <w:delText xml:space="preserve">which is</w:delText>
        </w:r>
      </w:del>
      <w:del w:id="2208" w:author="PR Preview" w:date="2026-01-01T00:00:00Z">
        <w:r>
          <w:delText xml:space="preserve"> </w:delText>
        </w:r>
      </w:del>
      <m:oMath>
        <m:sSub>
          <m:e>
            <m:acc>
              <m:accPr>
                <m:chr m:val="̃"/>
              </m:accPr>
              <m:e>
                <m:r>
                  <m:t>0</m:t>
                </m:r>
              </m:e>
            </m:acc>
          </m:e>
          <m:sub>
            <m:r>
              <m:t>p</m:t>
            </m:r>
          </m:sub>
        </m:sSub>
      </m:oMath>
      <w:del w:id="2209" w:author="PR Preview" w:date="2026-01-01T00:00:00Z">
        <w:r>
          <w:delText xml:space="preserve"> </w:delText>
        </w:r>
      </w:del>
      <w:del w:id="2210" w:author="PR Preview" w:date="2026-01-01T00:00:00Z">
        <w:r>
          <w:delText xml:space="preserve">only if every</w:delText>
        </w:r>
      </w:del>
      <w:del w:id="2211" w:author="PR Preview" w:date="2026-01-01T00:00:00Z">
        <w:r>
          <w:delText xml:space="preserve"> </w:delText>
        </w:r>
      </w:del>
      <m:oMath>
        <m:sSub>
          <m:e>
            <m:r>
              <m:t>c</m:t>
            </m:r>
          </m:e>
          <m:sub>
            <m:r>
              <m:t>i</m:t>
            </m:r>
          </m:sub>
        </m:sSub>
        <m:r>
          <m:rPr>
            <m:sty m:val="p"/>
          </m:rPr>
          <m:t>=</m:t>
        </m:r>
        <m:r>
          <m:t>0</m:t>
        </m:r>
      </m:oMath>
      <w:del w:id="2212" w:author="PR Preview" w:date="2026-01-01T00:00:00Z">
        <w:r>
          <w:delText xml:space="preserve">;</w:delText>
        </w:r>
      </w:del>
      <w:del w:id="2213" w:author="PR Preview" w:date="2026-01-01T00:00:00Z">
        <w:r>
          <w:delText xml:space="preserve"> </w:delText>
        </w:r>
      </w:del>
      <w:del w:id="2214" w:author="PR Preview" w:date="2026-01-01T00:00:00Z">
        <w:r>
          <w:delText xml:space="preserve">and they span</w:delText>
        </w:r>
      </w:del>
      <w:del w:id="2215" w:author="PR Preview" w:date="2026-01-01T00:00:00Z">
        <w:r>
          <w:delText xml:space="preserve"> </w:delText>
        </w:r>
      </w:del>
      <m:oMath>
        <m:sSup>
          <m:e>
            <m:r>
              <m:rPr>
                <m:scr m:val="double-struck"/>
                <m:sty m:val="p"/>
              </m:rPr>
              <m:t>R</m:t>
            </m:r>
          </m:e>
          <m:sup>
            <m:r>
              <m:t>p</m:t>
            </m:r>
          </m:sup>
        </m:sSup>
      </m:oMath>
      <w:del w:id="2216" w:author="PR Preview" w:date="2026-01-01T00:00:00Z">
        <w:r>
          <w:delText xml:space="preserve">,</w:delText>
        </w:r>
      </w:del>
      <w:del w:id="2217" w:author="PR Preview" w:date="2026-01-01T00:00:00Z">
        <w:r>
          <w:delText xml:space="preserve"> </w:delText>
        </w:r>
      </w:del>
      <w:del w:id="2218" w:author="PR Preview" w:date="2026-01-01T00:00:00Z">
        <w:r>
          <w:delText xml:space="preserve">since any</w:delText>
        </w:r>
      </w:del>
      <w:del w:id="2219" w:author="PR Preview" w:date="2026-01-01T00:00:00Z">
        <w:r>
          <w:delText xml:space="preserve"> </w:delText>
        </w:r>
      </w:del>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del w:id="2220" w:author="PR Preview" w:date="2026-01-01T00:00:00Z">
        <w:r>
          <w:delText xml:space="preserve">.</w:delText>
        </w:r>
      </w:del>
    </w:p>
    <w:p>
      <w:pPr>
        <w:pStyle w:val="Compact"/>
        <w:numPr>
          <w:ilvl w:val="0"/>
          <w:numId w:val="1023"/>
        </w:numPr>
      </w:pPr>
      <w:del w:id="2221" w:author="PR Preview" w:date="2026-01-01T00:00:00Z">
        <w:r>
          <w:delText xml:space="preserve">The line in</w:delText>
        </w:r>
      </w:del>
      <w:del w:id="2222" w:author="PR Preview" w:date="2026-01-01T00:00:00Z">
        <w:r>
          <w:delText xml:space="preserve"> </w:delText>
        </w:r>
      </w:del>
      <w:hyperlink w:anchor="exm-subspace">
        <w:del w:id="2223" w:author="PR Preview" w:date="2026-01-01T00:00:00Z">
          <w:r>
            <w:rPr>
              <w:rStyle w:val="Hyperlink"/>
            </w:rPr>
            <w:delText xml:space="preserve">Example 34</w:delText>
          </w:r>
        </w:del>
      </w:hyperlink>
      <w:del w:id="2224" w:author="PR Preview" w:date="2026-01-01T00:00:00Z">
        <w:r>
          <w:delText xml:space="preserve"> </w:delText>
        </w:r>
      </w:del>
      <w:del w:id="2225" w:author="PR Preview" w:date="2026-01-01T00:00:00Z">
        <w:r>
          <w:delText xml:space="preserve">has dimension</w:delText>
        </w:r>
      </w:del>
      <w:del w:id="2226" w:author="PR Preview" w:date="2026-01-01T00:00:00Z">
        <w:r>
          <w:delText xml:space="preserve"> </w:delText>
        </w:r>
      </w:del>
      <m:oMath>
        <m:r>
          <m:t>1</m:t>
        </m:r>
      </m:oMath>
      <w:del w:id="2227" w:author="PR Preview" w:date="2026-01-01T00:00:00Z">
        <w:r>
          <w:delText xml:space="preserve">:</w:delText>
        </w:r>
      </w:del>
      <w:del w:id="2228" w:author="PR Preview" w:date="2026-01-01T00:00:00Z">
        <w:r>
          <w:delText xml:space="preserve"> </w:delText>
        </w:r>
      </w:del>
      <w:del w:id="2229" w:author="PR Preview" w:date="2026-01-01T00:00:00Z">
        <w:r>
          <w:delText xml:space="preserve">the single vector</w:delText>
        </w:r>
      </w:del>
      <w:del w:id="2230" w:author="PR Preview" w:date="2026-01-01T00:00:00Z">
        <w:r>
          <w:delText xml:space="preserve"> </w:delText>
        </w:r>
      </w:del>
      <m:oMath>
        <m:r>
          <m:rPr>
            <m:sty m:val="p"/>
          </m:rPr>
          <m:t>(</m:t>
        </m:r>
        <m:r>
          <m:t>1</m:t>
        </m:r>
        <m:r>
          <m:rPr>
            <m:sty m:val="p"/>
          </m:rPr>
          <m:t>,</m:t>
        </m:r>
        <m:r>
          <m:t>2</m:t>
        </m:r>
        <m:r>
          <m:rPr>
            <m:sty m:val="p"/>
          </m:rPr>
          <m:t>)</m:t>
        </m:r>
      </m:oMath>
      <w:del w:id="2231" w:author="PR Preview" w:date="2026-01-01T00:00:00Z">
        <w:r>
          <w:delText xml:space="preserve"> </w:delText>
        </w:r>
      </w:del>
      <w:del w:id="2232" w:author="PR Preview" w:date="2026-01-01T00:00:00Z">
        <w:r>
          <w:delText xml:space="preserve">is linearly independent</w:delText>
        </w:r>
      </w:del>
      <w:del w:id="2233" w:author="PR Preview" w:date="2026-01-01T00:00:00Z">
        <w:r>
          <w:delText xml:space="preserve"> </w:delText>
        </w:r>
      </w:del>
      <w:del w:id="2234" w:author="PR Preview" w:date="2026-01-01T00:00:00Z">
        <w:r>
          <w:delText xml:space="preserve">and spans the line.</w:delText>
        </w:r>
      </w:del>
    </w:p>
    <w:p>
      <w:pPr>
        <w:pStyle w:val="Compact"/>
        <w:numPr>
          <w:ilvl w:val="0"/>
          <w:numId w:val="1023"/>
        </w:numPr>
      </w:pPr>
      <w:del w:id="2235" w:author="PR Preview" w:date="2026-01-01T00:00:00Z">
        <w:r>
          <w:delText xml:space="preserve">The plane</w:delText>
        </w:r>
      </w:del>
      <w:del w:id="2236" w:author="PR Preview" w:date="2026-01-01T00:00:00Z">
        <w:r>
          <w:delText xml:space="preserve"> </w:delText>
        </w:r>
      </w:del>
      <m:oMath>
        <m:r>
          <m:t>z</m:t>
        </m:r>
        <m:r>
          <m:rPr>
            <m:sty m:val="p"/>
          </m:rPr>
          <m:t>=</m:t>
        </m:r>
        <m:r>
          <m:t>0</m:t>
        </m:r>
      </m:oMath>
      <w:del w:id="2237" w:author="PR Preview" w:date="2026-01-01T00:00:00Z">
        <w:r>
          <w:delText xml:space="preserve"> </w:delText>
        </w:r>
      </w:del>
      <w:del w:id="2238" w:author="PR Preview" w:date="2026-01-01T00:00:00Z">
        <w:r>
          <w:delText xml:space="preserve">in</w:delText>
        </w:r>
      </w:del>
      <w:del w:id="2239" w:author="PR Preview" w:date="2026-01-01T00:00:00Z">
        <w:r>
          <w:delText xml:space="preserve"> </w:delText>
        </w:r>
      </w:del>
      <w:hyperlink w:anchor="exm-span">
        <w:del w:id="2240" w:author="PR Preview" w:date="2026-01-01T00:00:00Z">
          <w:r>
            <w:rPr>
              <w:rStyle w:val="Hyperlink"/>
            </w:rPr>
            <w:delText xml:space="preserve">Example 37</w:delText>
          </w:r>
        </w:del>
      </w:hyperlink>
      <w:del w:id="2241" w:author="PR Preview" w:date="2026-01-01T00:00:00Z">
        <w:r>
          <w:delText xml:space="preserve"> </w:delText>
        </w:r>
      </w:del>
      <w:del w:id="2242" w:author="PR Preview" w:date="2026-01-01T00:00:00Z">
        <w:r>
          <w:delText xml:space="preserve">has dimension</w:delText>
        </w:r>
      </w:del>
      <w:del w:id="2243" w:author="PR Preview" w:date="2026-01-01T00:00:00Z">
        <w:r>
          <w:delText xml:space="preserve"> </w:delText>
        </w:r>
      </w:del>
      <m:oMath>
        <m:r>
          <m:t>2</m:t>
        </m:r>
      </m:oMath>
      <w:del w:id="2244" w:author="PR Preview" w:date="2026-01-01T00:00:00Z">
        <w:r>
          <w:delText xml:space="preserve">,</w:delText>
        </w:r>
      </w:del>
      <w:del w:id="2245" w:author="PR Preview" w:date="2026-01-01T00:00:00Z">
        <w:r>
          <w:delText xml:space="preserve"> </w:delText>
        </w:r>
      </w:del>
      <w:del w:id="2246" w:author="PR Preview" w:date="2026-01-01T00:00:00Z">
        <w:r>
          <w:delText xml:space="preserve">with basis</w:delText>
        </w:r>
      </w:del>
      <w:del w:id="2247"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2248" w:author="PR Preview" w:date="2026-01-01T00:00:00Z">
        <w:r>
          <w:delText xml:space="preserve">.</w:delText>
        </w:r>
      </w:del>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ins w:id="2249" w:author="PR Preview" w:date="2026-01-01T00:00:00Z">
        <w:r>
          <w:t xml:space="preserve">, by</w:t>
        </w:r>
      </w:ins>
      <w:ins w:id="2250" w:author="PR Preview" w:date="2026-01-01T00:00:00Z">
        <w:r>
          <w:t xml:space="preserve"> </w:t>
        </w:r>
      </w:ins>
      <w:hyperlink w:anchor="exm-basis">
        <w:ins w:id="2251" w:author="PR Preview" w:date="2026-01-01T00:00:00Z">
          <w:r>
            <w:rPr>
              <w:rStyle w:val="Hyperlink"/>
            </w:rPr>
            <w:t xml:space="preserve">Example 43</w:t>
          </w:r>
        </w:ins>
      </w:hyperlink>
      <w:ins w:id="2252" w:author="PR Preview" w:date="2026-01-01T00:00:00Z">
        <w:r>
          <w:t xml:space="preserve">.</w:t>
        </w:r>
      </w:ins>
      <w:ins w:id="2253" w:author="PR Preview" w:date="2026-01-01T00:00:00Z">
        <w:r>
          <w:t xml:space="preserve"> </w:t>
        </w:r>
      </w:ins>
      <w:ins w:id="2254" w:author="PR Preview" w:date="2026-01-01T00:00:00Z">
        <w:r>
          <w:t xml:space="preserve">More generally,</w:t>
        </w:r>
      </w:ins>
      <w:ins w:id="2255"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2256" w:author="PR Preview" w:date="2026-01-01T00:00:00Z">
        <w:r>
          <w:t xml:space="preserve">:</w:t>
        </w:r>
      </w:ins>
      <w:ins w:id="2257" w:author="PR Preview" w:date="2026-01-01T00:00:00Z">
        <w:r>
          <w:t xml:space="preserve"> </w:t>
        </w:r>
      </w:ins>
      <w:ins w:id="2258" w:author="PR Preview" w:date="2026-01-01T00:00:00Z">
        <w:r>
          <w:t xml:space="preserve">the indicator vectors</w:t>
        </w:r>
      </w:ins>
      <w:ins w:id="2259" w:author="PR Preview" w:date="2026-01-01T00:00:00Z">
        <w:r>
          <w:t xml:space="preserve"> </w:t>
        </w:r>
      </w:ins>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ins w:id="2260" w:author="PR Preview" w:date="2026-01-01T00:00:00Z">
        <w:r>
          <w:t xml:space="preserve"> </w:t>
        </w:r>
      </w:ins>
      <w:ins w:id="2261" w:author="PR Preview" w:date="2026-01-01T00:00:00Z">
        <w:r>
          <w:t xml:space="preserve">(</w:t>
        </w:r>
      </w:ins>
      <w:hyperlink w:anchor="def-indicator-vector">
        <w:ins w:id="2262" w:author="PR Preview" w:date="2026-01-01T00:00:00Z">
          <w:r>
            <w:rPr>
              <w:rStyle w:val="Hyperlink"/>
            </w:rPr>
            <w:t xml:space="preserve">Definition 12</w:t>
          </w:r>
        </w:ins>
      </w:hyperlink>
      <w:ins w:id="2263" w:author="PR Preview" w:date="2026-01-01T00:00:00Z">
        <w:r>
          <w:t xml:space="preserve">)</w:t>
        </w:r>
      </w:ins>
      <w:ins w:id="2264" w:author="PR Preview" w:date="2026-01-01T00:00:00Z">
        <w:r>
          <w:t xml:space="preserve"> </w:t>
        </w:r>
      </w:ins>
      <w:ins w:id="2265" w:author="PR Preview" w:date="2026-01-01T00:00:00Z">
        <w:r>
          <w:t xml:space="preserve">are linearly independent,</w:t>
        </w:r>
      </w:ins>
      <w:ins w:id="2266" w:author="PR Preview" w:date="2026-01-01T00:00:00Z">
        <w:r>
          <w:t xml:space="preserve"> </w:t>
        </w:r>
      </w:ins>
      <w:ins w:id="2267" w:author="PR Preview" w:date="2026-01-01T00:00:00Z">
        <w:r>
          <w:t xml:space="preserve">since</w:t>
        </w:r>
      </w:ins>
      <w:ins w:id="2268" w:author="PR Preview" w:date="2026-01-01T00:00:00Z">
        <w:r>
          <w:t xml:space="preserve"> </w:t>
        </w:r>
      </w:ins>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2269" w:author="PR Preview" w:date="2026-01-01T00:00:00Z">
        <w:r>
          <w:t xml:space="preserve">,</w:t>
        </w:r>
      </w:ins>
      <w:ins w:id="2270" w:author="PR Preview" w:date="2026-01-01T00:00:00Z">
        <w:r>
          <w:t xml:space="preserve"> </w:t>
        </w:r>
      </w:ins>
      <w:ins w:id="2271" w:author="PR Preview" w:date="2026-01-01T00:00:00Z">
        <w:r>
          <w:t xml:space="preserve">which is</w:t>
        </w:r>
      </w:ins>
      <w:ins w:id="2272" w:author="PR Preview" w:date="2026-01-01T00:00:00Z">
        <w:r>
          <w:t xml:space="preserve"> </w:t>
        </w:r>
      </w:ins>
      <m:oMath>
        <m:sSub>
          <m:e>
            <m:acc>
              <m:accPr>
                <m:chr m:val="̃"/>
              </m:accPr>
              <m:e>
                <m:r>
                  <m:t>0</m:t>
                </m:r>
              </m:e>
            </m:acc>
          </m:e>
          <m:sub>
            <m:r>
              <m:t>p</m:t>
            </m:r>
          </m:sub>
        </m:sSub>
      </m:oMath>
      <w:ins w:id="2273" w:author="PR Preview" w:date="2026-01-01T00:00:00Z">
        <w:r>
          <w:t xml:space="preserve"> </w:t>
        </w:r>
      </w:ins>
      <w:ins w:id="2274" w:author="PR Preview" w:date="2026-01-01T00:00:00Z">
        <w:r>
          <w:t xml:space="preserve">only if every</w:t>
        </w:r>
      </w:ins>
      <w:ins w:id="2275" w:author="PR Preview" w:date="2026-01-01T00:00:00Z">
        <w:r>
          <w:t xml:space="preserve"> </w:t>
        </w:r>
      </w:ins>
      <m:oMath>
        <m:sSub>
          <m:e>
            <m:r>
              <m:t>c</m:t>
            </m:r>
          </m:e>
          <m:sub>
            <m:r>
              <m:t>i</m:t>
            </m:r>
          </m:sub>
        </m:sSub>
        <m:r>
          <m:rPr>
            <m:sty m:val="p"/>
          </m:rPr>
          <m:t>=</m:t>
        </m:r>
        <m:r>
          <m:t>0</m:t>
        </m:r>
      </m:oMath>
      <w:ins w:id="2276" w:author="PR Preview" w:date="2026-01-01T00:00:00Z">
        <w:r>
          <w:t xml:space="preserve">;</w:t>
        </w:r>
      </w:ins>
      <w:ins w:id="2277" w:author="PR Preview" w:date="2026-01-01T00:00:00Z">
        <w:r>
          <w:t xml:space="preserve"> </w:t>
        </w:r>
      </w:ins>
      <w:ins w:id="2278" w:author="PR Preview" w:date="2026-01-01T00:00:00Z">
        <w:r>
          <w:t xml:space="preserve">and they span</w:t>
        </w:r>
      </w:ins>
      <w:ins w:id="2279" w:author="PR Preview" w:date="2026-01-01T00:00:00Z">
        <w:r>
          <w:t xml:space="preserve"> </w:t>
        </w:r>
      </w:ins>
      <m:oMath>
        <m:sSup>
          <m:e>
            <m:r>
              <m:rPr>
                <m:scr m:val="double-struck"/>
                <m:sty m:val="p"/>
              </m:rPr>
              <m:t>R</m:t>
            </m:r>
          </m:e>
          <m:sup>
            <m:r>
              <m:t>p</m:t>
            </m:r>
          </m:sup>
        </m:sSup>
      </m:oMath>
      <w:ins w:id="2280" w:author="PR Preview" w:date="2026-01-01T00:00:00Z">
        <w:r>
          <w:t xml:space="preserve">,</w:t>
        </w:r>
      </w:ins>
      <w:ins w:id="2281" w:author="PR Preview" w:date="2026-01-01T00:00:00Z">
        <w:r>
          <w:t xml:space="preserve"> </w:t>
        </w:r>
      </w:ins>
      <w:ins w:id="2282" w:author="PR Preview" w:date="2026-01-01T00:00:00Z">
        <w:r>
          <w:t xml:space="preserve">since any</w:t>
        </w:r>
      </w:ins>
      <w:ins w:id="2283" w:author="PR Preview" w:date="2026-01-01T00:00:00Z">
        <w:r>
          <w:t xml:space="preserve"> </w:t>
        </w:r>
      </w:ins>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ins w:id="2284" w:author="PR Preview" w:date="2026-01-01T00:00:00Z">
        <w:r>
          <w:t xml:space="preserve">.</w:t>
        </w:r>
      </w:ins>
    </w:p>
    <w:p>
      <w:pPr>
        <w:pStyle w:val="Compact"/>
        <w:numPr>
          <w:ilvl w:val="0"/>
          <w:numId w:val="1023"/>
        </w:numPr>
      </w:pPr>
      <w:ins w:id="2285" w:author="PR Preview" w:date="2026-01-01T00:00:00Z">
        <w:r>
          <w:t xml:space="preserve">The line in</w:t>
        </w:r>
      </w:ins>
      <w:ins w:id="2286" w:author="PR Preview" w:date="2026-01-01T00:00:00Z">
        <w:r>
          <w:t xml:space="preserve"> </w:t>
        </w:r>
      </w:ins>
      <w:hyperlink w:anchor="exm-subspace">
        <w:ins w:id="2287" w:author="PR Preview" w:date="2026-01-01T00:00:00Z">
          <w:r>
            <w:rPr>
              <w:rStyle w:val="Hyperlink"/>
            </w:rPr>
            <w:t xml:space="preserve">Example 35</w:t>
          </w:r>
        </w:ins>
      </w:hyperlink>
      <w:ins w:id="2288" w:author="PR Preview" w:date="2026-01-01T00:00:00Z">
        <w:r>
          <w:t xml:space="preserve"> </w:t>
        </w:r>
      </w:ins>
      <w:ins w:id="2289" w:author="PR Preview" w:date="2026-01-01T00:00:00Z">
        <w:r>
          <w:t xml:space="preserve">has dimension</w:t>
        </w:r>
      </w:ins>
      <w:ins w:id="2290" w:author="PR Preview" w:date="2026-01-01T00:00:00Z">
        <w:r>
          <w:t xml:space="preserve"> </w:t>
        </w:r>
      </w:ins>
      <m:oMath>
        <m:r>
          <m:t>1</m:t>
        </m:r>
      </m:oMath>
      <w:ins w:id="2291" w:author="PR Preview" w:date="2026-01-01T00:00:00Z">
        <w:r>
          <w:t xml:space="preserve">:</w:t>
        </w:r>
      </w:ins>
      <w:ins w:id="2292" w:author="PR Preview" w:date="2026-01-01T00:00:00Z">
        <w:r>
          <w:t xml:space="preserve"> </w:t>
        </w:r>
      </w:ins>
      <w:ins w:id="2293" w:author="PR Preview" w:date="2026-01-01T00:00:00Z">
        <w:r>
          <w:t xml:space="preserve">the single vector</w:t>
        </w:r>
      </w:ins>
      <w:ins w:id="2294" w:author="PR Preview" w:date="2026-01-01T00:00:00Z">
        <w:r>
          <w:t xml:space="preserve"> </w:t>
        </w:r>
      </w:ins>
      <m:oMath>
        <m:r>
          <m:rPr>
            <m:sty m:val="p"/>
          </m:rPr>
          <m:t>(</m:t>
        </m:r>
        <m:r>
          <m:t>1</m:t>
        </m:r>
        <m:r>
          <m:rPr>
            <m:sty m:val="p"/>
          </m:rPr>
          <m:t>,</m:t>
        </m:r>
        <m:r>
          <m:t>2</m:t>
        </m:r>
        <m:r>
          <m:rPr>
            <m:sty m:val="p"/>
          </m:rPr>
          <m:t>)</m:t>
        </m:r>
      </m:oMath>
      <w:ins w:id="2295" w:author="PR Preview" w:date="2026-01-01T00:00:00Z">
        <w:r>
          <w:t xml:space="preserve"> </w:t>
        </w:r>
      </w:ins>
      <w:ins w:id="2296" w:author="PR Preview" w:date="2026-01-01T00:00:00Z">
        <w:r>
          <w:t xml:space="preserve">is linearly independent</w:t>
        </w:r>
      </w:ins>
      <w:ins w:id="2297" w:author="PR Preview" w:date="2026-01-01T00:00:00Z">
        <w:r>
          <w:t xml:space="preserve"> </w:t>
        </w:r>
      </w:ins>
      <w:ins w:id="2298" w:author="PR Preview" w:date="2026-01-01T00:00:00Z">
        <w:r>
          <w:t xml:space="preserve">and spans the line.</w:t>
        </w:r>
      </w:ins>
    </w:p>
    <w:p>
      <w:pPr>
        <w:pStyle w:val="Compact"/>
        <w:numPr>
          <w:ilvl w:val="0"/>
          <w:numId w:val="1023"/>
        </w:numPr>
      </w:pPr>
      <w:ins w:id="2299" w:author="PR Preview" w:date="2026-01-01T00:00:00Z">
        <w:r>
          <w:t xml:space="preserve">The plane</w:t>
        </w:r>
      </w:ins>
      <w:ins w:id="2300" w:author="PR Preview" w:date="2026-01-01T00:00:00Z">
        <w:r>
          <w:t xml:space="preserve"> </w:t>
        </w:r>
      </w:ins>
      <m:oMath>
        <m:r>
          <m:t>z</m:t>
        </m:r>
        <m:r>
          <m:rPr>
            <m:sty m:val="p"/>
          </m:rPr>
          <m:t>=</m:t>
        </m:r>
        <m:r>
          <m:t>0</m:t>
        </m:r>
      </m:oMath>
      <w:ins w:id="2301" w:author="PR Preview" w:date="2026-01-01T00:00:00Z">
        <w:r>
          <w:t xml:space="preserve"> </w:t>
        </w:r>
      </w:ins>
      <w:ins w:id="2302" w:author="PR Preview" w:date="2026-01-01T00:00:00Z">
        <w:r>
          <w:t xml:space="preserve">in</w:t>
        </w:r>
      </w:ins>
      <w:ins w:id="2303" w:author="PR Preview" w:date="2026-01-01T00:00:00Z">
        <w:r>
          <w:t xml:space="preserve"> </w:t>
        </w:r>
      </w:ins>
      <w:hyperlink w:anchor="exm-span">
        <w:ins w:id="2304" w:author="PR Preview" w:date="2026-01-01T00:00:00Z">
          <w:r>
            <w:rPr>
              <w:rStyle w:val="Hyperlink"/>
            </w:rPr>
            <w:t xml:space="preserve">Example 38</w:t>
          </w:r>
        </w:ins>
      </w:hyperlink>
      <w:ins w:id="2305" w:author="PR Preview" w:date="2026-01-01T00:00:00Z">
        <w:r>
          <w:t xml:space="preserve"> </w:t>
        </w:r>
      </w:ins>
      <w:ins w:id="2306" w:author="PR Preview" w:date="2026-01-01T00:00:00Z">
        <w:r>
          <w:t xml:space="preserve">has dimension</w:t>
        </w:r>
      </w:ins>
      <w:ins w:id="2307" w:author="PR Preview" w:date="2026-01-01T00:00:00Z">
        <w:r>
          <w:t xml:space="preserve"> </w:t>
        </w:r>
      </w:ins>
      <m:oMath>
        <m:r>
          <m:t>2</m:t>
        </m:r>
      </m:oMath>
      <w:ins w:id="2308" w:author="PR Preview" w:date="2026-01-01T00:00:00Z">
        <w:r>
          <w:t xml:space="preserve">,</w:t>
        </w:r>
      </w:ins>
      <w:ins w:id="2309" w:author="PR Preview" w:date="2026-01-01T00:00:00Z">
        <w:r>
          <w:t xml:space="preserve"> </w:t>
        </w:r>
      </w:ins>
      <w:ins w:id="2310" w:author="PR Preview" w:date="2026-01-01T00:00:00Z">
        <w:r>
          <w:t xml:space="preserve">with basis</w:t>
        </w:r>
      </w:ins>
      <w:ins w:id="2311"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2312" w:author="PR Preview" w:date="2026-01-01T00:00:00Z">
        <w:r>
          <w:t xml:space="preserve">.</w:t>
        </w:r>
      </w:ins>
    </w:p>
    <w:bookmarkEnd w:id="217"/>
    <w:bookmarkStart w:id="218"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9" w:name="exm-add-outside-span"/>
    <w:p>
      <w:pPr>
        <w:pStyle w:val="BodyText"/>
      </w:pPr>
      <w:del w:id="2313" w:author="PR Preview" w:date="2026-01-01T00:00:00Z">
        <w:r>
          <w:rPr>
            <w:b/>
            <w:bCs/>
          </w:rPr>
          <w:delText xml:space="preserve">Example 48 (Adding</w:delText>
        </w:r>
      </w:del>
      <w:del w:id="2314" w:author="PR Preview" w:date="2026-01-01T00:00:00Z">
        <w:r>
          <w:rPr>
            <w:b/>
            <w:bCs/>
          </w:rPr>
          <w:delText xml:space="preserve"> </w:delText>
        </w:r>
      </w:del>
      <m:oMath>
        <m:r>
          <m:rPr>
            <m:sty m:val="p"/>
          </m:rPr>
          <m:t>(</m:t>
        </m:r>
        <m:r>
          <m:t>0</m:t>
        </m:r>
        <m:r>
          <m:rPr>
            <m:sty m:val="p"/>
          </m:rPr>
          <m:t>,</m:t>
        </m:r>
        <m:r>
          <m:t>0</m:t>
        </m:r>
        <m:r>
          <m:rPr>
            <m:sty m:val="p"/>
          </m:rPr>
          <m:t>,</m:t>
        </m:r>
        <m:r>
          <m:t>1</m:t>
        </m:r>
        <m:r>
          <m:rPr>
            <m:sty m:val="p"/>
          </m:rPr>
          <m:t>)</m:t>
        </m:r>
      </m:oMath>
      <w:del w:id="2315" w:author="PR Preview" w:date="2026-01-01T00:00:00Z">
        <w:r>
          <w:rPr>
            <w:b/>
            <w:bCs/>
          </w:rPr>
          <w:delText xml:space="preserve"> </w:delText>
        </w:r>
      </w:del>
      <w:del w:id="2316" w:author="PR Preview" w:date="2026-01-01T00:00:00Z">
        <w:r>
          <w:rPr>
            <w:b/>
            <w:bCs/>
          </w:rPr>
          <w:delText xml:space="preserve">to two independent vectors in</w:delText>
        </w:r>
      </w:del>
      <w:del w:id="2317" w:author="PR Preview" w:date="2026-01-01T00:00:00Z">
        <w:r>
          <w:rPr>
            <w:b/>
            <w:bCs/>
          </w:rPr>
          <w:delText xml:space="preserve"> </w:delText>
        </w:r>
      </w:del>
      <m:oMath>
        <m:sSup>
          <m:e>
            <m:r>
              <m:rPr>
                <m:scr m:val="double-struck"/>
                <m:sty m:val="p"/>
              </m:rPr>
              <m:t>R</m:t>
            </m:r>
          </m:e>
          <m:sup>
            <m:r>
              <m:t>3</m:t>
            </m:r>
          </m:sup>
        </m:sSup>
      </m:oMath>
      <w:del w:id="2318" w:author="PR Preview" w:date="2026-01-01T00:00:00Z">
        <w:r>
          <w:rPr>
            <w:b/>
            <w:bCs/>
          </w:rPr>
          <w:delText xml:space="preserve">)</w:delText>
        </w:r>
      </w:del>
      <w:del w:id="2319" w:author="PR Preview" w:date="2026-01-01T00:00:00Z">
        <w:r>
          <w:delText xml:space="preserve"> </w:delText>
        </w:r>
      </w:del>
      <w:del w:id="2320" w:author="PR Preview" w:date="2026-01-01T00:00:00Z">
        <w:r>
          <w:delText xml:space="preserve">The vectors</w:delText>
        </w:r>
      </w:del>
      <w:del w:id="2321" w:author="PR Preview" w:date="2026-01-01T00:00:00Z">
        <w:r>
          <w:delText xml:space="preserve"> </w:delText>
        </w:r>
      </w:del>
      <m:oMath>
        <m:r>
          <m:rPr>
            <m:sty m:val="p"/>
          </m:rPr>
          <m:t>(</m:t>
        </m:r>
        <m:r>
          <m:t>1</m:t>
        </m:r>
        <m:r>
          <m:rPr>
            <m:sty m:val="p"/>
          </m:rPr>
          <m:t>,</m:t>
        </m:r>
        <m:r>
          <m:t>0</m:t>
        </m:r>
        <m:r>
          <m:rPr>
            <m:sty m:val="p"/>
          </m:rPr>
          <m:t>,</m:t>
        </m:r>
        <m:r>
          <m:t>0</m:t>
        </m:r>
        <m:r>
          <m:rPr>
            <m:sty m:val="p"/>
          </m:rPr>
          <m:t>)</m:t>
        </m:r>
      </m:oMath>
      <w:del w:id="2322" w:author="PR Preview" w:date="2026-01-01T00:00:00Z">
        <w:r>
          <w:delText xml:space="preserve"> </w:delText>
        </w:r>
      </w:del>
      <w:del w:id="2323" w:author="PR Preview" w:date="2026-01-01T00:00:00Z">
        <w:r>
          <w:delText xml:space="preserve">and</w:delText>
        </w:r>
      </w:del>
      <w:del w:id="2324" w:author="PR Preview" w:date="2026-01-01T00:00:00Z">
        <w:r>
          <w:delText xml:space="preserve"> </w:delText>
        </w:r>
      </w:del>
      <m:oMath>
        <m:r>
          <m:rPr>
            <m:sty m:val="p"/>
          </m:rPr>
          <m:t>(</m:t>
        </m:r>
        <m:r>
          <m:t>0</m:t>
        </m:r>
        <m:r>
          <m:rPr>
            <m:sty m:val="p"/>
          </m:rPr>
          <m:t>,</m:t>
        </m:r>
        <m:r>
          <m:t>1</m:t>
        </m:r>
        <m:r>
          <m:rPr>
            <m:sty m:val="p"/>
          </m:rPr>
          <m:t>,</m:t>
        </m:r>
        <m:r>
          <m:t>0</m:t>
        </m:r>
        <m:r>
          <m:rPr>
            <m:sty m:val="p"/>
          </m:rPr>
          <m:t>)</m:t>
        </m:r>
      </m:oMath>
      <w:del w:id="2325" w:author="PR Preview" w:date="2026-01-01T00:00:00Z">
        <w:r>
          <w:delText xml:space="preserve"> </w:delText>
        </w:r>
      </w:del>
      <w:del w:id="2326" w:author="PR Preview" w:date="2026-01-01T00:00:00Z">
        <w:r>
          <w:delText xml:space="preserve">are linearly independent,</w:delText>
        </w:r>
      </w:del>
      <w:del w:id="2327" w:author="PR Preview" w:date="2026-01-01T00:00:00Z">
        <w:r>
          <w:delText xml:space="preserve"> </w:delText>
        </w:r>
      </w:del>
      <w:del w:id="2328" w:author="PR Preview" w:date="2026-01-01T00:00:00Z">
        <w:r>
          <w:delText xml:space="preserve">and their span is the plane</w:delText>
        </w:r>
      </w:del>
      <w:del w:id="2329" w:author="PR Preview" w:date="2026-01-01T00:00:00Z">
        <w:r>
          <w:delText xml:space="preserve"> </w:delText>
        </w:r>
      </w:del>
      <m:oMath>
        <m:r>
          <m:t>z</m:t>
        </m:r>
        <m:r>
          <m:rPr>
            <m:sty m:val="p"/>
          </m:rPr>
          <m:t>=</m:t>
        </m:r>
        <m:r>
          <m:t>0</m:t>
        </m:r>
      </m:oMath>
      <w:del w:id="2330" w:author="PR Preview" w:date="2026-01-01T00:00:00Z">
        <w:r>
          <w:delText xml:space="preserve"> </w:delText>
        </w:r>
      </w:del>
      <w:del w:id="2331" w:author="PR Preview" w:date="2026-01-01T00:00:00Z">
        <w:r>
          <w:delText xml:space="preserve">(</w:delText>
        </w:r>
      </w:del>
      <w:hyperlink w:anchor="exm-span">
        <w:del w:id="2332" w:author="PR Preview" w:date="2026-01-01T00:00:00Z">
          <w:r>
            <w:rPr>
              <w:rStyle w:val="Hyperlink"/>
            </w:rPr>
            <w:delText xml:space="preserve">Example 37</w:delText>
          </w:r>
        </w:del>
      </w:hyperlink>
      <w:del w:id="2333" w:author="PR Preview" w:date="2026-01-01T00:00:00Z">
        <w:r>
          <w:delText xml:space="preserve">).</w:delText>
        </w:r>
      </w:del>
      <w:del w:id="2334" w:author="PR Preview" w:date="2026-01-01T00:00:00Z">
        <w:r>
          <w:delText xml:space="preserve"> </w:delText>
        </w:r>
      </w:del>
      <w:del w:id="2335" w:author="PR Preview" w:date="2026-01-01T00:00:00Z">
        <w:r>
          <w:delText xml:space="preserve">The vector</w:delText>
        </w:r>
      </w:del>
      <w:del w:id="2336" w:author="PR Preview" w:date="2026-01-01T00:00:00Z">
        <w:r>
          <w:delText xml:space="preserve"> </w:delText>
        </w:r>
      </w:del>
      <m:oMath>
        <m:r>
          <m:rPr>
            <m:sty m:val="p"/>
          </m:rPr>
          <m:t>(</m:t>
        </m:r>
        <m:r>
          <m:t>0</m:t>
        </m:r>
        <m:r>
          <m:rPr>
            <m:sty m:val="p"/>
          </m:rPr>
          <m:t>,</m:t>
        </m:r>
        <m:r>
          <m:t>0</m:t>
        </m:r>
        <m:r>
          <m:rPr>
            <m:sty m:val="p"/>
          </m:rPr>
          <m:t>,</m:t>
        </m:r>
        <m:r>
          <m:t>1</m:t>
        </m:r>
        <m:r>
          <m:rPr>
            <m:sty m:val="p"/>
          </m:rPr>
          <m:t>)</m:t>
        </m:r>
      </m:oMath>
      <w:del w:id="2337" w:author="PR Preview" w:date="2026-01-01T00:00:00Z">
        <w:r>
          <w:delText xml:space="preserve"> </w:delText>
        </w:r>
      </w:del>
      <w:del w:id="2338" w:author="PR Preview" w:date="2026-01-01T00:00:00Z">
        <w:r>
          <w:delText xml:space="preserve">has third entry</w:delText>
        </w:r>
      </w:del>
      <w:del w:id="2339" w:author="PR Preview" w:date="2026-01-01T00:00:00Z">
        <w:r>
          <w:delText xml:space="preserve"> </w:delText>
        </w:r>
      </w:del>
      <m:oMath>
        <m:r>
          <m:t>1</m:t>
        </m:r>
      </m:oMath>
      <w:del w:id="2340" w:author="PR Preview" w:date="2026-01-01T00:00:00Z">
        <w:r>
          <w:delText xml:space="preserve">, so it is not in that plane,</w:delText>
        </w:r>
      </w:del>
      <w:del w:id="2341" w:author="PR Preview" w:date="2026-01-01T00:00:00Z">
        <w:r>
          <w:delText xml:space="preserve"> </w:delText>
        </w:r>
      </w:del>
      <w:del w:id="2342" w:author="PR Preview" w:date="2026-01-01T00:00:00Z">
        <w:r>
          <w:delText xml:space="preserve">and by</w:delText>
        </w:r>
      </w:del>
      <w:del w:id="2343" w:author="PR Preview" w:date="2026-01-01T00:00:00Z">
        <w:r>
          <w:delText xml:space="preserve"> </w:delText>
        </w:r>
      </w:del>
      <w:hyperlink w:anchor="thm-add-outside-span">
        <w:del w:id="2344" w:author="PR Preview" w:date="2026-01-01T00:00:00Z">
          <w:r>
            <w:rPr>
              <w:rStyle w:val="Hyperlink"/>
            </w:rPr>
            <w:delText xml:space="preserve">Theorem 27</w:delText>
          </w:r>
        </w:del>
      </w:hyperlink>
      <w:del w:id="2345" w:author="PR Preview" w:date="2026-01-01T00:00:00Z">
        <w:r>
          <w:delText xml:space="preserve"> </w:delText>
        </w:r>
      </w:del>
      <w:del w:id="2346" w:author="PR Preview" w:date="2026-01-01T00:00:00Z">
        <w:r>
          <w:delText xml:space="preserve">the three vectors</w:delText>
        </w:r>
      </w:del>
      <w:del w:id="2347" w:author="PR Preview" w:date="2026-01-01T00:00:00Z">
        <w:r>
          <w:delText xml:space="preserve"> </w:delText>
        </w:r>
      </w:del>
      <m:oMath>
        <m:r>
          <m:rPr>
            <m:sty m:val="p"/>
          </m:rPr>
          <m:t>(</m:t>
        </m:r>
        <m:r>
          <m:t>1</m:t>
        </m:r>
        <m:r>
          <m:rPr>
            <m:sty m:val="p"/>
          </m:rPr>
          <m:t>,</m:t>
        </m:r>
        <m:r>
          <m:t>0</m:t>
        </m:r>
        <m:r>
          <m:rPr>
            <m:sty m:val="p"/>
          </m:rPr>
          <m:t>,</m:t>
        </m:r>
        <m:r>
          <m:t>0</m:t>
        </m:r>
        <m:r>
          <m:rPr>
            <m:sty m:val="p"/>
          </m:rPr>
          <m:t>)</m:t>
        </m:r>
      </m:oMath>
      <w:del w:id="2348" w:author="PR Preview" w:date="2026-01-01T00:00:00Z">
        <w:r>
          <w:delText xml:space="preserve">,</w:delText>
        </w:r>
      </w:del>
      <w:del w:id="2349" w:author="PR Preview" w:date="2026-01-01T00:00:00Z">
        <w:r>
          <w:delText xml:space="preserve"> </w:delText>
        </w:r>
      </w:del>
      <m:oMath>
        <m:r>
          <m:rPr>
            <m:sty m:val="p"/>
          </m:rPr>
          <m:t>(</m:t>
        </m:r>
        <m:r>
          <m:t>0</m:t>
        </m:r>
        <m:r>
          <m:rPr>
            <m:sty m:val="p"/>
          </m:rPr>
          <m:t>,</m:t>
        </m:r>
        <m:r>
          <m:t>1</m:t>
        </m:r>
        <m:r>
          <m:rPr>
            <m:sty m:val="p"/>
          </m:rPr>
          <m:t>,</m:t>
        </m:r>
        <m:r>
          <m:t>0</m:t>
        </m:r>
        <m:r>
          <m:rPr>
            <m:sty m:val="p"/>
          </m:rPr>
          <m:t>)</m:t>
        </m:r>
      </m:oMath>
      <w:del w:id="2350" w:author="PR Preview" w:date="2026-01-01T00:00:00Z">
        <w:r>
          <w:delText xml:space="preserve">,</w:delText>
        </w:r>
      </w:del>
      <w:del w:id="2351" w:author="PR Preview" w:date="2026-01-01T00:00:00Z">
        <w:r>
          <w:delText xml:space="preserve"> </w:delText>
        </w:r>
      </w:del>
      <m:oMath>
        <m:r>
          <m:rPr>
            <m:sty m:val="p"/>
          </m:rPr>
          <m:t>(</m:t>
        </m:r>
        <m:r>
          <m:t>0</m:t>
        </m:r>
        <m:r>
          <m:rPr>
            <m:sty m:val="p"/>
          </m:rPr>
          <m:t>,</m:t>
        </m:r>
        <m:r>
          <m:t>0</m:t>
        </m:r>
        <m:r>
          <m:rPr>
            <m:sty m:val="p"/>
          </m:rPr>
          <m:t>,</m:t>
        </m:r>
        <m:r>
          <m:t>1</m:t>
        </m:r>
        <m:r>
          <m:rPr>
            <m:sty m:val="p"/>
          </m:rPr>
          <m:t>)</m:t>
        </m:r>
      </m:oMath>
      <w:del w:id="2352" w:author="PR Preview" w:date="2026-01-01T00:00:00Z">
        <w:r>
          <w:delText xml:space="preserve"> </w:delText>
        </w:r>
      </w:del>
      <w:del w:id="2353" w:author="PR Preview" w:date="2026-01-01T00:00:00Z">
        <w:r>
          <w:delText xml:space="preserve">are linearly independent.</w:delText>
        </w:r>
      </w:del>
      <w:del w:id="2354" w:author="PR Preview" w:date="2026-01-01T00:00:00Z">
        <w:r>
          <w:delText xml:space="preserve"> </w:delText>
        </w:r>
      </w:del>
      <w:del w:id="2355" w:author="PR Preview" w:date="2026-01-01T00:00:00Z">
        <w:r>
          <w:delText xml:space="preserve">Adding</w:delText>
        </w:r>
      </w:del>
      <w:del w:id="2356" w:author="PR Preview" w:date="2026-01-01T00:00:00Z">
        <w:r>
          <w:delText xml:space="preserve"> </w:delText>
        </w:r>
      </w:del>
      <m:oMath>
        <m:r>
          <m:rPr>
            <m:sty m:val="p"/>
          </m:rPr>
          <m:t>(</m:t>
        </m:r>
        <m:r>
          <m:t>1</m:t>
        </m:r>
        <m:r>
          <m:rPr>
            <m:sty m:val="p"/>
          </m:rPr>
          <m:t>,</m:t>
        </m:r>
        <m:r>
          <m:t>1</m:t>
        </m:r>
        <m:r>
          <m:rPr>
            <m:sty m:val="p"/>
          </m:rPr>
          <m:t>,</m:t>
        </m:r>
        <m:r>
          <m:t>0</m:t>
        </m:r>
        <m:r>
          <m:rPr>
            <m:sty m:val="p"/>
          </m:rPr>
          <m:t>)</m:t>
        </m:r>
      </m:oMath>
      <w:del w:id="2357" w:author="PR Preview" w:date="2026-01-01T00:00:00Z">
        <w:r>
          <w:delText xml:space="preserve"> </w:delText>
        </w:r>
      </w:del>
      <w:del w:id="2358" w:author="PR Preview" w:date="2026-01-01T00:00:00Z">
        <w:r>
          <w:delText xml:space="preserve">instead would not work:</w:delText>
        </w:r>
      </w:del>
      <w:del w:id="2359" w:author="PR Preview" w:date="2026-01-01T00:00:00Z">
        <w:r>
          <w:delText xml:space="preserve"> </w:delText>
        </w:r>
      </w:del>
      <m:oMath>
        <m:r>
          <m:rPr>
            <m:sty m:val="p"/>
          </m:rPr>
          <m:t>(</m:t>
        </m:r>
        <m:r>
          <m:t>1</m:t>
        </m:r>
        <m:r>
          <m:rPr>
            <m:sty m:val="p"/>
          </m:rPr>
          <m:t>,</m:t>
        </m:r>
        <m:r>
          <m:t>1</m:t>
        </m:r>
        <m:r>
          <m:rPr>
            <m:sty m:val="p"/>
          </m:rPr>
          <m:t>,</m:t>
        </m:r>
        <m:r>
          <m:t>0</m:t>
        </m:r>
        <m:r>
          <m:rPr>
            <m:sty m:val="p"/>
          </m:rPr>
          <m:t>)</m:t>
        </m:r>
      </m:oMath>
      <w:del w:id="2360" w:author="PR Preview" w:date="2026-01-01T00:00:00Z">
        <w:r>
          <w:delText xml:space="preserve"> </w:delText>
        </w:r>
      </w:del>
      <w:del w:id="2361" w:author="PR Preview" w:date="2026-01-01T00:00:00Z">
        <w:r>
          <w:delText xml:space="preserve">is in the span,</w:delText>
        </w:r>
      </w:del>
      <w:del w:id="2362" w:author="PR Preview" w:date="2026-01-01T00:00:00Z">
        <w:r>
          <w:delText xml:space="preserve"> </w:delText>
        </w:r>
      </w:del>
      <w:del w:id="2363" w:author="PR Preview" w:date="2026-01-01T00:00:00Z">
        <w:r>
          <w:delText xml:space="preserve">and</w:delText>
        </w:r>
      </w:del>
      <w:del w:id="2364"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del w:id="2365" w:author="PR Preview" w:date="2026-01-01T00:00:00Z">
        <w:r>
          <w:delText xml:space="preserve">.</w:delText>
        </w:r>
      </w:del>
    </w:p>
    <w:p>
      <w:pPr>
        <w:pStyle w:val="BodyText"/>
      </w:pPr>
      <w:ins w:id="2366" w:author="PR Preview" w:date="2026-01-01T00:00:00Z">
        <w:r>
          <w:rPr>
            <w:b/>
            <w:bCs/>
          </w:rPr>
          <w:t xml:space="preserve">Example 49 (Adding</w:t>
        </w:r>
      </w:ins>
      <w:ins w:id="2367" w:author="PR Preview" w:date="2026-01-01T00:00:00Z">
        <w:r>
          <w:rPr>
            <w:b/>
            <w:bCs/>
          </w:rPr>
          <w:t xml:space="preserve"> </w:t>
        </w:r>
      </w:ins>
      <m:oMath>
        <m:r>
          <m:rPr>
            <m:sty m:val="p"/>
          </m:rPr>
          <m:t>(</m:t>
        </m:r>
        <m:r>
          <m:t>0</m:t>
        </m:r>
        <m:r>
          <m:rPr>
            <m:sty m:val="p"/>
          </m:rPr>
          <m:t>,</m:t>
        </m:r>
        <m:r>
          <m:t>0</m:t>
        </m:r>
        <m:r>
          <m:rPr>
            <m:sty m:val="p"/>
          </m:rPr>
          <m:t>,</m:t>
        </m:r>
        <m:r>
          <m:t>1</m:t>
        </m:r>
        <m:r>
          <m:rPr>
            <m:sty m:val="p"/>
          </m:rPr>
          <m:t>)</m:t>
        </m:r>
      </m:oMath>
      <w:ins w:id="2368" w:author="PR Preview" w:date="2026-01-01T00:00:00Z">
        <w:r>
          <w:rPr>
            <w:b/>
            <w:bCs/>
          </w:rPr>
          <w:t xml:space="preserve"> </w:t>
        </w:r>
      </w:ins>
      <w:ins w:id="2369" w:author="PR Preview" w:date="2026-01-01T00:00:00Z">
        <w:r>
          <w:rPr>
            <w:b/>
            <w:bCs/>
          </w:rPr>
          <w:t xml:space="preserve">to two independent vectors in</w:t>
        </w:r>
      </w:ins>
      <w:ins w:id="2370" w:author="PR Preview" w:date="2026-01-01T00:00:00Z">
        <w:r>
          <w:rPr>
            <w:b/>
            <w:bCs/>
          </w:rPr>
          <w:t xml:space="preserve"> </w:t>
        </w:r>
      </w:ins>
      <m:oMath>
        <m:sSup>
          <m:e>
            <m:r>
              <m:rPr>
                <m:scr m:val="double-struck"/>
                <m:sty m:val="p"/>
              </m:rPr>
              <m:t>R</m:t>
            </m:r>
          </m:e>
          <m:sup>
            <m:r>
              <m:t>3</m:t>
            </m:r>
          </m:sup>
        </m:sSup>
      </m:oMath>
      <w:ins w:id="2371" w:author="PR Preview" w:date="2026-01-01T00:00:00Z">
        <w:r>
          <w:rPr>
            <w:b/>
            <w:bCs/>
          </w:rPr>
          <w:t xml:space="preserve">)</w:t>
        </w:r>
      </w:ins>
      <w:ins w:id="2372" w:author="PR Preview" w:date="2026-01-01T00:00:00Z">
        <w:r>
          <w:t xml:space="preserve"> </w:t>
        </w:r>
      </w:ins>
      <w:ins w:id="2373" w:author="PR Preview" w:date="2026-01-01T00:00:00Z">
        <w:r>
          <w:t xml:space="preserve">The vectors</w:t>
        </w:r>
      </w:ins>
      <w:ins w:id="2374" w:author="PR Preview" w:date="2026-01-01T00:00:00Z">
        <w:r>
          <w:t xml:space="preserve"> </w:t>
        </w:r>
      </w:ins>
      <m:oMath>
        <m:r>
          <m:rPr>
            <m:sty m:val="p"/>
          </m:rPr>
          <m:t>(</m:t>
        </m:r>
        <m:r>
          <m:t>1</m:t>
        </m:r>
        <m:r>
          <m:rPr>
            <m:sty m:val="p"/>
          </m:rPr>
          <m:t>,</m:t>
        </m:r>
        <m:r>
          <m:t>0</m:t>
        </m:r>
        <m:r>
          <m:rPr>
            <m:sty m:val="p"/>
          </m:rPr>
          <m:t>,</m:t>
        </m:r>
        <m:r>
          <m:t>0</m:t>
        </m:r>
        <m:r>
          <m:rPr>
            <m:sty m:val="p"/>
          </m:rPr>
          <m:t>)</m:t>
        </m:r>
      </m:oMath>
      <w:ins w:id="2375" w:author="PR Preview" w:date="2026-01-01T00:00:00Z">
        <w:r>
          <w:t xml:space="preserve"> </w:t>
        </w:r>
      </w:ins>
      <w:ins w:id="2376" w:author="PR Preview" w:date="2026-01-01T00:00:00Z">
        <w:r>
          <w:t xml:space="preserve">and</w:t>
        </w:r>
      </w:ins>
      <w:ins w:id="2377" w:author="PR Preview" w:date="2026-01-01T00:00:00Z">
        <w:r>
          <w:t xml:space="preserve"> </w:t>
        </w:r>
      </w:ins>
      <m:oMath>
        <m:r>
          <m:rPr>
            <m:sty m:val="p"/>
          </m:rPr>
          <m:t>(</m:t>
        </m:r>
        <m:r>
          <m:t>0</m:t>
        </m:r>
        <m:r>
          <m:rPr>
            <m:sty m:val="p"/>
          </m:rPr>
          <m:t>,</m:t>
        </m:r>
        <m:r>
          <m:t>1</m:t>
        </m:r>
        <m:r>
          <m:rPr>
            <m:sty m:val="p"/>
          </m:rPr>
          <m:t>,</m:t>
        </m:r>
        <m:r>
          <m:t>0</m:t>
        </m:r>
        <m:r>
          <m:rPr>
            <m:sty m:val="p"/>
          </m:rPr>
          <m:t>)</m:t>
        </m:r>
      </m:oMath>
      <w:ins w:id="2378" w:author="PR Preview" w:date="2026-01-01T00:00:00Z">
        <w:r>
          <w:t xml:space="preserve"> </w:t>
        </w:r>
      </w:ins>
      <w:ins w:id="2379" w:author="PR Preview" w:date="2026-01-01T00:00:00Z">
        <w:r>
          <w:t xml:space="preserve">are linearly independent,</w:t>
        </w:r>
      </w:ins>
      <w:ins w:id="2380" w:author="PR Preview" w:date="2026-01-01T00:00:00Z">
        <w:r>
          <w:t xml:space="preserve"> </w:t>
        </w:r>
      </w:ins>
      <w:ins w:id="2381" w:author="PR Preview" w:date="2026-01-01T00:00:00Z">
        <w:r>
          <w:t xml:space="preserve">and their span is the plane</w:t>
        </w:r>
      </w:ins>
      <w:ins w:id="2382" w:author="PR Preview" w:date="2026-01-01T00:00:00Z">
        <w:r>
          <w:t xml:space="preserve"> </w:t>
        </w:r>
      </w:ins>
      <m:oMath>
        <m:r>
          <m:t>z</m:t>
        </m:r>
        <m:r>
          <m:rPr>
            <m:sty m:val="p"/>
          </m:rPr>
          <m:t>=</m:t>
        </m:r>
        <m:r>
          <m:t>0</m:t>
        </m:r>
      </m:oMath>
      <w:ins w:id="2383" w:author="PR Preview" w:date="2026-01-01T00:00:00Z">
        <w:r>
          <w:t xml:space="preserve"> </w:t>
        </w:r>
      </w:ins>
      <w:ins w:id="2384" w:author="PR Preview" w:date="2026-01-01T00:00:00Z">
        <w:r>
          <w:t xml:space="preserve">(</w:t>
        </w:r>
      </w:ins>
      <w:hyperlink w:anchor="exm-span">
        <w:ins w:id="2385" w:author="PR Preview" w:date="2026-01-01T00:00:00Z">
          <w:r>
            <w:rPr>
              <w:rStyle w:val="Hyperlink"/>
            </w:rPr>
            <w:t xml:space="preserve">Example 38</w:t>
          </w:r>
        </w:ins>
      </w:hyperlink>
      <w:ins w:id="2386" w:author="PR Preview" w:date="2026-01-01T00:00:00Z">
        <w:r>
          <w:t xml:space="preserve">).</w:t>
        </w:r>
      </w:ins>
      <w:ins w:id="2387" w:author="PR Preview" w:date="2026-01-01T00:00:00Z">
        <w:r>
          <w:t xml:space="preserve"> </w:t>
        </w:r>
      </w:ins>
      <w:ins w:id="2388" w:author="PR Preview" w:date="2026-01-01T00:00:00Z">
        <w:r>
          <w:t xml:space="preserve">The vector</w:t>
        </w:r>
      </w:ins>
      <w:ins w:id="2389" w:author="PR Preview" w:date="2026-01-01T00:00:00Z">
        <w:r>
          <w:t xml:space="preserve"> </w:t>
        </w:r>
      </w:ins>
      <m:oMath>
        <m:r>
          <m:rPr>
            <m:sty m:val="p"/>
          </m:rPr>
          <m:t>(</m:t>
        </m:r>
        <m:r>
          <m:t>0</m:t>
        </m:r>
        <m:r>
          <m:rPr>
            <m:sty m:val="p"/>
          </m:rPr>
          <m:t>,</m:t>
        </m:r>
        <m:r>
          <m:t>0</m:t>
        </m:r>
        <m:r>
          <m:rPr>
            <m:sty m:val="p"/>
          </m:rPr>
          <m:t>,</m:t>
        </m:r>
        <m:r>
          <m:t>1</m:t>
        </m:r>
        <m:r>
          <m:rPr>
            <m:sty m:val="p"/>
          </m:rPr>
          <m:t>)</m:t>
        </m:r>
      </m:oMath>
      <w:ins w:id="2390" w:author="PR Preview" w:date="2026-01-01T00:00:00Z">
        <w:r>
          <w:t xml:space="preserve"> </w:t>
        </w:r>
      </w:ins>
      <w:ins w:id="2391" w:author="PR Preview" w:date="2026-01-01T00:00:00Z">
        <w:r>
          <w:t xml:space="preserve">has third entry</w:t>
        </w:r>
      </w:ins>
      <w:ins w:id="2392" w:author="PR Preview" w:date="2026-01-01T00:00:00Z">
        <w:r>
          <w:t xml:space="preserve"> </w:t>
        </w:r>
      </w:ins>
      <m:oMath>
        <m:r>
          <m:t>1</m:t>
        </m:r>
      </m:oMath>
      <w:ins w:id="2393" w:author="PR Preview" w:date="2026-01-01T00:00:00Z">
        <w:r>
          <w:t xml:space="preserve">, so it is not in that plane,</w:t>
        </w:r>
      </w:ins>
      <w:ins w:id="2394" w:author="PR Preview" w:date="2026-01-01T00:00:00Z">
        <w:r>
          <w:t xml:space="preserve"> </w:t>
        </w:r>
      </w:ins>
      <w:ins w:id="2395" w:author="PR Preview" w:date="2026-01-01T00:00:00Z">
        <w:r>
          <w:t xml:space="preserve">and by</w:t>
        </w:r>
      </w:ins>
      <w:ins w:id="2396" w:author="PR Preview" w:date="2026-01-01T00:00:00Z">
        <w:r>
          <w:t xml:space="preserve"> </w:t>
        </w:r>
      </w:ins>
      <w:hyperlink w:anchor="thm-add-outside-span">
        <w:ins w:id="2397" w:author="PR Preview" w:date="2026-01-01T00:00:00Z">
          <w:r>
            <w:rPr>
              <w:rStyle w:val="Hyperlink"/>
            </w:rPr>
            <w:t xml:space="preserve">Theorem 27</w:t>
          </w:r>
        </w:ins>
      </w:hyperlink>
      <w:ins w:id="2398" w:author="PR Preview" w:date="2026-01-01T00:00:00Z">
        <w:r>
          <w:t xml:space="preserve"> </w:t>
        </w:r>
      </w:ins>
      <w:ins w:id="2399" w:author="PR Preview" w:date="2026-01-01T00:00:00Z">
        <w:r>
          <w:t xml:space="preserve">the three vectors</w:t>
        </w:r>
      </w:ins>
      <w:ins w:id="2400" w:author="PR Preview" w:date="2026-01-01T00:00:00Z">
        <w:r>
          <w:t xml:space="preserve"> </w:t>
        </w:r>
      </w:ins>
      <m:oMath>
        <m:r>
          <m:rPr>
            <m:sty m:val="p"/>
          </m:rPr>
          <m:t>(</m:t>
        </m:r>
        <m:r>
          <m:t>1</m:t>
        </m:r>
        <m:r>
          <m:rPr>
            <m:sty m:val="p"/>
          </m:rPr>
          <m:t>,</m:t>
        </m:r>
        <m:r>
          <m:t>0</m:t>
        </m:r>
        <m:r>
          <m:rPr>
            <m:sty m:val="p"/>
          </m:rPr>
          <m:t>,</m:t>
        </m:r>
        <m:r>
          <m:t>0</m:t>
        </m:r>
        <m:r>
          <m:rPr>
            <m:sty m:val="p"/>
          </m:rPr>
          <m:t>)</m:t>
        </m:r>
      </m:oMath>
      <w:ins w:id="2401" w:author="PR Preview" w:date="2026-01-01T00:00:00Z">
        <w:r>
          <w:t xml:space="preserve">,</w:t>
        </w:r>
      </w:ins>
      <w:ins w:id="2402" w:author="PR Preview" w:date="2026-01-01T00:00:00Z">
        <w:r>
          <w:t xml:space="preserve"> </w:t>
        </w:r>
      </w:ins>
      <m:oMath>
        <m:r>
          <m:rPr>
            <m:sty m:val="p"/>
          </m:rPr>
          <m:t>(</m:t>
        </m:r>
        <m:r>
          <m:t>0</m:t>
        </m:r>
        <m:r>
          <m:rPr>
            <m:sty m:val="p"/>
          </m:rPr>
          <m:t>,</m:t>
        </m:r>
        <m:r>
          <m:t>1</m:t>
        </m:r>
        <m:r>
          <m:rPr>
            <m:sty m:val="p"/>
          </m:rPr>
          <m:t>,</m:t>
        </m:r>
        <m:r>
          <m:t>0</m:t>
        </m:r>
        <m:r>
          <m:rPr>
            <m:sty m:val="p"/>
          </m:rPr>
          <m:t>)</m:t>
        </m:r>
      </m:oMath>
      <w:ins w:id="2403" w:author="PR Preview" w:date="2026-01-01T00:00:00Z">
        <w:r>
          <w:t xml:space="preserve">,</w:t>
        </w:r>
      </w:ins>
      <w:ins w:id="2404" w:author="PR Preview" w:date="2026-01-01T00:00:00Z">
        <w:r>
          <w:t xml:space="preserve"> </w:t>
        </w:r>
      </w:ins>
      <m:oMath>
        <m:r>
          <m:rPr>
            <m:sty m:val="p"/>
          </m:rPr>
          <m:t>(</m:t>
        </m:r>
        <m:r>
          <m:t>0</m:t>
        </m:r>
        <m:r>
          <m:rPr>
            <m:sty m:val="p"/>
          </m:rPr>
          <m:t>,</m:t>
        </m:r>
        <m:r>
          <m:t>0</m:t>
        </m:r>
        <m:r>
          <m:rPr>
            <m:sty m:val="p"/>
          </m:rPr>
          <m:t>,</m:t>
        </m:r>
        <m:r>
          <m:t>1</m:t>
        </m:r>
        <m:r>
          <m:rPr>
            <m:sty m:val="p"/>
          </m:rPr>
          <m:t>)</m:t>
        </m:r>
      </m:oMath>
      <w:ins w:id="2405" w:author="PR Preview" w:date="2026-01-01T00:00:00Z">
        <w:r>
          <w:t xml:space="preserve"> </w:t>
        </w:r>
      </w:ins>
      <w:ins w:id="2406" w:author="PR Preview" w:date="2026-01-01T00:00:00Z">
        <w:r>
          <w:t xml:space="preserve">are linearly independent.</w:t>
        </w:r>
      </w:ins>
      <w:ins w:id="2407" w:author="PR Preview" w:date="2026-01-01T00:00:00Z">
        <w:r>
          <w:t xml:space="preserve"> </w:t>
        </w:r>
      </w:ins>
      <w:ins w:id="2408" w:author="PR Preview" w:date="2026-01-01T00:00:00Z">
        <w:r>
          <w:t xml:space="preserve">Adding</w:t>
        </w:r>
      </w:ins>
      <w:ins w:id="2409" w:author="PR Preview" w:date="2026-01-01T00:00:00Z">
        <w:r>
          <w:t xml:space="preserve"> </w:t>
        </w:r>
      </w:ins>
      <m:oMath>
        <m:r>
          <m:rPr>
            <m:sty m:val="p"/>
          </m:rPr>
          <m:t>(</m:t>
        </m:r>
        <m:r>
          <m:t>1</m:t>
        </m:r>
        <m:r>
          <m:rPr>
            <m:sty m:val="p"/>
          </m:rPr>
          <m:t>,</m:t>
        </m:r>
        <m:r>
          <m:t>1</m:t>
        </m:r>
        <m:r>
          <m:rPr>
            <m:sty m:val="p"/>
          </m:rPr>
          <m:t>,</m:t>
        </m:r>
        <m:r>
          <m:t>0</m:t>
        </m:r>
        <m:r>
          <m:rPr>
            <m:sty m:val="p"/>
          </m:rPr>
          <m:t>)</m:t>
        </m:r>
      </m:oMath>
      <w:ins w:id="2410" w:author="PR Preview" w:date="2026-01-01T00:00:00Z">
        <w:r>
          <w:t xml:space="preserve"> </w:t>
        </w:r>
      </w:ins>
      <w:ins w:id="2411" w:author="PR Preview" w:date="2026-01-01T00:00:00Z">
        <w:r>
          <w:t xml:space="preserve">instead would not work:</w:t>
        </w:r>
      </w:ins>
      <w:ins w:id="2412" w:author="PR Preview" w:date="2026-01-01T00:00:00Z">
        <w:r>
          <w:t xml:space="preserve"> </w:t>
        </w:r>
      </w:ins>
      <m:oMath>
        <m:r>
          <m:rPr>
            <m:sty m:val="p"/>
          </m:rPr>
          <m:t>(</m:t>
        </m:r>
        <m:r>
          <m:t>1</m:t>
        </m:r>
        <m:r>
          <m:rPr>
            <m:sty m:val="p"/>
          </m:rPr>
          <m:t>,</m:t>
        </m:r>
        <m:r>
          <m:t>1</m:t>
        </m:r>
        <m:r>
          <m:rPr>
            <m:sty m:val="p"/>
          </m:rPr>
          <m:t>,</m:t>
        </m:r>
        <m:r>
          <m:t>0</m:t>
        </m:r>
        <m:r>
          <m:rPr>
            <m:sty m:val="p"/>
          </m:rPr>
          <m:t>)</m:t>
        </m:r>
      </m:oMath>
      <w:ins w:id="2413" w:author="PR Preview" w:date="2026-01-01T00:00:00Z">
        <w:r>
          <w:t xml:space="preserve"> </w:t>
        </w:r>
      </w:ins>
      <w:ins w:id="2414" w:author="PR Preview" w:date="2026-01-01T00:00:00Z">
        <w:r>
          <w:t xml:space="preserve">is in the span,</w:t>
        </w:r>
      </w:ins>
      <w:ins w:id="2415" w:author="PR Preview" w:date="2026-01-01T00:00:00Z">
        <w:r>
          <w:t xml:space="preserve"> </w:t>
        </w:r>
      </w:ins>
      <w:ins w:id="2416" w:author="PR Preview" w:date="2026-01-01T00:00:00Z">
        <w:r>
          <w:t xml:space="preserve">and</w:t>
        </w:r>
      </w:ins>
      <w:ins w:id="2417"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ins w:id="2418" w:author="PR Preview" w:date="2026-01-01T00:00:00Z">
        <w:r>
          <w:t xml:space="preserve">.</w:t>
        </w:r>
      </w:ins>
    </w:p>
    <w:bookmarkEnd w:id="219"/>
    <w:bookmarkStart w:id="220"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1" w:name="exm-extend-basis"/>
    <w:p>
      <w:pPr>
        <w:pStyle w:val="BodyText"/>
      </w:pPr>
      <w:del w:id="2419" w:author="PR Preview" w:date="2026-01-01T00:00:00Z">
        <w:r>
          <w:rPr>
            <w:b/>
            <w:bCs/>
          </w:rPr>
          <w:delText xml:space="preserve">Example 49 (Extending</w:delText>
        </w:r>
      </w:del>
      <w:del w:id="2420" w:author="PR Preview" w:date="2026-01-01T00:00:00Z">
        <w:r>
          <w:rPr>
            <w:b/>
            <w:bCs/>
          </w:rPr>
          <w:delText xml:space="preserve"> </w:delText>
        </w:r>
      </w:del>
      <m:oMath>
        <m:r>
          <m:rPr>
            <m:sty m:val="p"/>
          </m:rPr>
          <m:t>(</m:t>
        </m:r>
        <m:r>
          <m:t>1</m:t>
        </m:r>
        <m:r>
          <m:rPr>
            <m:sty m:val="p"/>
          </m:rPr>
          <m:t>,</m:t>
        </m:r>
        <m:r>
          <m:t>1</m:t>
        </m:r>
        <m:r>
          <m:rPr>
            <m:sty m:val="p"/>
          </m:rPr>
          <m:t>,</m:t>
        </m:r>
        <m:r>
          <m:t>0</m:t>
        </m:r>
        <m:r>
          <m:rPr>
            <m:sty m:val="p"/>
          </m:rPr>
          <m:t>)</m:t>
        </m:r>
      </m:oMath>
      <w:del w:id="2421" w:author="PR Preview" w:date="2026-01-01T00:00:00Z">
        <w:r>
          <w:rPr>
            <w:b/>
            <w:bCs/>
          </w:rPr>
          <w:delText xml:space="preserve"> </w:delText>
        </w:r>
      </w:del>
      <w:del w:id="2422" w:author="PR Preview" w:date="2026-01-01T00:00:00Z">
        <w:r>
          <w:rPr>
            <w:b/>
            <w:bCs/>
          </w:rPr>
          <w:delText xml:space="preserve">to a basis of</w:delText>
        </w:r>
      </w:del>
      <w:del w:id="2423" w:author="PR Preview" w:date="2026-01-01T00:00:00Z">
        <w:r>
          <w:rPr>
            <w:b/>
            <w:bCs/>
          </w:rPr>
          <w:delText xml:space="preserve"> </w:delText>
        </w:r>
      </w:del>
      <m:oMath>
        <m:sSup>
          <m:e>
            <m:r>
              <m:rPr>
                <m:scr m:val="double-struck"/>
                <m:sty m:val="p"/>
              </m:rPr>
              <m:t>R</m:t>
            </m:r>
          </m:e>
          <m:sup>
            <m:r>
              <m:t>3</m:t>
            </m:r>
          </m:sup>
        </m:sSup>
      </m:oMath>
      <w:del w:id="2424" w:author="PR Preview" w:date="2026-01-01T00:00:00Z">
        <w:r>
          <w:rPr>
            <w:b/>
            <w:bCs/>
          </w:rPr>
          <w:delText xml:space="preserve">)</w:delText>
        </w:r>
      </w:del>
      <w:del w:id="2425" w:author="PR Preview" w:date="2026-01-01T00:00:00Z">
        <w:r>
          <w:delText xml:space="preserve"> </w:delText>
        </w:r>
      </w:del>
      <w:del w:id="2426" w:author="PR Preview" w:date="2026-01-01T00:00:00Z">
        <w:r>
          <w:delText xml:space="preserve">Start with the single vector</w:delText>
        </w:r>
      </w:del>
      <w:del w:id="2427" w:author="PR Preview" w:date="2026-01-01T00:00:00Z">
        <w:r>
          <w:delText xml:space="preserve"> </w:delText>
        </w:r>
      </w:del>
      <m:oMath>
        <m:r>
          <m:rPr>
            <m:sty m:val="p"/>
          </m:rPr>
          <m:t>(</m:t>
        </m:r>
        <m:r>
          <m:t>1</m:t>
        </m:r>
        <m:r>
          <m:rPr>
            <m:sty m:val="p"/>
          </m:rPr>
          <m:t>,</m:t>
        </m:r>
        <m:r>
          <m:t>1</m:t>
        </m:r>
        <m:r>
          <m:rPr>
            <m:sty m:val="p"/>
          </m:rPr>
          <m:t>,</m:t>
        </m:r>
        <m:r>
          <m:t>0</m:t>
        </m:r>
        <m:r>
          <m:rPr>
            <m:sty m:val="p"/>
          </m:rPr>
          <m:t>)</m:t>
        </m:r>
      </m:oMath>
      <w:del w:id="2428" w:author="PR Preview" w:date="2026-01-01T00:00:00Z">
        <w:r>
          <w:delText xml:space="preserve">.</w:delText>
        </w:r>
      </w:del>
    </w:p>
    <w:p>
      <w:pPr>
        <w:pStyle w:val="BodyText"/>
      </w:pPr>
      <w:ins w:id="2429" w:author="PR Preview" w:date="2026-01-01T00:00:00Z">
        <w:r>
          <w:rPr>
            <w:b/>
            <w:bCs/>
          </w:rPr>
          <w:t xml:space="preserve">Example 50 (Extending</w:t>
        </w:r>
      </w:ins>
      <w:ins w:id="2430" w:author="PR Preview" w:date="2026-01-01T00:00:00Z">
        <w:r>
          <w:rPr>
            <w:b/>
            <w:bCs/>
          </w:rPr>
          <w:t xml:space="preserve"> </w:t>
        </w:r>
      </w:ins>
      <m:oMath>
        <m:r>
          <m:rPr>
            <m:sty m:val="p"/>
          </m:rPr>
          <m:t>(</m:t>
        </m:r>
        <m:r>
          <m:t>1</m:t>
        </m:r>
        <m:r>
          <m:rPr>
            <m:sty m:val="p"/>
          </m:rPr>
          <m:t>,</m:t>
        </m:r>
        <m:r>
          <m:t>1</m:t>
        </m:r>
        <m:r>
          <m:rPr>
            <m:sty m:val="p"/>
          </m:rPr>
          <m:t>,</m:t>
        </m:r>
        <m:r>
          <m:t>0</m:t>
        </m:r>
        <m:r>
          <m:rPr>
            <m:sty m:val="p"/>
          </m:rPr>
          <m:t>)</m:t>
        </m:r>
      </m:oMath>
      <w:ins w:id="2431" w:author="PR Preview" w:date="2026-01-01T00:00:00Z">
        <w:r>
          <w:rPr>
            <w:b/>
            <w:bCs/>
          </w:rPr>
          <w:t xml:space="preserve"> </w:t>
        </w:r>
      </w:ins>
      <w:ins w:id="2432" w:author="PR Preview" w:date="2026-01-01T00:00:00Z">
        <w:r>
          <w:rPr>
            <w:b/>
            <w:bCs/>
          </w:rPr>
          <w:t xml:space="preserve">to a basis of</w:t>
        </w:r>
      </w:ins>
      <w:ins w:id="2433" w:author="PR Preview" w:date="2026-01-01T00:00:00Z">
        <w:r>
          <w:rPr>
            <w:b/>
            <w:bCs/>
          </w:rPr>
          <w:t xml:space="preserve"> </w:t>
        </w:r>
      </w:ins>
      <m:oMath>
        <m:sSup>
          <m:e>
            <m:r>
              <m:rPr>
                <m:scr m:val="double-struck"/>
                <m:sty m:val="p"/>
              </m:rPr>
              <m:t>R</m:t>
            </m:r>
          </m:e>
          <m:sup>
            <m:r>
              <m:t>3</m:t>
            </m:r>
          </m:sup>
        </m:sSup>
      </m:oMath>
      <w:ins w:id="2434" w:author="PR Preview" w:date="2026-01-01T00:00:00Z">
        <w:r>
          <w:rPr>
            <w:b/>
            <w:bCs/>
          </w:rPr>
          <w:t xml:space="preserve">)</w:t>
        </w:r>
      </w:ins>
      <w:ins w:id="2435" w:author="PR Preview" w:date="2026-01-01T00:00:00Z">
        <w:r>
          <w:t xml:space="preserve"> </w:t>
        </w:r>
      </w:ins>
      <w:ins w:id="2436" w:author="PR Preview" w:date="2026-01-01T00:00:00Z">
        <w:r>
          <w:t xml:space="preserve">Start with the single vector</w:t>
        </w:r>
      </w:ins>
      <w:ins w:id="2437" w:author="PR Preview" w:date="2026-01-01T00:00:00Z">
        <w:r>
          <w:t xml:space="preserve"> </w:t>
        </w:r>
      </w:ins>
      <m:oMath>
        <m:r>
          <m:rPr>
            <m:sty m:val="p"/>
          </m:rPr>
          <m:t>(</m:t>
        </m:r>
        <m:r>
          <m:t>1</m:t>
        </m:r>
        <m:r>
          <m:rPr>
            <m:sty m:val="p"/>
          </m:rPr>
          <m:t>,</m:t>
        </m:r>
        <m:r>
          <m:t>1</m:t>
        </m:r>
        <m:r>
          <m:rPr>
            <m:sty m:val="p"/>
          </m:rPr>
          <m:t>,</m:t>
        </m:r>
        <m:r>
          <m:t>0</m:t>
        </m:r>
        <m:r>
          <m:rPr>
            <m:sty m:val="p"/>
          </m:rPr>
          <m:t>)</m:t>
        </m:r>
      </m:oMath>
      <w:ins w:id="2438" w:author="PR Preview" w:date="2026-01-01T00:00:00Z">
        <w:r>
          <w:t xml:space="preserve">.</w:t>
        </w:r>
      </w:ins>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1"/>
    <w:bookmarkStart w:id="222"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3" w:name="exm-dim-bound"/>
    <w:p>
      <w:pPr>
        <w:pStyle w:val="BodyText"/>
      </w:pPr>
      <w:del w:id="2439" w:author="PR Preview" w:date="2026-01-01T00:00:00Z">
        <w:r>
          <w:rPr>
            <w:b/>
            <w:bCs/>
          </w:rPr>
          <w:delText xml:space="preserve">Example 50 (Subspaces of a plane have dimension at most two)</w:delText>
        </w:r>
      </w:del>
      <w:del w:id="2440" w:author="PR Preview" w:date="2026-01-01T00:00:00Z">
        <w:r>
          <w:delText xml:space="preserve"> </w:delText>
        </w:r>
      </w:del>
      <w:del w:id="2441" w:author="PR Preview" w:date="2026-01-01T00:00:00Z">
        <w:r>
          <w:delText xml:space="preserve">The plane</w:delText>
        </w:r>
      </w:del>
      <w:del w:id="2442"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2443" w:author="PR Preview" w:date="2026-01-01T00:00:00Z">
        <w:r>
          <w:delText xml:space="preserve"> </w:delText>
        </w:r>
      </w:del>
      <w:del w:id="2444" w:author="PR Preview" w:date="2026-01-01T00:00:00Z">
        <w:r>
          <w:delText xml:space="preserve">in</w:delText>
        </w:r>
      </w:del>
      <w:del w:id="2445" w:author="PR Preview" w:date="2026-01-01T00:00:00Z">
        <w:r>
          <w:delText xml:space="preserve"> </w:delText>
        </w:r>
      </w:del>
      <m:oMath>
        <m:sSup>
          <m:e>
            <m:r>
              <m:rPr>
                <m:scr m:val="double-struck"/>
                <m:sty m:val="p"/>
              </m:rPr>
              <m:t>R</m:t>
            </m:r>
          </m:e>
          <m:sup>
            <m:r>
              <m:t>3</m:t>
            </m:r>
          </m:sup>
        </m:sSup>
      </m:oMath>
      <w:del w:id="2446" w:author="PR Preview" w:date="2026-01-01T00:00:00Z">
        <w:r>
          <w:delText xml:space="preserve"> </w:delText>
        </w:r>
      </w:del>
      <w:del w:id="2447" w:author="PR Preview" w:date="2026-01-01T00:00:00Z">
        <w:r>
          <w:delText xml:space="preserve">has dimension</w:delText>
        </w:r>
      </w:del>
      <w:del w:id="2448" w:author="PR Preview" w:date="2026-01-01T00:00:00Z">
        <w:r>
          <w:delText xml:space="preserve"> </w:delText>
        </w:r>
      </w:del>
      <m:oMath>
        <m:r>
          <m:t>2</m:t>
        </m:r>
      </m:oMath>
      <w:del w:id="2449" w:author="PR Preview" w:date="2026-01-01T00:00:00Z">
        <w:r>
          <w:delText xml:space="preserve"> </w:delText>
        </w:r>
      </w:del>
      <w:del w:id="2450" w:author="PR Preview" w:date="2026-01-01T00:00:00Z">
        <w:r>
          <w:delText xml:space="preserve">(</w:delText>
        </w:r>
      </w:del>
      <w:hyperlink w:anchor="exm-dimension">
        <w:del w:id="2451" w:author="PR Preview" w:date="2026-01-01T00:00:00Z">
          <w:r>
            <w:rPr>
              <w:rStyle w:val="Hyperlink"/>
            </w:rPr>
            <w:delText xml:space="preserve">Example 47</w:delText>
          </w:r>
        </w:del>
      </w:hyperlink>
      <w:del w:id="2452" w:author="PR Preview" w:date="2026-01-01T00:00:00Z">
        <w:r>
          <w:delText xml:space="preserve">).</w:delText>
        </w:r>
      </w:del>
      <w:del w:id="2453" w:author="PR Preview" w:date="2026-01-01T00:00:00Z">
        <w:r>
          <w:delText xml:space="preserve"> </w:delText>
        </w:r>
      </w:del>
      <w:del w:id="2454" w:author="PR Preview" w:date="2026-01-01T00:00:00Z">
        <w:r>
          <w:delText xml:space="preserve">By</w:delText>
        </w:r>
      </w:del>
      <w:del w:id="2455" w:author="PR Preview" w:date="2026-01-01T00:00:00Z">
        <w:r>
          <w:delText xml:space="preserve"> </w:delText>
        </w:r>
      </w:del>
      <w:hyperlink w:anchor="thm-dim-bound">
        <w:del w:id="2456" w:author="PR Preview" w:date="2026-01-01T00:00:00Z">
          <w:r>
            <w:rPr>
              <w:rStyle w:val="Hyperlink"/>
            </w:rPr>
            <w:delText xml:space="preserve">Theorem 29</w:delText>
          </w:r>
        </w:del>
      </w:hyperlink>
      <w:del w:id="2457" w:author="PR Preview" w:date="2026-01-01T00:00:00Z">
        <w:r>
          <w:delText xml:space="preserve">,</w:delText>
        </w:r>
      </w:del>
      <w:del w:id="2458" w:author="PR Preview" w:date="2026-01-01T00:00:00Z">
        <w:r>
          <w:delText xml:space="preserve"> </w:delText>
        </w:r>
      </w:del>
      <w:del w:id="2459" w:author="PR Preview" w:date="2026-01-01T00:00:00Z">
        <w:r>
          <w:delText xml:space="preserve">no three vectors with third entry</w:delText>
        </w:r>
      </w:del>
      <w:del w:id="2460" w:author="PR Preview" w:date="2026-01-01T00:00:00Z">
        <w:r>
          <w:delText xml:space="preserve"> </w:delText>
        </w:r>
      </w:del>
      <m:oMath>
        <m:r>
          <m:t>0</m:t>
        </m:r>
      </m:oMath>
      <w:del w:id="2461" w:author="PR Preview" w:date="2026-01-01T00:00:00Z">
        <w:r>
          <w:delText xml:space="preserve"> </w:delText>
        </w:r>
      </w:del>
      <w:del w:id="2462" w:author="PR Preview" w:date="2026-01-01T00:00:00Z">
        <w:r>
          <w:delText xml:space="preserve">are linearly independent;</w:delText>
        </w:r>
      </w:del>
      <w:del w:id="2463" w:author="PR Preview" w:date="2026-01-01T00:00:00Z">
        <w:r>
          <w:delText xml:space="preserve"> </w:delText>
        </w:r>
      </w:del>
      <w:del w:id="2464" w:author="PR Preview" w:date="2026-01-01T00:00:00Z">
        <w:r>
          <w:delText xml:space="preserve">for instance,</w:delText>
        </w:r>
      </w:del>
      <w:del w:id="2465"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del w:id="2466" w:author="PR Preview" w:date="2026-01-01T00:00:00Z">
        <w:r>
          <w:delText xml:space="preserve">.</w:delText>
        </w:r>
      </w:del>
      <w:del w:id="2467" w:author="PR Preview" w:date="2026-01-01T00:00:00Z">
        <w:r>
          <w:delText xml:space="preserve"> </w:delText>
        </w:r>
      </w:del>
      <w:del w:id="2468" w:author="PR Preview" w:date="2026-01-01T00:00:00Z">
        <w:r>
          <w:delText xml:space="preserve">The line</w:delText>
        </w:r>
      </w:del>
      <w:del w:id="2469"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470" w:author="PR Preview" w:date="2026-01-01T00:00:00Z">
        <w:r>
          <w:delText xml:space="preserve"> </w:delText>
        </w:r>
      </w:del>
      <w:del w:id="2471" w:author="PR Preview" w:date="2026-01-01T00:00:00Z">
        <w:r>
          <w:delText xml:space="preserve">lies in</w:delText>
        </w:r>
      </w:del>
      <w:del w:id="2472" w:author="PR Preview" w:date="2026-01-01T00:00:00Z">
        <w:r>
          <w:delText xml:space="preserve"> </w:delText>
        </w:r>
      </w:del>
      <m:oMath>
        <m:r>
          <m:rPr>
            <m:scr m:val="script"/>
            <m:sty m:val="p"/>
          </m:rPr>
          <m:t>S</m:t>
        </m:r>
      </m:oMath>
      <w:del w:id="2473" w:author="PR Preview" w:date="2026-01-01T00:00:00Z">
        <w:r>
          <w:delText xml:space="preserve">,</w:delText>
        </w:r>
      </w:del>
      <w:del w:id="2474" w:author="PR Preview" w:date="2026-01-01T00:00:00Z">
        <w:r>
          <w:delText xml:space="preserve"> </w:delText>
        </w:r>
      </w:del>
      <w:del w:id="2475" w:author="PR Preview" w:date="2026-01-01T00:00:00Z">
        <w:r>
          <w:delText xml:space="preserve">and</w:delText>
        </w:r>
      </w:del>
    </w:p>
    <w:p>
      <w:pPr>
        <w:pStyle w:val="BodyText"/>
      </w:pPr>
      <w:ins w:id="2476" w:author="PR Preview" w:date="2026-01-01T00:00:00Z">
        <w:r>
          <w:rPr>
            <w:b/>
            <w:bCs/>
          </w:rPr>
          <w:t xml:space="preserve">Example 51 (Subspaces of a plane have dimension at most two)</w:t>
        </w:r>
      </w:ins>
      <w:ins w:id="2477" w:author="PR Preview" w:date="2026-01-01T00:00:00Z">
        <w:r>
          <w:t xml:space="preserve"> </w:t>
        </w:r>
      </w:ins>
      <w:ins w:id="2478" w:author="PR Preview" w:date="2026-01-01T00:00:00Z">
        <w:r>
          <w:t xml:space="preserve">The plane</w:t>
        </w:r>
      </w:ins>
      <w:ins w:id="2479"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2480" w:author="PR Preview" w:date="2026-01-01T00:00:00Z">
        <w:r>
          <w:t xml:space="preserve"> </w:t>
        </w:r>
      </w:ins>
      <w:ins w:id="2481" w:author="PR Preview" w:date="2026-01-01T00:00:00Z">
        <w:r>
          <w:t xml:space="preserve">in</w:t>
        </w:r>
      </w:ins>
      <w:ins w:id="2482" w:author="PR Preview" w:date="2026-01-01T00:00:00Z">
        <w:r>
          <w:t xml:space="preserve"> </w:t>
        </w:r>
      </w:ins>
      <m:oMath>
        <m:sSup>
          <m:e>
            <m:r>
              <m:rPr>
                <m:scr m:val="double-struck"/>
                <m:sty m:val="p"/>
              </m:rPr>
              <m:t>R</m:t>
            </m:r>
          </m:e>
          <m:sup>
            <m:r>
              <m:t>3</m:t>
            </m:r>
          </m:sup>
        </m:sSup>
      </m:oMath>
      <w:ins w:id="2483" w:author="PR Preview" w:date="2026-01-01T00:00:00Z">
        <w:r>
          <w:t xml:space="preserve"> </w:t>
        </w:r>
      </w:ins>
      <w:ins w:id="2484" w:author="PR Preview" w:date="2026-01-01T00:00:00Z">
        <w:r>
          <w:t xml:space="preserve">has dimension</w:t>
        </w:r>
      </w:ins>
      <w:ins w:id="2485" w:author="PR Preview" w:date="2026-01-01T00:00:00Z">
        <w:r>
          <w:t xml:space="preserve"> </w:t>
        </w:r>
      </w:ins>
      <m:oMath>
        <m:r>
          <m:t>2</m:t>
        </m:r>
      </m:oMath>
      <w:ins w:id="2486" w:author="PR Preview" w:date="2026-01-01T00:00:00Z">
        <w:r>
          <w:t xml:space="preserve"> </w:t>
        </w:r>
      </w:ins>
      <w:ins w:id="2487" w:author="PR Preview" w:date="2026-01-01T00:00:00Z">
        <w:r>
          <w:t xml:space="preserve">(</w:t>
        </w:r>
      </w:ins>
      <w:hyperlink w:anchor="exm-dimension">
        <w:ins w:id="2488" w:author="PR Preview" w:date="2026-01-01T00:00:00Z">
          <w:r>
            <w:rPr>
              <w:rStyle w:val="Hyperlink"/>
            </w:rPr>
            <w:t xml:space="preserve">Example 48</w:t>
          </w:r>
        </w:ins>
      </w:hyperlink>
      <w:ins w:id="2489" w:author="PR Preview" w:date="2026-01-01T00:00:00Z">
        <w:r>
          <w:t xml:space="preserve">).</w:t>
        </w:r>
      </w:ins>
      <w:ins w:id="2490" w:author="PR Preview" w:date="2026-01-01T00:00:00Z">
        <w:r>
          <w:t xml:space="preserve"> </w:t>
        </w:r>
      </w:ins>
      <w:ins w:id="2491" w:author="PR Preview" w:date="2026-01-01T00:00:00Z">
        <w:r>
          <w:t xml:space="preserve">By</w:t>
        </w:r>
      </w:ins>
      <w:ins w:id="2492" w:author="PR Preview" w:date="2026-01-01T00:00:00Z">
        <w:r>
          <w:t xml:space="preserve"> </w:t>
        </w:r>
      </w:ins>
      <w:hyperlink w:anchor="thm-dim-bound">
        <w:ins w:id="2493" w:author="PR Preview" w:date="2026-01-01T00:00:00Z">
          <w:r>
            <w:rPr>
              <w:rStyle w:val="Hyperlink"/>
            </w:rPr>
            <w:t xml:space="preserve">Theorem 29</w:t>
          </w:r>
        </w:ins>
      </w:hyperlink>
      <w:ins w:id="2494" w:author="PR Preview" w:date="2026-01-01T00:00:00Z">
        <w:r>
          <w:t xml:space="preserve">,</w:t>
        </w:r>
      </w:ins>
      <w:ins w:id="2495" w:author="PR Preview" w:date="2026-01-01T00:00:00Z">
        <w:r>
          <w:t xml:space="preserve"> </w:t>
        </w:r>
      </w:ins>
      <w:ins w:id="2496" w:author="PR Preview" w:date="2026-01-01T00:00:00Z">
        <w:r>
          <w:t xml:space="preserve">no three vectors with third entry</w:t>
        </w:r>
      </w:ins>
      <w:ins w:id="2497" w:author="PR Preview" w:date="2026-01-01T00:00:00Z">
        <w:r>
          <w:t xml:space="preserve"> </w:t>
        </w:r>
      </w:ins>
      <m:oMath>
        <m:r>
          <m:t>0</m:t>
        </m:r>
      </m:oMath>
      <w:ins w:id="2498" w:author="PR Preview" w:date="2026-01-01T00:00:00Z">
        <w:r>
          <w:t xml:space="preserve"> </w:t>
        </w:r>
      </w:ins>
      <w:ins w:id="2499" w:author="PR Preview" w:date="2026-01-01T00:00:00Z">
        <w:r>
          <w:t xml:space="preserve">are linearly independent;</w:t>
        </w:r>
      </w:ins>
      <w:ins w:id="2500" w:author="PR Preview" w:date="2026-01-01T00:00:00Z">
        <w:r>
          <w:t xml:space="preserve"> </w:t>
        </w:r>
      </w:ins>
      <w:ins w:id="2501" w:author="PR Preview" w:date="2026-01-01T00:00:00Z">
        <w:r>
          <w:t xml:space="preserve">for instance,</w:t>
        </w:r>
      </w:ins>
      <w:ins w:id="2502"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ins w:id="2503" w:author="PR Preview" w:date="2026-01-01T00:00:00Z">
        <w:r>
          <w:t xml:space="preserve">.</w:t>
        </w:r>
      </w:ins>
      <w:ins w:id="2504" w:author="PR Preview" w:date="2026-01-01T00:00:00Z">
        <w:r>
          <w:t xml:space="preserve"> </w:t>
        </w:r>
      </w:ins>
      <w:ins w:id="2505" w:author="PR Preview" w:date="2026-01-01T00:00:00Z">
        <w:r>
          <w:t xml:space="preserve">The line</w:t>
        </w:r>
      </w:ins>
      <w:ins w:id="2506"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507" w:author="PR Preview" w:date="2026-01-01T00:00:00Z">
        <w:r>
          <w:t xml:space="preserve"> </w:t>
        </w:r>
      </w:ins>
      <w:ins w:id="2508" w:author="PR Preview" w:date="2026-01-01T00:00:00Z">
        <w:r>
          <w:t xml:space="preserve">lies in</w:t>
        </w:r>
      </w:ins>
      <w:ins w:id="2509" w:author="PR Preview" w:date="2026-01-01T00:00:00Z">
        <w:r>
          <w:t xml:space="preserve"> </w:t>
        </w:r>
      </w:ins>
      <m:oMath>
        <m:r>
          <m:rPr>
            <m:scr m:val="script"/>
            <m:sty m:val="p"/>
          </m:rPr>
          <m:t>S</m:t>
        </m:r>
      </m:oMath>
      <w:ins w:id="2510" w:author="PR Preview" w:date="2026-01-01T00:00:00Z">
        <w:r>
          <w:t xml:space="preserve">,</w:t>
        </w:r>
      </w:ins>
      <w:ins w:id="2511" w:author="PR Preview" w:date="2026-01-01T00:00:00Z">
        <w:r>
          <w:t xml:space="preserve"> </w:t>
        </w:r>
      </w:ins>
      <w:ins w:id="2512" w:author="PR Preview" w:date="2026-01-01T00:00:00Z">
        <w:r>
          <w:t xml:space="preserve">and</w:t>
        </w:r>
      </w:ins>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3"/>
    <w:bookmarkStart w:id="224"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5" w:name="exm-subspace-equal-dim"/>
    <w:p>
      <w:pPr>
        <w:pStyle w:val="BodyText"/>
      </w:pPr>
      <w:del w:id="2513" w:author="PR Preview" w:date="2026-01-01T00:00:00Z">
        <w:r>
          <w:rPr>
            <w:b/>
            <w:bCs/>
          </w:rPr>
          <w:delText xml:space="preserve">Example 51 (Two independent vectors in a plane span it)</w:delText>
        </w:r>
      </w:del>
      <w:del w:id="2514" w:author="PR Preview" w:date="2026-01-01T00:00:00Z">
        <w:r>
          <w:delText xml:space="preserve"> </w:delText>
        </w:r>
      </w:del>
      <w:del w:id="2515" w:author="PR Preview" w:date="2026-01-01T00:00:00Z">
        <w:r>
          <w:delText xml:space="preserve">Let</w:delText>
        </w:r>
      </w:del>
      <w:del w:id="2516"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2517" w:author="PR Preview" w:date="2026-01-01T00:00:00Z">
        <w:r>
          <w:delText xml:space="preserve">,</w:delText>
        </w:r>
      </w:del>
      <w:del w:id="2518" w:author="PR Preview" w:date="2026-01-01T00:00:00Z">
        <w:r>
          <w:delText xml:space="preserve"> </w:delText>
        </w:r>
      </w:del>
      <w:del w:id="2519" w:author="PR Preview" w:date="2026-01-01T00:00:00Z">
        <w:r>
          <w:delText xml:space="preserve">the plane</w:delText>
        </w:r>
      </w:del>
      <w:del w:id="2520" w:author="PR Preview" w:date="2026-01-01T00:00:00Z">
        <w:r>
          <w:delText xml:space="preserve"> </w:delText>
        </w:r>
      </w:del>
      <m:oMath>
        <m:r>
          <m:t>z</m:t>
        </m:r>
        <m:r>
          <m:rPr>
            <m:sty m:val="p"/>
          </m:rPr>
          <m:t>=</m:t>
        </m:r>
        <m:r>
          <m:t>0</m:t>
        </m:r>
      </m:oMath>
      <w:del w:id="2521" w:author="PR Preview" w:date="2026-01-01T00:00:00Z">
        <w:r>
          <w:delText xml:space="preserve">, which has dimension</w:delText>
        </w:r>
      </w:del>
      <w:del w:id="2522" w:author="PR Preview" w:date="2026-01-01T00:00:00Z">
        <w:r>
          <w:delText xml:space="preserve"> </w:delText>
        </w:r>
      </w:del>
      <m:oMath>
        <m:r>
          <m:t>2</m:t>
        </m:r>
      </m:oMath>
      <w:del w:id="2523" w:author="PR Preview" w:date="2026-01-01T00:00:00Z">
        <w:r>
          <w:delText xml:space="preserve"> </w:delText>
        </w:r>
      </w:del>
      <w:del w:id="2524" w:author="PR Preview" w:date="2026-01-01T00:00:00Z">
        <w:r>
          <w:delText xml:space="preserve">(</w:delText>
        </w:r>
      </w:del>
      <w:hyperlink w:anchor="exm-dimension">
        <w:del w:id="2525" w:author="PR Preview" w:date="2026-01-01T00:00:00Z">
          <w:r>
            <w:rPr>
              <w:rStyle w:val="Hyperlink"/>
            </w:rPr>
            <w:delText xml:space="preserve">Example 47</w:delText>
          </w:r>
        </w:del>
      </w:hyperlink>
      <w:del w:id="2526" w:author="PR Preview" w:date="2026-01-01T00:00:00Z">
        <w:r>
          <w:delText xml:space="preserve">),</w:delText>
        </w:r>
      </w:del>
      <w:del w:id="2527" w:author="PR Preview" w:date="2026-01-01T00:00:00Z">
        <w:r>
          <w:delText xml:space="preserve"> </w:delText>
        </w:r>
      </w:del>
      <w:del w:id="2528" w:author="PR Preview" w:date="2026-01-01T00:00:00Z">
        <w:r>
          <w:delText xml:space="preserve">and let</w:delText>
        </w:r>
      </w:del>
      <w:del w:id="2529"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del w:id="2530" w:author="PR Preview" w:date="2026-01-01T00:00:00Z">
        <w:r>
          <w:delText xml:space="preserve">.</w:delText>
        </w:r>
      </w:del>
      <w:del w:id="2531" w:author="PR Preview" w:date="2026-01-01T00:00:00Z">
        <w:r>
          <w:delText xml:space="preserve"> </w:delText>
        </w:r>
      </w:del>
      <w:del w:id="2532" w:author="PR Preview" w:date="2026-01-01T00:00:00Z">
        <w:r>
          <w:delText xml:space="preserve">Both vectors have third entry</w:delText>
        </w:r>
      </w:del>
      <w:del w:id="2533" w:author="PR Preview" w:date="2026-01-01T00:00:00Z">
        <w:r>
          <w:delText xml:space="preserve"> </w:delText>
        </w:r>
      </w:del>
      <m:oMath>
        <m:r>
          <m:t>0</m:t>
        </m:r>
      </m:oMath>
      <w:del w:id="2534" w:author="PR Preview" w:date="2026-01-01T00:00:00Z">
        <w:r>
          <w:delText xml:space="preserve">, so</w:delText>
        </w:r>
      </w:del>
      <w:del w:id="2535" w:author="PR Preview" w:date="2026-01-01T00:00:00Z">
        <w:r>
          <w:delText xml:space="preserve"> </w:delText>
        </w:r>
      </w:del>
      <m:oMath>
        <m:r>
          <m:rPr>
            <m:scr m:val="script"/>
            <m:sty m:val="p"/>
          </m:rPr>
          <m:t>T</m:t>
        </m:r>
        <m:r>
          <m:rPr>
            <m:sty m:val="p"/>
          </m:rPr>
          <m:t>⊆</m:t>
        </m:r>
        <m:r>
          <m:rPr>
            <m:scr m:val="script"/>
            <m:sty m:val="p"/>
          </m:rPr>
          <m:t>S</m:t>
        </m:r>
      </m:oMath>
      <w:del w:id="2536" w:author="PR Preview" w:date="2026-01-01T00:00:00Z">
        <w:r>
          <w:delText xml:space="preserve">.</w:delText>
        </w:r>
      </w:del>
      <w:del w:id="2537" w:author="PR Preview" w:date="2026-01-01T00:00:00Z">
        <w:r>
          <w:delText xml:space="preserve"> </w:delText>
        </w:r>
      </w:del>
      <w:del w:id="2538" w:author="PR Preview" w:date="2026-01-01T00:00:00Z">
        <w:r>
          <w:delText xml:space="preserve">They are linearly independent:</w:delText>
        </w:r>
      </w:del>
      <w:del w:id="2539" w:author="PR Preview" w:date="2026-01-01T00:00:00Z">
        <w:r>
          <w:delText xml:space="preserve"> </w:delText>
        </w:r>
      </w:del>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del w:id="2540" w:author="PR Preview" w:date="2026-01-01T00:00:00Z">
        <w:r>
          <w:delText xml:space="preserve">,</w:delText>
        </w:r>
      </w:del>
      <w:del w:id="2541" w:author="PR Preview" w:date="2026-01-01T00:00:00Z">
        <w:r>
          <w:delText xml:space="preserve"> </w:delText>
        </w:r>
      </w:del>
      <w:del w:id="2542" w:author="PR Preview" w:date="2026-01-01T00:00:00Z">
        <w:r>
          <w:delText xml:space="preserve">which is</w:delText>
        </w:r>
      </w:del>
      <w:del w:id="2543" w:author="PR Preview" w:date="2026-01-01T00:00:00Z">
        <w:r>
          <w:delText xml:space="preserve"> </w:delText>
        </w:r>
      </w:del>
      <m:oMath>
        <m:acc>
          <m:accPr>
            <m:chr m:val="̃"/>
          </m:accPr>
          <m:e>
            <m:r>
              <m:t>0</m:t>
            </m:r>
          </m:e>
        </m:acc>
      </m:oMath>
      <w:del w:id="2544" w:author="PR Preview" w:date="2026-01-01T00:00:00Z">
        <w:r>
          <w:delText xml:space="preserve"> </w:delText>
        </w:r>
      </w:del>
      <w:del w:id="2545" w:author="PR Preview" w:date="2026-01-01T00:00:00Z">
        <w:r>
          <w:delText xml:space="preserve">only if</w:delText>
        </w:r>
      </w:del>
      <w:del w:id="2546" w:author="PR Preview" w:date="2026-01-01T00:00:00Z">
        <w:r>
          <w:delText xml:space="preserve"> </w:delText>
        </w:r>
      </w:del>
      <m:oMath>
        <m:sSub>
          <m:e>
            <m:r>
              <m:t>c</m:t>
            </m:r>
          </m:e>
          <m:sub>
            <m:r>
              <m:t>2</m:t>
            </m:r>
          </m:sub>
        </m:sSub>
        <m:r>
          <m:rPr>
            <m:sty m:val="p"/>
          </m:rPr>
          <m:t>=</m:t>
        </m:r>
        <m:r>
          <m:t>0</m:t>
        </m:r>
      </m:oMath>
      <w:del w:id="2547" w:author="PR Preview" w:date="2026-01-01T00:00:00Z">
        <w:r>
          <w:delText xml:space="preserve"> </w:delText>
        </w:r>
      </w:del>
      <w:del w:id="2548" w:author="PR Preview" w:date="2026-01-01T00:00:00Z">
        <w:r>
          <w:delText xml:space="preserve">and then</w:delText>
        </w:r>
      </w:del>
      <w:del w:id="2549" w:author="PR Preview" w:date="2026-01-01T00:00:00Z">
        <w:r>
          <w:delText xml:space="preserve"> </w:delText>
        </w:r>
      </w:del>
      <m:oMath>
        <m:sSub>
          <m:e>
            <m:r>
              <m:t>c</m:t>
            </m:r>
          </m:e>
          <m:sub>
            <m:r>
              <m:t>1</m:t>
            </m:r>
          </m:sub>
        </m:sSub>
        <m:r>
          <m:rPr>
            <m:sty m:val="p"/>
          </m:rPr>
          <m:t>=</m:t>
        </m:r>
        <m:r>
          <m:t>0</m:t>
        </m:r>
      </m:oMath>
      <w:del w:id="2550" w:author="PR Preview" w:date="2026-01-01T00:00:00Z">
        <w:r>
          <w:delText xml:space="preserve">.</w:delText>
        </w:r>
      </w:del>
      <w:del w:id="2551" w:author="PR Preview" w:date="2026-01-01T00:00:00Z">
        <w:r>
          <w:delText xml:space="preserve"> </w:delText>
        </w:r>
      </w:del>
      <w:del w:id="2552" w:author="PR Preview" w:date="2026-01-01T00:00:00Z">
        <w:r>
          <w:delText xml:space="preserve">So</w:delText>
        </w:r>
      </w:del>
      <w:del w:id="2553" w:author="PR Preview" w:date="2026-01-01T00:00:00Z">
        <w:r>
          <w:delText xml:space="preserve"> </w:delText>
        </w:r>
      </w:del>
      <m:oMath>
        <m:r>
          <m:rPr>
            <m:sty m:val="p"/>
          </m:rPr>
          <m:t>dim</m:t>
        </m:r>
        <m:r>
          <m:rPr>
            <m:sty m:val="p"/>
          </m:rPr>
          <m:t>(</m:t>
        </m:r>
        <m:r>
          <m:rPr>
            <m:scr m:val="script"/>
            <m:sty m:val="p"/>
          </m:rPr>
          <m:t>T</m:t>
        </m:r>
        <m:r>
          <m:rPr>
            <m:sty m:val="p"/>
          </m:rPr>
          <m:t>)</m:t>
        </m:r>
        <m:r>
          <m:rPr>
            <m:sty m:val="p"/>
          </m:rPr>
          <m:t>=</m:t>
        </m:r>
        <m:r>
          <m:t>2</m:t>
        </m:r>
      </m:oMath>
      <w:del w:id="2554" w:author="PR Preview" w:date="2026-01-01T00:00:00Z">
        <w:r>
          <w:delText xml:space="preserve">,</w:delText>
        </w:r>
      </w:del>
      <w:del w:id="2555" w:author="PR Preview" w:date="2026-01-01T00:00:00Z">
        <w:r>
          <w:delText xml:space="preserve"> </w:delText>
        </w:r>
      </w:del>
      <w:del w:id="2556" w:author="PR Preview" w:date="2026-01-01T00:00:00Z">
        <w:r>
          <w:delText xml:space="preserve">and</w:delText>
        </w:r>
      </w:del>
      <w:del w:id="2557" w:author="PR Preview" w:date="2026-01-01T00:00:00Z">
        <w:r>
          <w:delText xml:space="preserve"> </w:delText>
        </w:r>
      </w:del>
      <w:hyperlink w:anchor="thm-subspace-equal-dim">
        <w:del w:id="2558" w:author="PR Preview" w:date="2026-01-01T00:00:00Z">
          <w:r>
            <w:rPr>
              <w:rStyle w:val="Hyperlink"/>
            </w:rPr>
            <w:delText xml:space="preserve">Theorem 30</w:delText>
          </w:r>
        </w:del>
      </w:hyperlink>
      <w:del w:id="2559" w:author="PR Preview" w:date="2026-01-01T00:00:00Z">
        <w:r>
          <w:delText xml:space="preserve"> </w:delText>
        </w:r>
      </w:del>
      <w:del w:id="2560" w:author="PR Preview" w:date="2026-01-01T00:00:00Z">
        <w:r>
          <w:delText xml:space="preserve">gives</w:delText>
        </w:r>
      </w:del>
      <w:del w:id="2561" w:author="PR Preview" w:date="2026-01-01T00:00:00Z">
        <w:r>
          <w:delText xml:space="preserve"> </w:delText>
        </w:r>
      </w:del>
      <m:oMath>
        <m:r>
          <m:rPr>
            <m:scr m:val="script"/>
            <m:sty m:val="p"/>
          </m:rPr>
          <m:t>T</m:t>
        </m:r>
        <m:r>
          <m:rPr>
            <m:sty m:val="p"/>
          </m:rPr>
          <m:t>=</m:t>
        </m:r>
        <m:r>
          <m:rPr>
            <m:scr m:val="script"/>
            <m:sty m:val="p"/>
          </m:rPr>
          <m:t>S</m:t>
        </m:r>
      </m:oMath>
      <w:del w:id="2562" w:author="PR Preview" w:date="2026-01-01T00:00:00Z">
        <w:r>
          <w:delText xml:space="preserve"> </w:delText>
        </w:r>
      </w:del>
      <w:del w:id="2563" w:author="PR Preview" w:date="2026-01-01T00:00:00Z">
        <w:r>
          <w:delText xml:space="preserve">without solving for any coefficients.</w:delText>
        </w:r>
      </w:del>
      <w:del w:id="2564" w:author="PR Preview" w:date="2026-01-01T00:00:00Z">
        <w:r>
          <w:delText xml:space="preserve"> </w:delText>
        </w:r>
      </w:del>
      <w:del w:id="2565" w:author="PR Preview" w:date="2026-01-01T00:00:00Z">
        <w:r>
          <w:delText xml:space="preserve">As a check,</w:delText>
        </w:r>
      </w:del>
      <w:del w:id="2566" w:author="PR Preview" w:date="2026-01-01T00:00:00Z">
        <w:r>
          <w:delText xml:space="preserve"> </w:delText>
        </w:r>
      </w:del>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del w:id="2567" w:author="PR Preview" w:date="2026-01-01T00:00:00Z">
        <w:r>
          <w:delText xml:space="preserve">.</w:delText>
        </w:r>
      </w:del>
    </w:p>
    <w:p>
      <w:pPr>
        <w:pStyle w:val="BodyText"/>
      </w:pPr>
      <w:del w:id="2568" w:author="PR Preview" w:date="2026-01-01T00:00:00Z">
        <w:r>
          <w:rPr>
            <w:b/>
            <w:bCs/>
          </w:rPr>
          <w:delText xml:space="preserve">Example 52 (Equal dimensions without containment)</w:delText>
        </w:r>
      </w:del>
      <w:del w:id="2569" w:author="PR Preview" w:date="2026-01-01T00:00:00Z">
        <w:r>
          <w:delText xml:space="preserve"> </w:delText>
        </w:r>
      </w:del>
      <w:del w:id="2570" w:author="PR Preview" w:date="2026-01-01T00:00:00Z">
        <w:r>
          <w:delText xml:space="preserve">The lines</w:delText>
        </w:r>
      </w:del>
      <w:del w:id="2571"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2572" w:author="PR Preview" w:date="2026-01-01T00:00:00Z">
        <w:r>
          <w:delText xml:space="preserve"> </w:delText>
        </w:r>
      </w:del>
      <w:del w:id="2573" w:author="PR Preview" w:date="2026-01-01T00:00:00Z">
        <w:r>
          <w:delText xml:space="preserve">and</w:delText>
        </w:r>
      </w:del>
      <w:del w:id="2574"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2575" w:author="PR Preview" w:date="2026-01-01T00:00:00Z">
        <w:r>
          <w:delText xml:space="preserve"> </w:delText>
        </w:r>
      </w:del>
      <w:del w:id="2576" w:author="PR Preview" w:date="2026-01-01T00:00:00Z">
        <w:r>
          <w:delText xml:space="preserve">in</w:delText>
        </w:r>
      </w:del>
      <w:del w:id="2577" w:author="PR Preview" w:date="2026-01-01T00:00:00Z">
        <w:r>
          <w:delText xml:space="preserve"> </w:delText>
        </w:r>
      </w:del>
      <m:oMath>
        <m:sSup>
          <m:e>
            <m:r>
              <m:rPr>
                <m:scr m:val="double-struck"/>
                <m:sty m:val="p"/>
              </m:rPr>
              <m:t>R</m:t>
            </m:r>
          </m:e>
          <m:sup>
            <m:r>
              <m:t>3</m:t>
            </m:r>
          </m:sup>
        </m:sSup>
      </m:oMath>
      <w:del w:id="2578" w:author="PR Preview" w:date="2026-01-01T00:00:00Z">
        <w:r>
          <w:delText xml:space="preserve"> </w:delText>
        </w:r>
      </w:del>
      <w:del w:id="2579" w:author="PR Preview" w:date="2026-01-01T00:00:00Z">
        <w:r>
          <w:delText xml:space="preserve">both have dimension</w:delText>
        </w:r>
      </w:del>
      <w:del w:id="2580" w:author="PR Preview" w:date="2026-01-01T00:00:00Z">
        <w:r>
          <w:delText xml:space="preserve"> </w:delText>
        </w:r>
      </w:del>
      <m:oMath>
        <m:r>
          <m:t>1</m:t>
        </m:r>
      </m:oMath>
      <w:del w:id="2581" w:author="PR Preview" w:date="2026-01-01T00:00:00Z">
        <w:r>
          <w:delText xml:space="preserve">,</w:delText>
        </w:r>
      </w:del>
      <w:del w:id="2582" w:author="PR Preview" w:date="2026-01-01T00:00:00Z">
        <w:r>
          <w:delText xml:space="preserve"> </w:delText>
        </w:r>
      </w:del>
      <w:del w:id="2583" w:author="PR Preview" w:date="2026-01-01T00:00:00Z">
        <w:r>
          <w:delText xml:space="preserve">but they are not equal:</w:delText>
        </w:r>
      </w:del>
      <w:del w:id="2584" w:author="PR Preview" w:date="2026-01-01T00:00:00Z">
        <w:r>
          <w:delText xml:space="preserve"> </w:delText>
        </w:r>
      </w:del>
      <m:oMath>
        <m:r>
          <m:rPr>
            <m:sty m:val="p"/>
          </m:rPr>
          <m:t>(</m:t>
        </m:r>
        <m:r>
          <m:t>1</m:t>
        </m:r>
        <m:r>
          <m:rPr>
            <m:sty m:val="p"/>
          </m:rPr>
          <m:t>,</m:t>
        </m:r>
        <m:r>
          <m:t>0</m:t>
        </m:r>
        <m:r>
          <m:rPr>
            <m:sty m:val="p"/>
          </m:rPr>
          <m:t>,</m:t>
        </m:r>
        <m:r>
          <m:t>0</m:t>
        </m:r>
        <m:r>
          <m:rPr>
            <m:sty m:val="p"/>
          </m:rPr>
          <m:t>)</m:t>
        </m:r>
      </m:oMath>
      <w:del w:id="2585" w:author="PR Preview" w:date="2026-01-01T00:00:00Z">
        <w:r>
          <w:delText xml:space="preserve"> </w:delText>
        </w:r>
      </w:del>
      <w:del w:id="2586" w:author="PR Preview" w:date="2026-01-01T00:00:00Z">
        <w:r>
          <w:delText xml:space="preserve">is in the first and not the second.</w:delText>
        </w:r>
      </w:del>
      <w:del w:id="2587" w:author="PR Preview" w:date="2026-01-01T00:00:00Z">
        <w:r>
          <w:delText xml:space="preserve"> </w:delText>
        </w:r>
      </w:del>
      <w:hyperlink w:anchor="thm-subspace-equal-dim">
        <w:del w:id="2588" w:author="PR Preview" w:date="2026-01-01T00:00:00Z">
          <w:r>
            <w:rPr>
              <w:rStyle w:val="Hyperlink"/>
            </w:rPr>
            <w:delText xml:space="preserve">Theorem 30</w:delText>
          </w:r>
        </w:del>
      </w:hyperlink>
      <w:del w:id="2589" w:author="PR Preview" w:date="2026-01-01T00:00:00Z">
        <w:r>
          <w:delText xml:space="preserve"> </w:delText>
        </w:r>
      </w:del>
      <w:del w:id="2590" w:author="PR Preview" w:date="2026-01-01T00:00:00Z">
        <w:r>
          <w:delText xml:space="preserve">does not apply,</w:delText>
        </w:r>
      </w:del>
      <w:del w:id="2591" w:author="PR Preview" w:date="2026-01-01T00:00:00Z">
        <w:r>
          <w:delText xml:space="preserve"> </w:delText>
        </w:r>
      </w:del>
      <w:del w:id="2592" w:author="PR Preview" w:date="2026-01-01T00:00:00Z">
        <w:r>
          <w:delText xml:space="preserve">because neither line contains the other.</w:delText>
        </w:r>
      </w:del>
    </w:p>
    <w:p>
      <w:pPr>
        <w:pStyle w:val="BodyText"/>
      </w:pPr>
      <w:ins w:id="2593" w:author="PR Preview" w:date="2026-01-01T00:00:00Z">
        <w:r>
          <w:rPr>
            <w:b/>
            <w:bCs/>
          </w:rPr>
          <w:t xml:space="preserve">Example 52 (Two independent vectors in a plane span it)</w:t>
        </w:r>
      </w:ins>
      <w:ins w:id="2594" w:author="PR Preview" w:date="2026-01-01T00:00:00Z">
        <w:r>
          <w:t xml:space="preserve"> </w:t>
        </w:r>
      </w:ins>
      <w:ins w:id="2595" w:author="PR Preview" w:date="2026-01-01T00:00:00Z">
        <w:r>
          <w:t xml:space="preserve">Let</w:t>
        </w:r>
      </w:ins>
      <w:ins w:id="2596"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2597" w:author="PR Preview" w:date="2026-01-01T00:00:00Z">
        <w:r>
          <w:t xml:space="preserve">,</w:t>
        </w:r>
      </w:ins>
      <w:ins w:id="2598" w:author="PR Preview" w:date="2026-01-01T00:00:00Z">
        <w:r>
          <w:t xml:space="preserve"> </w:t>
        </w:r>
      </w:ins>
      <w:ins w:id="2599" w:author="PR Preview" w:date="2026-01-01T00:00:00Z">
        <w:r>
          <w:t xml:space="preserve">the plane</w:t>
        </w:r>
      </w:ins>
      <w:ins w:id="2600" w:author="PR Preview" w:date="2026-01-01T00:00:00Z">
        <w:r>
          <w:t xml:space="preserve"> </w:t>
        </w:r>
      </w:ins>
      <m:oMath>
        <m:r>
          <m:t>z</m:t>
        </m:r>
        <m:r>
          <m:rPr>
            <m:sty m:val="p"/>
          </m:rPr>
          <m:t>=</m:t>
        </m:r>
        <m:r>
          <m:t>0</m:t>
        </m:r>
      </m:oMath>
      <w:ins w:id="2601" w:author="PR Preview" w:date="2026-01-01T00:00:00Z">
        <w:r>
          <w:t xml:space="preserve">, which has dimension</w:t>
        </w:r>
      </w:ins>
      <w:ins w:id="2602" w:author="PR Preview" w:date="2026-01-01T00:00:00Z">
        <w:r>
          <w:t xml:space="preserve"> </w:t>
        </w:r>
      </w:ins>
      <m:oMath>
        <m:r>
          <m:t>2</m:t>
        </m:r>
      </m:oMath>
      <w:ins w:id="2603" w:author="PR Preview" w:date="2026-01-01T00:00:00Z">
        <w:r>
          <w:t xml:space="preserve"> </w:t>
        </w:r>
      </w:ins>
      <w:ins w:id="2604" w:author="PR Preview" w:date="2026-01-01T00:00:00Z">
        <w:r>
          <w:t xml:space="preserve">(</w:t>
        </w:r>
      </w:ins>
      <w:hyperlink w:anchor="exm-dimension">
        <w:ins w:id="2605" w:author="PR Preview" w:date="2026-01-01T00:00:00Z">
          <w:r>
            <w:rPr>
              <w:rStyle w:val="Hyperlink"/>
            </w:rPr>
            <w:t xml:space="preserve">Example 48</w:t>
          </w:r>
        </w:ins>
      </w:hyperlink>
      <w:ins w:id="2606" w:author="PR Preview" w:date="2026-01-01T00:00:00Z">
        <w:r>
          <w:t xml:space="preserve">),</w:t>
        </w:r>
      </w:ins>
      <w:ins w:id="2607" w:author="PR Preview" w:date="2026-01-01T00:00:00Z">
        <w:r>
          <w:t xml:space="preserve"> </w:t>
        </w:r>
      </w:ins>
      <w:ins w:id="2608" w:author="PR Preview" w:date="2026-01-01T00:00:00Z">
        <w:r>
          <w:t xml:space="preserve">and let</w:t>
        </w:r>
      </w:ins>
      <w:ins w:id="2609"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ins w:id="2610" w:author="PR Preview" w:date="2026-01-01T00:00:00Z">
        <w:r>
          <w:t xml:space="preserve">.</w:t>
        </w:r>
      </w:ins>
      <w:ins w:id="2611" w:author="PR Preview" w:date="2026-01-01T00:00:00Z">
        <w:r>
          <w:t xml:space="preserve"> </w:t>
        </w:r>
      </w:ins>
      <w:ins w:id="2612" w:author="PR Preview" w:date="2026-01-01T00:00:00Z">
        <w:r>
          <w:t xml:space="preserve">Both vectors have third entry</w:t>
        </w:r>
      </w:ins>
      <w:ins w:id="2613" w:author="PR Preview" w:date="2026-01-01T00:00:00Z">
        <w:r>
          <w:t xml:space="preserve"> </w:t>
        </w:r>
      </w:ins>
      <m:oMath>
        <m:r>
          <m:t>0</m:t>
        </m:r>
      </m:oMath>
      <w:ins w:id="2614" w:author="PR Preview" w:date="2026-01-01T00:00:00Z">
        <w:r>
          <w:t xml:space="preserve">, so</w:t>
        </w:r>
      </w:ins>
      <w:ins w:id="2615" w:author="PR Preview" w:date="2026-01-01T00:00:00Z">
        <w:r>
          <w:t xml:space="preserve"> </w:t>
        </w:r>
      </w:ins>
      <m:oMath>
        <m:r>
          <m:rPr>
            <m:scr m:val="script"/>
            <m:sty m:val="p"/>
          </m:rPr>
          <m:t>T</m:t>
        </m:r>
        <m:r>
          <m:rPr>
            <m:sty m:val="p"/>
          </m:rPr>
          <m:t>⊆</m:t>
        </m:r>
        <m:r>
          <m:rPr>
            <m:scr m:val="script"/>
            <m:sty m:val="p"/>
          </m:rPr>
          <m:t>S</m:t>
        </m:r>
      </m:oMath>
      <w:ins w:id="2616" w:author="PR Preview" w:date="2026-01-01T00:00:00Z">
        <w:r>
          <w:t xml:space="preserve">.</w:t>
        </w:r>
      </w:ins>
      <w:ins w:id="2617" w:author="PR Preview" w:date="2026-01-01T00:00:00Z">
        <w:r>
          <w:t xml:space="preserve"> </w:t>
        </w:r>
      </w:ins>
      <w:ins w:id="2618" w:author="PR Preview" w:date="2026-01-01T00:00:00Z">
        <w:r>
          <w:t xml:space="preserve">They are linearly independent:</w:t>
        </w:r>
      </w:ins>
      <w:ins w:id="2619" w:author="PR Preview" w:date="2026-01-01T00:00:00Z">
        <w:r>
          <w:t xml:space="preserve"> </w:t>
        </w:r>
      </w:ins>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ins w:id="2620" w:author="PR Preview" w:date="2026-01-01T00:00:00Z">
        <w:r>
          <w:t xml:space="preserve">,</w:t>
        </w:r>
      </w:ins>
      <w:ins w:id="2621" w:author="PR Preview" w:date="2026-01-01T00:00:00Z">
        <w:r>
          <w:t xml:space="preserve"> </w:t>
        </w:r>
      </w:ins>
      <w:ins w:id="2622" w:author="PR Preview" w:date="2026-01-01T00:00:00Z">
        <w:r>
          <w:t xml:space="preserve">which is</w:t>
        </w:r>
      </w:ins>
      <w:ins w:id="2623" w:author="PR Preview" w:date="2026-01-01T00:00:00Z">
        <w:r>
          <w:t xml:space="preserve"> </w:t>
        </w:r>
      </w:ins>
      <m:oMath>
        <m:acc>
          <m:accPr>
            <m:chr m:val="̃"/>
          </m:accPr>
          <m:e>
            <m:r>
              <m:t>0</m:t>
            </m:r>
          </m:e>
        </m:acc>
      </m:oMath>
      <w:ins w:id="2624" w:author="PR Preview" w:date="2026-01-01T00:00:00Z">
        <w:r>
          <w:t xml:space="preserve"> </w:t>
        </w:r>
      </w:ins>
      <w:ins w:id="2625" w:author="PR Preview" w:date="2026-01-01T00:00:00Z">
        <w:r>
          <w:t xml:space="preserve">only if</w:t>
        </w:r>
      </w:ins>
      <w:ins w:id="2626" w:author="PR Preview" w:date="2026-01-01T00:00:00Z">
        <w:r>
          <w:t xml:space="preserve"> </w:t>
        </w:r>
      </w:ins>
      <m:oMath>
        <m:sSub>
          <m:e>
            <m:r>
              <m:t>c</m:t>
            </m:r>
          </m:e>
          <m:sub>
            <m:r>
              <m:t>2</m:t>
            </m:r>
          </m:sub>
        </m:sSub>
        <m:r>
          <m:rPr>
            <m:sty m:val="p"/>
          </m:rPr>
          <m:t>=</m:t>
        </m:r>
        <m:r>
          <m:t>0</m:t>
        </m:r>
      </m:oMath>
      <w:ins w:id="2627" w:author="PR Preview" w:date="2026-01-01T00:00:00Z">
        <w:r>
          <w:t xml:space="preserve"> </w:t>
        </w:r>
      </w:ins>
      <w:ins w:id="2628" w:author="PR Preview" w:date="2026-01-01T00:00:00Z">
        <w:r>
          <w:t xml:space="preserve">and then</w:t>
        </w:r>
      </w:ins>
      <w:ins w:id="2629" w:author="PR Preview" w:date="2026-01-01T00:00:00Z">
        <w:r>
          <w:t xml:space="preserve"> </w:t>
        </w:r>
      </w:ins>
      <m:oMath>
        <m:sSub>
          <m:e>
            <m:r>
              <m:t>c</m:t>
            </m:r>
          </m:e>
          <m:sub>
            <m:r>
              <m:t>1</m:t>
            </m:r>
          </m:sub>
        </m:sSub>
        <m:r>
          <m:rPr>
            <m:sty m:val="p"/>
          </m:rPr>
          <m:t>=</m:t>
        </m:r>
        <m:r>
          <m:t>0</m:t>
        </m:r>
      </m:oMath>
      <w:ins w:id="2630" w:author="PR Preview" w:date="2026-01-01T00:00:00Z">
        <w:r>
          <w:t xml:space="preserve">.</w:t>
        </w:r>
      </w:ins>
      <w:ins w:id="2631" w:author="PR Preview" w:date="2026-01-01T00:00:00Z">
        <w:r>
          <w:t xml:space="preserve"> </w:t>
        </w:r>
      </w:ins>
      <w:ins w:id="2632" w:author="PR Preview" w:date="2026-01-01T00:00:00Z">
        <w:r>
          <w:t xml:space="preserve">So</w:t>
        </w:r>
      </w:ins>
      <w:ins w:id="2633" w:author="PR Preview" w:date="2026-01-01T00:00:00Z">
        <w:r>
          <w:t xml:space="preserve"> </w:t>
        </w:r>
      </w:ins>
      <m:oMath>
        <m:r>
          <m:rPr>
            <m:sty m:val="p"/>
          </m:rPr>
          <m:t>dim</m:t>
        </m:r>
        <m:r>
          <m:rPr>
            <m:sty m:val="p"/>
          </m:rPr>
          <m:t>(</m:t>
        </m:r>
        <m:r>
          <m:rPr>
            <m:scr m:val="script"/>
            <m:sty m:val="p"/>
          </m:rPr>
          <m:t>T</m:t>
        </m:r>
        <m:r>
          <m:rPr>
            <m:sty m:val="p"/>
          </m:rPr>
          <m:t>)</m:t>
        </m:r>
        <m:r>
          <m:rPr>
            <m:sty m:val="p"/>
          </m:rPr>
          <m:t>=</m:t>
        </m:r>
        <m:r>
          <m:t>2</m:t>
        </m:r>
      </m:oMath>
      <w:ins w:id="2634" w:author="PR Preview" w:date="2026-01-01T00:00:00Z">
        <w:r>
          <w:t xml:space="preserve">,</w:t>
        </w:r>
      </w:ins>
      <w:ins w:id="2635" w:author="PR Preview" w:date="2026-01-01T00:00:00Z">
        <w:r>
          <w:t xml:space="preserve"> </w:t>
        </w:r>
      </w:ins>
      <w:ins w:id="2636" w:author="PR Preview" w:date="2026-01-01T00:00:00Z">
        <w:r>
          <w:t xml:space="preserve">and</w:t>
        </w:r>
      </w:ins>
      <w:ins w:id="2637" w:author="PR Preview" w:date="2026-01-01T00:00:00Z">
        <w:r>
          <w:t xml:space="preserve"> </w:t>
        </w:r>
      </w:ins>
      <w:hyperlink w:anchor="thm-subspace-equal-dim">
        <w:ins w:id="2638" w:author="PR Preview" w:date="2026-01-01T00:00:00Z">
          <w:r>
            <w:rPr>
              <w:rStyle w:val="Hyperlink"/>
            </w:rPr>
            <w:t xml:space="preserve">Theorem 30</w:t>
          </w:r>
        </w:ins>
      </w:hyperlink>
      <w:ins w:id="2639" w:author="PR Preview" w:date="2026-01-01T00:00:00Z">
        <w:r>
          <w:t xml:space="preserve"> </w:t>
        </w:r>
      </w:ins>
      <w:ins w:id="2640" w:author="PR Preview" w:date="2026-01-01T00:00:00Z">
        <w:r>
          <w:t xml:space="preserve">gives</w:t>
        </w:r>
      </w:ins>
      <w:ins w:id="2641" w:author="PR Preview" w:date="2026-01-01T00:00:00Z">
        <w:r>
          <w:t xml:space="preserve"> </w:t>
        </w:r>
      </w:ins>
      <m:oMath>
        <m:r>
          <m:rPr>
            <m:scr m:val="script"/>
            <m:sty m:val="p"/>
          </m:rPr>
          <m:t>T</m:t>
        </m:r>
        <m:r>
          <m:rPr>
            <m:sty m:val="p"/>
          </m:rPr>
          <m:t>=</m:t>
        </m:r>
        <m:r>
          <m:rPr>
            <m:scr m:val="script"/>
            <m:sty m:val="p"/>
          </m:rPr>
          <m:t>S</m:t>
        </m:r>
      </m:oMath>
      <w:ins w:id="2642" w:author="PR Preview" w:date="2026-01-01T00:00:00Z">
        <w:r>
          <w:t xml:space="preserve"> </w:t>
        </w:r>
      </w:ins>
      <w:ins w:id="2643" w:author="PR Preview" w:date="2026-01-01T00:00:00Z">
        <w:r>
          <w:t xml:space="preserve">without solving for any coefficients.</w:t>
        </w:r>
      </w:ins>
      <w:ins w:id="2644" w:author="PR Preview" w:date="2026-01-01T00:00:00Z">
        <w:r>
          <w:t xml:space="preserve"> </w:t>
        </w:r>
      </w:ins>
      <w:ins w:id="2645" w:author="PR Preview" w:date="2026-01-01T00:00:00Z">
        <w:r>
          <w:t xml:space="preserve">As a check,</w:t>
        </w:r>
      </w:ins>
      <w:ins w:id="2646" w:author="PR Preview" w:date="2026-01-01T00:00:00Z">
        <w:r>
          <w:t xml:space="preserve"> </w:t>
        </w:r>
      </w:ins>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ins w:id="2647" w:author="PR Preview" w:date="2026-01-01T00:00:00Z">
        <w:r>
          <w:t xml:space="preserve">.</w:t>
        </w:r>
      </w:ins>
    </w:p>
    <w:bookmarkEnd w:id="225"/>
    <w:bookmarkStart w:id="226" w:name="exm-subspace-equal-dim-fails"/>
    <w:p>
      <w:pPr>
        <w:pStyle w:val="BodyText"/>
      </w:pPr>
      <w:ins w:id="2648" w:author="PR Preview" w:date="2026-01-01T00:00:00Z">
        <w:r>
          <w:rPr>
            <w:b/>
            <w:bCs/>
          </w:rPr>
          <w:t xml:space="preserve">Example 53 (Equal dimensions without containment)</w:t>
        </w:r>
      </w:ins>
      <w:ins w:id="2649" w:author="PR Preview" w:date="2026-01-01T00:00:00Z">
        <w:r>
          <w:t xml:space="preserve"> </w:t>
        </w:r>
      </w:ins>
      <w:ins w:id="2650" w:author="PR Preview" w:date="2026-01-01T00:00:00Z">
        <w:r>
          <w:t xml:space="preserve">The lines</w:t>
        </w:r>
      </w:ins>
      <w:ins w:id="2651"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2652" w:author="PR Preview" w:date="2026-01-01T00:00:00Z">
        <w:r>
          <w:t xml:space="preserve"> </w:t>
        </w:r>
      </w:ins>
      <w:ins w:id="2653" w:author="PR Preview" w:date="2026-01-01T00:00:00Z">
        <w:r>
          <w:t xml:space="preserve">and</w:t>
        </w:r>
      </w:ins>
      <w:ins w:id="2654"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2655" w:author="PR Preview" w:date="2026-01-01T00:00:00Z">
        <w:r>
          <w:t xml:space="preserve"> </w:t>
        </w:r>
      </w:ins>
      <w:ins w:id="2656" w:author="PR Preview" w:date="2026-01-01T00:00:00Z">
        <w:r>
          <w:t xml:space="preserve">in</w:t>
        </w:r>
      </w:ins>
      <w:ins w:id="2657" w:author="PR Preview" w:date="2026-01-01T00:00:00Z">
        <w:r>
          <w:t xml:space="preserve"> </w:t>
        </w:r>
      </w:ins>
      <m:oMath>
        <m:sSup>
          <m:e>
            <m:r>
              <m:rPr>
                <m:scr m:val="double-struck"/>
                <m:sty m:val="p"/>
              </m:rPr>
              <m:t>R</m:t>
            </m:r>
          </m:e>
          <m:sup>
            <m:r>
              <m:t>3</m:t>
            </m:r>
          </m:sup>
        </m:sSup>
      </m:oMath>
      <w:ins w:id="2658" w:author="PR Preview" w:date="2026-01-01T00:00:00Z">
        <w:r>
          <w:t xml:space="preserve"> </w:t>
        </w:r>
      </w:ins>
      <w:ins w:id="2659" w:author="PR Preview" w:date="2026-01-01T00:00:00Z">
        <w:r>
          <w:t xml:space="preserve">both have dimension</w:t>
        </w:r>
      </w:ins>
      <w:ins w:id="2660" w:author="PR Preview" w:date="2026-01-01T00:00:00Z">
        <w:r>
          <w:t xml:space="preserve"> </w:t>
        </w:r>
      </w:ins>
      <m:oMath>
        <m:r>
          <m:t>1</m:t>
        </m:r>
      </m:oMath>
      <w:ins w:id="2661" w:author="PR Preview" w:date="2026-01-01T00:00:00Z">
        <w:r>
          <w:t xml:space="preserve">,</w:t>
        </w:r>
      </w:ins>
      <w:ins w:id="2662" w:author="PR Preview" w:date="2026-01-01T00:00:00Z">
        <w:r>
          <w:t xml:space="preserve"> </w:t>
        </w:r>
      </w:ins>
      <w:ins w:id="2663" w:author="PR Preview" w:date="2026-01-01T00:00:00Z">
        <w:r>
          <w:t xml:space="preserve">but they are not equal:</w:t>
        </w:r>
      </w:ins>
      <w:ins w:id="2664" w:author="PR Preview" w:date="2026-01-01T00:00:00Z">
        <w:r>
          <w:t xml:space="preserve"> </w:t>
        </w:r>
      </w:ins>
      <m:oMath>
        <m:r>
          <m:rPr>
            <m:sty m:val="p"/>
          </m:rPr>
          <m:t>(</m:t>
        </m:r>
        <m:r>
          <m:t>1</m:t>
        </m:r>
        <m:r>
          <m:rPr>
            <m:sty m:val="p"/>
          </m:rPr>
          <m:t>,</m:t>
        </m:r>
        <m:r>
          <m:t>0</m:t>
        </m:r>
        <m:r>
          <m:rPr>
            <m:sty m:val="p"/>
          </m:rPr>
          <m:t>,</m:t>
        </m:r>
        <m:r>
          <m:t>0</m:t>
        </m:r>
        <m:r>
          <m:rPr>
            <m:sty m:val="p"/>
          </m:rPr>
          <m:t>)</m:t>
        </m:r>
      </m:oMath>
      <w:ins w:id="2665" w:author="PR Preview" w:date="2026-01-01T00:00:00Z">
        <w:r>
          <w:t xml:space="preserve"> </w:t>
        </w:r>
      </w:ins>
      <w:ins w:id="2666" w:author="PR Preview" w:date="2026-01-01T00:00:00Z">
        <w:r>
          <w:t xml:space="preserve">is in the first and not the second.</w:t>
        </w:r>
      </w:ins>
      <w:ins w:id="2667" w:author="PR Preview" w:date="2026-01-01T00:00:00Z">
        <w:r>
          <w:t xml:space="preserve"> </w:t>
        </w:r>
      </w:ins>
      <w:hyperlink w:anchor="thm-subspace-equal-dim">
        <w:ins w:id="2668" w:author="PR Preview" w:date="2026-01-01T00:00:00Z">
          <w:r>
            <w:rPr>
              <w:rStyle w:val="Hyperlink"/>
            </w:rPr>
            <w:t xml:space="preserve">Theorem 30</w:t>
          </w:r>
        </w:ins>
      </w:hyperlink>
      <w:ins w:id="2669" w:author="PR Preview" w:date="2026-01-01T00:00:00Z">
        <w:r>
          <w:t xml:space="preserve"> </w:t>
        </w:r>
      </w:ins>
      <w:ins w:id="2670" w:author="PR Preview" w:date="2026-01-01T00:00:00Z">
        <w:r>
          <w:t xml:space="preserve">does not apply,</w:t>
        </w:r>
      </w:ins>
      <w:ins w:id="2671" w:author="PR Preview" w:date="2026-01-01T00:00:00Z">
        <w:r>
          <w:t xml:space="preserve"> </w:t>
        </w:r>
      </w:ins>
      <w:ins w:id="2672" w:author="PR Preview" w:date="2026-01-01T00:00:00Z">
        <w:r>
          <w:t xml:space="preserve">because neither line contains the other.</w:t>
        </w:r>
      </w:ins>
    </w:p>
    <w:bookmarkEnd w:id="226"/>
    <w:bookmarkEnd w:id="227"/>
    <w:bookmarkStart w:id="248" w:name="sec-column-null-space"/>
    <w:p>
      <w:pPr>
        <w:pStyle w:val="Heading2"/>
      </w:pPr>
      <w:r>
        <w:t xml:space="preserve">5 Column space and null space</w:t>
      </w:r>
    </w:p>
    <w:bookmarkStart w:id="228"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del w:id="2673" w:author="PR Preview" w:date="2026-01-01T00:00:00Z">
        <w:r>
          <w:delText xml:space="preserve">the set of all vectors</w:delText>
        </w:r>
      </w:del>
      <w:del w:id="2674" w:author="PR Preview" w:date="2026-01-01T00:00:00Z">
        <w:r>
          <w:delText xml:space="preserve"> </w:delText>
        </w:r>
      </w:del>
      <m:oMath>
        <m:r>
          <m:rPr>
            <m:sty m:val="bi"/>
          </m:rPr>
          <m:t>A</m:t>
        </m:r>
        <m:acc>
          <m:accPr>
            <m:chr m:val="̃"/>
          </m:accPr>
          <m:e>
            <m:r>
              <m:t>x</m:t>
            </m:r>
          </m:e>
        </m:acc>
      </m:oMath>
      <w:del w:id="2675" w:author="PR Preview" w:date="2026-01-01T00:00:00Z">
        <w:r>
          <w:delText xml:space="preserve"> </w:delText>
        </w:r>
      </w:del>
      <w:del w:id="2676" w:author="PR Preview" w:date="2026-01-01T00:00:00Z">
        <w:r>
          <w:delText xml:space="preserve">in</w:delText>
        </w:r>
      </w:del>
      <w:del w:id="2677" w:author="PR Preview" w:date="2026-01-01T00:00:00Z">
        <w:r>
          <w:delText xml:space="preserve"> </w:delText>
        </w:r>
      </w:del>
      <m:oMath>
        <m:sSup>
          <m:e>
            <m:r>
              <m:rPr>
                <m:scr m:val="double-struck"/>
                <m:sty m:val="p"/>
              </m:rPr>
              <m:t>R</m:t>
            </m:r>
          </m:e>
          <m:sup>
            <m:r>
              <m:t>m</m:t>
            </m:r>
          </m:sup>
        </m:sSup>
      </m:oMath>
      <w:del w:id="2678" w:author="PR Preview" w:date="2026-01-01T00:00:00Z">
        <w:r>
          <w:delText xml:space="preserve">.</w:delText>
        </w:r>
      </w:del>
      <w:del w:id="2679" w:author="PR Preview" w:date="2026-01-01T00:00:00Z">
        <w:r>
          <w:delText xml:space="preserve"> </w:delText>
        </w:r>
      </w:del>
      <w:del w:id="2680" w:author="PR Preview" w:date="2026-01-01T00:00:00Z">
        <w:r>
          <w:delText xml:space="preserve">It is also called the</w:delText>
        </w:r>
      </w:del>
      <w:del w:id="2681" w:author="PR Preview" w:date="2026-01-01T00:00:00Z">
        <w:r>
          <w:delText xml:space="preserve"> </w:delText>
        </w:r>
      </w:del>
      <w:del w:id="2682" w:author="PR Preview" w:date="2026-01-01T00:00:00Z">
        <w:r>
          <w:rPr>
            <w:b/>
            <w:bCs/>
          </w:rPr>
          <w:delText xml:space="preserve">range</w:delText>
        </w:r>
      </w:del>
      <w:del w:id="2683" w:author="PR Preview" w:date="2026-01-01T00:00:00Z">
        <w:r>
          <w:delText xml:space="preserve"> </w:delText>
        </w:r>
      </w:del>
      <w:del w:id="2684" w:author="PR Preview" w:date="2026-01-01T00:00:00Z">
        <w:r>
          <w:delText xml:space="preserve">or</w:delText>
        </w:r>
      </w:del>
      <w:del w:id="2685" w:author="PR Preview" w:date="2026-01-01T00:00:00Z">
        <w:r>
          <w:delText xml:space="preserve"> </w:delText>
        </w:r>
      </w:del>
      <w:del w:id="2686" w:author="PR Preview" w:date="2026-01-01T00:00:00Z">
        <w:r>
          <w:rPr>
            <w:b/>
            <w:bCs/>
          </w:rPr>
          <w:delText xml:space="preserve">image</w:delText>
        </w:r>
      </w:del>
      <w:del w:id="2687" w:author="PR Preview" w:date="2026-01-01T00:00:00Z">
        <w:r>
          <w:delText xml:space="preserve"> </w:delText>
        </w:r>
      </w:del>
      <w:del w:id="2688" w:author="PR Preview" w:date="2026-01-01T00:00:00Z">
        <w:r>
          <w:delText xml:space="preserve">of</w:delText>
        </w:r>
      </w:del>
      <w:del w:id="2689" w:author="PR Preview" w:date="2026-01-01T00:00:00Z">
        <w:r>
          <w:delText xml:space="preserve"> </w:delText>
        </w:r>
      </w:del>
      <m:oMath>
        <m:r>
          <m:rPr>
            <m:sty m:val="bi"/>
          </m:rPr>
          <m:t>A</m:t>
        </m:r>
      </m:oMath>
      <w:del w:id="2690" w:author="PR Preview" w:date="2026-01-01T00:00:00Z">
        <w:r>
          <w:delText xml:space="preserve">.</w:delText>
        </w:r>
      </w:del>
      <w:del w:id="2691" w:author="PR Preview" w:date="2026-01-01T00:00:00Z">
        <w:r>
          <w:delText xml:space="preserve"> </w:delText>
        </w:r>
      </w:del>
      <w:del w:id="2692" w:author="PR Preview" w:date="2026-01-01T00:00:00Z">
        <w:r>
          <w:delText xml:space="preserve">The</w:delText>
        </w:r>
      </w:del>
      <w:del w:id="2693" w:author="PR Preview" w:date="2026-01-01T00:00:00Z">
        <w:r>
          <w:delText xml:space="preserve"> </w:delText>
        </w:r>
      </w:del>
      <w:del w:id="2694" w:author="PR Preview" w:date="2026-01-01T00:00:00Z">
        <w:r>
          <w:rPr>
            <w:b/>
            <w:bCs/>
          </w:rPr>
          <w:delText xml:space="preserve">row space</w:delText>
        </w:r>
      </w:del>
      <w:del w:id="2695" w:author="PR Preview" w:date="2026-01-01T00:00:00Z">
        <w:r>
          <w:delText xml:space="preserve"> </w:delText>
        </w:r>
      </w:del>
      <w:del w:id="2696" w:author="PR Preview" w:date="2026-01-01T00:00:00Z">
        <w:r>
          <w:delText xml:space="preserve">of</w:delText>
        </w:r>
      </w:del>
      <w:del w:id="2697" w:author="PR Preview" w:date="2026-01-01T00:00:00Z">
        <w:r>
          <w:delText xml:space="preserve"> </w:delText>
        </w:r>
      </w:del>
      <m:oMath>
        <m:r>
          <m:rPr>
            <m:sty m:val="bi"/>
          </m:rPr>
          <m:t>A</m:t>
        </m:r>
      </m:oMath>
      <w:del w:id="2698" w:author="PR Preview" w:date="2026-01-01T00:00:00Z">
        <w:r>
          <w:delText xml:space="preserve"> </w:delText>
        </w:r>
      </w:del>
      <w:del w:id="2699" w:author="PR Preview" w:date="2026-01-01T00:00:00Z">
        <w:r>
          <w:delText xml:space="preserve">is</w:delText>
        </w:r>
      </w:del>
      <w:del w:id="2700" w:author="PR Preview" w:date="2026-01-01T00:00:00Z">
        <w:r>
          <w:delText xml:space="preserve"> </w:delText>
        </w:r>
      </w:del>
      <m:oMath>
        <m:r>
          <m:rPr>
            <m:scr m:val="script"/>
            <m:sty m:val="p"/>
          </m:rPr>
          <m:t>C</m:t>
        </m:r>
        <m:r>
          <m:rPr>
            <m:sty m:val="p"/>
          </m:rPr>
          <m:t>(</m:t>
        </m:r>
        <m:sSup>
          <m:e>
            <m:r>
              <m:rPr>
                <m:sty m:val="bi"/>
              </m:rPr>
              <m:t>A</m:t>
            </m:r>
          </m:e>
          <m:sup>
            <m:r>
              <m:rPr>
                <m:sty m:val="p"/>
              </m:rPr>
              <m:t>⊤</m:t>
            </m:r>
          </m:sup>
        </m:sSup>
        <m:r>
          <m:rPr>
            <m:sty m:val="p"/>
          </m:rPr>
          <m:t>)</m:t>
        </m:r>
      </m:oMath>
      <w:del w:id="2701" w:author="PR Preview" w:date="2026-01-01T00:00:00Z">
        <w:r>
          <w:delText xml:space="preserve">,</w:delText>
        </w:r>
      </w:del>
      <w:del w:id="2702" w:author="PR Preview" w:date="2026-01-01T00:00:00Z">
        <w:r>
          <w:delText xml:space="preserve"> </w:delText>
        </w:r>
      </w:del>
      <w:del w:id="2703" w:author="PR Preview" w:date="2026-01-01T00:00:00Z">
        <w:r>
          <w:delText xml:space="preserve">a set of vectors in</w:delText>
        </w:r>
      </w:del>
      <w:del w:id="2704" w:author="PR Preview" w:date="2026-01-01T00:00:00Z">
        <w:r>
          <w:delText xml:space="preserve"> </w:delText>
        </w:r>
      </w:del>
      <m:oMath>
        <m:sSup>
          <m:e>
            <m:r>
              <m:rPr>
                <m:scr m:val="double-struck"/>
                <m:sty m:val="p"/>
              </m:rPr>
              <m:t>R</m:t>
            </m:r>
          </m:e>
          <m:sup>
            <m:r>
              <m:t>n</m:t>
            </m:r>
          </m:sup>
        </m:sSup>
      </m:oMath>
      <w:del w:id="2705" w:author="PR Preview" w:date="2026-01-01T00:00:00Z">
        <w:r>
          <w:delText xml:space="preserve">.</w:delText>
        </w:r>
      </w:del>
    </w:p>
    <w:p>
      <w:pPr>
        <w:pStyle w:val="BodyText"/>
      </w:pPr>
      <w:del w:id="2706" w:author="PR Preview" w:date="2026-01-01T00:00:00Z">
        <w:r>
          <w:rPr>
            <w:b/>
            <w:bCs/>
          </w:rPr>
          <w:delText xml:space="preserve">Example 53 (The column space of a rank-one matrix)</w:delText>
        </w:r>
      </w:del>
      <w:del w:id="2707" w:author="PR Preview" w:date="2026-01-01T00:00:00Z">
        <w:r>
          <w:delText xml:space="preserve"> </w:delText>
        </w:r>
      </w:del>
      <w:del w:id="2708" w:author="PR Preview" w:date="2026-01-01T00:00:00Z">
        <w:r>
          <w:delText xml:space="preserve">Let</w:delText>
        </w:r>
      </w:del>
    </w:p>
    <w:p>
      <w:pPr>
        <w:pStyle w:val="FirstParagraph"/>
      </w:pPr>
      <w:ins w:id="2709" w:author="PR Preview" w:date="2026-01-01T00:00:00Z">
        <w:r>
          <w:t xml:space="preserve">the set of all vectors</w:t>
        </w:r>
      </w:ins>
      <w:ins w:id="2710" w:author="PR Preview" w:date="2026-01-01T00:00:00Z">
        <w:r>
          <w:t xml:space="preserve"> </w:t>
        </w:r>
      </w:ins>
      <m:oMath>
        <m:r>
          <m:rPr>
            <m:sty m:val="bi"/>
          </m:rPr>
          <m:t>A</m:t>
        </m:r>
        <m:acc>
          <m:accPr>
            <m:chr m:val="̃"/>
          </m:accPr>
          <m:e>
            <m:r>
              <m:t>x</m:t>
            </m:r>
          </m:e>
        </m:acc>
      </m:oMath>
      <w:ins w:id="2711" w:author="PR Preview" w:date="2026-01-01T00:00:00Z">
        <w:r>
          <w:t xml:space="preserve"> </w:t>
        </w:r>
      </w:ins>
      <w:ins w:id="2712" w:author="PR Preview" w:date="2026-01-01T00:00:00Z">
        <w:r>
          <w:t xml:space="preserve">in</w:t>
        </w:r>
      </w:ins>
      <w:ins w:id="2713" w:author="PR Preview" w:date="2026-01-01T00:00:00Z">
        <w:r>
          <w:t xml:space="preserve"> </w:t>
        </w:r>
      </w:ins>
      <m:oMath>
        <m:sSup>
          <m:e>
            <m:r>
              <m:rPr>
                <m:scr m:val="double-struck"/>
                <m:sty m:val="p"/>
              </m:rPr>
              <m:t>R</m:t>
            </m:r>
          </m:e>
          <m:sup>
            <m:r>
              <m:t>m</m:t>
            </m:r>
          </m:sup>
        </m:sSup>
      </m:oMath>
      <w:ins w:id="2714" w:author="PR Preview" w:date="2026-01-01T00:00:00Z">
        <w:r>
          <w:t xml:space="preserve">.</w:t>
        </w:r>
      </w:ins>
      <w:ins w:id="2715" w:author="PR Preview" w:date="2026-01-01T00:00:00Z">
        <w:r>
          <w:t xml:space="preserve"> </w:t>
        </w:r>
      </w:ins>
      <w:ins w:id="2716" w:author="PR Preview" w:date="2026-01-01T00:00:00Z">
        <w:r>
          <w:t xml:space="preserve">It is also called the</w:t>
        </w:r>
      </w:ins>
      <w:ins w:id="2717" w:author="PR Preview" w:date="2026-01-01T00:00:00Z">
        <w:r>
          <w:t xml:space="preserve"> </w:t>
        </w:r>
      </w:ins>
      <w:ins w:id="2718" w:author="PR Preview" w:date="2026-01-01T00:00:00Z">
        <w:r>
          <w:rPr>
            <w:b/>
            <w:bCs/>
          </w:rPr>
          <w:t xml:space="preserve">range</w:t>
        </w:r>
      </w:ins>
      <w:ins w:id="2719" w:author="PR Preview" w:date="2026-01-01T00:00:00Z">
        <w:r>
          <w:t xml:space="preserve"> </w:t>
        </w:r>
      </w:ins>
      <w:ins w:id="2720" w:author="PR Preview" w:date="2026-01-01T00:00:00Z">
        <w:r>
          <w:t xml:space="preserve">or</w:t>
        </w:r>
      </w:ins>
      <w:ins w:id="2721" w:author="PR Preview" w:date="2026-01-01T00:00:00Z">
        <w:r>
          <w:t xml:space="preserve"> </w:t>
        </w:r>
      </w:ins>
      <w:ins w:id="2722" w:author="PR Preview" w:date="2026-01-01T00:00:00Z">
        <w:r>
          <w:rPr>
            <w:b/>
            <w:bCs/>
          </w:rPr>
          <w:t xml:space="preserve">image</w:t>
        </w:r>
      </w:ins>
      <w:ins w:id="2723" w:author="PR Preview" w:date="2026-01-01T00:00:00Z">
        <w:r>
          <w:t xml:space="preserve"> </w:t>
        </w:r>
      </w:ins>
      <w:ins w:id="2724" w:author="PR Preview" w:date="2026-01-01T00:00:00Z">
        <w:r>
          <w:t xml:space="preserve">of</w:t>
        </w:r>
      </w:ins>
      <w:ins w:id="2725" w:author="PR Preview" w:date="2026-01-01T00:00:00Z">
        <w:r>
          <w:t xml:space="preserve"> </w:t>
        </w:r>
      </w:ins>
      <m:oMath>
        <m:r>
          <m:rPr>
            <m:sty m:val="bi"/>
          </m:rPr>
          <m:t>A</m:t>
        </m:r>
      </m:oMath>
      <w:ins w:id="2726" w:author="PR Preview" w:date="2026-01-01T00:00:00Z">
        <w:r>
          <w:t xml:space="preserve">.</w:t>
        </w:r>
      </w:ins>
    </w:p>
    <w:bookmarkEnd w:id="228"/>
    <w:bookmarkStart w:id="229" w:name="def-row-space"/>
    <w:p>
      <w:pPr>
        <w:pStyle w:val="BodyText"/>
      </w:pPr>
      <w:ins w:id="2727" w:author="PR Preview" w:date="2026-01-01T00:00:00Z">
        <w:r>
          <w:rPr>
            <w:b/>
            <w:bCs/>
          </w:rPr>
          <w:t xml:space="preserve">Definition 46 (Row space)</w:t>
        </w:r>
      </w:ins>
      <w:ins w:id="2728" w:author="PR Preview" w:date="2026-01-01T00:00:00Z">
        <w:r>
          <w:t xml:space="preserve"> </w:t>
        </w:r>
      </w:ins>
      <w:ins w:id="2729" w:author="PR Preview" w:date="2026-01-01T00:00:00Z">
        <w:r>
          <w:t xml:space="preserve">The</w:t>
        </w:r>
      </w:ins>
      <w:ins w:id="2730" w:author="PR Preview" w:date="2026-01-01T00:00:00Z">
        <w:r>
          <w:t xml:space="preserve"> </w:t>
        </w:r>
      </w:ins>
      <w:ins w:id="2731" w:author="PR Preview" w:date="2026-01-01T00:00:00Z">
        <w:r>
          <w:rPr>
            <w:b/>
            <w:bCs/>
          </w:rPr>
          <w:t xml:space="preserve">row space</w:t>
        </w:r>
      </w:ins>
      <w:ins w:id="2732" w:author="PR Preview" w:date="2026-01-01T00:00:00Z">
        <w:r>
          <w:t xml:space="preserve"> </w:t>
        </w:r>
      </w:ins>
      <w:ins w:id="2733" w:author="PR Preview" w:date="2026-01-01T00:00:00Z">
        <w:r>
          <w:t xml:space="preserve">of an</w:t>
        </w:r>
      </w:ins>
      <w:ins w:id="2734" w:author="PR Preview" w:date="2026-01-01T00:00:00Z">
        <w:r>
          <w:t xml:space="preserve"> </w:t>
        </w:r>
      </w:ins>
      <m:oMath>
        <m:r>
          <m:t>m</m:t>
        </m:r>
        <m:r>
          <m:rPr>
            <m:sty m:val="p"/>
          </m:rPr>
          <m:t>×</m:t>
        </m:r>
        <m:r>
          <m:t>n</m:t>
        </m:r>
      </m:oMath>
      <w:ins w:id="2735" w:author="PR Preview" w:date="2026-01-01T00:00:00Z">
        <w:r>
          <w:t xml:space="preserve"> </w:t>
        </w:r>
      </w:ins>
      <w:ins w:id="2736" w:author="PR Preview" w:date="2026-01-01T00:00:00Z">
        <w:r>
          <w:t xml:space="preserve">matrix</w:t>
        </w:r>
      </w:ins>
      <w:ins w:id="2737" w:author="PR Preview" w:date="2026-01-01T00:00:00Z">
        <w:r>
          <w:t xml:space="preserve"> </w:t>
        </w:r>
      </w:ins>
      <m:oMath>
        <m:r>
          <m:rPr>
            <m:sty m:val="bi"/>
          </m:rPr>
          <m:t>A</m:t>
        </m:r>
      </m:oMath>
      <w:ins w:id="2738" w:author="PR Preview" w:date="2026-01-01T00:00:00Z">
        <w:r>
          <w:t xml:space="preserve"> </w:t>
        </w:r>
      </w:ins>
      <w:ins w:id="2739" w:author="PR Preview" w:date="2026-01-01T00:00:00Z">
        <w:r>
          <w:t xml:space="preserve">is</w:t>
        </w:r>
      </w:ins>
      <w:ins w:id="2740" w:author="PR Preview" w:date="2026-01-01T00:00:00Z">
        <w:r>
          <w:t xml:space="preserve"> </w:t>
        </w:r>
      </w:ins>
      <m:oMath>
        <m:r>
          <m:rPr>
            <m:scr m:val="script"/>
            <m:sty m:val="p"/>
          </m:rPr>
          <m:t>C</m:t>
        </m:r>
        <m:r>
          <m:rPr>
            <m:sty m:val="p"/>
          </m:rPr>
          <m:t>(</m:t>
        </m:r>
        <m:sSup>
          <m:e>
            <m:r>
              <m:rPr>
                <m:sty m:val="bi"/>
              </m:rPr>
              <m:t>A</m:t>
            </m:r>
          </m:e>
          <m:sup>
            <m:r>
              <m:rPr>
                <m:sty m:val="p"/>
              </m:rPr>
              <m:t>⊤</m:t>
            </m:r>
          </m:sup>
        </m:sSup>
        <m:r>
          <m:rPr>
            <m:sty m:val="p"/>
          </m:rPr>
          <m:t>)</m:t>
        </m:r>
      </m:oMath>
      <w:ins w:id="2741" w:author="PR Preview" w:date="2026-01-01T00:00:00Z">
        <w:r>
          <w:t xml:space="preserve">,</w:t>
        </w:r>
      </w:ins>
      <w:ins w:id="2742" w:author="PR Preview" w:date="2026-01-01T00:00:00Z">
        <w:r>
          <w:t xml:space="preserve"> </w:t>
        </w:r>
      </w:ins>
      <w:ins w:id="2743" w:author="PR Preview" w:date="2026-01-01T00:00:00Z">
        <w:r>
          <w:t xml:space="preserve">a set of vectors in</w:t>
        </w:r>
      </w:ins>
      <w:ins w:id="2744" w:author="PR Preview" w:date="2026-01-01T00:00:00Z">
        <w:r>
          <w:t xml:space="preserve"> </w:t>
        </w:r>
      </w:ins>
      <m:oMath>
        <m:sSup>
          <m:e>
            <m:r>
              <m:rPr>
                <m:scr m:val="double-struck"/>
                <m:sty m:val="p"/>
              </m:rPr>
              <m:t>R</m:t>
            </m:r>
          </m:e>
          <m:sup>
            <m:r>
              <m:t>n</m:t>
            </m:r>
          </m:sup>
        </m:sSup>
      </m:oMath>
      <w:ins w:id="2745" w:author="PR Preview" w:date="2026-01-01T00:00:00Z">
        <w:r>
          <w:t xml:space="preserve">.</w:t>
        </w:r>
      </w:ins>
    </w:p>
    <w:bookmarkEnd w:id="229"/>
    <w:bookmarkStart w:id="230" w:name="exm-column-space"/>
    <w:p>
      <w:pPr>
        <w:pStyle w:val="BodyText"/>
      </w:pPr>
      <w:ins w:id="2746" w:author="PR Preview" w:date="2026-01-01T00:00:00Z">
        <w:r>
          <w:rPr>
            <w:b/>
            <w:bCs/>
          </w:rPr>
          <w:t xml:space="preserve">Example 54 (The column space of a rank-one matrix)</w:t>
        </w:r>
      </w:ins>
      <w:ins w:id="2747" w:author="PR Preview" w:date="2026-01-01T00:00:00Z">
        <w:r>
          <w:t xml:space="preserve"> </w:t>
        </w:r>
      </w:ins>
      <w:ins w:id="2748"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0"/>
    <w:bookmarkStart w:id="231"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1"/>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2" w:name="exm-column-space-span"/>
    <w:p>
      <w:pPr>
        <w:pStyle w:val="BodyText"/>
      </w:pPr>
      <w:del w:id="2749" w:author="PR Preview" w:date="2026-01-01T00:00:00Z">
        <w:r>
          <w:rPr>
            <w:b/>
            <w:bCs/>
          </w:rPr>
          <w:delText xml:space="preserve">Example 54 (Reading off the column space and row space from the columns and rows)</w:delText>
        </w:r>
      </w:del>
      <w:del w:id="2750" w:author="PR Preview" w:date="2026-01-01T00:00:00Z">
        <w:r>
          <w:delText xml:space="preserve"> </w:delText>
        </w:r>
      </w:del>
      <w:del w:id="2751" w:author="PR Preview" w:date="2026-01-01T00:00:00Z">
        <w:r>
          <w:delText xml:space="preserve">For</w:delText>
        </w:r>
      </w:del>
      <w:del w:id="2752" w:author="PR Preview" w:date="2026-01-01T00:00:00Z">
        <w:r>
          <w:delText xml:space="preserve"> </w:delText>
        </w:r>
      </w:del>
      <m:oMath>
        <m:r>
          <m:rPr>
            <m:sty m:val="bi"/>
          </m:rPr>
          <m:t>A</m:t>
        </m:r>
      </m:oMath>
      <w:del w:id="2753" w:author="PR Preview" w:date="2026-01-01T00:00:00Z">
        <w:r>
          <w:delText xml:space="preserve"> </w:delText>
        </w:r>
      </w:del>
      <w:del w:id="2754" w:author="PR Preview" w:date="2026-01-01T00:00:00Z">
        <w:r>
          <w:delText xml:space="preserve">in</w:delText>
        </w:r>
      </w:del>
      <w:del w:id="2755" w:author="PR Preview" w:date="2026-01-01T00:00:00Z">
        <w:r>
          <w:delText xml:space="preserve"> </w:delText>
        </w:r>
      </w:del>
      <w:hyperlink w:anchor="exm-column-space">
        <w:del w:id="2756" w:author="PR Preview" w:date="2026-01-01T00:00:00Z">
          <w:r>
            <w:rPr>
              <w:rStyle w:val="Hyperlink"/>
            </w:rPr>
            <w:delText xml:space="preserve">Example 53</w:delText>
          </w:r>
        </w:del>
      </w:hyperlink>
      <w:del w:id="2757" w:author="PR Preview" w:date="2026-01-01T00:00:00Z">
        <w:r>
          <w:delText xml:space="preserve">,</w:delText>
        </w:r>
      </w:del>
      <w:del w:id="2758" w:author="PR Preview" w:date="2026-01-01T00:00:00Z">
        <w:r>
          <w:delText xml:space="preserve"> </w:delText>
        </w:r>
      </w:del>
      <w:del w:id="2759" w:author="PR Preview" w:date="2026-01-01T00:00:00Z">
        <w:r>
          <w:delText xml:space="preserve">the columns are</w:delText>
        </w:r>
      </w:del>
      <w:del w:id="2760" w:author="PR Preview" w:date="2026-01-01T00:00:00Z">
        <w:r>
          <w:delText xml:space="preserve"> </w:delText>
        </w:r>
      </w:del>
      <m:oMath>
        <m:r>
          <m:rPr>
            <m:sty m:val="p"/>
          </m:rPr>
          <m:t>(</m:t>
        </m:r>
        <m:r>
          <m:t>1</m:t>
        </m:r>
        <m:r>
          <m:rPr>
            <m:sty m:val="p"/>
          </m:rPr>
          <m:t>,</m:t>
        </m:r>
        <m:r>
          <m:t>3</m:t>
        </m:r>
        <m:r>
          <m:rPr>
            <m:sty m:val="p"/>
          </m:rPr>
          <m:t>)</m:t>
        </m:r>
      </m:oMath>
      <w:del w:id="2761" w:author="PR Preview" w:date="2026-01-01T00:00:00Z">
        <w:r>
          <w:delText xml:space="preserve">,</w:delText>
        </w:r>
      </w:del>
      <w:del w:id="2762"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del w:id="2763" w:author="PR Preview" w:date="2026-01-01T00:00:00Z">
        <w:r>
          <w:delText xml:space="preserve"> </w:delText>
        </w:r>
      </w:del>
      <w:del w:id="2764" w:author="PR Preview" w:date="2026-01-01T00:00:00Z">
        <w:r>
          <w:delText xml:space="preserve">and</w:delText>
        </w:r>
      </w:del>
      <w:del w:id="2765"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del w:id="2766" w:author="PR Preview" w:date="2026-01-01T00:00:00Z">
        <w:r>
          <w:delText xml:space="preserve">,</w:delText>
        </w:r>
      </w:del>
      <w:del w:id="2767" w:author="PR Preview" w:date="2026-01-01T00:00:00Z">
        <w:r>
          <w:delText xml:space="preserve"> </w:delText>
        </w:r>
      </w:del>
      <w:del w:id="2768" w:author="PR Preview" w:date="2026-01-01T00:00:00Z">
        <w:r>
          <w:delText xml:space="preserve">so by</w:delText>
        </w:r>
      </w:del>
      <w:del w:id="2769" w:author="PR Preview" w:date="2026-01-01T00:00:00Z">
        <w:r>
          <w:delText xml:space="preserve"> </w:delText>
        </w:r>
      </w:del>
      <w:hyperlink w:anchor="thm-column-space-span">
        <w:del w:id="2770" w:author="PR Preview" w:date="2026-01-01T00:00:00Z">
          <w:r>
            <w:rPr>
              <w:rStyle w:val="Hyperlink"/>
            </w:rPr>
            <w:delText xml:space="preserve">Theorem 31</w:delText>
          </w:r>
        </w:del>
      </w:hyperlink>
      <w:del w:id="2771"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2772" w:author="PR Preview" w:date="2026-01-01T00:00:00Z">
        <w:r>
          <w:delText xml:space="preserve">,</w:delText>
        </w:r>
      </w:del>
      <w:del w:id="2773" w:author="PR Preview" w:date="2026-01-01T00:00:00Z">
        <w:r>
          <w:delText xml:space="preserve"> </w:delText>
        </w:r>
      </w:del>
      <w:del w:id="2774" w:author="PR Preview" w:date="2026-01-01T00:00:00Z">
        <w:r>
          <w:delText xml:space="preserve">the same line found in</w:delText>
        </w:r>
      </w:del>
      <w:del w:id="2775" w:author="PR Preview" w:date="2026-01-01T00:00:00Z">
        <w:r>
          <w:delText xml:space="preserve"> </w:delText>
        </w:r>
      </w:del>
      <w:hyperlink w:anchor="exm-column-space">
        <w:del w:id="2776" w:author="PR Preview" w:date="2026-01-01T00:00:00Z">
          <w:r>
            <w:rPr>
              <w:rStyle w:val="Hyperlink"/>
            </w:rPr>
            <w:delText xml:space="preserve">Example 53</w:delText>
          </w:r>
        </w:del>
      </w:hyperlink>
      <w:del w:id="2777" w:author="PR Preview" w:date="2026-01-01T00:00:00Z">
        <w:r>
          <w:delText xml:space="preserve">.</w:delText>
        </w:r>
      </w:del>
      <w:del w:id="2778" w:author="PR Preview" w:date="2026-01-01T00:00:00Z">
        <w:r>
          <w:delText xml:space="preserve"> </w:delText>
        </w:r>
      </w:del>
      <w:del w:id="2779" w:author="PR Preview" w:date="2026-01-01T00:00:00Z">
        <w:r>
          <w:delText xml:space="preserve">The rows are</w:delText>
        </w:r>
      </w:del>
      <w:del w:id="2780"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2781" w:author="PR Preview" w:date="2026-01-01T00:00:00Z">
        <w:r>
          <w:delText xml:space="preserve"> </w:delText>
        </w:r>
      </w:del>
      <w:del w:id="2782" w:author="PR Preview" w:date="2026-01-01T00:00:00Z">
        <w:r>
          <w:delText xml:space="preserve">and</w:delText>
        </w:r>
      </w:del>
      <w:del w:id="2783" w:author="PR Preview" w:date="2026-01-01T00:00:00Z">
        <w:r>
          <w:delText xml:space="preserve"> </w:delText>
        </w:r>
      </w:del>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del w:id="2784" w:author="PR Preview" w:date="2026-01-01T00:00:00Z">
        <w:r>
          <w:delText xml:space="preserve">,</w:delText>
        </w:r>
      </w:del>
      <w:del w:id="2785" w:author="PR Preview" w:date="2026-01-01T00:00:00Z">
        <w:r>
          <w:delText xml:space="preserve"> </w:delText>
        </w:r>
      </w:del>
      <w:del w:id="2786" w:author="PR Preview" w:date="2026-01-01T00:00:00Z">
        <w:r>
          <w:delText xml:space="preserve">so the row space is</w:delText>
        </w:r>
      </w:del>
      <w:del w:id="2787"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del w:id="2788" w:author="PR Preview" w:date="2026-01-01T00:00:00Z">
        <w:r>
          <w:delText xml:space="preserve">,</w:delText>
        </w:r>
      </w:del>
      <w:del w:id="2789" w:author="PR Preview" w:date="2026-01-01T00:00:00Z">
        <w:r>
          <w:delText xml:space="preserve"> </w:delText>
        </w:r>
      </w:del>
      <w:del w:id="2790" w:author="PR Preview" w:date="2026-01-01T00:00:00Z">
        <w:r>
          <w:delText xml:space="preserve">a line in</w:delText>
        </w:r>
      </w:del>
      <w:del w:id="2791" w:author="PR Preview" w:date="2026-01-01T00:00:00Z">
        <w:r>
          <w:delText xml:space="preserve"> </w:delText>
        </w:r>
      </w:del>
      <m:oMath>
        <m:sSup>
          <m:e>
            <m:r>
              <m:rPr>
                <m:scr m:val="double-struck"/>
                <m:sty m:val="p"/>
              </m:rPr>
              <m:t>R</m:t>
            </m:r>
          </m:e>
          <m:sup>
            <m:r>
              <m:t>3</m:t>
            </m:r>
          </m:sup>
        </m:sSup>
      </m:oMath>
      <w:del w:id="2792" w:author="PR Preview" w:date="2026-01-01T00:00:00Z">
        <w:r>
          <w:delText xml:space="preserve">.</w:delText>
        </w:r>
      </w:del>
    </w:p>
    <w:p>
      <w:pPr>
        <w:pStyle w:val="BodyText"/>
      </w:pPr>
      <w:del w:id="2793" w:author="PR Preview" w:date="2026-01-01T00:00:00Z">
        <w:r>
          <w:rPr>
            <w:b/>
            <w:bCs/>
          </w:rPr>
          <w:delText xml:space="preserve">Definition 46 (Null space (kernel))</w:delText>
        </w:r>
      </w:del>
      <w:del w:id="2794" w:author="PR Preview" w:date="2026-01-01T00:00:00Z">
        <w:r>
          <w:delText xml:space="preserve"> </w:delText>
        </w:r>
      </w:del>
      <w:del w:id="2795" w:author="PR Preview" w:date="2026-01-01T00:00:00Z">
        <w:r>
          <w:delText xml:space="preserve">The</w:delText>
        </w:r>
      </w:del>
      <w:del w:id="2796" w:author="PR Preview" w:date="2026-01-01T00:00:00Z">
        <w:r>
          <w:delText xml:space="preserve"> </w:delText>
        </w:r>
      </w:del>
      <w:del w:id="2797" w:author="PR Preview" w:date="2026-01-01T00:00:00Z">
        <w:r>
          <w:rPr>
            <w:b/>
            <w:bCs/>
          </w:rPr>
          <w:delText xml:space="preserve">null space</w:delText>
        </w:r>
      </w:del>
      <w:del w:id="2798" w:author="PR Preview" w:date="2026-01-01T00:00:00Z">
        <w:r>
          <w:delText xml:space="preserve"> </w:delText>
        </w:r>
      </w:del>
      <w:del w:id="2799" w:author="PR Preview" w:date="2026-01-01T00:00:00Z">
        <w:r>
          <w:delText xml:space="preserve">of an</w:delText>
        </w:r>
      </w:del>
      <w:del w:id="2800" w:author="PR Preview" w:date="2026-01-01T00:00:00Z">
        <w:r>
          <w:delText xml:space="preserve"> </w:delText>
        </w:r>
      </w:del>
      <m:oMath>
        <m:r>
          <m:t>m</m:t>
        </m:r>
        <m:r>
          <m:rPr>
            <m:sty m:val="p"/>
          </m:rPr>
          <m:t>×</m:t>
        </m:r>
        <m:r>
          <m:t>n</m:t>
        </m:r>
      </m:oMath>
      <w:del w:id="2801" w:author="PR Preview" w:date="2026-01-01T00:00:00Z">
        <w:r>
          <w:delText xml:space="preserve"> </w:delText>
        </w:r>
      </w:del>
      <w:del w:id="2802" w:author="PR Preview" w:date="2026-01-01T00:00:00Z">
        <w:r>
          <w:delText xml:space="preserve">matrix</w:delText>
        </w:r>
      </w:del>
      <w:del w:id="2803" w:author="PR Preview" w:date="2026-01-01T00:00:00Z">
        <w:r>
          <w:delText xml:space="preserve"> </w:delText>
        </w:r>
      </w:del>
      <m:oMath>
        <m:r>
          <m:rPr>
            <m:sty m:val="bi"/>
          </m:rPr>
          <m:t>A</m:t>
        </m:r>
      </m:oMath>
      <w:del w:id="2804" w:author="PR Preview" w:date="2026-01-01T00:00:00Z">
        <w:r>
          <w:delText xml:space="preserve"> </w:delText>
        </w:r>
      </w:del>
      <w:del w:id="2805" w:author="PR Preview" w:date="2026-01-01T00:00:00Z">
        <w:r>
          <w:delText xml:space="preserve">is</w:delText>
        </w:r>
      </w:del>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del w:id="2806" w:author="PR Preview" w:date="2026-01-01T00:00:00Z">
        <w:r>
          <w:delText xml:space="preserve">the set of</w:delText>
        </w:r>
      </w:del>
      <w:del w:id="2807" w:author="PR Preview" w:date="2026-01-01T00:00:00Z">
        <w:r>
          <w:delText xml:space="preserve"> </w:delText>
        </w:r>
      </w:del>
      <w:hyperlink w:anchor="def-linear-system">
        <w:del w:id="2808" w:author="PR Preview" w:date="2026-01-01T00:00:00Z">
          <w:r>
            <w:rPr>
              <w:rStyle w:val="Hyperlink"/>
            </w:rPr>
            <w:delText xml:space="preserve">solutions</w:delText>
          </w:r>
        </w:del>
      </w:hyperlink>
      <w:del w:id="2809" w:author="PR Preview" w:date="2026-01-01T00:00:00Z">
        <w:r>
          <w:delText xml:space="preserve"> </w:delText>
        </w:r>
      </w:del>
      <w:del w:id="2810" w:author="PR Preview" w:date="2026-01-01T00:00:00Z">
        <w:r>
          <w:delText xml:space="preserve">of the linear system</w:delText>
        </w:r>
      </w:del>
      <w:del w:id="2811" w:author="PR Preview" w:date="2026-01-01T00:00:00Z">
        <w:r>
          <w:delText xml:space="preserve"> </w:delText>
        </w:r>
      </w:del>
      <m:oMath>
        <m:r>
          <m:rPr>
            <m:sty m:val="bi"/>
          </m:rPr>
          <m:t>A</m:t>
        </m:r>
        <m:acc>
          <m:accPr>
            <m:chr m:val="̃"/>
          </m:accPr>
          <m:e>
            <m:r>
              <m:t>x</m:t>
            </m:r>
          </m:e>
        </m:acc>
        <m:r>
          <m:rPr>
            <m:sty m:val="p"/>
          </m:rPr>
          <m:t>=</m:t>
        </m:r>
        <m:sSub>
          <m:e>
            <m:acc>
              <m:accPr>
                <m:chr m:val="̃"/>
              </m:accPr>
              <m:e>
                <m:r>
                  <m:t>0</m:t>
                </m:r>
              </m:e>
            </m:acc>
          </m:e>
          <m:sub>
            <m:r>
              <m:t>m</m:t>
            </m:r>
          </m:sub>
        </m:sSub>
      </m:oMath>
      <w:del w:id="2812" w:author="PR Preview" w:date="2026-01-01T00:00:00Z">
        <w:r>
          <w:delText xml:space="preserve">.</w:delText>
        </w:r>
      </w:del>
      <w:del w:id="2813" w:author="PR Preview" w:date="2026-01-01T00:00:00Z">
        <w:r>
          <w:delText xml:space="preserve"> </w:delText>
        </w:r>
      </w:del>
      <w:del w:id="2814" w:author="PR Preview" w:date="2026-01-01T00:00:00Z">
        <w:r>
          <w:delText xml:space="preserve">It is also called the</w:delText>
        </w:r>
      </w:del>
      <w:del w:id="2815" w:author="PR Preview" w:date="2026-01-01T00:00:00Z">
        <w:r>
          <w:delText xml:space="preserve"> </w:delText>
        </w:r>
      </w:del>
      <w:del w:id="2816" w:author="PR Preview" w:date="2026-01-01T00:00:00Z">
        <w:r>
          <w:rPr>
            <w:b/>
            <w:bCs/>
          </w:rPr>
          <w:delText xml:space="preserve">kernel</w:delText>
        </w:r>
      </w:del>
      <w:del w:id="2817" w:author="PR Preview" w:date="2026-01-01T00:00:00Z">
        <w:r>
          <w:delText xml:space="preserve"> </w:delText>
        </w:r>
      </w:del>
      <w:del w:id="2818" w:author="PR Preview" w:date="2026-01-01T00:00:00Z">
        <w:r>
          <w:delText xml:space="preserve">of</w:delText>
        </w:r>
      </w:del>
      <w:del w:id="2819" w:author="PR Preview" w:date="2026-01-01T00:00:00Z">
        <w:r>
          <w:delText xml:space="preserve"> </w:delText>
        </w:r>
      </w:del>
      <m:oMath>
        <m:r>
          <m:rPr>
            <m:sty m:val="bi"/>
          </m:rPr>
          <m:t>A</m:t>
        </m:r>
      </m:oMath>
      <w:del w:id="2820" w:author="PR Preview" w:date="2026-01-01T00:00:00Z">
        <w:r>
          <w:delText xml:space="preserve">.</w:delText>
        </w:r>
      </w:del>
      <w:del w:id="2821" w:author="PR Preview" w:date="2026-01-01T00:00:00Z">
        <w:r>
          <w:delText xml:space="preserve"> </w:delText>
        </w:r>
      </w:del>
      <w:del w:id="2822" w:author="PR Preview" w:date="2026-01-01T00:00:00Z">
        <w:r>
          <w:delText xml:space="preserve">The</w:delText>
        </w:r>
      </w:del>
      <w:del w:id="2823" w:author="PR Preview" w:date="2026-01-01T00:00:00Z">
        <w:r>
          <w:delText xml:space="preserve"> </w:delText>
        </w:r>
      </w:del>
      <w:del w:id="2824" w:author="PR Preview" w:date="2026-01-01T00:00:00Z">
        <w:r>
          <w:rPr>
            <w:b/>
            <w:bCs/>
          </w:rPr>
          <w:delText xml:space="preserve">left null space</w:delText>
        </w:r>
      </w:del>
      <w:del w:id="2825" w:author="PR Preview" w:date="2026-01-01T00:00:00Z">
        <w:r>
          <w:delText xml:space="preserve"> </w:delText>
        </w:r>
      </w:del>
      <w:del w:id="2826" w:author="PR Preview" w:date="2026-01-01T00:00:00Z">
        <w:r>
          <w:delText xml:space="preserve">of</w:delText>
        </w:r>
      </w:del>
      <w:del w:id="2827" w:author="PR Preview" w:date="2026-01-01T00:00:00Z">
        <w:r>
          <w:delText xml:space="preserve"> </w:delText>
        </w:r>
      </w:del>
      <m:oMath>
        <m:r>
          <m:rPr>
            <m:sty m:val="bi"/>
          </m:rPr>
          <m:t>A</m:t>
        </m:r>
      </m:oMath>
      <w:del w:id="2828" w:author="PR Preview" w:date="2026-01-01T00:00:00Z">
        <w:r>
          <w:delText xml:space="preserve"> </w:delText>
        </w:r>
      </w:del>
      <w:del w:id="2829" w:author="PR Preview" w:date="2026-01-01T00:00:00Z">
        <w:r>
          <w:delText xml:space="preserve">is</w:delText>
        </w:r>
      </w:del>
      <w:del w:id="2830"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oMath>
      <w:del w:id="2831" w:author="PR Preview" w:date="2026-01-01T00:00:00Z">
        <w:r>
          <w:delText xml:space="preserve">,</w:delText>
        </w:r>
      </w:del>
      <w:del w:id="2832" w:author="PR Preview" w:date="2026-01-01T00:00:00Z">
        <w:r>
          <w:delText xml:space="preserve"> </w:delText>
        </w:r>
      </w:del>
      <w:del w:id="2833" w:author="PR Preview" w:date="2026-01-01T00:00:00Z">
        <w:r>
          <w:delText xml:space="preserve">a set of vectors in</w:delText>
        </w:r>
      </w:del>
      <w:del w:id="2834" w:author="PR Preview" w:date="2026-01-01T00:00:00Z">
        <w:r>
          <w:delText xml:space="preserve"> </w:delText>
        </w:r>
      </w:del>
      <m:oMath>
        <m:sSup>
          <m:e>
            <m:r>
              <m:rPr>
                <m:scr m:val="double-struck"/>
                <m:sty m:val="p"/>
              </m:rPr>
              <m:t>R</m:t>
            </m:r>
          </m:e>
          <m:sup>
            <m:r>
              <m:t>m</m:t>
            </m:r>
          </m:sup>
        </m:sSup>
      </m:oMath>
      <w:del w:id="2835" w:author="PR Preview" w:date="2026-01-01T00:00:00Z">
        <w:r>
          <w:delText xml:space="preserve">.</w:delText>
        </w:r>
      </w:del>
    </w:p>
    <w:p>
      <w:pPr>
        <w:pStyle w:val="BodyText"/>
      </w:pPr>
      <w:del w:id="2836" w:author="PR Preview" w:date="2026-01-01T00:00:00Z">
        <w:r>
          <w:rPr>
            <w:b/>
            <w:bCs/>
          </w:rPr>
          <w:delText xml:space="preserve">Example 55 (The null space and left null space of a rank-one matrix)</w:delText>
        </w:r>
      </w:del>
      <w:del w:id="2837" w:author="PR Preview" w:date="2026-01-01T00:00:00Z">
        <w:r>
          <w:delText xml:space="preserve"> </w:delText>
        </w:r>
      </w:del>
      <w:del w:id="2838" w:author="PR Preview" w:date="2026-01-01T00:00:00Z">
        <w:r>
          <w:delText xml:space="preserve">For</w:delText>
        </w:r>
      </w:del>
      <w:del w:id="2839" w:author="PR Preview" w:date="2026-01-01T00:00:00Z">
        <w:r>
          <w:delText xml:space="preserve"> </w:delText>
        </w:r>
      </w:del>
      <m:oMath>
        <m:r>
          <m:rPr>
            <m:sty m:val="bi"/>
          </m:rPr>
          <m:t>A</m:t>
        </m:r>
      </m:oMath>
      <w:del w:id="2840" w:author="PR Preview" w:date="2026-01-01T00:00:00Z">
        <w:r>
          <w:delText xml:space="preserve"> </w:delText>
        </w:r>
      </w:del>
      <w:del w:id="2841" w:author="PR Preview" w:date="2026-01-01T00:00:00Z">
        <w:r>
          <w:delText xml:space="preserve">in</w:delText>
        </w:r>
      </w:del>
      <w:del w:id="2842" w:author="PR Preview" w:date="2026-01-01T00:00:00Z">
        <w:r>
          <w:delText xml:space="preserve"> </w:delText>
        </w:r>
      </w:del>
      <w:hyperlink w:anchor="exm-column-space">
        <w:del w:id="2843" w:author="PR Preview" w:date="2026-01-01T00:00:00Z">
          <w:r>
            <w:rPr>
              <w:rStyle w:val="Hyperlink"/>
            </w:rPr>
            <w:delText xml:space="preserve">Example 53</w:delText>
          </w:r>
        </w:del>
      </w:hyperlink>
      <w:del w:id="2844" w:author="PR Preview" w:date="2026-01-01T00:00:00Z">
        <w:r>
          <w:delText xml:space="preserve">,</w:delText>
        </w:r>
      </w:del>
      <w:del w:id="2845" w:author="PR Preview" w:date="2026-01-01T00:00:00Z">
        <w:r>
          <w:delText xml:space="preserve"> </w:delText>
        </w:r>
      </w:del>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del w:id="2846" w:author="PR Preview" w:date="2026-01-01T00:00:00Z">
        <w:r>
          <w:delText xml:space="preserve">,</w:delText>
        </w:r>
      </w:del>
      <w:del w:id="2847" w:author="PR Preview" w:date="2026-01-01T00:00:00Z">
        <w:r>
          <w:delText xml:space="preserve"> </w:delText>
        </w:r>
      </w:del>
      <w:del w:id="2848" w:author="PR Preview" w:date="2026-01-01T00:00:00Z">
        <w:r>
          <w:delText xml:space="preserve">so</w:delText>
        </w:r>
      </w:del>
      <w:del w:id="2849" w:author="PR Preview" w:date="2026-01-01T00:00:00Z">
        <w:r>
          <w:delText xml:space="preserve"> </w:delText>
        </w:r>
      </w:del>
      <m:oMath>
        <m:r>
          <m:rPr>
            <m:sty m:val="bi"/>
          </m:rPr>
          <m:t>A</m:t>
        </m:r>
        <m:acc>
          <m:accPr>
            <m:chr m:val="̃"/>
          </m:accPr>
          <m:e>
            <m:r>
              <m:t>x</m:t>
            </m:r>
          </m:e>
        </m:acc>
        <m:r>
          <m:rPr>
            <m:sty m:val="p"/>
          </m:rPr>
          <m:t>=</m:t>
        </m:r>
        <m:sSub>
          <m:e>
            <m:acc>
              <m:accPr>
                <m:chr m:val="̃"/>
              </m:accPr>
              <m:e>
                <m:r>
                  <m:t>0</m:t>
                </m:r>
              </m:e>
            </m:acc>
          </m:e>
          <m:sub>
            <m:r>
              <m:t>2</m:t>
            </m:r>
          </m:sub>
        </m:sSub>
      </m:oMath>
      <w:del w:id="2850" w:author="PR Preview" w:date="2026-01-01T00:00:00Z">
        <w:r>
          <w:delText xml:space="preserve"> </w:delText>
        </w:r>
      </w:del>
      <w:del w:id="2851" w:author="PR Preview" w:date="2026-01-01T00:00:00Z">
        <w:r>
          <w:delText xml:space="preserve">exactly when</w:delText>
        </w:r>
      </w:del>
      <w:del w:id="2852"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2853" w:author="PR Preview" w:date="2026-01-01T00:00:00Z">
        <w:r>
          <w:delText xml:space="preserve">.</w:delText>
        </w:r>
      </w:del>
      <w:del w:id="2854" w:author="PR Preview" w:date="2026-01-01T00:00:00Z">
        <w:r>
          <w:delText xml:space="preserve"> </w:delText>
        </w:r>
      </w:del>
      <w:del w:id="2855" w:author="PR Preview" w:date="2026-01-01T00:00:00Z">
        <w:r>
          <w:delText xml:space="preserve">Writing</w:delText>
        </w:r>
      </w:del>
    </w:p>
    <w:p>
      <w:pPr>
        <w:pStyle w:val="BodyText"/>
      </w:pPr>
      <w:ins w:id="2856" w:author="PR Preview" w:date="2026-01-01T00:00:00Z">
        <w:r>
          <w:rPr>
            <w:b/>
            <w:bCs/>
          </w:rPr>
          <w:t xml:space="preserve">Example 55 (Reading off the column space and row space from the columns and rows)</w:t>
        </w:r>
      </w:ins>
      <w:ins w:id="2857" w:author="PR Preview" w:date="2026-01-01T00:00:00Z">
        <w:r>
          <w:t xml:space="preserve"> </w:t>
        </w:r>
      </w:ins>
      <w:ins w:id="2858" w:author="PR Preview" w:date="2026-01-01T00:00:00Z">
        <w:r>
          <w:t xml:space="preserve">For</w:t>
        </w:r>
      </w:ins>
      <w:ins w:id="2859" w:author="PR Preview" w:date="2026-01-01T00:00:00Z">
        <w:r>
          <w:t xml:space="preserve"> </w:t>
        </w:r>
      </w:ins>
      <m:oMath>
        <m:r>
          <m:rPr>
            <m:sty m:val="bi"/>
          </m:rPr>
          <m:t>A</m:t>
        </m:r>
      </m:oMath>
      <w:ins w:id="2860" w:author="PR Preview" w:date="2026-01-01T00:00:00Z">
        <w:r>
          <w:t xml:space="preserve"> </w:t>
        </w:r>
      </w:ins>
      <w:ins w:id="2861" w:author="PR Preview" w:date="2026-01-01T00:00:00Z">
        <w:r>
          <w:t xml:space="preserve">in</w:t>
        </w:r>
      </w:ins>
      <w:ins w:id="2862" w:author="PR Preview" w:date="2026-01-01T00:00:00Z">
        <w:r>
          <w:t xml:space="preserve"> </w:t>
        </w:r>
      </w:ins>
      <w:hyperlink w:anchor="exm-column-space">
        <w:ins w:id="2863" w:author="PR Preview" w:date="2026-01-01T00:00:00Z">
          <w:r>
            <w:rPr>
              <w:rStyle w:val="Hyperlink"/>
            </w:rPr>
            <w:t xml:space="preserve">Example 54</w:t>
          </w:r>
        </w:ins>
      </w:hyperlink>
      <w:ins w:id="2864" w:author="PR Preview" w:date="2026-01-01T00:00:00Z">
        <w:r>
          <w:t xml:space="preserve">,</w:t>
        </w:r>
      </w:ins>
      <w:ins w:id="2865" w:author="PR Preview" w:date="2026-01-01T00:00:00Z">
        <w:r>
          <w:t xml:space="preserve"> </w:t>
        </w:r>
      </w:ins>
      <w:ins w:id="2866" w:author="PR Preview" w:date="2026-01-01T00:00:00Z">
        <w:r>
          <w:t xml:space="preserve">the columns are</w:t>
        </w:r>
      </w:ins>
      <w:ins w:id="2867" w:author="PR Preview" w:date="2026-01-01T00:00:00Z">
        <w:r>
          <w:t xml:space="preserve"> </w:t>
        </w:r>
      </w:ins>
      <m:oMath>
        <m:r>
          <m:rPr>
            <m:sty m:val="p"/>
          </m:rPr>
          <m:t>(</m:t>
        </m:r>
        <m:r>
          <m:t>1</m:t>
        </m:r>
        <m:r>
          <m:rPr>
            <m:sty m:val="p"/>
          </m:rPr>
          <m:t>,</m:t>
        </m:r>
        <m:r>
          <m:t>3</m:t>
        </m:r>
        <m:r>
          <m:rPr>
            <m:sty m:val="p"/>
          </m:rPr>
          <m:t>)</m:t>
        </m:r>
      </m:oMath>
      <w:ins w:id="2868" w:author="PR Preview" w:date="2026-01-01T00:00:00Z">
        <w:r>
          <w:t xml:space="preserve">,</w:t>
        </w:r>
      </w:ins>
      <w:ins w:id="2869"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ins w:id="2870" w:author="PR Preview" w:date="2026-01-01T00:00:00Z">
        <w:r>
          <w:t xml:space="preserve"> </w:t>
        </w:r>
      </w:ins>
      <w:ins w:id="2871" w:author="PR Preview" w:date="2026-01-01T00:00:00Z">
        <w:r>
          <w:t xml:space="preserve">and</w:t>
        </w:r>
      </w:ins>
      <w:ins w:id="2872"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ins w:id="2873" w:author="PR Preview" w:date="2026-01-01T00:00:00Z">
        <w:r>
          <w:t xml:space="preserve">,</w:t>
        </w:r>
      </w:ins>
      <w:ins w:id="2874" w:author="PR Preview" w:date="2026-01-01T00:00:00Z">
        <w:r>
          <w:t xml:space="preserve"> </w:t>
        </w:r>
      </w:ins>
      <w:ins w:id="2875" w:author="PR Preview" w:date="2026-01-01T00:00:00Z">
        <w:r>
          <w:t xml:space="preserve">so by</w:t>
        </w:r>
      </w:ins>
      <w:ins w:id="2876" w:author="PR Preview" w:date="2026-01-01T00:00:00Z">
        <w:r>
          <w:t xml:space="preserve"> </w:t>
        </w:r>
      </w:ins>
      <w:hyperlink w:anchor="thm-column-space-span">
        <w:ins w:id="2877" w:author="PR Preview" w:date="2026-01-01T00:00:00Z">
          <w:r>
            <w:rPr>
              <w:rStyle w:val="Hyperlink"/>
            </w:rPr>
            <w:t xml:space="preserve">Theorem 31</w:t>
          </w:r>
        </w:ins>
      </w:hyperlink>
      <w:ins w:id="2878"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2879" w:author="PR Preview" w:date="2026-01-01T00:00:00Z">
        <w:r>
          <w:t xml:space="preserve">,</w:t>
        </w:r>
      </w:ins>
      <w:ins w:id="2880" w:author="PR Preview" w:date="2026-01-01T00:00:00Z">
        <w:r>
          <w:t xml:space="preserve"> </w:t>
        </w:r>
      </w:ins>
      <w:ins w:id="2881" w:author="PR Preview" w:date="2026-01-01T00:00:00Z">
        <w:r>
          <w:t xml:space="preserve">the same line found in</w:t>
        </w:r>
      </w:ins>
      <w:ins w:id="2882" w:author="PR Preview" w:date="2026-01-01T00:00:00Z">
        <w:r>
          <w:t xml:space="preserve"> </w:t>
        </w:r>
      </w:ins>
      <w:hyperlink w:anchor="exm-column-space">
        <w:ins w:id="2883" w:author="PR Preview" w:date="2026-01-01T00:00:00Z">
          <w:r>
            <w:rPr>
              <w:rStyle w:val="Hyperlink"/>
            </w:rPr>
            <w:t xml:space="preserve">Example 54</w:t>
          </w:r>
        </w:ins>
      </w:hyperlink>
      <w:ins w:id="2884" w:author="PR Preview" w:date="2026-01-01T00:00:00Z">
        <w:r>
          <w:t xml:space="preserve">.</w:t>
        </w:r>
      </w:ins>
      <w:ins w:id="2885" w:author="PR Preview" w:date="2026-01-01T00:00:00Z">
        <w:r>
          <w:t xml:space="preserve"> </w:t>
        </w:r>
      </w:ins>
      <w:ins w:id="2886" w:author="PR Preview" w:date="2026-01-01T00:00:00Z">
        <w:r>
          <w:t xml:space="preserve">The rows are</w:t>
        </w:r>
      </w:ins>
      <w:ins w:id="2887"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2888" w:author="PR Preview" w:date="2026-01-01T00:00:00Z">
        <w:r>
          <w:t xml:space="preserve"> </w:t>
        </w:r>
      </w:ins>
      <w:ins w:id="2889" w:author="PR Preview" w:date="2026-01-01T00:00:00Z">
        <w:r>
          <w:t xml:space="preserve">and</w:t>
        </w:r>
      </w:ins>
      <w:ins w:id="2890" w:author="PR Preview" w:date="2026-01-01T00:00:00Z">
        <w:r>
          <w:t xml:space="preserve"> </w:t>
        </w:r>
      </w:ins>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ins w:id="2891" w:author="PR Preview" w:date="2026-01-01T00:00:00Z">
        <w:r>
          <w:t xml:space="preserve">,</w:t>
        </w:r>
      </w:ins>
      <w:ins w:id="2892" w:author="PR Preview" w:date="2026-01-01T00:00:00Z">
        <w:r>
          <w:t xml:space="preserve"> </w:t>
        </w:r>
      </w:ins>
      <w:ins w:id="2893" w:author="PR Preview" w:date="2026-01-01T00:00:00Z">
        <w:r>
          <w:t xml:space="preserve">so the row space is</w:t>
        </w:r>
      </w:ins>
      <w:ins w:id="2894" w:author="PR Preview" w:date="2026-01-01T00:00:00Z">
        <w:r>
          <w:t xml:space="preserve"> </w:t>
        </w:r>
      </w:ins>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ins w:id="2895" w:author="PR Preview" w:date="2026-01-01T00:00:00Z">
        <w:r>
          <w:t xml:space="preserve">,</w:t>
        </w:r>
      </w:ins>
      <w:ins w:id="2896" w:author="PR Preview" w:date="2026-01-01T00:00:00Z">
        <w:r>
          <w:t xml:space="preserve"> </w:t>
        </w:r>
      </w:ins>
      <w:ins w:id="2897" w:author="PR Preview" w:date="2026-01-01T00:00:00Z">
        <w:r>
          <w:t xml:space="preserve">a line in</w:t>
        </w:r>
      </w:ins>
      <w:ins w:id="2898" w:author="PR Preview" w:date="2026-01-01T00:00:00Z">
        <w:r>
          <w:t xml:space="preserve"> </w:t>
        </w:r>
      </w:ins>
      <m:oMath>
        <m:sSup>
          <m:e>
            <m:r>
              <m:rPr>
                <m:scr m:val="double-struck"/>
                <m:sty m:val="p"/>
              </m:rPr>
              <m:t>R</m:t>
            </m:r>
          </m:e>
          <m:sup>
            <m:r>
              <m:t>3</m:t>
            </m:r>
          </m:sup>
        </m:sSup>
      </m:oMath>
      <w:ins w:id="2899" w:author="PR Preview" w:date="2026-01-01T00:00:00Z">
        <w:r>
          <w:t xml:space="preserve">.</w:t>
        </w:r>
      </w:ins>
    </w:p>
    <w:bookmarkEnd w:id="232"/>
    <w:bookmarkStart w:id="233" w:name="def-null-space"/>
    <w:p>
      <w:pPr>
        <w:pStyle w:val="BodyText"/>
      </w:pPr>
      <w:ins w:id="2900" w:author="PR Preview" w:date="2026-01-01T00:00:00Z">
        <w:r>
          <w:rPr>
            <w:b/>
            <w:bCs/>
          </w:rPr>
          <w:t xml:space="preserve">Definition 47 (Null space (kernel))</w:t>
        </w:r>
      </w:ins>
      <w:ins w:id="2901" w:author="PR Preview" w:date="2026-01-01T00:00:00Z">
        <w:r>
          <w:t xml:space="preserve"> </w:t>
        </w:r>
      </w:ins>
      <w:ins w:id="2902" w:author="PR Preview" w:date="2026-01-01T00:00:00Z">
        <w:r>
          <w:t xml:space="preserve">The</w:t>
        </w:r>
      </w:ins>
      <w:ins w:id="2903" w:author="PR Preview" w:date="2026-01-01T00:00:00Z">
        <w:r>
          <w:t xml:space="preserve"> </w:t>
        </w:r>
      </w:ins>
      <w:ins w:id="2904" w:author="PR Preview" w:date="2026-01-01T00:00:00Z">
        <w:r>
          <w:rPr>
            <w:b/>
            <w:bCs/>
          </w:rPr>
          <w:t xml:space="preserve">null space</w:t>
        </w:r>
      </w:ins>
      <w:ins w:id="2905" w:author="PR Preview" w:date="2026-01-01T00:00:00Z">
        <w:r>
          <w:t xml:space="preserve"> </w:t>
        </w:r>
      </w:ins>
      <w:ins w:id="2906" w:author="PR Preview" w:date="2026-01-01T00:00:00Z">
        <w:r>
          <w:t xml:space="preserve">of an</w:t>
        </w:r>
      </w:ins>
      <w:ins w:id="2907" w:author="PR Preview" w:date="2026-01-01T00:00:00Z">
        <w:r>
          <w:t xml:space="preserve"> </w:t>
        </w:r>
      </w:ins>
      <m:oMath>
        <m:r>
          <m:t>m</m:t>
        </m:r>
        <m:r>
          <m:rPr>
            <m:sty m:val="p"/>
          </m:rPr>
          <m:t>×</m:t>
        </m:r>
        <m:r>
          <m:t>n</m:t>
        </m:r>
      </m:oMath>
      <w:ins w:id="2908" w:author="PR Preview" w:date="2026-01-01T00:00:00Z">
        <w:r>
          <w:t xml:space="preserve"> </w:t>
        </w:r>
      </w:ins>
      <w:ins w:id="2909" w:author="PR Preview" w:date="2026-01-01T00:00:00Z">
        <w:r>
          <w:t xml:space="preserve">matrix</w:t>
        </w:r>
      </w:ins>
      <w:ins w:id="2910" w:author="PR Preview" w:date="2026-01-01T00:00:00Z">
        <w:r>
          <w:t xml:space="preserve"> </w:t>
        </w:r>
      </w:ins>
      <m:oMath>
        <m:r>
          <m:rPr>
            <m:sty m:val="bi"/>
          </m:rPr>
          <m:t>A</m:t>
        </m:r>
      </m:oMath>
      <w:ins w:id="2911" w:author="PR Preview" w:date="2026-01-01T00:00:00Z">
        <w:r>
          <w:t xml:space="preserve"> </w:t>
        </w:r>
      </w:ins>
      <w:ins w:id="2912" w:author="PR Preview" w:date="2026-01-01T00:00:00Z">
        <w:r>
          <w:t xml:space="preserve">is</w:t>
        </w:r>
      </w:ins>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ins w:id="2913" w:author="PR Preview" w:date="2026-01-01T00:00:00Z">
        <w:r>
          <w:t xml:space="preserve">the set of</w:t>
        </w:r>
      </w:ins>
      <w:ins w:id="2914" w:author="PR Preview" w:date="2026-01-01T00:00:00Z">
        <w:r>
          <w:t xml:space="preserve"> </w:t>
        </w:r>
      </w:ins>
      <w:hyperlink w:anchor="def-linear-system">
        <w:ins w:id="2915" w:author="PR Preview" w:date="2026-01-01T00:00:00Z">
          <w:r>
            <w:rPr>
              <w:rStyle w:val="Hyperlink"/>
            </w:rPr>
            <w:t xml:space="preserve">solutions</w:t>
          </w:r>
        </w:ins>
      </w:hyperlink>
      <w:ins w:id="2916" w:author="PR Preview" w:date="2026-01-01T00:00:00Z">
        <w:r>
          <w:t xml:space="preserve"> </w:t>
        </w:r>
      </w:ins>
      <w:ins w:id="2917" w:author="PR Preview" w:date="2026-01-01T00:00:00Z">
        <w:r>
          <w:t xml:space="preserve">of the linear system</w:t>
        </w:r>
      </w:ins>
      <w:ins w:id="2918" w:author="PR Preview" w:date="2026-01-01T00:00:00Z">
        <w:r>
          <w:t xml:space="preserve"> </w:t>
        </w:r>
      </w:ins>
      <m:oMath>
        <m:r>
          <m:rPr>
            <m:sty m:val="bi"/>
          </m:rPr>
          <m:t>A</m:t>
        </m:r>
        <m:acc>
          <m:accPr>
            <m:chr m:val="̃"/>
          </m:accPr>
          <m:e>
            <m:r>
              <m:t>x</m:t>
            </m:r>
          </m:e>
        </m:acc>
        <m:r>
          <m:rPr>
            <m:sty m:val="p"/>
          </m:rPr>
          <m:t>=</m:t>
        </m:r>
        <m:sSub>
          <m:e>
            <m:acc>
              <m:accPr>
                <m:chr m:val="̃"/>
              </m:accPr>
              <m:e>
                <m:r>
                  <m:t>0</m:t>
                </m:r>
              </m:e>
            </m:acc>
          </m:e>
          <m:sub>
            <m:r>
              <m:t>m</m:t>
            </m:r>
          </m:sub>
        </m:sSub>
      </m:oMath>
      <w:ins w:id="2919" w:author="PR Preview" w:date="2026-01-01T00:00:00Z">
        <w:r>
          <w:t xml:space="preserve">.</w:t>
        </w:r>
      </w:ins>
      <w:ins w:id="2920" w:author="PR Preview" w:date="2026-01-01T00:00:00Z">
        <w:r>
          <w:t xml:space="preserve"> </w:t>
        </w:r>
      </w:ins>
      <w:ins w:id="2921" w:author="PR Preview" w:date="2026-01-01T00:00:00Z">
        <w:r>
          <w:t xml:space="preserve">It is also called the</w:t>
        </w:r>
      </w:ins>
      <w:ins w:id="2922" w:author="PR Preview" w:date="2026-01-01T00:00:00Z">
        <w:r>
          <w:t xml:space="preserve"> </w:t>
        </w:r>
      </w:ins>
      <w:ins w:id="2923" w:author="PR Preview" w:date="2026-01-01T00:00:00Z">
        <w:r>
          <w:rPr>
            <w:b/>
            <w:bCs/>
          </w:rPr>
          <w:t xml:space="preserve">kernel</w:t>
        </w:r>
      </w:ins>
      <w:ins w:id="2924" w:author="PR Preview" w:date="2026-01-01T00:00:00Z">
        <w:r>
          <w:t xml:space="preserve"> </w:t>
        </w:r>
      </w:ins>
      <w:ins w:id="2925" w:author="PR Preview" w:date="2026-01-01T00:00:00Z">
        <w:r>
          <w:t xml:space="preserve">of</w:t>
        </w:r>
      </w:ins>
      <w:ins w:id="2926" w:author="PR Preview" w:date="2026-01-01T00:00:00Z">
        <w:r>
          <w:t xml:space="preserve"> </w:t>
        </w:r>
      </w:ins>
      <m:oMath>
        <m:r>
          <m:rPr>
            <m:sty m:val="bi"/>
          </m:rPr>
          <m:t>A</m:t>
        </m:r>
      </m:oMath>
      <w:ins w:id="2927" w:author="PR Preview" w:date="2026-01-01T00:00:00Z">
        <w:r>
          <w:t xml:space="preserve">.</w:t>
        </w:r>
      </w:ins>
    </w:p>
    <w:bookmarkEnd w:id="233"/>
    <w:bookmarkStart w:id="234" w:name="def-left-null-space"/>
    <w:p>
      <w:pPr>
        <w:pStyle w:val="BodyText"/>
      </w:pPr>
      <w:ins w:id="2928" w:author="PR Preview" w:date="2026-01-01T00:00:00Z">
        <w:r>
          <w:rPr>
            <w:b/>
            <w:bCs/>
          </w:rPr>
          <w:t xml:space="preserve">Definition 48 (Left null space)</w:t>
        </w:r>
      </w:ins>
      <w:ins w:id="2929" w:author="PR Preview" w:date="2026-01-01T00:00:00Z">
        <w:r>
          <w:t xml:space="preserve"> </w:t>
        </w:r>
      </w:ins>
      <w:ins w:id="2930" w:author="PR Preview" w:date="2026-01-01T00:00:00Z">
        <w:r>
          <w:t xml:space="preserve">The</w:t>
        </w:r>
      </w:ins>
      <w:ins w:id="2931" w:author="PR Preview" w:date="2026-01-01T00:00:00Z">
        <w:r>
          <w:t xml:space="preserve"> </w:t>
        </w:r>
      </w:ins>
      <w:ins w:id="2932" w:author="PR Preview" w:date="2026-01-01T00:00:00Z">
        <w:r>
          <w:rPr>
            <w:b/>
            <w:bCs/>
          </w:rPr>
          <w:t xml:space="preserve">left null space</w:t>
        </w:r>
      </w:ins>
      <w:ins w:id="2933" w:author="PR Preview" w:date="2026-01-01T00:00:00Z">
        <w:r>
          <w:t xml:space="preserve"> </w:t>
        </w:r>
      </w:ins>
      <w:ins w:id="2934" w:author="PR Preview" w:date="2026-01-01T00:00:00Z">
        <w:r>
          <w:t xml:space="preserve">of an</w:t>
        </w:r>
      </w:ins>
      <w:ins w:id="2935" w:author="PR Preview" w:date="2026-01-01T00:00:00Z">
        <w:r>
          <w:t xml:space="preserve"> </w:t>
        </w:r>
      </w:ins>
      <m:oMath>
        <m:r>
          <m:t>m</m:t>
        </m:r>
        <m:r>
          <m:rPr>
            <m:sty m:val="p"/>
          </m:rPr>
          <m:t>×</m:t>
        </m:r>
        <m:r>
          <m:t>n</m:t>
        </m:r>
      </m:oMath>
      <w:ins w:id="2936" w:author="PR Preview" w:date="2026-01-01T00:00:00Z">
        <w:r>
          <w:t xml:space="preserve"> </w:t>
        </w:r>
      </w:ins>
      <w:ins w:id="2937" w:author="PR Preview" w:date="2026-01-01T00:00:00Z">
        <w:r>
          <w:t xml:space="preserve">matrix</w:t>
        </w:r>
      </w:ins>
      <w:ins w:id="2938" w:author="PR Preview" w:date="2026-01-01T00:00:00Z">
        <w:r>
          <w:t xml:space="preserve"> </w:t>
        </w:r>
      </w:ins>
      <m:oMath>
        <m:r>
          <m:rPr>
            <m:sty m:val="bi"/>
          </m:rPr>
          <m:t>A</m:t>
        </m:r>
      </m:oMath>
      <w:ins w:id="2939" w:author="PR Preview" w:date="2026-01-01T00:00:00Z">
        <w:r>
          <w:t xml:space="preserve"> </w:t>
        </w:r>
      </w:ins>
      <w:ins w:id="2940" w:author="PR Preview" w:date="2026-01-01T00:00:00Z">
        <w:r>
          <w:t xml:space="preserve">is</w:t>
        </w:r>
      </w:ins>
      <w:ins w:id="2941"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oMath>
      <w:ins w:id="2942" w:author="PR Preview" w:date="2026-01-01T00:00:00Z">
        <w:r>
          <w:t xml:space="preserve">,</w:t>
        </w:r>
      </w:ins>
      <w:ins w:id="2943" w:author="PR Preview" w:date="2026-01-01T00:00:00Z">
        <w:r>
          <w:t xml:space="preserve"> </w:t>
        </w:r>
      </w:ins>
      <w:ins w:id="2944" w:author="PR Preview" w:date="2026-01-01T00:00:00Z">
        <w:r>
          <w:t xml:space="preserve">a set of vectors in</w:t>
        </w:r>
      </w:ins>
      <w:ins w:id="2945" w:author="PR Preview" w:date="2026-01-01T00:00:00Z">
        <w:r>
          <w:t xml:space="preserve"> </w:t>
        </w:r>
      </w:ins>
      <m:oMath>
        <m:sSup>
          <m:e>
            <m:r>
              <m:rPr>
                <m:scr m:val="double-struck"/>
                <m:sty m:val="p"/>
              </m:rPr>
              <m:t>R</m:t>
            </m:r>
          </m:e>
          <m:sup>
            <m:r>
              <m:t>m</m:t>
            </m:r>
          </m:sup>
        </m:sSup>
      </m:oMath>
      <w:ins w:id="2946" w:author="PR Preview" w:date="2026-01-01T00:00:00Z">
        <w:r>
          <w:t xml:space="preserve">.</w:t>
        </w:r>
      </w:ins>
    </w:p>
    <w:bookmarkEnd w:id="234"/>
    <w:bookmarkStart w:id="235" w:name="exm-null-space"/>
    <w:p>
      <w:pPr>
        <w:pStyle w:val="BodyText"/>
      </w:pPr>
      <w:ins w:id="2947" w:author="PR Preview" w:date="2026-01-01T00:00:00Z">
        <w:r>
          <w:rPr>
            <w:b/>
            <w:bCs/>
          </w:rPr>
          <w:t xml:space="preserve">Example 56 (The null space and left null space of a rank-one matrix)</w:t>
        </w:r>
      </w:ins>
      <w:ins w:id="2948" w:author="PR Preview" w:date="2026-01-01T00:00:00Z">
        <w:r>
          <w:t xml:space="preserve"> </w:t>
        </w:r>
      </w:ins>
      <w:ins w:id="2949" w:author="PR Preview" w:date="2026-01-01T00:00:00Z">
        <w:r>
          <w:t xml:space="preserve">For</w:t>
        </w:r>
      </w:ins>
      <w:ins w:id="2950" w:author="PR Preview" w:date="2026-01-01T00:00:00Z">
        <w:r>
          <w:t xml:space="preserve"> </w:t>
        </w:r>
      </w:ins>
      <m:oMath>
        <m:r>
          <m:rPr>
            <m:sty m:val="bi"/>
          </m:rPr>
          <m:t>A</m:t>
        </m:r>
      </m:oMath>
      <w:ins w:id="2951" w:author="PR Preview" w:date="2026-01-01T00:00:00Z">
        <w:r>
          <w:t xml:space="preserve"> </w:t>
        </w:r>
      </w:ins>
      <w:ins w:id="2952" w:author="PR Preview" w:date="2026-01-01T00:00:00Z">
        <w:r>
          <w:t xml:space="preserve">in</w:t>
        </w:r>
      </w:ins>
      <w:ins w:id="2953" w:author="PR Preview" w:date="2026-01-01T00:00:00Z">
        <w:r>
          <w:t xml:space="preserve"> </w:t>
        </w:r>
      </w:ins>
      <w:hyperlink w:anchor="exm-column-space">
        <w:ins w:id="2954" w:author="PR Preview" w:date="2026-01-01T00:00:00Z">
          <w:r>
            <w:rPr>
              <w:rStyle w:val="Hyperlink"/>
            </w:rPr>
            <w:t xml:space="preserve">Example 54</w:t>
          </w:r>
        </w:ins>
      </w:hyperlink>
      <w:ins w:id="2955" w:author="PR Preview" w:date="2026-01-01T00:00:00Z">
        <w:r>
          <w:t xml:space="preserve">,</w:t>
        </w:r>
      </w:ins>
      <w:ins w:id="2956" w:author="PR Preview" w:date="2026-01-01T00:00:00Z">
        <w:r>
          <w:t xml:space="preserve"> </w:t>
        </w:r>
      </w:ins>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ins w:id="2957" w:author="PR Preview" w:date="2026-01-01T00:00:00Z">
        <w:r>
          <w:t xml:space="preserve">,</w:t>
        </w:r>
      </w:ins>
      <w:ins w:id="2958" w:author="PR Preview" w:date="2026-01-01T00:00:00Z">
        <w:r>
          <w:t xml:space="preserve"> </w:t>
        </w:r>
      </w:ins>
      <w:ins w:id="2959" w:author="PR Preview" w:date="2026-01-01T00:00:00Z">
        <w:r>
          <w:t xml:space="preserve">so</w:t>
        </w:r>
      </w:ins>
      <w:ins w:id="2960" w:author="PR Preview" w:date="2026-01-01T00:00:00Z">
        <w:r>
          <w:t xml:space="preserve"> </w:t>
        </w:r>
      </w:ins>
      <m:oMath>
        <m:r>
          <m:rPr>
            <m:sty m:val="bi"/>
          </m:rPr>
          <m:t>A</m:t>
        </m:r>
        <m:acc>
          <m:accPr>
            <m:chr m:val="̃"/>
          </m:accPr>
          <m:e>
            <m:r>
              <m:t>x</m:t>
            </m:r>
          </m:e>
        </m:acc>
        <m:r>
          <m:rPr>
            <m:sty m:val="p"/>
          </m:rPr>
          <m:t>=</m:t>
        </m:r>
        <m:sSub>
          <m:e>
            <m:acc>
              <m:accPr>
                <m:chr m:val="̃"/>
              </m:accPr>
              <m:e>
                <m:r>
                  <m:t>0</m:t>
                </m:r>
              </m:e>
            </m:acc>
          </m:e>
          <m:sub>
            <m:r>
              <m:t>2</m:t>
            </m:r>
          </m:sub>
        </m:sSub>
      </m:oMath>
      <w:ins w:id="2961" w:author="PR Preview" w:date="2026-01-01T00:00:00Z">
        <w:r>
          <w:t xml:space="preserve"> </w:t>
        </w:r>
      </w:ins>
      <w:ins w:id="2962" w:author="PR Preview" w:date="2026-01-01T00:00:00Z">
        <w:r>
          <w:t xml:space="preserve">exactly when</w:t>
        </w:r>
      </w:ins>
      <w:ins w:id="2963"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2964" w:author="PR Preview" w:date="2026-01-01T00:00:00Z">
        <w:r>
          <w:t xml:space="preserve">.</w:t>
        </w:r>
      </w:ins>
      <w:ins w:id="2965" w:author="PR Preview" w:date="2026-01-01T00:00:00Z">
        <w:r>
          <w:t xml:space="preserve"> </w:t>
        </w:r>
      </w:ins>
      <w:ins w:id="2966" w:author="PR Preview" w:date="2026-01-01T00:00:00Z">
        <w:r>
          <w:t xml:space="preserve">Writing</w:t>
        </w:r>
      </w:ins>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5"/>
    <w:bookmarkStart w:id="236" w:name="thm-null-space-subspace"/>
    <w:p>
      <w:pPr>
        <w:pStyle w:val="BodyText"/>
      </w:pPr>
      <w:del w:id="2967" w:author="PR Preview" w:date="2026-01-01T00:00:00Z">
        <w:r>
          <w:rPr>
            <w:b/>
            <w:bCs/>
          </w:rPr>
          <w:delText xml:space="preserve">Theorem 32 (A null space is a subspace)</w:delText>
        </w:r>
      </w:del>
      <w:del w:id="2968" w:author="PR Preview" w:date="2026-01-01T00:00:00Z">
        <w:r>
          <w:delText xml:space="preserve"> </w:delText>
        </w:r>
      </w:del>
      <w:del w:id="2969" w:author="PR Preview" w:date="2026-01-01T00:00:00Z">
        <w:r>
          <w:delText xml:space="preserve">For any</w:delText>
        </w:r>
      </w:del>
      <w:del w:id="2970" w:author="PR Preview" w:date="2026-01-01T00:00:00Z">
        <w:r>
          <w:delText xml:space="preserve"> </w:delText>
        </w:r>
      </w:del>
      <m:oMath>
        <m:r>
          <m:t>m</m:t>
        </m:r>
        <m:r>
          <m:rPr>
            <m:sty m:val="p"/>
          </m:rPr>
          <m:t>×</m:t>
        </m:r>
        <m:r>
          <m:t>n</m:t>
        </m:r>
      </m:oMath>
      <w:del w:id="2971" w:author="PR Preview" w:date="2026-01-01T00:00:00Z">
        <w:r>
          <w:delText xml:space="preserve"> </w:delText>
        </w:r>
      </w:del>
      <w:del w:id="2972" w:author="PR Preview" w:date="2026-01-01T00:00:00Z">
        <w:r>
          <w:delText xml:space="preserve">matrix</w:delText>
        </w:r>
      </w:del>
      <w:del w:id="2973" w:author="PR Preview" w:date="2026-01-01T00:00:00Z">
        <w:r>
          <w:delText xml:space="preserve"> </w:delText>
        </w:r>
      </w:del>
      <m:oMath>
        <m:r>
          <m:rPr>
            <m:sty m:val="bi"/>
          </m:rPr>
          <m:t>A</m:t>
        </m:r>
      </m:oMath>
      <w:del w:id="2974" w:author="PR Preview" w:date="2026-01-01T00:00:00Z">
        <w:r>
          <w:delText xml:space="preserve">,</w:delText>
        </w:r>
      </w:del>
      <w:del w:id="2975" w:author="PR Preview" w:date="2026-01-01T00:00:00Z">
        <w:r>
          <w:delText xml:space="preserve"> </w:delText>
        </w:r>
      </w:del>
      <m:oMath>
        <m:r>
          <m:rPr>
            <m:scr m:val="script"/>
            <m:sty m:val="p"/>
          </m:rPr>
          <m:t>N</m:t>
        </m:r>
        <m:r>
          <m:rPr>
            <m:sty m:val="p"/>
          </m:rPr>
          <m:t>(</m:t>
        </m:r>
        <m:r>
          <m:rPr>
            <m:sty m:val="bi"/>
          </m:rPr>
          <m:t>A</m:t>
        </m:r>
        <m:r>
          <m:rPr>
            <m:sty m:val="p"/>
          </m:rPr>
          <m:t>)</m:t>
        </m:r>
      </m:oMath>
      <w:del w:id="2976" w:author="PR Preview" w:date="2026-01-01T00:00:00Z">
        <w:r>
          <w:delText xml:space="preserve"> </w:delText>
        </w:r>
      </w:del>
      <w:del w:id="2977" w:author="PR Preview" w:date="2026-01-01T00:00:00Z">
        <w:r>
          <w:delText xml:space="preserve">(</w:delText>
        </w:r>
      </w:del>
      <w:hyperlink w:anchor="def-null-space">
        <w:del w:id="2978" w:author="PR Preview" w:date="2026-01-01T00:00:00Z">
          <w:r>
            <w:rPr>
              <w:rStyle w:val="Hyperlink"/>
            </w:rPr>
            <w:delText xml:space="preserve">Definition 46</w:delText>
          </w:r>
        </w:del>
      </w:hyperlink>
      <w:del w:id="2979" w:author="PR Preview" w:date="2026-01-01T00:00:00Z">
        <w:r>
          <w:delText xml:space="preserve">)</w:delText>
        </w:r>
      </w:del>
      <w:del w:id="2980" w:author="PR Preview" w:date="2026-01-01T00:00:00Z">
        <w:r>
          <w:delText xml:space="preserve"> </w:delText>
        </w:r>
      </w:del>
      <w:del w:id="2981" w:author="PR Preview" w:date="2026-01-01T00:00:00Z">
        <w:r>
          <w:delText xml:space="preserve">is a subspace of</w:delText>
        </w:r>
      </w:del>
      <w:del w:id="2982" w:author="PR Preview" w:date="2026-01-01T00:00:00Z">
        <w:r>
          <w:delText xml:space="preserve"> </w:delText>
        </w:r>
      </w:del>
      <m:oMath>
        <m:sSup>
          <m:e>
            <m:r>
              <m:rPr>
                <m:scr m:val="double-struck"/>
                <m:sty m:val="p"/>
              </m:rPr>
              <m:t>R</m:t>
            </m:r>
          </m:e>
          <m:sup>
            <m:r>
              <m:t>n</m:t>
            </m:r>
          </m:sup>
        </m:sSup>
      </m:oMath>
      <w:del w:id="2983" w:author="PR Preview" w:date="2026-01-01T00:00:00Z">
        <w:r>
          <w:delText xml:space="preserve"> </w:delText>
        </w:r>
      </w:del>
      <w:del w:id="2984" w:author="PR Preview" w:date="2026-01-01T00:00:00Z">
        <w:r>
          <w:delText xml:space="preserve">(</w:delText>
        </w:r>
      </w:del>
      <w:hyperlink w:anchor="def-subspace">
        <w:del w:id="2985" w:author="PR Preview" w:date="2026-01-01T00:00:00Z">
          <w:r>
            <w:rPr>
              <w:rStyle w:val="Hyperlink"/>
            </w:rPr>
            <w:delText xml:space="preserve">Definition 40</w:delText>
          </w:r>
        </w:del>
      </w:hyperlink>
      <w:del w:id="2986" w:author="PR Preview" w:date="2026-01-01T00:00:00Z">
        <w:r>
          <w:delText xml:space="preserve">).</w:delText>
        </w:r>
      </w:del>
    </w:p>
    <w:p>
      <w:pPr>
        <w:pStyle w:val="BodyText"/>
      </w:pPr>
      <w:ins w:id="2987" w:author="PR Preview" w:date="2026-01-01T00:00:00Z">
        <w:r>
          <w:rPr>
            <w:b/>
            <w:bCs/>
          </w:rPr>
          <w:t xml:space="preserve">Theorem 32 (A null space is a subspace)</w:t>
        </w:r>
      </w:ins>
      <w:ins w:id="2988" w:author="PR Preview" w:date="2026-01-01T00:00:00Z">
        <w:r>
          <w:t xml:space="preserve"> </w:t>
        </w:r>
      </w:ins>
      <w:ins w:id="2989" w:author="PR Preview" w:date="2026-01-01T00:00:00Z">
        <w:r>
          <w:t xml:space="preserve">For any</w:t>
        </w:r>
      </w:ins>
      <w:ins w:id="2990" w:author="PR Preview" w:date="2026-01-01T00:00:00Z">
        <w:r>
          <w:t xml:space="preserve"> </w:t>
        </w:r>
      </w:ins>
      <m:oMath>
        <m:r>
          <m:t>m</m:t>
        </m:r>
        <m:r>
          <m:rPr>
            <m:sty m:val="p"/>
          </m:rPr>
          <m:t>×</m:t>
        </m:r>
        <m:r>
          <m:t>n</m:t>
        </m:r>
      </m:oMath>
      <w:ins w:id="2991" w:author="PR Preview" w:date="2026-01-01T00:00:00Z">
        <w:r>
          <w:t xml:space="preserve"> </w:t>
        </w:r>
      </w:ins>
      <w:ins w:id="2992" w:author="PR Preview" w:date="2026-01-01T00:00:00Z">
        <w:r>
          <w:t xml:space="preserve">matrix</w:t>
        </w:r>
      </w:ins>
      <w:ins w:id="2993" w:author="PR Preview" w:date="2026-01-01T00:00:00Z">
        <w:r>
          <w:t xml:space="preserve"> </w:t>
        </w:r>
      </w:ins>
      <m:oMath>
        <m:r>
          <m:rPr>
            <m:sty m:val="bi"/>
          </m:rPr>
          <m:t>A</m:t>
        </m:r>
      </m:oMath>
      <w:ins w:id="2994" w:author="PR Preview" w:date="2026-01-01T00:00:00Z">
        <w:r>
          <w:t xml:space="preserve">,</w:t>
        </w:r>
      </w:ins>
      <w:ins w:id="2995" w:author="PR Preview" w:date="2026-01-01T00:00:00Z">
        <w:r>
          <w:t xml:space="preserve"> </w:t>
        </w:r>
      </w:ins>
      <m:oMath>
        <m:r>
          <m:rPr>
            <m:scr m:val="script"/>
            <m:sty m:val="p"/>
          </m:rPr>
          <m:t>N</m:t>
        </m:r>
        <m:r>
          <m:rPr>
            <m:sty m:val="p"/>
          </m:rPr>
          <m:t>(</m:t>
        </m:r>
        <m:r>
          <m:rPr>
            <m:sty m:val="bi"/>
          </m:rPr>
          <m:t>A</m:t>
        </m:r>
        <m:r>
          <m:rPr>
            <m:sty m:val="p"/>
          </m:rPr>
          <m:t>)</m:t>
        </m:r>
      </m:oMath>
      <w:ins w:id="2996" w:author="PR Preview" w:date="2026-01-01T00:00:00Z">
        <w:r>
          <w:t xml:space="preserve"> </w:t>
        </w:r>
      </w:ins>
      <w:ins w:id="2997" w:author="PR Preview" w:date="2026-01-01T00:00:00Z">
        <w:r>
          <w:t xml:space="preserve">(</w:t>
        </w:r>
      </w:ins>
      <w:hyperlink w:anchor="def-null-space">
        <w:ins w:id="2998" w:author="PR Preview" w:date="2026-01-01T00:00:00Z">
          <w:r>
            <w:rPr>
              <w:rStyle w:val="Hyperlink"/>
            </w:rPr>
            <w:t xml:space="preserve">Definition 47</w:t>
          </w:r>
        </w:ins>
      </w:hyperlink>
      <w:ins w:id="2999" w:author="PR Preview" w:date="2026-01-01T00:00:00Z">
        <w:r>
          <w:t xml:space="preserve">)</w:t>
        </w:r>
      </w:ins>
      <w:ins w:id="3000" w:author="PR Preview" w:date="2026-01-01T00:00:00Z">
        <w:r>
          <w:t xml:space="preserve"> </w:t>
        </w:r>
      </w:ins>
      <w:ins w:id="3001" w:author="PR Preview" w:date="2026-01-01T00:00:00Z">
        <w:r>
          <w:t xml:space="preserve">is a subspace of</w:t>
        </w:r>
      </w:ins>
      <w:ins w:id="3002" w:author="PR Preview" w:date="2026-01-01T00:00:00Z">
        <w:r>
          <w:t xml:space="preserve"> </w:t>
        </w:r>
      </w:ins>
      <m:oMath>
        <m:sSup>
          <m:e>
            <m:r>
              <m:rPr>
                <m:scr m:val="double-struck"/>
                <m:sty m:val="p"/>
              </m:rPr>
              <m:t>R</m:t>
            </m:r>
          </m:e>
          <m:sup>
            <m:r>
              <m:t>n</m:t>
            </m:r>
          </m:sup>
        </m:sSup>
      </m:oMath>
      <w:ins w:id="3003" w:author="PR Preview" w:date="2026-01-01T00:00:00Z">
        <w:r>
          <w:t xml:space="preserve"> </w:t>
        </w:r>
      </w:ins>
      <w:ins w:id="3004" w:author="PR Preview" w:date="2026-01-01T00:00:00Z">
        <w:r>
          <w:t xml:space="preserve">(</w:t>
        </w:r>
      </w:ins>
      <w:hyperlink w:anchor="def-subspace">
        <w:ins w:id="3005" w:author="PR Preview" w:date="2026-01-01T00:00:00Z">
          <w:r>
            <w:rPr>
              <w:rStyle w:val="Hyperlink"/>
            </w:rPr>
            <w:t xml:space="preserve">Definition 40</w:t>
          </w:r>
        </w:ins>
      </w:hyperlink>
      <w:ins w:id="3006" w:author="PR Preview" w:date="2026-01-01T00:00:00Z">
        <w:r>
          <w:t xml:space="preserve">).</w:t>
        </w:r>
      </w:ins>
    </w:p>
    <w:bookmarkEnd w:id="23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7" w:name="exm-null-space-subspace"/>
    <w:p>
      <w:pPr>
        <w:pStyle w:val="BodyText"/>
      </w:pPr>
      <w:del w:id="3007" w:author="PR Preview" w:date="2026-01-01T00:00:00Z">
        <w:r>
          <w:rPr>
            <w:b/>
            <w:bCs/>
          </w:rPr>
          <w:delText xml:space="preserve">Example 56 (The solutions of</w:delText>
        </w:r>
      </w:del>
      <w:del w:id="3008" w:author="PR Preview" w:date="2026-01-01T00:00:00Z">
        <w:r>
          <w:rPr>
            <w:b/>
            <w:bCs/>
          </w:rPr>
          <w:delText xml:space="preserve"> </w:delText>
        </w:r>
      </w:del>
      <m:oMath>
        <m:r>
          <m:rPr>
            <m:sty m:val="bi"/>
          </m:rPr>
          <m:t>A</m:t>
        </m:r>
        <m:acc>
          <m:accPr>
            <m:chr m:val="̃"/>
          </m:accPr>
          <m:e>
            <m:r>
              <m:t>x</m:t>
            </m:r>
          </m:e>
        </m:acc>
        <m:r>
          <m:rPr>
            <m:sty m:val="p"/>
          </m:rPr>
          <m:t>=</m:t>
        </m:r>
        <m:acc>
          <m:accPr>
            <m:chr m:val="̃"/>
          </m:accPr>
          <m:e>
            <m:r>
              <m:t>b</m:t>
            </m:r>
          </m:e>
        </m:acc>
      </m:oMath>
      <w:del w:id="3009" w:author="PR Preview" w:date="2026-01-01T00:00:00Z">
        <w:r>
          <w:rPr>
            <w:b/>
            <w:bCs/>
          </w:rPr>
          <w:delText xml:space="preserve"> </w:delText>
        </w:r>
      </w:del>
      <w:del w:id="3010" w:author="PR Preview" w:date="2026-01-01T00:00:00Z">
        <w:r>
          <w:rPr>
            <w:b/>
            <w:bCs/>
          </w:rPr>
          <w:delText xml:space="preserve">with</w:delText>
        </w:r>
      </w:del>
      <w:del w:id="3011" w:author="PR Preview" w:date="2026-01-01T00:00:00Z">
        <w:r>
          <w:rPr>
            <w:b/>
            <w:bCs/>
          </w:rPr>
          <w:delText xml:space="preserve"> </w:delText>
        </w:r>
      </w:del>
      <m:oMath>
        <m:acc>
          <m:accPr>
            <m:chr m:val="̃"/>
          </m:accPr>
          <m:e>
            <m:r>
              <m:t>b</m:t>
            </m:r>
          </m:e>
        </m:acc>
        <m:r>
          <m:rPr>
            <m:sty m:val="p"/>
          </m:rPr>
          <m:t>≠</m:t>
        </m:r>
        <m:acc>
          <m:accPr>
            <m:chr m:val="̃"/>
          </m:accPr>
          <m:e>
            <m:r>
              <m:t>0</m:t>
            </m:r>
          </m:e>
        </m:acc>
      </m:oMath>
      <w:del w:id="3012" w:author="PR Preview" w:date="2026-01-01T00:00:00Z">
        <w:r>
          <w:rPr>
            <w:b/>
            <w:bCs/>
          </w:rPr>
          <w:delText xml:space="preserve"> </w:delText>
        </w:r>
      </w:del>
      <w:del w:id="3013" w:author="PR Preview" w:date="2026-01-01T00:00:00Z">
        <w:r>
          <w:rPr>
            <w:b/>
            <w:bCs/>
          </w:rPr>
          <w:delText xml:space="preserve">are not a subspace)</w:delText>
        </w:r>
      </w:del>
      <w:del w:id="3014" w:author="PR Preview" w:date="2026-01-01T00:00:00Z">
        <w:r>
          <w:delText xml:space="preserve"> </w:delText>
        </w:r>
      </w:del>
      <w:del w:id="3015" w:author="PR Preview" w:date="2026-01-01T00:00:00Z">
        <w:r>
          <w:delText xml:space="preserve">In</w:delText>
        </w:r>
      </w:del>
      <w:del w:id="3016" w:author="PR Preview" w:date="2026-01-01T00:00:00Z">
        <w:r>
          <w:delText xml:space="preserve"> </w:delText>
        </w:r>
      </w:del>
      <w:hyperlink w:anchor="exm-null-space">
        <w:del w:id="3017" w:author="PR Preview" w:date="2026-01-01T00:00:00Z">
          <w:r>
            <w:rPr>
              <w:rStyle w:val="Hyperlink"/>
            </w:rPr>
            <w:delText xml:space="preserve">Example 55</w:delText>
          </w:r>
        </w:del>
      </w:hyperlink>
      <w:del w:id="3018" w:author="PR Preview" w:date="2026-01-01T00:00:00Z">
        <w:r>
          <w:delText xml:space="preserve">,</w:delText>
        </w:r>
      </w:del>
      <w:del w:id="3019" w:author="PR Preview" w:date="2026-01-01T00:00:00Z">
        <w:r>
          <w:delText xml:space="preserve"> </w:delText>
        </w:r>
      </w:del>
      <m:oMath>
        <m:r>
          <m:rPr>
            <m:sty m:val="p"/>
          </m:rPr>
          <m:t>(</m:t>
        </m:r>
        <m:r>
          <m:t>2</m:t>
        </m:r>
        <m:r>
          <m:rPr>
            <m:sty m:val="p"/>
          </m:rPr>
          <m:t>,</m:t>
        </m:r>
        <m:r>
          <m:t>1</m:t>
        </m:r>
        <m:r>
          <m:rPr>
            <m:sty m:val="p"/>
          </m:rPr>
          <m:t>,</m:t>
        </m:r>
        <m:r>
          <m:t>0</m:t>
        </m:r>
        <m:r>
          <m:rPr>
            <m:sty m:val="p"/>
          </m:rPr>
          <m:t>)</m:t>
        </m:r>
      </m:oMath>
      <w:del w:id="3020" w:author="PR Preview" w:date="2026-01-01T00:00:00Z">
        <w:r>
          <w:delText xml:space="preserve"> </w:delText>
        </w:r>
      </w:del>
      <w:del w:id="3021" w:author="PR Preview" w:date="2026-01-01T00:00:00Z">
        <w:r>
          <w:delText xml:space="preserve">and</w:delText>
        </w:r>
      </w:del>
      <w:del w:id="3022" w:author="PR Preview" w:date="2026-01-01T00:00:00Z">
        <w:r>
          <w:delText xml:space="preserve"> </w:delText>
        </w:r>
      </w:del>
      <m:oMath>
        <m:r>
          <m:rPr>
            <m:sty m:val="p"/>
          </m:rPr>
          <m:t>(</m:t>
        </m:r>
        <m:r>
          <m:t>2</m:t>
        </m:r>
        <m:r>
          <m:rPr>
            <m:sty m:val="p"/>
          </m:rPr>
          <m:t>,</m:t>
        </m:r>
        <m:r>
          <m:t>0</m:t>
        </m:r>
        <m:r>
          <m:rPr>
            <m:sty m:val="p"/>
          </m:rPr>
          <m:t>,</m:t>
        </m:r>
        <m:r>
          <m:t>1</m:t>
        </m:r>
        <m:r>
          <m:rPr>
            <m:sty m:val="p"/>
          </m:rPr>
          <m:t>)</m:t>
        </m:r>
      </m:oMath>
      <w:del w:id="3023" w:author="PR Preview" w:date="2026-01-01T00:00:00Z">
        <w:r>
          <w:delText xml:space="preserve"> </w:delText>
        </w:r>
      </w:del>
      <w:del w:id="3024" w:author="PR Preview" w:date="2026-01-01T00:00:00Z">
        <w:r>
          <w:delText xml:space="preserve">are in</w:delText>
        </w:r>
      </w:del>
      <w:del w:id="3025" w:author="PR Preview" w:date="2026-01-01T00:00:00Z">
        <w:r>
          <w:delText xml:space="preserve"> </w:delText>
        </w:r>
      </w:del>
      <m:oMath>
        <m:r>
          <m:rPr>
            <m:scr m:val="script"/>
            <m:sty m:val="p"/>
          </m:rPr>
          <m:t>N</m:t>
        </m:r>
        <m:r>
          <m:rPr>
            <m:sty m:val="p"/>
          </m:rPr>
          <m:t>(</m:t>
        </m:r>
        <m:r>
          <m:rPr>
            <m:sty m:val="bi"/>
          </m:rPr>
          <m:t>A</m:t>
        </m:r>
        <m:r>
          <m:rPr>
            <m:sty m:val="p"/>
          </m:rPr>
          <m:t>)</m:t>
        </m:r>
      </m:oMath>
      <w:del w:id="3026" w:author="PR Preview" w:date="2026-01-01T00:00:00Z">
        <w:r>
          <w:delText xml:space="preserve">,</w:delText>
        </w:r>
      </w:del>
      <w:del w:id="3027" w:author="PR Preview" w:date="2026-01-01T00:00:00Z">
        <w:r>
          <w:delText xml:space="preserve"> </w:delText>
        </w:r>
      </w:del>
      <w:del w:id="3028" w:author="PR Preview" w:date="2026-01-01T00:00:00Z">
        <w:r>
          <w:delText xml:space="preserve">and so is their sum</w:delText>
        </w:r>
      </w:del>
      <w:del w:id="3029" w:author="PR Preview" w:date="2026-01-01T00:00:00Z">
        <w:r>
          <w:delText xml:space="preserve"> </w:delText>
        </w:r>
      </w:del>
      <m:oMath>
        <m:r>
          <m:rPr>
            <m:sty m:val="p"/>
          </m:rPr>
          <m:t>(</m:t>
        </m:r>
        <m:r>
          <m:t>4</m:t>
        </m:r>
        <m:r>
          <m:rPr>
            <m:sty m:val="p"/>
          </m:rPr>
          <m:t>,</m:t>
        </m:r>
        <m:r>
          <m:t>1</m:t>
        </m:r>
        <m:r>
          <m:rPr>
            <m:sty m:val="p"/>
          </m:rPr>
          <m:t>,</m:t>
        </m:r>
        <m:r>
          <m:t>1</m:t>
        </m:r>
        <m:r>
          <m:rPr>
            <m:sty m:val="p"/>
          </m:rPr>
          <m:t>)</m:t>
        </m:r>
      </m:oMath>
      <w:del w:id="3030" w:author="PR Preview" w:date="2026-01-01T00:00:00Z">
        <w:r>
          <w:delText xml:space="preserve">,</w:delText>
        </w:r>
      </w:del>
      <w:del w:id="3031" w:author="PR Preview" w:date="2026-01-01T00:00:00Z">
        <w:r>
          <w:delText xml:space="preserve"> </w:delText>
        </w:r>
      </w:del>
      <w:del w:id="3032" w:author="PR Preview" w:date="2026-01-01T00:00:00Z">
        <w:r>
          <w:delText xml:space="preserve">since</w:delText>
        </w:r>
      </w:del>
      <w:del w:id="3033" w:author="PR Preview" w:date="2026-01-01T00:00:00Z">
        <w:r>
          <w:delText xml:space="preserve"> </w:delText>
        </w:r>
      </w:del>
      <m:oMath>
        <m:r>
          <m:t>4</m:t>
        </m:r>
        <m:r>
          <m:rPr>
            <m:sty m:val="p"/>
          </m:rPr>
          <m:t>−</m:t>
        </m:r>
        <m:r>
          <m:t>2</m:t>
        </m:r>
        <m:r>
          <m:rPr>
            <m:sty m:val="p"/>
          </m:rPr>
          <m:t>⋅</m:t>
        </m:r>
        <m:r>
          <m:t>1</m:t>
        </m:r>
        <m:r>
          <m:rPr>
            <m:sty m:val="p"/>
          </m:rPr>
          <m:t>−</m:t>
        </m:r>
        <m:r>
          <m:t>2</m:t>
        </m:r>
        <m:r>
          <m:rPr>
            <m:sty m:val="p"/>
          </m:rPr>
          <m:t>⋅</m:t>
        </m:r>
        <m:r>
          <m:t>1</m:t>
        </m:r>
        <m:r>
          <m:rPr>
            <m:sty m:val="p"/>
          </m:rPr>
          <m:t>=</m:t>
        </m:r>
        <m:r>
          <m:t>0</m:t>
        </m:r>
      </m:oMath>
      <w:del w:id="3034" w:author="PR Preview" w:date="2026-01-01T00:00:00Z">
        <w:r>
          <w:delText xml:space="preserve">.</w:delText>
        </w:r>
      </w:del>
      <w:del w:id="3035" w:author="PR Preview" w:date="2026-01-01T00:00:00Z">
        <w:r>
          <w:delText xml:space="preserve"> </w:delText>
        </w:r>
      </w:del>
      <w:del w:id="3036" w:author="PR Preview" w:date="2026-01-01T00:00:00Z">
        <w:r>
          <w:delText xml:space="preserve">By contrast, the solutions of</w:delText>
        </w:r>
      </w:del>
      <w:del w:id="3037" w:author="PR Preview" w:date="2026-01-01T00:00:00Z">
        <w:r>
          <w:delText xml:space="preserve"> </w:delText>
        </w:r>
      </w:del>
      <m:oMath>
        <m:r>
          <m:rPr>
            <m:sty m:val="bi"/>
          </m:rPr>
          <m:t>A</m:t>
        </m:r>
        <m:acc>
          <m:accPr>
            <m:chr m:val="̃"/>
          </m:accPr>
          <m:e>
            <m:r>
              <m:t>x</m:t>
            </m:r>
          </m:e>
        </m:acc>
        <m:r>
          <m:rPr>
            <m:sty m:val="p"/>
          </m:rPr>
          <m:t>=</m:t>
        </m:r>
        <m:r>
          <m:rPr>
            <m:sty m:val="p"/>
          </m:rPr>
          <m:t>(</m:t>
        </m:r>
        <m:r>
          <m:t>1</m:t>
        </m:r>
        <m:r>
          <m:rPr>
            <m:sty m:val="p"/>
          </m:rPr>
          <m:t>,</m:t>
        </m:r>
        <m:r>
          <m:t>3</m:t>
        </m:r>
        <m:r>
          <m:rPr>
            <m:sty m:val="p"/>
          </m:rPr>
          <m:t>)</m:t>
        </m:r>
      </m:oMath>
      <w:del w:id="3038" w:author="PR Preview" w:date="2026-01-01T00:00:00Z">
        <w:r>
          <w:delText xml:space="preserve"> </w:delText>
        </w:r>
      </w:del>
      <w:del w:id="3039" w:author="PR Preview" w:date="2026-01-01T00:00:00Z">
        <w:r>
          <w:delText xml:space="preserve">for the same</w:delText>
        </w:r>
      </w:del>
      <w:del w:id="3040" w:author="PR Preview" w:date="2026-01-01T00:00:00Z">
        <w:r>
          <w:delText xml:space="preserve"> </w:delText>
        </w:r>
      </w:del>
      <m:oMath>
        <m:r>
          <m:rPr>
            <m:sty m:val="bi"/>
          </m:rPr>
          <m:t>A</m:t>
        </m:r>
      </m:oMath>
      <w:del w:id="3041" w:author="PR Preview" w:date="2026-01-01T00:00:00Z">
        <w:r>
          <w:delText xml:space="preserve"> </w:delText>
        </w:r>
      </w:del>
      <w:del w:id="3042" w:author="PR Preview" w:date="2026-01-01T00:00:00Z">
        <w:r>
          <w:delText xml:space="preserve">are the vectors with</w:delText>
        </w:r>
      </w:del>
      <w:del w:id="3043"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del w:id="3044" w:author="PR Preview" w:date="2026-01-01T00:00:00Z">
        <w:r>
          <w:delText xml:space="preserve">.</w:delText>
        </w:r>
      </w:del>
      <w:del w:id="3045" w:author="PR Preview" w:date="2026-01-01T00:00:00Z">
        <w:r>
          <w:delText xml:space="preserve"> </w:delText>
        </w:r>
      </w:del>
      <w:del w:id="3046" w:author="PR Preview" w:date="2026-01-01T00:00:00Z">
        <w:r>
          <w:delText xml:space="preserve">That set does not contain</w:delText>
        </w:r>
      </w:del>
      <w:del w:id="3047" w:author="PR Preview" w:date="2026-01-01T00:00:00Z">
        <w:r>
          <w:delText xml:space="preserve"> </w:delText>
        </w:r>
      </w:del>
      <m:oMath>
        <m:sSub>
          <m:e>
            <m:acc>
              <m:accPr>
                <m:chr m:val="̃"/>
              </m:accPr>
              <m:e>
                <m:r>
                  <m:t>0</m:t>
                </m:r>
              </m:e>
            </m:acc>
          </m:e>
          <m:sub>
            <m:r>
              <m:t>3</m:t>
            </m:r>
          </m:sub>
        </m:sSub>
      </m:oMath>
      <w:del w:id="3048" w:author="PR Preview" w:date="2026-01-01T00:00:00Z">
        <w:r>
          <w:delText xml:space="preserve">,</w:delText>
        </w:r>
      </w:del>
      <w:del w:id="3049" w:author="PR Preview" w:date="2026-01-01T00:00:00Z">
        <w:r>
          <w:delText xml:space="preserve"> </w:delText>
        </w:r>
      </w:del>
      <w:del w:id="3050" w:author="PR Preview" w:date="2026-01-01T00:00:00Z">
        <w:r>
          <w:delText xml:space="preserve">so by</w:delText>
        </w:r>
      </w:del>
      <w:del w:id="3051" w:author="PR Preview" w:date="2026-01-01T00:00:00Z">
        <w:r>
          <w:delText xml:space="preserve"> </w:delText>
        </w:r>
      </w:del>
      <w:hyperlink w:anchor="thm-subspace-zero">
        <w:del w:id="3052" w:author="PR Preview" w:date="2026-01-01T00:00:00Z">
          <w:r>
            <w:rPr>
              <w:rStyle w:val="Hyperlink"/>
            </w:rPr>
            <w:delText xml:space="preserve">Theorem 20</w:delText>
          </w:r>
        </w:del>
      </w:hyperlink>
      <w:del w:id="3053" w:author="PR Preview" w:date="2026-01-01T00:00:00Z">
        <w:r>
          <w:delText xml:space="preserve"> </w:delText>
        </w:r>
      </w:del>
      <w:del w:id="3054" w:author="PR Preview" w:date="2026-01-01T00:00:00Z">
        <w:r>
          <w:delText xml:space="preserve">it is not a subspace.</w:delText>
        </w:r>
      </w:del>
    </w:p>
    <w:p>
      <w:pPr>
        <w:pStyle w:val="BodyText"/>
      </w:pPr>
      <w:ins w:id="3055" w:author="PR Preview" w:date="2026-01-01T00:00:00Z">
        <w:r>
          <w:rPr>
            <w:b/>
            <w:bCs/>
          </w:rPr>
          <w:t xml:space="preserve">Example 57 (The solutions of</w:t>
        </w:r>
      </w:ins>
      <w:ins w:id="3056" w:author="PR Preview" w:date="2026-01-01T00:00:00Z">
        <w:r>
          <w:rPr>
            <w:b/>
            <w:bCs/>
          </w:rPr>
          <w:t xml:space="preserve"> </w:t>
        </w:r>
      </w:ins>
      <m:oMath>
        <m:r>
          <m:rPr>
            <m:sty m:val="bi"/>
          </m:rPr>
          <m:t>A</m:t>
        </m:r>
        <m:acc>
          <m:accPr>
            <m:chr m:val="̃"/>
          </m:accPr>
          <m:e>
            <m:r>
              <m:t>x</m:t>
            </m:r>
          </m:e>
        </m:acc>
        <m:r>
          <m:rPr>
            <m:sty m:val="p"/>
          </m:rPr>
          <m:t>=</m:t>
        </m:r>
        <m:acc>
          <m:accPr>
            <m:chr m:val="̃"/>
          </m:accPr>
          <m:e>
            <m:r>
              <m:t>b</m:t>
            </m:r>
          </m:e>
        </m:acc>
      </m:oMath>
      <w:ins w:id="3057" w:author="PR Preview" w:date="2026-01-01T00:00:00Z">
        <w:r>
          <w:rPr>
            <w:b/>
            <w:bCs/>
          </w:rPr>
          <w:t xml:space="preserve"> </w:t>
        </w:r>
      </w:ins>
      <w:ins w:id="3058" w:author="PR Preview" w:date="2026-01-01T00:00:00Z">
        <w:r>
          <w:rPr>
            <w:b/>
            <w:bCs/>
          </w:rPr>
          <w:t xml:space="preserve">with</w:t>
        </w:r>
      </w:ins>
      <w:ins w:id="3059" w:author="PR Preview" w:date="2026-01-01T00:00:00Z">
        <w:r>
          <w:rPr>
            <w:b/>
            <w:bCs/>
          </w:rPr>
          <w:t xml:space="preserve"> </w:t>
        </w:r>
      </w:ins>
      <m:oMath>
        <m:acc>
          <m:accPr>
            <m:chr m:val="̃"/>
          </m:accPr>
          <m:e>
            <m:r>
              <m:t>b</m:t>
            </m:r>
          </m:e>
        </m:acc>
        <m:r>
          <m:rPr>
            <m:sty m:val="p"/>
          </m:rPr>
          <m:t>≠</m:t>
        </m:r>
        <m:acc>
          <m:accPr>
            <m:chr m:val="̃"/>
          </m:accPr>
          <m:e>
            <m:r>
              <m:t>0</m:t>
            </m:r>
          </m:e>
        </m:acc>
      </m:oMath>
      <w:ins w:id="3060" w:author="PR Preview" w:date="2026-01-01T00:00:00Z">
        <w:r>
          <w:rPr>
            <w:b/>
            <w:bCs/>
          </w:rPr>
          <w:t xml:space="preserve"> </w:t>
        </w:r>
      </w:ins>
      <w:ins w:id="3061" w:author="PR Preview" w:date="2026-01-01T00:00:00Z">
        <w:r>
          <w:rPr>
            <w:b/>
            <w:bCs/>
          </w:rPr>
          <w:t xml:space="preserve">are not a subspace)</w:t>
        </w:r>
      </w:ins>
      <w:ins w:id="3062" w:author="PR Preview" w:date="2026-01-01T00:00:00Z">
        <w:r>
          <w:t xml:space="preserve"> </w:t>
        </w:r>
      </w:ins>
      <w:ins w:id="3063" w:author="PR Preview" w:date="2026-01-01T00:00:00Z">
        <w:r>
          <w:t xml:space="preserve">In</w:t>
        </w:r>
      </w:ins>
      <w:ins w:id="3064" w:author="PR Preview" w:date="2026-01-01T00:00:00Z">
        <w:r>
          <w:t xml:space="preserve"> </w:t>
        </w:r>
      </w:ins>
      <w:hyperlink w:anchor="exm-null-space">
        <w:ins w:id="3065" w:author="PR Preview" w:date="2026-01-01T00:00:00Z">
          <w:r>
            <w:rPr>
              <w:rStyle w:val="Hyperlink"/>
            </w:rPr>
            <w:t xml:space="preserve">Example 56</w:t>
          </w:r>
        </w:ins>
      </w:hyperlink>
      <w:ins w:id="3066" w:author="PR Preview" w:date="2026-01-01T00:00:00Z">
        <w:r>
          <w:t xml:space="preserve">,</w:t>
        </w:r>
      </w:ins>
      <w:ins w:id="3067" w:author="PR Preview" w:date="2026-01-01T00:00:00Z">
        <w:r>
          <w:t xml:space="preserve"> </w:t>
        </w:r>
      </w:ins>
      <m:oMath>
        <m:r>
          <m:rPr>
            <m:sty m:val="p"/>
          </m:rPr>
          <m:t>(</m:t>
        </m:r>
        <m:r>
          <m:t>2</m:t>
        </m:r>
        <m:r>
          <m:rPr>
            <m:sty m:val="p"/>
          </m:rPr>
          <m:t>,</m:t>
        </m:r>
        <m:r>
          <m:t>1</m:t>
        </m:r>
        <m:r>
          <m:rPr>
            <m:sty m:val="p"/>
          </m:rPr>
          <m:t>,</m:t>
        </m:r>
        <m:r>
          <m:t>0</m:t>
        </m:r>
        <m:r>
          <m:rPr>
            <m:sty m:val="p"/>
          </m:rPr>
          <m:t>)</m:t>
        </m:r>
      </m:oMath>
      <w:ins w:id="3068" w:author="PR Preview" w:date="2026-01-01T00:00:00Z">
        <w:r>
          <w:t xml:space="preserve"> </w:t>
        </w:r>
      </w:ins>
      <w:ins w:id="3069" w:author="PR Preview" w:date="2026-01-01T00:00:00Z">
        <w:r>
          <w:t xml:space="preserve">and</w:t>
        </w:r>
      </w:ins>
      <w:ins w:id="3070" w:author="PR Preview" w:date="2026-01-01T00:00:00Z">
        <w:r>
          <w:t xml:space="preserve"> </w:t>
        </w:r>
      </w:ins>
      <m:oMath>
        <m:r>
          <m:rPr>
            <m:sty m:val="p"/>
          </m:rPr>
          <m:t>(</m:t>
        </m:r>
        <m:r>
          <m:t>2</m:t>
        </m:r>
        <m:r>
          <m:rPr>
            <m:sty m:val="p"/>
          </m:rPr>
          <m:t>,</m:t>
        </m:r>
        <m:r>
          <m:t>0</m:t>
        </m:r>
        <m:r>
          <m:rPr>
            <m:sty m:val="p"/>
          </m:rPr>
          <m:t>,</m:t>
        </m:r>
        <m:r>
          <m:t>1</m:t>
        </m:r>
        <m:r>
          <m:rPr>
            <m:sty m:val="p"/>
          </m:rPr>
          <m:t>)</m:t>
        </m:r>
      </m:oMath>
      <w:ins w:id="3071" w:author="PR Preview" w:date="2026-01-01T00:00:00Z">
        <w:r>
          <w:t xml:space="preserve"> </w:t>
        </w:r>
      </w:ins>
      <w:ins w:id="3072" w:author="PR Preview" w:date="2026-01-01T00:00:00Z">
        <w:r>
          <w:t xml:space="preserve">are in</w:t>
        </w:r>
      </w:ins>
      <w:ins w:id="3073" w:author="PR Preview" w:date="2026-01-01T00:00:00Z">
        <w:r>
          <w:t xml:space="preserve"> </w:t>
        </w:r>
      </w:ins>
      <m:oMath>
        <m:r>
          <m:rPr>
            <m:scr m:val="script"/>
            <m:sty m:val="p"/>
          </m:rPr>
          <m:t>N</m:t>
        </m:r>
        <m:r>
          <m:rPr>
            <m:sty m:val="p"/>
          </m:rPr>
          <m:t>(</m:t>
        </m:r>
        <m:r>
          <m:rPr>
            <m:sty m:val="bi"/>
          </m:rPr>
          <m:t>A</m:t>
        </m:r>
        <m:r>
          <m:rPr>
            <m:sty m:val="p"/>
          </m:rPr>
          <m:t>)</m:t>
        </m:r>
      </m:oMath>
      <w:ins w:id="3074" w:author="PR Preview" w:date="2026-01-01T00:00:00Z">
        <w:r>
          <w:t xml:space="preserve">,</w:t>
        </w:r>
      </w:ins>
      <w:ins w:id="3075" w:author="PR Preview" w:date="2026-01-01T00:00:00Z">
        <w:r>
          <w:t xml:space="preserve"> </w:t>
        </w:r>
      </w:ins>
      <w:ins w:id="3076" w:author="PR Preview" w:date="2026-01-01T00:00:00Z">
        <w:r>
          <w:t xml:space="preserve">and so is their sum</w:t>
        </w:r>
      </w:ins>
      <w:ins w:id="3077" w:author="PR Preview" w:date="2026-01-01T00:00:00Z">
        <w:r>
          <w:t xml:space="preserve"> </w:t>
        </w:r>
      </w:ins>
      <m:oMath>
        <m:r>
          <m:rPr>
            <m:sty m:val="p"/>
          </m:rPr>
          <m:t>(</m:t>
        </m:r>
        <m:r>
          <m:t>4</m:t>
        </m:r>
        <m:r>
          <m:rPr>
            <m:sty m:val="p"/>
          </m:rPr>
          <m:t>,</m:t>
        </m:r>
        <m:r>
          <m:t>1</m:t>
        </m:r>
        <m:r>
          <m:rPr>
            <m:sty m:val="p"/>
          </m:rPr>
          <m:t>,</m:t>
        </m:r>
        <m:r>
          <m:t>1</m:t>
        </m:r>
        <m:r>
          <m:rPr>
            <m:sty m:val="p"/>
          </m:rPr>
          <m:t>)</m:t>
        </m:r>
      </m:oMath>
      <w:ins w:id="3078" w:author="PR Preview" w:date="2026-01-01T00:00:00Z">
        <w:r>
          <w:t xml:space="preserve">,</w:t>
        </w:r>
      </w:ins>
      <w:ins w:id="3079" w:author="PR Preview" w:date="2026-01-01T00:00:00Z">
        <w:r>
          <w:t xml:space="preserve"> </w:t>
        </w:r>
      </w:ins>
      <w:ins w:id="3080" w:author="PR Preview" w:date="2026-01-01T00:00:00Z">
        <w:r>
          <w:t xml:space="preserve">since</w:t>
        </w:r>
      </w:ins>
      <w:ins w:id="3081" w:author="PR Preview" w:date="2026-01-01T00:00:00Z">
        <w:r>
          <w:t xml:space="preserve"> </w:t>
        </w:r>
      </w:ins>
      <m:oMath>
        <m:r>
          <m:t>4</m:t>
        </m:r>
        <m:r>
          <m:rPr>
            <m:sty m:val="p"/>
          </m:rPr>
          <m:t>−</m:t>
        </m:r>
        <m:r>
          <m:t>2</m:t>
        </m:r>
        <m:r>
          <m:rPr>
            <m:sty m:val="p"/>
          </m:rPr>
          <m:t>⋅</m:t>
        </m:r>
        <m:r>
          <m:t>1</m:t>
        </m:r>
        <m:r>
          <m:rPr>
            <m:sty m:val="p"/>
          </m:rPr>
          <m:t>−</m:t>
        </m:r>
        <m:r>
          <m:t>2</m:t>
        </m:r>
        <m:r>
          <m:rPr>
            <m:sty m:val="p"/>
          </m:rPr>
          <m:t>⋅</m:t>
        </m:r>
        <m:r>
          <m:t>1</m:t>
        </m:r>
        <m:r>
          <m:rPr>
            <m:sty m:val="p"/>
          </m:rPr>
          <m:t>=</m:t>
        </m:r>
        <m:r>
          <m:t>0</m:t>
        </m:r>
      </m:oMath>
      <w:ins w:id="3082" w:author="PR Preview" w:date="2026-01-01T00:00:00Z">
        <w:r>
          <w:t xml:space="preserve">.</w:t>
        </w:r>
      </w:ins>
      <w:ins w:id="3083" w:author="PR Preview" w:date="2026-01-01T00:00:00Z">
        <w:r>
          <w:t xml:space="preserve"> </w:t>
        </w:r>
      </w:ins>
      <w:ins w:id="3084" w:author="PR Preview" w:date="2026-01-01T00:00:00Z">
        <w:r>
          <w:t xml:space="preserve">By contrast, the solutions of</w:t>
        </w:r>
      </w:ins>
      <w:ins w:id="3085" w:author="PR Preview" w:date="2026-01-01T00:00:00Z">
        <w:r>
          <w:t xml:space="preserve"> </w:t>
        </w:r>
      </w:ins>
      <m:oMath>
        <m:r>
          <m:rPr>
            <m:sty m:val="bi"/>
          </m:rPr>
          <m:t>A</m:t>
        </m:r>
        <m:acc>
          <m:accPr>
            <m:chr m:val="̃"/>
          </m:accPr>
          <m:e>
            <m:r>
              <m:t>x</m:t>
            </m:r>
          </m:e>
        </m:acc>
        <m:r>
          <m:rPr>
            <m:sty m:val="p"/>
          </m:rPr>
          <m:t>=</m:t>
        </m:r>
        <m:r>
          <m:rPr>
            <m:sty m:val="p"/>
          </m:rPr>
          <m:t>(</m:t>
        </m:r>
        <m:r>
          <m:t>1</m:t>
        </m:r>
        <m:r>
          <m:rPr>
            <m:sty m:val="p"/>
          </m:rPr>
          <m:t>,</m:t>
        </m:r>
        <m:r>
          <m:t>3</m:t>
        </m:r>
        <m:r>
          <m:rPr>
            <m:sty m:val="p"/>
          </m:rPr>
          <m:t>)</m:t>
        </m:r>
      </m:oMath>
      <w:ins w:id="3086" w:author="PR Preview" w:date="2026-01-01T00:00:00Z">
        <w:r>
          <w:t xml:space="preserve"> </w:t>
        </w:r>
      </w:ins>
      <w:ins w:id="3087" w:author="PR Preview" w:date="2026-01-01T00:00:00Z">
        <w:r>
          <w:t xml:space="preserve">for the same</w:t>
        </w:r>
      </w:ins>
      <w:ins w:id="3088" w:author="PR Preview" w:date="2026-01-01T00:00:00Z">
        <w:r>
          <w:t xml:space="preserve"> </w:t>
        </w:r>
      </w:ins>
      <m:oMath>
        <m:r>
          <m:rPr>
            <m:sty m:val="bi"/>
          </m:rPr>
          <m:t>A</m:t>
        </m:r>
      </m:oMath>
      <w:ins w:id="3089" w:author="PR Preview" w:date="2026-01-01T00:00:00Z">
        <w:r>
          <w:t xml:space="preserve"> </w:t>
        </w:r>
      </w:ins>
      <w:ins w:id="3090" w:author="PR Preview" w:date="2026-01-01T00:00:00Z">
        <w:r>
          <w:t xml:space="preserve">are the vectors with</w:t>
        </w:r>
      </w:ins>
      <w:ins w:id="3091"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ins w:id="3092" w:author="PR Preview" w:date="2026-01-01T00:00:00Z">
        <w:r>
          <w:t xml:space="preserve">.</w:t>
        </w:r>
      </w:ins>
      <w:ins w:id="3093" w:author="PR Preview" w:date="2026-01-01T00:00:00Z">
        <w:r>
          <w:t xml:space="preserve"> </w:t>
        </w:r>
      </w:ins>
      <w:ins w:id="3094" w:author="PR Preview" w:date="2026-01-01T00:00:00Z">
        <w:r>
          <w:t xml:space="preserve">That set does not contain</w:t>
        </w:r>
      </w:ins>
      <w:ins w:id="3095" w:author="PR Preview" w:date="2026-01-01T00:00:00Z">
        <w:r>
          <w:t xml:space="preserve"> </w:t>
        </w:r>
      </w:ins>
      <m:oMath>
        <m:sSub>
          <m:e>
            <m:acc>
              <m:accPr>
                <m:chr m:val="̃"/>
              </m:accPr>
              <m:e>
                <m:r>
                  <m:t>0</m:t>
                </m:r>
              </m:e>
            </m:acc>
          </m:e>
          <m:sub>
            <m:r>
              <m:t>3</m:t>
            </m:r>
          </m:sub>
        </m:sSub>
      </m:oMath>
      <w:ins w:id="3096" w:author="PR Preview" w:date="2026-01-01T00:00:00Z">
        <w:r>
          <w:t xml:space="preserve">,</w:t>
        </w:r>
      </w:ins>
      <w:ins w:id="3097" w:author="PR Preview" w:date="2026-01-01T00:00:00Z">
        <w:r>
          <w:t xml:space="preserve"> </w:t>
        </w:r>
      </w:ins>
      <w:ins w:id="3098" w:author="PR Preview" w:date="2026-01-01T00:00:00Z">
        <w:r>
          <w:t xml:space="preserve">so by</w:t>
        </w:r>
      </w:ins>
      <w:ins w:id="3099" w:author="PR Preview" w:date="2026-01-01T00:00:00Z">
        <w:r>
          <w:t xml:space="preserve"> </w:t>
        </w:r>
      </w:ins>
      <w:hyperlink w:anchor="thm-subspace-zero">
        <w:ins w:id="3100" w:author="PR Preview" w:date="2026-01-01T00:00:00Z">
          <w:r>
            <w:rPr>
              <w:rStyle w:val="Hyperlink"/>
            </w:rPr>
            <w:t xml:space="preserve">Theorem 20</w:t>
          </w:r>
        </w:ins>
      </w:hyperlink>
      <w:ins w:id="3101" w:author="PR Preview" w:date="2026-01-01T00:00:00Z">
        <w:r>
          <w:t xml:space="preserve"> </w:t>
        </w:r>
      </w:ins>
      <w:ins w:id="3102" w:author="PR Preview" w:date="2026-01-01T00:00:00Z">
        <w:r>
          <w:t xml:space="preserve">it is not a subspace.</w:t>
        </w:r>
      </w:ins>
    </w:p>
    <w:bookmarkEnd w:id="237"/>
    <w:bookmarkStart w:id="238"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8"/>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del w:id="3103" w:author="PR Preview" w:date="2026-01-01T00:00:00Z">
        <w:r>
          <w:delText xml:space="preserve">Now take any</w:delText>
        </w:r>
      </w:del>
      <w:del w:id="3104" w:author="PR Preview" w:date="2026-01-01T00:00:00Z">
        <w:r>
          <w:delText xml:space="preserve"> </w:delText>
        </w:r>
      </w:del>
      <m:oMath>
        <m:acc>
          <m:accPr>
            <m:chr m:val="̃"/>
          </m:accPr>
          <m:e>
            <m:r>
              <m:t>x</m:t>
            </m:r>
          </m:e>
        </m:acc>
      </m:oMath>
      <w:del w:id="3105" w:author="PR Preview" w:date="2026-01-01T00:00:00Z">
        <w:r>
          <w:delText xml:space="preserve"> </w:delText>
        </w:r>
      </w:del>
      <w:del w:id="3106" w:author="PR Preview" w:date="2026-01-01T00:00:00Z">
        <w:r>
          <w:delText xml:space="preserve">in both sets.</w:delText>
        </w:r>
      </w:del>
      <w:del w:id="3107" w:author="PR Preview" w:date="2026-01-01T00:00:00Z">
        <w:r>
          <w:delText xml:space="preserve"> </w:delText>
        </w:r>
      </w:del>
      <w:del w:id="3108" w:author="PR Preview" w:date="2026-01-01T00:00:00Z">
        <w:r>
          <w:delText xml:space="preserve">Being in the row space means</w:delText>
        </w:r>
      </w:del>
      <w:del w:id="3109" w:author="PR Preview" w:date="2026-01-01T00:00:00Z">
        <w:r>
          <w:delText xml:space="preserve"> </w:delText>
        </w:r>
      </w:del>
      <m:oMath>
        <m:acc>
          <m:accPr>
            <m:chr m:val="̃"/>
          </m:accPr>
          <m:e>
            <m:r>
              <m:t>x</m:t>
            </m:r>
          </m:e>
        </m:acc>
        <m:r>
          <m:rPr>
            <m:sty m:val="p"/>
          </m:rPr>
          <m:t>=</m:t>
        </m:r>
        <m:sSup>
          <m:e>
            <m:r>
              <m:rPr>
                <m:sty m:val="bi"/>
              </m:rPr>
              <m:t>A</m:t>
            </m:r>
          </m:e>
          <m:sup>
            <m:r>
              <m:rPr>
                <m:sty m:val="p"/>
              </m:rPr>
              <m:t>⊤</m:t>
            </m:r>
          </m:sup>
        </m:sSup>
        <m:acc>
          <m:accPr>
            <m:chr m:val="̃"/>
          </m:accPr>
          <m:e>
            <m:r>
              <m:t>u</m:t>
            </m:r>
          </m:e>
        </m:acc>
      </m:oMath>
      <w:del w:id="3110" w:author="PR Preview" w:date="2026-01-01T00:00:00Z">
        <w:r>
          <w:delText xml:space="preserve"> </w:delText>
        </w:r>
      </w:del>
      <w:del w:id="3111" w:author="PR Preview" w:date="2026-01-01T00:00:00Z">
        <w:r>
          <w:delText xml:space="preserve">for some</w:delText>
        </w:r>
      </w:del>
      <w:del w:id="3112" w:author="PR Preview" w:date="2026-01-01T00:00:00Z">
        <w:r>
          <w:delText xml:space="preserve"> </w:delText>
        </w:r>
      </w:del>
      <m:oMath>
        <m:acc>
          <m:accPr>
            <m:chr m:val="̃"/>
          </m:accPr>
          <m:e>
            <m:r>
              <m:t>u</m:t>
            </m:r>
          </m:e>
        </m:acc>
        <m:r>
          <m:rPr>
            <m:sty m:val="p"/>
          </m:rPr>
          <m:t>∈</m:t>
        </m:r>
        <m:sSup>
          <m:e>
            <m:r>
              <m:rPr>
                <m:scr m:val="double-struck"/>
                <m:sty m:val="p"/>
              </m:rPr>
              <m:t>R</m:t>
            </m:r>
          </m:e>
          <m:sup>
            <m:r>
              <m:t>m</m:t>
            </m:r>
          </m:sup>
        </m:sSup>
      </m:oMath>
      <w:del w:id="3113" w:author="PR Preview" w:date="2026-01-01T00:00:00Z">
        <w:r>
          <w:delText xml:space="preserve"> </w:delText>
        </w:r>
      </w:del>
      <w:del w:id="3114" w:author="PR Preview" w:date="2026-01-01T00:00:00Z">
        <w:r>
          <w:delText xml:space="preserve">(</w:delText>
        </w:r>
      </w:del>
      <w:hyperlink w:anchor="def-column-space">
        <w:del w:id="3115" w:author="PR Preview" w:date="2026-01-01T00:00:00Z">
          <w:r>
            <w:rPr>
              <w:rStyle w:val="Hyperlink"/>
            </w:rPr>
            <w:delText xml:space="preserve">Definition 45</w:delText>
          </w:r>
        </w:del>
      </w:hyperlink>
      <w:del w:id="3116" w:author="PR Preview" w:date="2026-01-01T00:00:00Z">
        <w:r>
          <w:delText xml:space="preserve">),</w:delText>
        </w:r>
      </w:del>
      <w:del w:id="3117" w:author="PR Preview" w:date="2026-01-01T00:00:00Z">
        <w:r>
          <w:delText xml:space="preserve"> </w:delText>
        </w:r>
      </w:del>
      <w:del w:id="3118" w:author="PR Preview" w:date="2026-01-01T00:00:00Z">
        <w:r>
          <w:delText xml:space="preserve">and being in the null space means</w:delText>
        </w:r>
      </w:del>
      <w:del w:id="3119" w:author="PR Preview" w:date="2026-01-01T00:00:00Z">
        <w:r>
          <w:delText xml:space="preserve"> </w:delText>
        </w:r>
      </w:del>
      <m:oMath>
        <m:r>
          <m:rPr>
            <m:sty m:val="bi"/>
          </m:rPr>
          <m:t>A</m:t>
        </m:r>
        <m:acc>
          <m:accPr>
            <m:chr m:val="̃"/>
          </m:accPr>
          <m:e>
            <m:r>
              <m:t>x</m:t>
            </m:r>
          </m:e>
        </m:acc>
        <m:r>
          <m:rPr>
            <m:sty m:val="p"/>
          </m:rPr>
          <m:t>=</m:t>
        </m:r>
        <m:sSub>
          <m:e>
            <m:acc>
              <m:accPr>
                <m:chr m:val="̃"/>
              </m:accPr>
              <m:e>
                <m:r>
                  <m:t>0</m:t>
                </m:r>
              </m:e>
            </m:acc>
          </m:e>
          <m:sub>
            <m:r>
              <m:t>m</m:t>
            </m:r>
          </m:sub>
        </m:sSub>
      </m:oMath>
      <w:del w:id="3120" w:author="PR Preview" w:date="2026-01-01T00:00:00Z">
        <w:r>
          <w:delText xml:space="preserve"> </w:delText>
        </w:r>
      </w:del>
      <w:del w:id="3121" w:author="PR Preview" w:date="2026-01-01T00:00:00Z">
        <w:r>
          <w:delText xml:space="preserve">(</w:delText>
        </w:r>
      </w:del>
      <w:hyperlink w:anchor="def-null-space">
        <w:del w:id="3122" w:author="PR Preview" w:date="2026-01-01T00:00:00Z">
          <w:r>
            <w:rPr>
              <w:rStyle w:val="Hyperlink"/>
            </w:rPr>
            <w:delText xml:space="preserve">Definition 46</w:delText>
          </w:r>
        </w:del>
      </w:hyperlink>
      <w:del w:id="3123" w:author="PR Preview" w:date="2026-01-01T00:00:00Z">
        <w:r>
          <w:delText xml:space="preserve">).</w:delText>
        </w:r>
      </w:del>
      <w:del w:id="3124" w:author="PR Preview" w:date="2026-01-01T00:00:00Z">
        <w:r>
          <w:delText xml:space="preserve"> </w:delText>
        </w:r>
      </w:del>
      <w:del w:id="3125" w:author="PR Preview" w:date="2026-01-01T00:00:00Z">
        <w:r>
          <w:delText xml:space="preserve">Then</w:delText>
        </w:r>
      </w:del>
    </w:p>
    <w:p>
      <w:pPr>
        <w:pStyle w:val="BodyText"/>
      </w:pPr>
      <w:ins w:id="3126" w:author="PR Preview" w:date="2026-01-01T00:00:00Z">
        <w:r>
          <w:t xml:space="preserve">Now take any</w:t>
        </w:r>
      </w:ins>
      <w:ins w:id="3127" w:author="PR Preview" w:date="2026-01-01T00:00:00Z">
        <w:r>
          <w:t xml:space="preserve"> </w:t>
        </w:r>
      </w:ins>
      <m:oMath>
        <m:acc>
          <m:accPr>
            <m:chr m:val="̃"/>
          </m:accPr>
          <m:e>
            <m:r>
              <m:t>x</m:t>
            </m:r>
          </m:e>
        </m:acc>
      </m:oMath>
      <w:ins w:id="3128" w:author="PR Preview" w:date="2026-01-01T00:00:00Z">
        <w:r>
          <w:t xml:space="preserve"> </w:t>
        </w:r>
      </w:ins>
      <w:ins w:id="3129" w:author="PR Preview" w:date="2026-01-01T00:00:00Z">
        <w:r>
          <w:t xml:space="preserve">in both sets.</w:t>
        </w:r>
      </w:ins>
      <w:ins w:id="3130" w:author="PR Preview" w:date="2026-01-01T00:00:00Z">
        <w:r>
          <w:t xml:space="preserve"> </w:t>
        </w:r>
      </w:ins>
      <w:ins w:id="3131" w:author="PR Preview" w:date="2026-01-01T00:00:00Z">
        <w:r>
          <w:t xml:space="preserve">Being in the row space means</w:t>
        </w:r>
      </w:ins>
      <w:ins w:id="3132" w:author="PR Preview" w:date="2026-01-01T00:00:00Z">
        <w:r>
          <w:t xml:space="preserve"> </w:t>
        </w:r>
      </w:ins>
      <m:oMath>
        <m:acc>
          <m:accPr>
            <m:chr m:val="̃"/>
          </m:accPr>
          <m:e>
            <m:r>
              <m:t>x</m:t>
            </m:r>
          </m:e>
        </m:acc>
        <m:r>
          <m:rPr>
            <m:sty m:val="p"/>
          </m:rPr>
          <m:t>=</m:t>
        </m:r>
        <m:sSup>
          <m:e>
            <m:r>
              <m:rPr>
                <m:sty m:val="bi"/>
              </m:rPr>
              <m:t>A</m:t>
            </m:r>
          </m:e>
          <m:sup>
            <m:r>
              <m:rPr>
                <m:sty m:val="p"/>
              </m:rPr>
              <m:t>⊤</m:t>
            </m:r>
          </m:sup>
        </m:sSup>
        <m:acc>
          <m:accPr>
            <m:chr m:val="̃"/>
          </m:accPr>
          <m:e>
            <m:r>
              <m:t>u</m:t>
            </m:r>
          </m:e>
        </m:acc>
      </m:oMath>
      <w:ins w:id="3133" w:author="PR Preview" w:date="2026-01-01T00:00:00Z">
        <w:r>
          <w:t xml:space="preserve"> </w:t>
        </w:r>
      </w:ins>
      <w:ins w:id="3134" w:author="PR Preview" w:date="2026-01-01T00:00:00Z">
        <w:r>
          <w:t xml:space="preserve">for some</w:t>
        </w:r>
      </w:ins>
      <w:ins w:id="3135" w:author="PR Preview" w:date="2026-01-01T00:00:00Z">
        <w:r>
          <w:t xml:space="preserve"> </w:t>
        </w:r>
      </w:ins>
      <m:oMath>
        <m:acc>
          <m:accPr>
            <m:chr m:val="̃"/>
          </m:accPr>
          <m:e>
            <m:r>
              <m:t>u</m:t>
            </m:r>
          </m:e>
        </m:acc>
        <m:r>
          <m:rPr>
            <m:sty m:val="p"/>
          </m:rPr>
          <m:t>∈</m:t>
        </m:r>
        <m:sSup>
          <m:e>
            <m:r>
              <m:rPr>
                <m:scr m:val="double-struck"/>
                <m:sty m:val="p"/>
              </m:rPr>
              <m:t>R</m:t>
            </m:r>
          </m:e>
          <m:sup>
            <m:r>
              <m:t>m</m:t>
            </m:r>
          </m:sup>
        </m:sSup>
      </m:oMath>
      <w:ins w:id="3136" w:author="PR Preview" w:date="2026-01-01T00:00:00Z">
        <w:r>
          <w:t xml:space="preserve"> </w:t>
        </w:r>
      </w:ins>
      <w:ins w:id="3137" w:author="PR Preview" w:date="2026-01-01T00:00:00Z">
        <w:r>
          <w:t xml:space="preserve">(</w:t>
        </w:r>
      </w:ins>
      <w:hyperlink w:anchor="def-column-space">
        <w:ins w:id="3138" w:author="PR Preview" w:date="2026-01-01T00:00:00Z">
          <w:r>
            <w:rPr>
              <w:rStyle w:val="Hyperlink"/>
            </w:rPr>
            <w:t xml:space="preserve">Definition 45</w:t>
          </w:r>
        </w:ins>
      </w:hyperlink>
      <w:ins w:id="3139" w:author="PR Preview" w:date="2026-01-01T00:00:00Z">
        <w:r>
          <w:t xml:space="preserve">),</w:t>
        </w:r>
      </w:ins>
      <w:ins w:id="3140" w:author="PR Preview" w:date="2026-01-01T00:00:00Z">
        <w:r>
          <w:t xml:space="preserve"> </w:t>
        </w:r>
      </w:ins>
      <w:ins w:id="3141" w:author="PR Preview" w:date="2026-01-01T00:00:00Z">
        <w:r>
          <w:t xml:space="preserve">and being in the null space means</w:t>
        </w:r>
      </w:ins>
      <w:ins w:id="3142" w:author="PR Preview" w:date="2026-01-01T00:00:00Z">
        <w:r>
          <w:t xml:space="preserve"> </w:t>
        </w:r>
      </w:ins>
      <m:oMath>
        <m:r>
          <m:rPr>
            <m:sty m:val="bi"/>
          </m:rPr>
          <m:t>A</m:t>
        </m:r>
        <m:acc>
          <m:accPr>
            <m:chr m:val="̃"/>
          </m:accPr>
          <m:e>
            <m:r>
              <m:t>x</m:t>
            </m:r>
          </m:e>
        </m:acc>
        <m:r>
          <m:rPr>
            <m:sty m:val="p"/>
          </m:rPr>
          <m:t>=</m:t>
        </m:r>
        <m:sSub>
          <m:e>
            <m:acc>
              <m:accPr>
                <m:chr m:val="̃"/>
              </m:accPr>
              <m:e>
                <m:r>
                  <m:t>0</m:t>
                </m:r>
              </m:e>
            </m:acc>
          </m:e>
          <m:sub>
            <m:r>
              <m:t>m</m:t>
            </m:r>
          </m:sub>
        </m:sSub>
      </m:oMath>
      <w:ins w:id="3143" w:author="PR Preview" w:date="2026-01-01T00:00:00Z">
        <w:r>
          <w:t xml:space="preserve"> </w:t>
        </w:r>
      </w:ins>
      <w:ins w:id="3144" w:author="PR Preview" w:date="2026-01-01T00:00:00Z">
        <w:r>
          <w:t xml:space="preserve">(</w:t>
        </w:r>
      </w:ins>
      <w:hyperlink w:anchor="def-null-space">
        <w:ins w:id="3145" w:author="PR Preview" w:date="2026-01-01T00:00:00Z">
          <w:r>
            <w:rPr>
              <w:rStyle w:val="Hyperlink"/>
            </w:rPr>
            <w:t xml:space="preserve">Definition 47</w:t>
          </w:r>
        </w:ins>
      </w:hyperlink>
      <w:ins w:id="3146" w:author="PR Preview" w:date="2026-01-01T00:00:00Z">
        <w:r>
          <w:t xml:space="preserve">).</w:t>
        </w:r>
      </w:ins>
      <w:ins w:id="3147" w:author="PR Preview" w:date="2026-01-01T00:00:00Z">
        <w:r>
          <w:t xml:space="preserve"> </w:t>
        </w:r>
      </w:ins>
      <w:ins w:id="3148" w:author="PR Preview" w:date="2026-01-01T00:00:00Z">
        <w:r>
          <w:t xml:space="preserve">Then</w:t>
        </w:r>
      </w:ins>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9" w:name="exm-row-null-disjoint"/>
    <w:p>
      <w:pPr>
        <w:pStyle w:val="BodyText"/>
      </w:pPr>
      <w:del w:id="3149" w:author="PR Preview" w:date="2026-01-01T00:00:00Z">
        <w:r>
          <w:rPr>
            <w:b/>
            <w:bCs/>
          </w:rPr>
          <w:delText xml:space="preserve">Example 57 (The row space and null space in</w:delText>
        </w:r>
      </w:del>
      <w:del w:id="3150" w:author="PR Preview" w:date="2026-01-01T00:00:00Z">
        <w:r>
          <w:rPr>
            <w:b/>
            <w:bCs/>
          </w:rPr>
          <w:delText xml:space="preserve"> </w:delText>
        </w:r>
      </w:del>
      <w:hyperlink w:anchor="exm-null-space">
        <w:del w:id="3151" w:author="PR Preview" w:date="2026-01-01T00:00:00Z">
          <w:r>
            <w:rPr>
              <w:rStyle w:val="Hyperlink"/>
              <w:b/>
              <w:bCs/>
            </w:rPr>
            <w:delText xml:space="preserve">Example 55</w:delText>
          </w:r>
        </w:del>
      </w:hyperlink>
      <w:del w:id="3152" w:author="PR Preview" w:date="2026-01-01T00:00:00Z">
        <w:r>
          <w:rPr>
            <w:b/>
            <w:bCs/>
          </w:rPr>
          <w:delText xml:space="preserve">)</w:delText>
        </w:r>
      </w:del>
      <w:del w:id="3153" w:author="PR Preview" w:date="2026-01-01T00:00:00Z">
        <w:r>
          <w:delText xml:space="preserve"> </w:delText>
        </w:r>
      </w:del>
      <w:del w:id="3154" w:author="PR Preview" w:date="2026-01-01T00:00:00Z">
        <w:r>
          <w:delText xml:space="preserve">For</w:delText>
        </w:r>
      </w:del>
      <w:del w:id="3155" w:author="PR Preview" w:date="2026-01-01T00:00:00Z">
        <w:r>
          <w:delText xml:space="preserve"> </w:delText>
        </w:r>
      </w:del>
      <m:oMath>
        <m:r>
          <m:rPr>
            <m:sty m:val="bi"/>
          </m:rPr>
          <m:t>A</m:t>
        </m:r>
      </m:oMath>
      <w:del w:id="3156" w:author="PR Preview" w:date="2026-01-01T00:00:00Z">
        <w:r>
          <w:delText xml:space="preserve"> </w:delText>
        </w:r>
      </w:del>
      <w:del w:id="3157" w:author="PR Preview" w:date="2026-01-01T00:00:00Z">
        <w:r>
          <w:delText xml:space="preserve">in</w:delText>
        </w:r>
      </w:del>
      <w:del w:id="3158" w:author="PR Preview" w:date="2026-01-01T00:00:00Z">
        <w:r>
          <w:delText xml:space="preserve"> </w:delText>
        </w:r>
      </w:del>
      <w:hyperlink w:anchor="exm-column-space">
        <w:del w:id="3159" w:author="PR Preview" w:date="2026-01-01T00:00:00Z">
          <w:r>
            <w:rPr>
              <w:rStyle w:val="Hyperlink"/>
            </w:rPr>
            <w:delText xml:space="preserve">Example 53</w:delText>
          </w:r>
        </w:del>
      </w:hyperlink>
      <w:del w:id="3160" w:author="PR Preview" w:date="2026-01-01T00:00:00Z">
        <w:r>
          <w:delText xml:space="preserve">,</w:delText>
        </w:r>
      </w:del>
      <w:del w:id="3161" w:author="PR Preview" w:date="2026-01-01T00:00:00Z">
        <w:r>
          <w:delText xml:space="preserve"> </w:delText>
        </w:r>
      </w:del>
      <w:del w:id="3162" w:author="PR Preview" w:date="2026-01-01T00:00:00Z">
        <w:r>
          <w:delText xml:space="preserve">the row space is</w:delText>
        </w:r>
      </w:del>
      <w:del w:id="3163"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del w:id="3164" w:author="PR Preview" w:date="2026-01-01T00:00:00Z">
        <w:r>
          <w:delText xml:space="preserve"> </w:delText>
        </w:r>
      </w:del>
      <w:del w:id="3165" w:author="PR Preview" w:date="2026-01-01T00:00:00Z">
        <w:r>
          <w:delText xml:space="preserve">and the null space is</w:delText>
        </w:r>
      </w:del>
      <w:del w:id="3166" w:author="PR Preview" w:date="2026-01-01T00:00:00Z">
        <w:r>
          <w:delText xml:space="preserve"> </w:delText>
        </w:r>
      </w:del>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3167" w:author="PR Preview" w:date="2026-01-01T00:00:00Z">
        <w:r>
          <w:delText xml:space="preserve"> </w:delText>
        </w:r>
      </w:del>
      <w:del w:id="3168" w:author="PR Preview" w:date="2026-01-01T00:00:00Z">
        <w:r>
          <w:delText xml:space="preserve">(</w:delText>
        </w:r>
      </w:del>
      <w:hyperlink w:anchor="exm-null-space">
        <w:del w:id="3169" w:author="PR Preview" w:date="2026-01-01T00:00:00Z">
          <w:r>
            <w:rPr>
              <w:rStyle w:val="Hyperlink"/>
            </w:rPr>
            <w:delText xml:space="preserve">Example 55</w:delText>
          </w:r>
        </w:del>
      </w:hyperlink>
      <w:del w:id="3170" w:author="PR Preview" w:date="2026-01-01T00:00:00Z">
        <w:r>
          <w:delText xml:space="preserve">).</w:delText>
        </w:r>
      </w:del>
      <w:del w:id="3171" w:author="PR Preview" w:date="2026-01-01T00:00:00Z">
        <w:r>
          <w:delText xml:space="preserve"> </w:delText>
        </w:r>
      </w:del>
      <w:del w:id="3172" w:author="PR Preview" w:date="2026-01-01T00:00:00Z">
        <w:r>
          <w:delText xml:space="preserve">A vector</w:delText>
        </w:r>
      </w:del>
      <w:del w:id="3173" w:author="PR Preview" w:date="2026-01-01T00:00:00Z">
        <w:r>
          <w:delText xml:space="preserve"> </w:delText>
        </w:r>
      </w:del>
      <m:oMath>
        <m:r>
          <m:t>c</m:t>
        </m:r>
        <m:r>
          <m:t> </m:t>
        </m:r>
        <m:r>
          <m:rPr>
            <m:sty m:val="p"/>
          </m:rPr>
          <m:t>(</m:t>
        </m:r>
        <m:r>
          <m:t>1</m:t>
        </m:r>
        <m:r>
          <m:rPr>
            <m:sty m:val="p"/>
          </m:rPr>
          <m:t>,</m:t>
        </m:r>
        <m:r>
          <m:rPr>
            <m:sty m:val="p"/>
          </m:rPr>
          <m:t>−</m:t>
        </m:r>
        <m:r>
          <m:t>2</m:t>
        </m:r>
        <m:r>
          <m:rPr>
            <m:sty m:val="p"/>
          </m:rPr>
          <m:t>,</m:t>
        </m:r>
        <m:r>
          <m:rPr>
            <m:sty m:val="p"/>
          </m:rPr>
          <m:t>−</m:t>
        </m:r>
        <m:r>
          <m:t>2</m:t>
        </m:r>
        <m:r>
          <m:rPr>
            <m:sty m:val="p"/>
          </m:rPr>
          <m:t>)</m:t>
        </m:r>
      </m:oMath>
      <w:del w:id="3174" w:author="PR Preview" w:date="2026-01-01T00:00:00Z">
        <w:r>
          <w:delText xml:space="preserve"> </w:delText>
        </w:r>
      </w:del>
      <w:del w:id="3175" w:author="PR Preview" w:date="2026-01-01T00:00:00Z">
        <w:r>
          <w:delText xml:space="preserve">of the row space is in the null space only if</w:delText>
        </w:r>
      </w:del>
    </w:p>
    <w:p>
      <w:pPr>
        <w:pStyle w:val="BodyText"/>
      </w:pPr>
      <w:ins w:id="3176" w:author="PR Preview" w:date="2026-01-01T00:00:00Z">
        <w:r>
          <w:rPr>
            <w:b/>
            <w:bCs/>
          </w:rPr>
          <w:t xml:space="preserve">Example 58 (The row space and null space in</w:t>
        </w:r>
      </w:ins>
      <w:ins w:id="3177" w:author="PR Preview" w:date="2026-01-01T00:00:00Z">
        <w:r>
          <w:rPr>
            <w:b/>
            <w:bCs/>
          </w:rPr>
          <w:t xml:space="preserve"> </w:t>
        </w:r>
      </w:ins>
      <w:hyperlink w:anchor="exm-null-space">
        <w:ins w:id="3178" w:author="PR Preview" w:date="2026-01-01T00:00:00Z">
          <w:r>
            <w:rPr>
              <w:rStyle w:val="Hyperlink"/>
              <w:b/>
              <w:bCs/>
            </w:rPr>
            <w:t xml:space="preserve">Example 56</w:t>
          </w:r>
        </w:ins>
      </w:hyperlink>
      <w:ins w:id="3179" w:author="PR Preview" w:date="2026-01-01T00:00:00Z">
        <w:r>
          <w:rPr>
            <w:b/>
            <w:bCs/>
          </w:rPr>
          <w:t xml:space="preserve">)</w:t>
        </w:r>
      </w:ins>
      <w:ins w:id="3180" w:author="PR Preview" w:date="2026-01-01T00:00:00Z">
        <w:r>
          <w:t xml:space="preserve"> </w:t>
        </w:r>
      </w:ins>
      <w:ins w:id="3181" w:author="PR Preview" w:date="2026-01-01T00:00:00Z">
        <w:r>
          <w:t xml:space="preserve">For</w:t>
        </w:r>
      </w:ins>
      <w:ins w:id="3182" w:author="PR Preview" w:date="2026-01-01T00:00:00Z">
        <w:r>
          <w:t xml:space="preserve"> </w:t>
        </w:r>
      </w:ins>
      <m:oMath>
        <m:r>
          <m:rPr>
            <m:sty m:val="bi"/>
          </m:rPr>
          <m:t>A</m:t>
        </m:r>
      </m:oMath>
      <w:ins w:id="3183" w:author="PR Preview" w:date="2026-01-01T00:00:00Z">
        <w:r>
          <w:t xml:space="preserve"> </w:t>
        </w:r>
      </w:ins>
      <w:ins w:id="3184" w:author="PR Preview" w:date="2026-01-01T00:00:00Z">
        <w:r>
          <w:t xml:space="preserve">in</w:t>
        </w:r>
      </w:ins>
      <w:ins w:id="3185" w:author="PR Preview" w:date="2026-01-01T00:00:00Z">
        <w:r>
          <w:t xml:space="preserve"> </w:t>
        </w:r>
      </w:ins>
      <w:hyperlink w:anchor="exm-column-space">
        <w:ins w:id="3186" w:author="PR Preview" w:date="2026-01-01T00:00:00Z">
          <w:r>
            <w:rPr>
              <w:rStyle w:val="Hyperlink"/>
            </w:rPr>
            <w:t xml:space="preserve">Example 54</w:t>
          </w:r>
        </w:ins>
      </w:hyperlink>
      <w:ins w:id="3187" w:author="PR Preview" w:date="2026-01-01T00:00:00Z">
        <w:r>
          <w:t xml:space="preserve">,</w:t>
        </w:r>
      </w:ins>
      <w:ins w:id="3188" w:author="PR Preview" w:date="2026-01-01T00:00:00Z">
        <w:r>
          <w:t xml:space="preserve"> </w:t>
        </w:r>
      </w:ins>
      <w:ins w:id="3189" w:author="PR Preview" w:date="2026-01-01T00:00:00Z">
        <w:r>
          <w:t xml:space="preserve">the row space is</w:t>
        </w:r>
      </w:ins>
      <w:ins w:id="3190" w:author="PR Preview" w:date="2026-01-01T00:00:00Z">
        <w:r>
          <w:t xml:space="preserve"> </w:t>
        </w:r>
      </w:ins>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ins w:id="3191" w:author="PR Preview" w:date="2026-01-01T00:00:00Z">
        <w:r>
          <w:t xml:space="preserve"> </w:t>
        </w:r>
      </w:ins>
      <w:ins w:id="3192" w:author="PR Preview" w:date="2026-01-01T00:00:00Z">
        <w:r>
          <w:t xml:space="preserve">and the null space is</w:t>
        </w:r>
      </w:ins>
      <w:ins w:id="3193" w:author="PR Preview" w:date="2026-01-01T00:00:00Z">
        <w:r>
          <w:t xml:space="preserve"> </w:t>
        </w:r>
      </w:ins>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3194" w:author="PR Preview" w:date="2026-01-01T00:00:00Z">
        <w:r>
          <w:t xml:space="preserve"> </w:t>
        </w:r>
      </w:ins>
      <w:ins w:id="3195" w:author="PR Preview" w:date="2026-01-01T00:00:00Z">
        <w:r>
          <w:t xml:space="preserve">(</w:t>
        </w:r>
      </w:ins>
      <w:hyperlink w:anchor="exm-null-space">
        <w:ins w:id="3196" w:author="PR Preview" w:date="2026-01-01T00:00:00Z">
          <w:r>
            <w:rPr>
              <w:rStyle w:val="Hyperlink"/>
            </w:rPr>
            <w:t xml:space="preserve">Example 56</w:t>
          </w:r>
        </w:ins>
      </w:hyperlink>
      <w:ins w:id="3197" w:author="PR Preview" w:date="2026-01-01T00:00:00Z">
        <w:r>
          <w:t xml:space="preserve">).</w:t>
        </w:r>
      </w:ins>
      <w:ins w:id="3198" w:author="PR Preview" w:date="2026-01-01T00:00:00Z">
        <w:r>
          <w:t xml:space="preserve"> </w:t>
        </w:r>
      </w:ins>
      <w:ins w:id="3199" w:author="PR Preview" w:date="2026-01-01T00:00:00Z">
        <w:r>
          <w:t xml:space="preserve">A vector</w:t>
        </w:r>
      </w:ins>
      <w:ins w:id="3200" w:author="PR Preview" w:date="2026-01-01T00:00:00Z">
        <w:r>
          <w:t xml:space="preserve"> </w:t>
        </w:r>
      </w:ins>
      <m:oMath>
        <m:r>
          <m:t>c</m:t>
        </m:r>
        <m:r>
          <m:t> </m:t>
        </m:r>
        <m:r>
          <m:rPr>
            <m:sty m:val="p"/>
          </m:rPr>
          <m:t>(</m:t>
        </m:r>
        <m:r>
          <m:t>1</m:t>
        </m:r>
        <m:r>
          <m:rPr>
            <m:sty m:val="p"/>
          </m:rPr>
          <m:t>,</m:t>
        </m:r>
        <m:r>
          <m:rPr>
            <m:sty m:val="p"/>
          </m:rPr>
          <m:t>−</m:t>
        </m:r>
        <m:r>
          <m:t>2</m:t>
        </m:r>
        <m:r>
          <m:rPr>
            <m:sty m:val="p"/>
          </m:rPr>
          <m:t>,</m:t>
        </m:r>
        <m:r>
          <m:rPr>
            <m:sty m:val="p"/>
          </m:rPr>
          <m:t>−</m:t>
        </m:r>
        <m:r>
          <m:t>2</m:t>
        </m:r>
        <m:r>
          <m:rPr>
            <m:sty m:val="p"/>
          </m:rPr>
          <m:t>)</m:t>
        </m:r>
      </m:oMath>
      <w:ins w:id="3201" w:author="PR Preview" w:date="2026-01-01T00:00:00Z">
        <w:r>
          <w:t xml:space="preserve"> </w:t>
        </w:r>
      </w:ins>
      <w:ins w:id="3202" w:author="PR Preview" w:date="2026-01-01T00:00:00Z">
        <w:r>
          <w:t xml:space="preserve">of the row space is in the null space only if</w:t>
        </w:r>
      </w:ins>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56</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9"/>
    <w:bookmarkStart w:id="240" w:name="def-cross-product-matrix"/>
    <w:p>
      <w:pPr>
        <w:pStyle w:val="BodyText"/>
      </w:pPr>
      <w:del w:id="3203" w:author="PR Preview" w:date="2026-01-01T00:00:00Z">
        <w:r>
          <w:rPr>
            <w:b/>
            <w:bCs/>
          </w:rPr>
          <w:delText xml:space="preserve">Definition 47 (Gram matrix)</w:delText>
        </w:r>
      </w:del>
      <w:del w:id="3204" w:author="PR Preview" w:date="2026-01-01T00:00:00Z">
        <w:r>
          <w:delText xml:space="preserve"> </w:delText>
        </w:r>
      </w:del>
      <w:del w:id="3205" w:author="PR Preview" w:date="2026-01-01T00:00:00Z">
        <w:r>
          <w:delText xml:space="preserve">The</w:delText>
        </w:r>
      </w:del>
      <w:del w:id="3206" w:author="PR Preview" w:date="2026-01-01T00:00:00Z">
        <w:r>
          <w:delText xml:space="preserve"> </w:delText>
        </w:r>
      </w:del>
      <w:del w:id="3207" w:author="PR Preview" w:date="2026-01-01T00:00:00Z">
        <w:r>
          <w:rPr>
            <w:b/>
            <w:bCs/>
          </w:rPr>
          <w:delText xml:space="preserve">Gram matrix</w:delText>
        </w:r>
      </w:del>
      <w:del w:id="3208" w:author="PR Preview" w:date="2026-01-01T00:00:00Z">
        <w:r>
          <w:delText xml:space="preserve"> </w:delText>
        </w:r>
      </w:del>
      <w:del w:id="3209" w:author="PR Preview" w:date="2026-01-01T00:00:00Z">
        <w:r>
          <w:delText xml:space="preserve">of an</w:delText>
        </w:r>
      </w:del>
      <w:del w:id="3210" w:author="PR Preview" w:date="2026-01-01T00:00:00Z">
        <w:r>
          <w:delText xml:space="preserve"> </w:delText>
        </w:r>
      </w:del>
      <m:oMath>
        <m:r>
          <m:t>m</m:t>
        </m:r>
        <m:r>
          <m:rPr>
            <m:sty m:val="p"/>
          </m:rPr>
          <m:t>×</m:t>
        </m:r>
        <m:r>
          <m:t>n</m:t>
        </m:r>
      </m:oMath>
      <w:del w:id="3211" w:author="PR Preview" w:date="2026-01-01T00:00:00Z">
        <w:r>
          <w:delText xml:space="preserve"> </w:delText>
        </w:r>
      </w:del>
      <w:del w:id="3212" w:author="PR Preview" w:date="2026-01-01T00:00:00Z">
        <w:r>
          <w:delText xml:space="preserve">matrix</w:delText>
        </w:r>
      </w:del>
      <w:del w:id="3213" w:author="PR Preview" w:date="2026-01-01T00:00:00Z">
        <w:r>
          <w:delText xml:space="preserve"> </w:delText>
        </w:r>
      </w:del>
      <m:oMath>
        <m:r>
          <m:rPr>
            <m:sty m:val="bi"/>
          </m:rPr>
          <m:t>A</m:t>
        </m:r>
      </m:oMath>
      <w:del w:id="3214" w:author="PR Preview" w:date="2026-01-01T00:00:00Z">
        <w:r>
          <w:delText xml:space="preserve"> </w:delText>
        </w:r>
      </w:del>
      <w:del w:id="3215" w:author="PR Preview" w:date="2026-01-01T00:00:00Z">
        <w:r>
          <w:delText xml:space="preserve">is the</w:delText>
        </w:r>
      </w:del>
      <w:del w:id="3216" w:author="PR Preview" w:date="2026-01-01T00:00:00Z">
        <w:r>
          <w:delText xml:space="preserve"> </w:delText>
        </w:r>
      </w:del>
      <m:oMath>
        <m:r>
          <m:t>n</m:t>
        </m:r>
        <m:r>
          <m:rPr>
            <m:sty m:val="p"/>
          </m:rPr>
          <m:t>×</m:t>
        </m:r>
        <m:r>
          <m:t>n</m:t>
        </m:r>
      </m:oMath>
      <w:del w:id="3217" w:author="PR Preview" w:date="2026-01-01T00:00:00Z">
        <w:r>
          <w:delText xml:space="preserve"> </w:delText>
        </w:r>
      </w:del>
      <w:del w:id="3218" w:author="PR Preview" w:date="2026-01-01T00:00:00Z">
        <w:r>
          <w:delText xml:space="preserve">matrix</w:delText>
        </w:r>
      </w:del>
      <w:del w:id="3219" w:author="PR Preview" w:date="2026-01-01T00:00:00Z">
        <w:r>
          <w:delText xml:space="preserve"> </w:delText>
        </w:r>
      </w:del>
      <m:oMath>
        <m:sSup>
          <m:e>
            <m:r>
              <m:rPr>
                <m:sty m:val="bi"/>
              </m:rPr>
              <m:t>A</m:t>
            </m:r>
          </m:e>
          <m:sup>
            <m:r>
              <m:rPr>
                <m:sty m:val="p"/>
              </m:rPr>
              <m:t>⊤</m:t>
            </m:r>
          </m:sup>
        </m:sSup>
        <m:r>
          <m:rPr>
            <m:sty m:val="bi"/>
          </m:rPr>
          <m:t>A</m:t>
        </m:r>
      </m:oMath>
      <w:del w:id="3220" w:author="PR Preview" w:date="2026-01-01T00:00:00Z">
        <w:r>
          <w:delText xml:space="preserve">.</w:delText>
        </w:r>
      </w:del>
    </w:p>
    <w:p>
      <w:pPr>
        <w:pStyle w:val="BodyText"/>
      </w:pPr>
      <w:del w:id="3221" w:author="PR Preview" w:date="2026-01-01T00:00:00Z">
        <w:r>
          <w:rPr>
            <w:b/>
            <w:bCs/>
          </w:rPr>
          <w:delText xml:space="preserve">Example 58 (A Gram matrix and its entries)</w:delText>
        </w:r>
      </w:del>
      <w:del w:id="3222" w:author="PR Preview" w:date="2026-01-01T00:00:00Z">
        <w:r>
          <w:delText xml:space="preserve"> </w:delText>
        </w:r>
      </w:del>
      <w:del w:id="3223" w:author="PR Preview" w:date="2026-01-01T00:00:00Z">
        <w:r>
          <w:delText xml:space="preserve">Let</w:delText>
        </w:r>
      </w:del>
      <w:del w:id="322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3225" w:author="PR Preview" w:date="2026-01-01T00:00:00Z">
        <w:r>
          <w:delText xml:space="preserve">,</w:delText>
        </w:r>
      </w:del>
      <w:del w:id="3226" w:author="PR Preview" w:date="2026-01-01T00:00:00Z">
        <w:r>
          <w:delText xml:space="preserve"> </w:delText>
        </w:r>
      </w:del>
      <w:del w:id="3227" w:author="PR Preview" w:date="2026-01-01T00:00:00Z">
        <w:r>
          <w:delText xml:space="preserve">with columns</w:delText>
        </w:r>
      </w:del>
      <w:del w:id="3228"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del w:id="3229" w:author="PR Preview" w:date="2026-01-01T00:00:00Z">
        <w:r>
          <w:delText xml:space="preserve"> </w:delText>
        </w:r>
      </w:del>
      <w:del w:id="3230" w:author="PR Preview" w:date="2026-01-01T00:00:00Z">
        <w:r>
          <w:delText xml:space="preserve">and</w:delText>
        </w:r>
      </w:del>
      <w:del w:id="3231" w:author="PR Preview" w:date="2026-01-01T00:00:00Z">
        <w:r>
          <w:delText xml:space="preserve"> </w:delText>
        </w:r>
      </w:del>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del w:id="3232" w:author="PR Preview" w:date="2026-01-01T00:00:00Z">
        <w:r>
          <w:delText xml:space="preserve">. Then</w:delText>
        </w:r>
      </w:del>
    </w:p>
    <w:p>
      <w:pPr>
        <w:pStyle w:val="BodyText"/>
      </w:pPr>
      <w:ins w:id="3233" w:author="PR Preview" w:date="2026-01-01T00:00:00Z">
        <w:r>
          <w:rPr>
            <w:b/>
            <w:bCs/>
          </w:rPr>
          <w:t xml:space="preserve">Definition 49 (Cross-product matrix)</w:t>
        </w:r>
      </w:ins>
      <w:ins w:id="3234" w:author="PR Preview" w:date="2026-01-01T00:00:00Z">
        <w:r>
          <w:t xml:space="preserve"> </w:t>
        </w:r>
      </w:ins>
      <w:ins w:id="3235" w:author="PR Preview" w:date="2026-01-01T00:00:00Z">
        <w:r>
          <w:t xml:space="preserve">Let</w:t>
        </w:r>
      </w:ins>
      <w:ins w:id="3236" w:author="PR Preview" w:date="2026-01-01T00:00:00Z">
        <w:r>
          <w:t xml:space="preserve"> </w:t>
        </w:r>
      </w:ins>
      <m:oMath>
        <m:r>
          <m:rPr>
            <m:sty m:val="bi"/>
          </m:rPr>
          <m:t>A</m:t>
        </m:r>
      </m:oMath>
      <w:ins w:id="3237" w:author="PR Preview" w:date="2026-01-01T00:00:00Z">
        <w:r>
          <w:t xml:space="preserve"> </w:t>
        </w:r>
      </w:ins>
      <w:ins w:id="3238" w:author="PR Preview" w:date="2026-01-01T00:00:00Z">
        <w:r>
          <w:t xml:space="preserve">be an</w:t>
        </w:r>
      </w:ins>
      <w:ins w:id="3239" w:author="PR Preview" w:date="2026-01-01T00:00:00Z">
        <w:r>
          <w:t xml:space="preserve"> </w:t>
        </w:r>
      </w:ins>
      <m:oMath>
        <m:r>
          <m:t>m</m:t>
        </m:r>
        <m:r>
          <m:rPr>
            <m:sty m:val="p"/>
          </m:rPr>
          <m:t>×</m:t>
        </m:r>
        <m:r>
          <m:t>n</m:t>
        </m:r>
      </m:oMath>
      <w:ins w:id="3240" w:author="PR Preview" w:date="2026-01-01T00:00:00Z">
        <w:r>
          <w:t xml:space="preserve"> </w:t>
        </w:r>
      </w:ins>
      <w:ins w:id="3241" w:author="PR Preview" w:date="2026-01-01T00:00:00Z">
        <w:r>
          <w:t xml:space="preserve">matrix with columns</w:t>
        </w:r>
      </w:ins>
      <w:ins w:id="3242"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ins w:id="3243" w:author="PR Preview" w:date="2026-01-01T00:00:00Z">
        <w:r>
          <w:t xml:space="preserve"> </w:t>
        </w:r>
      </w:ins>
      <w:ins w:id="3244" w:author="PR Preview" w:date="2026-01-01T00:00:00Z">
        <w:r>
          <w:t xml:space="preserve">and</w:t>
        </w:r>
      </w:ins>
      <w:ins w:id="3245" w:author="PR Preview" w:date="2026-01-01T00:00:00Z">
        <w:r>
          <w:t xml:space="preserve"> </w:t>
        </w:r>
      </w:ins>
      <m:oMath>
        <m:r>
          <m:rPr>
            <m:sty m:val="bi"/>
          </m:rPr>
          <m:t>B</m:t>
        </m:r>
      </m:oMath>
      <w:ins w:id="3246" w:author="PR Preview" w:date="2026-01-01T00:00:00Z">
        <w:r>
          <w:t xml:space="preserve"> </w:t>
        </w:r>
      </w:ins>
      <w:ins w:id="3247" w:author="PR Preview" w:date="2026-01-01T00:00:00Z">
        <w:r>
          <w:t xml:space="preserve">an</w:t>
        </w:r>
      </w:ins>
      <w:ins w:id="3248" w:author="PR Preview" w:date="2026-01-01T00:00:00Z">
        <w:r>
          <w:t xml:space="preserve"> </w:t>
        </w:r>
      </w:ins>
      <m:oMath>
        <m:r>
          <m:t>m</m:t>
        </m:r>
        <m:r>
          <m:rPr>
            <m:sty m:val="p"/>
          </m:rPr>
          <m:t>×</m:t>
        </m:r>
        <m:r>
          <m:t>q</m:t>
        </m:r>
      </m:oMath>
      <w:ins w:id="3249" w:author="PR Preview" w:date="2026-01-01T00:00:00Z">
        <w:r>
          <w:t xml:space="preserve"> </w:t>
        </w:r>
      </w:ins>
      <w:ins w:id="3250" w:author="PR Preview" w:date="2026-01-01T00:00:00Z">
        <w:r>
          <w:t xml:space="preserve">matrix with columns</w:t>
        </w:r>
      </w:ins>
      <w:ins w:id="3251" w:author="PR Preview" w:date="2026-01-01T00:00:00Z">
        <w:r>
          <w:t xml:space="preserve"> </w:t>
        </w:r>
      </w:ins>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ins w:id="3252" w:author="PR Preview" w:date="2026-01-01T00:00:00Z">
        <w:r>
          <w:t xml:space="preserve">.</w:t>
        </w:r>
      </w:ins>
      <w:ins w:id="3253" w:author="PR Preview" w:date="2026-01-01T00:00:00Z">
        <w:r>
          <w:t xml:space="preserve"> </w:t>
        </w:r>
      </w:ins>
      <w:ins w:id="3254" w:author="PR Preview" w:date="2026-01-01T00:00:00Z">
        <w:r>
          <w:t xml:space="preserve">The</w:t>
        </w:r>
      </w:ins>
      <w:ins w:id="3255" w:author="PR Preview" w:date="2026-01-01T00:00:00Z">
        <w:r>
          <w:t xml:space="preserve"> </w:t>
        </w:r>
      </w:ins>
      <w:ins w:id="3256" w:author="PR Preview" w:date="2026-01-01T00:00:00Z">
        <w:r>
          <w:rPr>
            <w:b/>
            <w:bCs/>
          </w:rPr>
          <w:t xml:space="preserve">cross-product matrix</w:t>
        </w:r>
      </w:ins>
      <w:ins w:id="3257" w:author="PR Preview" w:date="2026-01-01T00:00:00Z">
        <w:r>
          <w:t xml:space="preserve"> </w:t>
        </w:r>
      </w:ins>
      <w:ins w:id="3258" w:author="PR Preview" w:date="2026-01-01T00:00:00Z">
        <w:r>
          <w:t xml:space="preserve">of</w:t>
        </w:r>
      </w:ins>
      <w:ins w:id="3259" w:author="PR Preview" w:date="2026-01-01T00:00:00Z">
        <w:r>
          <w:t xml:space="preserve"> </w:t>
        </w:r>
      </w:ins>
      <m:oMath>
        <m:r>
          <m:rPr>
            <m:sty m:val="bi"/>
          </m:rPr>
          <m:t>A</m:t>
        </m:r>
      </m:oMath>
      <w:ins w:id="3260" w:author="PR Preview" w:date="2026-01-01T00:00:00Z">
        <w:r>
          <w:t xml:space="preserve"> </w:t>
        </w:r>
      </w:ins>
      <w:ins w:id="3261" w:author="PR Preview" w:date="2026-01-01T00:00:00Z">
        <w:r>
          <w:t xml:space="preserve">and</w:t>
        </w:r>
      </w:ins>
      <w:ins w:id="3262" w:author="PR Preview" w:date="2026-01-01T00:00:00Z">
        <w:r>
          <w:t xml:space="preserve"> </w:t>
        </w:r>
      </w:ins>
      <m:oMath>
        <m:r>
          <m:rPr>
            <m:sty m:val="bi"/>
          </m:rPr>
          <m:t>B</m:t>
        </m:r>
      </m:oMath>
      <w:ins w:id="3263" w:author="PR Preview" w:date="2026-01-01T00:00:00Z">
        <w:r>
          <w:t xml:space="preserve"> </w:t>
        </w:r>
      </w:ins>
      <w:ins w:id="3264" w:author="PR Preview" w:date="2026-01-01T00:00:00Z">
        <w:r>
          <w:t xml:space="preserve">is the</w:t>
        </w:r>
      </w:ins>
      <w:ins w:id="3265" w:author="PR Preview" w:date="2026-01-01T00:00:00Z">
        <w:r>
          <w:t xml:space="preserve"> </w:t>
        </w:r>
      </w:ins>
      <m:oMath>
        <m:r>
          <m:t>n</m:t>
        </m:r>
        <m:r>
          <m:rPr>
            <m:sty m:val="p"/>
          </m:rPr>
          <m:t>×</m:t>
        </m:r>
        <m:r>
          <m:t>q</m:t>
        </m:r>
      </m:oMath>
      <w:ins w:id="3266" w:author="PR Preview" w:date="2026-01-01T00:00:00Z">
        <w:r>
          <w:t xml:space="preserve"> </w:t>
        </w:r>
      </w:ins>
      <w:ins w:id="3267" w:author="PR Preview" w:date="2026-01-01T00:00:00Z">
        <w:r>
          <w:t xml:space="preserve">matrix</w:t>
        </w:r>
      </w:ins>
      <w:ins w:id="3268" w:author="PR Preview" w:date="2026-01-01T00:00:00Z">
        <w:r>
          <w:t xml:space="preserve"> </w:t>
        </w:r>
      </w:ins>
      <m:oMath>
        <m:sSup>
          <m:e>
            <m:r>
              <m:rPr>
                <m:sty m:val="bi"/>
              </m:rPr>
              <m:t>A</m:t>
            </m:r>
          </m:e>
          <m:sup>
            <m:r>
              <m:rPr>
                <m:sty m:val="p"/>
              </m:rPr>
              <m:t>⊤</m:t>
            </m:r>
          </m:sup>
        </m:sSup>
        <m:r>
          <m:rPr>
            <m:sty m:val="bi"/>
          </m:rPr>
          <m:t>B</m:t>
        </m:r>
      </m:oMath>
      <w:ins w:id="3269" w:author="PR Preview" w:date="2026-01-01T00:00:00Z">
        <w:r>
          <w:t xml:space="preserve">,</w:t>
        </w:r>
      </w:ins>
      <w:ins w:id="3270" w:author="PR Preview" w:date="2026-01-01T00:00:00Z">
        <w:r>
          <w:t xml:space="preserve"> </w:t>
        </w:r>
      </w:ins>
      <w:ins w:id="3271" w:author="PR Preview" w:date="2026-01-01T00:00:00Z">
        <w:r>
          <w:t xml:space="preserve">whose entry</w:t>
        </w:r>
      </w:ins>
      <w:ins w:id="3272" w:author="PR Preview" w:date="2026-01-01T00:00:00Z">
        <w:r>
          <w:t xml:space="preserve"> </w:t>
        </w:r>
      </w:ins>
      <m:oMath>
        <m:r>
          <m:rPr>
            <m:sty m:val="p"/>
          </m:rPr>
          <m:t>(</m:t>
        </m:r>
        <m:r>
          <m:t>i</m:t>
        </m:r>
        <m:r>
          <m:rPr>
            <m:sty m:val="p"/>
          </m:rPr>
          <m:t>,</m:t>
        </m:r>
        <m:r>
          <m:t>j</m:t>
        </m:r>
        <m:r>
          <m:rPr>
            <m:sty m:val="p"/>
          </m:rPr>
          <m:t>)</m:t>
        </m:r>
      </m:oMath>
      <w:ins w:id="3273" w:author="PR Preview" w:date="2026-01-01T00:00:00Z">
        <w:r>
          <w:t xml:space="preserve"> </w:t>
        </w:r>
      </w:ins>
      <w:ins w:id="3274" w:author="PR Preview" w:date="2026-01-01T00:00:00Z">
        <w:r>
          <w:t xml:space="preserve">is the dot product</w:t>
        </w:r>
      </w:ins>
      <w:ins w:id="3275" w:author="PR Preview" w:date="2026-01-01T00:00:00Z">
        <w:r>
          <w:t xml:space="preserve"> </w:t>
        </w:r>
      </w:ins>
      <m:oMath>
        <m:sSub>
          <m:e>
            <m:acc>
              <m:accPr>
                <m:chr m:val="̃"/>
              </m:accPr>
              <m:e>
                <m:r>
                  <m:t>a</m:t>
                </m:r>
              </m:e>
            </m:acc>
          </m:e>
          <m:sub>
            <m:r>
              <m:t>i</m:t>
            </m:r>
          </m:sub>
        </m:sSub>
        <m:r>
          <m:rPr>
            <m:sty m:val="p"/>
          </m:rPr>
          <m:t>⋅</m:t>
        </m:r>
        <m:sSub>
          <m:e>
            <m:acc>
              <m:accPr>
                <m:chr m:val="̃"/>
              </m:accPr>
              <m:e>
                <m:r>
                  <m:t>b</m:t>
                </m:r>
              </m:e>
            </m:acc>
          </m:e>
          <m:sub>
            <m:r>
              <m:t>j</m:t>
            </m:r>
          </m:sub>
        </m:sSub>
      </m:oMath>
      <w:ins w:id="3276" w:author="PR Preview" w:date="2026-01-01T00:00:00Z">
        <w:r>
          <w:t xml:space="preserve">.</w:t>
        </w:r>
      </w:ins>
    </w:p>
    <w:bookmarkEnd w:id="240"/>
    <w:p>
      <w:pPr>
        <w:pStyle w:val="BodyText"/>
      </w:pPr>
      <w:ins w:id="3277" w:author="PR Preview" w:date="2026-01-01T00:00:00Z">
        <w:r>
          <w:t xml:space="preserve">This is what R’s</w:t>
        </w:r>
      </w:ins>
      <w:ins w:id="3278" w:author="PR Preview" w:date="2026-01-01T00:00:00Z">
        <w:r>
          <w:t xml:space="preserve"> </w:t>
        </w:r>
      </w:ins>
      <w:ins w:id="3279" w:author="PR Preview" w:date="2026-01-01T00:00:00Z">
        <w:r>
          <w:rPr>
            <w:rStyle w:val="VerbatimChar"/>
          </w:rPr>
          <w:t xml:space="preserve">crossprod(A, B)</w:t>
        </w:r>
      </w:ins>
      <w:ins w:id="3280" w:author="PR Preview" w:date="2026-01-01T00:00:00Z">
        <w:r>
          <w:t xml:space="preserve"> </w:t>
        </w:r>
      </w:ins>
      <w:ins w:id="3281" w:author="PR Preview" w:date="2026-01-01T00:00:00Z">
        <w:r>
          <w:t xml:space="preserve">computes, and</w:t>
        </w:r>
      </w:ins>
      <w:ins w:id="3282" w:author="PR Preview" w:date="2026-01-01T00:00:00Z">
        <w:r>
          <w:t xml:space="preserve"> </w:t>
        </w:r>
      </w:ins>
      <w:ins w:id="3283" w:author="PR Preview" w:date="2026-01-01T00:00:00Z">
        <w:r>
          <w:rPr>
            <w:rStyle w:val="VerbatimChar"/>
          </w:rPr>
          <w:t xml:space="preserve">crossprod(A)</w:t>
        </w:r>
      </w:ins>
      <w:ins w:id="3284" w:author="PR Preview" w:date="2026-01-01T00:00:00Z">
        <w:r>
          <w:t xml:space="preserve"> </w:t>
        </w:r>
      </w:ins>
      <w:ins w:id="3285" w:author="PR Preview" w:date="2026-01-01T00:00:00Z">
        <w:r>
          <w:t xml:space="preserve">is</w:t>
        </w:r>
      </w:ins>
      <w:ins w:id="3286" w:author="PR Preview" w:date="2026-01-01T00:00:00Z">
        <w:r>
          <w:t xml:space="preserve"> </w:t>
        </w:r>
      </w:ins>
      <m:oMath>
        <m:sSup>
          <m:e>
            <m:r>
              <m:rPr>
                <m:sty m:val="bi"/>
              </m:rPr>
              <m:t>A</m:t>
            </m:r>
          </m:e>
          <m:sup>
            <m:r>
              <m:rPr>
                <m:sty m:val="p"/>
              </m:rPr>
              <m:t>⊤</m:t>
            </m:r>
          </m:sup>
        </m:sSup>
        <m:r>
          <m:rPr>
            <m:sty m:val="bi"/>
          </m:rPr>
          <m:t>A</m:t>
        </m:r>
      </m:oMath>
      <w:ins w:id="3287" w:author="PR Preview" w:date="2026-01-01T00:00:00Z">
        <w:r>
          <w:t xml:space="preserve">.</w:t>
        </w:r>
      </w:ins>
      <w:ins w:id="3288" w:author="PR Preview" w:date="2026-01-01T00:00:00Z">
        <w:r>
          <w:t xml:space="preserve"> </w:t>
        </w:r>
      </w:ins>
      <w:ins w:id="3289" w:author="PR Preview" w:date="2026-01-01T00:00:00Z">
        <w:r>
          <w:t xml:space="preserve">In NumPy it has no name of its own: write</w:t>
        </w:r>
      </w:ins>
      <w:ins w:id="3290" w:author="PR Preview" w:date="2026-01-01T00:00:00Z">
        <w:r>
          <w:t xml:space="preserve"> </w:t>
        </w:r>
      </w:ins>
      <w:ins w:id="3291" w:author="PR Preview" w:date="2026-01-01T00:00:00Z">
        <w:r>
          <w:rPr>
            <w:rStyle w:val="VerbatimChar"/>
          </w:rPr>
          <w:t xml:space="preserve">A.T @ B</w:t>
        </w:r>
      </w:ins>
      <w:ins w:id="3292" w:author="PR Preview" w:date="2026-01-01T00:00:00Z">
        <w:r>
          <w:t xml:space="preserve">.</w:t>
        </w:r>
      </w:ins>
    </w:p>
    <w:p>
      <w:pPr>
        <w:pStyle w:val="BodyText"/>
      </w:pPr>
      <w:ins w:id="3293" w:author="PR Preview" w:date="2026-01-01T00:00:00Z">
        <w:r>
          <w:t xml:space="preserve">For two column vectors it is the</w:t>
        </w:r>
      </w:ins>
      <w:ins w:id="3294" w:author="PR Preview" w:date="2026-01-01T00:00:00Z">
        <w:r>
          <w:t xml:space="preserve"> </w:t>
        </w:r>
      </w:ins>
      <m:oMath>
        <m:r>
          <m:t>1</m:t>
        </m:r>
        <m:r>
          <m:rPr>
            <m:sty m:val="p"/>
          </m:rPr>
          <m:t>×</m:t>
        </m:r>
        <m:r>
          <m:t>1</m:t>
        </m:r>
      </m:oMath>
      <w:ins w:id="3295" w:author="PR Preview" w:date="2026-01-01T00:00:00Z">
        <w:r>
          <w:t xml:space="preserve"> </w:t>
        </w:r>
      </w:ins>
      <w:ins w:id="3296" w:author="PR Preview" w:date="2026-01-01T00:00:00Z">
        <w:r>
          <w:t xml:space="preserve">matrix holding their</w:t>
        </w:r>
      </w:ins>
      <w:ins w:id="3297" w:author="PR Preview" w:date="2026-01-01T00:00:00Z">
        <w:r>
          <w:t xml:space="preserve"> </w:t>
        </w:r>
      </w:ins>
      <w:hyperlink w:anchor="def-dot-product">
        <w:ins w:id="3298" w:author="PR Preview" w:date="2026-01-01T00:00:00Z">
          <w:r>
            <w:rPr>
              <w:rStyle w:val="Hyperlink"/>
            </w:rPr>
            <w:t xml:space="preserve">dot product</w:t>
          </w:r>
        </w:ins>
      </w:hyperlink>
      <w:ins w:id="3299" w:author="PR Preview" w:date="2026-01-01T00:00:00Z">
        <w:r>
          <w:t xml:space="preserve">.</w:t>
        </w:r>
      </w:ins>
      <w:ins w:id="3300" w:author="PR Preview" w:date="2026-01-01T00:00:00Z">
        <w:r>
          <w:t xml:space="preserve"> </w:t>
        </w:r>
      </w:ins>
      <w:ins w:id="3301" w:author="PR Preview" w:date="2026-01-01T00:00:00Z">
        <w:r>
          <w:t xml:space="preserve">It is unrelated to the cross product</w:t>
        </w:r>
      </w:ins>
      <w:ins w:id="3302" w:author="PR Preview" w:date="2026-01-01T00:00:00Z">
        <w:r>
          <w:t xml:space="preserve"> </w:t>
        </w:r>
      </w:ins>
      <m:oMath>
        <m:acc>
          <m:accPr>
            <m:chr m:val="̃"/>
          </m:accPr>
          <m:e>
            <m:r>
              <m:t>u</m:t>
            </m:r>
          </m:e>
        </m:acc>
        <m:r>
          <m:rPr>
            <m:sty m:val="p"/>
          </m:rPr>
          <m:t>×</m:t>
        </m:r>
        <m:acc>
          <m:accPr>
            <m:chr m:val="̃"/>
          </m:accPr>
          <m:e>
            <m:r>
              <m:t>v</m:t>
            </m:r>
          </m:e>
        </m:acc>
      </m:oMath>
      <w:ins w:id="3303" w:author="PR Preview" w:date="2026-01-01T00:00:00Z">
        <w:r>
          <w:t xml:space="preserve"> </w:t>
        </w:r>
      </w:ins>
      <w:ins w:id="3304" w:author="PR Preview" w:date="2026-01-01T00:00:00Z">
        <w:r>
          <w:t xml:space="preserve">of two vectors in</w:t>
        </w:r>
      </w:ins>
      <w:ins w:id="3305" w:author="PR Preview" w:date="2026-01-01T00:00:00Z">
        <w:r>
          <w:t xml:space="preserve"> </w:t>
        </w:r>
      </w:ins>
      <m:oMath>
        <m:sSup>
          <m:e>
            <m:r>
              <m:rPr>
                <m:scr m:val="double-struck"/>
                <m:sty m:val="p"/>
              </m:rPr>
              <m:t>R</m:t>
            </m:r>
          </m:e>
          <m:sup>
            <m:r>
              <m:t>3</m:t>
            </m:r>
          </m:sup>
        </m:sSup>
      </m:oMath>
      <w:ins w:id="3306" w:author="PR Preview" w:date="2026-01-01T00:00:00Z">
        <w:r>
          <w:t xml:space="preserve">,</w:t>
        </w:r>
      </w:ins>
      <w:ins w:id="3307" w:author="PR Preview" w:date="2026-01-01T00:00:00Z">
        <w:r>
          <w:t xml:space="preserve"> </w:t>
        </w:r>
      </w:ins>
      <w:ins w:id="3308" w:author="PR Preview" w:date="2026-01-01T00:00:00Z">
        <w:r>
          <w:t xml:space="preserve">and differs from the Frobenius inner product</w:t>
        </w:r>
      </w:ins>
      <w:ins w:id="3309" w:author="PR Preview" w:date="2026-01-01T00:00:00Z">
        <w:r>
          <w:t xml:space="preserve"> </w:t>
        </w:r>
      </w:ins>
      <m:oMath>
        <m:r>
          <m:rPr>
            <m:sty m:val="p"/>
          </m:rPr>
          <m:t>tr</m:t>
        </m:r>
        <m:r>
          <m:t>​</m:t>
        </m:r>
        <m:d>
          <m:dPr>
            <m:begChr m:val="("/>
            <m:sepChr m:val=""/>
            <m:endChr m:val=")"/>
            <m:grow/>
          </m:dPr>
          <m:e>
            <m:sSup>
              <m:e>
                <m:r>
                  <m:rPr>
                    <m:sty m:val="bi"/>
                  </m:rPr>
                  <m:t>A</m:t>
                </m:r>
              </m:e>
              <m:sup>
                <m:r>
                  <m:rPr>
                    <m:sty m:val="p"/>
                  </m:rPr>
                  <m:t>⊤</m:t>
                </m:r>
              </m:sup>
            </m:sSup>
            <m:r>
              <m:rPr>
                <m:sty m:val="bi"/>
              </m:rPr>
              <m:t>B</m:t>
            </m:r>
          </m:e>
        </m:d>
        <m:r>
          <m:t>​</m:t>
        </m:r>
      </m:oMath>
      <w:ins w:id="3310" w:author="PR Preview" w:date="2026-01-01T00:00:00Z">
        <w:r>
          <w:t xml:space="preserve">,</w:t>
        </w:r>
      </w:ins>
      <w:ins w:id="3311" w:author="PR Preview" w:date="2026-01-01T00:00:00Z">
        <w:r>
          <w:t xml:space="preserve"> </w:t>
        </w:r>
      </w:ins>
      <w:ins w:id="3312" w:author="PR Preview" w:date="2026-01-01T00:00:00Z">
        <w:r>
          <w:t xml:space="preserve">which sums the diagonal of this matrix into a single number.</w:t>
        </w:r>
      </w:ins>
    </w:p>
    <w:bookmarkStart w:id="241" w:name="exm-cross-product-matrix"/>
    <w:p>
      <w:pPr>
        <w:pStyle w:val="BodyText"/>
      </w:pPr>
      <w:ins w:id="3313" w:author="PR Preview" w:date="2026-01-01T00:00:00Z">
        <w:r>
          <w:rPr>
            <w:b/>
            <w:bCs/>
          </w:rPr>
          <w:t xml:space="preserve">Example 59 (A cross-product matrix)</w:t>
        </w:r>
      </w:ins>
      <w:ins w:id="3314" w:author="PR Preview" w:date="2026-01-01T00:00:00Z">
        <w:r>
          <w:t xml:space="preserve"> </w:t>
        </w:r>
      </w:ins>
      <w:ins w:id="3315" w:author="PR Preview" w:date="2026-01-01T00:00:00Z">
        <w:r>
          <w:t xml:space="preserve">Let</w:t>
        </w:r>
      </w:ins>
      <w:ins w:id="331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3317" w:author="PR Preview" w:date="2026-01-01T00:00:00Z">
        <w:r>
          <w:t xml:space="preserve"> </w:t>
        </w:r>
      </w:ins>
      <w:ins w:id="3318" w:author="PR Preview" w:date="2026-01-01T00:00:00Z">
        <w:r>
          <w:t xml:space="preserve">and</w:t>
        </w:r>
      </w:ins>
      <w:ins w:id="3319"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ins w:id="3320" w:author="PR Preview" w:date="2026-01-01T00:00:00Z">
        <w:r>
          <w:t xml:space="preserve">.</w:t>
        </w:r>
      </w:ins>
      <w:ins w:id="3321" w:author="PR Preview" w:date="2026-01-01T00:00:00Z">
        <w:r>
          <w:t xml:space="preserve"> </w:t>
        </w:r>
      </w:ins>
      <w:ins w:id="3322" w:author="PR Preview" w:date="2026-01-01T00:00:00Z">
        <w:r>
          <w:t xml:space="preserve">Then</w:t>
        </w:r>
      </w:ins>
      <w:ins w:id="3323" w:author="PR Preview" w:date="2026-01-01T00:00:00Z">
        <w:r>
          <w:t xml:space="preserve"> </w:t>
        </w:r>
      </w:ins>
      <m:oMath>
        <m:sSup>
          <m:e>
            <m:r>
              <m:rPr>
                <m:sty m:val="bi"/>
              </m:rPr>
              <m:t>A</m:t>
            </m:r>
          </m:e>
          <m:sup>
            <m:r>
              <m:rPr>
                <m:sty m:val="p"/>
              </m:rPr>
              <m:t>⊤</m:t>
            </m:r>
          </m:sup>
        </m:sSup>
        <m:r>
          <m:rPr>
            <m:sty m:val="bi"/>
          </m:rPr>
          <m:t>B</m:t>
        </m:r>
      </m:oMath>
      <w:ins w:id="3324" w:author="PR Preview" w:date="2026-01-01T00:00:00Z">
        <w:r>
          <w:t xml:space="preserve"> </w:t>
        </w:r>
      </w:ins>
      <w:ins w:id="3325" w:author="PR Preview" w:date="2026-01-01T00:00:00Z">
        <w:r>
          <w:t xml:space="preserve">is</w:t>
        </w:r>
      </w:ins>
      <w:ins w:id="3326" w:author="PR Preview" w:date="2026-01-01T00:00:00Z">
        <w:r>
          <w:t xml:space="preserve"> </w:t>
        </w:r>
      </w:ins>
      <m:oMath>
        <m:r>
          <m:t>2</m:t>
        </m:r>
        <m:r>
          <m:rPr>
            <m:sty m:val="p"/>
          </m:rPr>
          <m:t>×</m:t>
        </m:r>
        <m:r>
          <m:t>1</m:t>
        </m:r>
      </m:oMath>
      <w:ins w:id="3327" w:author="PR Preview" w:date="2026-01-01T00:00:00Z">
        <w:r>
          <w:t xml:space="preserve">, and</w:t>
        </w:r>
      </w:ins>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1"/>
    <w:bookmarkStart w:id="242" w:name="def-gram-matrix"/>
    <w:p>
      <w:pPr>
        <w:pStyle w:val="FirstParagraph"/>
      </w:pPr>
      <w:ins w:id="3328" w:author="PR Preview" w:date="2026-01-01T00:00:00Z">
        <w:r>
          <w:rPr>
            <w:b/>
            <w:bCs/>
          </w:rPr>
          <w:t xml:space="preserve">Definition 50 (Gram matrix)</w:t>
        </w:r>
      </w:ins>
      <w:ins w:id="3329" w:author="PR Preview" w:date="2026-01-01T00:00:00Z">
        <w:r>
          <w:t xml:space="preserve"> </w:t>
        </w:r>
      </w:ins>
      <w:ins w:id="3330" w:author="PR Preview" w:date="2026-01-01T00:00:00Z">
        <w:r>
          <w:t xml:space="preserve">The</w:t>
        </w:r>
      </w:ins>
      <w:ins w:id="3331" w:author="PR Preview" w:date="2026-01-01T00:00:00Z">
        <w:r>
          <w:t xml:space="preserve"> </w:t>
        </w:r>
      </w:ins>
      <w:ins w:id="3332" w:author="PR Preview" w:date="2026-01-01T00:00:00Z">
        <w:r>
          <w:rPr>
            <w:b/>
            <w:bCs/>
          </w:rPr>
          <w:t xml:space="preserve">Gram matrix</w:t>
        </w:r>
      </w:ins>
      <w:ins w:id="3333" w:author="PR Preview" w:date="2026-01-01T00:00:00Z">
        <w:r>
          <w:t xml:space="preserve"> </w:t>
        </w:r>
      </w:ins>
      <w:ins w:id="3334" w:author="PR Preview" w:date="2026-01-01T00:00:00Z">
        <w:r>
          <w:t xml:space="preserve">of an</w:t>
        </w:r>
      </w:ins>
      <w:ins w:id="3335" w:author="PR Preview" w:date="2026-01-01T00:00:00Z">
        <w:r>
          <w:t xml:space="preserve"> </w:t>
        </w:r>
      </w:ins>
      <m:oMath>
        <m:r>
          <m:t>m</m:t>
        </m:r>
        <m:r>
          <m:rPr>
            <m:sty m:val="p"/>
          </m:rPr>
          <m:t>×</m:t>
        </m:r>
        <m:r>
          <m:t>n</m:t>
        </m:r>
      </m:oMath>
      <w:ins w:id="3336" w:author="PR Preview" w:date="2026-01-01T00:00:00Z">
        <w:r>
          <w:t xml:space="preserve"> </w:t>
        </w:r>
      </w:ins>
      <w:ins w:id="3337" w:author="PR Preview" w:date="2026-01-01T00:00:00Z">
        <w:r>
          <w:t xml:space="preserve">matrix</w:t>
        </w:r>
      </w:ins>
      <w:ins w:id="3338" w:author="PR Preview" w:date="2026-01-01T00:00:00Z">
        <w:r>
          <w:t xml:space="preserve"> </w:t>
        </w:r>
      </w:ins>
      <m:oMath>
        <m:r>
          <m:rPr>
            <m:sty m:val="bi"/>
          </m:rPr>
          <m:t>A</m:t>
        </m:r>
      </m:oMath>
      <w:ins w:id="3339" w:author="PR Preview" w:date="2026-01-01T00:00:00Z">
        <w:r>
          <w:t xml:space="preserve"> </w:t>
        </w:r>
      </w:ins>
      <w:ins w:id="3340" w:author="PR Preview" w:date="2026-01-01T00:00:00Z">
        <w:r>
          <w:t xml:space="preserve">is the</w:t>
        </w:r>
      </w:ins>
      <w:ins w:id="3341" w:author="PR Preview" w:date="2026-01-01T00:00:00Z">
        <w:r>
          <w:t xml:space="preserve"> </w:t>
        </w:r>
      </w:ins>
      <m:oMath>
        <m:r>
          <m:t>n</m:t>
        </m:r>
        <m:r>
          <m:rPr>
            <m:sty m:val="p"/>
          </m:rPr>
          <m:t>×</m:t>
        </m:r>
        <m:r>
          <m:t>n</m:t>
        </m:r>
      </m:oMath>
      <w:ins w:id="3342" w:author="PR Preview" w:date="2026-01-01T00:00:00Z">
        <w:r>
          <w:t xml:space="preserve"> </w:t>
        </w:r>
      </w:ins>
      <w:ins w:id="3343" w:author="PR Preview" w:date="2026-01-01T00:00:00Z">
        <w:r>
          <w:t xml:space="preserve">matrix</w:t>
        </w:r>
      </w:ins>
      <w:ins w:id="3344" w:author="PR Preview" w:date="2026-01-01T00:00:00Z">
        <w:r>
          <w:t xml:space="preserve"> </w:t>
        </w:r>
      </w:ins>
      <m:oMath>
        <m:sSup>
          <m:e>
            <m:r>
              <m:rPr>
                <m:sty m:val="bi"/>
              </m:rPr>
              <m:t>A</m:t>
            </m:r>
          </m:e>
          <m:sup>
            <m:r>
              <m:rPr>
                <m:sty m:val="p"/>
              </m:rPr>
              <m:t>⊤</m:t>
            </m:r>
          </m:sup>
        </m:sSup>
        <m:r>
          <m:rPr>
            <m:sty m:val="bi"/>
          </m:rPr>
          <m:t>A</m:t>
        </m:r>
      </m:oMath>
      <w:ins w:id="3345" w:author="PR Preview" w:date="2026-01-01T00:00:00Z">
        <w:r>
          <w:t xml:space="preserve">,</w:t>
        </w:r>
      </w:ins>
      <w:ins w:id="3346" w:author="PR Preview" w:date="2026-01-01T00:00:00Z">
        <w:r>
          <w:t xml:space="preserve"> </w:t>
        </w:r>
      </w:ins>
      <w:ins w:id="3347" w:author="PR Preview" w:date="2026-01-01T00:00:00Z">
        <w:r>
          <w:t xml:space="preserve">the</w:t>
        </w:r>
      </w:ins>
      <w:ins w:id="3348" w:author="PR Preview" w:date="2026-01-01T00:00:00Z">
        <w:r>
          <w:t xml:space="preserve"> </w:t>
        </w:r>
      </w:ins>
      <w:hyperlink w:anchor="def-cross-product-matrix">
        <w:ins w:id="3349" w:author="PR Preview" w:date="2026-01-01T00:00:00Z">
          <w:r>
            <w:rPr>
              <w:rStyle w:val="Hyperlink"/>
            </w:rPr>
            <w:t xml:space="preserve">cross-product matrix</w:t>
          </w:r>
        </w:ins>
      </w:hyperlink>
      <w:ins w:id="3350" w:author="PR Preview" w:date="2026-01-01T00:00:00Z">
        <w:r>
          <w:t xml:space="preserve"> </w:t>
        </w:r>
      </w:ins>
      <w:ins w:id="3351" w:author="PR Preview" w:date="2026-01-01T00:00:00Z">
        <w:r>
          <w:t xml:space="preserve">of</w:t>
        </w:r>
      </w:ins>
      <w:ins w:id="3352" w:author="PR Preview" w:date="2026-01-01T00:00:00Z">
        <w:r>
          <w:t xml:space="preserve"> </w:t>
        </w:r>
      </w:ins>
      <m:oMath>
        <m:r>
          <m:rPr>
            <m:sty m:val="bi"/>
          </m:rPr>
          <m:t>A</m:t>
        </m:r>
      </m:oMath>
      <w:ins w:id="3353" w:author="PR Preview" w:date="2026-01-01T00:00:00Z">
        <w:r>
          <w:t xml:space="preserve"> </w:t>
        </w:r>
      </w:ins>
      <w:ins w:id="3354" w:author="PR Preview" w:date="2026-01-01T00:00:00Z">
        <w:r>
          <w:t xml:space="preserve">with itself.</w:t>
        </w:r>
      </w:ins>
    </w:p>
    <w:bookmarkEnd w:id="242"/>
    <w:bookmarkStart w:id="243" w:name="exm-gram-matrix"/>
    <w:p>
      <w:pPr>
        <w:pStyle w:val="BodyText"/>
      </w:pPr>
      <w:ins w:id="3355" w:author="PR Preview" w:date="2026-01-01T00:00:00Z">
        <w:r>
          <w:rPr>
            <w:b/>
            <w:bCs/>
          </w:rPr>
          <w:t xml:space="preserve">Example 60 (A Gram matrix and its entries)</w:t>
        </w:r>
      </w:ins>
      <w:ins w:id="3356" w:author="PR Preview" w:date="2026-01-01T00:00:00Z">
        <w:r>
          <w:t xml:space="preserve"> </w:t>
        </w:r>
      </w:ins>
      <w:ins w:id="3357" w:author="PR Preview" w:date="2026-01-01T00:00:00Z">
        <w:r>
          <w:t xml:space="preserve">Let</w:t>
        </w:r>
      </w:ins>
      <w:ins w:id="335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3359" w:author="PR Preview" w:date="2026-01-01T00:00:00Z">
        <w:r>
          <w:t xml:space="preserve">,</w:t>
        </w:r>
      </w:ins>
      <w:ins w:id="3360" w:author="PR Preview" w:date="2026-01-01T00:00:00Z">
        <w:r>
          <w:t xml:space="preserve"> </w:t>
        </w:r>
      </w:ins>
      <w:ins w:id="3361" w:author="PR Preview" w:date="2026-01-01T00:00:00Z">
        <w:r>
          <w:t xml:space="preserve">with columns</w:t>
        </w:r>
      </w:ins>
      <w:ins w:id="3362"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ins w:id="3363" w:author="PR Preview" w:date="2026-01-01T00:00:00Z">
        <w:r>
          <w:t xml:space="preserve"> </w:t>
        </w:r>
      </w:ins>
      <w:ins w:id="3364" w:author="PR Preview" w:date="2026-01-01T00:00:00Z">
        <w:r>
          <w:t xml:space="preserve">and</w:t>
        </w:r>
      </w:ins>
      <w:ins w:id="3365" w:author="PR Preview" w:date="2026-01-01T00:00:00Z">
        <w:r>
          <w:t xml:space="preserve"> </w:t>
        </w:r>
      </w:ins>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ins w:id="3366" w:author="PR Preview" w:date="2026-01-01T00:00:00Z">
        <w:r>
          <w:t xml:space="preserve">. Then</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3"/>
    <w:bookmarkStart w:id="244" w:name="thm-gram-properties"/>
    <w:p>
      <w:pPr>
        <w:pStyle w:val="BodyText"/>
      </w:pPr>
      <w:del w:id="3367" w:author="PR Preview" w:date="2026-01-01T00:00:00Z">
        <w:r>
          <w:rPr>
            <w:b/>
            <w:bCs/>
          </w:rPr>
          <w:delText xml:space="preserve">Theorem 34 (</w:delText>
        </w:r>
      </w:del>
      <m:oMath>
        <m:sSup>
          <m:e>
            <m:r>
              <m:rPr>
                <m:sty m:val="bi"/>
              </m:rPr>
              <m:t>A</m:t>
            </m:r>
          </m:e>
          <m:sup>
            <m:r>
              <m:rPr>
                <m:sty m:val="p"/>
              </m:rPr>
              <m:t>⊤</m:t>
            </m:r>
          </m:sup>
        </m:sSup>
        <m:r>
          <m:rPr>
            <m:sty m:val="bi"/>
          </m:rPr>
          <m:t>A</m:t>
        </m:r>
      </m:oMath>
      <w:del w:id="3368" w:author="PR Preview" w:date="2026-01-01T00:00:00Z">
        <w:r>
          <w:rPr>
            <w:b/>
            <w:bCs/>
          </w:rPr>
          <w:delText xml:space="preserve"> </w:delText>
        </w:r>
      </w:del>
      <w:del w:id="3369" w:author="PR Preview" w:date="2026-01-01T00:00:00Z">
        <w:r>
          <w:rPr>
            <w:b/>
            <w:bCs/>
          </w:rPr>
          <w:delText xml:space="preserve">has the same null space as</w:delText>
        </w:r>
      </w:del>
      <w:del w:id="3370" w:author="PR Preview" w:date="2026-01-01T00:00:00Z">
        <w:r>
          <w:rPr>
            <w:b/>
            <w:bCs/>
          </w:rPr>
          <w:delText xml:space="preserve"> </w:delText>
        </w:r>
      </w:del>
      <m:oMath>
        <m:r>
          <m:rPr>
            <m:sty m:val="bi"/>
          </m:rPr>
          <m:t>A</m:t>
        </m:r>
      </m:oMath>
      <w:del w:id="3371" w:author="PR Preview" w:date="2026-01-01T00:00:00Z">
        <w:r>
          <w:rPr>
            <w:b/>
            <w:bCs/>
          </w:rPr>
          <w:delText xml:space="preserve">)</w:delText>
        </w:r>
      </w:del>
      <w:del w:id="3372" w:author="PR Preview" w:date="2026-01-01T00:00:00Z">
        <w:r>
          <w:delText xml:space="preserve"> </w:delText>
        </w:r>
      </w:del>
      <w:del w:id="3373" w:author="PR Preview" w:date="2026-01-01T00:00:00Z">
        <w:r>
          <w:delText xml:space="preserve">For any</w:delText>
        </w:r>
      </w:del>
      <w:del w:id="3374" w:author="PR Preview" w:date="2026-01-01T00:00:00Z">
        <w:r>
          <w:delText xml:space="preserve"> </w:delText>
        </w:r>
      </w:del>
      <m:oMath>
        <m:r>
          <m:t>m</m:t>
        </m:r>
        <m:r>
          <m:rPr>
            <m:sty m:val="p"/>
          </m:rPr>
          <m:t>×</m:t>
        </m:r>
        <m:r>
          <m:t>n</m:t>
        </m:r>
      </m:oMath>
      <w:del w:id="3375" w:author="PR Preview" w:date="2026-01-01T00:00:00Z">
        <w:r>
          <w:delText xml:space="preserve"> </w:delText>
        </w:r>
      </w:del>
      <w:del w:id="3376" w:author="PR Preview" w:date="2026-01-01T00:00:00Z">
        <w:r>
          <w:delText xml:space="preserve">matrix</w:delText>
        </w:r>
      </w:del>
      <w:del w:id="3377" w:author="PR Preview" w:date="2026-01-01T00:00:00Z">
        <w:r>
          <w:delText xml:space="preserve"> </w:delText>
        </w:r>
      </w:del>
      <m:oMath>
        <m:r>
          <m:rPr>
            <m:sty m:val="bi"/>
          </m:rPr>
          <m:t>A</m:t>
        </m:r>
      </m:oMath>
      <w:del w:id="3378" w:author="PR Preview" w:date="2026-01-01T00:00:00Z">
        <w:r>
          <w:delText xml:space="preserve">,</w:delText>
        </w:r>
      </w:del>
    </w:p>
    <w:p>
      <w:pPr>
        <w:pStyle w:val="BodyText"/>
      </w:pPr>
      <w:ins w:id="3379" w:author="PR Preview" w:date="2026-01-01T00:00:00Z">
        <w:r>
          <w:rPr>
            <w:b/>
            <w:bCs/>
          </w:rPr>
          <w:t xml:space="preserve">Theorem 34 (Entries and symmetry of a Gram matrix)</w:t>
        </w:r>
      </w:ins>
      <w:ins w:id="3380" w:author="PR Preview" w:date="2026-01-01T00:00:00Z">
        <w:r>
          <w:t xml:space="preserve"> </w:t>
        </w:r>
      </w:ins>
      <w:ins w:id="3381" w:author="PR Preview" w:date="2026-01-01T00:00:00Z">
        <w:r>
          <w:t xml:space="preserve">Let</w:t>
        </w:r>
      </w:ins>
      <w:ins w:id="3382" w:author="PR Preview" w:date="2026-01-01T00:00:00Z">
        <w:r>
          <w:t xml:space="preserve"> </w:t>
        </w:r>
      </w:ins>
      <m:oMath>
        <m:r>
          <m:rPr>
            <m:sty m:val="bi"/>
          </m:rPr>
          <m:t>A</m:t>
        </m:r>
      </m:oMath>
      <w:ins w:id="3383" w:author="PR Preview" w:date="2026-01-01T00:00:00Z">
        <w:r>
          <w:t xml:space="preserve"> </w:t>
        </w:r>
      </w:ins>
      <w:ins w:id="3384" w:author="PR Preview" w:date="2026-01-01T00:00:00Z">
        <w:r>
          <w:t xml:space="preserve">be an</w:t>
        </w:r>
      </w:ins>
      <w:ins w:id="3385" w:author="PR Preview" w:date="2026-01-01T00:00:00Z">
        <w:r>
          <w:t xml:space="preserve"> </w:t>
        </w:r>
      </w:ins>
      <m:oMath>
        <m:r>
          <m:t>m</m:t>
        </m:r>
        <m:r>
          <m:rPr>
            <m:sty m:val="p"/>
          </m:rPr>
          <m:t>×</m:t>
        </m:r>
        <m:r>
          <m:t>n</m:t>
        </m:r>
      </m:oMath>
      <w:ins w:id="3386" w:author="PR Preview" w:date="2026-01-01T00:00:00Z">
        <w:r>
          <w:t xml:space="preserve"> </w:t>
        </w:r>
      </w:ins>
      <w:ins w:id="3387" w:author="PR Preview" w:date="2026-01-01T00:00:00Z">
        <w:r>
          <w:t xml:space="preserve">matrix with columns</w:t>
        </w:r>
      </w:ins>
      <w:ins w:id="3388"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ins w:id="3389" w:author="PR Preview" w:date="2026-01-01T00:00:00Z">
        <w:r>
          <w:t xml:space="preserve">,</w:t>
        </w:r>
      </w:ins>
      <w:ins w:id="3390" w:author="PR Preview" w:date="2026-01-01T00:00:00Z">
        <w:r>
          <w:t xml:space="preserve"> </w:t>
        </w:r>
      </w:ins>
      <w:ins w:id="3391" w:author="PR Preview" w:date="2026-01-01T00:00:00Z">
        <w:r>
          <w:t xml:space="preserve">and let</w:t>
        </w:r>
      </w:ins>
      <w:ins w:id="3392" w:author="PR Preview" w:date="2026-01-01T00:00:00Z">
        <w:r>
          <w:t xml:space="preserve"> </w:t>
        </w:r>
      </w:ins>
      <m:oMath>
        <m:r>
          <m:rPr>
            <m:sty m:val="bi"/>
          </m:rPr>
          <m:t>G</m:t>
        </m:r>
        <m:r>
          <m:rPr>
            <m:sty m:val="p"/>
          </m:rPr>
          <m:t>=</m:t>
        </m:r>
        <m:sSup>
          <m:e>
            <m:r>
              <m:rPr>
                <m:sty m:val="bi"/>
              </m:rPr>
              <m:t>A</m:t>
            </m:r>
          </m:e>
          <m:sup>
            <m:r>
              <m:rPr>
                <m:sty m:val="p"/>
              </m:rPr>
              <m:t>⊤</m:t>
            </m:r>
          </m:sup>
        </m:sSup>
        <m:r>
          <m:rPr>
            <m:sty m:val="bi"/>
          </m:rPr>
          <m:t>A</m:t>
        </m:r>
      </m:oMath>
      <w:ins w:id="3393" w:author="PR Preview" w:date="2026-01-01T00:00:00Z">
        <w:r>
          <w:t xml:space="preserve"> </w:t>
        </w:r>
      </w:ins>
      <w:ins w:id="3394" w:author="PR Preview" w:date="2026-01-01T00:00:00Z">
        <w:r>
          <w:t xml:space="preserve">(</w:t>
        </w:r>
      </w:ins>
      <w:hyperlink w:anchor="def-gram-matrix">
        <w:ins w:id="3395" w:author="PR Preview" w:date="2026-01-01T00:00:00Z">
          <w:r>
            <w:rPr>
              <w:rStyle w:val="Hyperlink"/>
            </w:rPr>
            <w:t xml:space="preserve">Definition 50</w:t>
          </w:r>
        </w:ins>
      </w:hyperlink>
      <w:ins w:id="3396" w:author="PR Preview" w:date="2026-01-01T00:00:00Z">
        <w:r>
          <w:t xml:space="preserve">).</w:t>
        </w:r>
      </w:ins>
    </w:p>
    <w:p>
      <w:pPr>
        <w:pStyle w:val="Compact"/>
        <w:numPr>
          <w:ilvl w:val="0"/>
          <w:numId w:val="1026"/>
        </w:numPr>
      </w:pPr>
      <w:ins w:id="3397" w:author="PR Preview" w:date="2026-01-01T00:00:00Z">
        <w:r>
          <w:t xml:space="preserve">Entry</w:t>
        </w:r>
      </w:ins>
      <w:ins w:id="3398" w:author="PR Preview" w:date="2026-01-01T00:00:00Z">
        <w:r>
          <w:t xml:space="preserve"> </w:t>
        </w:r>
      </w:ins>
      <m:oMath>
        <m:r>
          <m:rPr>
            <m:sty m:val="p"/>
          </m:rPr>
          <m:t>(</m:t>
        </m:r>
        <m:r>
          <m:t>i</m:t>
        </m:r>
        <m:r>
          <m:rPr>
            <m:sty m:val="p"/>
          </m:rPr>
          <m:t>,</m:t>
        </m:r>
        <m:r>
          <m:t>j</m:t>
        </m:r>
        <m:r>
          <m:rPr>
            <m:sty m:val="p"/>
          </m:rPr>
          <m:t>)</m:t>
        </m:r>
      </m:oMath>
      <w:ins w:id="3399" w:author="PR Preview" w:date="2026-01-01T00:00:00Z">
        <w:r>
          <w:t xml:space="preserve"> </w:t>
        </w:r>
      </w:ins>
      <w:ins w:id="3400" w:author="PR Preview" w:date="2026-01-01T00:00:00Z">
        <w:r>
          <w:t xml:space="preserve">of</w:t>
        </w:r>
      </w:ins>
      <w:ins w:id="3401" w:author="PR Preview" w:date="2026-01-01T00:00:00Z">
        <w:r>
          <w:t xml:space="preserve"> </w:t>
        </w:r>
      </w:ins>
      <m:oMath>
        <m:r>
          <m:rPr>
            <m:sty m:val="bi"/>
          </m:rPr>
          <m:t>G</m:t>
        </m:r>
      </m:oMath>
      <w:ins w:id="3402" w:author="PR Preview" w:date="2026-01-01T00:00:00Z">
        <w:r>
          <w:t xml:space="preserve"> </w:t>
        </w:r>
      </w:ins>
      <w:ins w:id="3403" w:author="PR Preview" w:date="2026-01-01T00:00:00Z">
        <w:r>
          <w:t xml:space="preserve">is</w:t>
        </w:r>
      </w:ins>
      <w:ins w:id="3404" w:author="PR Preview" w:date="2026-01-01T00:00:00Z">
        <w:r>
          <w:t xml:space="preserve"> </w:t>
        </w:r>
      </w:ins>
      <m:oMath>
        <m:sSub>
          <m:e>
            <m:acc>
              <m:accPr>
                <m:chr m:val="̃"/>
              </m:accPr>
              <m:e>
                <m:r>
                  <m:t>a</m:t>
                </m:r>
              </m:e>
            </m:acc>
          </m:e>
          <m:sub>
            <m:r>
              <m:t>i</m:t>
            </m:r>
          </m:sub>
        </m:sSub>
        <m:r>
          <m:rPr>
            <m:sty m:val="p"/>
          </m:rPr>
          <m:t>⋅</m:t>
        </m:r>
        <m:sSub>
          <m:e>
            <m:acc>
              <m:accPr>
                <m:chr m:val="̃"/>
              </m:accPr>
              <m:e>
                <m:r>
                  <m:t>a</m:t>
                </m:r>
              </m:e>
            </m:acc>
          </m:e>
          <m:sub>
            <m:r>
              <m:t>j</m:t>
            </m:r>
          </m:sub>
        </m:sSub>
      </m:oMath>
      <w:ins w:id="3405" w:author="PR Preview" w:date="2026-01-01T00:00:00Z">
        <w:r>
          <w:t xml:space="preserve">.</w:t>
        </w:r>
      </w:ins>
    </w:p>
    <w:p>
      <w:pPr>
        <w:pStyle w:val="Compact"/>
        <w:numPr>
          <w:ilvl w:val="0"/>
          <w:numId w:val="1026"/>
        </w:numPr>
      </w:pPr>
      <m:oMath>
        <m:r>
          <m:rPr>
            <m:sty m:val="bi"/>
          </m:rPr>
          <m:t>G</m:t>
        </m:r>
      </m:oMath>
      <w:ins w:id="3406" w:author="PR Preview" w:date="2026-01-01T00:00:00Z">
        <w:r>
          <w:t xml:space="preserve"> </w:t>
        </w:r>
      </w:ins>
      <w:ins w:id="3407" w:author="PR Preview" w:date="2026-01-01T00:00:00Z">
        <w:r>
          <w:t xml:space="preserve">is symmetric (</w:t>
        </w:r>
      </w:ins>
      <w:hyperlink w:anchor="def-symmetric-matrix">
        <w:ins w:id="3408" w:author="PR Preview" w:date="2026-01-01T00:00:00Z">
          <w:r>
            <w:rPr>
              <w:rStyle w:val="Hyperlink"/>
            </w:rPr>
            <w:t xml:space="preserve">Definition 74</w:t>
          </w:r>
        </w:ins>
      </w:hyperlink>
      <w:ins w:id="3409" w:author="PR Preview" w:date="2026-01-01T00:00:00Z">
        <w:r>
          <w:t xml:space="preserve">).</w:t>
        </w:r>
      </w:ins>
    </w:p>
    <w:p>
      <w:pPr>
        <w:pStyle w:val="Compact"/>
        <w:numPr>
          <w:ilvl w:val="0"/>
          <w:numId w:val="1026"/>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ins w:id="3410" w:author="PR Preview" w:date="2026-01-01T00:00:00Z">
        <w:r>
          <w:t xml:space="preserve"> </w:t>
        </w:r>
      </w:ins>
      <w:ins w:id="3411" w:author="PR Preview" w:date="2026-01-01T00:00:00Z">
        <w:r>
          <w:t xml:space="preserve">for every</w:t>
        </w:r>
      </w:ins>
      <w:ins w:id="3412" w:author="PR Preview" w:date="2026-01-01T00:00:00Z">
        <w:r>
          <w:t xml:space="preserve"> </w:t>
        </w:r>
      </w:ins>
      <m:oMath>
        <m:acc>
          <m:accPr>
            <m:chr m:val="̃"/>
          </m:accPr>
          <m:e>
            <m:r>
              <m:t>x</m:t>
            </m:r>
          </m:e>
        </m:acc>
        <m:r>
          <m:rPr>
            <m:sty m:val="p"/>
          </m:rPr>
          <m:t>∈</m:t>
        </m:r>
        <m:sSup>
          <m:e>
            <m:r>
              <m:rPr>
                <m:scr m:val="double-struck"/>
                <m:sty m:val="p"/>
              </m:rPr>
              <m:t>R</m:t>
            </m:r>
          </m:e>
          <m:sup>
            <m:r>
              <m:t>n</m:t>
            </m:r>
          </m:sup>
        </m:sSup>
      </m:oMath>
      <w:ins w:id="3413" w:author="PR Preview" w:date="2026-01-01T00:00:00Z">
        <w:r>
          <w:t xml:space="preserve">,</w:t>
        </w:r>
      </w:ins>
      <w:ins w:id="3414" w:author="PR Preview" w:date="2026-01-01T00:00:00Z">
        <w:r>
          <w:t xml:space="preserve"> </w:t>
        </w:r>
      </w:ins>
      <w:ins w:id="3415" w:author="PR Preview" w:date="2026-01-01T00:00:00Z">
        <w:r>
          <w:t xml:space="preserve">so</w:t>
        </w:r>
      </w:ins>
      <w:ins w:id="3416" w:author="PR Preview" w:date="2026-01-01T00:00:00Z">
        <w:r>
          <w:t xml:space="preserve"> </w:t>
        </w:r>
      </w:ins>
      <m:oMath>
        <m:r>
          <m:rPr>
            <m:sty m:val="bi"/>
          </m:rPr>
          <m:t>G</m:t>
        </m:r>
      </m:oMath>
      <w:ins w:id="3417" w:author="PR Preview" w:date="2026-01-01T00:00:00Z">
        <w:r>
          <w:t xml:space="preserve"> </w:t>
        </w:r>
      </w:ins>
      <w:ins w:id="3418" w:author="PR Preview" w:date="2026-01-01T00:00:00Z">
        <w:r>
          <w:t xml:space="preserve">is</w:t>
        </w:r>
      </w:ins>
      <w:ins w:id="3419" w:author="PR Preview" w:date="2026-01-01T00:00:00Z">
        <w:r>
          <w:t xml:space="preserve"> </w:t>
        </w:r>
      </w:ins>
      <w:hyperlink w:anchor="def-positive-semidefinite">
        <w:ins w:id="3420" w:author="PR Preview" w:date="2026-01-01T00:00:00Z">
          <w:r>
            <w:rPr>
              <w:rStyle w:val="Hyperlink"/>
            </w:rPr>
            <w:t xml:space="preserve">positive semidefinite</w:t>
          </w:r>
        </w:ins>
      </w:hyperlink>
      <w:ins w:id="3421" w:author="PR Preview" w:date="2026-01-01T00:00:00Z">
        <w:r>
          <w:t xml:space="preserve">.</w:t>
        </w:r>
      </w:ins>
    </w:p>
    <w:bookmarkEnd w:id="244"/>
    <w:p>
      <w:pPr>
        <w:pStyle w:val="FirstParagraph"/>
      </w:pPr>
      <w:ins w:id="3422" w:author="PR Preview" w:date="2026-01-01T00:00:00Z">
        <w:r>
          <w:rPr>
            <w:i/>
            <w:iCs/>
          </w:rPr>
          <w:t xml:space="preserve">Proof</w:t>
        </w:r>
      </w:ins>
      <w:ins w:id="3423" w:author="PR Preview" w:date="2026-01-01T00:00:00Z">
        <w:r>
          <w:t xml:space="preserve">. </w:t>
        </w:r>
      </w:ins>
      <w:ins w:id="3424" w:author="PR Preview" w:date="2026-01-01T00:00:00Z">
        <w:r>
          <w:rPr>
            <w:b/>
            <w:bCs/>
          </w:rPr>
          <w:t xml:space="preserve">Entries.</w:t>
        </w:r>
      </w:ins>
      <w:ins w:id="3425" w:author="PR Preview" w:date="2026-01-01T00:00:00Z">
        <w:r>
          <w:t xml:space="preserve"> </w:t>
        </w:r>
      </w:ins>
      <w:ins w:id="3426" w:author="PR Preview" w:date="2026-01-01T00:00:00Z">
        <w:r>
          <w:t xml:space="preserve">Row</w:t>
        </w:r>
      </w:ins>
      <w:ins w:id="3427" w:author="PR Preview" w:date="2026-01-01T00:00:00Z">
        <w:r>
          <w:t xml:space="preserve"> </w:t>
        </w:r>
      </w:ins>
      <m:oMath>
        <m:r>
          <m:t>i</m:t>
        </m:r>
      </m:oMath>
      <w:ins w:id="3428" w:author="PR Preview" w:date="2026-01-01T00:00:00Z">
        <w:r>
          <w:t xml:space="preserve"> </w:t>
        </w:r>
      </w:ins>
      <w:ins w:id="3429" w:author="PR Preview" w:date="2026-01-01T00:00:00Z">
        <w:r>
          <w:t xml:space="preserve">of</w:t>
        </w:r>
      </w:ins>
      <w:ins w:id="3430" w:author="PR Preview" w:date="2026-01-01T00:00:00Z">
        <w:r>
          <w:t xml:space="preserve"> </w:t>
        </w:r>
      </w:ins>
      <m:oMath>
        <m:sSup>
          <m:e>
            <m:r>
              <m:rPr>
                <m:sty m:val="bi"/>
              </m:rPr>
              <m:t>A</m:t>
            </m:r>
          </m:e>
          <m:sup>
            <m:r>
              <m:rPr>
                <m:sty m:val="p"/>
              </m:rPr>
              <m:t>⊤</m:t>
            </m:r>
          </m:sup>
        </m:sSup>
      </m:oMath>
      <w:ins w:id="3431" w:author="PR Preview" w:date="2026-01-01T00:00:00Z">
        <w:r>
          <w:t xml:space="preserve"> </w:t>
        </w:r>
      </w:ins>
      <w:ins w:id="3432" w:author="PR Preview" w:date="2026-01-01T00:00:00Z">
        <w:r>
          <w:t xml:space="preserve">is</w:t>
        </w:r>
      </w:ins>
      <w:ins w:id="3433" w:author="PR Preview" w:date="2026-01-01T00:00:00Z">
        <w:r>
          <w:t xml:space="preserve"> </w:t>
        </w:r>
      </w:ins>
      <m:oMath>
        <m:sSup>
          <m:e>
            <m:sSub>
              <m:e>
                <m:acc>
                  <m:accPr>
                    <m:chr m:val="̃"/>
                  </m:accPr>
                  <m:e>
                    <m:r>
                      <m:t>a</m:t>
                    </m:r>
                  </m:e>
                </m:acc>
              </m:e>
              <m:sub>
                <m:r>
                  <m:t>i</m:t>
                </m:r>
              </m:sub>
            </m:sSub>
          </m:e>
          <m:sup>
            <m:r>
              <m:rPr>
                <m:sty m:val="p"/>
              </m:rPr>
              <m:t>⊤</m:t>
            </m:r>
          </m:sup>
        </m:sSup>
      </m:oMath>
      <w:ins w:id="3434" w:author="PR Preview" w:date="2026-01-01T00:00:00Z">
        <w:r>
          <w:t xml:space="preserve">,</w:t>
        </w:r>
      </w:ins>
      <w:ins w:id="3435" w:author="PR Preview" w:date="2026-01-01T00:00:00Z">
        <w:r>
          <w:t xml:space="preserve"> </w:t>
        </w:r>
      </w:ins>
      <w:ins w:id="3436" w:author="PR Preview" w:date="2026-01-01T00:00:00Z">
        <w:r>
          <w:t xml:space="preserve">so entry</w:t>
        </w:r>
      </w:ins>
      <w:ins w:id="3437" w:author="PR Preview" w:date="2026-01-01T00:00:00Z">
        <w:r>
          <w:t xml:space="preserve"> </w:t>
        </w:r>
      </w:ins>
      <m:oMath>
        <m:r>
          <m:rPr>
            <m:sty m:val="p"/>
          </m:rPr>
          <m:t>(</m:t>
        </m:r>
        <m:r>
          <m:t>i</m:t>
        </m:r>
        <m:r>
          <m:rPr>
            <m:sty m:val="p"/>
          </m:rPr>
          <m:t>,</m:t>
        </m:r>
        <m:r>
          <m:t>j</m:t>
        </m:r>
        <m:r>
          <m:rPr>
            <m:sty m:val="p"/>
          </m:rPr>
          <m:t>)</m:t>
        </m:r>
      </m:oMath>
      <w:ins w:id="3438" w:author="PR Preview" w:date="2026-01-01T00:00:00Z">
        <w:r>
          <w:t xml:space="preserve"> </w:t>
        </w:r>
      </w:ins>
      <w:ins w:id="3439" w:author="PR Preview" w:date="2026-01-01T00:00:00Z">
        <w:r>
          <w:t xml:space="preserve">of</w:t>
        </w:r>
      </w:ins>
      <w:ins w:id="3440" w:author="PR Preview" w:date="2026-01-01T00:00:00Z">
        <w:r>
          <w:t xml:space="preserve"> </w:t>
        </w:r>
      </w:ins>
      <m:oMath>
        <m:sSup>
          <m:e>
            <m:r>
              <m:rPr>
                <m:sty m:val="bi"/>
              </m:rPr>
              <m:t>A</m:t>
            </m:r>
          </m:e>
          <m:sup>
            <m:r>
              <m:rPr>
                <m:sty m:val="p"/>
              </m:rPr>
              <m:t>⊤</m:t>
            </m:r>
          </m:sup>
        </m:sSup>
        <m:r>
          <m:rPr>
            <m:sty m:val="bi"/>
          </m:rPr>
          <m:t>A</m:t>
        </m:r>
      </m:oMath>
      <w:ins w:id="3441" w:author="PR Preview" w:date="2026-01-01T00:00:00Z">
        <w:r>
          <w:t xml:space="preserve"> </w:t>
        </w:r>
      </w:ins>
      <w:ins w:id="3442" w:author="PR Preview" w:date="2026-01-01T00:00:00Z">
        <w:r>
          <w:t xml:space="preserve">is the dot product of that row with column</w:t>
        </w:r>
      </w:ins>
      <w:ins w:id="3443" w:author="PR Preview" w:date="2026-01-01T00:00:00Z">
        <w:r>
          <w:t xml:space="preserve"> </w:t>
        </w:r>
      </w:ins>
      <m:oMath>
        <m:r>
          <m:t>j</m:t>
        </m:r>
      </m:oMath>
      <w:ins w:id="3444" w:author="PR Preview" w:date="2026-01-01T00:00:00Z">
        <w:r>
          <w:t xml:space="preserve"> </w:t>
        </w:r>
      </w:ins>
      <w:ins w:id="3445" w:author="PR Preview" w:date="2026-01-01T00:00:00Z">
        <w:r>
          <w:t xml:space="preserve">of</w:t>
        </w:r>
      </w:ins>
      <w:ins w:id="3446" w:author="PR Preview" w:date="2026-01-01T00:00:00Z">
        <w:r>
          <w:t xml:space="preserve"> </w:t>
        </w:r>
      </w:ins>
      <m:oMath>
        <m:r>
          <m:rPr>
            <m:sty m:val="bi"/>
          </m:rPr>
          <m:t>A</m:t>
        </m:r>
      </m:oMath>
      <w:ins w:id="3447" w:author="PR Preview" w:date="2026-01-01T00:00:00Z">
        <w:r>
          <w:t xml:space="preserve">,</w:t>
        </w:r>
      </w:ins>
      <w:ins w:id="3448" w:author="PR Preview" w:date="2026-01-01T00:00:00Z">
        <w:r>
          <w:t xml:space="preserve"> </w:t>
        </w:r>
      </w:ins>
      <w:ins w:id="3449" w:author="PR Preview" w:date="2026-01-01T00:00:00Z">
        <w:r>
          <w:t xml:space="preserve">namely</w:t>
        </w:r>
      </w:ins>
      <w:ins w:id="3450" w:author="PR Preview" w:date="2026-01-01T00:00:00Z">
        <w:r>
          <w:t xml:space="preserve"> </w:t>
        </w:r>
      </w:ins>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ins w:id="3451" w:author="PR Preview" w:date="2026-01-01T00:00:00Z">
        <w:r>
          <w:t xml:space="preserve">.</w:t>
        </w:r>
      </w:ins>
    </w:p>
    <w:p>
      <w:pPr>
        <w:pStyle w:val="BodyText"/>
      </w:pPr>
      <w:ins w:id="3452" w:author="PR Preview" w:date="2026-01-01T00:00:00Z">
        <w:r>
          <w:rPr>
            <w:b/>
            <w:bCs/>
          </w:rPr>
          <w:t xml:space="preserve">Symmetry.</w:t>
        </w:r>
      </w:ins>
      <w:ins w:id="3453" w:author="PR Preview" w:date="2026-01-01T00:00:00Z">
        <w:r>
          <w:t xml:space="preserve"> </w:t>
        </w:r>
      </w:ins>
      <w:ins w:id="3454" w:author="PR Preview" w:date="2026-01-01T00:00:00Z">
        <w:r>
          <w:t xml:space="preserve">The dot product is commutative, so</w:t>
        </w:r>
      </w:ins>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ins w:id="3455" w:author="PR Preview" w:date="2026-01-01T00:00:00Z">
        <w:r>
          <w:rPr>
            <w:b/>
            <w:bCs/>
          </w:rPr>
          <w:t xml:space="preserve">Positive semidefiniteness.</w:t>
        </w:r>
      </w:ins>
      <w:ins w:id="3456" w:author="PR Preview" w:date="2026-01-01T00:00:00Z">
        <w:r>
          <w:t xml:space="preserve"> </w:t>
        </w:r>
      </w:ins>
      <w:ins w:id="3457" w:author="PR Preview" w:date="2026-01-01T00:00:00Z">
        <w:r>
          <w:t xml:space="preserve">For any</w:t>
        </w:r>
      </w:ins>
      <w:ins w:id="3458" w:author="PR Preview" w:date="2026-01-01T00:00:00Z">
        <w:r>
          <w:t xml:space="preserve"> </w:t>
        </w:r>
      </w:ins>
      <m:oMath>
        <m:acc>
          <m:accPr>
            <m:chr m:val="̃"/>
          </m:accPr>
          <m:e>
            <m:r>
              <m:t>x</m:t>
            </m:r>
          </m:e>
        </m:acc>
      </m:oMath>
      <w:ins w:id="3459"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5" w:name="exm-gram-properties"/>
    <w:p>
      <w:pPr>
        <w:pStyle w:val="FirstParagraph"/>
      </w:pPr>
      <w:ins w:id="3460" w:author="PR Preview" w:date="2026-01-01T00:00:00Z">
        <w:r>
          <w:rPr>
            <w:b/>
            <w:bCs/>
          </w:rPr>
          <w:t xml:space="preserve">Example 61 (Checking the properties on a small Gram matrix)</w:t>
        </w:r>
      </w:ins>
      <w:ins w:id="3461" w:author="PR Preview" w:date="2026-01-01T00:00:00Z">
        <w:r>
          <w:t xml:space="preserve"> </w:t>
        </w:r>
      </w:ins>
      <w:ins w:id="3462" w:author="PR Preview" w:date="2026-01-01T00:00:00Z">
        <w:r>
          <w:t xml:space="preserve">For</w:t>
        </w:r>
      </w:ins>
      <w:ins w:id="3463" w:author="PR Preview" w:date="2026-01-01T00:00:00Z">
        <w:r>
          <w:t xml:space="preserve"> </w:t>
        </w:r>
      </w:ins>
      <m:oMath>
        <m:r>
          <m:rPr>
            <m:sty m:val="bi"/>
          </m:rPr>
          <m:t>A</m:t>
        </m:r>
      </m:oMath>
      <w:ins w:id="3464" w:author="PR Preview" w:date="2026-01-01T00:00:00Z">
        <w:r>
          <w:t xml:space="preserve"> </w:t>
        </w:r>
      </w:ins>
      <w:ins w:id="3465" w:author="PR Preview" w:date="2026-01-01T00:00:00Z">
        <w:r>
          <w:t xml:space="preserve">in</w:t>
        </w:r>
      </w:ins>
      <w:ins w:id="3466" w:author="PR Preview" w:date="2026-01-01T00:00:00Z">
        <w:r>
          <w:t xml:space="preserve"> </w:t>
        </w:r>
      </w:ins>
      <w:hyperlink w:anchor="exm-gram-matrix">
        <w:ins w:id="3467" w:author="PR Preview" w:date="2026-01-01T00:00:00Z">
          <w:r>
            <w:rPr>
              <w:rStyle w:val="Hyperlink"/>
            </w:rPr>
            <w:t xml:space="preserve">Example 60</w:t>
          </w:r>
        </w:ins>
      </w:hyperlink>
      <w:ins w:id="3468" w:author="PR Preview" w:date="2026-01-01T00:00:00Z">
        <w:r>
          <w:t xml:space="preserve">,</w:t>
        </w:r>
      </w:ins>
      <w:ins w:id="3469"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70" w:author="PR Preview" w:date="2026-01-01T00:00:00Z">
        <w:r>
          <w:t xml:space="preserve">.</w:t>
        </w:r>
      </w:ins>
      <w:ins w:id="3471" w:author="PR Preview" w:date="2026-01-01T00:00:00Z">
        <w:r>
          <w:t xml:space="preserve"> </w:t>
        </w:r>
      </w:ins>
      <w:ins w:id="3472" w:author="PR Preview" w:date="2026-01-01T00:00:00Z">
        <w:r>
          <w:t xml:space="preserve">It is symmetric:</w:t>
        </w:r>
      </w:ins>
      <w:ins w:id="3473" w:author="PR Preview" w:date="2026-01-01T00:00:00Z">
        <w:r>
          <w:t xml:space="preserve"> </w:t>
        </w:r>
      </w:ins>
      <m:oMath>
        <m:sSub>
          <m:e>
            <m:r>
              <m:t>g</m:t>
            </m:r>
          </m:e>
          <m:sub>
            <m:r>
              <m:t>12</m:t>
            </m:r>
          </m:sub>
        </m:sSub>
        <m:r>
          <m:rPr>
            <m:sty m:val="p"/>
          </m:rPr>
          <m:t>=</m:t>
        </m:r>
        <m:sSub>
          <m:e>
            <m:r>
              <m:t>g</m:t>
            </m:r>
          </m:e>
          <m:sub>
            <m:r>
              <m:t>21</m:t>
            </m:r>
          </m:sub>
        </m:sSub>
        <m:r>
          <m:rPr>
            <m:sty m:val="p"/>
          </m:rPr>
          <m:t>=</m:t>
        </m:r>
        <m:r>
          <m:t>1</m:t>
        </m:r>
      </m:oMath>
      <w:ins w:id="3474" w:author="PR Preview" w:date="2026-01-01T00:00:00Z">
        <w:r>
          <w:t xml:space="preserve">.</w:t>
        </w:r>
      </w:ins>
      <w:ins w:id="3475" w:author="PR Preview" w:date="2026-01-01T00:00:00Z">
        <w:r>
          <w:t xml:space="preserve"> </w:t>
        </w:r>
      </w:ins>
      <w:ins w:id="3476" w:author="PR Preview" w:date="2026-01-01T00:00:00Z">
        <w:r>
          <w:t xml:space="preserve">Take</w:t>
        </w:r>
      </w:ins>
      <w:ins w:id="3477" w:author="PR Preview" w:date="2026-01-01T00:00:00Z">
        <w:r>
          <w:t xml:space="preserve"> </w:t>
        </w:r>
      </w:ins>
      <m:oMath>
        <m:acc>
          <m:accPr>
            <m:chr m:val="̃"/>
          </m:accPr>
          <m:e>
            <m:r>
              <m:t>x</m:t>
            </m:r>
          </m:e>
        </m:acc>
        <m:r>
          <m:rPr>
            <m:sty m:val="p"/>
          </m:rPr>
          <m:t>=</m:t>
        </m:r>
        <m:r>
          <m:rPr>
            <m:sty m:val="p"/>
          </m:rPr>
          <m:t>(</m:t>
        </m:r>
        <m:r>
          <m:t>1</m:t>
        </m:r>
        <m:r>
          <m:rPr>
            <m:sty m:val="p"/>
          </m:rPr>
          <m:t>,</m:t>
        </m:r>
        <m:r>
          <m:rPr>
            <m:sty m:val="p"/>
          </m:rPr>
          <m:t>−</m:t>
        </m:r>
        <m:r>
          <m:t>1</m:t>
        </m:r>
        <m:r>
          <m:rPr>
            <m:sty m:val="p"/>
          </m:rPr>
          <m:t>)</m:t>
        </m:r>
      </m:oMath>
      <w:ins w:id="3478" w:author="PR Preview" w:date="2026-01-01T00:00:00Z">
        <w:r>
          <w:t xml:space="preserve">. Then</w:t>
        </w:r>
      </w:ins>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ins w:id="3479" w:author="PR Preview" w:date="2026-01-01T00:00:00Z">
        <w:r>
          <w:t xml:space="preserve">and</w:t>
        </w:r>
      </w:ins>
      <w:ins w:id="3480" w:author="PR Preview" w:date="2026-01-01T00:00:00Z">
        <w:r>
          <w:t xml:space="preserve"> </w:t>
        </w:r>
      </w:ins>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ins w:id="3481" w:author="PR Preview" w:date="2026-01-01T00:00:00Z">
        <w:r>
          <w:t xml:space="preserve"> </w:t>
        </w:r>
      </w:ins>
      <w:ins w:id="3482" w:author="PR Preview" w:date="2026-01-01T00:00:00Z">
        <w:r>
          <w:t xml:space="preserve">has</w:t>
        </w:r>
      </w:ins>
      <w:ins w:id="3483" w:author="PR Preview" w:date="2026-01-01T00:00:00Z">
        <w:r>
          <w:t xml:space="preserve"> </w:t>
        </w:r>
      </w:ins>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ins w:id="3484" w:author="PR Preview" w:date="2026-01-01T00:00:00Z">
        <w:r>
          <w:t xml:space="preserve">,</w:t>
        </w:r>
      </w:ins>
      <w:ins w:id="3485" w:author="PR Preview" w:date="2026-01-01T00:00:00Z">
        <w:r>
          <w:t xml:space="preserve"> </w:t>
        </w:r>
      </w:ins>
      <w:ins w:id="3486" w:author="PR Preview" w:date="2026-01-01T00:00:00Z">
        <w:r>
          <w:t xml:space="preserve">as the theorem says.</w:t>
        </w:r>
      </w:ins>
      <w:ins w:id="3487" w:author="PR Preview" w:date="2026-01-01T00:00:00Z">
        <w:r>
          <w:t xml:space="preserve"> </w:t>
        </w:r>
      </w:ins>
      <w:ins w:id="3488" w:author="PR Preview" w:date="2026-01-01T00:00:00Z">
        <w:r>
          <w:t xml:space="preserve">The converse (every positive semidefinite matrix is a Gram matrix) is</w:t>
        </w:r>
      </w:ins>
      <w:ins w:id="3489" w:author="PR Preview" w:date="2026-01-01T00:00:00Z">
        <w:r>
          <w:t xml:space="preserve"> </w:t>
        </w:r>
      </w:ins>
      <w:hyperlink w:anchor="thm-pd-gram">
        <w:ins w:id="3490" w:author="PR Preview" w:date="2026-01-01T00:00:00Z">
          <w:r>
            <w:rPr>
              <w:rStyle w:val="Hyperlink"/>
            </w:rPr>
            <w:t xml:space="preserve">this theorem</w:t>
          </w:r>
        </w:ins>
      </w:hyperlink>
      <w:ins w:id="3491" w:author="PR Preview" w:date="2026-01-01T00:00:00Z">
        <w:r>
          <w:t xml:space="preserve">.</w:t>
        </w:r>
      </w:ins>
    </w:p>
    <w:bookmarkEnd w:id="245"/>
    <w:bookmarkStart w:id="246" w:name="thm-null-gram"/>
    <w:p>
      <w:pPr>
        <w:pStyle w:val="BodyText"/>
      </w:pPr>
      <w:ins w:id="3492" w:author="PR Preview" w:date="2026-01-01T00:00:00Z">
        <w:r>
          <w:rPr>
            <w:b/>
            <w:bCs/>
          </w:rPr>
          <w:t xml:space="preserve">Theorem 35 (</w:t>
        </w:r>
      </w:ins>
      <m:oMath>
        <m:sSup>
          <m:e>
            <m:r>
              <m:rPr>
                <m:sty m:val="bi"/>
              </m:rPr>
              <m:t>A</m:t>
            </m:r>
          </m:e>
          <m:sup>
            <m:r>
              <m:rPr>
                <m:sty m:val="p"/>
              </m:rPr>
              <m:t>⊤</m:t>
            </m:r>
          </m:sup>
        </m:sSup>
        <m:r>
          <m:rPr>
            <m:sty m:val="bi"/>
          </m:rPr>
          <m:t>A</m:t>
        </m:r>
      </m:oMath>
      <w:ins w:id="3493" w:author="PR Preview" w:date="2026-01-01T00:00:00Z">
        <w:r>
          <w:rPr>
            <w:b/>
            <w:bCs/>
          </w:rPr>
          <w:t xml:space="preserve"> </w:t>
        </w:r>
      </w:ins>
      <w:ins w:id="3494" w:author="PR Preview" w:date="2026-01-01T00:00:00Z">
        <w:r>
          <w:rPr>
            <w:b/>
            <w:bCs/>
          </w:rPr>
          <w:t xml:space="preserve">has the same null space as</w:t>
        </w:r>
      </w:ins>
      <w:ins w:id="3495" w:author="PR Preview" w:date="2026-01-01T00:00:00Z">
        <w:r>
          <w:rPr>
            <w:b/>
            <w:bCs/>
          </w:rPr>
          <w:t xml:space="preserve"> </w:t>
        </w:r>
      </w:ins>
      <m:oMath>
        <m:r>
          <m:rPr>
            <m:sty m:val="bi"/>
          </m:rPr>
          <m:t>A</m:t>
        </m:r>
      </m:oMath>
      <w:ins w:id="3496" w:author="PR Preview" w:date="2026-01-01T00:00:00Z">
        <w:r>
          <w:rPr>
            <w:b/>
            <w:bCs/>
          </w:rPr>
          <w:t xml:space="preserve">)</w:t>
        </w:r>
      </w:ins>
      <w:ins w:id="3497" w:author="PR Preview" w:date="2026-01-01T00:00:00Z">
        <w:r>
          <w:t xml:space="preserve"> </w:t>
        </w:r>
      </w:ins>
      <w:ins w:id="3498" w:author="PR Preview" w:date="2026-01-01T00:00:00Z">
        <w:r>
          <w:t xml:space="preserve">For any</w:t>
        </w:r>
      </w:ins>
      <w:ins w:id="3499" w:author="PR Preview" w:date="2026-01-01T00:00:00Z">
        <w:r>
          <w:t xml:space="preserve"> </w:t>
        </w:r>
      </w:ins>
      <m:oMath>
        <m:r>
          <m:t>m</m:t>
        </m:r>
        <m:r>
          <m:rPr>
            <m:sty m:val="p"/>
          </m:rPr>
          <m:t>×</m:t>
        </m:r>
        <m:r>
          <m:t>n</m:t>
        </m:r>
      </m:oMath>
      <w:ins w:id="3500" w:author="PR Preview" w:date="2026-01-01T00:00:00Z">
        <w:r>
          <w:t xml:space="preserve"> </w:t>
        </w:r>
      </w:ins>
      <w:ins w:id="3501" w:author="PR Preview" w:date="2026-01-01T00:00:00Z">
        <w:r>
          <w:t xml:space="preserve">matrix</w:t>
        </w:r>
      </w:ins>
      <w:ins w:id="3502" w:author="PR Preview" w:date="2026-01-01T00:00:00Z">
        <w:r>
          <w:t xml:space="preserve"> </w:t>
        </w:r>
      </w:ins>
      <m:oMath>
        <m:r>
          <m:rPr>
            <m:sty m:val="bi"/>
          </m:rPr>
          <m:t>A</m:t>
        </m:r>
      </m:oMath>
      <w:ins w:id="3503" w:author="PR Preview" w:date="2026-01-01T00:00:00Z">
        <w:r>
          <w:t xml:space="preserve">,</w:t>
        </w:r>
      </w:ins>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46"/>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47" w:name="exm-null-gram"/>
    <w:p>
      <w:pPr>
        <w:pStyle w:val="BodyText"/>
      </w:pPr>
      <w:del w:id="3504" w:author="PR Preview" w:date="2026-01-01T00:00:00Z">
        <w:r>
          <w:rPr>
            <w:b/>
            <w:bCs/>
          </w:rPr>
          <w:delText xml:space="preserve">Example 59 (The null space of a Gram matrix)</w:delText>
        </w:r>
      </w:del>
      <w:del w:id="3505" w:author="PR Preview" w:date="2026-01-01T00:00:00Z">
        <w:r>
          <w:delText xml:space="preserve"> </w:delText>
        </w:r>
      </w:del>
      <w:del w:id="3506" w:author="PR Preview" w:date="2026-01-01T00:00:00Z">
        <w:r>
          <w:delText xml:space="preserve">For</w:delText>
        </w:r>
      </w:del>
      <w:del w:id="3507" w:author="PR Preview" w:date="2026-01-01T00:00:00Z">
        <w:r>
          <w:delText xml:space="preserve"> </w:delText>
        </w:r>
      </w:del>
      <m:oMath>
        <m:r>
          <m:rPr>
            <m:sty m:val="bi"/>
          </m:rPr>
          <m:t>A</m:t>
        </m:r>
      </m:oMath>
      <w:del w:id="3508" w:author="PR Preview" w:date="2026-01-01T00:00:00Z">
        <w:r>
          <w:delText xml:space="preserve"> </w:delText>
        </w:r>
      </w:del>
      <w:del w:id="3509" w:author="PR Preview" w:date="2026-01-01T00:00:00Z">
        <w:r>
          <w:delText xml:space="preserve">in</w:delText>
        </w:r>
      </w:del>
      <w:del w:id="3510" w:author="PR Preview" w:date="2026-01-01T00:00:00Z">
        <w:r>
          <w:delText xml:space="preserve"> </w:delText>
        </w:r>
      </w:del>
      <w:hyperlink w:anchor="exm-column-space">
        <w:del w:id="3511" w:author="PR Preview" w:date="2026-01-01T00:00:00Z">
          <w:r>
            <w:rPr>
              <w:rStyle w:val="Hyperlink"/>
            </w:rPr>
            <w:delText xml:space="preserve">Example 53</w:delText>
          </w:r>
        </w:del>
      </w:hyperlink>
      <w:del w:id="3512"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del w:id="3513" w:author="PR Preview" w:date="2026-01-01T00:00:00Z">
        <w:r>
          <w:delText xml:space="preserve">Every row is a multiple of</w:delText>
        </w:r>
      </w:del>
      <w:del w:id="3514"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3515" w:author="PR Preview" w:date="2026-01-01T00:00:00Z">
        <w:r>
          <w:delText xml:space="preserve">,</w:delText>
        </w:r>
      </w:del>
      <w:del w:id="3516" w:author="PR Preview" w:date="2026-01-01T00:00:00Z">
        <w:r>
          <w:delText xml:space="preserve"> </w:delText>
        </w:r>
      </w:del>
      <w:del w:id="3517" w:author="PR Preview" w:date="2026-01-01T00:00:00Z">
        <w:r>
          <w:delText xml:space="preserve">so</w:delText>
        </w:r>
      </w:del>
      <w:del w:id="3518" w:author="PR Preview" w:date="2026-01-01T00:00:00Z">
        <w:r>
          <w:delText xml:space="preserve"> </w:delText>
        </w:r>
      </w:del>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del w:id="3519" w:author="PR Preview" w:date="2026-01-01T00:00:00Z">
        <w:r>
          <w:delText xml:space="preserve"> </w:delText>
        </w:r>
      </w:del>
      <w:del w:id="3520" w:author="PR Preview" w:date="2026-01-01T00:00:00Z">
        <w:r>
          <w:delText xml:space="preserve">exactly when</w:delText>
        </w:r>
      </w:del>
      <w:del w:id="3521"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del w:id="3522" w:author="PR Preview" w:date="2026-01-01T00:00:00Z">
        <w:r>
          <w:delText xml:space="preserve">,</w:delText>
        </w:r>
      </w:del>
      <w:del w:id="3523" w:author="PR Preview" w:date="2026-01-01T00:00:00Z">
        <w:r>
          <w:delText xml:space="preserve"> </w:delText>
        </w:r>
      </w:del>
      <w:del w:id="3524" w:author="PR Preview" w:date="2026-01-01T00:00:00Z">
        <w:r>
          <w:delText xml:space="preserve">the same condition as for</w:delText>
        </w:r>
      </w:del>
      <w:del w:id="3525" w:author="PR Preview" w:date="2026-01-01T00:00:00Z">
        <w:r>
          <w:delText xml:space="preserve"> </w:delText>
        </w:r>
      </w:del>
      <m:oMath>
        <m:r>
          <m:rPr>
            <m:scr m:val="script"/>
            <m:sty m:val="p"/>
          </m:rPr>
          <m:t>N</m:t>
        </m:r>
        <m:r>
          <m:rPr>
            <m:sty m:val="p"/>
          </m:rPr>
          <m:t>(</m:t>
        </m:r>
        <m:r>
          <m:rPr>
            <m:sty m:val="bi"/>
          </m:rPr>
          <m:t>A</m:t>
        </m:r>
        <m:r>
          <m:rPr>
            <m:sty m:val="p"/>
          </m:rPr>
          <m:t>)</m:t>
        </m:r>
      </m:oMath>
      <w:del w:id="3526" w:author="PR Preview" w:date="2026-01-01T00:00:00Z">
        <w:r>
          <w:delText xml:space="preserve"> </w:delText>
        </w:r>
      </w:del>
      <w:del w:id="3527" w:author="PR Preview" w:date="2026-01-01T00:00:00Z">
        <w:r>
          <w:delText xml:space="preserve">in</w:delText>
        </w:r>
      </w:del>
      <w:del w:id="3528" w:author="PR Preview" w:date="2026-01-01T00:00:00Z">
        <w:r>
          <w:delText xml:space="preserve"> </w:delText>
        </w:r>
      </w:del>
      <w:hyperlink w:anchor="exm-null-space">
        <w:del w:id="3529" w:author="PR Preview" w:date="2026-01-01T00:00:00Z">
          <w:r>
            <w:rPr>
              <w:rStyle w:val="Hyperlink"/>
            </w:rPr>
            <w:delText xml:space="preserve">Example 55</w:delText>
          </w:r>
        </w:del>
      </w:hyperlink>
      <w:del w:id="3530" w:author="PR Preview" w:date="2026-01-01T00:00:00Z">
        <w:r>
          <w:delText xml:space="preserve">.</w:delText>
        </w:r>
      </w:del>
    </w:p>
    <w:p>
      <w:pPr>
        <w:pStyle w:val="BodyText"/>
      </w:pPr>
      <w:ins w:id="3531" w:author="PR Preview" w:date="2026-01-01T00:00:00Z">
        <w:r>
          <w:rPr>
            <w:b/>
            <w:bCs/>
          </w:rPr>
          <w:t xml:space="preserve">Example 62 (The null space of a Gram matrix)</w:t>
        </w:r>
      </w:ins>
      <w:ins w:id="3532" w:author="PR Preview" w:date="2026-01-01T00:00:00Z">
        <w:r>
          <w:t xml:space="preserve"> </w:t>
        </w:r>
      </w:ins>
      <w:ins w:id="3533" w:author="PR Preview" w:date="2026-01-01T00:00:00Z">
        <w:r>
          <w:t xml:space="preserve">For</w:t>
        </w:r>
      </w:ins>
      <w:ins w:id="3534" w:author="PR Preview" w:date="2026-01-01T00:00:00Z">
        <w:r>
          <w:t xml:space="preserve"> </w:t>
        </w:r>
      </w:ins>
      <m:oMath>
        <m:r>
          <m:rPr>
            <m:sty m:val="bi"/>
          </m:rPr>
          <m:t>A</m:t>
        </m:r>
      </m:oMath>
      <w:ins w:id="3535" w:author="PR Preview" w:date="2026-01-01T00:00:00Z">
        <w:r>
          <w:t xml:space="preserve"> </w:t>
        </w:r>
      </w:ins>
      <w:ins w:id="3536" w:author="PR Preview" w:date="2026-01-01T00:00:00Z">
        <w:r>
          <w:t xml:space="preserve">in</w:t>
        </w:r>
      </w:ins>
      <w:ins w:id="3537" w:author="PR Preview" w:date="2026-01-01T00:00:00Z">
        <w:r>
          <w:t xml:space="preserve"> </w:t>
        </w:r>
      </w:ins>
      <w:hyperlink w:anchor="exm-column-space">
        <w:ins w:id="3538" w:author="PR Preview" w:date="2026-01-01T00:00:00Z">
          <w:r>
            <w:rPr>
              <w:rStyle w:val="Hyperlink"/>
            </w:rPr>
            <w:t xml:space="preserve">Example 54</w:t>
          </w:r>
        </w:ins>
      </w:hyperlink>
      <w:ins w:id="3539"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ins w:id="3540" w:author="PR Preview" w:date="2026-01-01T00:00:00Z">
        <w:r>
          <w:t xml:space="preserve">Every row is a multiple of</w:t>
        </w:r>
      </w:ins>
      <w:ins w:id="3541"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3542" w:author="PR Preview" w:date="2026-01-01T00:00:00Z">
        <w:r>
          <w:t xml:space="preserve">,</w:t>
        </w:r>
      </w:ins>
      <w:ins w:id="3543" w:author="PR Preview" w:date="2026-01-01T00:00:00Z">
        <w:r>
          <w:t xml:space="preserve"> </w:t>
        </w:r>
      </w:ins>
      <w:ins w:id="3544" w:author="PR Preview" w:date="2026-01-01T00:00:00Z">
        <w:r>
          <w:t xml:space="preserve">so</w:t>
        </w:r>
      </w:ins>
      <w:ins w:id="3545" w:author="PR Preview" w:date="2026-01-01T00:00:00Z">
        <w:r>
          <w:t xml:space="preserve"> </w:t>
        </w:r>
      </w:ins>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ins w:id="3546" w:author="PR Preview" w:date="2026-01-01T00:00:00Z">
        <w:r>
          <w:t xml:space="preserve"> </w:t>
        </w:r>
      </w:ins>
      <w:ins w:id="3547" w:author="PR Preview" w:date="2026-01-01T00:00:00Z">
        <w:r>
          <w:t xml:space="preserve">exactly when</w:t>
        </w:r>
      </w:ins>
      <w:ins w:id="3548"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ins w:id="3549" w:author="PR Preview" w:date="2026-01-01T00:00:00Z">
        <w:r>
          <w:t xml:space="preserve">,</w:t>
        </w:r>
      </w:ins>
      <w:ins w:id="3550" w:author="PR Preview" w:date="2026-01-01T00:00:00Z">
        <w:r>
          <w:t xml:space="preserve"> </w:t>
        </w:r>
      </w:ins>
      <w:ins w:id="3551" w:author="PR Preview" w:date="2026-01-01T00:00:00Z">
        <w:r>
          <w:t xml:space="preserve">the same condition as for</w:t>
        </w:r>
      </w:ins>
      <w:ins w:id="3552" w:author="PR Preview" w:date="2026-01-01T00:00:00Z">
        <w:r>
          <w:t xml:space="preserve"> </w:t>
        </w:r>
      </w:ins>
      <m:oMath>
        <m:r>
          <m:rPr>
            <m:scr m:val="script"/>
            <m:sty m:val="p"/>
          </m:rPr>
          <m:t>N</m:t>
        </m:r>
        <m:r>
          <m:rPr>
            <m:sty m:val="p"/>
          </m:rPr>
          <m:t>(</m:t>
        </m:r>
        <m:r>
          <m:rPr>
            <m:sty m:val="bi"/>
          </m:rPr>
          <m:t>A</m:t>
        </m:r>
        <m:r>
          <m:rPr>
            <m:sty m:val="p"/>
          </m:rPr>
          <m:t>)</m:t>
        </m:r>
      </m:oMath>
      <w:ins w:id="3553" w:author="PR Preview" w:date="2026-01-01T00:00:00Z">
        <w:r>
          <w:t xml:space="preserve"> </w:t>
        </w:r>
      </w:ins>
      <w:ins w:id="3554" w:author="PR Preview" w:date="2026-01-01T00:00:00Z">
        <w:r>
          <w:t xml:space="preserve">in</w:t>
        </w:r>
      </w:ins>
      <w:ins w:id="3555" w:author="PR Preview" w:date="2026-01-01T00:00:00Z">
        <w:r>
          <w:t xml:space="preserve"> </w:t>
        </w:r>
      </w:ins>
      <w:hyperlink w:anchor="exm-null-space">
        <w:ins w:id="3556" w:author="PR Preview" w:date="2026-01-01T00:00:00Z">
          <w:r>
            <w:rPr>
              <w:rStyle w:val="Hyperlink"/>
            </w:rPr>
            <w:t xml:space="preserve">Example 56</w:t>
          </w:r>
        </w:ins>
      </w:hyperlink>
      <w:ins w:id="3557" w:author="PR Preview" w:date="2026-01-01T00:00:00Z">
        <w:r>
          <w:t xml:space="preserve">.</w:t>
        </w:r>
      </w:ins>
    </w:p>
    <w:bookmarkEnd w:id="247"/>
    <w:bookmarkEnd w:id="248"/>
    <w:bookmarkStart w:id="286"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1" w:name="thm-rank-dim"/>
    <w:p>
      <w:pPr>
        <w:pStyle w:val="BodyText"/>
      </w:pPr>
      <w:del w:id="3558" w:author="PR Preview" w:date="2026-01-01T00:00:00Z">
        <w:r>
          <w:rPr>
            <w:b/>
            <w:bCs/>
          </w:rPr>
          <w:delText xml:space="preserve">Theorem 35 (The rank is the dimension of the column space)</w:delText>
        </w:r>
      </w:del>
      <w:del w:id="3559" w:author="PR Preview" w:date="2026-01-01T00:00:00Z">
        <w:r>
          <w:delText xml:space="preserve"> </w:delText>
        </w:r>
      </w:del>
      <w:del w:id="3560" w:author="PR Preview" w:date="2026-01-01T00:00:00Z">
        <w:r>
          <w:delText xml:space="preserve">For any</w:delText>
        </w:r>
      </w:del>
      <w:del w:id="3561" w:author="PR Preview" w:date="2026-01-01T00:00:00Z">
        <w:r>
          <w:delText xml:space="preserve"> </w:delText>
        </w:r>
      </w:del>
      <m:oMath>
        <m:r>
          <m:t>m</m:t>
        </m:r>
        <m:r>
          <m:rPr>
            <m:sty m:val="p"/>
          </m:rPr>
          <m:t>×</m:t>
        </m:r>
        <m:r>
          <m:t>n</m:t>
        </m:r>
      </m:oMath>
      <w:del w:id="3562" w:author="PR Preview" w:date="2026-01-01T00:00:00Z">
        <w:r>
          <w:delText xml:space="preserve"> </w:delText>
        </w:r>
      </w:del>
      <w:del w:id="3563" w:author="PR Preview" w:date="2026-01-01T00:00:00Z">
        <w:r>
          <w:delText xml:space="preserve">matrix</w:delText>
        </w:r>
      </w:del>
      <w:del w:id="3564" w:author="PR Preview" w:date="2026-01-01T00:00:00Z">
        <w:r>
          <w:delText xml:space="preserve"> </w:delText>
        </w:r>
      </w:del>
      <m:oMath>
        <m:r>
          <m:rPr>
            <m:sty m:val="bi"/>
          </m:rPr>
          <m:t>A</m:t>
        </m:r>
      </m:oMath>
      <w:del w:id="3565" w:author="PR Preview" w:date="2026-01-01T00:00:00Z">
        <w:r>
          <w:delText xml:space="preserve">,</w:delText>
        </w:r>
      </w:del>
    </w:p>
    <w:p>
      <w:pPr>
        <w:pStyle w:val="BodyText"/>
      </w:pPr>
      <w:ins w:id="3566" w:author="PR Preview" w:date="2026-01-01T00:00:00Z">
        <w:r>
          <w:rPr>
            <w:b/>
            <w:bCs/>
          </w:rPr>
          <w:t xml:space="preserve">Theorem 36 (The rank is the dimension of the column space)</w:t>
        </w:r>
      </w:ins>
      <w:ins w:id="3567" w:author="PR Preview" w:date="2026-01-01T00:00:00Z">
        <w:r>
          <w:t xml:space="preserve"> </w:t>
        </w:r>
      </w:ins>
      <w:ins w:id="3568" w:author="PR Preview" w:date="2026-01-01T00:00:00Z">
        <w:r>
          <w:t xml:space="preserve">For any</w:t>
        </w:r>
      </w:ins>
      <w:ins w:id="3569" w:author="PR Preview" w:date="2026-01-01T00:00:00Z">
        <w:r>
          <w:t xml:space="preserve"> </w:t>
        </w:r>
      </w:ins>
      <m:oMath>
        <m:r>
          <m:t>m</m:t>
        </m:r>
        <m:r>
          <m:rPr>
            <m:sty m:val="p"/>
          </m:rPr>
          <m:t>×</m:t>
        </m:r>
        <m:r>
          <m:t>n</m:t>
        </m:r>
      </m:oMath>
      <w:ins w:id="3570" w:author="PR Preview" w:date="2026-01-01T00:00:00Z">
        <w:r>
          <w:t xml:space="preserve"> </w:t>
        </w:r>
      </w:ins>
      <w:ins w:id="3571" w:author="PR Preview" w:date="2026-01-01T00:00:00Z">
        <w:r>
          <w:t xml:space="preserve">matrix</w:t>
        </w:r>
      </w:ins>
      <w:ins w:id="3572" w:author="PR Preview" w:date="2026-01-01T00:00:00Z">
        <w:r>
          <w:t xml:space="preserve"> </w:t>
        </w:r>
      </w:ins>
      <m:oMath>
        <m:r>
          <m:rPr>
            <m:sty m:val="bi"/>
          </m:rPr>
          <m:t>A</m:t>
        </m:r>
      </m:oMath>
      <w:ins w:id="3573"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1"/>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2" w:name="exm-rank-dim"/>
    <w:p>
      <w:pPr>
        <w:pStyle w:val="BodyText"/>
      </w:pPr>
      <w:del w:id="3574" w:author="PR Preview" w:date="2026-01-01T00:00:00Z">
        <w:r>
          <w:rPr>
            <w:b/>
            <w:bCs/>
          </w:rPr>
          <w:delText xml:space="preserve">Example 60 (The rank of the matrix in</w:delText>
        </w:r>
      </w:del>
      <w:del w:id="3575" w:author="PR Preview" w:date="2026-01-01T00:00:00Z">
        <w:r>
          <w:rPr>
            <w:b/>
            <w:bCs/>
          </w:rPr>
          <w:delText xml:space="preserve"> </w:delText>
        </w:r>
      </w:del>
      <w:hyperlink w:anchor="exm-column-space">
        <w:del w:id="3576" w:author="PR Preview" w:date="2026-01-01T00:00:00Z">
          <w:r>
            <w:rPr>
              <w:rStyle w:val="Hyperlink"/>
              <w:b/>
              <w:bCs/>
            </w:rPr>
            <w:delText xml:space="preserve">Example 53</w:delText>
          </w:r>
        </w:del>
      </w:hyperlink>
      <w:del w:id="3577" w:author="PR Preview" w:date="2026-01-01T00:00:00Z">
        <w:r>
          <w:rPr>
            <w:b/>
            <w:bCs/>
          </w:rPr>
          <w:delText xml:space="preserve">)</w:delText>
        </w:r>
      </w:del>
      <w:del w:id="3578" w:author="PR Preview" w:date="2026-01-01T00:00:00Z">
        <w:r>
          <w:delText xml:space="preserve"> </w:delText>
        </w:r>
      </w:del>
      <w:del w:id="3579" w:author="PR Preview" w:date="2026-01-01T00:00:00Z">
        <w:r>
          <w:delText xml:space="preserve">For</w:delText>
        </w:r>
      </w:del>
      <w:del w:id="3580" w:author="PR Preview" w:date="2026-01-01T00:00:00Z">
        <w:r>
          <w:delText xml:space="preserve"> </w:delText>
        </w:r>
      </w:del>
      <m:oMath>
        <m:r>
          <m:rPr>
            <m:sty m:val="bi"/>
          </m:rPr>
          <m:t>A</m:t>
        </m:r>
      </m:oMath>
      <w:del w:id="3581" w:author="PR Preview" w:date="2026-01-01T00:00:00Z">
        <w:r>
          <w:delText xml:space="preserve"> </w:delText>
        </w:r>
      </w:del>
      <w:del w:id="3582" w:author="PR Preview" w:date="2026-01-01T00:00:00Z">
        <w:r>
          <w:delText xml:space="preserve">in</w:delText>
        </w:r>
      </w:del>
      <w:del w:id="3583" w:author="PR Preview" w:date="2026-01-01T00:00:00Z">
        <w:r>
          <w:delText xml:space="preserve"> </w:delText>
        </w:r>
      </w:del>
      <w:hyperlink w:anchor="exm-column-space">
        <w:del w:id="3584" w:author="PR Preview" w:date="2026-01-01T00:00:00Z">
          <w:r>
            <w:rPr>
              <w:rStyle w:val="Hyperlink"/>
            </w:rPr>
            <w:delText xml:space="preserve">Example 53</w:delText>
          </w:r>
        </w:del>
      </w:hyperlink>
      <w:del w:id="3585" w:author="PR Preview" w:date="2026-01-01T00:00:00Z">
        <w:r>
          <w:delText xml:space="preserve">,</w:delText>
        </w:r>
      </w:del>
      <w:del w:id="3586"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3587" w:author="PR Preview" w:date="2026-01-01T00:00:00Z">
        <w:r>
          <w:delText xml:space="preserve"> </w:delText>
        </w:r>
      </w:del>
      <w:del w:id="3588" w:author="PR Preview" w:date="2026-01-01T00:00:00Z">
        <w:r>
          <w:delText xml:space="preserve">(1),</w:delText>
        </w:r>
      </w:del>
      <w:del w:id="3589" w:author="PR Preview" w:date="2026-01-01T00:00:00Z">
        <w:r>
          <w:delText xml:space="preserve"> </w:delText>
        </w:r>
      </w:del>
      <w:del w:id="3590" w:author="PR Preview" w:date="2026-01-01T00:00:00Z">
        <w:r>
          <w:delText xml:space="preserve">and</w:delText>
        </w:r>
      </w:del>
      <w:del w:id="3591" w:author="PR Preview" w:date="2026-01-01T00:00:00Z">
        <w:r>
          <w:delText xml:space="preserve"> </w:delText>
        </w:r>
      </w:del>
      <m:oMath>
        <m:r>
          <m:rPr>
            <m:sty m:val="p"/>
          </m:rPr>
          <m:t>(</m:t>
        </m:r>
        <m:r>
          <m:t>1</m:t>
        </m:r>
        <m:r>
          <m:rPr>
            <m:sty m:val="p"/>
          </m:rPr>
          <m:t>,</m:t>
        </m:r>
        <m:r>
          <m:t>3</m:t>
        </m:r>
        <m:r>
          <m:rPr>
            <m:sty m:val="p"/>
          </m:rPr>
          <m:t>)</m:t>
        </m:r>
      </m:oMath>
      <w:del w:id="3592" w:author="PR Preview" w:date="2026-01-01T00:00:00Z">
        <w:r>
          <w:delText xml:space="preserve"> </w:delText>
        </w:r>
      </w:del>
      <w:del w:id="3593" w:author="PR Preview" w:date="2026-01-01T00:00:00Z">
        <w:r>
          <w:delText xml:space="preserve">is linearly independent because it is nonzero,</w:delText>
        </w:r>
      </w:del>
      <w:del w:id="3594" w:author="PR Preview" w:date="2026-01-01T00:00:00Z">
        <w:r>
          <w:delText xml:space="preserve"> </w:delText>
        </w:r>
      </w:del>
      <w:del w:id="3595" w:author="PR Preview" w:date="2026-01-01T00:00:00Z">
        <w:r>
          <w:delText xml:space="preserve">so it is a basis and</w:delText>
        </w:r>
      </w:del>
      <w:del w:id="3596" w:author="PR Preview" w:date="2026-01-01T00:00:00Z">
        <w:r>
          <w:delText xml:space="preserve"> </w:delText>
        </w:r>
      </w:del>
      <m:oMath>
        <m:r>
          <m:rPr>
            <m:scr m:val="script"/>
            <m:sty m:val="p"/>
          </m:rPr>
          <m:t>C</m:t>
        </m:r>
        <m:r>
          <m:rPr>
            <m:sty m:val="p"/>
          </m:rPr>
          <m:t>(</m:t>
        </m:r>
        <m:r>
          <m:rPr>
            <m:sty m:val="bi"/>
          </m:rPr>
          <m:t>A</m:t>
        </m:r>
        <m:r>
          <m:rPr>
            <m:sty m:val="p"/>
          </m:rPr>
          <m:t>)</m:t>
        </m:r>
      </m:oMath>
      <w:del w:id="3597" w:author="PR Preview" w:date="2026-01-01T00:00:00Z">
        <w:r>
          <w:delText xml:space="preserve"> </w:delText>
        </w:r>
      </w:del>
      <w:del w:id="3598" w:author="PR Preview" w:date="2026-01-01T00:00:00Z">
        <w:r>
          <w:delText xml:space="preserve">has dimension</w:delText>
        </w:r>
      </w:del>
      <w:del w:id="3599" w:author="PR Preview" w:date="2026-01-01T00:00:00Z">
        <w:r>
          <w:delText xml:space="preserve"> </w:delText>
        </w:r>
      </w:del>
      <m:oMath>
        <m:r>
          <m:t>1</m:t>
        </m:r>
      </m:oMath>
      <w:del w:id="3600" w:author="PR Preview" w:date="2026-01-01T00:00:00Z">
        <w:r>
          <w:delText xml:space="preserve">.</w:delText>
        </w:r>
      </w:del>
      <w:del w:id="3601" w:author="PR Preview" w:date="2026-01-01T00:00:00Z">
        <w:r>
          <w:delText xml:space="preserve"> </w:delText>
        </w:r>
      </w:del>
      <w:del w:id="3602" w:author="PR Preview" w:date="2026-01-01T00:00:00Z">
        <w:r>
          <w:delText xml:space="preserve">So</w:delText>
        </w:r>
      </w:del>
      <w:del w:id="3603"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3604" w:author="PR Preview" w:date="2026-01-01T00:00:00Z">
        <w:r>
          <w:delText xml:space="preserve">, by</w:delText>
        </w:r>
      </w:del>
      <w:del w:id="3605" w:author="PR Preview" w:date="2026-01-01T00:00:00Z">
        <w:r>
          <w:delText xml:space="preserve"> </w:delText>
        </w:r>
      </w:del>
      <w:hyperlink w:anchor="thm-rank-dim">
        <w:del w:id="3606" w:author="PR Preview" w:date="2026-01-01T00:00:00Z">
          <w:r>
            <w:rPr>
              <w:rStyle w:val="Hyperlink"/>
            </w:rPr>
            <w:delText xml:space="preserve">Theorem 35</w:delText>
          </w:r>
        </w:del>
      </w:hyperlink>
      <w:del w:id="3607" w:author="PR Preview" w:date="2026-01-01T00:00:00Z">
        <w:r>
          <w:delText xml:space="preserve">.</w:delText>
        </w:r>
      </w:del>
      <w:del w:id="3608" w:author="PR Preview" w:date="2026-01-01T00:00:00Z">
        <w:r>
          <w:delText xml:space="preserve"> </w:delText>
        </w:r>
      </w:del>
      <w:del w:id="3609" w:author="PR Preview" w:date="2026-01-01T00:00:00Z">
        <w:r>
          <w:delText xml:space="preserve">Directly: the first column</w:delText>
        </w:r>
      </w:del>
      <w:del w:id="3610" w:author="PR Preview" w:date="2026-01-01T00:00:00Z">
        <w:r>
          <w:delText xml:space="preserve"> </w:delText>
        </w:r>
      </w:del>
      <m:oMath>
        <m:r>
          <m:rPr>
            <m:sty m:val="p"/>
          </m:rPr>
          <m:t>(</m:t>
        </m:r>
        <m:r>
          <m:t>1</m:t>
        </m:r>
        <m:r>
          <m:rPr>
            <m:sty m:val="p"/>
          </m:rPr>
          <m:t>,</m:t>
        </m:r>
        <m:r>
          <m:t>3</m:t>
        </m:r>
        <m:r>
          <m:rPr>
            <m:sty m:val="p"/>
          </m:rPr>
          <m:t>)</m:t>
        </m:r>
      </m:oMath>
      <w:del w:id="3611" w:author="PR Preview" w:date="2026-01-01T00:00:00Z">
        <w:r>
          <w:delText xml:space="preserve"> </w:delText>
        </w:r>
      </w:del>
      <w:del w:id="3612" w:author="PR Preview" w:date="2026-01-01T00:00:00Z">
        <w:r>
          <w:delText xml:space="preserve">is linearly independent on its own,</w:delText>
        </w:r>
      </w:del>
      <w:del w:id="3613" w:author="PR Preview" w:date="2026-01-01T00:00:00Z">
        <w:r>
          <w:delText xml:space="preserve"> </w:delText>
        </w:r>
      </w:del>
      <w:del w:id="3614" w:author="PR Preview" w:date="2026-01-01T00:00:00Z">
        <w:r>
          <w:delText xml:space="preserve">and any two columns are dependent,</w:delText>
        </w:r>
      </w:del>
      <w:del w:id="3615" w:author="PR Preview" w:date="2026-01-01T00:00:00Z">
        <w:r>
          <w:delText xml:space="preserve"> </w:delText>
        </w:r>
      </w:del>
      <w:del w:id="3616" w:author="PR Preview" w:date="2026-01-01T00:00:00Z">
        <w:r>
          <w:delText xml:space="preserve">because each column is a multiple of</w:delText>
        </w:r>
      </w:del>
      <w:del w:id="3617" w:author="PR Preview" w:date="2026-01-01T00:00:00Z">
        <w:r>
          <w:delText xml:space="preserve"> </w:delText>
        </w:r>
      </w:del>
      <m:oMath>
        <m:r>
          <m:rPr>
            <m:sty m:val="p"/>
          </m:rPr>
          <m:t>(</m:t>
        </m:r>
        <m:r>
          <m:t>1</m:t>
        </m:r>
        <m:r>
          <m:rPr>
            <m:sty m:val="p"/>
          </m:rPr>
          <m:t>,</m:t>
        </m:r>
        <m:r>
          <m:t>3</m:t>
        </m:r>
        <m:r>
          <m:rPr>
            <m:sty m:val="p"/>
          </m:rPr>
          <m:t>)</m:t>
        </m:r>
      </m:oMath>
      <w:del w:id="3618" w:author="PR Preview" w:date="2026-01-01T00:00:00Z">
        <w:r>
          <w:delText xml:space="preserve">.</w:delText>
        </w:r>
      </w:del>
    </w:p>
    <w:p>
      <w:pPr>
        <w:pStyle w:val="BodyText"/>
      </w:pPr>
      <w:del w:id="3619" w:author="PR Preview" w:date="2026-01-01T00:00:00Z">
        <w:r>
          <w:rPr>
            <w:b/>
            <w:bCs/>
          </w:rPr>
          <w:delText xml:space="preserve">Definition 48 (Nullity)</w:delText>
        </w:r>
      </w:del>
      <w:del w:id="3620" w:author="PR Preview" w:date="2026-01-01T00:00:00Z">
        <w:r>
          <w:delText xml:space="preserve"> </w:delText>
        </w:r>
      </w:del>
      <w:del w:id="3621" w:author="PR Preview" w:date="2026-01-01T00:00:00Z">
        <w:r>
          <w:delText xml:space="preserve">The</w:delText>
        </w:r>
      </w:del>
      <w:del w:id="3622" w:author="PR Preview" w:date="2026-01-01T00:00:00Z">
        <w:r>
          <w:delText xml:space="preserve"> </w:delText>
        </w:r>
      </w:del>
      <w:del w:id="3623" w:author="PR Preview" w:date="2026-01-01T00:00:00Z">
        <w:r>
          <w:rPr>
            <w:b/>
            <w:bCs/>
          </w:rPr>
          <w:delText xml:space="preserve">nullity</w:delText>
        </w:r>
      </w:del>
      <w:del w:id="3624" w:author="PR Preview" w:date="2026-01-01T00:00:00Z">
        <w:r>
          <w:delText xml:space="preserve"> </w:delText>
        </w:r>
      </w:del>
      <w:del w:id="3625" w:author="PR Preview" w:date="2026-01-01T00:00:00Z">
        <w:r>
          <w:delText xml:space="preserve">of a matrix</w:delText>
        </w:r>
      </w:del>
      <w:del w:id="3626" w:author="PR Preview" w:date="2026-01-01T00:00:00Z">
        <w:r>
          <w:delText xml:space="preserve"> </w:delText>
        </w:r>
      </w:del>
      <m:oMath>
        <m:r>
          <m:rPr>
            <m:sty m:val="bi"/>
          </m:rPr>
          <m:t>A</m:t>
        </m:r>
      </m:oMath>
      <w:del w:id="3627" w:author="PR Preview" w:date="2026-01-01T00:00:00Z">
        <w:r>
          <w:delText xml:space="preserve"> </w:delText>
        </w:r>
      </w:del>
      <w:del w:id="3628" w:author="PR Preview" w:date="2026-01-01T00:00:00Z">
        <w:r>
          <w:delText xml:space="preserve">is</w:delText>
        </w:r>
      </w:del>
      <w:del w:id="3629" w:author="PR Preview" w:date="2026-01-01T00:00:00Z">
        <w:r>
          <w:delText xml:space="preserve"> </w:delText>
        </w:r>
      </w:del>
      <w:del w:id="3630" w:author="PR Preview" w:date="2026-01-01T00:00:00Z">
        <w:r>
          <w:delText xml:space="preserve">the dimension of its null space (</w:delText>
        </w:r>
      </w:del>
      <w:hyperlink w:anchor="def-null-space">
        <w:del w:id="3631" w:author="PR Preview" w:date="2026-01-01T00:00:00Z">
          <w:r>
            <w:rPr>
              <w:rStyle w:val="Hyperlink"/>
            </w:rPr>
            <w:delText xml:space="preserve">Definition 46</w:delText>
          </w:r>
        </w:del>
      </w:hyperlink>
      <w:del w:id="3632" w:author="PR Preview" w:date="2026-01-01T00:00:00Z">
        <w:r>
          <w:delText xml:space="preserve">):</w:delText>
        </w:r>
      </w:del>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p>
      <w:pPr>
        <w:pStyle w:val="FirstParagraph"/>
      </w:pPr>
      <w:del w:id="3633" w:author="PR Preview" w:date="2026-01-01T00:00:00Z">
        <w:r>
          <w:rPr>
            <w:b/>
            <w:bCs/>
          </w:rPr>
          <w:delText xml:space="preserve">Example 61 (The nullity of the matrix in</w:delText>
        </w:r>
      </w:del>
      <w:del w:id="3634" w:author="PR Preview" w:date="2026-01-01T00:00:00Z">
        <w:r>
          <w:rPr>
            <w:b/>
            <w:bCs/>
          </w:rPr>
          <w:delText xml:space="preserve"> </w:delText>
        </w:r>
      </w:del>
      <w:hyperlink w:anchor="exm-column-space">
        <w:del w:id="3635" w:author="PR Preview" w:date="2026-01-01T00:00:00Z">
          <w:r>
            <w:rPr>
              <w:rStyle w:val="Hyperlink"/>
              <w:b/>
              <w:bCs/>
            </w:rPr>
            <w:delText xml:space="preserve">Example 53</w:delText>
          </w:r>
        </w:del>
      </w:hyperlink>
      <w:del w:id="3636" w:author="PR Preview" w:date="2026-01-01T00:00:00Z">
        <w:r>
          <w:rPr>
            <w:b/>
            <w:bCs/>
          </w:rPr>
          <w:delText xml:space="preserve">)</w:delText>
        </w:r>
      </w:del>
      <w:del w:id="3637" w:author="PR Preview" w:date="2026-01-01T00:00:00Z">
        <w:r>
          <w:delText xml:space="preserve"> </w:delText>
        </w:r>
      </w:del>
      <w:del w:id="3638" w:author="PR Preview" w:date="2026-01-01T00:00:00Z">
        <w:r>
          <w:delText xml:space="preserve">For</w:delText>
        </w:r>
      </w:del>
      <w:del w:id="3639" w:author="PR Preview" w:date="2026-01-01T00:00:00Z">
        <w:r>
          <w:delText xml:space="preserve"> </w:delText>
        </w:r>
      </w:del>
      <m:oMath>
        <m:r>
          <m:rPr>
            <m:sty m:val="bi"/>
          </m:rPr>
          <m:t>A</m:t>
        </m:r>
      </m:oMath>
      <w:del w:id="3640" w:author="PR Preview" w:date="2026-01-01T00:00:00Z">
        <w:r>
          <w:delText xml:space="preserve"> </w:delText>
        </w:r>
      </w:del>
      <w:del w:id="3641" w:author="PR Preview" w:date="2026-01-01T00:00:00Z">
        <w:r>
          <w:delText xml:space="preserve">in</w:delText>
        </w:r>
      </w:del>
      <w:del w:id="3642" w:author="PR Preview" w:date="2026-01-01T00:00:00Z">
        <w:r>
          <w:delText xml:space="preserve"> </w:delText>
        </w:r>
      </w:del>
      <w:hyperlink w:anchor="exm-column-space">
        <w:del w:id="3643" w:author="PR Preview" w:date="2026-01-01T00:00:00Z">
          <w:r>
            <w:rPr>
              <w:rStyle w:val="Hyperlink"/>
            </w:rPr>
            <w:delText xml:space="preserve">Example 53</w:delText>
          </w:r>
        </w:del>
      </w:hyperlink>
      <w:del w:id="3644" w:author="PR Preview" w:date="2026-01-01T00:00:00Z">
        <w:r>
          <w:delText xml:space="preserve">,</w:delText>
        </w:r>
      </w:del>
      <w:del w:id="3645"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3646" w:author="PR Preview" w:date="2026-01-01T00:00:00Z">
        <w:r>
          <w:delText xml:space="preserve"> </w:delText>
        </w:r>
      </w:del>
      <w:del w:id="3647" w:author="PR Preview" w:date="2026-01-01T00:00:00Z">
        <w:r>
          <w:delText xml:space="preserve">(</w:delText>
        </w:r>
      </w:del>
      <w:hyperlink w:anchor="exm-null-space">
        <w:del w:id="3648" w:author="PR Preview" w:date="2026-01-01T00:00:00Z">
          <w:r>
            <w:rPr>
              <w:rStyle w:val="Hyperlink"/>
            </w:rPr>
            <w:delText xml:space="preserve">Example 55</w:delText>
          </w:r>
        </w:del>
      </w:hyperlink>
      <w:del w:id="3649" w:author="PR Preview" w:date="2026-01-01T00:00:00Z">
        <w:r>
          <w:delText xml:space="preserve">).</w:delText>
        </w:r>
      </w:del>
      <w:del w:id="3650" w:author="PR Preview" w:date="2026-01-01T00:00:00Z">
        <w:r>
          <w:delText xml:space="preserve"> </w:delText>
        </w:r>
      </w:del>
      <w:del w:id="3651" w:author="PR Preview" w:date="2026-01-01T00:00:00Z">
        <w:r>
          <w:delText xml:space="preserve">Those two vectors are linearly independent:</w:delText>
        </w:r>
      </w:del>
      <w:del w:id="3652" w:author="PR Preview" w:date="2026-01-01T00:00:00Z">
        <w:r>
          <w:delText xml:space="preserve"> </w:delText>
        </w:r>
      </w:del>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del w:id="3653" w:author="PR Preview" w:date="2026-01-01T00:00:00Z">
        <w:r>
          <w:delText xml:space="preserve">,</w:delText>
        </w:r>
      </w:del>
      <w:del w:id="3654" w:author="PR Preview" w:date="2026-01-01T00:00:00Z">
        <w:r>
          <w:delText xml:space="preserve"> </w:delText>
        </w:r>
      </w:del>
      <w:del w:id="3655" w:author="PR Preview" w:date="2026-01-01T00:00:00Z">
        <w:r>
          <w:delText xml:space="preserve">which is</w:delText>
        </w:r>
      </w:del>
      <w:del w:id="3656" w:author="PR Preview" w:date="2026-01-01T00:00:00Z">
        <w:r>
          <w:delText xml:space="preserve"> </w:delText>
        </w:r>
      </w:del>
      <m:oMath>
        <m:sSub>
          <m:e>
            <m:acc>
              <m:accPr>
                <m:chr m:val="̃"/>
              </m:accPr>
              <m:e>
                <m:r>
                  <m:t>0</m:t>
                </m:r>
              </m:e>
            </m:acc>
          </m:e>
          <m:sub>
            <m:r>
              <m:t>3</m:t>
            </m:r>
          </m:sub>
        </m:sSub>
      </m:oMath>
      <w:del w:id="3657" w:author="PR Preview" w:date="2026-01-01T00:00:00Z">
        <w:r>
          <w:delText xml:space="preserve"> </w:delText>
        </w:r>
      </w:del>
      <w:del w:id="3658" w:author="PR Preview" w:date="2026-01-01T00:00:00Z">
        <w:r>
          <w:delText xml:space="preserve">only if</w:delText>
        </w:r>
      </w:del>
    </w:p>
    <w:p>
      <w:pPr>
        <w:pStyle w:val="BodyText"/>
      </w:pPr>
      <w:ins w:id="3659" w:author="PR Preview" w:date="2026-01-01T00:00:00Z">
        <w:r>
          <w:rPr>
            <w:b/>
            <w:bCs/>
          </w:rPr>
          <w:t xml:space="preserve">Example 63 (The rank of the matrix in</w:t>
        </w:r>
      </w:ins>
      <w:ins w:id="3660" w:author="PR Preview" w:date="2026-01-01T00:00:00Z">
        <w:r>
          <w:rPr>
            <w:b/>
            <w:bCs/>
          </w:rPr>
          <w:t xml:space="preserve"> </w:t>
        </w:r>
      </w:ins>
      <w:hyperlink w:anchor="exm-column-space">
        <w:ins w:id="3661" w:author="PR Preview" w:date="2026-01-01T00:00:00Z">
          <w:r>
            <w:rPr>
              <w:rStyle w:val="Hyperlink"/>
              <w:b/>
              <w:bCs/>
            </w:rPr>
            <w:t xml:space="preserve">Example 54</w:t>
          </w:r>
        </w:ins>
      </w:hyperlink>
      <w:ins w:id="3662" w:author="PR Preview" w:date="2026-01-01T00:00:00Z">
        <w:r>
          <w:rPr>
            <w:b/>
            <w:bCs/>
          </w:rPr>
          <w:t xml:space="preserve">)</w:t>
        </w:r>
      </w:ins>
      <w:ins w:id="3663" w:author="PR Preview" w:date="2026-01-01T00:00:00Z">
        <w:r>
          <w:t xml:space="preserve"> </w:t>
        </w:r>
      </w:ins>
      <w:ins w:id="3664" w:author="PR Preview" w:date="2026-01-01T00:00:00Z">
        <w:r>
          <w:t xml:space="preserve">For</w:t>
        </w:r>
      </w:ins>
      <w:ins w:id="3665" w:author="PR Preview" w:date="2026-01-01T00:00:00Z">
        <w:r>
          <w:t xml:space="preserve"> </w:t>
        </w:r>
      </w:ins>
      <m:oMath>
        <m:r>
          <m:rPr>
            <m:sty m:val="bi"/>
          </m:rPr>
          <m:t>A</m:t>
        </m:r>
      </m:oMath>
      <w:ins w:id="3666" w:author="PR Preview" w:date="2026-01-01T00:00:00Z">
        <w:r>
          <w:t xml:space="preserve"> </w:t>
        </w:r>
      </w:ins>
      <w:ins w:id="3667" w:author="PR Preview" w:date="2026-01-01T00:00:00Z">
        <w:r>
          <w:t xml:space="preserve">in</w:t>
        </w:r>
      </w:ins>
      <w:ins w:id="3668" w:author="PR Preview" w:date="2026-01-01T00:00:00Z">
        <w:r>
          <w:t xml:space="preserve"> </w:t>
        </w:r>
      </w:ins>
      <w:hyperlink w:anchor="exm-column-space">
        <w:ins w:id="3669" w:author="PR Preview" w:date="2026-01-01T00:00:00Z">
          <w:r>
            <w:rPr>
              <w:rStyle w:val="Hyperlink"/>
            </w:rPr>
            <w:t xml:space="preserve">Example 54</w:t>
          </w:r>
        </w:ins>
      </w:hyperlink>
      <w:ins w:id="3670" w:author="PR Preview" w:date="2026-01-01T00:00:00Z">
        <w:r>
          <w:t xml:space="preserve">,</w:t>
        </w:r>
      </w:ins>
      <w:ins w:id="3671"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3672" w:author="PR Preview" w:date="2026-01-01T00:00:00Z">
        <w:r>
          <w:t xml:space="preserve"> </w:t>
        </w:r>
      </w:ins>
      <w:ins w:id="3673" w:author="PR Preview" w:date="2026-01-01T00:00:00Z">
        <w:r>
          <w:t xml:space="preserve">(1),</w:t>
        </w:r>
      </w:ins>
      <w:ins w:id="3674" w:author="PR Preview" w:date="2026-01-01T00:00:00Z">
        <w:r>
          <w:t xml:space="preserve"> </w:t>
        </w:r>
      </w:ins>
      <w:ins w:id="3675" w:author="PR Preview" w:date="2026-01-01T00:00:00Z">
        <w:r>
          <w:t xml:space="preserve">and</w:t>
        </w:r>
      </w:ins>
      <w:ins w:id="3676" w:author="PR Preview" w:date="2026-01-01T00:00:00Z">
        <w:r>
          <w:t xml:space="preserve"> </w:t>
        </w:r>
      </w:ins>
      <m:oMath>
        <m:r>
          <m:rPr>
            <m:sty m:val="p"/>
          </m:rPr>
          <m:t>(</m:t>
        </m:r>
        <m:r>
          <m:t>1</m:t>
        </m:r>
        <m:r>
          <m:rPr>
            <m:sty m:val="p"/>
          </m:rPr>
          <m:t>,</m:t>
        </m:r>
        <m:r>
          <m:t>3</m:t>
        </m:r>
        <m:r>
          <m:rPr>
            <m:sty m:val="p"/>
          </m:rPr>
          <m:t>)</m:t>
        </m:r>
      </m:oMath>
      <w:ins w:id="3677" w:author="PR Preview" w:date="2026-01-01T00:00:00Z">
        <w:r>
          <w:t xml:space="preserve"> </w:t>
        </w:r>
      </w:ins>
      <w:ins w:id="3678" w:author="PR Preview" w:date="2026-01-01T00:00:00Z">
        <w:r>
          <w:t xml:space="preserve">is linearly independent because it is nonzero,</w:t>
        </w:r>
      </w:ins>
      <w:ins w:id="3679" w:author="PR Preview" w:date="2026-01-01T00:00:00Z">
        <w:r>
          <w:t xml:space="preserve"> </w:t>
        </w:r>
      </w:ins>
      <w:ins w:id="3680" w:author="PR Preview" w:date="2026-01-01T00:00:00Z">
        <w:r>
          <w:t xml:space="preserve">so it is a basis and</w:t>
        </w:r>
      </w:ins>
      <w:ins w:id="3681" w:author="PR Preview" w:date="2026-01-01T00:00:00Z">
        <w:r>
          <w:t xml:space="preserve"> </w:t>
        </w:r>
      </w:ins>
      <m:oMath>
        <m:r>
          <m:rPr>
            <m:scr m:val="script"/>
            <m:sty m:val="p"/>
          </m:rPr>
          <m:t>C</m:t>
        </m:r>
        <m:r>
          <m:rPr>
            <m:sty m:val="p"/>
          </m:rPr>
          <m:t>(</m:t>
        </m:r>
        <m:r>
          <m:rPr>
            <m:sty m:val="bi"/>
          </m:rPr>
          <m:t>A</m:t>
        </m:r>
        <m:r>
          <m:rPr>
            <m:sty m:val="p"/>
          </m:rPr>
          <m:t>)</m:t>
        </m:r>
      </m:oMath>
      <w:ins w:id="3682" w:author="PR Preview" w:date="2026-01-01T00:00:00Z">
        <w:r>
          <w:t xml:space="preserve"> </w:t>
        </w:r>
      </w:ins>
      <w:ins w:id="3683" w:author="PR Preview" w:date="2026-01-01T00:00:00Z">
        <w:r>
          <w:t xml:space="preserve">has dimension</w:t>
        </w:r>
      </w:ins>
      <w:ins w:id="3684" w:author="PR Preview" w:date="2026-01-01T00:00:00Z">
        <w:r>
          <w:t xml:space="preserve"> </w:t>
        </w:r>
      </w:ins>
      <m:oMath>
        <m:r>
          <m:t>1</m:t>
        </m:r>
      </m:oMath>
      <w:ins w:id="3685" w:author="PR Preview" w:date="2026-01-01T00:00:00Z">
        <w:r>
          <w:t xml:space="preserve">.</w:t>
        </w:r>
      </w:ins>
      <w:ins w:id="3686" w:author="PR Preview" w:date="2026-01-01T00:00:00Z">
        <w:r>
          <w:t xml:space="preserve"> </w:t>
        </w:r>
      </w:ins>
      <w:ins w:id="3687" w:author="PR Preview" w:date="2026-01-01T00:00:00Z">
        <w:r>
          <w:t xml:space="preserve">So</w:t>
        </w:r>
      </w:ins>
      <w:ins w:id="3688" w:author="PR Preview" w:date="2026-01-01T00:00:00Z">
        <w:r>
          <w:t xml:space="preserve"> </w:t>
        </w:r>
      </w:ins>
      <m:oMath>
        <m:r>
          <m:rPr>
            <m:sty m:val="p"/>
          </m:rPr>
          <m:t>rank</m:t>
        </m:r>
        <m:r>
          <m:rPr>
            <m:sty m:val="p"/>
          </m:rPr>
          <m:t>(</m:t>
        </m:r>
        <m:r>
          <m:rPr>
            <m:sty m:val="bi"/>
          </m:rPr>
          <m:t>A</m:t>
        </m:r>
        <m:r>
          <m:rPr>
            <m:sty m:val="p"/>
          </m:rPr>
          <m:t>)</m:t>
        </m:r>
        <m:r>
          <m:rPr>
            <m:sty m:val="p"/>
          </m:rPr>
          <m:t>=</m:t>
        </m:r>
        <m:r>
          <m:t>1</m:t>
        </m:r>
      </m:oMath>
      <w:ins w:id="3689" w:author="PR Preview" w:date="2026-01-01T00:00:00Z">
        <w:r>
          <w:t xml:space="preserve">, by</w:t>
        </w:r>
      </w:ins>
      <w:ins w:id="3690" w:author="PR Preview" w:date="2026-01-01T00:00:00Z">
        <w:r>
          <w:t xml:space="preserve"> </w:t>
        </w:r>
      </w:ins>
      <w:hyperlink w:anchor="thm-rank-dim">
        <w:ins w:id="3691" w:author="PR Preview" w:date="2026-01-01T00:00:00Z">
          <w:r>
            <w:rPr>
              <w:rStyle w:val="Hyperlink"/>
            </w:rPr>
            <w:t xml:space="preserve">Theorem 36</w:t>
          </w:r>
        </w:ins>
      </w:hyperlink>
      <w:ins w:id="3692" w:author="PR Preview" w:date="2026-01-01T00:00:00Z">
        <w:r>
          <w:t xml:space="preserve">.</w:t>
        </w:r>
      </w:ins>
      <w:ins w:id="3693" w:author="PR Preview" w:date="2026-01-01T00:00:00Z">
        <w:r>
          <w:t xml:space="preserve"> </w:t>
        </w:r>
      </w:ins>
      <w:ins w:id="3694" w:author="PR Preview" w:date="2026-01-01T00:00:00Z">
        <w:r>
          <w:t xml:space="preserve">Directly: the first column</w:t>
        </w:r>
      </w:ins>
      <w:ins w:id="3695" w:author="PR Preview" w:date="2026-01-01T00:00:00Z">
        <w:r>
          <w:t xml:space="preserve"> </w:t>
        </w:r>
      </w:ins>
      <m:oMath>
        <m:r>
          <m:rPr>
            <m:sty m:val="p"/>
          </m:rPr>
          <m:t>(</m:t>
        </m:r>
        <m:r>
          <m:t>1</m:t>
        </m:r>
        <m:r>
          <m:rPr>
            <m:sty m:val="p"/>
          </m:rPr>
          <m:t>,</m:t>
        </m:r>
        <m:r>
          <m:t>3</m:t>
        </m:r>
        <m:r>
          <m:rPr>
            <m:sty m:val="p"/>
          </m:rPr>
          <m:t>)</m:t>
        </m:r>
      </m:oMath>
      <w:ins w:id="3696" w:author="PR Preview" w:date="2026-01-01T00:00:00Z">
        <w:r>
          <w:t xml:space="preserve"> </w:t>
        </w:r>
      </w:ins>
      <w:ins w:id="3697" w:author="PR Preview" w:date="2026-01-01T00:00:00Z">
        <w:r>
          <w:t xml:space="preserve">is linearly independent on its own,</w:t>
        </w:r>
      </w:ins>
      <w:ins w:id="3698" w:author="PR Preview" w:date="2026-01-01T00:00:00Z">
        <w:r>
          <w:t xml:space="preserve"> </w:t>
        </w:r>
      </w:ins>
      <w:ins w:id="3699" w:author="PR Preview" w:date="2026-01-01T00:00:00Z">
        <w:r>
          <w:t xml:space="preserve">and any two columns are dependent,</w:t>
        </w:r>
      </w:ins>
      <w:ins w:id="3700" w:author="PR Preview" w:date="2026-01-01T00:00:00Z">
        <w:r>
          <w:t xml:space="preserve"> </w:t>
        </w:r>
      </w:ins>
      <w:ins w:id="3701" w:author="PR Preview" w:date="2026-01-01T00:00:00Z">
        <w:r>
          <w:t xml:space="preserve">because each column is a multiple of</w:t>
        </w:r>
      </w:ins>
      <w:ins w:id="3702" w:author="PR Preview" w:date="2026-01-01T00:00:00Z">
        <w:r>
          <w:t xml:space="preserve"> </w:t>
        </w:r>
      </w:ins>
      <m:oMath>
        <m:r>
          <m:rPr>
            <m:sty m:val="p"/>
          </m:rPr>
          <m:t>(</m:t>
        </m:r>
        <m:r>
          <m:t>1</m:t>
        </m:r>
        <m:r>
          <m:rPr>
            <m:sty m:val="p"/>
          </m:rPr>
          <m:t>,</m:t>
        </m:r>
        <m:r>
          <m:t>3</m:t>
        </m:r>
        <m:r>
          <m:rPr>
            <m:sty m:val="p"/>
          </m:rPr>
          <m:t>)</m:t>
        </m:r>
      </m:oMath>
      <w:ins w:id="3703" w:author="PR Preview" w:date="2026-01-01T00:00:00Z">
        <w:r>
          <w:t xml:space="preserve">.</w:t>
        </w:r>
      </w:ins>
    </w:p>
    <w:bookmarkEnd w:id="252"/>
    <w:bookmarkStart w:id="253" w:name="def-nullity"/>
    <w:p>
      <w:pPr>
        <w:pStyle w:val="BodyText"/>
      </w:pPr>
      <w:ins w:id="3704" w:author="PR Preview" w:date="2026-01-01T00:00:00Z">
        <w:r>
          <w:rPr>
            <w:b/>
            <w:bCs/>
          </w:rPr>
          <w:t xml:space="preserve">Definition 51 (Nullity)</w:t>
        </w:r>
      </w:ins>
      <w:ins w:id="3705" w:author="PR Preview" w:date="2026-01-01T00:00:00Z">
        <w:r>
          <w:t xml:space="preserve"> </w:t>
        </w:r>
      </w:ins>
      <w:ins w:id="3706" w:author="PR Preview" w:date="2026-01-01T00:00:00Z">
        <w:r>
          <w:t xml:space="preserve">The</w:t>
        </w:r>
      </w:ins>
      <w:ins w:id="3707" w:author="PR Preview" w:date="2026-01-01T00:00:00Z">
        <w:r>
          <w:t xml:space="preserve"> </w:t>
        </w:r>
      </w:ins>
      <w:ins w:id="3708" w:author="PR Preview" w:date="2026-01-01T00:00:00Z">
        <w:r>
          <w:rPr>
            <w:b/>
            <w:bCs/>
          </w:rPr>
          <w:t xml:space="preserve">nullity</w:t>
        </w:r>
      </w:ins>
      <w:ins w:id="3709" w:author="PR Preview" w:date="2026-01-01T00:00:00Z">
        <w:r>
          <w:t xml:space="preserve"> </w:t>
        </w:r>
      </w:ins>
      <w:ins w:id="3710" w:author="PR Preview" w:date="2026-01-01T00:00:00Z">
        <w:r>
          <w:t xml:space="preserve">of a matrix</w:t>
        </w:r>
      </w:ins>
      <w:ins w:id="3711" w:author="PR Preview" w:date="2026-01-01T00:00:00Z">
        <w:r>
          <w:t xml:space="preserve"> </w:t>
        </w:r>
      </w:ins>
      <m:oMath>
        <m:r>
          <m:rPr>
            <m:sty m:val="bi"/>
          </m:rPr>
          <m:t>A</m:t>
        </m:r>
      </m:oMath>
      <w:ins w:id="3712" w:author="PR Preview" w:date="2026-01-01T00:00:00Z">
        <w:r>
          <w:t xml:space="preserve"> </w:t>
        </w:r>
      </w:ins>
      <w:ins w:id="3713" w:author="PR Preview" w:date="2026-01-01T00:00:00Z">
        <w:r>
          <w:t xml:space="preserve">is</w:t>
        </w:r>
      </w:ins>
      <w:ins w:id="3714" w:author="PR Preview" w:date="2026-01-01T00:00:00Z">
        <w:r>
          <w:t xml:space="preserve"> </w:t>
        </w:r>
      </w:ins>
      <w:ins w:id="3715" w:author="PR Preview" w:date="2026-01-01T00:00:00Z">
        <w:r>
          <w:t xml:space="preserve">the dimension of its null space (</w:t>
        </w:r>
      </w:ins>
      <w:hyperlink w:anchor="def-null-space">
        <w:ins w:id="3716" w:author="PR Preview" w:date="2026-01-01T00:00:00Z">
          <w:r>
            <w:rPr>
              <w:rStyle w:val="Hyperlink"/>
            </w:rPr>
            <w:t xml:space="preserve">Definition 47</w:t>
          </w:r>
        </w:ins>
      </w:hyperlink>
      <w:ins w:id="3717" w:author="PR Preview" w:date="2026-01-01T00:00:00Z">
        <w:r>
          <w:t xml:space="preserve">):</w:t>
        </w:r>
      </w:ins>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3"/>
    <w:bookmarkStart w:id="254" w:name="exm-nullity"/>
    <w:p>
      <w:pPr>
        <w:pStyle w:val="FirstParagraph"/>
      </w:pPr>
      <w:ins w:id="3718" w:author="PR Preview" w:date="2026-01-01T00:00:00Z">
        <w:r>
          <w:rPr>
            <w:b/>
            <w:bCs/>
          </w:rPr>
          <w:t xml:space="preserve">Example 64 (The nullity of the matrix in</w:t>
        </w:r>
      </w:ins>
      <w:ins w:id="3719" w:author="PR Preview" w:date="2026-01-01T00:00:00Z">
        <w:r>
          <w:rPr>
            <w:b/>
            <w:bCs/>
          </w:rPr>
          <w:t xml:space="preserve"> </w:t>
        </w:r>
      </w:ins>
      <w:hyperlink w:anchor="exm-column-space">
        <w:ins w:id="3720" w:author="PR Preview" w:date="2026-01-01T00:00:00Z">
          <w:r>
            <w:rPr>
              <w:rStyle w:val="Hyperlink"/>
              <w:b/>
              <w:bCs/>
            </w:rPr>
            <w:t xml:space="preserve">Example 54</w:t>
          </w:r>
        </w:ins>
      </w:hyperlink>
      <w:ins w:id="3721" w:author="PR Preview" w:date="2026-01-01T00:00:00Z">
        <w:r>
          <w:rPr>
            <w:b/>
            <w:bCs/>
          </w:rPr>
          <w:t xml:space="preserve">)</w:t>
        </w:r>
      </w:ins>
      <w:ins w:id="3722" w:author="PR Preview" w:date="2026-01-01T00:00:00Z">
        <w:r>
          <w:t xml:space="preserve"> </w:t>
        </w:r>
      </w:ins>
      <w:ins w:id="3723" w:author="PR Preview" w:date="2026-01-01T00:00:00Z">
        <w:r>
          <w:t xml:space="preserve">For</w:t>
        </w:r>
      </w:ins>
      <w:ins w:id="3724" w:author="PR Preview" w:date="2026-01-01T00:00:00Z">
        <w:r>
          <w:t xml:space="preserve"> </w:t>
        </w:r>
      </w:ins>
      <m:oMath>
        <m:r>
          <m:rPr>
            <m:sty m:val="bi"/>
          </m:rPr>
          <m:t>A</m:t>
        </m:r>
      </m:oMath>
      <w:ins w:id="3725" w:author="PR Preview" w:date="2026-01-01T00:00:00Z">
        <w:r>
          <w:t xml:space="preserve"> </w:t>
        </w:r>
      </w:ins>
      <w:ins w:id="3726" w:author="PR Preview" w:date="2026-01-01T00:00:00Z">
        <w:r>
          <w:t xml:space="preserve">in</w:t>
        </w:r>
      </w:ins>
      <w:ins w:id="3727" w:author="PR Preview" w:date="2026-01-01T00:00:00Z">
        <w:r>
          <w:t xml:space="preserve"> </w:t>
        </w:r>
      </w:ins>
      <w:hyperlink w:anchor="exm-column-space">
        <w:ins w:id="3728" w:author="PR Preview" w:date="2026-01-01T00:00:00Z">
          <w:r>
            <w:rPr>
              <w:rStyle w:val="Hyperlink"/>
            </w:rPr>
            <w:t xml:space="preserve">Example 54</w:t>
          </w:r>
        </w:ins>
      </w:hyperlink>
      <w:ins w:id="3729" w:author="PR Preview" w:date="2026-01-01T00:00:00Z">
        <w:r>
          <w:t xml:space="preserve">,</w:t>
        </w:r>
      </w:ins>
      <w:ins w:id="3730"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3731" w:author="PR Preview" w:date="2026-01-01T00:00:00Z">
        <w:r>
          <w:t xml:space="preserve"> </w:t>
        </w:r>
      </w:ins>
      <w:ins w:id="3732" w:author="PR Preview" w:date="2026-01-01T00:00:00Z">
        <w:r>
          <w:t xml:space="preserve">(</w:t>
        </w:r>
      </w:ins>
      <w:hyperlink w:anchor="exm-null-space">
        <w:ins w:id="3733" w:author="PR Preview" w:date="2026-01-01T00:00:00Z">
          <w:r>
            <w:rPr>
              <w:rStyle w:val="Hyperlink"/>
            </w:rPr>
            <w:t xml:space="preserve">Example 56</w:t>
          </w:r>
        </w:ins>
      </w:hyperlink>
      <w:ins w:id="3734" w:author="PR Preview" w:date="2026-01-01T00:00:00Z">
        <w:r>
          <w:t xml:space="preserve">).</w:t>
        </w:r>
      </w:ins>
      <w:ins w:id="3735" w:author="PR Preview" w:date="2026-01-01T00:00:00Z">
        <w:r>
          <w:t xml:space="preserve"> </w:t>
        </w:r>
      </w:ins>
      <w:ins w:id="3736" w:author="PR Preview" w:date="2026-01-01T00:00:00Z">
        <w:r>
          <w:t xml:space="preserve">Those two vectors are linearly independent:</w:t>
        </w:r>
      </w:ins>
      <w:ins w:id="3737" w:author="PR Preview" w:date="2026-01-01T00:00:00Z">
        <w:r>
          <w:t xml:space="preserve"> </w:t>
        </w:r>
      </w:ins>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ins w:id="3738" w:author="PR Preview" w:date="2026-01-01T00:00:00Z">
        <w:r>
          <w:t xml:space="preserve">,</w:t>
        </w:r>
      </w:ins>
      <w:ins w:id="3739" w:author="PR Preview" w:date="2026-01-01T00:00:00Z">
        <w:r>
          <w:t xml:space="preserve"> </w:t>
        </w:r>
      </w:ins>
      <w:ins w:id="3740" w:author="PR Preview" w:date="2026-01-01T00:00:00Z">
        <w:r>
          <w:t xml:space="preserve">which is</w:t>
        </w:r>
      </w:ins>
      <w:ins w:id="3741" w:author="PR Preview" w:date="2026-01-01T00:00:00Z">
        <w:r>
          <w:t xml:space="preserve"> </w:t>
        </w:r>
      </w:ins>
      <m:oMath>
        <m:sSub>
          <m:e>
            <m:acc>
              <m:accPr>
                <m:chr m:val="̃"/>
              </m:accPr>
              <m:e>
                <m:r>
                  <m:t>0</m:t>
                </m:r>
              </m:e>
            </m:acc>
          </m:e>
          <m:sub>
            <m:r>
              <m:t>3</m:t>
            </m:r>
          </m:sub>
        </m:sSub>
      </m:oMath>
      <w:ins w:id="3742" w:author="PR Preview" w:date="2026-01-01T00:00:00Z">
        <w:r>
          <w:t xml:space="preserve"> </w:t>
        </w:r>
      </w:ins>
      <w:ins w:id="3743"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4"/>
    <w:bookmarkStart w:id="255" w:name="thm-rank-nullity"/>
    <w:p>
      <w:pPr>
        <w:pStyle w:val="BodyText"/>
      </w:pPr>
      <w:del w:id="3744" w:author="PR Preview" w:date="2026-01-01T00:00:00Z">
        <w:r>
          <w:rPr>
            <w:b/>
            <w:bCs/>
          </w:rPr>
          <w:delText xml:space="preserve">Theorem 36 (Rank-nullity theorem)</w:delText>
        </w:r>
      </w:del>
      <w:del w:id="3745" w:author="PR Preview" w:date="2026-01-01T00:00:00Z">
        <w:r>
          <w:delText xml:space="preserve"> </w:delText>
        </w:r>
      </w:del>
      <w:del w:id="3746" w:author="PR Preview" w:date="2026-01-01T00:00:00Z">
        <w:r>
          <w:delText xml:space="preserve">For any</w:delText>
        </w:r>
      </w:del>
      <w:del w:id="3747" w:author="PR Preview" w:date="2026-01-01T00:00:00Z">
        <w:r>
          <w:delText xml:space="preserve"> </w:delText>
        </w:r>
      </w:del>
      <m:oMath>
        <m:r>
          <m:t>m</m:t>
        </m:r>
        <m:r>
          <m:rPr>
            <m:sty m:val="p"/>
          </m:rPr>
          <m:t>×</m:t>
        </m:r>
        <m:r>
          <m:t>n</m:t>
        </m:r>
      </m:oMath>
      <w:del w:id="3748" w:author="PR Preview" w:date="2026-01-01T00:00:00Z">
        <w:r>
          <w:delText xml:space="preserve"> </w:delText>
        </w:r>
      </w:del>
      <w:del w:id="3749" w:author="PR Preview" w:date="2026-01-01T00:00:00Z">
        <w:r>
          <w:delText xml:space="preserve">matrix</w:delText>
        </w:r>
      </w:del>
      <w:del w:id="3750" w:author="PR Preview" w:date="2026-01-01T00:00:00Z">
        <w:r>
          <w:delText xml:space="preserve"> </w:delText>
        </w:r>
      </w:del>
      <m:oMath>
        <m:r>
          <m:rPr>
            <m:sty m:val="bi"/>
          </m:rPr>
          <m:t>A</m:t>
        </m:r>
      </m:oMath>
      <w:del w:id="3751" w:author="PR Preview" w:date="2026-01-01T00:00:00Z">
        <w:r>
          <w:delText xml:space="preserve">,</w:delText>
        </w:r>
      </w:del>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p>
      <w:pPr>
        <w:pStyle w:val="FirstParagraph"/>
      </w:pPr>
      <w:del w:id="3752" w:author="PR Preview" w:date="2026-01-01T00:00:00Z">
        <w:r>
          <w:rPr>
            <w:i/>
            <w:iCs/>
          </w:rPr>
          <w:delText xml:space="preserve">Proof</w:delText>
        </w:r>
      </w:del>
      <w:del w:id="3753" w:author="PR Preview" w:date="2026-01-01T00:00:00Z">
        <w:r>
          <w:delText xml:space="preserve">. </w:delText>
        </w:r>
      </w:del>
      <w:del w:id="3754" w:author="PR Preview" w:date="2026-01-01T00:00:00Z">
        <w:r>
          <w:delText xml:space="preserve">Let</w:delText>
        </w:r>
      </w:del>
      <w:del w:id="3755" w:author="PR Preview" w:date="2026-01-01T00:00:00Z">
        <w:r>
          <w:delText xml:space="preserve"> </w:delText>
        </w:r>
      </w:del>
      <m:oMath>
        <m:r>
          <m:t>ν</m:t>
        </m:r>
        <m:r>
          <m:rPr>
            <m:sty m:val="p"/>
          </m:rPr>
          <m:t>=</m:t>
        </m:r>
        <m:r>
          <m:rPr>
            <m:sty m:val="p"/>
          </m:rPr>
          <m:t>nullity</m:t>
        </m:r>
        <m:r>
          <m:rPr>
            <m:sty m:val="p"/>
          </m:rPr>
          <m:t>(</m:t>
        </m:r>
        <m:r>
          <m:rPr>
            <m:sty m:val="bi"/>
          </m:rPr>
          <m:t>A</m:t>
        </m:r>
        <m:r>
          <m:rPr>
            <m:sty m:val="p"/>
          </m:rPr>
          <m:t>)</m:t>
        </m:r>
      </m:oMath>
      <w:del w:id="3756" w:author="PR Preview" w:date="2026-01-01T00:00:00Z">
        <w:r>
          <w:delText xml:space="preserve">.</w:delText>
        </w:r>
      </w:del>
      <w:del w:id="3757" w:author="PR Preview" w:date="2026-01-01T00:00:00Z">
        <w:r>
          <w:delText xml:space="preserve"> </w:delText>
        </w:r>
      </w:del>
      <w:del w:id="3758" w:author="PR Preview" w:date="2026-01-01T00:00:00Z">
        <w:r>
          <w:delText xml:space="preserve">Choose a basis</w:delText>
        </w:r>
      </w:del>
      <w:del w:id="3759" w:author="PR Preview" w:date="2026-01-01T00:00:00Z">
        <w:r>
          <w:delText xml:space="preserve"> </w:delText>
        </w:r>
      </w:del>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del w:id="3760" w:author="PR Preview" w:date="2026-01-01T00:00:00Z">
        <w:r>
          <w:delText xml:space="preserve"> </w:delText>
        </w:r>
      </w:del>
      <w:del w:id="3761" w:author="PR Preview" w:date="2026-01-01T00:00:00Z">
        <w:r>
          <w:delText xml:space="preserve">of</w:delText>
        </w:r>
      </w:del>
      <w:del w:id="3762" w:author="PR Preview" w:date="2026-01-01T00:00:00Z">
        <w:r>
          <w:delText xml:space="preserve"> </w:delText>
        </w:r>
      </w:del>
      <m:oMath>
        <m:r>
          <m:rPr>
            <m:scr m:val="script"/>
            <m:sty m:val="p"/>
          </m:rPr>
          <m:t>N</m:t>
        </m:r>
        <m:r>
          <m:rPr>
            <m:sty m:val="p"/>
          </m:rPr>
          <m:t>(</m:t>
        </m:r>
        <m:r>
          <m:rPr>
            <m:sty m:val="bi"/>
          </m:rPr>
          <m:t>A</m:t>
        </m:r>
        <m:r>
          <m:rPr>
            <m:sty m:val="p"/>
          </m:rPr>
          <m:t>)</m:t>
        </m:r>
      </m:oMath>
      <w:del w:id="3763" w:author="PR Preview" w:date="2026-01-01T00:00:00Z">
        <w:r>
          <w:delText xml:space="preserve">,</w:delText>
        </w:r>
      </w:del>
      <w:del w:id="3764" w:author="PR Preview" w:date="2026-01-01T00:00:00Z">
        <w:r>
          <w:delText xml:space="preserve"> </w:delText>
        </w:r>
      </w:del>
      <w:del w:id="3765" w:author="PR Preview" w:date="2026-01-01T00:00:00Z">
        <w:r>
          <w:delText xml:space="preserve">and extend it to a basis</w:delText>
        </w:r>
      </w:del>
      <w:del w:id="3766" w:author="PR Preview" w:date="2026-01-01T00:00:00Z">
        <w:r>
          <w:delText xml:space="preserve"> </w:delText>
        </w:r>
      </w:del>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del w:id="3767" w:author="PR Preview" w:date="2026-01-01T00:00:00Z">
        <w:r>
          <w:delText xml:space="preserve"> </w:delText>
        </w:r>
      </w:del>
      <w:del w:id="3768" w:author="PR Preview" w:date="2026-01-01T00:00:00Z">
        <w:r>
          <w:delText xml:space="preserve">of</w:delText>
        </w:r>
      </w:del>
      <w:del w:id="3769" w:author="PR Preview" w:date="2026-01-01T00:00:00Z">
        <w:r>
          <w:delText xml:space="preserve"> </w:delText>
        </w:r>
      </w:del>
      <m:oMath>
        <m:sSup>
          <m:e>
            <m:r>
              <m:rPr>
                <m:scr m:val="double-struck"/>
                <m:sty m:val="p"/>
              </m:rPr>
              <m:t>R</m:t>
            </m:r>
          </m:e>
          <m:sup>
            <m:r>
              <m:t>n</m:t>
            </m:r>
          </m:sup>
        </m:sSup>
      </m:oMath>
      <w:del w:id="3770" w:author="PR Preview" w:date="2026-01-01T00:00:00Z">
        <w:r>
          <w:delText xml:space="preserve"> </w:delText>
        </w:r>
      </w:del>
      <w:del w:id="3771" w:author="PR Preview" w:date="2026-01-01T00:00:00Z">
        <w:r>
          <w:delText xml:space="preserve">(</w:delText>
        </w:r>
      </w:del>
      <w:hyperlink w:anchor="thm-extend-basis">
        <w:del w:id="3772" w:author="PR Preview" w:date="2026-01-01T00:00:00Z">
          <w:r>
            <w:rPr>
              <w:rStyle w:val="Hyperlink"/>
            </w:rPr>
            <w:delText xml:space="preserve">Theorem 28</w:delText>
          </w:r>
        </w:del>
      </w:hyperlink>
      <w:del w:id="3773" w:author="PR Preview" w:date="2026-01-01T00:00:00Z">
        <w:r>
          <w:delText xml:space="preserve">);</w:delText>
        </w:r>
      </w:del>
      <w:del w:id="3774" w:author="PR Preview" w:date="2026-01-01T00:00:00Z">
        <w:r>
          <w:delText xml:space="preserve"> </w:delText>
        </w:r>
      </w:del>
      <w:del w:id="3775" w:author="PR Preview" w:date="2026-01-01T00:00:00Z">
        <w:r>
          <w:delText xml:space="preserve">it has</w:delText>
        </w:r>
      </w:del>
      <w:del w:id="3776" w:author="PR Preview" w:date="2026-01-01T00:00:00Z">
        <w:r>
          <w:delText xml:space="preserve"> </w:delText>
        </w:r>
      </w:del>
      <m:oMath>
        <m:r>
          <m:t>n</m:t>
        </m:r>
      </m:oMath>
      <w:del w:id="3777" w:author="PR Preview" w:date="2026-01-01T00:00:00Z">
        <w:r>
          <w:delText xml:space="preserve"> </w:delText>
        </w:r>
      </w:del>
      <w:del w:id="3778" w:author="PR Preview" w:date="2026-01-01T00:00:00Z">
        <w:r>
          <w:delText xml:space="preserve">vectors,</w:delText>
        </w:r>
      </w:del>
      <w:del w:id="3779" w:author="PR Preview" w:date="2026-01-01T00:00:00Z">
        <w:r>
          <w:delText xml:space="preserve"> </w:delText>
        </w:r>
      </w:del>
      <w:del w:id="3780" w:author="PR Preview" w:date="2026-01-01T00:00:00Z">
        <w:r>
          <w:delText xml:space="preserve">because every basis of</w:delText>
        </w:r>
      </w:del>
      <w:del w:id="3781" w:author="PR Preview" w:date="2026-01-01T00:00:00Z">
        <w:r>
          <w:delText xml:space="preserve"> </w:delText>
        </w:r>
      </w:del>
      <m:oMath>
        <m:sSup>
          <m:e>
            <m:r>
              <m:rPr>
                <m:scr m:val="double-struck"/>
                <m:sty m:val="p"/>
              </m:rPr>
              <m:t>R</m:t>
            </m:r>
          </m:e>
          <m:sup>
            <m:r>
              <m:t>n</m:t>
            </m:r>
          </m:sup>
        </m:sSup>
      </m:oMath>
      <w:del w:id="3782" w:author="PR Preview" w:date="2026-01-01T00:00:00Z">
        <w:r>
          <w:delText xml:space="preserve"> </w:delText>
        </w:r>
      </w:del>
      <w:del w:id="3783" w:author="PR Preview" w:date="2026-01-01T00:00:00Z">
        <w:r>
          <w:delText xml:space="preserve">has</w:delText>
        </w:r>
      </w:del>
      <w:del w:id="3784" w:author="PR Preview" w:date="2026-01-01T00:00:00Z">
        <w:r>
          <w:delText xml:space="preserve"> </w:delText>
        </w:r>
      </w:del>
      <m:oMath>
        <m:r>
          <m:rPr>
            <m:sty m:val="p"/>
          </m:rPr>
          <m:t>dim</m:t>
        </m:r>
        <m:r>
          <m:rPr>
            <m:sty m:val="p"/>
          </m:rPr>
          <m:t>(</m:t>
        </m:r>
        <m:sSup>
          <m:e>
            <m:r>
              <m:rPr>
                <m:scr m:val="double-struck"/>
                <m:sty m:val="p"/>
              </m:rPr>
              <m:t>R</m:t>
            </m:r>
          </m:e>
          <m:sup>
            <m:r>
              <m:t>n</m:t>
            </m:r>
          </m:sup>
        </m:sSup>
        <m:r>
          <m:rPr>
            <m:sty m:val="p"/>
          </m:rPr>
          <m:t>)</m:t>
        </m:r>
        <m:r>
          <m:rPr>
            <m:sty m:val="p"/>
          </m:rPr>
          <m:t>=</m:t>
        </m:r>
        <m:r>
          <m:t>n</m:t>
        </m:r>
      </m:oMath>
      <w:del w:id="3785" w:author="PR Preview" w:date="2026-01-01T00:00:00Z">
        <w:r>
          <w:delText xml:space="preserve"> </w:delText>
        </w:r>
      </w:del>
      <w:del w:id="3786" w:author="PR Preview" w:date="2026-01-01T00:00:00Z">
        <w:r>
          <w:delText xml:space="preserve">vectors</w:delText>
        </w:r>
      </w:del>
      <w:del w:id="3787" w:author="PR Preview" w:date="2026-01-01T00:00:00Z">
        <w:r>
          <w:delText xml:space="preserve"> </w:delText>
        </w:r>
      </w:del>
      <w:del w:id="3788" w:author="PR Preview" w:date="2026-01-01T00:00:00Z">
        <w:r>
          <w:delText xml:space="preserve">(</w:delText>
        </w:r>
      </w:del>
      <w:hyperlink w:anchor="thm-basis-size">
        <w:del w:id="3789" w:author="PR Preview" w:date="2026-01-01T00:00:00Z">
          <w:r>
            <w:rPr>
              <w:rStyle w:val="Hyperlink"/>
            </w:rPr>
            <w:delText xml:space="preserve">Theorem 26</w:delText>
          </w:r>
        </w:del>
      </w:hyperlink>
      <w:del w:id="3790" w:author="PR Preview" w:date="2026-01-01T00:00:00Z">
        <w:r>
          <w:delText xml:space="preserve">,</w:delText>
        </w:r>
      </w:del>
      <w:del w:id="3791" w:author="PR Preview" w:date="2026-01-01T00:00:00Z">
        <w:r>
          <w:delText xml:space="preserve"> </w:delText>
        </w:r>
      </w:del>
      <w:hyperlink w:anchor="exm-dimension">
        <w:del w:id="3792" w:author="PR Preview" w:date="2026-01-01T00:00:00Z">
          <w:r>
            <w:rPr>
              <w:rStyle w:val="Hyperlink"/>
            </w:rPr>
            <w:delText xml:space="preserve">Example 47</w:delText>
          </w:r>
        </w:del>
      </w:hyperlink>
      <w:del w:id="3793" w:author="PR Preview" w:date="2026-01-01T00:00:00Z">
        <w:r>
          <w:delText xml:space="preserve">).</w:delText>
        </w:r>
      </w:del>
      <w:del w:id="3794" w:author="PR Preview" w:date="2026-01-01T00:00:00Z">
        <w:r>
          <w:delText xml:space="preserve"> </w:delText>
        </w:r>
      </w:del>
      <w:del w:id="3795" w:author="PR Preview" w:date="2026-01-01T00:00:00Z">
        <w:r>
          <w:delText xml:space="preserve">We show that</w:delText>
        </w:r>
      </w:del>
      <w:del w:id="3796" w:author="PR Preview" w:date="2026-01-01T00:00:00Z">
        <w:r>
          <w:delText xml:space="preserve"> </w:delText>
        </w:r>
      </w:del>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del w:id="3797" w:author="PR Preview" w:date="2026-01-01T00:00:00Z">
        <w:r>
          <w:delText xml:space="preserve"> </w:delText>
        </w:r>
      </w:del>
      <w:del w:id="3798" w:author="PR Preview" w:date="2026-01-01T00:00:00Z">
        <w:r>
          <w:delText xml:space="preserve">are a basis of</w:delText>
        </w:r>
      </w:del>
      <w:del w:id="3799" w:author="PR Preview" w:date="2026-01-01T00:00:00Z">
        <w:r>
          <w:delText xml:space="preserve"> </w:delText>
        </w:r>
      </w:del>
      <m:oMath>
        <m:r>
          <m:rPr>
            <m:scr m:val="script"/>
            <m:sty m:val="p"/>
          </m:rPr>
          <m:t>C</m:t>
        </m:r>
        <m:r>
          <m:rPr>
            <m:sty m:val="p"/>
          </m:rPr>
          <m:t>(</m:t>
        </m:r>
        <m:r>
          <m:rPr>
            <m:sty m:val="bi"/>
          </m:rPr>
          <m:t>A</m:t>
        </m:r>
        <m:r>
          <m:rPr>
            <m:sty m:val="p"/>
          </m:rPr>
          <m:t>)</m:t>
        </m:r>
      </m:oMath>
      <w:del w:id="3800" w:author="PR Preview" w:date="2026-01-01T00:00:00Z">
        <w:r>
          <w:delText xml:space="preserve">,</w:delText>
        </w:r>
      </w:del>
      <w:del w:id="3801" w:author="PR Preview" w:date="2026-01-01T00:00:00Z">
        <w:r>
          <w:delText xml:space="preserve"> </w:delText>
        </w:r>
      </w:del>
      <w:del w:id="3802" w:author="PR Preview" w:date="2026-01-01T00:00:00Z">
        <w:r>
          <w:delText xml:space="preserve">using</w:delText>
        </w:r>
      </w:del>
      <w:del w:id="3803" w:author="PR Preview" w:date="2026-01-01T00:00:00Z">
        <w:r>
          <w:delText xml:space="preserve"> </w:delText>
        </w:r>
      </w:del>
      <w:hyperlink w:anchor="thm-matvec-linear">
        <w:del w:id="3804" w:author="PR Preview" w:date="2026-01-01T00:00:00Z">
          <w:r>
            <w:rPr>
              <w:rStyle w:val="Hyperlink"/>
            </w:rPr>
            <w:delText xml:space="preserve">Theorem 23</w:delText>
          </w:r>
        </w:del>
      </w:hyperlink>
      <w:del w:id="3805" w:author="PR Preview" w:date="2026-01-01T00:00:00Z">
        <w:r>
          <w:delText xml:space="preserve"> </w:delText>
        </w:r>
      </w:del>
      <w:del w:id="3806" w:author="PR Preview" w:date="2026-01-01T00:00:00Z">
        <w:r>
          <w:delText xml:space="preserve">to apply</w:delText>
        </w:r>
      </w:del>
      <w:del w:id="3807" w:author="PR Preview" w:date="2026-01-01T00:00:00Z">
        <w:r>
          <w:delText xml:space="preserve"> </w:delText>
        </w:r>
      </w:del>
      <m:oMath>
        <m:r>
          <m:rPr>
            <m:sty m:val="bi"/>
          </m:rPr>
          <m:t>A</m:t>
        </m:r>
      </m:oMath>
      <w:del w:id="3808" w:author="PR Preview" w:date="2026-01-01T00:00:00Z">
        <w:r>
          <w:delText xml:space="preserve"> </w:delText>
        </w:r>
      </w:del>
      <w:del w:id="3809" w:author="PR Preview" w:date="2026-01-01T00:00:00Z">
        <w:r>
          <w:delText xml:space="preserve">to linear combinations.</w:delText>
        </w:r>
      </w:del>
    </w:p>
    <w:p>
      <w:pPr>
        <w:pStyle w:val="BodyText"/>
      </w:pPr>
      <w:ins w:id="3810" w:author="PR Preview" w:date="2026-01-01T00:00:00Z">
        <w:r>
          <w:rPr>
            <w:b/>
            <w:bCs/>
          </w:rPr>
          <w:t xml:space="preserve">Theorem 37 (Rank-nullity theorem)</w:t>
        </w:r>
      </w:ins>
      <w:ins w:id="3811" w:author="PR Preview" w:date="2026-01-01T00:00:00Z">
        <w:r>
          <w:t xml:space="preserve"> </w:t>
        </w:r>
      </w:ins>
      <w:ins w:id="3812" w:author="PR Preview" w:date="2026-01-01T00:00:00Z">
        <w:r>
          <w:t xml:space="preserve">For any</w:t>
        </w:r>
      </w:ins>
      <w:ins w:id="3813" w:author="PR Preview" w:date="2026-01-01T00:00:00Z">
        <w:r>
          <w:t xml:space="preserve"> </w:t>
        </w:r>
      </w:ins>
      <m:oMath>
        <m:r>
          <m:t>m</m:t>
        </m:r>
        <m:r>
          <m:rPr>
            <m:sty m:val="p"/>
          </m:rPr>
          <m:t>×</m:t>
        </m:r>
        <m:r>
          <m:t>n</m:t>
        </m:r>
      </m:oMath>
      <w:ins w:id="3814" w:author="PR Preview" w:date="2026-01-01T00:00:00Z">
        <w:r>
          <w:t xml:space="preserve"> </w:t>
        </w:r>
      </w:ins>
      <w:ins w:id="3815" w:author="PR Preview" w:date="2026-01-01T00:00:00Z">
        <w:r>
          <w:t xml:space="preserve">matrix</w:t>
        </w:r>
      </w:ins>
      <w:ins w:id="3816" w:author="PR Preview" w:date="2026-01-01T00:00:00Z">
        <w:r>
          <w:t xml:space="preserve"> </w:t>
        </w:r>
      </w:ins>
      <m:oMath>
        <m:r>
          <m:rPr>
            <m:sty m:val="bi"/>
          </m:rPr>
          <m:t>A</m:t>
        </m:r>
      </m:oMath>
      <w:ins w:id="3817"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5"/>
    <w:p>
      <w:pPr>
        <w:pStyle w:val="FirstParagraph"/>
      </w:pPr>
      <w:ins w:id="3818" w:author="PR Preview" w:date="2026-01-01T00:00:00Z">
        <w:r>
          <w:rPr>
            <w:i/>
            <w:iCs/>
          </w:rPr>
          <w:t xml:space="preserve">Proof</w:t>
        </w:r>
      </w:ins>
      <w:ins w:id="3819" w:author="PR Preview" w:date="2026-01-01T00:00:00Z">
        <w:r>
          <w:t xml:space="preserve">. </w:t>
        </w:r>
      </w:ins>
      <w:ins w:id="3820" w:author="PR Preview" w:date="2026-01-01T00:00:00Z">
        <w:r>
          <w:t xml:space="preserve">Let</w:t>
        </w:r>
      </w:ins>
      <w:ins w:id="3821" w:author="PR Preview" w:date="2026-01-01T00:00:00Z">
        <w:r>
          <w:t xml:space="preserve"> </w:t>
        </w:r>
      </w:ins>
      <m:oMath>
        <m:r>
          <m:t>ν</m:t>
        </m:r>
        <m:r>
          <m:rPr>
            <m:sty m:val="p"/>
          </m:rPr>
          <m:t>=</m:t>
        </m:r>
        <m:r>
          <m:rPr>
            <m:sty m:val="p"/>
          </m:rPr>
          <m:t>nullity</m:t>
        </m:r>
        <m:r>
          <m:rPr>
            <m:sty m:val="p"/>
          </m:rPr>
          <m:t>(</m:t>
        </m:r>
        <m:r>
          <m:rPr>
            <m:sty m:val="bi"/>
          </m:rPr>
          <m:t>A</m:t>
        </m:r>
        <m:r>
          <m:rPr>
            <m:sty m:val="p"/>
          </m:rPr>
          <m:t>)</m:t>
        </m:r>
      </m:oMath>
      <w:ins w:id="3822" w:author="PR Preview" w:date="2026-01-01T00:00:00Z">
        <w:r>
          <w:t xml:space="preserve">.</w:t>
        </w:r>
      </w:ins>
      <w:ins w:id="3823" w:author="PR Preview" w:date="2026-01-01T00:00:00Z">
        <w:r>
          <w:t xml:space="preserve"> </w:t>
        </w:r>
      </w:ins>
      <w:ins w:id="3824" w:author="PR Preview" w:date="2026-01-01T00:00:00Z">
        <w:r>
          <w:t xml:space="preserve">Choose a basis</w:t>
        </w:r>
      </w:ins>
      <w:ins w:id="3825" w:author="PR Preview" w:date="2026-01-01T00:00:00Z">
        <w:r>
          <w:t xml:space="preserve"> </w:t>
        </w:r>
      </w:ins>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ins w:id="3826" w:author="PR Preview" w:date="2026-01-01T00:00:00Z">
        <w:r>
          <w:t xml:space="preserve"> </w:t>
        </w:r>
      </w:ins>
      <w:ins w:id="3827" w:author="PR Preview" w:date="2026-01-01T00:00:00Z">
        <w:r>
          <w:t xml:space="preserve">of</w:t>
        </w:r>
      </w:ins>
      <w:ins w:id="3828" w:author="PR Preview" w:date="2026-01-01T00:00:00Z">
        <w:r>
          <w:t xml:space="preserve"> </w:t>
        </w:r>
      </w:ins>
      <m:oMath>
        <m:r>
          <m:rPr>
            <m:scr m:val="script"/>
            <m:sty m:val="p"/>
          </m:rPr>
          <m:t>N</m:t>
        </m:r>
        <m:r>
          <m:rPr>
            <m:sty m:val="p"/>
          </m:rPr>
          <m:t>(</m:t>
        </m:r>
        <m:r>
          <m:rPr>
            <m:sty m:val="bi"/>
          </m:rPr>
          <m:t>A</m:t>
        </m:r>
        <m:r>
          <m:rPr>
            <m:sty m:val="p"/>
          </m:rPr>
          <m:t>)</m:t>
        </m:r>
      </m:oMath>
      <w:ins w:id="3829" w:author="PR Preview" w:date="2026-01-01T00:00:00Z">
        <w:r>
          <w:t xml:space="preserve">,</w:t>
        </w:r>
      </w:ins>
      <w:ins w:id="3830" w:author="PR Preview" w:date="2026-01-01T00:00:00Z">
        <w:r>
          <w:t xml:space="preserve"> </w:t>
        </w:r>
      </w:ins>
      <w:ins w:id="3831" w:author="PR Preview" w:date="2026-01-01T00:00:00Z">
        <w:r>
          <w:t xml:space="preserve">and extend it to a basis</w:t>
        </w:r>
      </w:ins>
      <w:ins w:id="3832" w:author="PR Preview" w:date="2026-01-01T00:00:00Z">
        <w:r>
          <w:t xml:space="preserve"> </w:t>
        </w:r>
      </w:ins>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ins w:id="3833" w:author="PR Preview" w:date="2026-01-01T00:00:00Z">
        <w:r>
          <w:t xml:space="preserve"> </w:t>
        </w:r>
      </w:ins>
      <w:ins w:id="3834" w:author="PR Preview" w:date="2026-01-01T00:00:00Z">
        <w:r>
          <w:t xml:space="preserve">of</w:t>
        </w:r>
      </w:ins>
      <w:ins w:id="3835" w:author="PR Preview" w:date="2026-01-01T00:00:00Z">
        <w:r>
          <w:t xml:space="preserve"> </w:t>
        </w:r>
      </w:ins>
      <m:oMath>
        <m:sSup>
          <m:e>
            <m:r>
              <m:rPr>
                <m:scr m:val="double-struck"/>
                <m:sty m:val="p"/>
              </m:rPr>
              <m:t>R</m:t>
            </m:r>
          </m:e>
          <m:sup>
            <m:r>
              <m:t>n</m:t>
            </m:r>
          </m:sup>
        </m:sSup>
      </m:oMath>
      <w:ins w:id="3836" w:author="PR Preview" w:date="2026-01-01T00:00:00Z">
        <w:r>
          <w:t xml:space="preserve"> </w:t>
        </w:r>
      </w:ins>
      <w:ins w:id="3837" w:author="PR Preview" w:date="2026-01-01T00:00:00Z">
        <w:r>
          <w:t xml:space="preserve">(</w:t>
        </w:r>
      </w:ins>
      <w:hyperlink w:anchor="thm-extend-basis">
        <w:ins w:id="3838" w:author="PR Preview" w:date="2026-01-01T00:00:00Z">
          <w:r>
            <w:rPr>
              <w:rStyle w:val="Hyperlink"/>
            </w:rPr>
            <w:t xml:space="preserve">Theorem 28</w:t>
          </w:r>
        </w:ins>
      </w:hyperlink>
      <w:ins w:id="3839" w:author="PR Preview" w:date="2026-01-01T00:00:00Z">
        <w:r>
          <w:t xml:space="preserve">);</w:t>
        </w:r>
      </w:ins>
      <w:ins w:id="3840" w:author="PR Preview" w:date="2026-01-01T00:00:00Z">
        <w:r>
          <w:t xml:space="preserve"> </w:t>
        </w:r>
      </w:ins>
      <w:ins w:id="3841" w:author="PR Preview" w:date="2026-01-01T00:00:00Z">
        <w:r>
          <w:t xml:space="preserve">it has</w:t>
        </w:r>
      </w:ins>
      <w:ins w:id="3842" w:author="PR Preview" w:date="2026-01-01T00:00:00Z">
        <w:r>
          <w:t xml:space="preserve"> </w:t>
        </w:r>
      </w:ins>
      <m:oMath>
        <m:r>
          <m:t>n</m:t>
        </m:r>
      </m:oMath>
      <w:ins w:id="3843" w:author="PR Preview" w:date="2026-01-01T00:00:00Z">
        <w:r>
          <w:t xml:space="preserve"> </w:t>
        </w:r>
      </w:ins>
      <w:ins w:id="3844" w:author="PR Preview" w:date="2026-01-01T00:00:00Z">
        <w:r>
          <w:t xml:space="preserve">vectors,</w:t>
        </w:r>
      </w:ins>
      <w:ins w:id="3845" w:author="PR Preview" w:date="2026-01-01T00:00:00Z">
        <w:r>
          <w:t xml:space="preserve"> </w:t>
        </w:r>
      </w:ins>
      <w:ins w:id="3846" w:author="PR Preview" w:date="2026-01-01T00:00:00Z">
        <w:r>
          <w:t xml:space="preserve">because every basis of</w:t>
        </w:r>
      </w:ins>
      <w:ins w:id="3847" w:author="PR Preview" w:date="2026-01-01T00:00:00Z">
        <w:r>
          <w:t xml:space="preserve"> </w:t>
        </w:r>
      </w:ins>
      <m:oMath>
        <m:sSup>
          <m:e>
            <m:r>
              <m:rPr>
                <m:scr m:val="double-struck"/>
                <m:sty m:val="p"/>
              </m:rPr>
              <m:t>R</m:t>
            </m:r>
          </m:e>
          <m:sup>
            <m:r>
              <m:t>n</m:t>
            </m:r>
          </m:sup>
        </m:sSup>
      </m:oMath>
      <w:ins w:id="3848" w:author="PR Preview" w:date="2026-01-01T00:00:00Z">
        <w:r>
          <w:t xml:space="preserve"> </w:t>
        </w:r>
      </w:ins>
      <w:ins w:id="3849" w:author="PR Preview" w:date="2026-01-01T00:00:00Z">
        <w:r>
          <w:t xml:space="preserve">has</w:t>
        </w:r>
      </w:ins>
      <w:ins w:id="3850" w:author="PR Preview" w:date="2026-01-01T00:00:00Z">
        <w:r>
          <w:t xml:space="preserve"> </w:t>
        </w:r>
      </w:ins>
      <m:oMath>
        <m:r>
          <m:rPr>
            <m:sty m:val="p"/>
          </m:rPr>
          <m:t>dim</m:t>
        </m:r>
        <m:r>
          <m:rPr>
            <m:sty m:val="p"/>
          </m:rPr>
          <m:t>(</m:t>
        </m:r>
        <m:sSup>
          <m:e>
            <m:r>
              <m:rPr>
                <m:scr m:val="double-struck"/>
                <m:sty m:val="p"/>
              </m:rPr>
              <m:t>R</m:t>
            </m:r>
          </m:e>
          <m:sup>
            <m:r>
              <m:t>n</m:t>
            </m:r>
          </m:sup>
        </m:sSup>
        <m:r>
          <m:rPr>
            <m:sty m:val="p"/>
          </m:rPr>
          <m:t>)</m:t>
        </m:r>
        <m:r>
          <m:rPr>
            <m:sty m:val="p"/>
          </m:rPr>
          <m:t>=</m:t>
        </m:r>
        <m:r>
          <m:t>n</m:t>
        </m:r>
      </m:oMath>
      <w:ins w:id="3851" w:author="PR Preview" w:date="2026-01-01T00:00:00Z">
        <w:r>
          <w:t xml:space="preserve"> </w:t>
        </w:r>
      </w:ins>
      <w:ins w:id="3852" w:author="PR Preview" w:date="2026-01-01T00:00:00Z">
        <w:r>
          <w:t xml:space="preserve">vectors</w:t>
        </w:r>
      </w:ins>
      <w:ins w:id="3853" w:author="PR Preview" w:date="2026-01-01T00:00:00Z">
        <w:r>
          <w:t xml:space="preserve"> </w:t>
        </w:r>
      </w:ins>
      <w:ins w:id="3854" w:author="PR Preview" w:date="2026-01-01T00:00:00Z">
        <w:r>
          <w:t xml:space="preserve">(</w:t>
        </w:r>
      </w:ins>
      <w:hyperlink w:anchor="thm-basis-size">
        <w:ins w:id="3855" w:author="PR Preview" w:date="2026-01-01T00:00:00Z">
          <w:r>
            <w:rPr>
              <w:rStyle w:val="Hyperlink"/>
            </w:rPr>
            <w:t xml:space="preserve">Theorem 26</w:t>
          </w:r>
        </w:ins>
      </w:hyperlink>
      <w:ins w:id="3856" w:author="PR Preview" w:date="2026-01-01T00:00:00Z">
        <w:r>
          <w:t xml:space="preserve">,</w:t>
        </w:r>
      </w:ins>
      <w:ins w:id="3857" w:author="PR Preview" w:date="2026-01-01T00:00:00Z">
        <w:r>
          <w:t xml:space="preserve"> </w:t>
        </w:r>
      </w:ins>
      <w:hyperlink w:anchor="exm-dimension">
        <w:ins w:id="3858" w:author="PR Preview" w:date="2026-01-01T00:00:00Z">
          <w:r>
            <w:rPr>
              <w:rStyle w:val="Hyperlink"/>
            </w:rPr>
            <w:t xml:space="preserve">Example 48</w:t>
          </w:r>
        </w:ins>
      </w:hyperlink>
      <w:ins w:id="3859" w:author="PR Preview" w:date="2026-01-01T00:00:00Z">
        <w:r>
          <w:t xml:space="preserve">).</w:t>
        </w:r>
      </w:ins>
      <w:ins w:id="3860" w:author="PR Preview" w:date="2026-01-01T00:00:00Z">
        <w:r>
          <w:t xml:space="preserve"> </w:t>
        </w:r>
      </w:ins>
      <w:ins w:id="3861" w:author="PR Preview" w:date="2026-01-01T00:00:00Z">
        <w:r>
          <w:t xml:space="preserve">We show that</w:t>
        </w:r>
      </w:ins>
      <w:ins w:id="3862" w:author="PR Preview" w:date="2026-01-01T00:00:00Z">
        <w:r>
          <w:t xml:space="preserve"> </w:t>
        </w:r>
      </w:ins>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ins w:id="3863" w:author="PR Preview" w:date="2026-01-01T00:00:00Z">
        <w:r>
          <w:t xml:space="preserve"> </w:t>
        </w:r>
      </w:ins>
      <w:ins w:id="3864" w:author="PR Preview" w:date="2026-01-01T00:00:00Z">
        <w:r>
          <w:t xml:space="preserve">are a basis of</w:t>
        </w:r>
      </w:ins>
      <w:ins w:id="3865" w:author="PR Preview" w:date="2026-01-01T00:00:00Z">
        <w:r>
          <w:t xml:space="preserve"> </w:t>
        </w:r>
      </w:ins>
      <m:oMath>
        <m:r>
          <m:rPr>
            <m:scr m:val="script"/>
            <m:sty m:val="p"/>
          </m:rPr>
          <m:t>C</m:t>
        </m:r>
        <m:r>
          <m:rPr>
            <m:sty m:val="p"/>
          </m:rPr>
          <m:t>(</m:t>
        </m:r>
        <m:r>
          <m:rPr>
            <m:sty m:val="bi"/>
          </m:rPr>
          <m:t>A</m:t>
        </m:r>
        <m:r>
          <m:rPr>
            <m:sty m:val="p"/>
          </m:rPr>
          <m:t>)</m:t>
        </m:r>
      </m:oMath>
      <w:ins w:id="3866" w:author="PR Preview" w:date="2026-01-01T00:00:00Z">
        <w:r>
          <w:t xml:space="preserve">,</w:t>
        </w:r>
      </w:ins>
      <w:ins w:id="3867" w:author="PR Preview" w:date="2026-01-01T00:00:00Z">
        <w:r>
          <w:t xml:space="preserve"> </w:t>
        </w:r>
      </w:ins>
      <w:ins w:id="3868" w:author="PR Preview" w:date="2026-01-01T00:00:00Z">
        <w:r>
          <w:t xml:space="preserve">using</w:t>
        </w:r>
      </w:ins>
      <w:ins w:id="3869" w:author="PR Preview" w:date="2026-01-01T00:00:00Z">
        <w:r>
          <w:t xml:space="preserve"> </w:t>
        </w:r>
      </w:ins>
      <w:hyperlink w:anchor="thm-matvec-linear">
        <w:ins w:id="3870" w:author="PR Preview" w:date="2026-01-01T00:00:00Z">
          <w:r>
            <w:rPr>
              <w:rStyle w:val="Hyperlink"/>
            </w:rPr>
            <w:t xml:space="preserve">Theorem 23</w:t>
          </w:r>
        </w:ins>
      </w:hyperlink>
      <w:ins w:id="3871" w:author="PR Preview" w:date="2026-01-01T00:00:00Z">
        <w:r>
          <w:t xml:space="preserve"> </w:t>
        </w:r>
      </w:ins>
      <w:ins w:id="3872" w:author="PR Preview" w:date="2026-01-01T00:00:00Z">
        <w:r>
          <w:t xml:space="preserve">to apply</w:t>
        </w:r>
      </w:ins>
      <w:ins w:id="3873" w:author="PR Preview" w:date="2026-01-01T00:00:00Z">
        <w:r>
          <w:t xml:space="preserve"> </w:t>
        </w:r>
      </w:ins>
      <m:oMath>
        <m:r>
          <m:rPr>
            <m:sty m:val="bi"/>
          </m:rPr>
          <m:t>A</m:t>
        </m:r>
      </m:oMath>
      <w:ins w:id="3874" w:author="PR Preview" w:date="2026-01-01T00:00:00Z">
        <w:r>
          <w:t xml:space="preserve"> </w:t>
        </w:r>
      </w:ins>
      <w:ins w:id="3875" w:author="PR Preview" w:date="2026-01-01T00:00:00Z">
        <w:r>
          <w:t xml:space="preserve">to linear combinations.</w:t>
        </w:r>
      </w:ins>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del w:id="3876" w:author="PR Preview" w:date="2026-01-01T00:00:00Z">
        <w:r>
          <w:delText xml:space="preserve">So</w:delText>
        </w:r>
      </w:del>
      <w:del w:id="3877"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del w:id="3878" w:author="PR Preview" w:date="2026-01-01T00:00:00Z">
        <w:r>
          <w:delText xml:space="preserve">,</w:delText>
        </w:r>
      </w:del>
      <w:del w:id="3879" w:author="PR Preview" w:date="2026-01-01T00:00:00Z">
        <w:r>
          <w:delText xml:space="preserve"> </w:delText>
        </w:r>
      </w:del>
      <w:del w:id="3880" w:author="PR Preview" w:date="2026-01-01T00:00:00Z">
        <w:r>
          <w:delText xml:space="preserve">and</w:delText>
        </w:r>
      </w:del>
      <w:del w:id="3881" w:author="PR Preview" w:date="2026-01-01T00:00:00Z">
        <w:r>
          <w:delText xml:space="preserve"> </w:delText>
        </w:r>
      </w:del>
      <m:oMath>
        <m:r>
          <m:rPr>
            <m:sty m:val="p"/>
          </m:rPr>
          <m:t>rank</m:t>
        </m:r>
        <m:r>
          <m:rPr>
            <m:sty m:val="p"/>
          </m:rPr>
          <m:t>(</m:t>
        </m:r>
        <m:r>
          <m:rPr>
            <m:sty m:val="bi"/>
          </m:rPr>
          <m:t>A</m:t>
        </m:r>
        <m:r>
          <m:rPr>
            <m:sty m:val="p"/>
          </m:rPr>
          <m:t>)</m:t>
        </m:r>
        <m:r>
          <m:rPr>
            <m:sty m:val="p"/>
          </m:rPr>
          <m:t>=</m:t>
        </m:r>
        <m:r>
          <m:t>n</m:t>
        </m:r>
        <m:r>
          <m:rPr>
            <m:sty m:val="p"/>
          </m:rPr>
          <m:t>−</m:t>
        </m:r>
        <m:r>
          <m:t>ν</m:t>
        </m:r>
      </m:oMath>
      <w:del w:id="3882" w:author="PR Preview" w:date="2026-01-01T00:00:00Z">
        <w:r>
          <w:delText xml:space="preserve"> </w:delText>
        </w:r>
      </w:del>
      <w:del w:id="3883" w:author="PR Preview" w:date="2026-01-01T00:00:00Z">
        <w:r>
          <w:delText xml:space="preserve">by</w:delText>
        </w:r>
      </w:del>
      <w:del w:id="3884" w:author="PR Preview" w:date="2026-01-01T00:00:00Z">
        <w:r>
          <w:delText xml:space="preserve"> </w:delText>
        </w:r>
      </w:del>
      <w:hyperlink w:anchor="thm-rank-dim">
        <w:del w:id="3885" w:author="PR Preview" w:date="2026-01-01T00:00:00Z">
          <w:r>
            <w:rPr>
              <w:rStyle w:val="Hyperlink"/>
            </w:rPr>
            <w:delText xml:space="preserve">Theorem 35</w:delText>
          </w:r>
        </w:del>
      </w:hyperlink>
      <w:del w:id="3886" w:author="PR Preview" w:date="2026-01-01T00:00:00Z">
        <w:r>
          <w:delText xml:space="preserve">.</w:delText>
        </w:r>
      </w:del>
    </w:p>
    <w:p>
      <w:pPr>
        <w:pStyle w:val="BodyText"/>
      </w:pPr>
      <w:del w:id="3887" w:author="PR Preview" w:date="2026-01-01T00:00:00Z">
        <w:r>
          <w:rPr>
            <w:b/>
            <w:bCs/>
          </w:rPr>
          <w:delText xml:space="preserve">Example 62 (Checking rank-nullity on the matrix in</w:delText>
        </w:r>
      </w:del>
      <w:del w:id="3888" w:author="PR Preview" w:date="2026-01-01T00:00:00Z">
        <w:r>
          <w:rPr>
            <w:b/>
            <w:bCs/>
          </w:rPr>
          <w:delText xml:space="preserve"> </w:delText>
        </w:r>
      </w:del>
      <w:hyperlink w:anchor="exm-column-space">
        <w:del w:id="3889" w:author="PR Preview" w:date="2026-01-01T00:00:00Z">
          <w:r>
            <w:rPr>
              <w:rStyle w:val="Hyperlink"/>
              <w:b/>
              <w:bCs/>
            </w:rPr>
            <w:delText xml:space="preserve">Example 53</w:delText>
          </w:r>
        </w:del>
      </w:hyperlink>
      <w:del w:id="3890" w:author="PR Preview" w:date="2026-01-01T00:00:00Z">
        <w:r>
          <w:rPr>
            <w:b/>
            <w:bCs/>
          </w:rPr>
          <w:delText xml:space="preserve">)</w:delText>
        </w:r>
      </w:del>
      <w:del w:id="3891" w:author="PR Preview" w:date="2026-01-01T00:00:00Z">
        <w:r>
          <w:delText xml:space="preserve"> </w:delText>
        </w:r>
      </w:del>
      <w:del w:id="3892" w:author="PR Preview" w:date="2026-01-01T00:00:00Z">
        <w:r>
          <w:delText xml:space="preserve">The matrix</w:delText>
        </w:r>
      </w:del>
      <w:del w:id="3893" w:author="PR Preview" w:date="2026-01-01T00:00:00Z">
        <w:r>
          <w:delText xml:space="preserve"> </w:delText>
        </w:r>
      </w:del>
      <m:oMath>
        <m:r>
          <m:rPr>
            <m:sty m:val="bi"/>
          </m:rPr>
          <m:t>A</m:t>
        </m:r>
      </m:oMath>
      <w:del w:id="3894" w:author="PR Preview" w:date="2026-01-01T00:00:00Z">
        <w:r>
          <w:delText xml:space="preserve"> </w:delText>
        </w:r>
      </w:del>
      <w:del w:id="3895" w:author="PR Preview" w:date="2026-01-01T00:00:00Z">
        <w:r>
          <w:delText xml:space="preserve">in</w:delText>
        </w:r>
      </w:del>
      <w:del w:id="3896" w:author="PR Preview" w:date="2026-01-01T00:00:00Z">
        <w:r>
          <w:delText xml:space="preserve"> </w:delText>
        </w:r>
      </w:del>
      <w:hyperlink w:anchor="exm-column-space">
        <w:del w:id="3897" w:author="PR Preview" w:date="2026-01-01T00:00:00Z">
          <w:r>
            <w:rPr>
              <w:rStyle w:val="Hyperlink"/>
            </w:rPr>
            <w:delText xml:space="preserve">Example 53</w:delText>
          </w:r>
        </w:del>
      </w:hyperlink>
      <w:del w:id="3898" w:author="PR Preview" w:date="2026-01-01T00:00:00Z">
        <w:r>
          <w:delText xml:space="preserve"> </w:delText>
        </w:r>
      </w:del>
      <w:del w:id="3899" w:author="PR Preview" w:date="2026-01-01T00:00:00Z">
        <w:r>
          <w:delText xml:space="preserve">has</w:delText>
        </w:r>
      </w:del>
      <w:del w:id="3900" w:author="PR Preview" w:date="2026-01-01T00:00:00Z">
        <w:r>
          <w:delText xml:space="preserve"> </w:delText>
        </w:r>
      </w:del>
      <m:oMath>
        <m:r>
          <m:t>n</m:t>
        </m:r>
        <m:r>
          <m:rPr>
            <m:sty m:val="p"/>
          </m:rPr>
          <m:t>=</m:t>
        </m:r>
        <m:r>
          <m:t>3</m:t>
        </m:r>
      </m:oMath>
      <w:del w:id="3901" w:author="PR Preview" w:date="2026-01-01T00:00:00Z">
        <w:r>
          <w:delText xml:space="preserve"> </w:delText>
        </w:r>
      </w:del>
      <w:del w:id="3902" w:author="PR Preview" w:date="2026-01-01T00:00:00Z">
        <w:r>
          <w:delText xml:space="preserve">columns,</w:delText>
        </w:r>
      </w:del>
      <w:del w:id="3903" w:author="PR Preview" w:date="2026-01-01T00:00:00Z">
        <w:r>
          <w:delText xml:space="preserve"> </w:delText>
        </w:r>
      </w:del>
      <w:del w:id="3904" w:author="PR Preview" w:date="2026-01-01T00:00:00Z">
        <w:r>
          <w:delText xml:space="preserve">rank</w:delText>
        </w:r>
      </w:del>
      <w:del w:id="3905" w:author="PR Preview" w:date="2026-01-01T00:00:00Z">
        <w:r>
          <w:delText xml:space="preserve"> </w:delText>
        </w:r>
      </w:del>
      <m:oMath>
        <m:r>
          <m:t>1</m:t>
        </m:r>
      </m:oMath>
      <w:del w:id="3906" w:author="PR Preview" w:date="2026-01-01T00:00:00Z">
        <w:r>
          <w:delText xml:space="preserve"> </w:delText>
        </w:r>
      </w:del>
      <w:del w:id="3907" w:author="PR Preview" w:date="2026-01-01T00:00:00Z">
        <w:r>
          <w:delText xml:space="preserve">(</w:delText>
        </w:r>
      </w:del>
      <w:hyperlink w:anchor="exm-rank-dim">
        <w:del w:id="3908" w:author="PR Preview" w:date="2026-01-01T00:00:00Z">
          <w:r>
            <w:rPr>
              <w:rStyle w:val="Hyperlink"/>
            </w:rPr>
            <w:delText xml:space="preserve">Example 60</w:delText>
          </w:r>
        </w:del>
      </w:hyperlink>
      <w:del w:id="3909" w:author="PR Preview" w:date="2026-01-01T00:00:00Z">
        <w:r>
          <w:delText xml:space="preserve">)</w:delText>
        </w:r>
      </w:del>
      <w:del w:id="3910" w:author="PR Preview" w:date="2026-01-01T00:00:00Z">
        <w:r>
          <w:delText xml:space="preserve"> </w:delText>
        </w:r>
      </w:del>
      <w:del w:id="3911" w:author="PR Preview" w:date="2026-01-01T00:00:00Z">
        <w:r>
          <w:delText xml:space="preserve">and nullity</w:delText>
        </w:r>
      </w:del>
      <w:del w:id="3912" w:author="PR Preview" w:date="2026-01-01T00:00:00Z">
        <w:r>
          <w:delText xml:space="preserve"> </w:delText>
        </w:r>
      </w:del>
      <m:oMath>
        <m:r>
          <m:t>2</m:t>
        </m:r>
      </m:oMath>
      <w:del w:id="3913" w:author="PR Preview" w:date="2026-01-01T00:00:00Z">
        <w:r>
          <w:delText xml:space="preserve"> </w:delText>
        </w:r>
      </w:del>
      <w:del w:id="3914" w:author="PR Preview" w:date="2026-01-01T00:00:00Z">
        <w:r>
          <w:delText xml:space="preserve">(</w:delText>
        </w:r>
      </w:del>
      <w:hyperlink w:anchor="exm-nullity">
        <w:del w:id="3915" w:author="PR Preview" w:date="2026-01-01T00:00:00Z">
          <w:r>
            <w:rPr>
              <w:rStyle w:val="Hyperlink"/>
            </w:rPr>
            <w:delText xml:space="preserve">Example 61</w:delText>
          </w:r>
        </w:del>
      </w:hyperlink>
      <w:del w:id="3916" w:author="PR Preview" w:date="2026-01-01T00:00:00Z">
        <w:r>
          <w:delText xml:space="preserve">),</w:delText>
        </w:r>
      </w:del>
      <w:del w:id="3917" w:author="PR Preview" w:date="2026-01-01T00:00:00Z">
        <w:r>
          <w:delText xml:space="preserve"> </w:delText>
        </w:r>
      </w:del>
      <w:del w:id="3918" w:author="PR Preview" w:date="2026-01-01T00:00:00Z">
        <w:r>
          <w:delText xml:space="preserve">and</w:delText>
        </w:r>
      </w:del>
      <w:del w:id="3919" w:author="PR Preview" w:date="2026-01-01T00:00:00Z">
        <w:r>
          <w:delText xml:space="preserve"> </w:delText>
        </w:r>
      </w:del>
      <m:oMath>
        <m:r>
          <m:t>1</m:t>
        </m:r>
        <m:r>
          <m:rPr>
            <m:sty m:val="p"/>
          </m:rPr>
          <m:t>+</m:t>
        </m:r>
        <m:r>
          <m:t>2</m:t>
        </m:r>
        <m:r>
          <m:rPr>
            <m:sty m:val="p"/>
          </m:rPr>
          <m:t>=</m:t>
        </m:r>
        <m:r>
          <m:t>3</m:t>
        </m:r>
      </m:oMath>
      <w:del w:id="3920" w:author="PR Preview" w:date="2026-01-01T00:00:00Z">
        <w:r>
          <w:delText xml:space="preserve">.</w:delText>
        </w:r>
      </w:del>
      <w:del w:id="3921" w:author="PR Preview" w:date="2026-01-01T00:00:00Z">
        <w:r>
          <w:delText xml:space="preserve"> </w:delText>
        </w:r>
      </w:del>
      <w:del w:id="3922" w:author="PR Preview" w:date="2026-01-01T00:00:00Z">
        <w:r>
          <w:delText xml:space="preserve">The</w:delText>
        </w:r>
      </w:del>
      <w:del w:id="3923" w:author="PR Preview" w:date="2026-01-01T00:00:00Z">
        <w:r>
          <w:delText xml:space="preserve"> </w:delText>
        </w:r>
      </w:del>
      <m:oMath>
        <m:r>
          <m:t>2</m:t>
        </m:r>
        <m:r>
          <m:rPr>
            <m:sty m:val="p"/>
          </m:rPr>
          <m:t>×</m:t>
        </m:r>
        <m:r>
          <m:t>2</m:t>
        </m:r>
      </m:oMath>
      <w:del w:id="3924" w:author="PR Preview" w:date="2026-01-01T00:00:00Z">
        <w:r>
          <w:delText xml:space="preserve"> </w:delText>
        </w:r>
      </w:del>
      <w:del w:id="3925" w:author="PR Preview" w:date="2026-01-01T00:00:00Z">
        <w:r>
          <w:delText xml:space="preserve">identity matrix has rank</w:delText>
        </w:r>
      </w:del>
      <w:del w:id="3926" w:author="PR Preview" w:date="2026-01-01T00:00:00Z">
        <w:r>
          <w:delText xml:space="preserve"> </w:delText>
        </w:r>
      </w:del>
      <m:oMath>
        <m:r>
          <m:t>2</m:t>
        </m:r>
      </m:oMath>
      <w:del w:id="3927" w:author="PR Preview" w:date="2026-01-01T00:00:00Z">
        <w:r>
          <w:delText xml:space="preserve"> </w:delText>
        </w:r>
      </w:del>
      <w:del w:id="3928" w:author="PR Preview" w:date="2026-01-01T00:00:00Z">
        <w:r>
          <w:delText xml:space="preserve">and nullity</w:delText>
        </w:r>
      </w:del>
      <w:del w:id="3929" w:author="PR Preview" w:date="2026-01-01T00:00:00Z">
        <w:r>
          <w:delText xml:space="preserve"> </w:delText>
        </w:r>
      </w:del>
      <m:oMath>
        <m:r>
          <m:t>0</m:t>
        </m:r>
      </m:oMath>
      <w:del w:id="3930" w:author="PR Preview" w:date="2026-01-01T00:00:00Z">
        <w:r>
          <w:delText xml:space="preserve"> </w:delText>
        </w:r>
      </w:del>
      <w:del w:id="3931" w:author="PR Preview" w:date="2026-01-01T00:00:00Z">
        <w:r>
          <w:delText xml:space="preserve">(</w:delText>
        </w:r>
      </w:del>
      <w:hyperlink w:anchor="exm-nullity">
        <w:del w:id="3932" w:author="PR Preview" w:date="2026-01-01T00:00:00Z">
          <w:r>
            <w:rPr>
              <w:rStyle w:val="Hyperlink"/>
            </w:rPr>
            <w:delText xml:space="preserve">Example 61</w:delText>
          </w:r>
        </w:del>
      </w:hyperlink>
      <w:del w:id="3933" w:author="PR Preview" w:date="2026-01-01T00:00:00Z">
        <w:r>
          <w:delText xml:space="preserve">),</w:delText>
        </w:r>
      </w:del>
      <w:del w:id="3934" w:author="PR Preview" w:date="2026-01-01T00:00:00Z">
        <w:r>
          <w:delText xml:space="preserve"> </w:delText>
        </w:r>
      </w:del>
      <w:del w:id="3935" w:author="PR Preview" w:date="2026-01-01T00:00:00Z">
        <w:r>
          <w:delText xml:space="preserve">and</w:delText>
        </w:r>
      </w:del>
      <w:del w:id="3936" w:author="PR Preview" w:date="2026-01-01T00:00:00Z">
        <w:r>
          <w:delText xml:space="preserve"> </w:delText>
        </w:r>
      </w:del>
      <m:oMath>
        <m:r>
          <m:t>2</m:t>
        </m:r>
        <m:r>
          <m:rPr>
            <m:sty m:val="p"/>
          </m:rPr>
          <m:t>+</m:t>
        </m:r>
        <m:r>
          <m:t>0</m:t>
        </m:r>
        <m:r>
          <m:rPr>
            <m:sty m:val="p"/>
          </m:rPr>
          <m:t>=</m:t>
        </m:r>
        <m:r>
          <m:t>2</m:t>
        </m:r>
      </m:oMath>
      <w:del w:id="3937" w:author="PR Preview" w:date="2026-01-01T00:00:00Z">
        <w:r>
          <w:delText xml:space="preserve">.</w:delText>
        </w:r>
      </w:del>
    </w:p>
    <w:p>
      <w:pPr>
        <w:pStyle w:val="BodyText"/>
      </w:pPr>
      <w:del w:id="3938" w:author="PR Preview" w:date="2026-01-01T00:00:00Z">
        <w:r>
          <w:rPr>
            <w:b/>
            <w:bCs/>
          </w:rPr>
          <w:delText xml:space="preserve">Theorem 37 (Multiplying on the right cannot increase the rank)</w:delText>
        </w:r>
      </w:del>
      <w:del w:id="3939" w:author="PR Preview" w:date="2026-01-01T00:00:00Z">
        <w:r>
          <w:delText xml:space="preserve"> </w:delText>
        </w:r>
      </w:del>
      <w:del w:id="3940" w:author="PR Preview" w:date="2026-01-01T00:00:00Z">
        <w:r>
          <w:delText xml:space="preserve">If</w:delText>
        </w:r>
      </w:del>
      <w:del w:id="3941" w:author="PR Preview" w:date="2026-01-01T00:00:00Z">
        <w:r>
          <w:delText xml:space="preserve"> </w:delText>
        </w:r>
      </w:del>
      <m:oMath>
        <m:r>
          <m:rPr>
            <m:sty m:val="bi"/>
          </m:rPr>
          <m:t>A</m:t>
        </m:r>
      </m:oMath>
      <w:del w:id="3942" w:author="PR Preview" w:date="2026-01-01T00:00:00Z">
        <w:r>
          <w:delText xml:space="preserve"> </w:delText>
        </w:r>
      </w:del>
      <w:del w:id="3943" w:author="PR Preview" w:date="2026-01-01T00:00:00Z">
        <w:r>
          <w:delText xml:space="preserve">is</w:delText>
        </w:r>
      </w:del>
      <w:del w:id="3944" w:author="PR Preview" w:date="2026-01-01T00:00:00Z">
        <w:r>
          <w:delText xml:space="preserve"> </w:delText>
        </w:r>
      </w:del>
      <m:oMath>
        <m:r>
          <m:t>m</m:t>
        </m:r>
        <m:r>
          <m:rPr>
            <m:sty m:val="p"/>
          </m:rPr>
          <m:t>×</m:t>
        </m:r>
        <m:r>
          <m:t>n</m:t>
        </m:r>
      </m:oMath>
      <w:del w:id="3945" w:author="PR Preview" w:date="2026-01-01T00:00:00Z">
        <w:r>
          <w:delText xml:space="preserve"> </w:delText>
        </w:r>
      </w:del>
      <w:del w:id="3946" w:author="PR Preview" w:date="2026-01-01T00:00:00Z">
        <w:r>
          <w:delText xml:space="preserve">and</w:delText>
        </w:r>
      </w:del>
      <w:del w:id="3947" w:author="PR Preview" w:date="2026-01-01T00:00:00Z">
        <w:r>
          <w:delText xml:space="preserve"> </w:delText>
        </w:r>
      </w:del>
      <m:oMath>
        <m:r>
          <m:rPr>
            <m:sty m:val="bi"/>
          </m:rPr>
          <m:t>B</m:t>
        </m:r>
      </m:oMath>
      <w:del w:id="3948" w:author="PR Preview" w:date="2026-01-01T00:00:00Z">
        <w:r>
          <w:delText xml:space="preserve"> </w:delText>
        </w:r>
      </w:del>
      <w:del w:id="3949" w:author="PR Preview" w:date="2026-01-01T00:00:00Z">
        <w:r>
          <w:delText xml:space="preserve">is</w:delText>
        </w:r>
      </w:del>
      <w:del w:id="3950" w:author="PR Preview" w:date="2026-01-01T00:00:00Z">
        <w:r>
          <w:delText xml:space="preserve"> </w:delText>
        </w:r>
      </w:del>
      <m:oMath>
        <m:r>
          <m:t>n</m:t>
        </m:r>
        <m:r>
          <m:rPr>
            <m:sty m:val="p"/>
          </m:rPr>
          <m:t>×</m:t>
        </m:r>
        <m:r>
          <m:t>k</m:t>
        </m:r>
      </m:oMath>
      <w:del w:id="3951" w:author="PR Preview" w:date="2026-01-01T00:00:00Z">
        <w:r>
          <w:delText xml:space="preserve">, then</w:delText>
        </w:r>
      </w:del>
    </w:p>
    <w:p>
      <w:pPr>
        <w:pStyle w:val="BodyText"/>
      </w:pPr>
      <w:ins w:id="3952" w:author="PR Preview" w:date="2026-01-01T00:00:00Z">
        <w:r>
          <w:t xml:space="preserve">So</w:t>
        </w:r>
      </w:ins>
      <w:ins w:id="3953"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ins w:id="3954" w:author="PR Preview" w:date="2026-01-01T00:00:00Z">
        <w:r>
          <w:t xml:space="preserve">,</w:t>
        </w:r>
      </w:ins>
      <w:ins w:id="3955" w:author="PR Preview" w:date="2026-01-01T00:00:00Z">
        <w:r>
          <w:t xml:space="preserve"> </w:t>
        </w:r>
      </w:ins>
      <w:ins w:id="3956" w:author="PR Preview" w:date="2026-01-01T00:00:00Z">
        <w:r>
          <w:t xml:space="preserve">and</w:t>
        </w:r>
      </w:ins>
      <w:ins w:id="3957" w:author="PR Preview" w:date="2026-01-01T00:00:00Z">
        <w:r>
          <w:t xml:space="preserve"> </w:t>
        </w:r>
      </w:ins>
      <m:oMath>
        <m:r>
          <m:rPr>
            <m:sty m:val="p"/>
          </m:rPr>
          <m:t>rank</m:t>
        </m:r>
        <m:r>
          <m:rPr>
            <m:sty m:val="p"/>
          </m:rPr>
          <m:t>(</m:t>
        </m:r>
        <m:r>
          <m:rPr>
            <m:sty m:val="bi"/>
          </m:rPr>
          <m:t>A</m:t>
        </m:r>
        <m:r>
          <m:rPr>
            <m:sty m:val="p"/>
          </m:rPr>
          <m:t>)</m:t>
        </m:r>
        <m:r>
          <m:rPr>
            <m:sty m:val="p"/>
          </m:rPr>
          <m:t>=</m:t>
        </m:r>
        <m:r>
          <m:t>n</m:t>
        </m:r>
        <m:r>
          <m:rPr>
            <m:sty m:val="p"/>
          </m:rPr>
          <m:t>−</m:t>
        </m:r>
        <m:r>
          <m:t>ν</m:t>
        </m:r>
      </m:oMath>
      <w:ins w:id="3958" w:author="PR Preview" w:date="2026-01-01T00:00:00Z">
        <w:r>
          <w:t xml:space="preserve"> </w:t>
        </w:r>
      </w:ins>
      <w:ins w:id="3959" w:author="PR Preview" w:date="2026-01-01T00:00:00Z">
        <w:r>
          <w:t xml:space="preserve">by</w:t>
        </w:r>
      </w:ins>
      <w:ins w:id="3960" w:author="PR Preview" w:date="2026-01-01T00:00:00Z">
        <w:r>
          <w:t xml:space="preserve"> </w:t>
        </w:r>
      </w:ins>
      <w:hyperlink w:anchor="thm-rank-dim">
        <w:ins w:id="3961" w:author="PR Preview" w:date="2026-01-01T00:00:00Z">
          <w:r>
            <w:rPr>
              <w:rStyle w:val="Hyperlink"/>
            </w:rPr>
            <w:t xml:space="preserve">Theorem 36</w:t>
          </w:r>
        </w:ins>
      </w:hyperlink>
      <w:ins w:id="3962" w:author="PR Preview" w:date="2026-01-01T00:00:00Z">
        <w:r>
          <w:t xml:space="preserve">.</w:t>
        </w:r>
      </w:ins>
    </w:p>
    <w:bookmarkStart w:id="256" w:name="exm-rank-nullity"/>
    <w:p>
      <w:pPr>
        <w:pStyle w:val="BodyText"/>
      </w:pPr>
      <w:ins w:id="3963" w:author="PR Preview" w:date="2026-01-01T00:00:00Z">
        <w:r>
          <w:rPr>
            <w:b/>
            <w:bCs/>
          </w:rPr>
          <w:t xml:space="preserve">Example 65 (Checking rank-nullity on the matrix in</w:t>
        </w:r>
      </w:ins>
      <w:ins w:id="3964" w:author="PR Preview" w:date="2026-01-01T00:00:00Z">
        <w:r>
          <w:rPr>
            <w:b/>
            <w:bCs/>
          </w:rPr>
          <w:t xml:space="preserve"> </w:t>
        </w:r>
      </w:ins>
      <w:hyperlink w:anchor="exm-column-space">
        <w:ins w:id="3965" w:author="PR Preview" w:date="2026-01-01T00:00:00Z">
          <w:r>
            <w:rPr>
              <w:rStyle w:val="Hyperlink"/>
              <w:b/>
              <w:bCs/>
            </w:rPr>
            <w:t xml:space="preserve">Example 54</w:t>
          </w:r>
        </w:ins>
      </w:hyperlink>
      <w:ins w:id="3966" w:author="PR Preview" w:date="2026-01-01T00:00:00Z">
        <w:r>
          <w:rPr>
            <w:b/>
            <w:bCs/>
          </w:rPr>
          <w:t xml:space="preserve">)</w:t>
        </w:r>
      </w:ins>
      <w:ins w:id="3967" w:author="PR Preview" w:date="2026-01-01T00:00:00Z">
        <w:r>
          <w:t xml:space="preserve"> </w:t>
        </w:r>
      </w:ins>
      <w:ins w:id="3968" w:author="PR Preview" w:date="2026-01-01T00:00:00Z">
        <w:r>
          <w:t xml:space="preserve">The matrix</w:t>
        </w:r>
      </w:ins>
      <w:ins w:id="3969" w:author="PR Preview" w:date="2026-01-01T00:00:00Z">
        <w:r>
          <w:t xml:space="preserve"> </w:t>
        </w:r>
      </w:ins>
      <m:oMath>
        <m:r>
          <m:rPr>
            <m:sty m:val="bi"/>
          </m:rPr>
          <m:t>A</m:t>
        </m:r>
      </m:oMath>
      <w:ins w:id="3970" w:author="PR Preview" w:date="2026-01-01T00:00:00Z">
        <w:r>
          <w:t xml:space="preserve"> </w:t>
        </w:r>
      </w:ins>
      <w:ins w:id="3971" w:author="PR Preview" w:date="2026-01-01T00:00:00Z">
        <w:r>
          <w:t xml:space="preserve">in</w:t>
        </w:r>
      </w:ins>
      <w:ins w:id="3972" w:author="PR Preview" w:date="2026-01-01T00:00:00Z">
        <w:r>
          <w:t xml:space="preserve"> </w:t>
        </w:r>
      </w:ins>
      <w:hyperlink w:anchor="exm-column-space">
        <w:ins w:id="3973" w:author="PR Preview" w:date="2026-01-01T00:00:00Z">
          <w:r>
            <w:rPr>
              <w:rStyle w:val="Hyperlink"/>
            </w:rPr>
            <w:t xml:space="preserve">Example 54</w:t>
          </w:r>
        </w:ins>
      </w:hyperlink>
      <w:ins w:id="3974" w:author="PR Preview" w:date="2026-01-01T00:00:00Z">
        <w:r>
          <w:t xml:space="preserve"> </w:t>
        </w:r>
      </w:ins>
      <w:ins w:id="3975" w:author="PR Preview" w:date="2026-01-01T00:00:00Z">
        <w:r>
          <w:t xml:space="preserve">has</w:t>
        </w:r>
      </w:ins>
      <w:ins w:id="3976" w:author="PR Preview" w:date="2026-01-01T00:00:00Z">
        <w:r>
          <w:t xml:space="preserve"> </w:t>
        </w:r>
      </w:ins>
      <m:oMath>
        <m:r>
          <m:t>n</m:t>
        </m:r>
        <m:r>
          <m:rPr>
            <m:sty m:val="p"/>
          </m:rPr>
          <m:t>=</m:t>
        </m:r>
        <m:r>
          <m:t>3</m:t>
        </m:r>
      </m:oMath>
      <w:ins w:id="3977" w:author="PR Preview" w:date="2026-01-01T00:00:00Z">
        <w:r>
          <w:t xml:space="preserve"> </w:t>
        </w:r>
      </w:ins>
      <w:ins w:id="3978" w:author="PR Preview" w:date="2026-01-01T00:00:00Z">
        <w:r>
          <w:t xml:space="preserve">columns,</w:t>
        </w:r>
      </w:ins>
      <w:ins w:id="3979" w:author="PR Preview" w:date="2026-01-01T00:00:00Z">
        <w:r>
          <w:t xml:space="preserve"> </w:t>
        </w:r>
      </w:ins>
      <w:ins w:id="3980" w:author="PR Preview" w:date="2026-01-01T00:00:00Z">
        <w:r>
          <w:t xml:space="preserve">rank</w:t>
        </w:r>
      </w:ins>
      <w:ins w:id="3981" w:author="PR Preview" w:date="2026-01-01T00:00:00Z">
        <w:r>
          <w:t xml:space="preserve"> </w:t>
        </w:r>
      </w:ins>
      <m:oMath>
        <m:r>
          <m:t>1</m:t>
        </m:r>
      </m:oMath>
      <w:ins w:id="3982" w:author="PR Preview" w:date="2026-01-01T00:00:00Z">
        <w:r>
          <w:t xml:space="preserve"> </w:t>
        </w:r>
      </w:ins>
      <w:ins w:id="3983" w:author="PR Preview" w:date="2026-01-01T00:00:00Z">
        <w:r>
          <w:t xml:space="preserve">(</w:t>
        </w:r>
      </w:ins>
      <w:hyperlink w:anchor="exm-rank-dim">
        <w:ins w:id="3984" w:author="PR Preview" w:date="2026-01-01T00:00:00Z">
          <w:r>
            <w:rPr>
              <w:rStyle w:val="Hyperlink"/>
            </w:rPr>
            <w:t xml:space="preserve">Example 63</w:t>
          </w:r>
        </w:ins>
      </w:hyperlink>
      <w:ins w:id="3985" w:author="PR Preview" w:date="2026-01-01T00:00:00Z">
        <w:r>
          <w:t xml:space="preserve">)</w:t>
        </w:r>
      </w:ins>
      <w:ins w:id="3986" w:author="PR Preview" w:date="2026-01-01T00:00:00Z">
        <w:r>
          <w:t xml:space="preserve"> </w:t>
        </w:r>
      </w:ins>
      <w:ins w:id="3987" w:author="PR Preview" w:date="2026-01-01T00:00:00Z">
        <w:r>
          <w:t xml:space="preserve">and nullity</w:t>
        </w:r>
      </w:ins>
      <w:ins w:id="3988" w:author="PR Preview" w:date="2026-01-01T00:00:00Z">
        <w:r>
          <w:t xml:space="preserve"> </w:t>
        </w:r>
      </w:ins>
      <m:oMath>
        <m:r>
          <m:t>2</m:t>
        </m:r>
      </m:oMath>
      <w:ins w:id="3989" w:author="PR Preview" w:date="2026-01-01T00:00:00Z">
        <w:r>
          <w:t xml:space="preserve"> </w:t>
        </w:r>
      </w:ins>
      <w:ins w:id="3990" w:author="PR Preview" w:date="2026-01-01T00:00:00Z">
        <w:r>
          <w:t xml:space="preserve">(</w:t>
        </w:r>
      </w:ins>
      <w:hyperlink w:anchor="exm-nullity">
        <w:ins w:id="3991" w:author="PR Preview" w:date="2026-01-01T00:00:00Z">
          <w:r>
            <w:rPr>
              <w:rStyle w:val="Hyperlink"/>
            </w:rPr>
            <w:t xml:space="preserve">Example 64</w:t>
          </w:r>
        </w:ins>
      </w:hyperlink>
      <w:ins w:id="3992" w:author="PR Preview" w:date="2026-01-01T00:00:00Z">
        <w:r>
          <w:t xml:space="preserve">),</w:t>
        </w:r>
      </w:ins>
      <w:ins w:id="3993" w:author="PR Preview" w:date="2026-01-01T00:00:00Z">
        <w:r>
          <w:t xml:space="preserve"> </w:t>
        </w:r>
      </w:ins>
      <w:ins w:id="3994" w:author="PR Preview" w:date="2026-01-01T00:00:00Z">
        <w:r>
          <w:t xml:space="preserve">and</w:t>
        </w:r>
      </w:ins>
      <w:ins w:id="3995" w:author="PR Preview" w:date="2026-01-01T00:00:00Z">
        <w:r>
          <w:t xml:space="preserve"> </w:t>
        </w:r>
      </w:ins>
      <m:oMath>
        <m:r>
          <m:t>1</m:t>
        </m:r>
        <m:r>
          <m:rPr>
            <m:sty m:val="p"/>
          </m:rPr>
          <m:t>+</m:t>
        </m:r>
        <m:r>
          <m:t>2</m:t>
        </m:r>
        <m:r>
          <m:rPr>
            <m:sty m:val="p"/>
          </m:rPr>
          <m:t>=</m:t>
        </m:r>
        <m:r>
          <m:t>3</m:t>
        </m:r>
      </m:oMath>
      <w:ins w:id="3996" w:author="PR Preview" w:date="2026-01-01T00:00:00Z">
        <w:r>
          <w:t xml:space="preserve">.</w:t>
        </w:r>
      </w:ins>
      <w:ins w:id="3997" w:author="PR Preview" w:date="2026-01-01T00:00:00Z">
        <w:r>
          <w:t xml:space="preserve"> </w:t>
        </w:r>
      </w:ins>
      <w:ins w:id="3998" w:author="PR Preview" w:date="2026-01-01T00:00:00Z">
        <w:r>
          <w:t xml:space="preserve">The</w:t>
        </w:r>
      </w:ins>
      <w:ins w:id="3999" w:author="PR Preview" w:date="2026-01-01T00:00:00Z">
        <w:r>
          <w:t xml:space="preserve"> </w:t>
        </w:r>
      </w:ins>
      <m:oMath>
        <m:r>
          <m:t>2</m:t>
        </m:r>
        <m:r>
          <m:rPr>
            <m:sty m:val="p"/>
          </m:rPr>
          <m:t>×</m:t>
        </m:r>
        <m:r>
          <m:t>2</m:t>
        </m:r>
      </m:oMath>
      <w:ins w:id="4000" w:author="PR Preview" w:date="2026-01-01T00:00:00Z">
        <w:r>
          <w:t xml:space="preserve"> </w:t>
        </w:r>
      </w:ins>
      <w:ins w:id="4001" w:author="PR Preview" w:date="2026-01-01T00:00:00Z">
        <w:r>
          <w:t xml:space="preserve">identity matrix has rank</w:t>
        </w:r>
      </w:ins>
      <w:ins w:id="4002" w:author="PR Preview" w:date="2026-01-01T00:00:00Z">
        <w:r>
          <w:t xml:space="preserve"> </w:t>
        </w:r>
      </w:ins>
      <m:oMath>
        <m:r>
          <m:t>2</m:t>
        </m:r>
      </m:oMath>
      <w:ins w:id="4003" w:author="PR Preview" w:date="2026-01-01T00:00:00Z">
        <w:r>
          <w:t xml:space="preserve"> </w:t>
        </w:r>
      </w:ins>
      <w:ins w:id="4004" w:author="PR Preview" w:date="2026-01-01T00:00:00Z">
        <w:r>
          <w:t xml:space="preserve">and nullity</w:t>
        </w:r>
      </w:ins>
      <w:ins w:id="4005" w:author="PR Preview" w:date="2026-01-01T00:00:00Z">
        <w:r>
          <w:t xml:space="preserve"> </w:t>
        </w:r>
      </w:ins>
      <m:oMath>
        <m:r>
          <m:t>0</m:t>
        </m:r>
      </m:oMath>
      <w:ins w:id="4006" w:author="PR Preview" w:date="2026-01-01T00:00:00Z">
        <w:r>
          <w:t xml:space="preserve"> </w:t>
        </w:r>
      </w:ins>
      <w:ins w:id="4007" w:author="PR Preview" w:date="2026-01-01T00:00:00Z">
        <w:r>
          <w:t xml:space="preserve">(</w:t>
        </w:r>
      </w:ins>
      <w:hyperlink w:anchor="exm-nullity">
        <w:ins w:id="4008" w:author="PR Preview" w:date="2026-01-01T00:00:00Z">
          <w:r>
            <w:rPr>
              <w:rStyle w:val="Hyperlink"/>
            </w:rPr>
            <w:t xml:space="preserve">Example 64</w:t>
          </w:r>
        </w:ins>
      </w:hyperlink>
      <w:ins w:id="4009" w:author="PR Preview" w:date="2026-01-01T00:00:00Z">
        <w:r>
          <w:t xml:space="preserve">),</w:t>
        </w:r>
      </w:ins>
      <w:ins w:id="4010" w:author="PR Preview" w:date="2026-01-01T00:00:00Z">
        <w:r>
          <w:t xml:space="preserve"> </w:t>
        </w:r>
      </w:ins>
      <w:ins w:id="4011" w:author="PR Preview" w:date="2026-01-01T00:00:00Z">
        <w:r>
          <w:t xml:space="preserve">and</w:t>
        </w:r>
      </w:ins>
      <w:ins w:id="4012" w:author="PR Preview" w:date="2026-01-01T00:00:00Z">
        <w:r>
          <w:t xml:space="preserve"> </w:t>
        </w:r>
      </w:ins>
      <m:oMath>
        <m:r>
          <m:t>2</m:t>
        </m:r>
        <m:r>
          <m:rPr>
            <m:sty m:val="p"/>
          </m:rPr>
          <m:t>+</m:t>
        </m:r>
        <m:r>
          <m:t>0</m:t>
        </m:r>
        <m:r>
          <m:rPr>
            <m:sty m:val="p"/>
          </m:rPr>
          <m:t>=</m:t>
        </m:r>
        <m:r>
          <m:t>2</m:t>
        </m:r>
      </m:oMath>
      <w:ins w:id="4013" w:author="PR Preview" w:date="2026-01-01T00:00:00Z">
        <w:r>
          <w:t xml:space="preserve">.</w:t>
        </w:r>
      </w:ins>
    </w:p>
    <w:bookmarkEnd w:id="256"/>
    <w:bookmarkStart w:id="257" w:name="thm-rank-product"/>
    <w:p>
      <w:pPr>
        <w:pStyle w:val="BodyText"/>
      </w:pPr>
      <w:ins w:id="4014" w:author="PR Preview" w:date="2026-01-01T00:00:00Z">
        <w:r>
          <w:rPr>
            <w:b/>
            <w:bCs/>
          </w:rPr>
          <w:t xml:space="preserve">Theorem 38 (Multiplying on the right cannot increase the rank)</w:t>
        </w:r>
      </w:ins>
      <w:ins w:id="4015" w:author="PR Preview" w:date="2026-01-01T00:00:00Z">
        <w:r>
          <w:t xml:space="preserve"> </w:t>
        </w:r>
      </w:ins>
      <w:ins w:id="4016" w:author="PR Preview" w:date="2026-01-01T00:00:00Z">
        <w:r>
          <w:t xml:space="preserve">If</w:t>
        </w:r>
      </w:ins>
      <w:ins w:id="4017" w:author="PR Preview" w:date="2026-01-01T00:00:00Z">
        <w:r>
          <w:t xml:space="preserve"> </w:t>
        </w:r>
      </w:ins>
      <m:oMath>
        <m:r>
          <m:rPr>
            <m:sty m:val="bi"/>
          </m:rPr>
          <m:t>A</m:t>
        </m:r>
      </m:oMath>
      <w:ins w:id="4018" w:author="PR Preview" w:date="2026-01-01T00:00:00Z">
        <w:r>
          <w:t xml:space="preserve"> </w:t>
        </w:r>
      </w:ins>
      <w:ins w:id="4019" w:author="PR Preview" w:date="2026-01-01T00:00:00Z">
        <w:r>
          <w:t xml:space="preserve">is</w:t>
        </w:r>
      </w:ins>
      <w:ins w:id="4020" w:author="PR Preview" w:date="2026-01-01T00:00:00Z">
        <w:r>
          <w:t xml:space="preserve"> </w:t>
        </w:r>
      </w:ins>
      <m:oMath>
        <m:r>
          <m:t>m</m:t>
        </m:r>
        <m:r>
          <m:rPr>
            <m:sty m:val="p"/>
          </m:rPr>
          <m:t>×</m:t>
        </m:r>
        <m:r>
          <m:t>n</m:t>
        </m:r>
      </m:oMath>
      <w:ins w:id="4021" w:author="PR Preview" w:date="2026-01-01T00:00:00Z">
        <w:r>
          <w:t xml:space="preserve"> </w:t>
        </w:r>
      </w:ins>
      <w:ins w:id="4022" w:author="PR Preview" w:date="2026-01-01T00:00:00Z">
        <w:r>
          <w:t xml:space="preserve">and</w:t>
        </w:r>
      </w:ins>
      <w:ins w:id="4023" w:author="PR Preview" w:date="2026-01-01T00:00:00Z">
        <w:r>
          <w:t xml:space="preserve"> </w:t>
        </w:r>
      </w:ins>
      <m:oMath>
        <m:r>
          <m:rPr>
            <m:sty m:val="bi"/>
          </m:rPr>
          <m:t>B</m:t>
        </m:r>
      </m:oMath>
      <w:ins w:id="4024" w:author="PR Preview" w:date="2026-01-01T00:00:00Z">
        <w:r>
          <w:t xml:space="preserve"> </w:t>
        </w:r>
      </w:ins>
      <w:ins w:id="4025" w:author="PR Preview" w:date="2026-01-01T00:00:00Z">
        <w:r>
          <w:t xml:space="preserve">is</w:t>
        </w:r>
      </w:ins>
      <w:ins w:id="4026" w:author="PR Preview" w:date="2026-01-01T00:00:00Z">
        <w:r>
          <w:t xml:space="preserve"> </w:t>
        </w:r>
      </w:ins>
      <m:oMath>
        <m:r>
          <m:t>n</m:t>
        </m:r>
        <m:r>
          <m:rPr>
            <m:sty m:val="p"/>
          </m:rPr>
          <m:t>×</m:t>
        </m:r>
        <m:r>
          <m:t>k</m:t>
        </m:r>
      </m:oMath>
      <w:ins w:id="4027" w:author="PR Preview" w:date="2026-01-01T00:00:00Z">
        <w:r>
          <w:t xml:space="preserve">, then</w:t>
        </w:r>
      </w:ins>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57"/>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36</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bookmarkStart w:id="258" w:name="exm-rank-product"/>
    <w:p>
      <w:pPr>
        <w:pStyle w:val="FirstParagraph"/>
      </w:pPr>
      <w:del w:id="4028" w:author="PR Preview" w:date="2026-01-01T00:00:00Z">
        <w:r>
          <w:rPr>
            <w:b/>
            <w:bCs/>
          </w:rPr>
          <w:delText xml:space="preserve">Example 63 (A product can lose rank)</w:delText>
        </w:r>
      </w:del>
      <w:del w:id="4029" w:author="PR Preview" w:date="2026-01-01T00:00:00Z">
        <w:r>
          <w:delText xml:space="preserve"> </w:delText>
        </w:r>
      </w:del>
      <w:del w:id="4030"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del w:id="4031" w:author="PR Preview" w:date="2026-01-01T00:00:00Z">
        <w:r>
          <w:delText xml:space="preserve"> </w:delText>
        </w:r>
      </w:del>
      <w:del w:id="4032" w:author="PR Preview" w:date="2026-01-01T00:00:00Z">
        <w:r>
          <w:delText xml:space="preserve">has rank</w:delText>
        </w:r>
      </w:del>
      <w:del w:id="4033" w:author="PR Preview" w:date="2026-01-01T00:00:00Z">
        <w:r>
          <w:delText xml:space="preserve"> </w:delText>
        </w:r>
      </w:del>
      <m:oMath>
        <m:r>
          <m:t>1</m:t>
        </m:r>
      </m:oMath>
      <w:del w:id="4034" w:author="PR Preview" w:date="2026-01-01T00:00:00Z">
        <w:r>
          <w:delText xml:space="preserve">, but</w:delText>
        </w:r>
      </w:del>
      <w:del w:id="4035" w:author="PR Preview" w:date="2026-01-01T00:00:00Z">
        <w:r>
          <w:delText xml:space="preserve"> </w:delText>
        </w:r>
      </w:del>
      <m:oMath>
        <m:r>
          <m:rPr>
            <m:sty m:val="bi"/>
          </m:rPr>
          <m:t>A</m:t>
        </m:r>
        <m:r>
          <m:rPr>
            <m:sty m:val="bi"/>
          </m:rPr>
          <m:t>B</m:t>
        </m:r>
      </m:oMath>
      <w:del w:id="4036" w:author="PR Preview" w:date="2026-01-01T00:00:00Z">
        <w:r>
          <w:delText xml:space="preserve"> </w:delText>
        </w:r>
      </w:del>
      <w:del w:id="4037" w:author="PR Preview" w:date="2026-01-01T00:00:00Z">
        <w:r>
          <w:delText xml:space="preserve">has rank</w:delText>
        </w:r>
      </w:del>
      <w:del w:id="4038" w:author="PR Preview" w:date="2026-01-01T00:00:00Z">
        <w:r>
          <w:delText xml:space="preserve"> </w:delText>
        </w:r>
      </w:del>
      <m:oMath>
        <m:r>
          <m:t>0</m:t>
        </m:r>
      </m:oMath>
      <w:del w:id="4039" w:author="PR Preview" w:date="2026-01-01T00:00:00Z">
        <w:r>
          <w:delText xml:space="preserve">,</w:delText>
        </w:r>
      </w:del>
      <w:del w:id="4040" w:author="PR Preview" w:date="2026-01-01T00:00:00Z">
        <w:r>
          <w:delText xml:space="preserve"> </w:delText>
        </w:r>
      </w:del>
      <w:del w:id="4041" w:author="PR Preview" w:date="2026-01-01T00:00:00Z">
        <w:r>
          <w:delText xml:space="preserve">so the inequality in</w:delText>
        </w:r>
      </w:del>
      <w:del w:id="4042" w:author="PR Preview" w:date="2026-01-01T00:00:00Z">
        <w:r>
          <w:delText xml:space="preserve"> </w:delText>
        </w:r>
      </w:del>
      <w:hyperlink w:anchor="thm-rank-product">
        <w:del w:id="4043" w:author="PR Preview" w:date="2026-01-01T00:00:00Z">
          <w:r>
            <w:rPr>
              <w:rStyle w:val="Hyperlink"/>
            </w:rPr>
            <w:delText xml:space="preserve">Theorem 37</w:delText>
          </w:r>
        </w:del>
      </w:hyperlink>
      <w:del w:id="4044" w:author="PR Preview" w:date="2026-01-01T00:00:00Z">
        <w:r>
          <w:delText xml:space="preserve"> </w:delText>
        </w:r>
      </w:del>
      <w:del w:id="4045" w:author="PR Preview" w:date="2026-01-01T00:00:00Z">
        <w:r>
          <w:delText xml:space="preserve">can be strict.</w:delText>
        </w:r>
      </w:del>
      <w:del w:id="4046" w:author="PR Preview" w:date="2026-01-01T00:00:00Z">
        <w:r>
          <w:delText xml:space="preserve"> </w:delText>
        </w:r>
      </w:del>
      <w:del w:id="4047" w:author="PR Preview" w:date="2026-01-01T00:00:00Z">
        <w:r>
          <w:delText xml:space="preserve">With the</w:delText>
        </w:r>
      </w:del>
      <w:del w:id="4048" w:author="PR Preview" w:date="2026-01-01T00:00:00Z">
        <w:r>
          <w:delText xml:space="preserve"> </w:delText>
        </w:r>
      </w:del>
      <m:oMath>
        <m:r>
          <m:t>2</m:t>
        </m:r>
        <m:r>
          <m:rPr>
            <m:sty m:val="p"/>
          </m:rPr>
          <m:t>×</m:t>
        </m:r>
        <m:r>
          <m:t>2</m:t>
        </m:r>
      </m:oMath>
      <w:del w:id="4049" w:author="PR Preview" w:date="2026-01-01T00:00:00Z">
        <w:r>
          <w:delText xml:space="preserve"> </w:delText>
        </w:r>
      </w:del>
      <w:del w:id="4050" w:author="PR Preview" w:date="2026-01-01T00:00:00Z">
        <w:r>
          <w:delText xml:space="preserve">identity in place of</w:delText>
        </w:r>
      </w:del>
      <w:del w:id="4051" w:author="PR Preview" w:date="2026-01-01T00:00:00Z">
        <w:r>
          <w:delText xml:space="preserve"> </w:delText>
        </w:r>
      </w:del>
      <m:oMath>
        <m:r>
          <m:rPr>
            <m:sty m:val="bi"/>
          </m:rPr>
          <m:t>B</m:t>
        </m:r>
      </m:oMath>
      <w:del w:id="4052" w:author="PR Preview" w:date="2026-01-01T00:00:00Z">
        <w:r>
          <w:delText xml:space="preserve">,</w:delText>
        </w:r>
      </w:del>
      <w:del w:id="4053" w:author="PR Preview" w:date="2026-01-01T00:00:00Z">
        <w:r>
          <w:delText xml:space="preserve"> </w:delText>
        </w:r>
      </w:del>
      <m:oMath>
        <m:r>
          <m:rPr>
            <m:sty m:val="bi"/>
          </m:rPr>
          <m:t>A</m:t>
        </m:r>
        <m:r>
          <m:rPr>
            <m:sty m:val="bi"/>
          </m:rPr>
          <m:t>I</m:t>
        </m:r>
        <m:r>
          <m:rPr>
            <m:sty m:val="p"/>
          </m:rPr>
          <m:t>=</m:t>
        </m:r>
        <m:r>
          <m:rPr>
            <m:sty m:val="bi"/>
          </m:rPr>
          <m:t>A</m:t>
        </m:r>
      </m:oMath>
      <w:del w:id="4054" w:author="PR Preview" w:date="2026-01-01T00:00:00Z">
        <w:r>
          <w:delText xml:space="preserve"> </w:delText>
        </w:r>
      </w:del>
      <w:del w:id="4055" w:author="PR Preview" w:date="2026-01-01T00:00:00Z">
        <w:r>
          <w:delText xml:space="preserve">keeps rank</w:delText>
        </w:r>
      </w:del>
      <w:del w:id="4056" w:author="PR Preview" w:date="2026-01-01T00:00:00Z">
        <w:r>
          <w:delText xml:space="preserve"> </w:delText>
        </w:r>
      </w:del>
      <m:oMath>
        <m:r>
          <m:t>1</m:t>
        </m:r>
      </m:oMath>
      <w:del w:id="4057" w:author="PR Preview" w:date="2026-01-01T00:00:00Z">
        <w:r>
          <w:delText xml:space="preserve">, and the inequality is an equality.</w:delText>
        </w:r>
      </w:del>
    </w:p>
    <w:p>
      <w:pPr>
        <w:pStyle w:val="BodyText"/>
      </w:pPr>
      <w:del w:id="4058" w:author="PR Preview" w:date="2026-01-01T00:00:00Z">
        <w:r>
          <w:rPr>
            <w:b/>
            <w:bCs/>
          </w:rPr>
          <w:delText xml:space="preserve">Theorem 38 (Fundamental theorem of ranks)</w:delText>
        </w:r>
      </w:del>
      <w:del w:id="4059" w:author="PR Preview" w:date="2026-01-01T00:00:00Z">
        <w:r>
          <w:delText xml:space="preserve"> </w:delText>
        </w:r>
      </w:del>
      <w:del w:id="4060" w:author="PR Preview" w:date="2026-01-01T00:00:00Z">
        <w:r>
          <w:delText xml:space="preserve">For any</w:delText>
        </w:r>
      </w:del>
      <w:del w:id="4061" w:author="PR Preview" w:date="2026-01-01T00:00:00Z">
        <w:r>
          <w:delText xml:space="preserve"> </w:delText>
        </w:r>
      </w:del>
      <m:oMath>
        <m:r>
          <m:t>m</m:t>
        </m:r>
        <m:r>
          <m:rPr>
            <m:sty m:val="p"/>
          </m:rPr>
          <m:t>×</m:t>
        </m:r>
        <m:r>
          <m:t>n</m:t>
        </m:r>
      </m:oMath>
      <w:del w:id="4062" w:author="PR Preview" w:date="2026-01-01T00:00:00Z">
        <w:r>
          <w:delText xml:space="preserve"> </w:delText>
        </w:r>
      </w:del>
      <w:del w:id="4063" w:author="PR Preview" w:date="2026-01-01T00:00:00Z">
        <w:r>
          <w:delText xml:space="preserve">matrix</w:delText>
        </w:r>
      </w:del>
      <w:del w:id="4064" w:author="PR Preview" w:date="2026-01-01T00:00:00Z">
        <w:r>
          <w:delText xml:space="preserve"> </w:delText>
        </w:r>
      </w:del>
      <m:oMath>
        <m:r>
          <m:rPr>
            <m:sty m:val="bi"/>
          </m:rPr>
          <m:t>A</m:t>
        </m:r>
      </m:oMath>
      <w:del w:id="4065" w:author="PR Preview" w:date="2026-01-01T00:00:00Z">
        <w:r>
          <w:delText xml:space="preserve">,</w:delText>
        </w:r>
      </w:del>
    </w:p>
    <w:p>
      <w:pPr>
        <w:pStyle w:val="FirstParagraph"/>
      </w:pPr>
      <w:ins w:id="4066" w:author="PR Preview" w:date="2026-01-01T00:00:00Z">
        <w:r>
          <w:rPr>
            <w:b/>
            <w:bCs/>
          </w:rPr>
          <w:t xml:space="preserve">Example 66 (A product can lose rank)</w:t>
        </w:r>
      </w:ins>
      <w:ins w:id="4067" w:author="PR Preview" w:date="2026-01-01T00:00:00Z">
        <w:r>
          <w:t xml:space="preserve"> </w:t>
        </w:r>
      </w:ins>
      <w:ins w:id="4068"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ins w:id="4069" w:author="PR Preview" w:date="2026-01-01T00:00:00Z">
        <w:r>
          <w:t xml:space="preserve"> </w:t>
        </w:r>
      </w:ins>
      <w:ins w:id="4070" w:author="PR Preview" w:date="2026-01-01T00:00:00Z">
        <w:r>
          <w:t xml:space="preserve">has rank</w:t>
        </w:r>
      </w:ins>
      <w:ins w:id="4071" w:author="PR Preview" w:date="2026-01-01T00:00:00Z">
        <w:r>
          <w:t xml:space="preserve"> </w:t>
        </w:r>
      </w:ins>
      <m:oMath>
        <m:r>
          <m:t>1</m:t>
        </m:r>
      </m:oMath>
      <w:ins w:id="4072" w:author="PR Preview" w:date="2026-01-01T00:00:00Z">
        <w:r>
          <w:t xml:space="preserve">, but</w:t>
        </w:r>
      </w:ins>
      <w:ins w:id="4073" w:author="PR Preview" w:date="2026-01-01T00:00:00Z">
        <w:r>
          <w:t xml:space="preserve"> </w:t>
        </w:r>
      </w:ins>
      <m:oMath>
        <m:r>
          <m:rPr>
            <m:sty m:val="bi"/>
          </m:rPr>
          <m:t>A</m:t>
        </m:r>
        <m:r>
          <m:rPr>
            <m:sty m:val="bi"/>
          </m:rPr>
          <m:t>B</m:t>
        </m:r>
      </m:oMath>
      <w:ins w:id="4074" w:author="PR Preview" w:date="2026-01-01T00:00:00Z">
        <w:r>
          <w:t xml:space="preserve"> </w:t>
        </w:r>
      </w:ins>
      <w:ins w:id="4075" w:author="PR Preview" w:date="2026-01-01T00:00:00Z">
        <w:r>
          <w:t xml:space="preserve">has rank</w:t>
        </w:r>
      </w:ins>
      <w:ins w:id="4076" w:author="PR Preview" w:date="2026-01-01T00:00:00Z">
        <w:r>
          <w:t xml:space="preserve"> </w:t>
        </w:r>
      </w:ins>
      <m:oMath>
        <m:r>
          <m:t>0</m:t>
        </m:r>
      </m:oMath>
      <w:ins w:id="4077" w:author="PR Preview" w:date="2026-01-01T00:00:00Z">
        <w:r>
          <w:t xml:space="preserve">,</w:t>
        </w:r>
      </w:ins>
      <w:ins w:id="4078" w:author="PR Preview" w:date="2026-01-01T00:00:00Z">
        <w:r>
          <w:t xml:space="preserve"> </w:t>
        </w:r>
      </w:ins>
      <w:ins w:id="4079" w:author="PR Preview" w:date="2026-01-01T00:00:00Z">
        <w:r>
          <w:t xml:space="preserve">so the inequality in</w:t>
        </w:r>
      </w:ins>
      <w:ins w:id="4080" w:author="PR Preview" w:date="2026-01-01T00:00:00Z">
        <w:r>
          <w:t xml:space="preserve"> </w:t>
        </w:r>
      </w:ins>
      <w:hyperlink w:anchor="thm-rank-product">
        <w:ins w:id="4081" w:author="PR Preview" w:date="2026-01-01T00:00:00Z">
          <w:r>
            <w:rPr>
              <w:rStyle w:val="Hyperlink"/>
            </w:rPr>
            <w:t xml:space="preserve">Theorem 38</w:t>
          </w:r>
        </w:ins>
      </w:hyperlink>
      <w:ins w:id="4082" w:author="PR Preview" w:date="2026-01-01T00:00:00Z">
        <w:r>
          <w:t xml:space="preserve"> </w:t>
        </w:r>
      </w:ins>
      <w:ins w:id="4083" w:author="PR Preview" w:date="2026-01-01T00:00:00Z">
        <w:r>
          <w:t xml:space="preserve">can be strict.</w:t>
        </w:r>
      </w:ins>
      <w:ins w:id="4084" w:author="PR Preview" w:date="2026-01-01T00:00:00Z">
        <w:r>
          <w:t xml:space="preserve"> </w:t>
        </w:r>
      </w:ins>
      <w:ins w:id="4085" w:author="PR Preview" w:date="2026-01-01T00:00:00Z">
        <w:r>
          <w:t xml:space="preserve">With the</w:t>
        </w:r>
      </w:ins>
      <w:ins w:id="4086" w:author="PR Preview" w:date="2026-01-01T00:00:00Z">
        <w:r>
          <w:t xml:space="preserve"> </w:t>
        </w:r>
      </w:ins>
      <m:oMath>
        <m:r>
          <m:t>2</m:t>
        </m:r>
        <m:r>
          <m:rPr>
            <m:sty m:val="p"/>
          </m:rPr>
          <m:t>×</m:t>
        </m:r>
        <m:r>
          <m:t>2</m:t>
        </m:r>
      </m:oMath>
      <w:ins w:id="4087" w:author="PR Preview" w:date="2026-01-01T00:00:00Z">
        <w:r>
          <w:t xml:space="preserve"> </w:t>
        </w:r>
      </w:ins>
      <w:ins w:id="4088" w:author="PR Preview" w:date="2026-01-01T00:00:00Z">
        <w:r>
          <w:t xml:space="preserve">identity in place of</w:t>
        </w:r>
      </w:ins>
      <w:ins w:id="4089" w:author="PR Preview" w:date="2026-01-01T00:00:00Z">
        <w:r>
          <w:t xml:space="preserve"> </w:t>
        </w:r>
      </w:ins>
      <m:oMath>
        <m:r>
          <m:rPr>
            <m:sty m:val="bi"/>
          </m:rPr>
          <m:t>B</m:t>
        </m:r>
      </m:oMath>
      <w:ins w:id="4090" w:author="PR Preview" w:date="2026-01-01T00:00:00Z">
        <w:r>
          <w:t xml:space="preserve">,</w:t>
        </w:r>
      </w:ins>
      <w:ins w:id="4091" w:author="PR Preview" w:date="2026-01-01T00:00:00Z">
        <w:r>
          <w:t xml:space="preserve"> </w:t>
        </w:r>
      </w:ins>
      <m:oMath>
        <m:r>
          <m:rPr>
            <m:sty m:val="bi"/>
          </m:rPr>
          <m:t>A</m:t>
        </m:r>
        <m:r>
          <m:rPr>
            <m:sty m:val="bi"/>
          </m:rPr>
          <m:t>I</m:t>
        </m:r>
        <m:r>
          <m:rPr>
            <m:sty m:val="p"/>
          </m:rPr>
          <m:t>=</m:t>
        </m:r>
        <m:r>
          <m:rPr>
            <m:sty m:val="bi"/>
          </m:rPr>
          <m:t>A</m:t>
        </m:r>
      </m:oMath>
      <w:ins w:id="4092" w:author="PR Preview" w:date="2026-01-01T00:00:00Z">
        <w:r>
          <w:t xml:space="preserve"> </w:t>
        </w:r>
      </w:ins>
      <w:ins w:id="4093" w:author="PR Preview" w:date="2026-01-01T00:00:00Z">
        <w:r>
          <w:t xml:space="preserve">keeps rank</w:t>
        </w:r>
      </w:ins>
      <w:ins w:id="4094" w:author="PR Preview" w:date="2026-01-01T00:00:00Z">
        <w:r>
          <w:t xml:space="preserve"> </w:t>
        </w:r>
      </w:ins>
      <m:oMath>
        <m:r>
          <m:t>1</m:t>
        </m:r>
      </m:oMath>
      <w:ins w:id="4095" w:author="PR Preview" w:date="2026-01-01T00:00:00Z">
        <w:r>
          <w:t xml:space="preserve">, and the inequality is an equality.</w:t>
        </w:r>
      </w:ins>
    </w:p>
    <w:bookmarkEnd w:id="258"/>
    <w:bookmarkStart w:id="259" w:name="thm-rank-transpose"/>
    <w:p>
      <w:pPr>
        <w:pStyle w:val="BodyText"/>
      </w:pPr>
      <w:ins w:id="4096" w:author="PR Preview" w:date="2026-01-01T00:00:00Z">
        <w:r>
          <w:rPr>
            <w:b/>
            <w:bCs/>
          </w:rPr>
          <w:t xml:space="preserve">Theorem 39 (Fundamental theorem of ranks)</w:t>
        </w:r>
      </w:ins>
      <w:ins w:id="4097" w:author="PR Preview" w:date="2026-01-01T00:00:00Z">
        <w:r>
          <w:t xml:space="preserve"> </w:t>
        </w:r>
      </w:ins>
      <w:ins w:id="4098" w:author="PR Preview" w:date="2026-01-01T00:00:00Z">
        <w:r>
          <w:t xml:space="preserve">For any</w:t>
        </w:r>
      </w:ins>
      <w:ins w:id="4099" w:author="PR Preview" w:date="2026-01-01T00:00:00Z">
        <w:r>
          <w:t xml:space="preserve"> </w:t>
        </w:r>
      </w:ins>
      <m:oMath>
        <m:r>
          <m:t>m</m:t>
        </m:r>
        <m:r>
          <m:rPr>
            <m:sty m:val="p"/>
          </m:rPr>
          <m:t>×</m:t>
        </m:r>
        <m:r>
          <m:t>n</m:t>
        </m:r>
      </m:oMath>
      <w:ins w:id="4100" w:author="PR Preview" w:date="2026-01-01T00:00:00Z">
        <w:r>
          <w:t xml:space="preserve"> </w:t>
        </w:r>
      </w:ins>
      <w:ins w:id="4101" w:author="PR Preview" w:date="2026-01-01T00:00:00Z">
        <w:r>
          <w:t xml:space="preserve">matrix</w:t>
        </w:r>
      </w:ins>
      <w:ins w:id="4102" w:author="PR Preview" w:date="2026-01-01T00:00:00Z">
        <w:r>
          <w:t xml:space="preserve"> </w:t>
        </w:r>
      </w:ins>
      <m:oMath>
        <m:r>
          <m:rPr>
            <m:sty m:val="bi"/>
          </m:rPr>
          <m:t>A</m:t>
        </m:r>
      </m:oMath>
      <w:ins w:id="4103"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59"/>
    <w:p>
      <w:pPr>
        <w:pStyle w:val="BodyText"/>
      </w:pPr>
      <w:del w:id="4104" w:author="PR Preview" w:date="2026-01-01T00:00:00Z">
        <w:r>
          <w:rPr>
            <w:i/>
            <w:iCs/>
          </w:rPr>
          <w:delText xml:space="preserve">Proof</w:delText>
        </w:r>
      </w:del>
      <w:del w:id="4105" w:author="PR Preview" w:date="2026-01-01T00:00:00Z">
        <w:r>
          <w:delText xml:space="preserve">. </w:delText>
        </w:r>
      </w:del>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del w:id="4106" w:author="PR Preview" w:date="2026-01-01T00:00:00Z">
        <w:r>
          <w:rPr>
            <w:b/>
            <w:bCs/>
          </w:rPr>
          <w:delText xml:space="preserve">.</w:delText>
        </w:r>
      </w:del>
      <w:del w:id="4107" w:author="PR Preview" w:date="2026-01-01T00:00:00Z">
        <w:r>
          <w:delText xml:space="preserve"> </w:delText>
        </w:r>
      </w:del>
      <w:del w:id="4108" w:author="PR Preview" w:date="2026-01-01T00:00:00Z">
        <w:r>
          <w:delText xml:space="preserve">Both matrices have</w:delText>
        </w:r>
      </w:del>
      <w:del w:id="4109" w:author="PR Preview" w:date="2026-01-01T00:00:00Z">
        <w:r>
          <w:delText xml:space="preserve"> </w:delText>
        </w:r>
      </w:del>
      <m:oMath>
        <m:r>
          <m:t>n</m:t>
        </m:r>
      </m:oMath>
      <w:del w:id="4110" w:author="PR Preview" w:date="2026-01-01T00:00:00Z">
        <w:r>
          <w:delText xml:space="preserve"> </w:delText>
        </w:r>
      </w:del>
      <w:del w:id="4111" w:author="PR Preview" w:date="2026-01-01T00:00:00Z">
        <w:r>
          <w:delText xml:space="preserve">columns,</w:delText>
        </w:r>
      </w:del>
      <w:del w:id="4112" w:author="PR Preview" w:date="2026-01-01T00:00:00Z">
        <w:r>
          <w:delText xml:space="preserve"> </w:delText>
        </w:r>
      </w:del>
      <w:del w:id="4113" w:author="PR Preview" w:date="2026-01-01T00:00:00Z">
        <w:r>
          <w:delText xml:space="preserve">and</w:delText>
        </w:r>
      </w:del>
      <w:del w:id="4114"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del w:id="4115" w:author="PR Preview" w:date="2026-01-01T00:00:00Z">
        <w:r>
          <w:delText xml:space="preserve"> </w:delText>
        </w:r>
      </w:del>
      <w:del w:id="4116" w:author="PR Preview" w:date="2026-01-01T00:00:00Z">
        <w:r>
          <w:delText xml:space="preserve">(</w:delText>
        </w:r>
      </w:del>
      <w:hyperlink w:anchor="thm-null-gram">
        <w:del w:id="4117" w:author="PR Preview" w:date="2026-01-01T00:00:00Z">
          <w:r>
            <w:rPr>
              <w:rStyle w:val="Hyperlink"/>
            </w:rPr>
            <w:delText xml:space="preserve">Theorem 34</w:delText>
          </w:r>
        </w:del>
      </w:hyperlink>
      <w:del w:id="4118" w:author="PR Preview" w:date="2026-01-01T00:00:00Z">
        <w:r>
          <w:delText xml:space="preserve">),</w:delText>
        </w:r>
      </w:del>
      <w:del w:id="4119" w:author="PR Preview" w:date="2026-01-01T00:00:00Z">
        <w:r>
          <w:delText xml:space="preserve"> </w:delText>
        </w:r>
      </w:del>
      <w:del w:id="4120" w:author="PR Preview" w:date="2026-01-01T00:00:00Z">
        <w:r>
          <w:delText xml:space="preserve">so they have the same nullity (</w:delText>
        </w:r>
      </w:del>
      <w:hyperlink w:anchor="def-nullity">
        <w:del w:id="4121" w:author="PR Preview" w:date="2026-01-01T00:00:00Z">
          <w:r>
            <w:rPr>
              <w:rStyle w:val="Hyperlink"/>
            </w:rPr>
            <w:delText xml:space="preserve">Definition 48</w:delText>
          </w:r>
        </w:del>
      </w:hyperlink>
      <w:del w:id="4122" w:author="PR Preview" w:date="2026-01-01T00:00:00Z">
        <w:r>
          <w:delText xml:space="preserve">).</w:delText>
        </w:r>
      </w:del>
      <w:del w:id="4123" w:author="PR Preview" w:date="2026-01-01T00:00:00Z">
        <w:r>
          <w:delText xml:space="preserve"> </w:delText>
        </w:r>
      </w:del>
      <w:del w:id="4124" w:author="PR Preview" w:date="2026-01-01T00:00:00Z">
        <w:r>
          <w:delText xml:space="preserve">Then</w:delText>
        </w:r>
      </w:del>
    </w:p>
    <w:p>
      <w:pPr>
        <w:pStyle w:val="BodyText"/>
      </w:pPr>
      <w:ins w:id="4125" w:author="PR Preview" w:date="2026-01-01T00:00:00Z">
        <w:r>
          <w:rPr>
            <w:i/>
            <w:iCs/>
          </w:rPr>
          <w:t xml:space="preserve">Proof</w:t>
        </w:r>
      </w:ins>
      <w:ins w:id="4126" w:author="PR Preview" w:date="2026-01-01T00:00:00Z">
        <w:r>
          <w:t xml:space="preserve">. </w:t>
        </w:r>
      </w:ins>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ins w:id="4127" w:author="PR Preview" w:date="2026-01-01T00:00:00Z">
        <w:r>
          <w:rPr>
            <w:b/>
            <w:bCs/>
          </w:rPr>
          <w:t xml:space="preserve">.</w:t>
        </w:r>
      </w:ins>
      <w:ins w:id="4128" w:author="PR Preview" w:date="2026-01-01T00:00:00Z">
        <w:r>
          <w:t xml:space="preserve"> </w:t>
        </w:r>
      </w:ins>
      <w:ins w:id="4129" w:author="PR Preview" w:date="2026-01-01T00:00:00Z">
        <w:r>
          <w:t xml:space="preserve">Both matrices have</w:t>
        </w:r>
      </w:ins>
      <w:ins w:id="4130" w:author="PR Preview" w:date="2026-01-01T00:00:00Z">
        <w:r>
          <w:t xml:space="preserve"> </w:t>
        </w:r>
      </w:ins>
      <m:oMath>
        <m:r>
          <m:t>n</m:t>
        </m:r>
      </m:oMath>
      <w:ins w:id="4131" w:author="PR Preview" w:date="2026-01-01T00:00:00Z">
        <w:r>
          <w:t xml:space="preserve"> </w:t>
        </w:r>
      </w:ins>
      <w:ins w:id="4132" w:author="PR Preview" w:date="2026-01-01T00:00:00Z">
        <w:r>
          <w:t xml:space="preserve">columns,</w:t>
        </w:r>
      </w:ins>
      <w:ins w:id="4133" w:author="PR Preview" w:date="2026-01-01T00:00:00Z">
        <w:r>
          <w:t xml:space="preserve"> </w:t>
        </w:r>
      </w:ins>
      <w:ins w:id="4134" w:author="PR Preview" w:date="2026-01-01T00:00:00Z">
        <w:r>
          <w:t xml:space="preserve">and</w:t>
        </w:r>
      </w:ins>
      <w:ins w:id="4135" w:author="PR Preview" w:date="2026-01-01T00:00:00Z">
        <w:r>
          <w:t xml:space="preserve"> </w:t>
        </w:r>
      </w:ins>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ins w:id="4136" w:author="PR Preview" w:date="2026-01-01T00:00:00Z">
        <w:r>
          <w:t xml:space="preserve"> </w:t>
        </w:r>
      </w:ins>
      <w:ins w:id="4137" w:author="PR Preview" w:date="2026-01-01T00:00:00Z">
        <w:r>
          <w:t xml:space="preserve">(</w:t>
        </w:r>
      </w:ins>
      <w:hyperlink w:anchor="thm-null-gram">
        <w:ins w:id="4138" w:author="PR Preview" w:date="2026-01-01T00:00:00Z">
          <w:r>
            <w:rPr>
              <w:rStyle w:val="Hyperlink"/>
            </w:rPr>
            <w:t xml:space="preserve">Theorem 35</w:t>
          </w:r>
        </w:ins>
      </w:hyperlink>
      <w:ins w:id="4139" w:author="PR Preview" w:date="2026-01-01T00:00:00Z">
        <w:r>
          <w:t xml:space="preserve">),</w:t>
        </w:r>
      </w:ins>
      <w:ins w:id="4140" w:author="PR Preview" w:date="2026-01-01T00:00:00Z">
        <w:r>
          <w:t xml:space="preserve"> </w:t>
        </w:r>
      </w:ins>
      <w:ins w:id="4141" w:author="PR Preview" w:date="2026-01-01T00:00:00Z">
        <w:r>
          <w:t xml:space="preserve">so they have the same nullity (</w:t>
        </w:r>
      </w:ins>
      <w:hyperlink w:anchor="def-nullity">
        <w:ins w:id="4142" w:author="PR Preview" w:date="2026-01-01T00:00:00Z">
          <w:r>
            <w:rPr>
              <w:rStyle w:val="Hyperlink"/>
            </w:rPr>
            <w:t xml:space="preserve">Definition 51</w:t>
          </w:r>
        </w:ins>
      </w:hyperlink>
      <w:ins w:id="4143" w:author="PR Preview" w:date="2026-01-01T00:00:00Z">
        <w:r>
          <w:t xml:space="preserve">).</w:t>
        </w:r>
      </w:ins>
      <w:ins w:id="4144" w:author="PR Preview" w:date="2026-01-01T00:00:00Z">
        <w:r>
          <w:t xml:space="preserve"> </w:t>
        </w:r>
      </w:ins>
      <w:ins w:id="4145" w:author="PR Preview" w:date="2026-01-01T00:00:00Z">
        <w:r>
          <w:t xml:space="preserve">Then</w:t>
        </w:r>
      </w:ins>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37</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38</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0" w:name="exm-rank-transpose"/>
    <w:p>
      <w:pPr>
        <w:pStyle w:val="BodyText"/>
      </w:pPr>
      <w:del w:id="4146" w:author="PR Preview" w:date="2026-01-01T00:00:00Z">
        <w:r>
          <w:rPr>
            <w:b/>
            <w:bCs/>
          </w:rPr>
          <w:delText xml:space="preserve">Example 64 (Four equal ranks)</w:delText>
        </w:r>
      </w:del>
      <w:del w:id="4147" w:author="PR Preview" w:date="2026-01-01T00:00:00Z">
        <w:r>
          <w:delText xml:space="preserve"> </w:delText>
        </w:r>
      </w:del>
      <w:del w:id="4148" w:author="PR Preview" w:date="2026-01-01T00:00:00Z">
        <w:r>
          <w:delText xml:space="preserve">For</w:delText>
        </w:r>
      </w:del>
      <w:del w:id="4149" w:author="PR Preview" w:date="2026-01-01T00:00:00Z">
        <w:r>
          <w:delText xml:space="preserve"> </w:delText>
        </w:r>
      </w:del>
      <m:oMath>
        <m:r>
          <m:rPr>
            <m:sty m:val="bi"/>
          </m:rPr>
          <m:t>A</m:t>
        </m:r>
      </m:oMath>
      <w:del w:id="4150" w:author="PR Preview" w:date="2026-01-01T00:00:00Z">
        <w:r>
          <w:delText xml:space="preserve"> </w:delText>
        </w:r>
      </w:del>
      <w:del w:id="4151" w:author="PR Preview" w:date="2026-01-01T00:00:00Z">
        <w:r>
          <w:delText xml:space="preserve">in</w:delText>
        </w:r>
      </w:del>
      <w:del w:id="4152" w:author="PR Preview" w:date="2026-01-01T00:00:00Z">
        <w:r>
          <w:delText xml:space="preserve"> </w:delText>
        </w:r>
      </w:del>
      <w:hyperlink w:anchor="exm-column-space">
        <w:del w:id="4153" w:author="PR Preview" w:date="2026-01-01T00:00:00Z">
          <w:r>
            <w:rPr>
              <w:rStyle w:val="Hyperlink"/>
            </w:rPr>
            <w:delText xml:space="preserve">Example 53</w:delText>
          </w:r>
        </w:del>
      </w:hyperlink>
      <w:del w:id="4154" w:author="PR Preview" w:date="2026-01-01T00:00:00Z">
        <w:r>
          <w:delText xml:space="preserve">,</w:delText>
        </w:r>
      </w:del>
      <w:del w:id="4155"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4156" w:author="PR Preview" w:date="2026-01-01T00:00:00Z">
        <w:r>
          <w:delText xml:space="preserve"> </w:delText>
        </w:r>
      </w:del>
      <w:del w:id="4157" w:author="PR Preview" w:date="2026-01-01T00:00:00Z">
        <w:r>
          <w:delText xml:space="preserve">(</w:delText>
        </w:r>
      </w:del>
      <w:hyperlink w:anchor="exm-rank-dim">
        <w:del w:id="4158" w:author="PR Preview" w:date="2026-01-01T00:00:00Z">
          <w:r>
            <w:rPr>
              <w:rStyle w:val="Hyperlink"/>
            </w:rPr>
            <w:delText xml:space="preserve">Example 60</w:delText>
          </w:r>
        </w:del>
      </w:hyperlink>
      <w:del w:id="4159" w:author="PR Preview" w:date="2026-01-01T00:00:00Z">
        <w:r>
          <w:delText xml:space="preserve">).</w:delText>
        </w:r>
      </w:del>
      <w:del w:id="4160" w:author="PR Preview" w:date="2026-01-01T00:00:00Z">
        <w:r>
          <w:delText xml:space="preserve"> </w:delText>
        </w:r>
      </w:del>
      <w:del w:id="4161" w:author="PR Preview" w:date="2026-01-01T00:00:00Z">
        <w:r>
          <w:delText xml:space="preserve">Its transpose</w:delText>
        </w:r>
      </w:del>
      <w:del w:id="4162" w:author="PR Preview" w:date="2026-01-01T00:00:00Z">
        <w:r>
          <w:delText xml:space="preserve"> </w:delText>
        </w:r>
      </w:del>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del w:id="4163" w:author="PR Preview" w:date="2026-01-01T00:00:00Z">
        <w:r>
          <w:delText xml:space="preserve"> </w:delText>
        </w:r>
      </w:del>
      <w:del w:id="4164" w:author="PR Preview" w:date="2026-01-01T00:00:00Z">
        <w:r>
          <w:delText xml:space="preserve">has second column</w:delText>
        </w:r>
      </w:del>
      <w:del w:id="4165" w:author="PR Preview" w:date="2026-01-01T00:00:00Z">
        <w:r>
          <w:delText xml:space="preserve"> </w:delText>
        </w:r>
      </w:del>
      <m:oMath>
        <m:r>
          <m:t>3</m:t>
        </m:r>
      </m:oMath>
      <w:del w:id="4166" w:author="PR Preview" w:date="2026-01-01T00:00:00Z">
        <w:r>
          <w:delText xml:space="preserve"> </w:delText>
        </w:r>
      </w:del>
      <w:del w:id="4167" w:author="PR Preview" w:date="2026-01-01T00:00:00Z">
        <w:r>
          <w:delText xml:space="preserve">times its first, so its rank is</w:delText>
        </w:r>
      </w:del>
      <w:del w:id="4168" w:author="PR Preview" w:date="2026-01-01T00:00:00Z">
        <w:r>
          <w:delText xml:space="preserve"> </w:delText>
        </w:r>
      </w:del>
      <m:oMath>
        <m:r>
          <m:t>1</m:t>
        </m:r>
      </m:oMath>
      <w:del w:id="4169" w:author="PR Preview" w:date="2026-01-01T00:00:00Z">
        <w:r>
          <w:delText xml:space="preserve">.</w:delText>
        </w:r>
      </w:del>
      <w:del w:id="4170" w:author="PR Preview" w:date="2026-01-01T00:00:00Z">
        <w:r>
          <w:delText xml:space="preserve"> </w:delText>
        </w:r>
      </w:del>
      <m:oMath>
        <m:sSup>
          <m:e>
            <m:r>
              <m:rPr>
                <m:sty m:val="bi"/>
              </m:rPr>
              <m:t>A</m:t>
            </m:r>
          </m:e>
          <m:sup>
            <m:r>
              <m:rPr>
                <m:sty m:val="p"/>
              </m:rPr>
              <m:t>⊤</m:t>
            </m:r>
          </m:sup>
        </m:sSup>
        <m:r>
          <m:rPr>
            <m:sty m:val="bi"/>
          </m:rPr>
          <m:t>A</m:t>
        </m:r>
      </m:oMath>
      <w:del w:id="4171" w:author="PR Preview" w:date="2026-01-01T00:00:00Z">
        <w:r>
          <w:delText xml:space="preserve"> </w:delText>
        </w:r>
      </w:del>
      <w:del w:id="4172" w:author="PR Preview" w:date="2026-01-01T00:00:00Z">
        <w:r>
          <w:delText xml:space="preserve">in</w:delText>
        </w:r>
      </w:del>
      <w:del w:id="4173" w:author="PR Preview" w:date="2026-01-01T00:00:00Z">
        <w:r>
          <w:delText xml:space="preserve"> </w:delText>
        </w:r>
      </w:del>
      <w:hyperlink w:anchor="exm-null-gram">
        <w:del w:id="4174" w:author="PR Preview" w:date="2026-01-01T00:00:00Z">
          <w:r>
            <w:rPr>
              <w:rStyle w:val="Hyperlink"/>
            </w:rPr>
            <w:delText xml:space="preserve">Example 59</w:delText>
          </w:r>
        </w:del>
      </w:hyperlink>
      <w:del w:id="4175" w:author="PR Preview" w:date="2026-01-01T00:00:00Z">
        <w:r>
          <w:delText xml:space="preserve"> </w:delText>
        </w:r>
      </w:del>
      <w:del w:id="4176" w:author="PR Preview" w:date="2026-01-01T00:00:00Z">
        <w:r>
          <w:delText xml:space="preserve">has every row a multiple of</w:delText>
        </w:r>
      </w:del>
      <w:del w:id="4177"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4178" w:author="PR Preview" w:date="2026-01-01T00:00:00Z">
        <w:r>
          <w:delText xml:space="preserve">,</w:delText>
        </w:r>
      </w:del>
      <w:del w:id="4179" w:author="PR Preview" w:date="2026-01-01T00:00:00Z">
        <w:r>
          <w:delText xml:space="preserve"> </w:delText>
        </w:r>
      </w:del>
      <w:del w:id="4180" w:author="PR Preview" w:date="2026-01-01T00:00:00Z">
        <w:r>
          <w:delText xml:space="preserve">so its rank is</w:delText>
        </w:r>
      </w:del>
      <w:del w:id="4181" w:author="PR Preview" w:date="2026-01-01T00:00:00Z">
        <w:r>
          <w:delText xml:space="preserve"> </w:delText>
        </w:r>
      </w:del>
      <m:oMath>
        <m:r>
          <m:t>1</m:t>
        </m:r>
      </m:oMath>
      <w:del w:id="4182" w:author="PR Preview" w:date="2026-01-01T00:00:00Z">
        <w:r>
          <w:delText xml:space="preserve"> </w:delText>
        </w:r>
      </w:del>
      <w:del w:id="4183" w:author="PR Preview" w:date="2026-01-01T00:00:00Z">
        <w:r>
          <w:delText xml:space="preserve">too, and</w:delText>
        </w:r>
      </w:del>
    </w:p>
    <w:p>
      <w:pPr>
        <w:pStyle w:val="BodyText"/>
      </w:pPr>
      <w:ins w:id="4184" w:author="PR Preview" w:date="2026-01-01T00:00:00Z">
        <w:r>
          <w:rPr>
            <w:b/>
            <w:bCs/>
          </w:rPr>
          <w:t xml:space="preserve">Example 67 (Four equal ranks)</w:t>
        </w:r>
      </w:ins>
      <w:ins w:id="4185" w:author="PR Preview" w:date="2026-01-01T00:00:00Z">
        <w:r>
          <w:t xml:space="preserve"> </w:t>
        </w:r>
      </w:ins>
      <w:ins w:id="4186" w:author="PR Preview" w:date="2026-01-01T00:00:00Z">
        <w:r>
          <w:t xml:space="preserve">For</w:t>
        </w:r>
      </w:ins>
      <w:ins w:id="4187" w:author="PR Preview" w:date="2026-01-01T00:00:00Z">
        <w:r>
          <w:t xml:space="preserve"> </w:t>
        </w:r>
      </w:ins>
      <m:oMath>
        <m:r>
          <m:rPr>
            <m:sty m:val="bi"/>
          </m:rPr>
          <m:t>A</m:t>
        </m:r>
      </m:oMath>
      <w:ins w:id="4188" w:author="PR Preview" w:date="2026-01-01T00:00:00Z">
        <w:r>
          <w:t xml:space="preserve"> </w:t>
        </w:r>
      </w:ins>
      <w:ins w:id="4189" w:author="PR Preview" w:date="2026-01-01T00:00:00Z">
        <w:r>
          <w:t xml:space="preserve">in</w:t>
        </w:r>
      </w:ins>
      <w:ins w:id="4190" w:author="PR Preview" w:date="2026-01-01T00:00:00Z">
        <w:r>
          <w:t xml:space="preserve"> </w:t>
        </w:r>
      </w:ins>
      <w:hyperlink w:anchor="exm-column-space">
        <w:ins w:id="4191" w:author="PR Preview" w:date="2026-01-01T00:00:00Z">
          <w:r>
            <w:rPr>
              <w:rStyle w:val="Hyperlink"/>
            </w:rPr>
            <w:t xml:space="preserve">Example 54</w:t>
          </w:r>
        </w:ins>
      </w:hyperlink>
      <w:ins w:id="4192" w:author="PR Preview" w:date="2026-01-01T00:00:00Z">
        <w:r>
          <w:t xml:space="preserve">,</w:t>
        </w:r>
      </w:ins>
      <w:ins w:id="4193" w:author="PR Preview" w:date="2026-01-01T00:00:00Z">
        <w:r>
          <w:t xml:space="preserve"> </w:t>
        </w:r>
      </w:ins>
      <m:oMath>
        <m:r>
          <m:rPr>
            <m:sty m:val="p"/>
          </m:rPr>
          <m:t>rank</m:t>
        </m:r>
        <m:r>
          <m:rPr>
            <m:sty m:val="p"/>
          </m:rPr>
          <m:t>(</m:t>
        </m:r>
        <m:r>
          <m:rPr>
            <m:sty m:val="bi"/>
          </m:rPr>
          <m:t>A</m:t>
        </m:r>
        <m:r>
          <m:rPr>
            <m:sty m:val="p"/>
          </m:rPr>
          <m:t>)</m:t>
        </m:r>
        <m:r>
          <m:rPr>
            <m:sty m:val="p"/>
          </m:rPr>
          <m:t>=</m:t>
        </m:r>
        <m:r>
          <m:t>1</m:t>
        </m:r>
      </m:oMath>
      <w:ins w:id="4194" w:author="PR Preview" w:date="2026-01-01T00:00:00Z">
        <w:r>
          <w:t xml:space="preserve"> </w:t>
        </w:r>
      </w:ins>
      <w:ins w:id="4195" w:author="PR Preview" w:date="2026-01-01T00:00:00Z">
        <w:r>
          <w:t xml:space="preserve">(</w:t>
        </w:r>
      </w:ins>
      <w:hyperlink w:anchor="exm-rank-dim">
        <w:ins w:id="4196" w:author="PR Preview" w:date="2026-01-01T00:00:00Z">
          <w:r>
            <w:rPr>
              <w:rStyle w:val="Hyperlink"/>
            </w:rPr>
            <w:t xml:space="preserve">Example 63</w:t>
          </w:r>
        </w:ins>
      </w:hyperlink>
      <w:ins w:id="4197" w:author="PR Preview" w:date="2026-01-01T00:00:00Z">
        <w:r>
          <w:t xml:space="preserve">).</w:t>
        </w:r>
      </w:ins>
      <w:ins w:id="4198" w:author="PR Preview" w:date="2026-01-01T00:00:00Z">
        <w:r>
          <w:t xml:space="preserve"> </w:t>
        </w:r>
      </w:ins>
      <w:ins w:id="4199" w:author="PR Preview" w:date="2026-01-01T00:00:00Z">
        <w:r>
          <w:t xml:space="preserve">Its transpose</w:t>
        </w:r>
      </w:ins>
      <w:ins w:id="4200" w:author="PR Preview" w:date="2026-01-01T00:00:00Z">
        <w:r>
          <w:t xml:space="preserve"> </w:t>
        </w:r>
      </w:ins>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ins w:id="4201" w:author="PR Preview" w:date="2026-01-01T00:00:00Z">
        <w:r>
          <w:t xml:space="preserve"> </w:t>
        </w:r>
      </w:ins>
      <w:ins w:id="4202" w:author="PR Preview" w:date="2026-01-01T00:00:00Z">
        <w:r>
          <w:t xml:space="preserve">has second column</w:t>
        </w:r>
      </w:ins>
      <w:ins w:id="4203" w:author="PR Preview" w:date="2026-01-01T00:00:00Z">
        <w:r>
          <w:t xml:space="preserve"> </w:t>
        </w:r>
      </w:ins>
      <m:oMath>
        <m:r>
          <m:t>3</m:t>
        </m:r>
      </m:oMath>
      <w:ins w:id="4204" w:author="PR Preview" w:date="2026-01-01T00:00:00Z">
        <w:r>
          <w:t xml:space="preserve"> </w:t>
        </w:r>
      </w:ins>
      <w:ins w:id="4205" w:author="PR Preview" w:date="2026-01-01T00:00:00Z">
        <w:r>
          <w:t xml:space="preserve">times its first, so its rank is</w:t>
        </w:r>
      </w:ins>
      <w:ins w:id="4206" w:author="PR Preview" w:date="2026-01-01T00:00:00Z">
        <w:r>
          <w:t xml:space="preserve"> </w:t>
        </w:r>
      </w:ins>
      <m:oMath>
        <m:r>
          <m:t>1</m:t>
        </m:r>
      </m:oMath>
      <w:ins w:id="4207" w:author="PR Preview" w:date="2026-01-01T00:00:00Z">
        <w:r>
          <w:t xml:space="preserve">.</w:t>
        </w:r>
      </w:ins>
      <w:ins w:id="4208" w:author="PR Preview" w:date="2026-01-01T00:00:00Z">
        <w:r>
          <w:t xml:space="preserve"> </w:t>
        </w:r>
      </w:ins>
      <m:oMath>
        <m:sSup>
          <m:e>
            <m:r>
              <m:rPr>
                <m:sty m:val="bi"/>
              </m:rPr>
              <m:t>A</m:t>
            </m:r>
          </m:e>
          <m:sup>
            <m:r>
              <m:rPr>
                <m:sty m:val="p"/>
              </m:rPr>
              <m:t>⊤</m:t>
            </m:r>
          </m:sup>
        </m:sSup>
        <m:r>
          <m:rPr>
            <m:sty m:val="bi"/>
          </m:rPr>
          <m:t>A</m:t>
        </m:r>
      </m:oMath>
      <w:ins w:id="4209" w:author="PR Preview" w:date="2026-01-01T00:00:00Z">
        <w:r>
          <w:t xml:space="preserve"> </w:t>
        </w:r>
      </w:ins>
      <w:ins w:id="4210" w:author="PR Preview" w:date="2026-01-01T00:00:00Z">
        <w:r>
          <w:t xml:space="preserve">in</w:t>
        </w:r>
      </w:ins>
      <w:ins w:id="4211" w:author="PR Preview" w:date="2026-01-01T00:00:00Z">
        <w:r>
          <w:t xml:space="preserve"> </w:t>
        </w:r>
      </w:ins>
      <w:hyperlink w:anchor="exm-null-gram">
        <w:ins w:id="4212" w:author="PR Preview" w:date="2026-01-01T00:00:00Z">
          <w:r>
            <w:rPr>
              <w:rStyle w:val="Hyperlink"/>
            </w:rPr>
            <w:t xml:space="preserve">Example 62</w:t>
          </w:r>
        </w:ins>
      </w:hyperlink>
      <w:ins w:id="4213" w:author="PR Preview" w:date="2026-01-01T00:00:00Z">
        <w:r>
          <w:t xml:space="preserve"> </w:t>
        </w:r>
      </w:ins>
      <w:ins w:id="4214" w:author="PR Preview" w:date="2026-01-01T00:00:00Z">
        <w:r>
          <w:t xml:space="preserve">has every row a multiple of</w:t>
        </w:r>
      </w:ins>
      <w:ins w:id="4215"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4216" w:author="PR Preview" w:date="2026-01-01T00:00:00Z">
        <w:r>
          <w:t xml:space="preserve">,</w:t>
        </w:r>
      </w:ins>
      <w:ins w:id="4217" w:author="PR Preview" w:date="2026-01-01T00:00:00Z">
        <w:r>
          <w:t xml:space="preserve"> </w:t>
        </w:r>
      </w:ins>
      <w:ins w:id="4218" w:author="PR Preview" w:date="2026-01-01T00:00:00Z">
        <w:r>
          <w:t xml:space="preserve">so its rank is</w:t>
        </w:r>
      </w:ins>
      <w:ins w:id="4219" w:author="PR Preview" w:date="2026-01-01T00:00:00Z">
        <w:r>
          <w:t xml:space="preserve"> </w:t>
        </w:r>
      </w:ins>
      <m:oMath>
        <m:r>
          <m:t>1</m:t>
        </m:r>
      </m:oMath>
      <w:ins w:id="4220" w:author="PR Preview" w:date="2026-01-01T00:00:00Z">
        <w:r>
          <w:t xml:space="preserve"> </w:t>
        </w:r>
      </w:ins>
      <w:ins w:id="4221" w:author="PR Preview" w:date="2026-01-01T00:00:00Z">
        <w:r>
          <w:t xml:space="preserve">too, and</w:t>
        </w:r>
      </w:ins>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0"/>
    <w:bookmarkStart w:id="261"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1"/>
    <w:p>
      <w:pPr>
        <w:pStyle w:val="BodyText"/>
      </w:pPr>
      <w:del w:id="4222" w:author="PR Preview" w:date="2026-01-01T00:00:00Z">
        <w:r>
          <w:rPr>
            <w:i/>
            <w:iCs/>
          </w:rPr>
          <w:delText xml:space="preserve">Proof</w:delText>
        </w:r>
      </w:del>
      <w:del w:id="4223" w:author="PR Preview" w:date="2026-01-01T00:00:00Z">
        <w:r>
          <w:delText xml:space="preserve">. </w:delText>
        </w:r>
      </w:del>
      <m:oMath>
        <m:r>
          <m:rPr>
            <m:sty m:val="bi"/>
          </m:rPr>
          <m:t>A</m:t>
        </m:r>
      </m:oMath>
      <w:del w:id="4224" w:author="PR Preview" w:date="2026-01-01T00:00:00Z">
        <w:r>
          <w:delText xml:space="preserve"> </w:delText>
        </w:r>
      </w:del>
      <w:del w:id="4225" w:author="PR Preview" w:date="2026-01-01T00:00:00Z">
        <w:r>
          <w:delText xml:space="preserve">has</w:delText>
        </w:r>
      </w:del>
      <w:del w:id="4226" w:author="PR Preview" w:date="2026-01-01T00:00:00Z">
        <w:r>
          <w:delText xml:space="preserve"> </w:delText>
        </w:r>
      </w:del>
      <m:oMath>
        <m:r>
          <m:t>n</m:t>
        </m:r>
      </m:oMath>
      <w:del w:id="4227" w:author="PR Preview" w:date="2026-01-01T00:00:00Z">
        <w:r>
          <w:delText xml:space="preserve"> </w:delText>
        </w:r>
      </w:del>
      <w:del w:id="4228" w:author="PR Preview" w:date="2026-01-01T00:00:00Z">
        <w:r>
          <w:delText xml:space="preserve">columns,</w:delText>
        </w:r>
      </w:del>
      <w:del w:id="4229" w:author="PR Preview" w:date="2026-01-01T00:00:00Z">
        <w:r>
          <w:delText xml:space="preserve"> </w:delText>
        </w:r>
      </w:del>
      <w:del w:id="4230" w:author="PR Preview" w:date="2026-01-01T00:00:00Z">
        <w:r>
          <w:delText xml:space="preserve">so at most</w:delText>
        </w:r>
      </w:del>
      <w:del w:id="4231" w:author="PR Preview" w:date="2026-01-01T00:00:00Z">
        <w:r>
          <w:delText xml:space="preserve"> </w:delText>
        </w:r>
      </w:del>
      <m:oMath>
        <m:r>
          <m:t>n</m:t>
        </m:r>
      </m:oMath>
      <w:del w:id="4232" w:author="PR Preview" w:date="2026-01-01T00:00:00Z">
        <w:r>
          <w:delText xml:space="preserve"> </w:delText>
        </w:r>
      </w:del>
      <w:del w:id="4233" w:author="PR Preview" w:date="2026-01-01T00:00:00Z">
        <w:r>
          <w:delText xml:space="preserve">of them are linearly independent,</w:delText>
        </w:r>
      </w:del>
      <w:del w:id="4234" w:author="PR Preview" w:date="2026-01-01T00:00:00Z">
        <w:r>
          <w:delText xml:space="preserve"> </w:delText>
        </w:r>
      </w:del>
      <w:del w:id="4235" w:author="PR Preview" w:date="2026-01-01T00:00:00Z">
        <w:r>
          <w:delText xml:space="preserve">and</w:delText>
        </w:r>
      </w:del>
      <w:del w:id="4236"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4237" w:author="PR Preview" w:date="2026-01-01T00:00:00Z">
        <w:r>
          <w:delText xml:space="preserve"> </w:delText>
        </w:r>
      </w:del>
      <w:del w:id="4238" w:author="PR Preview" w:date="2026-01-01T00:00:00Z">
        <w:r>
          <w:delText xml:space="preserve">(</w:delText>
        </w:r>
      </w:del>
      <w:hyperlink w:anchor="def-rank">
        <w:del w:id="4239" w:author="PR Preview" w:date="2026-01-01T00:00:00Z">
          <w:r>
            <w:rPr>
              <w:rStyle w:val="Hyperlink"/>
            </w:rPr>
            <w:delText xml:space="preserve">Definition 38</w:delText>
          </w:r>
        </w:del>
      </w:hyperlink>
      <w:del w:id="4240" w:author="PR Preview" w:date="2026-01-01T00:00:00Z">
        <w:r>
          <w:delText xml:space="preserve">).</w:delText>
        </w:r>
      </w:del>
      <w:del w:id="4241" w:author="PR Preview" w:date="2026-01-01T00:00:00Z">
        <w:r>
          <w:delText xml:space="preserve"> </w:delText>
        </w:r>
      </w:del>
      <w:del w:id="4242" w:author="PR Preview" w:date="2026-01-01T00:00:00Z">
        <w:r>
          <w:delText xml:space="preserve">Likewise</w:delText>
        </w:r>
      </w:del>
      <w:del w:id="4243" w:author="PR Preview" w:date="2026-01-01T00:00:00Z">
        <w:r>
          <w:delText xml:space="preserve"> </w:delText>
        </w:r>
      </w:del>
      <m:oMath>
        <m:sSup>
          <m:e>
            <m:r>
              <m:rPr>
                <m:sty m:val="bi"/>
              </m:rPr>
              <m:t>A</m:t>
            </m:r>
          </m:e>
          <m:sup>
            <m:r>
              <m:rPr>
                <m:sty m:val="p"/>
              </m:rPr>
              <m:t>⊤</m:t>
            </m:r>
          </m:sup>
        </m:sSup>
      </m:oMath>
      <w:del w:id="4244" w:author="PR Preview" w:date="2026-01-01T00:00:00Z">
        <w:r>
          <w:delText xml:space="preserve"> </w:delText>
        </w:r>
      </w:del>
      <w:del w:id="4245" w:author="PR Preview" w:date="2026-01-01T00:00:00Z">
        <w:r>
          <w:delText xml:space="preserve">has</w:delText>
        </w:r>
      </w:del>
      <w:del w:id="4246" w:author="PR Preview" w:date="2026-01-01T00:00:00Z">
        <w:r>
          <w:delText xml:space="preserve"> </w:delText>
        </w:r>
      </w:del>
      <m:oMath>
        <m:r>
          <m:t>m</m:t>
        </m:r>
      </m:oMath>
      <w:del w:id="4247" w:author="PR Preview" w:date="2026-01-01T00:00:00Z">
        <w:r>
          <w:delText xml:space="preserve"> </w:delText>
        </w:r>
      </w:del>
      <w:del w:id="4248" w:author="PR Preview" w:date="2026-01-01T00:00:00Z">
        <w:r>
          <w:delText xml:space="preserve">columns,</w:delText>
        </w:r>
      </w:del>
      <w:del w:id="4249" w:author="PR Preview" w:date="2026-01-01T00:00:00Z">
        <w:r>
          <w:delText xml:space="preserve"> </w:delText>
        </w:r>
      </w:del>
      <w:del w:id="4250" w:author="PR Preview" w:date="2026-01-01T00:00:00Z">
        <w:r>
          <w:delText xml:space="preserve">so</w:delText>
        </w:r>
      </w:del>
      <w:del w:id="4251" w:author="PR Preview" w:date="2026-01-01T00:00:00Z">
        <w:r>
          <w:delText xml:space="preserve"> </w:delText>
        </w:r>
      </w:del>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del w:id="4252" w:author="PR Preview" w:date="2026-01-01T00:00:00Z">
        <w:r>
          <w:delText xml:space="preserve"> </w:delText>
        </w:r>
      </w:del>
      <w:del w:id="4253" w:author="PR Preview" w:date="2026-01-01T00:00:00Z">
        <w:r>
          <w:delText xml:space="preserve">(</w:delText>
        </w:r>
      </w:del>
      <w:hyperlink w:anchor="thm-rank-transpose">
        <w:del w:id="4254" w:author="PR Preview" w:date="2026-01-01T00:00:00Z">
          <w:r>
            <w:rPr>
              <w:rStyle w:val="Hyperlink"/>
            </w:rPr>
            <w:delText xml:space="preserve">Theorem 38</w:delText>
          </w:r>
        </w:del>
      </w:hyperlink>
      <w:del w:id="4255" w:author="PR Preview" w:date="2026-01-01T00:00:00Z">
        <w:r>
          <w:delText xml:space="preserve">).</w:delText>
        </w:r>
      </w:del>
    </w:p>
    <w:p>
      <w:pPr>
        <w:pStyle w:val="BodyText"/>
      </w:pPr>
      <w:del w:id="4256" w:author="PR Preview" w:date="2026-01-01T00:00:00Z">
        <w:r>
          <w:rPr>
            <w:b/>
            <w:bCs/>
          </w:rPr>
          <w:delText xml:space="preserve">Example 65 (A</w:delText>
        </w:r>
      </w:del>
      <w:del w:id="4257" w:author="PR Preview" w:date="2026-01-01T00:00:00Z">
        <w:r>
          <w:rPr>
            <w:b/>
            <w:bCs/>
          </w:rPr>
          <w:delText xml:space="preserve"> </w:delText>
        </w:r>
      </w:del>
      <m:oMath>
        <m:r>
          <m:t>2</m:t>
        </m:r>
        <m:r>
          <m:rPr>
            <m:sty m:val="p"/>
          </m:rPr>
          <m:t>×</m:t>
        </m:r>
        <m:r>
          <m:t>3</m:t>
        </m:r>
      </m:oMath>
      <w:del w:id="4258" w:author="PR Preview" w:date="2026-01-01T00:00:00Z">
        <w:r>
          <w:rPr>
            <w:b/>
            <w:bCs/>
          </w:rPr>
          <w:delText xml:space="preserve"> </w:delText>
        </w:r>
      </w:del>
      <w:del w:id="4259" w:author="PR Preview" w:date="2026-01-01T00:00:00Z">
        <w:r>
          <w:rPr>
            <w:b/>
            <w:bCs/>
          </w:rPr>
          <w:delText xml:space="preserve">matrix has rank at most</w:delText>
        </w:r>
      </w:del>
      <w:del w:id="4260" w:author="PR Preview" w:date="2026-01-01T00:00:00Z">
        <w:r>
          <w:rPr>
            <w:b/>
            <w:bCs/>
          </w:rPr>
          <w:delText xml:space="preserve"> </w:delText>
        </w:r>
      </w:del>
      <m:oMath>
        <m:r>
          <m:t>2</m:t>
        </m:r>
      </m:oMath>
      <w:del w:id="4261" w:author="PR Preview" w:date="2026-01-01T00:00:00Z">
        <w:r>
          <w:rPr>
            <w:b/>
            <w:bCs/>
          </w:rPr>
          <w:delText xml:space="preserve">)</w:delText>
        </w:r>
      </w:del>
      <w:del w:id="4262" w:author="PR Preview" w:date="2026-01-01T00:00:00Z">
        <w:r>
          <w:delText xml:space="preserve"> </w:delText>
        </w:r>
      </w:del>
      <w:del w:id="4263" w:author="PR Preview" w:date="2026-01-01T00:00:00Z">
        <w:r>
          <w:delText xml:space="preserve">By</w:delText>
        </w:r>
      </w:del>
      <w:del w:id="4264" w:author="PR Preview" w:date="2026-01-01T00:00:00Z">
        <w:r>
          <w:delText xml:space="preserve"> </w:delText>
        </w:r>
      </w:del>
      <w:hyperlink w:anchor="cor-rank-bound">
        <w:del w:id="4265" w:author="PR Preview" w:date="2026-01-01T00:00:00Z">
          <w:r>
            <w:rPr>
              <w:rStyle w:val="Hyperlink"/>
            </w:rPr>
            <w:delText xml:space="preserve">Corollary 3</w:delText>
          </w:r>
        </w:del>
      </w:hyperlink>
      <w:del w:id="4266" w:author="PR Preview" w:date="2026-01-01T00:00:00Z">
        <w:r>
          <w:delText xml:space="preserve">, every</w:delText>
        </w:r>
      </w:del>
      <w:del w:id="4267" w:author="PR Preview" w:date="2026-01-01T00:00:00Z">
        <w:r>
          <w:delText xml:space="preserve"> </w:delText>
        </w:r>
      </w:del>
      <m:oMath>
        <m:r>
          <m:t>2</m:t>
        </m:r>
        <m:r>
          <m:rPr>
            <m:sty m:val="p"/>
          </m:rPr>
          <m:t>×</m:t>
        </m:r>
        <m:r>
          <m:t>3</m:t>
        </m:r>
      </m:oMath>
      <w:del w:id="4268" w:author="PR Preview" w:date="2026-01-01T00:00:00Z">
        <w:r>
          <w:delText xml:space="preserve"> </w:delText>
        </w:r>
      </w:del>
      <w:del w:id="4269" w:author="PR Preview" w:date="2026-01-01T00:00:00Z">
        <w:r>
          <w:delText xml:space="preserve">matrix has rank at most</w:delText>
        </w:r>
      </w:del>
      <w:del w:id="4270" w:author="PR Preview" w:date="2026-01-01T00:00:00Z">
        <w:r>
          <w:delText xml:space="preserve"> </w:delText>
        </w:r>
      </w:del>
      <m:oMath>
        <m:r>
          <m:rPr>
            <m:sty m:val="p"/>
          </m:rPr>
          <m:t>min</m:t>
        </m:r>
        <m:r>
          <m:t>​</m:t>
        </m:r>
        <m:d>
          <m:dPr>
            <m:begChr m:val="{"/>
            <m:sepChr m:val=""/>
            <m:endChr m:val="}"/>
            <m:grow/>
          </m:dPr>
          <m:e>
            <m:r>
              <m:t>2</m:t>
            </m:r>
            <m:r>
              <m:rPr>
                <m:sty m:val="p"/>
              </m:rPr>
              <m:t>,</m:t>
            </m:r>
            <m:r>
              <m:t>3</m:t>
            </m:r>
          </m:e>
        </m:d>
        <m:r>
          <m:t>​</m:t>
        </m:r>
        <m:r>
          <m:rPr>
            <m:sty m:val="p"/>
          </m:rPr>
          <m:t>=</m:t>
        </m:r>
        <m:r>
          <m:t>2</m:t>
        </m:r>
      </m:oMath>
      <w:del w:id="4271" w:author="PR Preview" w:date="2026-01-01T00:00:00Z">
        <w:r>
          <w:delText xml:space="preserve">,</w:delText>
        </w:r>
      </w:del>
      <w:del w:id="4272" w:author="PR Preview" w:date="2026-01-01T00:00:00Z">
        <w:r>
          <w:delText xml:space="preserve"> </w:delText>
        </w:r>
      </w:del>
      <w:del w:id="4273" w:author="PR Preview" w:date="2026-01-01T00:00:00Z">
        <w:r>
          <w:delText xml:space="preserve">even though it has</w:delText>
        </w:r>
      </w:del>
      <w:del w:id="4274" w:author="PR Preview" w:date="2026-01-01T00:00:00Z">
        <w:r>
          <w:delText xml:space="preserve"> </w:delText>
        </w:r>
      </w:del>
      <m:oMath>
        <m:r>
          <m:t>3</m:t>
        </m:r>
      </m:oMath>
      <w:del w:id="4275" w:author="PR Preview" w:date="2026-01-01T00:00:00Z">
        <w:r>
          <w:delText xml:space="preserve"> </w:delText>
        </w:r>
      </w:del>
      <w:del w:id="4276" w:author="PR Preview" w:date="2026-01-01T00:00:00Z">
        <w:r>
          <w:delText xml:space="preserve">columns.</w:delText>
        </w:r>
      </w:del>
      <w:del w:id="4277" w:author="PR Preview" w:date="2026-01-01T00:00:00Z">
        <w:r>
          <w:delText xml:space="preserve"> </w:delText>
        </w:r>
      </w:del>
      <w:del w:id="4278" w:author="PR Preview" w:date="2026-01-01T00:00:00Z">
        <w:r>
          <w:delText xml:space="preserve">The matrix</w:delText>
        </w:r>
      </w:del>
      <w:del w:id="427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4280" w:author="PR Preview" w:date="2026-01-01T00:00:00Z">
        <w:r>
          <w:delText xml:space="preserve"> </w:delText>
        </w:r>
      </w:del>
      <w:del w:id="4281" w:author="PR Preview" w:date="2026-01-01T00:00:00Z">
        <w:r>
          <w:delText xml:space="preserve">of</w:delText>
        </w:r>
      </w:del>
      <w:del w:id="4282" w:author="PR Preview" w:date="2026-01-01T00:00:00Z">
        <w:r>
          <w:delText xml:space="preserve"> </w:delText>
        </w:r>
      </w:del>
      <w:hyperlink w:anchor="rem-full-column-rank-shape">
        <w:del w:id="4283" w:author="PR Preview" w:date="2026-01-01T00:00:00Z">
          <w:r>
            <w:rPr>
              <w:rStyle w:val="Hyperlink"/>
            </w:rPr>
            <w:delText xml:space="preserve">Remark 14</w:delText>
          </w:r>
        </w:del>
      </w:hyperlink>
      <w:del w:id="4284" w:author="PR Preview" w:date="2026-01-01T00:00:00Z">
        <w:r>
          <w:delText xml:space="preserve"> </w:delText>
        </w:r>
      </w:del>
      <w:del w:id="4285" w:author="PR Preview" w:date="2026-01-01T00:00:00Z">
        <w:r>
          <w:delText xml:space="preserve">reaches that bound:</w:delText>
        </w:r>
      </w:del>
      <w:del w:id="4286" w:author="PR Preview" w:date="2026-01-01T00:00:00Z">
        <w:r>
          <w:delText xml:space="preserve"> </w:delText>
        </w:r>
      </w:del>
      <w:del w:id="4287" w:author="PR Preview" w:date="2026-01-01T00:00:00Z">
        <w:r>
          <w:delText xml:space="preserve">its first two columns</w:delText>
        </w:r>
      </w:del>
      <w:del w:id="4288" w:author="PR Preview" w:date="2026-01-01T00:00:00Z">
        <w:r>
          <w:delText xml:space="preserve"> </w:delText>
        </w:r>
      </w:del>
      <m:oMath>
        <m:r>
          <m:rPr>
            <m:sty m:val="p"/>
          </m:rPr>
          <m:t>(</m:t>
        </m:r>
        <m:r>
          <m:t>1</m:t>
        </m:r>
        <m:r>
          <m:rPr>
            <m:sty m:val="p"/>
          </m:rPr>
          <m:t>,</m:t>
        </m:r>
        <m:r>
          <m:t>0</m:t>
        </m:r>
        <m:r>
          <m:rPr>
            <m:sty m:val="p"/>
          </m:rPr>
          <m:t>)</m:t>
        </m:r>
      </m:oMath>
      <w:del w:id="4289" w:author="PR Preview" w:date="2026-01-01T00:00:00Z">
        <w:r>
          <w:delText xml:space="preserve"> </w:delText>
        </w:r>
      </w:del>
      <w:del w:id="4290" w:author="PR Preview" w:date="2026-01-01T00:00:00Z">
        <w:r>
          <w:delText xml:space="preserve">and</w:delText>
        </w:r>
      </w:del>
      <w:del w:id="4291" w:author="PR Preview" w:date="2026-01-01T00:00:00Z">
        <w:r>
          <w:delText xml:space="preserve"> </w:delText>
        </w:r>
      </w:del>
      <m:oMath>
        <m:r>
          <m:rPr>
            <m:sty m:val="p"/>
          </m:rPr>
          <m:t>(</m:t>
        </m:r>
        <m:r>
          <m:t>0</m:t>
        </m:r>
        <m:r>
          <m:rPr>
            <m:sty m:val="p"/>
          </m:rPr>
          <m:t>,</m:t>
        </m:r>
        <m:r>
          <m:t>1</m:t>
        </m:r>
        <m:r>
          <m:rPr>
            <m:sty m:val="p"/>
          </m:rPr>
          <m:t>)</m:t>
        </m:r>
      </m:oMath>
      <w:del w:id="4292" w:author="PR Preview" w:date="2026-01-01T00:00:00Z">
        <w:r>
          <w:delText xml:space="preserve"> </w:delText>
        </w:r>
      </w:del>
      <w:del w:id="4293" w:author="PR Preview" w:date="2026-01-01T00:00:00Z">
        <w:r>
          <w:delText xml:space="preserve">are linearly independent,</w:delText>
        </w:r>
      </w:del>
      <w:del w:id="4294" w:author="PR Preview" w:date="2026-01-01T00:00:00Z">
        <w:r>
          <w:delText xml:space="preserve"> </w:delText>
        </w:r>
      </w:del>
      <w:del w:id="4295" w:author="PR Preview" w:date="2026-01-01T00:00:00Z">
        <w:r>
          <w:delText xml:space="preserve">so its rank is</w:delText>
        </w:r>
      </w:del>
      <w:del w:id="4296" w:author="PR Preview" w:date="2026-01-01T00:00:00Z">
        <w:r>
          <w:delText xml:space="preserve"> </w:delText>
        </w:r>
      </w:del>
      <m:oMath>
        <m:r>
          <m:t>2</m:t>
        </m:r>
      </m:oMath>
      <w:del w:id="4297" w:author="PR Preview" w:date="2026-01-01T00:00:00Z">
        <w:r>
          <w:delText xml:space="preserve">.</w:delText>
        </w:r>
      </w:del>
    </w:p>
    <w:p>
      <w:pPr>
        <w:pStyle w:val="BodyText"/>
      </w:pPr>
      <w:del w:id="4298" w:author="PR Preview" w:date="2026-01-01T00:00:00Z">
        <w:r>
          <w:rPr>
            <w:b/>
            <w:bCs/>
          </w:rPr>
          <w:delText xml:space="preserve">Definition 49 (Affine subspace)</w:delText>
        </w:r>
      </w:del>
      <w:del w:id="4299" w:author="PR Preview" w:date="2026-01-01T00:00:00Z">
        <w:r>
          <w:delText xml:space="preserve"> </w:delText>
        </w:r>
      </w:del>
      <w:del w:id="4300" w:author="PR Preview" w:date="2026-01-01T00:00:00Z">
        <w:r>
          <w:delText xml:space="preserve">An</w:delText>
        </w:r>
      </w:del>
      <w:del w:id="4301" w:author="PR Preview" w:date="2026-01-01T00:00:00Z">
        <w:r>
          <w:delText xml:space="preserve"> </w:delText>
        </w:r>
      </w:del>
      <w:del w:id="4302" w:author="PR Preview" w:date="2026-01-01T00:00:00Z">
        <w:r>
          <w:rPr>
            <w:b/>
            <w:bCs/>
          </w:rPr>
          <w:delText xml:space="preserve">affine subspace</w:delText>
        </w:r>
      </w:del>
      <w:del w:id="4303" w:author="PR Preview" w:date="2026-01-01T00:00:00Z">
        <w:r>
          <w:delText xml:space="preserve"> </w:delText>
        </w:r>
      </w:del>
      <w:del w:id="4304" w:author="PR Preview" w:date="2026-01-01T00:00:00Z">
        <w:r>
          <w:delText xml:space="preserve">of</w:delText>
        </w:r>
      </w:del>
      <w:del w:id="4305" w:author="PR Preview" w:date="2026-01-01T00:00:00Z">
        <w:r>
          <w:delText xml:space="preserve"> </w:delText>
        </w:r>
      </w:del>
      <m:oMath>
        <m:sSup>
          <m:e>
            <m:r>
              <m:rPr>
                <m:scr m:val="double-struck"/>
                <m:sty m:val="p"/>
              </m:rPr>
              <m:t>R</m:t>
            </m:r>
          </m:e>
          <m:sup>
            <m:r>
              <m:t>p</m:t>
            </m:r>
          </m:sup>
        </m:sSup>
      </m:oMath>
      <w:del w:id="4306" w:author="PR Preview" w:date="2026-01-01T00:00:00Z">
        <w:r>
          <w:delText xml:space="preserve"> </w:delText>
        </w:r>
      </w:del>
      <w:del w:id="4307" w:author="PR Preview" w:date="2026-01-01T00:00:00Z">
        <w:r>
          <w:delText xml:space="preserve">is a set of the form</w:delText>
        </w:r>
      </w:del>
    </w:p>
    <w:p>
      <w:pPr>
        <w:pStyle w:val="BodyText"/>
      </w:pPr>
      <w:ins w:id="4308" w:author="PR Preview" w:date="2026-01-01T00:00:00Z">
        <w:r>
          <w:rPr>
            <w:i/>
            <w:iCs/>
          </w:rPr>
          <w:t xml:space="preserve">Proof</w:t>
        </w:r>
      </w:ins>
      <w:ins w:id="4309" w:author="PR Preview" w:date="2026-01-01T00:00:00Z">
        <w:r>
          <w:t xml:space="preserve">. </w:t>
        </w:r>
      </w:ins>
      <m:oMath>
        <m:r>
          <m:rPr>
            <m:sty m:val="bi"/>
          </m:rPr>
          <m:t>A</m:t>
        </m:r>
      </m:oMath>
      <w:ins w:id="4310" w:author="PR Preview" w:date="2026-01-01T00:00:00Z">
        <w:r>
          <w:t xml:space="preserve"> </w:t>
        </w:r>
      </w:ins>
      <w:ins w:id="4311" w:author="PR Preview" w:date="2026-01-01T00:00:00Z">
        <w:r>
          <w:t xml:space="preserve">has</w:t>
        </w:r>
      </w:ins>
      <w:ins w:id="4312" w:author="PR Preview" w:date="2026-01-01T00:00:00Z">
        <w:r>
          <w:t xml:space="preserve"> </w:t>
        </w:r>
      </w:ins>
      <m:oMath>
        <m:r>
          <m:t>n</m:t>
        </m:r>
      </m:oMath>
      <w:ins w:id="4313" w:author="PR Preview" w:date="2026-01-01T00:00:00Z">
        <w:r>
          <w:t xml:space="preserve"> </w:t>
        </w:r>
      </w:ins>
      <w:ins w:id="4314" w:author="PR Preview" w:date="2026-01-01T00:00:00Z">
        <w:r>
          <w:t xml:space="preserve">columns,</w:t>
        </w:r>
      </w:ins>
      <w:ins w:id="4315" w:author="PR Preview" w:date="2026-01-01T00:00:00Z">
        <w:r>
          <w:t xml:space="preserve"> </w:t>
        </w:r>
      </w:ins>
      <w:ins w:id="4316" w:author="PR Preview" w:date="2026-01-01T00:00:00Z">
        <w:r>
          <w:t xml:space="preserve">so at most</w:t>
        </w:r>
      </w:ins>
      <w:ins w:id="4317" w:author="PR Preview" w:date="2026-01-01T00:00:00Z">
        <w:r>
          <w:t xml:space="preserve"> </w:t>
        </w:r>
      </w:ins>
      <m:oMath>
        <m:r>
          <m:t>n</m:t>
        </m:r>
      </m:oMath>
      <w:ins w:id="4318" w:author="PR Preview" w:date="2026-01-01T00:00:00Z">
        <w:r>
          <w:t xml:space="preserve"> </w:t>
        </w:r>
      </w:ins>
      <w:ins w:id="4319" w:author="PR Preview" w:date="2026-01-01T00:00:00Z">
        <w:r>
          <w:t xml:space="preserve">of them are linearly independent,</w:t>
        </w:r>
      </w:ins>
      <w:ins w:id="4320" w:author="PR Preview" w:date="2026-01-01T00:00:00Z">
        <w:r>
          <w:t xml:space="preserve"> </w:t>
        </w:r>
      </w:ins>
      <w:ins w:id="4321" w:author="PR Preview" w:date="2026-01-01T00:00:00Z">
        <w:r>
          <w:t xml:space="preserve">and</w:t>
        </w:r>
      </w:ins>
      <w:ins w:id="4322" w:author="PR Preview" w:date="2026-01-01T00:00:00Z">
        <w:r>
          <w:t xml:space="preserve"> </w:t>
        </w:r>
      </w:ins>
      <m:oMath>
        <m:r>
          <m:rPr>
            <m:sty m:val="p"/>
          </m:rPr>
          <m:t>rank</m:t>
        </m:r>
        <m:r>
          <m:rPr>
            <m:sty m:val="p"/>
          </m:rPr>
          <m:t>(</m:t>
        </m:r>
        <m:r>
          <m:rPr>
            <m:sty m:val="bi"/>
          </m:rPr>
          <m:t>A</m:t>
        </m:r>
        <m:r>
          <m:rPr>
            <m:sty m:val="p"/>
          </m:rPr>
          <m:t>)</m:t>
        </m:r>
        <m:r>
          <m:rPr>
            <m:sty m:val="p"/>
          </m:rPr>
          <m:t>≤</m:t>
        </m:r>
        <m:r>
          <m:t>n</m:t>
        </m:r>
      </m:oMath>
      <w:ins w:id="4323" w:author="PR Preview" w:date="2026-01-01T00:00:00Z">
        <w:r>
          <w:t xml:space="preserve"> </w:t>
        </w:r>
      </w:ins>
      <w:ins w:id="4324" w:author="PR Preview" w:date="2026-01-01T00:00:00Z">
        <w:r>
          <w:t xml:space="preserve">(</w:t>
        </w:r>
      </w:ins>
      <w:hyperlink w:anchor="def-rank">
        <w:ins w:id="4325" w:author="PR Preview" w:date="2026-01-01T00:00:00Z">
          <w:r>
            <w:rPr>
              <w:rStyle w:val="Hyperlink"/>
            </w:rPr>
            <w:t xml:space="preserve">Definition 38</w:t>
          </w:r>
        </w:ins>
      </w:hyperlink>
      <w:ins w:id="4326" w:author="PR Preview" w:date="2026-01-01T00:00:00Z">
        <w:r>
          <w:t xml:space="preserve">).</w:t>
        </w:r>
      </w:ins>
      <w:ins w:id="4327" w:author="PR Preview" w:date="2026-01-01T00:00:00Z">
        <w:r>
          <w:t xml:space="preserve"> </w:t>
        </w:r>
      </w:ins>
      <w:ins w:id="4328" w:author="PR Preview" w:date="2026-01-01T00:00:00Z">
        <w:r>
          <w:t xml:space="preserve">Likewise</w:t>
        </w:r>
      </w:ins>
      <w:ins w:id="4329" w:author="PR Preview" w:date="2026-01-01T00:00:00Z">
        <w:r>
          <w:t xml:space="preserve"> </w:t>
        </w:r>
      </w:ins>
      <m:oMath>
        <m:sSup>
          <m:e>
            <m:r>
              <m:rPr>
                <m:sty m:val="bi"/>
              </m:rPr>
              <m:t>A</m:t>
            </m:r>
          </m:e>
          <m:sup>
            <m:r>
              <m:rPr>
                <m:sty m:val="p"/>
              </m:rPr>
              <m:t>⊤</m:t>
            </m:r>
          </m:sup>
        </m:sSup>
      </m:oMath>
      <w:ins w:id="4330" w:author="PR Preview" w:date="2026-01-01T00:00:00Z">
        <w:r>
          <w:t xml:space="preserve"> </w:t>
        </w:r>
      </w:ins>
      <w:ins w:id="4331" w:author="PR Preview" w:date="2026-01-01T00:00:00Z">
        <w:r>
          <w:t xml:space="preserve">has</w:t>
        </w:r>
      </w:ins>
      <w:ins w:id="4332" w:author="PR Preview" w:date="2026-01-01T00:00:00Z">
        <w:r>
          <w:t xml:space="preserve"> </w:t>
        </w:r>
      </w:ins>
      <m:oMath>
        <m:r>
          <m:t>m</m:t>
        </m:r>
      </m:oMath>
      <w:ins w:id="4333" w:author="PR Preview" w:date="2026-01-01T00:00:00Z">
        <w:r>
          <w:t xml:space="preserve"> </w:t>
        </w:r>
      </w:ins>
      <w:ins w:id="4334" w:author="PR Preview" w:date="2026-01-01T00:00:00Z">
        <w:r>
          <w:t xml:space="preserve">columns,</w:t>
        </w:r>
      </w:ins>
      <w:ins w:id="4335" w:author="PR Preview" w:date="2026-01-01T00:00:00Z">
        <w:r>
          <w:t xml:space="preserve"> </w:t>
        </w:r>
      </w:ins>
      <w:ins w:id="4336" w:author="PR Preview" w:date="2026-01-01T00:00:00Z">
        <w:r>
          <w:t xml:space="preserve">so</w:t>
        </w:r>
      </w:ins>
      <w:ins w:id="4337" w:author="PR Preview" w:date="2026-01-01T00:00:00Z">
        <w:r>
          <w:t xml:space="preserve"> </w:t>
        </w:r>
      </w:ins>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ins w:id="4338" w:author="PR Preview" w:date="2026-01-01T00:00:00Z">
        <w:r>
          <w:t xml:space="preserve"> </w:t>
        </w:r>
      </w:ins>
      <w:ins w:id="4339" w:author="PR Preview" w:date="2026-01-01T00:00:00Z">
        <w:r>
          <w:t xml:space="preserve">(</w:t>
        </w:r>
      </w:ins>
      <w:hyperlink w:anchor="thm-rank-transpose">
        <w:ins w:id="4340" w:author="PR Preview" w:date="2026-01-01T00:00:00Z">
          <w:r>
            <w:rPr>
              <w:rStyle w:val="Hyperlink"/>
            </w:rPr>
            <w:t xml:space="preserve">Theorem 39</w:t>
          </w:r>
        </w:ins>
      </w:hyperlink>
      <w:ins w:id="4341" w:author="PR Preview" w:date="2026-01-01T00:00:00Z">
        <w:r>
          <w:t xml:space="preserve">).</w:t>
        </w:r>
      </w:ins>
    </w:p>
    <w:bookmarkStart w:id="262" w:name="exm-rank-bound"/>
    <w:p>
      <w:pPr>
        <w:pStyle w:val="BodyText"/>
      </w:pPr>
      <w:ins w:id="4342" w:author="PR Preview" w:date="2026-01-01T00:00:00Z">
        <w:r>
          <w:rPr>
            <w:b/>
            <w:bCs/>
          </w:rPr>
          <w:t xml:space="preserve">Example 68 (A</w:t>
        </w:r>
      </w:ins>
      <w:ins w:id="4343" w:author="PR Preview" w:date="2026-01-01T00:00:00Z">
        <w:r>
          <w:rPr>
            <w:b/>
            <w:bCs/>
          </w:rPr>
          <w:t xml:space="preserve"> </w:t>
        </w:r>
      </w:ins>
      <m:oMath>
        <m:r>
          <m:t>2</m:t>
        </m:r>
        <m:r>
          <m:rPr>
            <m:sty m:val="p"/>
          </m:rPr>
          <m:t>×</m:t>
        </m:r>
        <m:r>
          <m:t>3</m:t>
        </m:r>
      </m:oMath>
      <w:ins w:id="4344" w:author="PR Preview" w:date="2026-01-01T00:00:00Z">
        <w:r>
          <w:rPr>
            <w:b/>
            <w:bCs/>
          </w:rPr>
          <w:t xml:space="preserve"> </w:t>
        </w:r>
      </w:ins>
      <w:ins w:id="4345" w:author="PR Preview" w:date="2026-01-01T00:00:00Z">
        <w:r>
          <w:rPr>
            <w:b/>
            <w:bCs/>
          </w:rPr>
          <w:t xml:space="preserve">matrix has rank at most</w:t>
        </w:r>
      </w:ins>
      <w:ins w:id="4346" w:author="PR Preview" w:date="2026-01-01T00:00:00Z">
        <w:r>
          <w:rPr>
            <w:b/>
            <w:bCs/>
          </w:rPr>
          <w:t xml:space="preserve"> </w:t>
        </w:r>
      </w:ins>
      <m:oMath>
        <m:r>
          <m:t>2</m:t>
        </m:r>
      </m:oMath>
      <w:ins w:id="4347" w:author="PR Preview" w:date="2026-01-01T00:00:00Z">
        <w:r>
          <w:rPr>
            <w:b/>
            <w:bCs/>
          </w:rPr>
          <w:t xml:space="preserve">)</w:t>
        </w:r>
      </w:ins>
      <w:ins w:id="4348" w:author="PR Preview" w:date="2026-01-01T00:00:00Z">
        <w:r>
          <w:t xml:space="preserve"> </w:t>
        </w:r>
      </w:ins>
      <w:ins w:id="4349" w:author="PR Preview" w:date="2026-01-01T00:00:00Z">
        <w:r>
          <w:t xml:space="preserve">By</w:t>
        </w:r>
      </w:ins>
      <w:ins w:id="4350" w:author="PR Preview" w:date="2026-01-01T00:00:00Z">
        <w:r>
          <w:t xml:space="preserve"> </w:t>
        </w:r>
      </w:ins>
      <w:hyperlink w:anchor="cor-rank-bound">
        <w:ins w:id="4351" w:author="PR Preview" w:date="2026-01-01T00:00:00Z">
          <w:r>
            <w:rPr>
              <w:rStyle w:val="Hyperlink"/>
            </w:rPr>
            <w:t xml:space="preserve">Corollary 3</w:t>
          </w:r>
        </w:ins>
      </w:hyperlink>
      <w:ins w:id="4352" w:author="PR Preview" w:date="2026-01-01T00:00:00Z">
        <w:r>
          <w:t xml:space="preserve">, every</w:t>
        </w:r>
      </w:ins>
      <w:ins w:id="4353" w:author="PR Preview" w:date="2026-01-01T00:00:00Z">
        <w:r>
          <w:t xml:space="preserve"> </w:t>
        </w:r>
      </w:ins>
      <m:oMath>
        <m:r>
          <m:t>2</m:t>
        </m:r>
        <m:r>
          <m:rPr>
            <m:sty m:val="p"/>
          </m:rPr>
          <m:t>×</m:t>
        </m:r>
        <m:r>
          <m:t>3</m:t>
        </m:r>
      </m:oMath>
      <w:ins w:id="4354" w:author="PR Preview" w:date="2026-01-01T00:00:00Z">
        <w:r>
          <w:t xml:space="preserve"> </w:t>
        </w:r>
      </w:ins>
      <w:ins w:id="4355" w:author="PR Preview" w:date="2026-01-01T00:00:00Z">
        <w:r>
          <w:t xml:space="preserve">matrix has rank at most</w:t>
        </w:r>
      </w:ins>
      <w:ins w:id="4356" w:author="PR Preview" w:date="2026-01-01T00:00:00Z">
        <w:r>
          <w:t xml:space="preserve"> </w:t>
        </w:r>
      </w:ins>
      <m:oMath>
        <m:r>
          <m:rPr>
            <m:sty m:val="p"/>
          </m:rPr>
          <m:t>min</m:t>
        </m:r>
        <m:r>
          <m:t>​</m:t>
        </m:r>
        <m:d>
          <m:dPr>
            <m:begChr m:val="{"/>
            <m:sepChr m:val=""/>
            <m:endChr m:val="}"/>
            <m:grow/>
          </m:dPr>
          <m:e>
            <m:r>
              <m:t>2</m:t>
            </m:r>
            <m:r>
              <m:rPr>
                <m:sty m:val="p"/>
              </m:rPr>
              <m:t>,</m:t>
            </m:r>
            <m:r>
              <m:t>3</m:t>
            </m:r>
          </m:e>
        </m:d>
        <m:r>
          <m:t>​</m:t>
        </m:r>
        <m:r>
          <m:rPr>
            <m:sty m:val="p"/>
          </m:rPr>
          <m:t>=</m:t>
        </m:r>
        <m:r>
          <m:t>2</m:t>
        </m:r>
      </m:oMath>
      <w:ins w:id="4357" w:author="PR Preview" w:date="2026-01-01T00:00:00Z">
        <w:r>
          <w:t xml:space="preserve">,</w:t>
        </w:r>
      </w:ins>
      <w:ins w:id="4358" w:author="PR Preview" w:date="2026-01-01T00:00:00Z">
        <w:r>
          <w:t xml:space="preserve"> </w:t>
        </w:r>
      </w:ins>
      <w:ins w:id="4359" w:author="PR Preview" w:date="2026-01-01T00:00:00Z">
        <w:r>
          <w:t xml:space="preserve">even though it has</w:t>
        </w:r>
      </w:ins>
      <w:ins w:id="4360" w:author="PR Preview" w:date="2026-01-01T00:00:00Z">
        <w:r>
          <w:t xml:space="preserve"> </w:t>
        </w:r>
      </w:ins>
      <m:oMath>
        <m:r>
          <m:t>3</m:t>
        </m:r>
      </m:oMath>
      <w:ins w:id="4361" w:author="PR Preview" w:date="2026-01-01T00:00:00Z">
        <w:r>
          <w:t xml:space="preserve"> </w:t>
        </w:r>
      </w:ins>
      <w:ins w:id="4362" w:author="PR Preview" w:date="2026-01-01T00:00:00Z">
        <w:r>
          <w:t xml:space="preserve">columns.</w:t>
        </w:r>
      </w:ins>
      <w:ins w:id="4363" w:author="PR Preview" w:date="2026-01-01T00:00:00Z">
        <w:r>
          <w:t xml:space="preserve"> </w:t>
        </w:r>
      </w:ins>
      <w:ins w:id="4364" w:author="PR Preview" w:date="2026-01-01T00:00:00Z">
        <w:r>
          <w:t xml:space="preserve">The matrix</w:t>
        </w:r>
      </w:ins>
      <w:ins w:id="436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4366" w:author="PR Preview" w:date="2026-01-01T00:00:00Z">
        <w:r>
          <w:t xml:space="preserve"> </w:t>
        </w:r>
      </w:ins>
      <w:ins w:id="4367" w:author="PR Preview" w:date="2026-01-01T00:00:00Z">
        <w:r>
          <w:t xml:space="preserve">of</w:t>
        </w:r>
      </w:ins>
      <w:ins w:id="4368" w:author="PR Preview" w:date="2026-01-01T00:00:00Z">
        <w:r>
          <w:t xml:space="preserve"> </w:t>
        </w:r>
      </w:ins>
      <w:hyperlink w:anchor="rem-full-column-rank-shape">
        <w:ins w:id="4369" w:author="PR Preview" w:date="2026-01-01T00:00:00Z">
          <w:r>
            <w:rPr>
              <w:rStyle w:val="Hyperlink"/>
            </w:rPr>
            <w:t xml:space="preserve">Remark 18</w:t>
          </w:r>
        </w:ins>
      </w:hyperlink>
      <w:ins w:id="4370" w:author="PR Preview" w:date="2026-01-01T00:00:00Z">
        <w:r>
          <w:t xml:space="preserve"> </w:t>
        </w:r>
      </w:ins>
      <w:ins w:id="4371" w:author="PR Preview" w:date="2026-01-01T00:00:00Z">
        <w:r>
          <w:t xml:space="preserve">reaches that bound:</w:t>
        </w:r>
      </w:ins>
      <w:ins w:id="4372" w:author="PR Preview" w:date="2026-01-01T00:00:00Z">
        <w:r>
          <w:t xml:space="preserve"> </w:t>
        </w:r>
      </w:ins>
      <w:ins w:id="4373" w:author="PR Preview" w:date="2026-01-01T00:00:00Z">
        <w:r>
          <w:t xml:space="preserve">its first two columns</w:t>
        </w:r>
      </w:ins>
      <w:ins w:id="4374" w:author="PR Preview" w:date="2026-01-01T00:00:00Z">
        <w:r>
          <w:t xml:space="preserve"> </w:t>
        </w:r>
      </w:ins>
      <m:oMath>
        <m:r>
          <m:rPr>
            <m:sty m:val="p"/>
          </m:rPr>
          <m:t>(</m:t>
        </m:r>
        <m:r>
          <m:t>1</m:t>
        </m:r>
        <m:r>
          <m:rPr>
            <m:sty m:val="p"/>
          </m:rPr>
          <m:t>,</m:t>
        </m:r>
        <m:r>
          <m:t>0</m:t>
        </m:r>
        <m:r>
          <m:rPr>
            <m:sty m:val="p"/>
          </m:rPr>
          <m:t>)</m:t>
        </m:r>
      </m:oMath>
      <w:ins w:id="4375" w:author="PR Preview" w:date="2026-01-01T00:00:00Z">
        <w:r>
          <w:t xml:space="preserve"> </w:t>
        </w:r>
      </w:ins>
      <w:ins w:id="4376" w:author="PR Preview" w:date="2026-01-01T00:00:00Z">
        <w:r>
          <w:t xml:space="preserve">and</w:t>
        </w:r>
      </w:ins>
      <w:ins w:id="4377" w:author="PR Preview" w:date="2026-01-01T00:00:00Z">
        <w:r>
          <w:t xml:space="preserve"> </w:t>
        </w:r>
      </w:ins>
      <m:oMath>
        <m:r>
          <m:rPr>
            <m:sty m:val="p"/>
          </m:rPr>
          <m:t>(</m:t>
        </m:r>
        <m:r>
          <m:t>0</m:t>
        </m:r>
        <m:r>
          <m:rPr>
            <m:sty m:val="p"/>
          </m:rPr>
          <m:t>,</m:t>
        </m:r>
        <m:r>
          <m:t>1</m:t>
        </m:r>
        <m:r>
          <m:rPr>
            <m:sty m:val="p"/>
          </m:rPr>
          <m:t>)</m:t>
        </m:r>
      </m:oMath>
      <w:ins w:id="4378" w:author="PR Preview" w:date="2026-01-01T00:00:00Z">
        <w:r>
          <w:t xml:space="preserve"> </w:t>
        </w:r>
      </w:ins>
      <w:ins w:id="4379" w:author="PR Preview" w:date="2026-01-01T00:00:00Z">
        <w:r>
          <w:t xml:space="preserve">are linearly independent,</w:t>
        </w:r>
      </w:ins>
      <w:ins w:id="4380" w:author="PR Preview" w:date="2026-01-01T00:00:00Z">
        <w:r>
          <w:t xml:space="preserve"> </w:t>
        </w:r>
      </w:ins>
      <w:ins w:id="4381" w:author="PR Preview" w:date="2026-01-01T00:00:00Z">
        <w:r>
          <w:t xml:space="preserve">so its rank is</w:t>
        </w:r>
      </w:ins>
      <w:ins w:id="4382" w:author="PR Preview" w:date="2026-01-01T00:00:00Z">
        <w:r>
          <w:t xml:space="preserve"> </w:t>
        </w:r>
      </w:ins>
      <m:oMath>
        <m:r>
          <m:t>2</m:t>
        </m:r>
      </m:oMath>
      <w:ins w:id="4383" w:author="PR Preview" w:date="2026-01-01T00:00:00Z">
        <w:r>
          <w:t xml:space="preserve">.</w:t>
        </w:r>
      </w:ins>
    </w:p>
    <w:bookmarkEnd w:id="262"/>
    <w:bookmarkStart w:id="264" w:name="def-affine-subspace"/>
    <w:p>
      <w:pPr>
        <w:pStyle w:val="BodyText"/>
      </w:pPr>
      <w:ins w:id="4384" w:author="PR Preview" w:date="2026-01-01T00:00:00Z">
        <w:r>
          <w:rPr>
            <w:b/>
            <w:bCs/>
          </w:rPr>
          <w:t xml:space="preserve">Definition 52 (Affine subspace)</w:t>
        </w:r>
      </w:ins>
      <w:ins w:id="4385" w:author="PR Preview" w:date="2026-01-01T00:00:00Z">
        <w:r>
          <w:t xml:space="preserve"> </w:t>
        </w:r>
      </w:ins>
      <w:ins w:id="4386" w:author="PR Preview" w:date="2026-01-01T00:00:00Z">
        <w:r>
          <w:t xml:space="preserve">An</w:t>
        </w:r>
      </w:ins>
      <w:ins w:id="4387" w:author="PR Preview" w:date="2026-01-01T00:00:00Z">
        <w:r>
          <w:t xml:space="preserve"> </w:t>
        </w:r>
      </w:ins>
      <w:ins w:id="4388" w:author="PR Preview" w:date="2026-01-01T00:00:00Z">
        <w:r>
          <w:rPr>
            <w:b/>
            <w:bCs/>
          </w:rPr>
          <w:t xml:space="preserve">affine subspace</w:t>
        </w:r>
      </w:ins>
      <w:ins w:id="4389" w:author="PR Preview" w:date="2026-01-01T00:00:00Z">
        <w:r>
          <w:t xml:space="preserve"> </w:t>
        </w:r>
      </w:ins>
      <w:ins w:id="4390" w:author="PR Preview" w:date="2026-01-01T00:00:00Z">
        <w:r>
          <w:t xml:space="preserve">of</w:t>
        </w:r>
      </w:ins>
      <w:ins w:id="4391" w:author="PR Preview" w:date="2026-01-01T00:00:00Z">
        <w:r>
          <w:t xml:space="preserve"> </w:t>
        </w:r>
      </w:ins>
      <m:oMath>
        <m:sSup>
          <m:e>
            <m:r>
              <m:rPr>
                <m:scr m:val="double-struck"/>
                <m:sty m:val="p"/>
              </m:rPr>
              <m:t>R</m:t>
            </m:r>
          </m:e>
          <m:sup>
            <m:r>
              <m:t>p</m:t>
            </m:r>
          </m:sup>
        </m:sSup>
      </m:oMath>
      <w:ins w:id="4392" w:author="PR Preview" w:date="2026-01-01T00:00:00Z">
        <w:r>
          <w:t xml:space="preserve"> </w:t>
        </w:r>
      </w:ins>
      <w:ins w:id="4393" w:author="PR Preview" w:date="2026-01-01T00:00:00Z">
        <w:r>
          <w:t xml:space="preserve">is a set of the form</w:t>
        </w:r>
      </w:ins>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4"/>
    <w:bookmarkStart w:id="265" w:name="exm-affine-subspace"/>
    <w:p>
      <w:pPr>
        <w:pStyle w:val="BodyText"/>
      </w:pPr>
      <w:del w:id="4394" w:author="PR Preview" w:date="2026-01-01T00:00:00Z">
        <w:r>
          <w:rPr>
            <w:b/>
            <w:bCs/>
          </w:rPr>
          <w:delText xml:space="preserve">Example 66 (A line that misses the origin is an affine subspace)</w:delText>
        </w:r>
      </w:del>
      <w:del w:id="4395" w:author="PR Preview" w:date="2026-01-01T00:00:00Z">
        <w:r>
          <w:delText xml:space="preserve"> </w:delText>
        </w:r>
      </w:del>
      <w:del w:id="4396" w:author="PR Preview" w:date="2026-01-01T00:00:00Z">
        <w:r>
          <w:delText xml:space="preserve">The line</w:delText>
        </w:r>
      </w:del>
      <w:del w:id="4397"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4398" w:author="PR Preview" w:date="2026-01-01T00:00:00Z">
        <w:r>
          <w:delText xml:space="preserve"> </w:delText>
        </w:r>
      </w:del>
      <w:del w:id="4399" w:author="PR Preview" w:date="2026-01-01T00:00:00Z">
        <w:r>
          <w:delText xml:space="preserve">of</w:delText>
        </w:r>
      </w:del>
      <w:del w:id="4400" w:author="PR Preview" w:date="2026-01-01T00:00:00Z">
        <w:r>
          <w:delText xml:space="preserve"> </w:delText>
        </w:r>
      </w:del>
      <w:hyperlink w:anchor="exm-not-subspace">
        <w:del w:id="4401" w:author="PR Preview" w:date="2026-01-01T00:00:00Z">
          <w:r>
            <w:rPr>
              <w:rStyle w:val="Hyperlink"/>
            </w:rPr>
            <w:delText xml:space="preserve">Example 35</w:delText>
          </w:r>
        </w:del>
      </w:hyperlink>
      <w:del w:id="4402" w:author="PR Preview" w:date="2026-01-01T00:00:00Z">
        <w:r>
          <w:delText xml:space="preserve"> </w:delText>
        </w:r>
      </w:del>
      <w:del w:id="4403" w:author="PR Preview" w:date="2026-01-01T00:00:00Z">
        <w:r>
          <w:delText xml:space="preserve">is not a subspace,</w:delText>
        </w:r>
      </w:del>
      <w:del w:id="4404" w:author="PR Preview" w:date="2026-01-01T00:00:00Z">
        <w:r>
          <w:delText xml:space="preserve"> </w:delText>
        </w:r>
      </w:del>
      <w:del w:id="4405" w:author="PR Preview" w:date="2026-01-01T00:00:00Z">
        <w:r>
          <w:delText xml:space="preserve">but it is an affine subspace,</w:delText>
        </w:r>
      </w:del>
      <w:del w:id="4406" w:author="PR Preview" w:date="2026-01-01T00:00:00Z">
        <w:r>
          <w:delText xml:space="preserve"> </w:delText>
        </w:r>
      </w:del>
      <w:del w:id="4407" w:author="PR Preview" w:date="2026-01-01T00:00:00Z">
        <w:r>
          <w:delText xml:space="preserve">with</w:delText>
        </w:r>
      </w:del>
      <w:del w:id="4408" w:author="PR Preview" w:date="2026-01-01T00:00:00Z">
        <w:r>
          <w:delText xml:space="preserve"> </w:delText>
        </w:r>
      </w:del>
      <m:oMath>
        <m:sSub>
          <m:e>
            <m:acc>
              <m:accPr>
                <m:chr m:val="̃"/>
              </m:accPr>
              <m:e>
                <m:r>
                  <m:t>x</m:t>
                </m:r>
              </m:e>
            </m:acc>
          </m:e>
          <m:sub>
            <m:r>
              <m:t>0</m:t>
            </m:r>
          </m:sub>
        </m:sSub>
        <m:r>
          <m:rPr>
            <m:sty m:val="p"/>
          </m:rPr>
          <m:t>=</m:t>
        </m:r>
        <m:r>
          <m:rPr>
            <m:sty m:val="p"/>
          </m:rPr>
          <m:t>(</m:t>
        </m:r>
        <m:r>
          <m:t>0</m:t>
        </m:r>
        <m:r>
          <m:rPr>
            <m:sty m:val="p"/>
          </m:rPr>
          <m:t>,</m:t>
        </m:r>
        <m:r>
          <m:t>1</m:t>
        </m:r>
        <m:r>
          <m:rPr>
            <m:sty m:val="p"/>
          </m:rPr>
          <m:t>)</m:t>
        </m:r>
      </m:oMath>
      <w:del w:id="4409" w:author="PR Preview" w:date="2026-01-01T00:00:00Z">
        <w:r>
          <w:delText xml:space="preserve"> </w:delText>
        </w:r>
      </w:del>
      <w:del w:id="4410" w:author="PR Preview" w:date="2026-01-01T00:00:00Z">
        <w:r>
          <w:delText xml:space="preserve">and</w:delText>
        </w:r>
      </w:del>
      <w:del w:id="441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4412" w:author="PR Preview" w:date="2026-01-01T00:00:00Z">
        <w:r>
          <w:delText xml:space="preserve"> </w:delText>
        </w:r>
      </w:del>
      <w:del w:id="4413" w:author="PR Preview" w:date="2026-01-01T00:00:00Z">
        <w:r>
          <w:delText xml:space="preserve">(</w:delText>
        </w:r>
      </w:del>
      <w:hyperlink w:anchor="def-span">
        <w:del w:id="4414" w:author="PR Preview" w:date="2026-01-01T00:00:00Z">
          <w:r>
            <w:rPr>
              <w:rStyle w:val="Hyperlink"/>
            </w:rPr>
            <w:delText xml:space="preserve">Definition 41</w:delText>
          </w:r>
        </w:del>
      </w:hyperlink>
      <w:del w:id="4415" w:author="PR Preview" w:date="2026-01-01T00:00:00Z">
        <w:r>
          <w:delText xml:space="preserve">):</w:delText>
        </w:r>
      </w:del>
    </w:p>
    <w:p>
      <w:pPr>
        <w:pStyle w:val="BodyText"/>
      </w:pPr>
      <w:ins w:id="4416" w:author="PR Preview" w:date="2026-01-01T00:00:00Z">
        <w:r>
          <w:rPr>
            <w:b/>
            <w:bCs/>
          </w:rPr>
          <w:t xml:space="preserve">Example 69 (A line that misses the origin is an affine subspace)</w:t>
        </w:r>
      </w:ins>
      <w:ins w:id="4417" w:author="PR Preview" w:date="2026-01-01T00:00:00Z">
        <w:r>
          <w:t xml:space="preserve"> </w:t>
        </w:r>
      </w:ins>
      <w:ins w:id="4418" w:author="PR Preview" w:date="2026-01-01T00:00:00Z">
        <w:r>
          <w:t xml:space="preserve">The line</w:t>
        </w:r>
      </w:ins>
      <w:ins w:id="4419"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4420" w:author="PR Preview" w:date="2026-01-01T00:00:00Z">
        <w:r>
          <w:t xml:space="preserve"> </w:t>
        </w:r>
      </w:ins>
      <w:ins w:id="4421" w:author="PR Preview" w:date="2026-01-01T00:00:00Z">
        <w:r>
          <w:t xml:space="preserve">of</w:t>
        </w:r>
      </w:ins>
      <w:ins w:id="4422" w:author="PR Preview" w:date="2026-01-01T00:00:00Z">
        <w:r>
          <w:t xml:space="preserve"> </w:t>
        </w:r>
      </w:ins>
      <w:hyperlink w:anchor="exm-not-subspace">
        <w:ins w:id="4423" w:author="PR Preview" w:date="2026-01-01T00:00:00Z">
          <w:r>
            <w:rPr>
              <w:rStyle w:val="Hyperlink"/>
            </w:rPr>
            <w:t xml:space="preserve">Example 36</w:t>
          </w:r>
        </w:ins>
      </w:hyperlink>
      <w:ins w:id="4424" w:author="PR Preview" w:date="2026-01-01T00:00:00Z">
        <w:r>
          <w:t xml:space="preserve"> </w:t>
        </w:r>
      </w:ins>
      <w:ins w:id="4425" w:author="PR Preview" w:date="2026-01-01T00:00:00Z">
        <w:r>
          <w:t xml:space="preserve">is not a subspace,</w:t>
        </w:r>
      </w:ins>
      <w:ins w:id="4426" w:author="PR Preview" w:date="2026-01-01T00:00:00Z">
        <w:r>
          <w:t xml:space="preserve"> </w:t>
        </w:r>
      </w:ins>
      <w:ins w:id="4427" w:author="PR Preview" w:date="2026-01-01T00:00:00Z">
        <w:r>
          <w:t xml:space="preserve">but it is an affine subspace,</w:t>
        </w:r>
      </w:ins>
      <w:ins w:id="4428" w:author="PR Preview" w:date="2026-01-01T00:00:00Z">
        <w:r>
          <w:t xml:space="preserve"> </w:t>
        </w:r>
      </w:ins>
      <w:ins w:id="4429" w:author="PR Preview" w:date="2026-01-01T00:00:00Z">
        <w:r>
          <w:t xml:space="preserve">with</w:t>
        </w:r>
      </w:ins>
      <w:ins w:id="4430" w:author="PR Preview" w:date="2026-01-01T00:00:00Z">
        <w:r>
          <w:t xml:space="preserve"> </w:t>
        </w:r>
      </w:ins>
      <m:oMath>
        <m:sSub>
          <m:e>
            <m:acc>
              <m:accPr>
                <m:chr m:val="̃"/>
              </m:accPr>
              <m:e>
                <m:r>
                  <m:t>x</m:t>
                </m:r>
              </m:e>
            </m:acc>
          </m:e>
          <m:sub>
            <m:r>
              <m:t>0</m:t>
            </m:r>
          </m:sub>
        </m:sSub>
        <m:r>
          <m:rPr>
            <m:sty m:val="p"/>
          </m:rPr>
          <m:t>=</m:t>
        </m:r>
        <m:r>
          <m:rPr>
            <m:sty m:val="p"/>
          </m:rPr>
          <m:t>(</m:t>
        </m:r>
        <m:r>
          <m:t>0</m:t>
        </m:r>
        <m:r>
          <m:rPr>
            <m:sty m:val="p"/>
          </m:rPr>
          <m:t>,</m:t>
        </m:r>
        <m:r>
          <m:t>1</m:t>
        </m:r>
        <m:r>
          <m:rPr>
            <m:sty m:val="p"/>
          </m:rPr>
          <m:t>)</m:t>
        </m:r>
      </m:oMath>
      <w:ins w:id="4431" w:author="PR Preview" w:date="2026-01-01T00:00:00Z">
        <w:r>
          <w:t xml:space="preserve"> </w:t>
        </w:r>
      </w:ins>
      <w:ins w:id="4432" w:author="PR Preview" w:date="2026-01-01T00:00:00Z">
        <w:r>
          <w:t xml:space="preserve">and</w:t>
        </w:r>
      </w:ins>
      <w:ins w:id="4433"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4434" w:author="PR Preview" w:date="2026-01-01T00:00:00Z">
        <w:r>
          <w:t xml:space="preserve"> </w:t>
        </w:r>
      </w:ins>
      <w:ins w:id="4435" w:author="PR Preview" w:date="2026-01-01T00:00:00Z">
        <w:r>
          <w:t xml:space="preserve">(</w:t>
        </w:r>
      </w:ins>
      <w:hyperlink w:anchor="def-span">
        <w:ins w:id="4436" w:author="PR Preview" w:date="2026-01-01T00:00:00Z">
          <w:r>
            <w:rPr>
              <w:rStyle w:val="Hyperlink"/>
            </w:rPr>
            <w:t xml:space="preserve">Definition 41</w:t>
          </w:r>
        </w:ins>
      </w:hyperlink>
      <w:ins w:id="4437" w:author="PR Preview" w:date="2026-01-01T00:00:00Z">
        <w:r>
          <w:t xml:space="preserve">):</w:t>
        </w:r>
      </w:ins>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5"/>
    <w:bookmarkStart w:id="266" w:name="thm-hyperplane-subspace"/>
    <w:p>
      <w:pPr>
        <w:pStyle w:val="BodyText"/>
      </w:pPr>
      <w:del w:id="4438" w:author="PR Preview" w:date="2026-01-01T00:00:00Z">
        <w:r>
          <w:rPr>
            <w:b/>
            <w:bCs/>
          </w:rPr>
          <w:delText xml:space="preserve">Theorem 39 (A hyperplane is a translated subspace of dimension</w:delText>
        </w:r>
      </w:del>
      <w:del w:id="4439" w:author="PR Preview" w:date="2026-01-01T00:00:00Z">
        <w:r>
          <w:rPr>
            <w:b/>
            <w:bCs/>
          </w:rPr>
          <w:delText xml:space="preserve"> </w:delText>
        </w:r>
      </w:del>
      <m:oMath>
        <m:r>
          <m:t>p</m:t>
        </m:r>
        <m:r>
          <m:rPr>
            <m:sty m:val="p"/>
          </m:rPr>
          <m:t>−</m:t>
        </m:r>
        <m:r>
          <m:t>1</m:t>
        </m:r>
      </m:oMath>
      <w:del w:id="4440" w:author="PR Preview" w:date="2026-01-01T00:00:00Z">
        <w:r>
          <w:rPr>
            <w:b/>
            <w:bCs/>
          </w:rPr>
          <w:delText xml:space="preserve">)</w:delText>
        </w:r>
      </w:del>
      <w:del w:id="4441" w:author="PR Preview" w:date="2026-01-01T00:00:00Z">
        <w:r>
          <w:delText xml:space="preserve"> </w:delText>
        </w:r>
      </w:del>
      <w:del w:id="4442" w:author="PR Preview" w:date="2026-01-01T00:00:00Z">
        <w:r>
          <w:delText xml:space="preserve">Let</w:delText>
        </w:r>
      </w:del>
      <w:del w:id="4443" w:author="PR Preview" w:date="2026-01-01T00:00:00Z">
        <w:r>
          <w:delText xml:space="preserve"> </w:delText>
        </w:r>
      </w:del>
      <m:oMath>
        <m:acc>
          <m:accPr>
            <m:chr m:val="̃"/>
          </m:accPr>
          <m:e>
            <m:r>
              <m:t>w</m:t>
            </m:r>
          </m:e>
        </m:acc>
        <m:r>
          <m:rPr>
            <m:sty m:val="p"/>
          </m:rPr>
          <m:t>∈</m:t>
        </m:r>
        <m:sSup>
          <m:e>
            <m:r>
              <m:rPr>
                <m:scr m:val="double-struck"/>
                <m:sty m:val="p"/>
              </m:rPr>
              <m:t>R</m:t>
            </m:r>
          </m:e>
          <m:sup>
            <m:r>
              <m:t>p</m:t>
            </m:r>
          </m:sup>
        </m:sSup>
      </m:oMath>
      <w:del w:id="4444" w:author="PR Preview" w:date="2026-01-01T00:00:00Z">
        <w:r>
          <w:delText xml:space="preserve"> </w:delText>
        </w:r>
      </w:del>
      <w:del w:id="4445" w:author="PR Preview" w:date="2026-01-01T00:00:00Z">
        <w:r>
          <w:delText xml:space="preserve">be nonzero, let</w:delText>
        </w:r>
      </w:del>
      <w:del w:id="4446" w:author="PR Preview" w:date="2026-01-01T00:00:00Z">
        <w:r>
          <w:delText xml:space="preserve"> </w:delText>
        </w:r>
      </w:del>
      <m:oMath>
        <m:r>
          <m:t>b</m:t>
        </m:r>
        <m:r>
          <m:rPr>
            <m:sty m:val="p"/>
          </m:rPr>
          <m:t>∈</m:t>
        </m:r>
        <m:r>
          <m:rPr>
            <m:scr m:val="double-struck"/>
            <m:sty m:val="p"/>
          </m:rPr>
          <m:t>R</m:t>
        </m:r>
      </m:oMath>
      <w:del w:id="4447" w:author="PR Preview" w:date="2026-01-01T00:00:00Z">
        <w:r>
          <w:delText xml:space="preserve">,</w:delText>
        </w:r>
      </w:del>
      <w:del w:id="4448" w:author="PR Preview" w:date="2026-01-01T00:00:00Z">
        <w:r>
          <w:delText xml:space="preserve"> </w:delText>
        </w:r>
      </w:del>
      <w:del w:id="4449" w:author="PR Preview" w:date="2026-01-01T00:00:00Z">
        <w:r>
          <w:delText xml:space="preserve">let</w:delText>
        </w:r>
      </w:del>
      <w:del w:id="4450" w:author="PR Preview" w:date="2026-01-01T00:00:00Z">
        <w:r>
          <w:delText xml:space="preserve"> </w:delText>
        </w:r>
      </w:del>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del w:id="4451" w:author="PR Preview" w:date="2026-01-01T00:00:00Z">
        <w:r>
          <w:delText xml:space="preserve"> </w:delText>
        </w:r>
      </w:del>
      <w:del w:id="4452" w:author="PR Preview" w:date="2026-01-01T00:00:00Z">
        <w:r>
          <w:delText xml:space="preserve">be the hyperplane</w:delText>
        </w:r>
      </w:del>
      <w:del w:id="4453" w:author="PR Preview" w:date="2026-01-01T00:00:00Z">
        <w:r>
          <w:delText xml:space="preserve"> </w:delText>
        </w:r>
      </w:del>
      <w:del w:id="4454" w:author="PR Preview" w:date="2026-01-01T00:00:00Z">
        <w:r>
          <w:delText xml:space="preserve">with normal vector</w:delText>
        </w:r>
      </w:del>
      <w:del w:id="4455" w:author="PR Preview" w:date="2026-01-01T00:00:00Z">
        <w:r>
          <w:delText xml:space="preserve"> </w:delText>
        </w:r>
      </w:del>
      <m:oMath>
        <m:acc>
          <m:accPr>
            <m:chr m:val="̃"/>
          </m:accPr>
          <m:e>
            <m:r>
              <m:t>w</m:t>
            </m:r>
          </m:e>
        </m:acc>
      </m:oMath>
      <w:del w:id="4456" w:author="PR Preview" w:date="2026-01-01T00:00:00Z">
        <w:r>
          <w:delText xml:space="preserve"> </w:delText>
        </w:r>
      </w:del>
      <w:del w:id="4457" w:author="PR Preview" w:date="2026-01-01T00:00:00Z">
        <w:r>
          <w:delText xml:space="preserve">and offset</w:delText>
        </w:r>
      </w:del>
      <w:del w:id="4458" w:author="PR Preview" w:date="2026-01-01T00:00:00Z">
        <w:r>
          <w:delText xml:space="preserve"> </w:delText>
        </w:r>
      </w:del>
      <m:oMath>
        <m:r>
          <m:t>b</m:t>
        </m:r>
      </m:oMath>
      <w:del w:id="4459" w:author="PR Preview" w:date="2026-01-01T00:00:00Z">
        <w:r>
          <w:delText xml:space="preserve"> </w:delText>
        </w:r>
      </w:del>
      <w:del w:id="4460" w:author="PR Preview" w:date="2026-01-01T00:00:00Z">
        <w:r>
          <w:delText xml:space="preserve">(</w:delText>
        </w:r>
      </w:del>
      <w:hyperlink w:anchor="def-hyperplane">
        <w:del w:id="4461" w:author="PR Preview" w:date="2026-01-01T00:00:00Z">
          <w:r>
            <w:rPr>
              <w:rStyle w:val="Hyperlink"/>
            </w:rPr>
            <w:delText xml:space="preserve">Definition 36</w:delText>
          </w:r>
        </w:del>
      </w:hyperlink>
      <w:del w:id="4462" w:author="PR Preview" w:date="2026-01-01T00:00:00Z">
        <w:r>
          <w:delText xml:space="preserve">),</w:delText>
        </w:r>
      </w:del>
      <w:del w:id="4463" w:author="PR Preview" w:date="2026-01-01T00:00:00Z">
        <w:r>
          <w:delText xml:space="preserve"> </w:delText>
        </w:r>
      </w:del>
      <w:del w:id="4464" w:author="PR Preview" w:date="2026-01-01T00:00:00Z">
        <w:r>
          <w:delText xml:space="preserve">and let</w:delText>
        </w:r>
      </w:del>
      <w:del w:id="4465"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del w:id="4466" w:author="PR Preview" w:date="2026-01-01T00:00:00Z">
        <w:r>
          <w:delText xml:space="preserve"> </w:delText>
        </w:r>
      </w:del>
      <w:del w:id="4467" w:author="PR Preview" w:date="2026-01-01T00:00:00Z">
        <w:r>
          <w:delText xml:space="preserve">be the hyperplane with the same normal vector and offset</w:delText>
        </w:r>
      </w:del>
      <w:del w:id="4468" w:author="PR Preview" w:date="2026-01-01T00:00:00Z">
        <w:r>
          <w:delText xml:space="preserve"> </w:delText>
        </w:r>
      </w:del>
      <m:oMath>
        <m:r>
          <m:t>0</m:t>
        </m:r>
      </m:oMath>
      <w:del w:id="4469" w:author="PR Preview" w:date="2026-01-01T00:00:00Z">
        <w:r>
          <w:delText xml:space="preserve">.</w:delText>
        </w:r>
      </w:del>
    </w:p>
    <w:p>
      <w:pPr>
        <w:pStyle w:val="BodyText"/>
      </w:pPr>
      <w:ins w:id="4470" w:author="PR Preview" w:date="2026-01-01T00:00:00Z">
        <w:r>
          <w:rPr>
            <w:b/>
            <w:bCs/>
          </w:rPr>
          <w:t xml:space="preserve">Theorem 40 (A hyperplane is a translated subspace of dimension</w:t>
        </w:r>
      </w:ins>
      <w:ins w:id="4471" w:author="PR Preview" w:date="2026-01-01T00:00:00Z">
        <w:r>
          <w:rPr>
            <w:b/>
            <w:bCs/>
          </w:rPr>
          <w:t xml:space="preserve"> </w:t>
        </w:r>
      </w:ins>
      <m:oMath>
        <m:r>
          <m:t>p</m:t>
        </m:r>
        <m:r>
          <m:rPr>
            <m:sty m:val="p"/>
          </m:rPr>
          <m:t>−</m:t>
        </m:r>
        <m:r>
          <m:t>1</m:t>
        </m:r>
      </m:oMath>
      <w:ins w:id="4472" w:author="PR Preview" w:date="2026-01-01T00:00:00Z">
        <w:r>
          <w:rPr>
            <w:b/>
            <w:bCs/>
          </w:rPr>
          <w:t xml:space="preserve">)</w:t>
        </w:r>
      </w:ins>
      <w:ins w:id="4473" w:author="PR Preview" w:date="2026-01-01T00:00:00Z">
        <w:r>
          <w:t xml:space="preserve"> </w:t>
        </w:r>
      </w:ins>
      <w:ins w:id="4474" w:author="PR Preview" w:date="2026-01-01T00:00:00Z">
        <w:r>
          <w:t xml:space="preserve">Let</w:t>
        </w:r>
      </w:ins>
      <w:ins w:id="4475" w:author="PR Preview" w:date="2026-01-01T00:00:00Z">
        <w:r>
          <w:t xml:space="preserve"> </w:t>
        </w:r>
      </w:ins>
      <m:oMath>
        <m:acc>
          <m:accPr>
            <m:chr m:val="̃"/>
          </m:accPr>
          <m:e>
            <m:r>
              <m:t>w</m:t>
            </m:r>
          </m:e>
        </m:acc>
        <m:r>
          <m:rPr>
            <m:sty m:val="p"/>
          </m:rPr>
          <m:t>∈</m:t>
        </m:r>
        <m:sSup>
          <m:e>
            <m:r>
              <m:rPr>
                <m:scr m:val="double-struck"/>
                <m:sty m:val="p"/>
              </m:rPr>
              <m:t>R</m:t>
            </m:r>
          </m:e>
          <m:sup>
            <m:r>
              <m:t>p</m:t>
            </m:r>
          </m:sup>
        </m:sSup>
      </m:oMath>
      <w:ins w:id="4476" w:author="PR Preview" w:date="2026-01-01T00:00:00Z">
        <w:r>
          <w:t xml:space="preserve"> </w:t>
        </w:r>
      </w:ins>
      <w:ins w:id="4477" w:author="PR Preview" w:date="2026-01-01T00:00:00Z">
        <w:r>
          <w:t xml:space="preserve">be nonzero, let</w:t>
        </w:r>
      </w:ins>
      <w:ins w:id="4478" w:author="PR Preview" w:date="2026-01-01T00:00:00Z">
        <w:r>
          <w:t xml:space="preserve"> </w:t>
        </w:r>
      </w:ins>
      <m:oMath>
        <m:r>
          <m:t>b</m:t>
        </m:r>
        <m:r>
          <m:rPr>
            <m:sty m:val="p"/>
          </m:rPr>
          <m:t>∈</m:t>
        </m:r>
        <m:r>
          <m:rPr>
            <m:scr m:val="double-struck"/>
            <m:sty m:val="p"/>
          </m:rPr>
          <m:t>R</m:t>
        </m:r>
      </m:oMath>
      <w:ins w:id="4479" w:author="PR Preview" w:date="2026-01-01T00:00:00Z">
        <w:r>
          <w:t xml:space="preserve">,</w:t>
        </w:r>
      </w:ins>
      <w:ins w:id="4480" w:author="PR Preview" w:date="2026-01-01T00:00:00Z">
        <w:r>
          <w:t xml:space="preserve"> </w:t>
        </w:r>
      </w:ins>
      <w:ins w:id="4481" w:author="PR Preview" w:date="2026-01-01T00:00:00Z">
        <w:r>
          <w:t xml:space="preserve">let</w:t>
        </w:r>
      </w:ins>
      <w:ins w:id="4482" w:author="PR Preview" w:date="2026-01-01T00:00:00Z">
        <w:r>
          <w:t xml:space="preserve"> </w:t>
        </w:r>
      </w:ins>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ins w:id="4483" w:author="PR Preview" w:date="2026-01-01T00:00:00Z">
        <w:r>
          <w:t xml:space="preserve"> </w:t>
        </w:r>
      </w:ins>
      <w:ins w:id="4484" w:author="PR Preview" w:date="2026-01-01T00:00:00Z">
        <w:r>
          <w:t xml:space="preserve">be the hyperplane</w:t>
        </w:r>
      </w:ins>
      <w:ins w:id="4485" w:author="PR Preview" w:date="2026-01-01T00:00:00Z">
        <w:r>
          <w:t xml:space="preserve"> </w:t>
        </w:r>
      </w:ins>
      <w:ins w:id="4486" w:author="PR Preview" w:date="2026-01-01T00:00:00Z">
        <w:r>
          <w:t xml:space="preserve">with normal vector</w:t>
        </w:r>
      </w:ins>
      <w:ins w:id="4487" w:author="PR Preview" w:date="2026-01-01T00:00:00Z">
        <w:r>
          <w:t xml:space="preserve"> </w:t>
        </w:r>
      </w:ins>
      <m:oMath>
        <m:acc>
          <m:accPr>
            <m:chr m:val="̃"/>
          </m:accPr>
          <m:e>
            <m:r>
              <m:t>w</m:t>
            </m:r>
          </m:e>
        </m:acc>
      </m:oMath>
      <w:ins w:id="4488" w:author="PR Preview" w:date="2026-01-01T00:00:00Z">
        <w:r>
          <w:t xml:space="preserve"> </w:t>
        </w:r>
      </w:ins>
      <w:ins w:id="4489" w:author="PR Preview" w:date="2026-01-01T00:00:00Z">
        <w:r>
          <w:t xml:space="preserve">and offset</w:t>
        </w:r>
      </w:ins>
      <w:ins w:id="4490" w:author="PR Preview" w:date="2026-01-01T00:00:00Z">
        <w:r>
          <w:t xml:space="preserve"> </w:t>
        </w:r>
      </w:ins>
      <m:oMath>
        <m:r>
          <m:t>b</m:t>
        </m:r>
      </m:oMath>
      <w:ins w:id="4491" w:author="PR Preview" w:date="2026-01-01T00:00:00Z">
        <w:r>
          <w:t xml:space="preserve"> </w:t>
        </w:r>
      </w:ins>
      <w:ins w:id="4492" w:author="PR Preview" w:date="2026-01-01T00:00:00Z">
        <w:r>
          <w:t xml:space="preserve">(</w:t>
        </w:r>
      </w:ins>
      <w:hyperlink w:anchor="def-hyperplane">
        <w:ins w:id="4493" w:author="PR Preview" w:date="2026-01-01T00:00:00Z">
          <w:r>
            <w:rPr>
              <w:rStyle w:val="Hyperlink"/>
            </w:rPr>
            <w:t xml:space="preserve">Definition 36</w:t>
          </w:r>
        </w:ins>
      </w:hyperlink>
      <w:ins w:id="4494" w:author="PR Preview" w:date="2026-01-01T00:00:00Z">
        <w:r>
          <w:t xml:space="preserve">),</w:t>
        </w:r>
      </w:ins>
      <w:ins w:id="4495" w:author="PR Preview" w:date="2026-01-01T00:00:00Z">
        <w:r>
          <w:t xml:space="preserve"> </w:t>
        </w:r>
      </w:ins>
      <w:ins w:id="4496" w:author="PR Preview" w:date="2026-01-01T00:00:00Z">
        <w:r>
          <w:t xml:space="preserve">and let</w:t>
        </w:r>
      </w:ins>
      <w:ins w:id="4497" w:author="PR Preview" w:date="2026-01-01T00:00:00Z">
        <w:r>
          <w:t xml:space="preserve"> </w:t>
        </w:r>
      </w:ins>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ins w:id="4498" w:author="PR Preview" w:date="2026-01-01T00:00:00Z">
        <w:r>
          <w:t xml:space="preserve"> </w:t>
        </w:r>
      </w:ins>
      <w:ins w:id="4499" w:author="PR Preview" w:date="2026-01-01T00:00:00Z">
        <w:r>
          <w:t xml:space="preserve">be the hyperplane with the same normal vector and offset</w:t>
        </w:r>
      </w:ins>
      <w:ins w:id="4500" w:author="PR Preview" w:date="2026-01-01T00:00:00Z">
        <w:r>
          <w:t xml:space="preserve"> </w:t>
        </w:r>
      </w:ins>
      <m:oMath>
        <m:r>
          <m:t>0</m:t>
        </m:r>
      </m:oMath>
      <w:ins w:id="4501" w:author="PR Preview" w:date="2026-01-01T00:00:00Z">
        <w:r>
          <w:t xml:space="preserve">.</w:t>
        </w:r>
      </w:ins>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del w:id="4502" w:author="PR Preview" w:date="2026-01-01T00:00:00Z">
        <w:r>
          <w:delText xml:space="preserve"> </w:delText>
        </w:r>
      </w:del>
      <w:del w:id="4503" w:author="PR Preview" w:date="2026-01-01T00:00:00Z">
        <w:r>
          <w:delText xml:space="preserve">is not empty, and for any</w:delText>
        </w:r>
      </w:del>
      <w:del w:id="4504" w:author="PR Preview" w:date="2026-01-01T00:00:00Z">
        <w:r>
          <w:delText xml:space="preserve"> </w:delText>
        </w:r>
      </w:del>
      <m:oMath>
        <m:sSub>
          <m:e>
            <m:acc>
              <m:accPr>
                <m:chr m:val="̃"/>
              </m:accPr>
              <m:e>
                <m:r>
                  <m:t>x</m:t>
                </m:r>
              </m:e>
            </m:acc>
          </m:e>
          <m:sub>
            <m:r>
              <m:t>0</m:t>
            </m:r>
          </m:sub>
        </m:sSub>
        <m:r>
          <m:rPr>
            <m:sty m:val="p"/>
          </m:rPr>
          <m:t>∈</m:t>
        </m:r>
        <m:r>
          <m:rPr>
            <m:scr m:val="script"/>
            <m:sty m:val="p"/>
          </m:rPr>
          <m:t>H</m:t>
        </m:r>
      </m:oMath>
      <w:del w:id="4505" w:author="PR Preview" w:date="2026-01-01T00:00:00Z">
        <w:r>
          <w:delText xml:space="preserve">,</w:delText>
        </w:r>
      </w:del>
      <w:del w:id="4506" w:author="PR Preview" w:date="2026-01-01T00:00:00Z">
        <w:r>
          <w:delText xml:space="preserve"> </w:delText>
        </w:r>
      </w:del>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del w:id="4507" w:author="PR Preview" w:date="2026-01-01T00:00:00Z">
        <w:r>
          <w:delText xml:space="preserve">,</w:delText>
        </w:r>
      </w:del>
      <w:del w:id="4508" w:author="PR Preview" w:date="2026-01-01T00:00:00Z">
        <w:r>
          <w:delText xml:space="preserve"> </w:delText>
        </w:r>
      </w:del>
      <w:del w:id="4509" w:author="PR Preview" w:date="2026-01-01T00:00:00Z">
        <w:r>
          <w:delText xml:space="preserve">so</w:delText>
        </w:r>
      </w:del>
      <w:del w:id="4510" w:author="PR Preview" w:date="2026-01-01T00:00:00Z">
        <w:r>
          <w:delText xml:space="preserve"> </w:delText>
        </w:r>
      </w:del>
      <m:oMath>
        <m:r>
          <m:rPr>
            <m:scr m:val="script"/>
            <m:sty m:val="p"/>
          </m:rPr>
          <m:t>H</m:t>
        </m:r>
      </m:oMath>
      <w:del w:id="4511" w:author="PR Preview" w:date="2026-01-01T00:00:00Z">
        <w:r>
          <w:delText xml:space="preserve"> </w:delText>
        </w:r>
      </w:del>
      <w:del w:id="4512" w:author="PR Preview" w:date="2026-01-01T00:00:00Z">
        <w:r>
          <w:delText xml:space="preserve">is an affine subspace (</w:delText>
        </w:r>
      </w:del>
      <w:hyperlink w:anchor="def-affine-subspace">
        <w:del w:id="4513" w:author="PR Preview" w:date="2026-01-01T00:00:00Z">
          <w:r>
            <w:rPr>
              <w:rStyle w:val="Hyperlink"/>
            </w:rPr>
            <w:delText xml:space="preserve">Definition 49</w:delText>
          </w:r>
        </w:del>
      </w:hyperlink>
      <w:del w:id="4514" w:author="PR Preview" w:date="2026-01-01T00:00:00Z">
        <w:r>
          <w:delText xml:space="preserve">).</w:delText>
        </w:r>
      </w:del>
    </w:p>
    <w:p>
      <w:pPr>
        <w:pStyle w:val="Compact"/>
        <w:numPr>
          <w:ilvl w:val="0"/>
          <w:numId w:val="1027"/>
        </w:numPr>
      </w:pPr>
      <m:oMath>
        <m:r>
          <m:rPr>
            <m:scr m:val="script"/>
            <m:sty m:val="p"/>
          </m:rPr>
          <m:t>H</m:t>
        </m:r>
      </m:oMath>
      <w:ins w:id="4515" w:author="PR Preview" w:date="2026-01-01T00:00:00Z">
        <w:r>
          <w:t xml:space="preserve"> </w:t>
        </w:r>
      </w:ins>
      <w:ins w:id="4516" w:author="PR Preview" w:date="2026-01-01T00:00:00Z">
        <w:r>
          <w:t xml:space="preserve">is not empty, and for any</w:t>
        </w:r>
      </w:ins>
      <w:ins w:id="4517" w:author="PR Preview" w:date="2026-01-01T00:00:00Z">
        <w:r>
          <w:t xml:space="preserve"> </w:t>
        </w:r>
      </w:ins>
      <m:oMath>
        <m:sSub>
          <m:e>
            <m:acc>
              <m:accPr>
                <m:chr m:val="̃"/>
              </m:accPr>
              <m:e>
                <m:r>
                  <m:t>x</m:t>
                </m:r>
              </m:e>
            </m:acc>
          </m:e>
          <m:sub>
            <m:r>
              <m:t>0</m:t>
            </m:r>
          </m:sub>
        </m:sSub>
        <m:r>
          <m:rPr>
            <m:sty m:val="p"/>
          </m:rPr>
          <m:t>∈</m:t>
        </m:r>
        <m:r>
          <m:rPr>
            <m:scr m:val="script"/>
            <m:sty m:val="p"/>
          </m:rPr>
          <m:t>H</m:t>
        </m:r>
      </m:oMath>
      <w:ins w:id="4518" w:author="PR Preview" w:date="2026-01-01T00:00:00Z">
        <w:r>
          <w:t xml:space="preserve">,</w:t>
        </w:r>
      </w:ins>
      <w:ins w:id="4519" w:author="PR Preview" w:date="2026-01-01T00:00:00Z">
        <w:r>
          <w:t xml:space="preserve"> </w:t>
        </w:r>
      </w:ins>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ins w:id="4520" w:author="PR Preview" w:date="2026-01-01T00:00:00Z">
        <w:r>
          <w:t xml:space="preserve">,</w:t>
        </w:r>
      </w:ins>
      <w:ins w:id="4521" w:author="PR Preview" w:date="2026-01-01T00:00:00Z">
        <w:r>
          <w:t xml:space="preserve"> </w:t>
        </w:r>
      </w:ins>
      <w:ins w:id="4522" w:author="PR Preview" w:date="2026-01-01T00:00:00Z">
        <w:r>
          <w:t xml:space="preserve">so</w:t>
        </w:r>
      </w:ins>
      <w:ins w:id="4523" w:author="PR Preview" w:date="2026-01-01T00:00:00Z">
        <w:r>
          <w:t xml:space="preserve"> </w:t>
        </w:r>
      </w:ins>
      <m:oMath>
        <m:r>
          <m:rPr>
            <m:scr m:val="script"/>
            <m:sty m:val="p"/>
          </m:rPr>
          <m:t>H</m:t>
        </m:r>
      </m:oMath>
      <w:ins w:id="4524" w:author="PR Preview" w:date="2026-01-01T00:00:00Z">
        <w:r>
          <w:t xml:space="preserve"> </w:t>
        </w:r>
      </w:ins>
      <w:ins w:id="4525" w:author="PR Preview" w:date="2026-01-01T00:00:00Z">
        <w:r>
          <w:t xml:space="preserve">is an affine subspace (</w:t>
        </w:r>
      </w:ins>
      <w:hyperlink w:anchor="def-affine-subspace">
        <w:ins w:id="4526" w:author="PR Preview" w:date="2026-01-01T00:00:00Z">
          <w:r>
            <w:rPr>
              <w:rStyle w:val="Hyperlink"/>
            </w:rPr>
            <w:t xml:space="preserve">Definition 52</w:t>
          </w:r>
        </w:ins>
      </w:hyperlink>
      <w:ins w:id="4527" w:author="PR Preview" w:date="2026-01-01T00:00:00Z">
        <w:r>
          <w:t xml:space="preserve">).</w:t>
        </w:r>
      </w:ins>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66"/>
    <w:p>
      <w:pPr>
        <w:pStyle w:val="FirstParagraph"/>
      </w:pPr>
      <w:del w:id="4528" w:author="PR Preview" w:date="2026-01-01T00:00:00Z">
        <w:r>
          <w:rPr>
            <w:i/>
            <w:iCs/>
          </w:rPr>
          <w:delText xml:space="preserve">Proof</w:delText>
        </w:r>
      </w:del>
      <w:del w:id="4529" w:author="PR Preview" w:date="2026-01-01T00:00:00Z">
        <w:r>
          <w:delText xml:space="preserve">. </w:delText>
        </w:r>
      </w:del>
      <w:del w:id="4530" w:author="PR Preview" w:date="2026-01-01T00:00:00Z">
        <w:r>
          <w:delText xml:space="preserve">Here</w:delText>
        </w:r>
      </w:del>
      <w:del w:id="4531" w:author="PR Preview" w:date="2026-01-01T00:00:00Z">
        <w:r>
          <w:delText xml:space="preserve"> </w:delText>
        </w:r>
      </w:del>
      <m:oMath>
        <m:sSup>
          <m:e>
            <m:acc>
              <m:accPr>
                <m:chr m:val="̃"/>
              </m:accPr>
              <m:e>
                <m:r>
                  <m:t>w</m:t>
                </m:r>
              </m:e>
            </m:acc>
          </m:e>
          <m:sup>
            <m:r>
              <m:rPr>
                <m:sty m:val="p"/>
              </m:rPr>
              <m:t>⊤</m:t>
            </m:r>
          </m:sup>
        </m:sSup>
      </m:oMath>
      <w:del w:id="4532" w:author="PR Preview" w:date="2026-01-01T00:00:00Z">
        <w:r>
          <w:delText xml:space="preserve"> </w:delText>
        </w:r>
      </w:del>
      <w:del w:id="4533" w:author="PR Preview" w:date="2026-01-01T00:00:00Z">
        <w:r>
          <w:delText xml:space="preserve">is a</w:delText>
        </w:r>
      </w:del>
      <w:del w:id="4534" w:author="PR Preview" w:date="2026-01-01T00:00:00Z">
        <w:r>
          <w:delText xml:space="preserve"> </w:delText>
        </w:r>
      </w:del>
      <m:oMath>
        <m:r>
          <m:t>1</m:t>
        </m:r>
        <m:r>
          <m:rPr>
            <m:sty m:val="p"/>
          </m:rPr>
          <m:t>×</m:t>
        </m:r>
        <m:r>
          <m:t>p</m:t>
        </m:r>
      </m:oMath>
      <w:del w:id="4535" w:author="PR Preview" w:date="2026-01-01T00:00:00Z">
        <w:r>
          <w:delText xml:space="preserve"> </w:delText>
        </w:r>
      </w:del>
      <w:del w:id="4536" w:author="PR Preview" w:date="2026-01-01T00:00:00Z">
        <w:r>
          <w:delText xml:space="preserve">matrix, and</w:delText>
        </w:r>
      </w:del>
      <w:del w:id="4537" w:author="PR Preview" w:date="2026-01-01T00:00:00Z">
        <w:r>
          <w:delText xml:space="preserve"> </w:delText>
        </w:r>
      </w:del>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del w:id="4538" w:author="PR Preview" w:date="2026-01-01T00:00:00Z">
        <w:r>
          <w:delText xml:space="preserve"> </w:delText>
        </w:r>
      </w:del>
      <w:del w:id="4539" w:author="PR Preview" w:date="2026-01-01T00:00:00Z">
        <w:r>
          <w:delText xml:space="preserve">(</w:delText>
        </w:r>
      </w:del>
      <w:hyperlink w:anchor="exm-dot-product-matmul">
        <w:del w:id="4540" w:author="PR Preview" w:date="2026-01-01T00:00:00Z">
          <w:r>
            <w:rPr>
              <w:rStyle w:val="Hyperlink"/>
            </w:rPr>
            <w:delText xml:space="preserve">Example 18</w:delText>
          </w:r>
        </w:del>
      </w:hyperlink>
      <w:del w:id="4541" w:author="PR Preview" w:date="2026-01-01T00:00:00Z">
        <w:r>
          <w:delText xml:space="preserve">).</w:delText>
        </w:r>
      </w:del>
    </w:p>
    <w:p>
      <w:pPr>
        <w:pStyle w:val="BodyText"/>
      </w:pPr>
      <w:del w:id="4542" w:author="PR Preview" w:date="2026-01-01T00:00:00Z">
        <w:r>
          <w:rPr>
            <w:b/>
            <w:bCs/>
          </w:rPr>
          <w:delText xml:space="preserve">Part 1.</w:delText>
        </w:r>
      </w:del>
      <w:del w:id="4543" w:author="PR Preview" w:date="2026-01-01T00:00:00Z">
        <w:r>
          <w:delText xml:space="preserve"> </w:delText>
        </w:r>
      </w:del>
      <m:oMath>
        <m:sSub>
          <m:e>
            <m:r>
              <m:rPr>
                <m:scr m:val="script"/>
                <m:sty m:val="p"/>
              </m:rPr>
              <m:t>H</m:t>
            </m:r>
          </m:e>
          <m:sub>
            <m:r>
              <m:t>0</m:t>
            </m:r>
          </m:sub>
        </m:sSub>
      </m:oMath>
      <w:del w:id="4544" w:author="PR Preview" w:date="2026-01-01T00:00:00Z">
        <w:r>
          <w:delText xml:space="preserve"> </w:delText>
        </w:r>
      </w:del>
      <w:del w:id="4545" w:author="PR Preview" w:date="2026-01-01T00:00:00Z">
        <w:r>
          <w:delText xml:space="preserve">is the null space</w:delText>
        </w:r>
      </w:del>
      <w:del w:id="4546" w:author="PR Preview" w:date="2026-01-01T00:00:00Z">
        <w:r>
          <w:delText xml:space="preserve"> </w:delText>
        </w:r>
      </w:del>
      <m:oMath>
        <m:r>
          <m:rPr>
            <m:scr m:val="script"/>
            <m:sty m:val="p"/>
          </m:rPr>
          <m:t>N</m:t>
        </m:r>
        <m:r>
          <m:rPr>
            <m:sty m:val="p"/>
          </m:rPr>
          <m:t>(</m:t>
        </m:r>
        <m:sSup>
          <m:e>
            <m:acc>
              <m:accPr>
                <m:chr m:val="̃"/>
              </m:accPr>
              <m:e>
                <m:r>
                  <m:t>w</m:t>
                </m:r>
              </m:e>
            </m:acc>
          </m:e>
          <m:sup>
            <m:r>
              <m:rPr>
                <m:sty m:val="p"/>
              </m:rPr>
              <m:t>⊤</m:t>
            </m:r>
          </m:sup>
        </m:sSup>
        <m:r>
          <m:rPr>
            <m:sty m:val="p"/>
          </m:rPr>
          <m:t>)</m:t>
        </m:r>
      </m:oMath>
      <w:del w:id="4547" w:author="PR Preview" w:date="2026-01-01T00:00:00Z">
        <w:r>
          <w:delText xml:space="preserve"> </w:delText>
        </w:r>
      </w:del>
      <w:del w:id="4548" w:author="PR Preview" w:date="2026-01-01T00:00:00Z">
        <w:r>
          <w:delText xml:space="preserve">(</w:delText>
        </w:r>
      </w:del>
      <w:hyperlink w:anchor="def-null-space">
        <w:del w:id="4549" w:author="PR Preview" w:date="2026-01-01T00:00:00Z">
          <w:r>
            <w:rPr>
              <w:rStyle w:val="Hyperlink"/>
            </w:rPr>
            <w:delText xml:space="preserve">Definition 46</w:delText>
          </w:r>
        </w:del>
      </w:hyperlink>
      <w:del w:id="4550" w:author="PR Preview" w:date="2026-01-01T00:00:00Z">
        <w:r>
          <w:delText xml:space="preserve">),</w:delText>
        </w:r>
      </w:del>
      <w:del w:id="4551" w:author="PR Preview" w:date="2026-01-01T00:00:00Z">
        <w:r>
          <w:delText xml:space="preserve"> </w:delText>
        </w:r>
      </w:del>
      <w:del w:id="4552" w:author="PR Preview" w:date="2026-01-01T00:00:00Z">
        <w:r>
          <w:delText xml:space="preserve">so it is a subspace (</w:delText>
        </w:r>
      </w:del>
      <w:hyperlink w:anchor="thm-null-space-subspace">
        <w:del w:id="4553" w:author="PR Preview" w:date="2026-01-01T00:00:00Z">
          <w:r>
            <w:rPr>
              <w:rStyle w:val="Hyperlink"/>
            </w:rPr>
            <w:delText xml:space="preserve">Theorem 32</w:delText>
          </w:r>
        </w:del>
      </w:hyperlink>
      <w:del w:id="4554" w:author="PR Preview" w:date="2026-01-01T00:00:00Z">
        <w:r>
          <w:delText xml:space="preserve">).</w:delText>
        </w:r>
      </w:del>
      <w:del w:id="4555" w:author="PR Preview" w:date="2026-01-01T00:00:00Z">
        <w:r>
          <w:delText xml:space="preserve"> </w:delText>
        </w:r>
      </w:del>
      <w:del w:id="4556" w:author="PR Preview" w:date="2026-01-01T00:00:00Z">
        <w:r>
          <w:delText xml:space="preserve">The</w:delText>
        </w:r>
      </w:del>
      <w:del w:id="4557" w:author="PR Preview" w:date="2026-01-01T00:00:00Z">
        <w:r>
          <w:delText xml:space="preserve"> </w:delText>
        </w:r>
      </w:del>
      <m:oMath>
        <m:r>
          <m:t>p</m:t>
        </m:r>
      </m:oMath>
      <w:del w:id="4558" w:author="PR Preview" w:date="2026-01-01T00:00:00Z">
        <w:r>
          <w:delText xml:space="preserve"> </w:delText>
        </w:r>
      </w:del>
      <w:del w:id="4559" w:author="PR Preview" w:date="2026-01-01T00:00:00Z">
        <w:r>
          <w:delText xml:space="preserve">columns of</w:delText>
        </w:r>
      </w:del>
      <w:del w:id="4560" w:author="PR Preview" w:date="2026-01-01T00:00:00Z">
        <w:r>
          <w:delText xml:space="preserve"> </w:delText>
        </w:r>
      </w:del>
      <m:oMath>
        <m:sSup>
          <m:e>
            <m:acc>
              <m:accPr>
                <m:chr m:val="̃"/>
              </m:accPr>
              <m:e>
                <m:r>
                  <m:t>w</m:t>
                </m:r>
              </m:e>
            </m:acc>
          </m:e>
          <m:sup>
            <m:r>
              <m:rPr>
                <m:sty m:val="p"/>
              </m:rPr>
              <m:t>⊤</m:t>
            </m:r>
          </m:sup>
        </m:sSup>
      </m:oMath>
      <w:del w:id="4561" w:author="PR Preview" w:date="2026-01-01T00:00:00Z">
        <w:r>
          <w:delText xml:space="preserve"> </w:delText>
        </w:r>
      </w:del>
      <w:del w:id="4562" w:author="PR Preview" w:date="2026-01-01T00:00:00Z">
        <w:r>
          <w:delText xml:space="preserve">are the numbers</w:delText>
        </w:r>
      </w:del>
      <w:del w:id="4563" w:author="PR Preview" w:date="2026-01-01T00:00:00Z">
        <w:r>
          <w:delText xml:space="preserve"> </w:delText>
        </w:r>
      </w:del>
      <m:oMath>
        <m:sSub>
          <m:e>
            <m:r>
              <m:t>w</m:t>
            </m:r>
          </m:e>
          <m:sub>
            <m:r>
              <m:t>1</m:t>
            </m:r>
          </m:sub>
        </m:sSub>
        <m:r>
          <m:rPr>
            <m:sty m:val="p"/>
          </m:rPr>
          <m:t>,</m:t>
        </m:r>
        <m:r>
          <m:rPr>
            <m:sty m:val="p"/>
          </m:rPr>
          <m:t>…</m:t>
        </m:r>
        <m:r>
          <m:rPr>
            <m:sty m:val="p"/>
          </m:rPr>
          <m:t>,</m:t>
        </m:r>
        <m:sSub>
          <m:e>
            <m:r>
              <m:t>w</m:t>
            </m:r>
          </m:e>
          <m:sub>
            <m:r>
              <m:t>p</m:t>
            </m:r>
          </m:sub>
        </m:sSub>
      </m:oMath>
      <w:del w:id="4564" w:author="PR Preview" w:date="2026-01-01T00:00:00Z">
        <w:r>
          <w:delText xml:space="preserve">.</w:delText>
        </w:r>
      </w:del>
      <w:del w:id="4565" w:author="PR Preview" w:date="2026-01-01T00:00:00Z">
        <w:r>
          <w:delText xml:space="preserve"> </w:delText>
        </w:r>
      </w:del>
      <w:del w:id="4566" w:author="PR Preview" w:date="2026-01-01T00:00:00Z">
        <w:r>
          <w:delText xml:space="preserve">Some</w:delText>
        </w:r>
      </w:del>
      <w:del w:id="4567" w:author="PR Preview" w:date="2026-01-01T00:00:00Z">
        <w:r>
          <w:delText xml:space="preserve"> </w:delText>
        </w:r>
      </w:del>
      <m:oMath>
        <m:sSub>
          <m:e>
            <m:r>
              <m:t>w</m:t>
            </m:r>
          </m:e>
          <m:sub>
            <m:r>
              <m:t>j</m:t>
            </m:r>
          </m:sub>
        </m:sSub>
        <m:r>
          <m:rPr>
            <m:sty m:val="p"/>
          </m:rPr>
          <m:t>≠</m:t>
        </m:r>
        <m:r>
          <m:t>0</m:t>
        </m:r>
      </m:oMath>
      <w:del w:id="4568" w:author="PR Preview" w:date="2026-01-01T00:00:00Z">
        <w:r>
          <w:delText xml:space="preserve">, because</w:delText>
        </w:r>
      </w:del>
      <w:del w:id="4569" w:author="PR Preview" w:date="2026-01-01T00:00:00Z">
        <w:r>
          <w:delText xml:space="preserve"> </w:delText>
        </w:r>
      </w:del>
      <m:oMath>
        <m:acc>
          <m:accPr>
            <m:chr m:val="̃"/>
          </m:accPr>
          <m:e>
            <m:r>
              <m:t>w</m:t>
            </m:r>
          </m:e>
        </m:acc>
        <m:r>
          <m:rPr>
            <m:sty m:val="p"/>
          </m:rPr>
          <m:t>≠</m:t>
        </m:r>
        <m:acc>
          <m:accPr>
            <m:chr m:val="̃"/>
          </m:accPr>
          <m:e>
            <m:r>
              <m:t>0</m:t>
            </m:r>
          </m:e>
        </m:acc>
      </m:oMath>
      <w:del w:id="4570" w:author="PR Preview" w:date="2026-01-01T00:00:00Z">
        <w:r>
          <w:delText xml:space="preserve">,</w:delText>
        </w:r>
      </w:del>
      <w:del w:id="4571" w:author="PR Preview" w:date="2026-01-01T00:00:00Z">
        <w:r>
          <w:delText xml:space="preserve"> </w:delText>
        </w:r>
      </w:del>
      <w:del w:id="4572" w:author="PR Preview" w:date="2026-01-01T00:00:00Z">
        <w:r>
          <w:delText xml:space="preserve">and that column on its own is linearly independent (</w:delText>
        </w:r>
      </w:del>
      <m:oMath>
        <m:r>
          <m:t>c</m:t>
        </m:r>
        <m:r>
          <m:t> </m:t>
        </m:r>
        <m:sSub>
          <m:e>
            <m:r>
              <m:t>w</m:t>
            </m:r>
          </m:e>
          <m:sub>
            <m:r>
              <m:t>j</m:t>
            </m:r>
          </m:sub>
        </m:sSub>
        <m:r>
          <m:rPr>
            <m:sty m:val="p"/>
          </m:rPr>
          <m:t>=</m:t>
        </m:r>
        <m:r>
          <m:t>0</m:t>
        </m:r>
      </m:oMath>
      <w:del w:id="4573" w:author="PR Preview" w:date="2026-01-01T00:00:00Z">
        <w:r>
          <w:delText xml:space="preserve"> </w:delText>
        </w:r>
      </w:del>
      <w:del w:id="4574" w:author="PR Preview" w:date="2026-01-01T00:00:00Z">
        <w:r>
          <w:delText xml:space="preserve">forces</w:delText>
        </w:r>
      </w:del>
      <w:del w:id="4575" w:author="PR Preview" w:date="2026-01-01T00:00:00Z">
        <w:r>
          <w:delText xml:space="preserve"> </w:delText>
        </w:r>
      </w:del>
      <m:oMath>
        <m:r>
          <m:t>c</m:t>
        </m:r>
        <m:r>
          <m:rPr>
            <m:sty m:val="p"/>
          </m:rPr>
          <m:t>=</m:t>
        </m:r>
        <m:r>
          <m:t>0</m:t>
        </m:r>
      </m:oMath>
      <w:del w:id="4576" w:author="PR Preview" w:date="2026-01-01T00:00:00Z">
        <w:r>
          <w:delText xml:space="preserve">),</w:delText>
        </w:r>
      </w:del>
      <w:del w:id="4577" w:author="PR Preview" w:date="2026-01-01T00:00:00Z">
        <w:r>
          <w:delText xml:space="preserve"> </w:delText>
        </w:r>
      </w:del>
      <w:del w:id="4578" w:author="PR Preview" w:date="2026-01-01T00:00:00Z">
        <w:r>
          <w:delText xml:space="preserve">so</w:delText>
        </w:r>
      </w:del>
      <w:del w:id="4579" w:author="PR Preview" w:date="2026-01-01T00:00:00Z">
        <w:r>
          <w:delText xml:space="preserve"> </w:delText>
        </w:r>
      </w:del>
      <m:oMath>
        <m:r>
          <m:rPr>
            <m:sty m:val="p"/>
          </m:rPr>
          <m:t>rank</m:t>
        </m:r>
        <m:r>
          <m:rPr>
            <m:sty m:val="p"/>
          </m:rPr>
          <m:t>(</m:t>
        </m:r>
        <m:sSup>
          <m:e>
            <m:acc>
              <m:accPr>
                <m:chr m:val="̃"/>
              </m:accPr>
              <m:e>
                <m:r>
                  <m:t>w</m:t>
                </m:r>
              </m:e>
            </m:acc>
          </m:e>
          <m:sup>
            <m:r>
              <m:rPr>
                <m:sty m:val="p"/>
              </m:rPr>
              <m:t>⊤</m:t>
            </m:r>
          </m:sup>
        </m:sSup>
        <m:r>
          <m:rPr>
            <m:sty m:val="p"/>
          </m:rPr>
          <m:t>)</m:t>
        </m:r>
        <m:r>
          <m:rPr>
            <m:sty m:val="p"/>
          </m:rPr>
          <m:t>≥</m:t>
        </m:r>
        <m:r>
          <m:t>1</m:t>
        </m:r>
      </m:oMath>
      <w:del w:id="4580" w:author="PR Preview" w:date="2026-01-01T00:00:00Z">
        <w:r>
          <w:delText xml:space="preserve"> </w:delText>
        </w:r>
      </w:del>
      <w:del w:id="4581" w:author="PR Preview" w:date="2026-01-01T00:00:00Z">
        <w:r>
          <w:delText xml:space="preserve">(</w:delText>
        </w:r>
      </w:del>
      <w:hyperlink w:anchor="def-rank">
        <w:del w:id="4582" w:author="PR Preview" w:date="2026-01-01T00:00:00Z">
          <w:r>
            <w:rPr>
              <w:rStyle w:val="Hyperlink"/>
            </w:rPr>
            <w:delText xml:space="preserve">Definition 38</w:delText>
          </w:r>
        </w:del>
      </w:hyperlink>
      <w:del w:id="4583" w:author="PR Preview" w:date="2026-01-01T00:00:00Z">
        <w:r>
          <w:delText xml:space="preserve">);</w:delText>
        </w:r>
      </w:del>
      <w:del w:id="4584" w:author="PR Preview" w:date="2026-01-01T00:00:00Z">
        <w:r>
          <w:delText xml:space="preserve"> </w:delText>
        </w:r>
      </w:del>
      <w:del w:id="4585" w:author="PR Preview" w:date="2026-01-01T00:00:00Z">
        <w:r>
          <w:delText xml:space="preserve">and</w:delText>
        </w:r>
      </w:del>
      <w:del w:id="4586" w:author="PR Preview" w:date="2026-01-01T00:00:00Z">
        <w:r>
          <w:delText xml:space="preserve"> </w:delText>
        </w:r>
      </w:del>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del w:id="4587" w:author="PR Preview" w:date="2026-01-01T00:00:00Z">
        <w:r>
          <w:delText xml:space="preserve"> </w:delText>
        </w:r>
      </w:del>
      <w:del w:id="4588" w:author="PR Preview" w:date="2026-01-01T00:00:00Z">
        <w:r>
          <w:delText xml:space="preserve">(</w:delText>
        </w:r>
      </w:del>
      <w:hyperlink w:anchor="cor-rank-bound">
        <w:del w:id="4589" w:author="PR Preview" w:date="2026-01-01T00:00:00Z">
          <w:r>
            <w:rPr>
              <w:rStyle w:val="Hyperlink"/>
            </w:rPr>
            <w:delText xml:space="preserve">Corollary 3</w:delText>
          </w:r>
        </w:del>
      </w:hyperlink>
      <w:del w:id="4590" w:author="PR Preview" w:date="2026-01-01T00:00:00Z">
        <w:r>
          <w:delText xml:space="preserve">).</w:delText>
        </w:r>
      </w:del>
      <w:del w:id="4591" w:author="PR Preview" w:date="2026-01-01T00:00:00Z">
        <w:r>
          <w:delText xml:space="preserve"> </w:delText>
        </w:r>
      </w:del>
      <w:del w:id="4592" w:author="PR Preview" w:date="2026-01-01T00:00:00Z">
        <w:r>
          <w:delText xml:space="preserve">So</w:delText>
        </w:r>
      </w:del>
    </w:p>
    <w:p>
      <w:pPr>
        <w:pStyle w:val="FirstParagraph"/>
      </w:pPr>
      <w:ins w:id="4593" w:author="PR Preview" w:date="2026-01-01T00:00:00Z">
        <w:r>
          <w:rPr>
            <w:i/>
            <w:iCs/>
          </w:rPr>
          <w:t xml:space="preserve">Proof</w:t>
        </w:r>
      </w:ins>
      <w:ins w:id="4594" w:author="PR Preview" w:date="2026-01-01T00:00:00Z">
        <w:r>
          <w:t xml:space="preserve">. </w:t>
        </w:r>
      </w:ins>
      <w:ins w:id="4595" w:author="PR Preview" w:date="2026-01-01T00:00:00Z">
        <w:r>
          <w:t xml:space="preserve">Here</w:t>
        </w:r>
      </w:ins>
      <w:ins w:id="4596" w:author="PR Preview" w:date="2026-01-01T00:00:00Z">
        <w:r>
          <w:t xml:space="preserve"> </w:t>
        </w:r>
      </w:ins>
      <m:oMath>
        <m:sSup>
          <m:e>
            <m:acc>
              <m:accPr>
                <m:chr m:val="̃"/>
              </m:accPr>
              <m:e>
                <m:r>
                  <m:t>w</m:t>
                </m:r>
              </m:e>
            </m:acc>
          </m:e>
          <m:sup>
            <m:r>
              <m:rPr>
                <m:sty m:val="p"/>
              </m:rPr>
              <m:t>⊤</m:t>
            </m:r>
          </m:sup>
        </m:sSup>
      </m:oMath>
      <w:ins w:id="4597" w:author="PR Preview" w:date="2026-01-01T00:00:00Z">
        <w:r>
          <w:t xml:space="preserve"> </w:t>
        </w:r>
      </w:ins>
      <w:ins w:id="4598" w:author="PR Preview" w:date="2026-01-01T00:00:00Z">
        <w:r>
          <w:t xml:space="preserve">is a</w:t>
        </w:r>
      </w:ins>
      <w:ins w:id="4599" w:author="PR Preview" w:date="2026-01-01T00:00:00Z">
        <w:r>
          <w:t xml:space="preserve"> </w:t>
        </w:r>
      </w:ins>
      <m:oMath>
        <m:r>
          <m:t>1</m:t>
        </m:r>
        <m:r>
          <m:rPr>
            <m:sty m:val="p"/>
          </m:rPr>
          <m:t>×</m:t>
        </m:r>
        <m:r>
          <m:t>p</m:t>
        </m:r>
      </m:oMath>
      <w:ins w:id="4600" w:author="PR Preview" w:date="2026-01-01T00:00:00Z">
        <w:r>
          <w:t xml:space="preserve"> </w:t>
        </w:r>
      </w:ins>
      <w:ins w:id="4601" w:author="PR Preview" w:date="2026-01-01T00:00:00Z">
        <w:r>
          <w:t xml:space="preserve">matrix, and</w:t>
        </w:r>
      </w:ins>
      <w:ins w:id="4602" w:author="PR Preview" w:date="2026-01-01T00:00:00Z">
        <w:r>
          <w:t xml:space="preserve"> </w:t>
        </w:r>
      </w:ins>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ins w:id="4603" w:author="PR Preview" w:date="2026-01-01T00:00:00Z">
        <w:r>
          <w:t xml:space="preserve"> </w:t>
        </w:r>
      </w:ins>
      <w:ins w:id="4604" w:author="PR Preview" w:date="2026-01-01T00:00:00Z">
        <w:r>
          <w:t xml:space="preserve">(</w:t>
        </w:r>
      </w:ins>
      <w:hyperlink w:anchor="exm-dot-product-matmul">
        <w:ins w:id="4605" w:author="PR Preview" w:date="2026-01-01T00:00:00Z">
          <w:r>
            <w:rPr>
              <w:rStyle w:val="Hyperlink"/>
            </w:rPr>
            <w:t xml:space="preserve">Example 19</w:t>
          </w:r>
        </w:ins>
      </w:hyperlink>
      <w:ins w:id="4606" w:author="PR Preview" w:date="2026-01-01T00:00:00Z">
        <w:r>
          <w:t xml:space="preserve">).</w:t>
        </w:r>
      </w:ins>
    </w:p>
    <w:p>
      <w:pPr>
        <w:pStyle w:val="BodyText"/>
      </w:pPr>
      <w:ins w:id="4607" w:author="PR Preview" w:date="2026-01-01T00:00:00Z">
        <w:r>
          <w:rPr>
            <w:b/>
            <w:bCs/>
          </w:rPr>
          <w:t xml:space="preserve">Part 1.</w:t>
        </w:r>
      </w:ins>
      <w:ins w:id="4608" w:author="PR Preview" w:date="2026-01-01T00:00:00Z">
        <w:r>
          <w:t xml:space="preserve"> </w:t>
        </w:r>
      </w:ins>
      <m:oMath>
        <m:sSub>
          <m:e>
            <m:r>
              <m:rPr>
                <m:scr m:val="script"/>
                <m:sty m:val="p"/>
              </m:rPr>
              <m:t>H</m:t>
            </m:r>
          </m:e>
          <m:sub>
            <m:r>
              <m:t>0</m:t>
            </m:r>
          </m:sub>
        </m:sSub>
      </m:oMath>
      <w:ins w:id="4609" w:author="PR Preview" w:date="2026-01-01T00:00:00Z">
        <w:r>
          <w:t xml:space="preserve"> </w:t>
        </w:r>
      </w:ins>
      <w:ins w:id="4610" w:author="PR Preview" w:date="2026-01-01T00:00:00Z">
        <w:r>
          <w:t xml:space="preserve">is the null space</w:t>
        </w:r>
      </w:ins>
      <w:ins w:id="4611" w:author="PR Preview" w:date="2026-01-01T00:00:00Z">
        <w:r>
          <w:t xml:space="preserve"> </w:t>
        </w:r>
      </w:ins>
      <m:oMath>
        <m:r>
          <m:rPr>
            <m:scr m:val="script"/>
            <m:sty m:val="p"/>
          </m:rPr>
          <m:t>N</m:t>
        </m:r>
        <m:r>
          <m:rPr>
            <m:sty m:val="p"/>
          </m:rPr>
          <m:t>(</m:t>
        </m:r>
        <m:sSup>
          <m:e>
            <m:acc>
              <m:accPr>
                <m:chr m:val="̃"/>
              </m:accPr>
              <m:e>
                <m:r>
                  <m:t>w</m:t>
                </m:r>
              </m:e>
            </m:acc>
          </m:e>
          <m:sup>
            <m:r>
              <m:rPr>
                <m:sty m:val="p"/>
              </m:rPr>
              <m:t>⊤</m:t>
            </m:r>
          </m:sup>
        </m:sSup>
        <m:r>
          <m:rPr>
            <m:sty m:val="p"/>
          </m:rPr>
          <m:t>)</m:t>
        </m:r>
      </m:oMath>
      <w:ins w:id="4612" w:author="PR Preview" w:date="2026-01-01T00:00:00Z">
        <w:r>
          <w:t xml:space="preserve"> </w:t>
        </w:r>
      </w:ins>
      <w:ins w:id="4613" w:author="PR Preview" w:date="2026-01-01T00:00:00Z">
        <w:r>
          <w:t xml:space="preserve">(</w:t>
        </w:r>
      </w:ins>
      <w:hyperlink w:anchor="def-null-space">
        <w:ins w:id="4614" w:author="PR Preview" w:date="2026-01-01T00:00:00Z">
          <w:r>
            <w:rPr>
              <w:rStyle w:val="Hyperlink"/>
            </w:rPr>
            <w:t xml:space="preserve">Definition 47</w:t>
          </w:r>
        </w:ins>
      </w:hyperlink>
      <w:ins w:id="4615" w:author="PR Preview" w:date="2026-01-01T00:00:00Z">
        <w:r>
          <w:t xml:space="preserve">),</w:t>
        </w:r>
      </w:ins>
      <w:ins w:id="4616" w:author="PR Preview" w:date="2026-01-01T00:00:00Z">
        <w:r>
          <w:t xml:space="preserve"> </w:t>
        </w:r>
      </w:ins>
      <w:ins w:id="4617" w:author="PR Preview" w:date="2026-01-01T00:00:00Z">
        <w:r>
          <w:t xml:space="preserve">so it is a subspace (</w:t>
        </w:r>
      </w:ins>
      <w:hyperlink w:anchor="thm-null-space-subspace">
        <w:ins w:id="4618" w:author="PR Preview" w:date="2026-01-01T00:00:00Z">
          <w:r>
            <w:rPr>
              <w:rStyle w:val="Hyperlink"/>
            </w:rPr>
            <w:t xml:space="preserve">Theorem 32</w:t>
          </w:r>
        </w:ins>
      </w:hyperlink>
      <w:ins w:id="4619" w:author="PR Preview" w:date="2026-01-01T00:00:00Z">
        <w:r>
          <w:t xml:space="preserve">).</w:t>
        </w:r>
      </w:ins>
      <w:ins w:id="4620" w:author="PR Preview" w:date="2026-01-01T00:00:00Z">
        <w:r>
          <w:t xml:space="preserve"> </w:t>
        </w:r>
      </w:ins>
      <w:ins w:id="4621" w:author="PR Preview" w:date="2026-01-01T00:00:00Z">
        <w:r>
          <w:t xml:space="preserve">The</w:t>
        </w:r>
      </w:ins>
      <w:ins w:id="4622" w:author="PR Preview" w:date="2026-01-01T00:00:00Z">
        <w:r>
          <w:t xml:space="preserve"> </w:t>
        </w:r>
      </w:ins>
      <m:oMath>
        <m:r>
          <m:t>p</m:t>
        </m:r>
      </m:oMath>
      <w:ins w:id="4623" w:author="PR Preview" w:date="2026-01-01T00:00:00Z">
        <w:r>
          <w:t xml:space="preserve"> </w:t>
        </w:r>
      </w:ins>
      <w:ins w:id="4624" w:author="PR Preview" w:date="2026-01-01T00:00:00Z">
        <w:r>
          <w:t xml:space="preserve">columns of</w:t>
        </w:r>
      </w:ins>
      <w:ins w:id="4625" w:author="PR Preview" w:date="2026-01-01T00:00:00Z">
        <w:r>
          <w:t xml:space="preserve"> </w:t>
        </w:r>
      </w:ins>
      <m:oMath>
        <m:sSup>
          <m:e>
            <m:acc>
              <m:accPr>
                <m:chr m:val="̃"/>
              </m:accPr>
              <m:e>
                <m:r>
                  <m:t>w</m:t>
                </m:r>
              </m:e>
            </m:acc>
          </m:e>
          <m:sup>
            <m:r>
              <m:rPr>
                <m:sty m:val="p"/>
              </m:rPr>
              <m:t>⊤</m:t>
            </m:r>
          </m:sup>
        </m:sSup>
      </m:oMath>
      <w:ins w:id="4626" w:author="PR Preview" w:date="2026-01-01T00:00:00Z">
        <w:r>
          <w:t xml:space="preserve"> </w:t>
        </w:r>
      </w:ins>
      <w:ins w:id="4627" w:author="PR Preview" w:date="2026-01-01T00:00:00Z">
        <w:r>
          <w:t xml:space="preserve">are the numbers</w:t>
        </w:r>
      </w:ins>
      <w:ins w:id="4628" w:author="PR Preview" w:date="2026-01-01T00:00:00Z">
        <w:r>
          <w:t xml:space="preserve"> </w:t>
        </w:r>
      </w:ins>
      <m:oMath>
        <m:sSub>
          <m:e>
            <m:r>
              <m:t>w</m:t>
            </m:r>
          </m:e>
          <m:sub>
            <m:r>
              <m:t>1</m:t>
            </m:r>
          </m:sub>
        </m:sSub>
        <m:r>
          <m:rPr>
            <m:sty m:val="p"/>
          </m:rPr>
          <m:t>,</m:t>
        </m:r>
        <m:r>
          <m:rPr>
            <m:sty m:val="p"/>
          </m:rPr>
          <m:t>…</m:t>
        </m:r>
        <m:r>
          <m:rPr>
            <m:sty m:val="p"/>
          </m:rPr>
          <m:t>,</m:t>
        </m:r>
        <m:sSub>
          <m:e>
            <m:r>
              <m:t>w</m:t>
            </m:r>
          </m:e>
          <m:sub>
            <m:r>
              <m:t>p</m:t>
            </m:r>
          </m:sub>
        </m:sSub>
      </m:oMath>
      <w:ins w:id="4629" w:author="PR Preview" w:date="2026-01-01T00:00:00Z">
        <w:r>
          <w:t xml:space="preserve">.</w:t>
        </w:r>
      </w:ins>
      <w:ins w:id="4630" w:author="PR Preview" w:date="2026-01-01T00:00:00Z">
        <w:r>
          <w:t xml:space="preserve"> </w:t>
        </w:r>
      </w:ins>
      <w:ins w:id="4631" w:author="PR Preview" w:date="2026-01-01T00:00:00Z">
        <w:r>
          <w:t xml:space="preserve">Some</w:t>
        </w:r>
      </w:ins>
      <w:ins w:id="4632" w:author="PR Preview" w:date="2026-01-01T00:00:00Z">
        <w:r>
          <w:t xml:space="preserve"> </w:t>
        </w:r>
      </w:ins>
      <m:oMath>
        <m:sSub>
          <m:e>
            <m:r>
              <m:t>w</m:t>
            </m:r>
          </m:e>
          <m:sub>
            <m:r>
              <m:t>j</m:t>
            </m:r>
          </m:sub>
        </m:sSub>
        <m:r>
          <m:rPr>
            <m:sty m:val="p"/>
          </m:rPr>
          <m:t>≠</m:t>
        </m:r>
        <m:r>
          <m:t>0</m:t>
        </m:r>
      </m:oMath>
      <w:ins w:id="4633" w:author="PR Preview" w:date="2026-01-01T00:00:00Z">
        <w:r>
          <w:t xml:space="preserve">, because</w:t>
        </w:r>
      </w:ins>
      <w:ins w:id="4634" w:author="PR Preview" w:date="2026-01-01T00:00:00Z">
        <w:r>
          <w:t xml:space="preserve"> </w:t>
        </w:r>
      </w:ins>
      <m:oMath>
        <m:acc>
          <m:accPr>
            <m:chr m:val="̃"/>
          </m:accPr>
          <m:e>
            <m:r>
              <m:t>w</m:t>
            </m:r>
          </m:e>
        </m:acc>
        <m:r>
          <m:rPr>
            <m:sty m:val="p"/>
          </m:rPr>
          <m:t>≠</m:t>
        </m:r>
        <m:acc>
          <m:accPr>
            <m:chr m:val="̃"/>
          </m:accPr>
          <m:e>
            <m:r>
              <m:t>0</m:t>
            </m:r>
          </m:e>
        </m:acc>
      </m:oMath>
      <w:ins w:id="4635" w:author="PR Preview" w:date="2026-01-01T00:00:00Z">
        <w:r>
          <w:t xml:space="preserve">,</w:t>
        </w:r>
      </w:ins>
      <w:ins w:id="4636" w:author="PR Preview" w:date="2026-01-01T00:00:00Z">
        <w:r>
          <w:t xml:space="preserve"> </w:t>
        </w:r>
      </w:ins>
      <w:ins w:id="4637" w:author="PR Preview" w:date="2026-01-01T00:00:00Z">
        <w:r>
          <w:t xml:space="preserve">and that column on its own is linearly independent (</w:t>
        </w:r>
      </w:ins>
      <m:oMath>
        <m:r>
          <m:t>c</m:t>
        </m:r>
        <m:r>
          <m:t> </m:t>
        </m:r>
        <m:sSub>
          <m:e>
            <m:r>
              <m:t>w</m:t>
            </m:r>
          </m:e>
          <m:sub>
            <m:r>
              <m:t>j</m:t>
            </m:r>
          </m:sub>
        </m:sSub>
        <m:r>
          <m:rPr>
            <m:sty m:val="p"/>
          </m:rPr>
          <m:t>=</m:t>
        </m:r>
        <m:r>
          <m:t>0</m:t>
        </m:r>
      </m:oMath>
      <w:ins w:id="4638" w:author="PR Preview" w:date="2026-01-01T00:00:00Z">
        <w:r>
          <w:t xml:space="preserve"> </w:t>
        </w:r>
      </w:ins>
      <w:ins w:id="4639" w:author="PR Preview" w:date="2026-01-01T00:00:00Z">
        <w:r>
          <w:t xml:space="preserve">forces</w:t>
        </w:r>
      </w:ins>
      <w:ins w:id="4640" w:author="PR Preview" w:date="2026-01-01T00:00:00Z">
        <w:r>
          <w:t xml:space="preserve"> </w:t>
        </w:r>
      </w:ins>
      <m:oMath>
        <m:r>
          <m:t>c</m:t>
        </m:r>
        <m:r>
          <m:rPr>
            <m:sty m:val="p"/>
          </m:rPr>
          <m:t>=</m:t>
        </m:r>
        <m:r>
          <m:t>0</m:t>
        </m:r>
      </m:oMath>
      <w:ins w:id="4641" w:author="PR Preview" w:date="2026-01-01T00:00:00Z">
        <w:r>
          <w:t xml:space="preserve">),</w:t>
        </w:r>
      </w:ins>
      <w:ins w:id="4642" w:author="PR Preview" w:date="2026-01-01T00:00:00Z">
        <w:r>
          <w:t xml:space="preserve"> </w:t>
        </w:r>
      </w:ins>
      <w:ins w:id="4643" w:author="PR Preview" w:date="2026-01-01T00:00:00Z">
        <w:r>
          <w:t xml:space="preserve">so</w:t>
        </w:r>
      </w:ins>
      <w:ins w:id="4644" w:author="PR Preview" w:date="2026-01-01T00:00:00Z">
        <w:r>
          <w:t xml:space="preserve"> </w:t>
        </w:r>
      </w:ins>
      <m:oMath>
        <m:r>
          <m:rPr>
            <m:sty m:val="p"/>
          </m:rPr>
          <m:t>rank</m:t>
        </m:r>
        <m:r>
          <m:rPr>
            <m:sty m:val="p"/>
          </m:rPr>
          <m:t>(</m:t>
        </m:r>
        <m:sSup>
          <m:e>
            <m:acc>
              <m:accPr>
                <m:chr m:val="̃"/>
              </m:accPr>
              <m:e>
                <m:r>
                  <m:t>w</m:t>
                </m:r>
              </m:e>
            </m:acc>
          </m:e>
          <m:sup>
            <m:r>
              <m:rPr>
                <m:sty m:val="p"/>
              </m:rPr>
              <m:t>⊤</m:t>
            </m:r>
          </m:sup>
        </m:sSup>
        <m:r>
          <m:rPr>
            <m:sty m:val="p"/>
          </m:rPr>
          <m:t>)</m:t>
        </m:r>
        <m:r>
          <m:rPr>
            <m:sty m:val="p"/>
          </m:rPr>
          <m:t>≥</m:t>
        </m:r>
        <m:r>
          <m:t>1</m:t>
        </m:r>
      </m:oMath>
      <w:ins w:id="4645" w:author="PR Preview" w:date="2026-01-01T00:00:00Z">
        <w:r>
          <w:t xml:space="preserve"> </w:t>
        </w:r>
      </w:ins>
      <w:ins w:id="4646" w:author="PR Preview" w:date="2026-01-01T00:00:00Z">
        <w:r>
          <w:t xml:space="preserve">(</w:t>
        </w:r>
      </w:ins>
      <w:hyperlink w:anchor="def-rank">
        <w:ins w:id="4647" w:author="PR Preview" w:date="2026-01-01T00:00:00Z">
          <w:r>
            <w:rPr>
              <w:rStyle w:val="Hyperlink"/>
            </w:rPr>
            <w:t xml:space="preserve">Definition 38</w:t>
          </w:r>
        </w:ins>
      </w:hyperlink>
      <w:ins w:id="4648" w:author="PR Preview" w:date="2026-01-01T00:00:00Z">
        <w:r>
          <w:t xml:space="preserve">);</w:t>
        </w:r>
      </w:ins>
      <w:ins w:id="4649" w:author="PR Preview" w:date="2026-01-01T00:00:00Z">
        <w:r>
          <w:t xml:space="preserve"> </w:t>
        </w:r>
      </w:ins>
      <w:ins w:id="4650" w:author="PR Preview" w:date="2026-01-01T00:00:00Z">
        <w:r>
          <w:t xml:space="preserve">and</w:t>
        </w:r>
      </w:ins>
      <w:ins w:id="4651" w:author="PR Preview" w:date="2026-01-01T00:00:00Z">
        <w:r>
          <w:t xml:space="preserve"> </w:t>
        </w:r>
      </w:ins>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ins w:id="4652" w:author="PR Preview" w:date="2026-01-01T00:00:00Z">
        <w:r>
          <w:t xml:space="preserve"> </w:t>
        </w:r>
      </w:ins>
      <w:ins w:id="4653" w:author="PR Preview" w:date="2026-01-01T00:00:00Z">
        <w:r>
          <w:t xml:space="preserve">(</w:t>
        </w:r>
      </w:ins>
      <w:hyperlink w:anchor="cor-rank-bound">
        <w:ins w:id="4654" w:author="PR Preview" w:date="2026-01-01T00:00:00Z">
          <w:r>
            <w:rPr>
              <w:rStyle w:val="Hyperlink"/>
            </w:rPr>
            <w:t xml:space="preserve">Corollary 3</w:t>
          </w:r>
        </w:ins>
      </w:hyperlink>
      <w:ins w:id="4655" w:author="PR Preview" w:date="2026-01-01T00:00:00Z">
        <w:r>
          <w:t xml:space="preserve">).</w:t>
        </w:r>
      </w:ins>
      <w:ins w:id="4656" w:author="PR Preview" w:date="2026-01-01T00:00:00Z">
        <w:r>
          <w:t xml:space="preserve"> </w:t>
        </w:r>
      </w:ins>
      <w:ins w:id="4657" w:author="PR Preview" w:date="2026-01-01T00:00:00Z">
        <w:r>
          <w:t xml:space="preserve">So</w:t>
        </w:r>
      </w:ins>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37</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del w:id="4658" w:author="PR Preview" w:date="2026-01-01T00:00:00Z">
        <w:r>
          <w:delText xml:space="preserve">so</w:delText>
        </w:r>
      </w:del>
      <w:del w:id="4659" w:author="PR Preview" w:date="2026-01-01T00:00:00Z">
        <w:r>
          <w:delText xml:space="preserve"> </w:delText>
        </w:r>
      </w:del>
      <m:oMath>
        <m:acc>
          <m:accPr>
            <m:chr m:val="̃"/>
          </m:accPr>
          <m:e>
            <m:r>
              <m:t>x</m:t>
            </m:r>
          </m:e>
        </m:acc>
        <m:r>
          <m:rPr>
            <m:sty m:val="p"/>
          </m:rPr>
          <m:t>∈</m:t>
        </m:r>
        <m:r>
          <m:rPr>
            <m:scr m:val="script"/>
            <m:sty m:val="p"/>
          </m:rPr>
          <m:t>H</m:t>
        </m:r>
      </m:oMath>
      <w:del w:id="4660" w:author="PR Preview" w:date="2026-01-01T00:00:00Z">
        <w:r>
          <w:delText xml:space="preserve"> </w:delText>
        </w:r>
      </w:del>
      <w:del w:id="4661" w:author="PR Preview" w:date="2026-01-01T00:00:00Z">
        <w:r>
          <w:delText xml:space="preserve">exactly when</w:delText>
        </w:r>
      </w:del>
      <w:del w:id="4662" w:author="PR Preview" w:date="2026-01-01T00:00:00Z">
        <w:r>
          <w:delText xml:space="preserve"> </w:delText>
        </w:r>
      </w:del>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del w:id="4663" w:author="PR Preview" w:date="2026-01-01T00:00:00Z">
        <w:r>
          <w:delText xml:space="preserve">,</w:delText>
        </w:r>
      </w:del>
      <w:del w:id="4664" w:author="PR Preview" w:date="2026-01-01T00:00:00Z">
        <w:r>
          <w:delText xml:space="preserve"> </w:delText>
        </w:r>
      </w:del>
      <w:del w:id="4665" w:author="PR Preview" w:date="2026-01-01T00:00:00Z">
        <w:r>
          <w:delText xml:space="preserve">that is, exactly when</w:delText>
        </w:r>
      </w:del>
      <w:del w:id="4666" w:author="PR Preview" w:date="2026-01-01T00:00:00Z">
        <w:r>
          <w:delText xml:space="preserve"> </w:delText>
        </w:r>
      </w:del>
      <m:oMath>
        <m:acc>
          <m:accPr>
            <m:chr m:val="̃"/>
          </m:accPr>
          <m:e>
            <m:r>
              <m:t>x</m:t>
            </m:r>
          </m:e>
        </m:acc>
        <m:r>
          <m:rPr>
            <m:sty m:val="p"/>
          </m:rPr>
          <m:t>=</m:t>
        </m:r>
        <m:sSub>
          <m:e>
            <m:acc>
              <m:accPr>
                <m:chr m:val="̃"/>
              </m:accPr>
              <m:e>
                <m:r>
                  <m:t>x</m:t>
                </m:r>
              </m:e>
            </m:acc>
          </m:e>
          <m:sub>
            <m:r>
              <m:t>0</m:t>
            </m:r>
          </m:sub>
        </m:sSub>
        <m:r>
          <m:rPr>
            <m:sty m:val="p"/>
          </m:rPr>
          <m:t>+</m:t>
        </m:r>
        <m:acc>
          <m:accPr>
            <m:chr m:val="̃"/>
          </m:accPr>
          <m:e>
            <m:r>
              <m:t>s</m:t>
            </m:r>
          </m:e>
        </m:acc>
      </m:oMath>
      <w:del w:id="4667" w:author="PR Preview" w:date="2026-01-01T00:00:00Z">
        <w:r>
          <w:delText xml:space="preserve"> </w:delText>
        </w:r>
      </w:del>
      <w:del w:id="4668" w:author="PR Preview" w:date="2026-01-01T00:00:00Z">
        <w:r>
          <w:delText xml:space="preserve">with</w:delText>
        </w:r>
      </w:del>
      <w:del w:id="4669" w:author="PR Preview" w:date="2026-01-01T00:00:00Z">
        <w:r>
          <w:delText xml:space="preserve"> </w:delText>
        </w:r>
      </w:del>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del w:id="4670" w:author="PR Preview" w:date="2026-01-01T00:00:00Z">
        <w:r>
          <w:delText xml:space="preserve">.</w:delText>
        </w:r>
      </w:del>
      <w:del w:id="4671" w:author="PR Preview" w:date="2026-01-01T00:00:00Z">
        <w:r>
          <w:delText xml:space="preserve"> </w:delText>
        </w:r>
      </w:del>
      <m:oMath>
        <m:sSub>
          <m:e>
            <m:r>
              <m:rPr>
                <m:scr m:val="script"/>
                <m:sty m:val="p"/>
              </m:rPr>
              <m:t>H</m:t>
            </m:r>
          </m:e>
          <m:sub>
            <m:r>
              <m:t>0</m:t>
            </m:r>
          </m:sub>
        </m:sSub>
      </m:oMath>
      <w:del w:id="4672" w:author="PR Preview" w:date="2026-01-01T00:00:00Z">
        <w:r>
          <w:delText xml:space="preserve"> </w:delText>
        </w:r>
      </w:del>
      <w:del w:id="4673" w:author="PR Preview" w:date="2026-01-01T00:00:00Z">
        <w:r>
          <w:delText xml:space="preserve">is a subspace (part 1),</w:delText>
        </w:r>
      </w:del>
      <w:del w:id="4674" w:author="PR Preview" w:date="2026-01-01T00:00:00Z">
        <w:r>
          <w:delText xml:space="preserve"> </w:delText>
        </w:r>
      </w:del>
      <w:del w:id="4675" w:author="PR Preview" w:date="2026-01-01T00:00:00Z">
        <w:r>
          <w:delText xml:space="preserve">so</w:delText>
        </w:r>
      </w:del>
      <w:del w:id="4676" w:author="PR Preview" w:date="2026-01-01T00:00:00Z">
        <w:r>
          <w:delText xml:space="preserve"> </w:delText>
        </w:r>
      </w:del>
      <m:oMath>
        <m:r>
          <m:rPr>
            <m:scr m:val="script"/>
            <m:sty m:val="p"/>
          </m:rPr>
          <m:t>H</m:t>
        </m:r>
      </m:oMath>
      <w:del w:id="4677" w:author="PR Preview" w:date="2026-01-01T00:00:00Z">
        <w:r>
          <w:delText xml:space="preserve"> </w:delText>
        </w:r>
      </w:del>
      <w:del w:id="4678" w:author="PR Preview" w:date="2026-01-01T00:00:00Z">
        <w:r>
          <w:delText xml:space="preserve">has the form in</w:delText>
        </w:r>
      </w:del>
      <w:del w:id="4679" w:author="PR Preview" w:date="2026-01-01T00:00:00Z">
        <w:r>
          <w:delText xml:space="preserve"> </w:delText>
        </w:r>
      </w:del>
      <w:hyperlink w:anchor="def-affine-subspace">
        <w:del w:id="4680" w:author="PR Preview" w:date="2026-01-01T00:00:00Z">
          <w:r>
            <w:rPr>
              <w:rStyle w:val="Hyperlink"/>
            </w:rPr>
            <w:delText xml:space="preserve">Definition 49</w:delText>
          </w:r>
        </w:del>
      </w:hyperlink>
      <w:del w:id="4681" w:author="PR Preview" w:date="2026-01-01T00:00:00Z">
        <w:r>
          <w:delText xml:space="preserve">.</w:delText>
        </w:r>
      </w:del>
    </w:p>
    <w:p>
      <w:pPr>
        <w:pStyle w:val="FirstParagraph"/>
      </w:pPr>
      <w:ins w:id="4682" w:author="PR Preview" w:date="2026-01-01T00:00:00Z">
        <w:r>
          <w:t xml:space="preserve">so</w:t>
        </w:r>
      </w:ins>
      <w:ins w:id="4683" w:author="PR Preview" w:date="2026-01-01T00:00:00Z">
        <w:r>
          <w:t xml:space="preserve"> </w:t>
        </w:r>
      </w:ins>
      <m:oMath>
        <m:acc>
          <m:accPr>
            <m:chr m:val="̃"/>
          </m:accPr>
          <m:e>
            <m:r>
              <m:t>x</m:t>
            </m:r>
          </m:e>
        </m:acc>
        <m:r>
          <m:rPr>
            <m:sty m:val="p"/>
          </m:rPr>
          <m:t>∈</m:t>
        </m:r>
        <m:r>
          <m:rPr>
            <m:scr m:val="script"/>
            <m:sty m:val="p"/>
          </m:rPr>
          <m:t>H</m:t>
        </m:r>
      </m:oMath>
      <w:ins w:id="4684" w:author="PR Preview" w:date="2026-01-01T00:00:00Z">
        <w:r>
          <w:t xml:space="preserve"> </w:t>
        </w:r>
      </w:ins>
      <w:ins w:id="4685" w:author="PR Preview" w:date="2026-01-01T00:00:00Z">
        <w:r>
          <w:t xml:space="preserve">exactly when</w:t>
        </w:r>
      </w:ins>
      <w:ins w:id="4686" w:author="PR Preview" w:date="2026-01-01T00:00:00Z">
        <w:r>
          <w:t xml:space="preserve"> </w:t>
        </w:r>
      </w:ins>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ins w:id="4687" w:author="PR Preview" w:date="2026-01-01T00:00:00Z">
        <w:r>
          <w:t xml:space="preserve">,</w:t>
        </w:r>
      </w:ins>
      <w:ins w:id="4688" w:author="PR Preview" w:date="2026-01-01T00:00:00Z">
        <w:r>
          <w:t xml:space="preserve"> </w:t>
        </w:r>
      </w:ins>
      <w:ins w:id="4689" w:author="PR Preview" w:date="2026-01-01T00:00:00Z">
        <w:r>
          <w:t xml:space="preserve">that is, exactly when</w:t>
        </w:r>
      </w:ins>
      <w:ins w:id="4690" w:author="PR Preview" w:date="2026-01-01T00:00:00Z">
        <w:r>
          <w:t xml:space="preserve"> </w:t>
        </w:r>
      </w:ins>
      <m:oMath>
        <m:acc>
          <m:accPr>
            <m:chr m:val="̃"/>
          </m:accPr>
          <m:e>
            <m:r>
              <m:t>x</m:t>
            </m:r>
          </m:e>
        </m:acc>
        <m:r>
          <m:rPr>
            <m:sty m:val="p"/>
          </m:rPr>
          <m:t>=</m:t>
        </m:r>
        <m:sSub>
          <m:e>
            <m:acc>
              <m:accPr>
                <m:chr m:val="̃"/>
              </m:accPr>
              <m:e>
                <m:r>
                  <m:t>x</m:t>
                </m:r>
              </m:e>
            </m:acc>
          </m:e>
          <m:sub>
            <m:r>
              <m:t>0</m:t>
            </m:r>
          </m:sub>
        </m:sSub>
        <m:r>
          <m:rPr>
            <m:sty m:val="p"/>
          </m:rPr>
          <m:t>+</m:t>
        </m:r>
        <m:acc>
          <m:accPr>
            <m:chr m:val="̃"/>
          </m:accPr>
          <m:e>
            <m:r>
              <m:t>s</m:t>
            </m:r>
          </m:e>
        </m:acc>
      </m:oMath>
      <w:ins w:id="4691" w:author="PR Preview" w:date="2026-01-01T00:00:00Z">
        <w:r>
          <w:t xml:space="preserve"> </w:t>
        </w:r>
      </w:ins>
      <w:ins w:id="4692" w:author="PR Preview" w:date="2026-01-01T00:00:00Z">
        <w:r>
          <w:t xml:space="preserve">with</w:t>
        </w:r>
      </w:ins>
      <w:ins w:id="4693" w:author="PR Preview" w:date="2026-01-01T00:00:00Z">
        <w:r>
          <w:t xml:space="preserve"> </w:t>
        </w:r>
      </w:ins>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ins w:id="4694" w:author="PR Preview" w:date="2026-01-01T00:00:00Z">
        <w:r>
          <w:t xml:space="preserve">.</w:t>
        </w:r>
      </w:ins>
      <w:ins w:id="4695" w:author="PR Preview" w:date="2026-01-01T00:00:00Z">
        <w:r>
          <w:t xml:space="preserve"> </w:t>
        </w:r>
      </w:ins>
      <m:oMath>
        <m:sSub>
          <m:e>
            <m:r>
              <m:rPr>
                <m:scr m:val="script"/>
                <m:sty m:val="p"/>
              </m:rPr>
              <m:t>H</m:t>
            </m:r>
          </m:e>
          <m:sub>
            <m:r>
              <m:t>0</m:t>
            </m:r>
          </m:sub>
        </m:sSub>
      </m:oMath>
      <w:ins w:id="4696" w:author="PR Preview" w:date="2026-01-01T00:00:00Z">
        <w:r>
          <w:t xml:space="preserve"> </w:t>
        </w:r>
      </w:ins>
      <w:ins w:id="4697" w:author="PR Preview" w:date="2026-01-01T00:00:00Z">
        <w:r>
          <w:t xml:space="preserve">is a subspace (part 1),</w:t>
        </w:r>
      </w:ins>
      <w:ins w:id="4698" w:author="PR Preview" w:date="2026-01-01T00:00:00Z">
        <w:r>
          <w:t xml:space="preserve"> </w:t>
        </w:r>
      </w:ins>
      <w:ins w:id="4699" w:author="PR Preview" w:date="2026-01-01T00:00:00Z">
        <w:r>
          <w:t xml:space="preserve">so</w:t>
        </w:r>
      </w:ins>
      <w:ins w:id="4700" w:author="PR Preview" w:date="2026-01-01T00:00:00Z">
        <w:r>
          <w:t xml:space="preserve"> </w:t>
        </w:r>
      </w:ins>
      <m:oMath>
        <m:r>
          <m:rPr>
            <m:scr m:val="script"/>
            <m:sty m:val="p"/>
          </m:rPr>
          <m:t>H</m:t>
        </m:r>
      </m:oMath>
      <w:ins w:id="4701" w:author="PR Preview" w:date="2026-01-01T00:00:00Z">
        <w:r>
          <w:t xml:space="preserve"> </w:t>
        </w:r>
      </w:ins>
      <w:ins w:id="4702" w:author="PR Preview" w:date="2026-01-01T00:00:00Z">
        <w:r>
          <w:t xml:space="preserve">has the form in</w:t>
        </w:r>
      </w:ins>
      <w:ins w:id="4703" w:author="PR Preview" w:date="2026-01-01T00:00:00Z">
        <w:r>
          <w:t xml:space="preserve"> </w:t>
        </w:r>
      </w:ins>
      <w:hyperlink w:anchor="def-affine-subspace">
        <w:ins w:id="4704" w:author="PR Preview" w:date="2026-01-01T00:00:00Z">
          <w:r>
            <w:rPr>
              <w:rStyle w:val="Hyperlink"/>
            </w:rPr>
            <w:t xml:space="preserve">Definition 52</w:t>
          </w:r>
        </w:ins>
      </w:hyperlink>
      <w:ins w:id="4705" w:author="PR Preview" w:date="2026-01-01T00:00:00Z">
        <w:r>
          <w:t xml:space="preserve">.</w:t>
        </w:r>
      </w:ins>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67" w:name="exm-hyperplane-subspace"/>
    <w:p>
      <w:pPr>
        <w:pStyle w:val="FirstParagraph"/>
      </w:pPr>
      <w:del w:id="4706" w:author="PR Preview" w:date="2026-01-01T00:00:00Z">
        <w:r>
          <w:rPr>
            <w:b/>
            <w:bCs/>
          </w:rPr>
          <w:delText xml:space="preserve">Example 67 (The plane</w:delText>
        </w:r>
      </w:del>
      <w:del w:id="4707" w:author="PR Preview" w:date="2026-01-01T00:00:00Z">
        <w:r>
          <w:rPr>
            <w:b/>
            <w:bCs/>
          </w:rPr>
          <w:delText xml:space="preserve"> </w:delText>
        </w:r>
      </w:del>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4708" w:author="PR Preview" w:date="2026-01-01T00:00:00Z">
        <w:r>
          <w:rPr>
            <w:b/>
            <w:bCs/>
          </w:rPr>
          <w:delText xml:space="preserve"> </w:delText>
        </w:r>
      </w:del>
      <w:del w:id="4709" w:author="PR Preview" w:date="2026-01-01T00:00:00Z">
        <w:r>
          <w:rPr>
            <w:b/>
            <w:bCs/>
          </w:rPr>
          <w:delText xml:space="preserve">in</w:delText>
        </w:r>
      </w:del>
      <w:del w:id="4710" w:author="PR Preview" w:date="2026-01-01T00:00:00Z">
        <w:r>
          <w:rPr>
            <w:b/>
            <w:bCs/>
          </w:rPr>
          <w:delText xml:space="preserve"> </w:delText>
        </w:r>
      </w:del>
      <m:oMath>
        <m:sSup>
          <m:e>
            <m:r>
              <m:rPr>
                <m:scr m:val="double-struck"/>
                <m:sty m:val="p"/>
              </m:rPr>
              <m:t>R</m:t>
            </m:r>
          </m:e>
          <m:sup>
            <m:r>
              <m:t>3</m:t>
            </m:r>
          </m:sup>
        </m:sSup>
      </m:oMath>
      <w:del w:id="4711" w:author="PR Preview" w:date="2026-01-01T00:00:00Z">
        <w:r>
          <w:rPr>
            <w:b/>
            <w:bCs/>
          </w:rPr>
          <w:delText xml:space="preserve">)</w:delText>
        </w:r>
      </w:del>
      <w:del w:id="4712" w:author="PR Preview" w:date="2026-01-01T00:00:00Z">
        <w:r>
          <w:delText xml:space="preserve"> </w:delText>
        </w:r>
      </w:del>
      <w:del w:id="4713" w:author="PR Preview" w:date="2026-01-01T00:00:00Z">
        <w:r>
          <w:delText xml:space="preserve">Take</w:delText>
        </w:r>
      </w:del>
      <w:del w:id="4714" w:author="PR Preview" w:date="2026-01-01T00:00:00Z">
        <w:r>
          <w:delText xml:space="preserve"> </w:delText>
        </w:r>
      </w:del>
      <m:oMath>
        <m:acc>
          <m:accPr>
            <m:chr m:val="̃"/>
          </m:accPr>
          <m:e>
            <m:r>
              <m:t>w</m:t>
            </m:r>
          </m:e>
        </m:acc>
        <m:r>
          <m:rPr>
            <m:sty m:val="p"/>
          </m:rPr>
          <m:t>=</m:t>
        </m:r>
        <m:r>
          <m:rPr>
            <m:sty m:val="p"/>
          </m:rPr>
          <m:t>(</m:t>
        </m:r>
        <m:r>
          <m:t>1</m:t>
        </m:r>
        <m:r>
          <m:rPr>
            <m:sty m:val="p"/>
          </m:rPr>
          <m:t>,</m:t>
        </m:r>
        <m:r>
          <m:t>1</m:t>
        </m:r>
        <m:r>
          <m:rPr>
            <m:sty m:val="p"/>
          </m:rPr>
          <m:t>,</m:t>
        </m:r>
        <m:r>
          <m:t>1</m:t>
        </m:r>
        <m:r>
          <m:rPr>
            <m:sty m:val="p"/>
          </m:rPr>
          <m:t>)</m:t>
        </m:r>
      </m:oMath>
      <w:del w:id="4715" w:author="PR Preview" w:date="2026-01-01T00:00:00Z">
        <w:r>
          <w:delText xml:space="preserve"> </w:delText>
        </w:r>
      </w:del>
      <w:del w:id="4716" w:author="PR Preview" w:date="2026-01-01T00:00:00Z">
        <w:r>
          <w:delText xml:space="preserve">and</w:delText>
        </w:r>
      </w:del>
      <w:del w:id="4717" w:author="PR Preview" w:date="2026-01-01T00:00:00Z">
        <w:r>
          <w:delText xml:space="preserve"> </w:delText>
        </w:r>
      </w:del>
      <m:oMath>
        <m:r>
          <m:t>b</m:t>
        </m:r>
        <m:r>
          <m:rPr>
            <m:sty m:val="p"/>
          </m:rPr>
          <m:t>=</m:t>
        </m:r>
        <m:r>
          <m:rPr>
            <m:sty m:val="p"/>
          </m:rPr>
          <m:t>−</m:t>
        </m:r>
        <m:r>
          <m:t>1</m:t>
        </m:r>
      </m:oMath>
      <w:del w:id="4718" w:author="PR Preview" w:date="2026-01-01T00:00:00Z">
        <w:r>
          <w:delText xml:space="preserve">,</w:delText>
        </w:r>
      </w:del>
      <w:del w:id="4719" w:author="PR Preview" w:date="2026-01-01T00:00:00Z">
        <w:r>
          <w:delText xml:space="preserve"> </w:delText>
        </w:r>
      </w:del>
      <w:del w:id="4720" w:author="PR Preview" w:date="2026-01-01T00:00:00Z">
        <w:r>
          <w:delText xml:space="preserve">so</w:delText>
        </w:r>
      </w:del>
      <w:del w:id="4721" w:author="PR Preview" w:date="2026-01-01T00:00:00Z">
        <w:r>
          <w:delText xml:space="preserve"> </w:delText>
        </w:r>
      </w:del>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del w:id="4722" w:author="PR Preview" w:date="2026-01-01T00:00:00Z">
        <w:r>
          <w:delText xml:space="preserve">,</w:delText>
        </w:r>
      </w:del>
      <w:del w:id="4723" w:author="PR Preview" w:date="2026-01-01T00:00:00Z">
        <w:r>
          <w:delText xml:space="preserve"> </w:delText>
        </w:r>
      </w:del>
      <w:del w:id="4724" w:author="PR Preview" w:date="2026-01-01T00:00:00Z">
        <w:r>
          <w:delText xml:space="preserve">the plane that</w:delText>
        </w:r>
      </w:del>
      <w:del w:id="4725" w:author="PR Preview" w:date="2026-01-01T00:00:00Z">
        <w:r>
          <w:delText xml:space="preserve"> </w:delText>
        </w:r>
      </w:del>
      <w:hyperlink w:anchor="exm-subspace-zero">
        <w:del w:id="4726" w:author="PR Preview" w:date="2026-01-01T00:00:00Z">
          <w:r>
            <w:rPr>
              <w:rStyle w:val="Hyperlink"/>
            </w:rPr>
            <w:delText xml:space="preserve">Example 36</w:delText>
          </w:r>
        </w:del>
      </w:hyperlink>
      <w:del w:id="4727" w:author="PR Preview" w:date="2026-01-01T00:00:00Z">
        <w:r>
          <w:delText xml:space="preserve"> </w:delText>
        </w:r>
      </w:del>
      <w:del w:id="4728" w:author="PR Preview" w:date="2026-01-01T00:00:00Z">
        <w:r>
          <w:delText xml:space="preserve">showed is not a subspace.</w:delText>
        </w:r>
      </w:del>
      <w:del w:id="4729" w:author="PR Preview" w:date="2026-01-01T00:00:00Z">
        <w:r>
          <w:delText xml:space="preserve"> </w:delText>
        </w:r>
      </w:del>
      <w:del w:id="4730" w:author="PR Preview" w:date="2026-01-01T00:00:00Z">
        <w:r>
          <w:delText xml:space="preserve">By part 1,</w:delText>
        </w:r>
      </w:del>
      <w:del w:id="4731"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del w:id="4732" w:author="PR Preview" w:date="2026-01-01T00:00:00Z">
        <w:r>
          <w:delText xml:space="preserve"> </w:delText>
        </w:r>
      </w:del>
      <w:del w:id="4733" w:author="PR Preview" w:date="2026-01-01T00:00:00Z">
        <w:r>
          <w:delText xml:space="preserve">is a subspace of dimension</w:delText>
        </w:r>
      </w:del>
      <w:del w:id="4734" w:author="PR Preview" w:date="2026-01-01T00:00:00Z">
        <w:r>
          <w:delText xml:space="preserve"> </w:delText>
        </w:r>
      </w:del>
      <m:oMath>
        <m:r>
          <m:t>3</m:t>
        </m:r>
        <m:r>
          <m:rPr>
            <m:sty m:val="p"/>
          </m:rPr>
          <m:t>−</m:t>
        </m:r>
        <m:r>
          <m:t>1</m:t>
        </m:r>
        <m:r>
          <m:rPr>
            <m:sty m:val="p"/>
          </m:rPr>
          <m:t>=</m:t>
        </m:r>
        <m:r>
          <m:t>2</m:t>
        </m:r>
      </m:oMath>
      <w:del w:id="4735" w:author="PR Preview" w:date="2026-01-01T00:00:00Z">
        <w:r>
          <w:delText xml:space="preserve">.</w:delText>
        </w:r>
      </w:del>
    </w:p>
    <w:p>
      <w:pPr>
        <w:pStyle w:val="FirstParagraph"/>
      </w:pPr>
      <w:ins w:id="4736" w:author="PR Preview" w:date="2026-01-01T00:00:00Z">
        <w:r>
          <w:rPr>
            <w:b/>
            <w:bCs/>
          </w:rPr>
          <w:t xml:space="preserve">Example 70 (The plane</w:t>
        </w:r>
      </w:ins>
      <w:ins w:id="4737" w:author="PR Preview" w:date="2026-01-01T00:00:00Z">
        <w:r>
          <w:rPr>
            <w:b/>
            <w:bCs/>
          </w:rPr>
          <w:t xml:space="preserve"> </w:t>
        </w:r>
      </w:ins>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ins w:id="4738" w:author="PR Preview" w:date="2026-01-01T00:00:00Z">
        <w:r>
          <w:rPr>
            <w:b/>
            <w:bCs/>
          </w:rPr>
          <w:t xml:space="preserve"> </w:t>
        </w:r>
      </w:ins>
      <w:ins w:id="4739" w:author="PR Preview" w:date="2026-01-01T00:00:00Z">
        <w:r>
          <w:rPr>
            <w:b/>
            <w:bCs/>
          </w:rPr>
          <w:t xml:space="preserve">in</w:t>
        </w:r>
      </w:ins>
      <w:ins w:id="4740" w:author="PR Preview" w:date="2026-01-01T00:00:00Z">
        <w:r>
          <w:rPr>
            <w:b/>
            <w:bCs/>
          </w:rPr>
          <w:t xml:space="preserve"> </w:t>
        </w:r>
      </w:ins>
      <m:oMath>
        <m:sSup>
          <m:e>
            <m:r>
              <m:rPr>
                <m:scr m:val="double-struck"/>
                <m:sty m:val="p"/>
              </m:rPr>
              <m:t>R</m:t>
            </m:r>
          </m:e>
          <m:sup>
            <m:r>
              <m:t>3</m:t>
            </m:r>
          </m:sup>
        </m:sSup>
      </m:oMath>
      <w:ins w:id="4741" w:author="PR Preview" w:date="2026-01-01T00:00:00Z">
        <w:r>
          <w:rPr>
            <w:b/>
            <w:bCs/>
          </w:rPr>
          <w:t xml:space="preserve">)</w:t>
        </w:r>
      </w:ins>
      <w:ins w:id="4742" w:author="PR Preview" w:date="2026-01-01T00:00:00Z">
        <w:r>
          <w:t xml:space="preserve"> </w:t>
        </w:r>
      </w:ins>
      <w:ins w:id="4743" w:author="PR Preview" w:date="2026-01-01T00:00:00Z">
        <w:r>
          <w:t xml:space="preserve">Take</w:t>
        </w:r>
      </w:ins>
      <w:ins w:id="4744" w:author="PR Preview" w:date="2026-01-01T00:00:00Z">
        <w:r>
          <w:t xml:space="preserve"> </w:t>
        </w:r>
      </w:ins>
      <m:oMath>
        <m:acc>
          <m:accPr>
            <m:chr m:val="̃"/>
          </m:accPr>
          <m:e>
            <m:r>
              <m:t>w</m:t>
            </m:r>
          </m:e>
        </m:acc>
        <m:r>
          <m:rPr>
            <m:sty m:val="p"/>
          </m:rPr>
          <m:t>=</m:t>
        </m:r>
        <m:r>
          <m:rPr>
            <m:sty m:val="p"/>
          </m:rPr>
          <m:t>(</m:t>
        </m:r>
        <m:r>
          <m:t>1</m:t>
        </m:r>
        <m:r>
          <m:rPr>
            <m:sty m:val="p"/>
          </m:rPr>
          <m:t>,</m:t>
        </m:r>
        <m:r>
          <m:t>1</m:t>
        </m:r>
        <m:r>
          <m:rPr>
            <m:sty m:val="p"/>
          </m:rPr>
          <m:t>,</m:t>
        </m:r>
        <m:r>
          <m:t>1</m:t>
        </m:r>
        <m:r>
          <m:rPr>
            <m:sty m:val="p"/>
          </m:rPr>
          <m:t>)</m:t>
        </m:r>
      </m:oMath>
      <w:ins w:id="4745" w:author="PR Preview" w:date="2026-01-01T00:00:00Z">
        <w:r>
          <w:t xml:space="preserve"> </w:t>
        </w:r>
      </w:ins>
      <w:ins w:id="4746" w:author="PR Preview" w:date="2026-01-01T00:00:00Z">
        <w:r>
          <w:t xml:space="preserve">and</w:t>
        </w:r>
      </w:ins>
      <w:ins w:id="4747" w:author="PR Preview" w:date="2026-01-01T00:00:00Z">
        <w:r>
          <w:t xml:space="preserve"> </w:t>
        </w:r>
      </w:ins>
      <m:oMath>
        <m:r>
          <m:t>b</m:t>
        </m:r>
        <m:r>
          <m:rPr>
            <m:sty m:val="p"/>
          </m:rPr>
          <m:t>=</m:t>
        </m:r>
        <m:r>
          <m:rPr>
            <m:sty m:val="p"/>
          </m:rPr>
          <m:t>−</m:t>
        </m:r>
        <m:r>
          <m:t>1</m:t>
        </m:r>
      </m:oMath>
      <w:ins w:id="4748" w:author="PR Preview" w:date="2026-01-01T00:00:00Z">
        <w:r>
          <w:t xml:space="preserve">,</w:t>
        </w:r>
      </w:ins>
      <w:ins w:id="4749" w:author="PR Preview" w:date="2026-01-01T00:00:00Z">
        <w:r>
          <w:t xml:space="preserve"> </w:t>
        </w:r>
      </w:ins>
      <w:ins w:id="4750" w:author="PR Preview" w:date="2026-01-01T00:00:00Z">
        <w:r>
          <w:t xml:space="preserve">so</w:t>
        </w:r>
      </w:ins>
      <w:ins w:id="4751" w:author="PR Preview" w:date="2026-01-01T00:00:00Z">
        <w:r>
          <w:t xml:space="preserve"> </w:t>
        </w:r>
      </w:ins>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ins w:id="4752" w:author="PR Preview" w:date="2026-01-01T00:00:00Z">
        <w:r>
          <w:t xml:space="preserve">,</w:t>
        </w:r>
      </w:ins>
      <w:ins w:id="4753" w:author="PR Preview" w:date="2026-01-01T00:00:00Z">
        <w:r>
          <w:t xml:space="preserve"> </w:t>
        </w:r>
      </w:ins>
      <w:ins w:id="4754" w:author="PR Preview" w:date="2026-01-01T00:00:00Z">
        <w:r>
          <w:t xml:space="preserve">the plane that</w:t>
        </w:r>
      </w:ins>
      <w:ins w:id="4755" w:author="PR Preview" w:date="2026-01-01T00:00:00Z">
        <w:r>
          <w:t xml:space="preserve"> </w:t>
        </w:r>
      </w:ins>
      <w:hyperlink w:anchor="exm-subspace-zero">
        <w:ins w:id="4756" w:author="PR Preview" w:date="2026-01-01T00:00:00Z">
          <w:r>
            <w:rPr>
              <w:rStyle w:val="Hyperlink"/>
            </w:rPr>
            <w:t xml:space="preserve">Example 37</w:t>
          </w:r>
        </w:ins>
      </w:hyperlink>
      <w:ins w:id="4757" w:author="PR Preview" w:date="2026-01-01T00:00:00Z">
        <w:r>
          <w:t xml:space="preserve"> </w:t>
        </w:r>
      </w:ins>
      <w:ins w:id="4758" w:author="PR Preview" w:date="2026-01-01T00:00:00Z">
        <w:r>
          <w:t xml:space="preserve">showed is not a subspace.</w:t>
        </w:r>
      </w:ins>
      <w:ins w:id="4759" w:author="PR Preview" w:date="2026-01-01T00:00:00Z">
        <w:r>
          <w:t xml:space="preserve"> </w:t>
        </w:r>
      </w:ins>
      <w:ins w:id="4760" w:author="PR Preview" w:date="2026-01-01T00:00:00Z">
        <w:r>
          <w:t xml:space="preserve">By part 1,</w:t>
        </w:r>
      </w:ins>
      <w:ins w:id="4761" w:author="PR Preview" w:date="2026-01-01T00:00:00Z">
        <w:r>
          <w:t xml:space="preserve"> </w:t>
        </w:r>
      </w:ins>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ins w:id="4762" w:author="PR Preview" w:date="2026-01-01T00:00:00Z">
        <w:r>
          <w:t xml:space="preserve"> </w:t>
        </w:r>
      </w:ins>
      <w:ins w:id="4763" w:author="PR Preview" w:date="2026-01-01T00:00:00Z">
        <w:r>
          <w:t xml:space="preserve">is a subspace of dimension</w:t>
        </w:r>
      </w:ins>
      <w:ins w:id="4764" w:author="PR Preview" w:date="2026-01-01T00:00:00Z">
        <w:r>
          <w:t xml:space="preserve"> </w:t>
        </w:r>
      </w:ins>
      <m:oMath>
        <m:r>
          <m:t>3</m:t>
        </m:r>
        <m:r>
          <m:rPr>
            <m:sty m:val="p"/>
          </m:rPr>
          <m:t>−</m:t>
        </m:r>
        <m:r>
          <m:t>1</m:t>
        </m:r>
        <m:r>
          <m:rPr>
            <m:sty m:val="p"/>
          </m:rPr>
          <m:t>=</m:t>
        </m:r>
        <m:r>
          <m:t>2</m:t>
        </m:r>
      </m:oMath>
      <w:ins w:id="4765" w:author="PR Preview" w:date="2026-01-01T00:00:00Z">
        <w:r>
          <w:t xml:space="preserve">.</w:t>
        </w:r>
      </w:ins>
    </w:p>
    <w:p>
      <w:pPr>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8"/>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67"/>
    <w:bookmarkStart w:id="268" w:name="thm-hyperplane-origin"/>
    <w:p>
      <w:pPr>
        <w:pStyle w:val="FirstParagraph"/>
      </w:pPr>
      <w:del w:id="4766" w:author="PR Preview" w:date="2026-01-01T00:00:00Z">
        <w:r>
          <w:rPr>
            <w:b/>
            <w:bCs/>
          </w:rPr>
          <w:delText xml:space="preserve">Theorem 40 (Where a hyperplane passes, and its shape in</w:delText>
        </w:r>
      </w:del>
      <w:del w:id="4767" w:author="PR Preview" w:date="2026-01-01T00:00:00Z">
        <w:r>
          <w:rPr>
            <w:b/>
            <w:bCs/>
          </w:rPr>
          <w:delText xml:space="preserve"> </w:delText>
        </w:r>
      </w:del>
      <m:oMath>
        <m:sSup>
          <m:e>
            <m:r>
              <m:rPr>
                <m:scr m:val="double-struck"/>
                <m:sty m:val="p"/>
              </m:rPr>
              <m:t>R</m:t>
            </m:r>
          </m:e>
          <m:sup>
            <m:r>
              <m:t>2</m:t>
            </m:r>
          </m:sup>
        </m:sSup>
      </m:oMath>
      <w:del w:id="4768" w:author="PR Preview" w:date="2026-01-01T00:00:00Z">
        <w:r>
          <w:rPr>
            <w:b/>
            <w:bCs/>
          </w:rPr>
          <w:delText xml:space="preserve"> </w:delText>
        </w:r>
      </w:del>
      <w:del w:id="4769" w:author="PR Preview" w:date="2026-01-01T00:00:00Z">
        <w:r>
          <w:rPr>
            <w:b/>
            <w:bCs/>
          </w:rPr>
          <w:delText xml:space="preserve">and</w:delText>
        </w:r>
      </w:del>
      <w:del w:id="4770" w:author="PR Preview" w:date="2026-01-01T00:00:00Z">
        <w:r>
          <w:rPr>
            <w:b/>
            <w:bCs/>
          </w:rPr>
          <w:delText xml:space="preserve"> </w:delText>
        </w:r>
      </w:del>
      <m:oMath>
        <m:sSup>
          <m:e>
            <m:r>
              <m:rPr>
                <m:scr m:val="double-struck"/>
                <m:sty m:val="p"/>
              </m:rPr>
              <m:t>R</m:t>
            </m:r>
          </m:e>
          <m:sup>
            <m:r>
              <m:t>3</m:t>
            </m:r>
          </m:sup>
        </m:sSup>
      </m:oMath>
      <w:del w:id="4771" w:author="PR Preview" w:date="2026-01-01T00:00:00Z">
        <w:r>
          <w:rPr>
            <w:b/>
            <w:bCs/>
          </w:rPr>
          <w:delText xml:space="preserve">)</w:delText>
        </w:r>
      </w:del>
      <w:del w:id="4772" w:author="PR Preview" w:date="2026-01-01T00:00:00Z">
        <w:r>
          <w:delText xml:space="preserve"> </w:delText>
        </w:r>
      </w:del>
      <w:del w:id="4773" w:author="PR Preview" w:date="2026-01-01T00:00:00Z">
        <w:r>
          <w:delText xml:space="preserve">Let</w:delText>
        </w:r>
      </w:del>
      <w:del w:id="4774" w:author="PR Preview" w:date="2026-01-01T00:00:00Z">
        <w:r>
          <w:delText xml:space="preserve"> </w:delText>
        </w:r>
      </w:del>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del w:id="4775" w:author="PR Preview" w:date="2026-01-01T00:00:00Z">
        <w:r>
          <w:delText xml:space="preserve"> </w:delText>
        </w:r>
      </w:del>
      <w:del w:id="4776" w:author="PR Preview" w:date="2026-01-01T00:00:00Z">
        <w:r>
          <w:delText xml:space="preserve">be a hyperplane (</w:delText>
        </w:r>
      </w:del>
      <w:hyperlink w:anchor="def-hyperplane">
        <w:del w:id="4777" w:author="PR Preview" w:date="2026-01-01T00:00:00Z">
          <w:r>
            <w:rPr>
              <w:rStyle w:val="Hyperlink"/>
            </w:rPr>
            <w:delText xml:space="preserve">Definition 36</w:delText>
          </w:r>
        </w:del>
      </w:hyperlink>
      <w:del w:id="4778" w:author="PR Preview" w:date="2026-01-01T00:00:00Z">
        <w:r>
          <w:delText xml:space="preserve">).</w:delText>
        </w:r>
      </w:del>
    </w:p>
    <w:p>
      <w:pPr>
        <w:pStyle w:val="FirstParagraph"/>
      </w:pPr>
      <w:ins w:id="4779" w:author="PR Preview" w:date="2026-01-01T00:00:00Z">
        <w:r>
          <w:rPr>
            <w:b/>
            <w:bCs/>
          </w:rPr>
          <w:t xml:space="preserve">Theorem 41 (Where a hyperplane passes, and its shape in</w:t>
        </w:r>
      </w:ins>
      <w:ins w:id="4780" w:author="PR Preview" w:date="2026-01-01T00:00:00Z">
        <w:r>
          <w:rPr>
            <w:b/>
            <w:bCs/>
          </w:rPr>
          <w:t xml:space="preserve"> </w:t>
        </w:r>
      </w:ins>
      <m:oMath>
        <m:sSup>
          <m:e>
            <m:r>
              <m:rPr>
                <m:scr m:val="double-struck"/>
                <m:sty m:val="p"/>
              </m:rPr>
              <m:t>R</m:t>
            </m:r>
          </m:e>
          <m:sup>
            <m:r>
              <m:t>2</m:t>
            </m:r>
          </m:sup>
        </m:sSup>
      </m:oMath>
      <w:ins w:id="4781" w:author="PR Preview" w:date="2026-01-01T00:00:00Z">
        <w:r>
          <w:rPr>
            <w:b/>
            <w:bCs/>
          </w:rPr>
          <w:t xml:space="preserve"> </w:t>
        </w:r>
      </w:ins>
      <w:ins w:id="4782" w:author="PR Preview" w:date="2026-01-01T00:00:00Z">
        <w:r>
          <w:rPr>
            <w:b/>
            <w:bCs/>
          </w:rPr>
          <w:t xml:space="preserve">and</w:t>
        </w:r>
      </w:ins>
      <w:ins w:id="4783" w:author="PR Preview" w:date="2026-01-01T00:00:00Z">
        <w:r>
          <w:rPr>
            <w:b/>
            <w:bCs/>
          </w:rPr>
          <w:t xml:space="preserve"> </w:t>
        </w:r>
      </w:ins>
      <m:oMath>
        <m:sSup>
          <m:e>
            <m:r>
              <m:rPr>
                <m:scr m:val="double-struck"/>
                <m:sty m:val="p"/>
              </m:rPr>
              <m:t>R</m:t>
            </m:r>
          </m:e>
          <m:sup>
            <m:r>
              <m:t>3</m:t>
            </m:r>
          </m:sup>
        </m:sSup>
      </m:oMath>
      <w:ins w:id="4784" w:author="PR Preview" w:date="2026-01-01T00:00:00Z">
        <w:r>
          <w:rPr>
            <w:b/>
            <w:bCs/>
          </w:rPr>
          <w:t xml:space="preserve">)</w:t>
        </w:r>
      </w:ins>
      <w:ins w:id="4785" w:author="PR Preview" w:date="2026-01-01T00:00:00Z">
        <w:r>
          <w:t xml:space="preserve"> </w:t>
        </w:r>
      </w:ins>
      <w:ins w:id="4786" w:author="PR Preview" w:date="2026-01-01T00:00:00Z">
        <w:r>
          <w:t xml:space="preserve">Let</w:t>
        </w:r>
      </w:ins>
      <w:ins w:id="4787" w:author="PR Preview" w:date="2026-01-01T00:00:00Z">
        <w:r>
          <w:t xml:space="preserve"> </w:t>
        </w:r>
      </w:ins>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ins w:id="4788" w:author="PR Preview" w:date="2026-01-01T00:00:00Z">
        <w:r>
          <w:t xml:space="preserve"> </w:t>
        </w:r>
      </w:ins>
      <w:ins w:id="4789" w:author="PR Preview" w:date="2026-01-01T00:00:00Z">
        <w:r>
          <w:t xml:space="preserve">be a hyperplane (</w:t>
        </w:r>
      </w:ins>
      <w:hyperlink w:anchor="def-hyperplane">
        <w:ins w:id="4790" w:author="PR Preview" w:date="2026-01-01T00:00:00Z">
          <w:r>
            <w:rPr>
              <w:rStyle w:val="Hyperlink"/>
            </w:rPr>
            <w:t xml:space="preserve">Definition 36</w:t>
          </w:r>
        </w:ins>
      </w:hyperlink>
      <w:ins w:id="4791" w:author="PR Preview" w:date="2026-01-01T00:00:00Z">
        <w:r>
          <w:t xml:space="preserve">).</w:t>
        </w:r>
      </w:ins>
    </w:p>
    <w:p>
      <w:pPr>
        <w:pStyle w:val="Compact"/>
        <w:numPr>
          <w:ilvl w:val="0"/>
          <w:numId w:val="1029"/>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9"/>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9"/>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68"/>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del w:id="4792" w:author="PR Preview" w:date="2026-01-01T00:00:00Z">
        <w:r>
          <w:rPr>
            <w:b/>
            <w:bCs/>
          </w:rPr>
          <w:delText xml:space="preserve">Parts 2 and 3.</w:delText>
        </w:r>
      </w:del>
      <w:del w:id="4793" w:author="PR Preview" w:date="2026-01-01T00:00:00Z">
        <w:r>
          <w:delText xml:space="preserve"> </w:delText>
        </w:r>
      </w:del>
      <w:del w:id="4794" w:author="PR Preview" w:date="2026-01-01T00:00:00Z">
        <w:r>
          <w:delText xml:space="preserve">By</w:delText>
        </w:r>
      </w:del>
      <w:del w:id="4795" w:author="PR Preview" w:date="2026-01-01T00:00:00Z">
        <w:r>
          <w:delText xml:space="preserve"> </w:delText>
        </w:r>
      </w:del>
      <w:hyperlink w:anchor="thm-hyperplane-subspace">
        <w:del w:id="4796" w:author="PR Preview" w:date="2026-01-01T00:00:00Z">
          <w:r>
            <w:rPr>
              <w:rStyle w:val="Hyperlink"/>
            </w:rPr>
            <w:delText xml:space="preserve">Theorem 39</w:delText>
          </w:r>
        </w:del>
      </w:hyperlink>
      <w:del w:id="4797" w:author="PR Preview" w:date="2026-01-01T00:00:00Z">
        <w:r>
          <w:delText xml:space="preserve">,</w:delText>
        </w:r>
      </w:del>
      <w:del w:id="4798" w:author="PR Preview" w:date="2026-01-01T00:00:00Z">
        <w:r>
          <w:delText xml:space="preserve"> </w:delText>
        </w:r>
      </w:del>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del w:id="4799" w:author="PR Preview" w:date="2026-01-01T00:00:00Z">
        <w:r>
          <w:delText xml:space="preserve"> </w:delText>
        </w:r>
      </w:del>
      <w:del w:id="4800" w:author="PR Preview" w:date="2026-01-01T00:00:00Z">
        <w:r>
          <w:delText xml:space="preserve">for any</w:delText>
        </w:r>
      </w:del>
      <w:del w:id="4801" w:author="PR Preview" w:date="2026-01-01T00:00:00Z">
        <w:r>
          <w:delText xml:space="preserve"> </w:delText>
        </w:r>
      </w:del>
      <m:oMath>
        <m:sSub>
          <m:e>
            <m:acc>
              <m:accPr>
                <m:chr m:val="̃"/>
              </m:accPr>
              <m:e>
                <m:r>
                  <m:t>x</m:t>
                </m:r>
              </m:e>
            </m:acc>
          </m:e>
          <m:sub>
            <m:r>
              <m:t>0</m:t>
            </m:r>
          </m:sub>
        </m:sSub>
        <m:r>
          <m:rPr>
            <m:sty m:val="p"/>
          </m:rPr>
          <m:t>∈</m:t>
        </m:r>
        <m:r>
          <m:rPr>
            <m:scr m:val="script"/>
            <m:sty m:val="p"/>
          </m:rPr>
          <m:t>H</m:t>
        </m:r>
      </m:oMath>
      <w:del w:id="4802" w:author="PR Preview" w:date="2026-01-01T00:00:00Z">
        <w:r>
          <w:delText xml:space="preserve">,</w:delText>
        </w:r>
      </w:del>
      <w:del w:id="4803" w:author="PR Preview" w:date="2026-01-01T00:00:00Z">
        <w:r>
          <w:delText xml:space="preserve"> </w:delText>
        </w:r>
      </w:del>
      <w:del w:id="4804" w:author="PR Preview" w:date="2026-01-01T00:00:00Z">
        <w:r>
          <w:delText xml:space="preserve">where</w:delText>
        </w:r>
      </w:del>
      <w:del w:id="4805" w:author="PR Preview" w:date="2026-01-01T00:00:00Z">
        <w:r>
          <w:delText xml:space="preserve"> </w:delText>
        </w:r>
      </w:del>
      <m:oMath>
        <m:sSub>
          <m:e>
            <m:r>
              <m:rPr>
                <m:scr m:val="script"/>
                <m:sty m:val="p"/>
              </m:rPr>
              <m:t>H</m:t>
            </m:r>
          </m:e>
          <m:sub>
            <m:r>
              <m:t>0</m:t>
            </m:r>
          </m:sub>
        </m:sSub>
      </m:oMath>
      <w:del w:id="4806" w:author="PR Preview" w:date="2026-01-01T00:00:00Z">
        <w:r>
          <w:delText xml:space="preserve"> </w:delText>
        </w:r>
      </w:del>
      <w:del w:id="4807" w:author="PR Preview" w:date="2026-01-01T00:00:00Z">
        <w:r>
          <w:delText xml:space="preserve">is a subspace of</w:delText>
        </w:r>
      </w:del>
      <w:del w:id="4808" w:author="PR Preview" w:date="2026-01-01T00:00:00Z">
        <w:r>
          <w:delText xml:space="preserve"> </w:delText>
        </w:r>
      </w:del>
      <m:oMath>
        <m:sSup>
          <m:e>
            <m:r>
              <m:rPr>
                <m:scr m:val="double-struck"/>
                <m:sty m:val="p"/>
              </m:rPr>
              <m:t>R</m:t>
            </m:r>
          </m:e>
          <m:sup>
            <m:r>
              <m:t>p</m:t>
            </m:r>
          </m:sup>
        </m:sSup>
      </m:oMath>
      <w:del w:id="4809" w:author="PR Preview" w:date="2026-01-01T00:00:00Z">
        <w:r>
          <w:delText xml:space="preserve"> </w:delText>
        </w:r>
      </w:del>
      <w:del w:id="4810" w:author="PR Preview" w:date="2026-01-01T00:00:00Z">
        <w:r>
          <w:delText xml:space="preserve">of dimension</w:delText>
        </w:r>
      </w:del>
      <w:del w:id="4811" w:author="PR Preview" w:date="2026-01-01T00:00:00Z">
        <w:r>
          <w:delText xml:space="preserve"> </w:delText>
        </w:r>
      </w:del>
      <m:oMath>
        <m:r>
          <m:t>p</m:t>
        </m:r>
        <m:r>
          <m:rPr>
            <m:sty m:val="p"/>
          </m:rPr>
          <m:t>−</m:t>
        </m:r>
        <m:r>
          <m:t>1</m:t>
        </m:r>
      </m:oMath>
      <w:del w:id="4812" w:author="PR Preview" w:date="2026-01-01T00:00:00Z">
        <w:r>
          <w:delText xml:space="preserve">.</w:delText>
        </w:r>
      </w:del>
    </w:p>
    <w:p>
      <w:pPr>
        <w:pStyle w:val="BodyText"/>
      </w:pPr>
      <w:ins w:id="4813" w:author="PR Preview" w:date="2026-01-01T00:00:00Z">
        <w:r>
          <w:rPr>
            <w:b/>
            <w:bCs/>
          </w:rPr>
          <w:t xml:space="preserve">Parts 2 and 3.</w:t>
        </w:r>
      </w:ins>
      <w:ins w:id="4814" w:author="PR Preview" w:date="2026-01-01T00:00:00Z">
        <w:r>
          <w:t xml:space="preserve"> </w:t>
        </w:r>
      </w:ins>
      <w:ins w:id="4815" w:author="PR Preview" w:date="2026-01-01T00:00:00Z">
        <w:r>
          <w:t xml:space="preserve">By</w:t>
        </w:r>
      </w:ins>
      <w:ins w:id="4816" w:author="PR Preview" w:date="2026-01-01T00:00:00Z">
        <w:r>
          <w:t xml:space="preserve"> </w:t>
        </w:r>
      </w:ins>
      <w:hyperlink w:anchor="thm-hyperplane-subspace">
        <w:ins w:id="4817" w:author="PR Preview" w:date="2026-01-01T00:00:00Z">
          <w:r>
            <w:rPr>
              <w:rStyle w:val="Hyperlink"/>
            </w:rPr>
            <w:t xml:space="preserve">Theorem 40</w:t>
          </w:r>
        </w:ins>
      </w:hyperlink>
      <w:ins w:id="4818" w:author="PR Preview" w:date="2026-01-01T00:00:00Z">
        <w:r>
          <w:t xml:space="preserve">,</w:t>
        </w:r>
      </w:ins>
      <w:ins w:id="4819" w:author="PR Preview" w:date="2026-01-01T00:00:00Z">
        <w:r>
          <w:t xml:space="preserve"> </w:t>
        </w:r>
      </w:ins>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ins w:id="4820" w:author="PR Preview" w:date="2026-01-01T00:00:00Z">
        <w:r>
          <w:t xml:space="preserve"> </w:t>
        </w:r>
      </w:ins>
      <w:ins w:id="4821" w:author="PR Preview" w:date="2026-01-01T00:00:00Z">
        <w:r>
          <w:t xml:space="preserve">for any</w:t>
        </w:r>
      </w:ins>
      <w:ins w:id="4822" w:author="PR Preview" w:date="2026-01-01T00:00:00Z">
        <w:r>
          <w:t xml:space="preserve"> </w:t>
        </w:r>
      </w:ins>
      <m:oMath>
        <m:sSub>
          <m:e>
            <m:acc>
              <m:accPr>
                <m:chr m:val="̃"/>
              </m:accPr>
              <m:e>
                <m:r>
                  <m:t>x</m:t>
                </m:r>
              </m:e>
            </m:acc>
          </m:e>
          <m:sub>
            <m:r>
              <m:t>0</m:t>
            </m:r>
          </m:sub>
        </m:sSub>
        <m:r>
          <m:rPr>
            <m:sty m:val="p"/>
          </m:rPr>
          <m:t>∈</m:t>
        </m:r>
        <m:r>
          <m:rPr>
            <m:scr m:val="script"/>
            <m:sty m:val="p"/>
          </m:rPr>
          <m:t>H</m:t>
        </m:r>
      </m:oMath>
      <w:ins w:id="4823" w:author="PR Preview" w:date="2026-01-01T00:00:00Z">
        <w:r>
          <w:t xml:space="preserve">,</w:t>
        </w:r>
      </w:ins>
      <w:ins w:id="4824" w:author="PR Preview" w:date="2026-01-01T00:00:00Z">
        <w:r>
          <w:t xml:space="preserve"> </w:t>
        </w:r>
      </w:ins>
      <w:ins w:id="4825" w:author="PR Preview" w:date="2026-01-01T00:00:00Z">
        <w:r>
          <w:t xml:space="preserve">where</w:t>
        </w:r>
      </w:ins>
      <w:ins w:id="4826" w:author="PR Preview" w:date="2026-01-01T00:00:00Z">
        <w:r>
          <w:t xml:space="preserve"> </w:t>
        </w:r>
      </w:ins>
      <m:oMath>
        <m:sSub>
          <m:e>
            <m:r>
              <m:rPr>
                <m:scr m:val="script"/>
                <m:sty m:val="p"/>
              </m:rPr>
              <m:t>H</m:t>
            </m:r>
          </m:e>
          <m:sub>
            <m:r>
              <m:t>0</m:t>
            </m:r>
          </m:sub>
        </m:sSub>
      </m:oMath>
      <w:ins w:id="4827" w:author="PR Preview" w:date="2026-01-01T00:00:00Z">
        <w:r>
          <w:t xml:space="preserve"> </w:t>
        </w:r>
      </w:ins>
      <w:ins w:id="4828" w:author="PR Preview" w:date="2026-01-01T00:00:00Z">
        <w:r>
          <w:t xml:space="preserve">is a subspace of</w:t>
        </w:r>
      </w:ins>
      <w:ins w:id="4829" w:author="PR Preview" w:date="2026-01-01T00:00:00Z">
        <w:r>
          <w:t xml:space="preserve"> </w:t>
        </w:r>
      </w:ins>
      <m:oMath>
        <m:sSup>
          <m:e>
            <m:r>
              <m:rPr>
                <m:scr m:val="double-struck"/>
                <m:sty m:val="p"/>
              </m:rPr>
              <m:t>R</m:t>
            </m:r>
          </m:e>
          <m:sup>
            <m:r>
              <m:t>p</m:t>
            </m:r>
          </m:sup>
        </m:sSup>
      </m:oMath>
      <w:ins w:id="4830" w:author="PR Preview" w:date="2026-01-01T00:00:00Z">
        <w:r>
          <w:t xml:space="preserve"> </w:t>
        </w:r>
      </w:ins>
      <w:ins w:id="4831" w:author="PR Preview" w:date="2026-01-01T00:00:00Z">
        <w:r>
          <w:t xml:space="preserve">of dimension</w:t>
        </w:r>
      </w:ins>
      <w:ins w:id="4832" w:author="PR Preview" w:date="2026-01-01T00:00:00Z">
        <w:r>
          <w:t xml:space="preserve"> </w:t>
        </w:r>
      </w:ins>
      <m:oMath>
        <m:r>
          <m:t>p</m:t>
        </m:r>
        <m:r>
          <m:rPr>
            <m:sty m:val="p"/>
          </m:rPr>
          <m:t>−</m:t>
        </m:r>
        <m:r>
          <m:t>1</m:t>
        </m:r>
      </m:oMath>
      <w:ins w:id="4833" w:author="PR Preview" w:date="2026-01-01T00:00:00Z">
        <w:r>
          <w:t xml:space="preserve">.</w:t>
        </w:r>
      </w:ins>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69" w:name="exm-hyperplane-origin"/>
    <w:p>
      <w:pPr>
        <w:pStyle w:val="BodyText"/>
      </w:pPr>
      <w:del w:id="4834" w:author="PR Preview" w:date="2026-01-01T00:00:00Z">
        <w:r>
          <w:rPr>
            <w:b/>
            <w:bCs/>
          </w:rPr>
          <w:delText xml:space="preserve">Example 68 (A line in</w:delText>
        </w:r>
      </w:del>
      <w:del w:id="4835" w:author="PR Preview" w:date="2026-01-01T00:00:00Z">
        <w:r>
          <w:rPr>
            <w:b/>
            <w:bCs/>
          </w:rPr>
          <w:delText xml:space="preserve"> </w:delText>
        </w:r>
      </w:del>
      <m:oMath>
        <m:sSup>
          <m:e>
            <m:r>
              <m:rPr>
                <m:scr m:val="double-struck"/>
                <m:sty m:val="p"/>
              </m:rPr>
              <m:t>R</m:t>
            </m:r>
          </m:e>
          <m:sup>
            <m:r>
              <m:t>2</m:t>
            </m:r>
          </m:sup>
        </m:sSup>
      </m:oMath>
      <w:del w:id="4836" w:author="PR Preview" w:date="2026-01-01T00:00:00Z">
        <w:r>
          <w:rPr>
            <w:b/>
            <w:bCs/>
          </w:rPr>
          <w:delText xml:space="preserve"> </w:delText>
        </w:r>
      </w:del>
      <w:del w:id="4837" w:author="PR Preview" w:date="2026-01-01T00:00:00Z">
        <w:r>
          <w:rPr>
            <w:b/>
            <w:bCs/>
          </w:rPr>
          <w:delText xml:space="preserve">and a plane in</w:delText>
        </w:r>
      </w:del>
      <w:del w:id="4838" w:author="PR Preview" w:date="2026-01-01T00:00:00Z">
        <w:r>
          <w:rPr>
            <w:b/>
            <w:bCs/>
          </w:rPr>
          <w:delText xml:space="preserve"> </w:delText>
        </w:r>
      </w:del>
      <m:oMath>
        <m:sSup>
          <m:e>
            <m:r>
              <m:rPr>
                <m:scr m:val="double-struck"/>
                <m:sty m:val="p"/>
              </m:rPr>
              <m:t>R</m:t>
            </m:r>
          </m:e>
          <m:sup>
            <m:r>
              <m:t>3</m:t>
            </m:r>
          </m:sup>
        </m:sSup>
      </m:oMath>
      <w:del w:id="4839" w:author="PR Preview" w:date="2026-01-01T00:00:00Z">
        <w:r>
          <w:rPr>
            <w:b/>
            <w:bCs/>
          </w:rPr>
          <w:delText xml:space="preserve">, checked on a grid of points)</w:delText>
        </w:r>
      </w:del>
      <w:del w:id="4840" w:author="PR Preview" w:date="2026-01-01T00:00:00Z">
        <w:r>
          <w:delText xml:space="preserve"> </w:delText>
        </w:r>
      </w:del>
      <w:del w:id="4841" w:author="PR Preview" w:date="2026-01-01T00:00:00Z">
        <w:r>
          <w:delText xml:space="preserve">In</w:delText>
        </w:r>
      </w:del>
      <w:del w:id="4842" w:author="PR Preview" w:date="2026-01-01T00:00:00Z">
        <w:r>
          <w:delText xml:space="preserve"> </w:delText>
        </w:r>
      </w:del>
      <m:oMath>
        <m:sSup>
          <m:e>
            <m:r>
              <m:rPr>
                <m:scr m:val="double-struck"/>
                <m:sty m:val="p"/>
              </m:rPr>
              <m:t>R</m:t>
            </m:r>
          </m:e>
          <m:sup>
            <m:r>
              <m:t>2</m:t>
            </m:r>
          </m:sup>
        </m:sSup>
      </m:oMath>
      <w:del w:id="4843" w:author="PR Preview" w:date="2026-01-01T00:00:00Z">
        <w:r>
          <w:delText xml:space="preserve">, take</w:delText>
        </w:r>
      </w:del>
      <w:del w:id="4844" w:author="PR Preview" w:date="2026-01-01T00:00:00Z">
        <w:r>
          <w:delText xml:space="preserve"> </w:delText>
        </w:r>
      </w:del>
      <m:oMath>
        <m:acc>
          <m:accPr>
            <m:chr m:val="̃"/>
          </m:accPr>
          <m:e>
            <m:r>
              <m:t>w</m:t>
            </m:r>
          </m:e>
        </m:acc>
        <m:r>
          <m:rPr>
            <m:sty m:val="p"/>
          </m:rPr>
          <m:t>=</m:t>
        </m:r>
        <m:r>
          <m:rPr>
            <m:sty m:val="p"/>
          </m:rPr>
          <m:t>(</m:t>
        </m:r>
        <m:r>
          <m:t>1</m:t>
        </m:r>
        <m:r>
          <m:rPr>
            <m:sty m:val="p"/>
          </m:rPr>
          <m:t>,</m:t>
        </m:r>
        <m:r>
          <m:t>1</m:t>
        </m:r>
        <m:r>
          <m:rPr>
            <m:sty m:val="p"/>
          </m:rPr>
          <m:t>)</m:t>
        </m:r>
      </m:oMath>
      <w:del w:id="4845" w:author="PR Preview" w:date="2026-01-01T00:00:00Z">
        <w:r>
          <w:delText xml:space="preserve"> </w:delText>
        </w:r>
      </w:del>
      <w:del w:id="4846" w:author="PR Preview" w:date="2026-01-01T00:00:00Z">
        <w:r>
          <w:delText xml:space="preserve">and</w:delText>
        </w:r>
      </w:del>
      <w:del w:id="4847" w:author="PR Preview" w:date="2026-01-01T00:00:00Z">
        <w:r>
          <w:delText xml:space="preserve"> </w:delText>
        </w:r>
      </w:del>
      <m:oMath>
        <m:r>
          <m:t>b</m:t>
        </m:r>
        <m:r>
          <m:rPr>
            <m:sty m:val="p"/>
          </m:rPr>
          <m:t>=</m:t>
        </m:r>
        <m:r>
          <m:rPr>
            <m:sty m:val="p"/>
          </m:rPr>
          <m:t>−</m:t>
        </m:r>
        <m:r>
          <m:t>1</m:t>
        </m:r>
      </m:oMath>
      <w:del w:id="4848" w:author="PR Preview" w:date="2026-01-01T00:00:00Z">
        <w:r>
          <w:delText xml:space="preserve">, the line of</w:delText>
        </w:r>
      </w:del>
      <w:del w:id="4849" w:author="PR Preview" w:date="2026-01-01T00:00:00Z">
        <w:r>
          <w:delText xml:space="preserve"> </w:delText>
        </w:r>
      </w:del>
      <w:hyperlink w:anchor="exm-hyperplane">
        <w:del w:id="4850" w:author="PR Preview" w:date="2026-01-01T00:00:00Z">
          <w:r>
            <w:rPr>
              <w:rStyle w:val="Hyperlink"/>
            </w:rPr>
            <w:delText xml:space="preserve">Example 31</w:delText>
          </w:r>
        </w:del>
      </w:hyperlink>
      <w:del w:id="4851" w:author="PR Preview" w:date="2026-01-01T00:00:00Z">
        <w:r>
          <w:delText xml:space="preserve">.</w:delText>
        </w:r>
      </w:del>
      <w:del w:id="4852" w:author="PR Preview" w:date="2026-01-01T00:00:00Z">
        <w:r>
          <w:delText xml:space="preserve"> </w:delText>
        </w:r>
      </w:del>
      <w:del w:id="4853" w:author="PR Preview" w:date="2026-01-01T00:00:00Z">
        <w:r>
          <w:delText xml:space="preserve">The point</w:delText>
        </w:r>
      </w:del>
      <w:del w:id="4854" w:author="PR Preview" w:date="2026-01-01T00:00:00Z">
        <w:r>
          <w:delText xml:space="preserve"> </w:delText>
        </w:r>
      </w:del>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del w:id="4855" w:author="PR Preview" w:date="2026-01-01T00:00:00Z">
        <w:r>
          <w:delText xml:space="preserve"> </w:delText>
        </w:r>
      </w:del>
      <w:del w:id="4856" w:author="PR Preview" w:date="2026-01-01T00:00:00Z">
        <w:r>
          <w:delText xml:space="preserve">is on it,</w:delText>
        </w:r>
      </w:del>
      <w:del w:id="4857" w:author="PR Preview" w:date="2026-01-01T00:00:00Z">
        <w:r>
          <w:delText xml:space="preserve"> </w:delText>
        </w:r>
      </w:del>
      <w:del w:id="4858" w:author="PR Preview" w:date="2026-01-01T00:00:00Z">
        <w:r>
          <w:delText xml:space="preserve">and the vector</w:delText>
        </w:r>
      </w:del>
      <w:del w:id="4859" w:author="PR Preview" w:date="2026-01-01T00:00:00Z">
        <w:r>
          <w:delText xml:space="preserve"> </w:delText>
        </w:r>
      </w:del>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del w:id="4860" w:author="PR Preview" w:date="2026-01-01T00:00:00Z">
        <w:r>
          <w:delText xml:space="preserve"> </w:delText>
        </w:r>
      </w:del>
      <w:del w:id="4861" w:author="PR Preview" w:date="2026-01-01T00:00:00Z">
        <w:r>
          <w:delText xml:space="preserve">is nonzero with</w:delText>
        </w:r>
      </w:del>
      <w:del w:id="4862" w:author="PR Preview" w:date="2026-01-01T00:00:00Z">
        <w:r>
          <w:delText xml:space="preserve"> </w:delText>
        </w:r>
      </w:del>
      <m:oMath>
        <m:acc>
          <m:accPr>
            <m:chr m:val="̃"/>
          </m:accPr>
          <m:e>
            <m:r>
              <m:t>w</m:t>
            </m:r>
          </m:e>
        </m:acc>
        <m:r>
          <m:rPr>
            <m:sty m:val="p"/>
          </m:rPr>
          <m:t>⋅</m:t>
        </m:r>
        <m:acc>
          <m:accPr>
            <m:chr m:val="̃"/>
          </m:accPr>
          <m:e>
            <m:r>
              <m:t>v</m:t>
            </m:r>
          </m:e>
        </m:acc>
        <m:r>
          <m:rPr>
            <m:sty m:val="p"/>
          </m:rPr>
          <m:t>=</m:t>
        </m:r>
        <m:r>
          <m:t>0</m:t>
        </m:r>
      </m:oMath>
      <w:del w:id="4863" w:author="PR Preview" w:date="2026-01-01T00:00:00Z">
        <w:r>
          <w:delText xml:space="preserve">,</w:delText>
        </w:r>
      </w:del>
      <w:del w:id="4864" w:author="PR Preview" w:date="2026-01-01T00:00:00Z">
        <w:r>
          <w:delText xml:space="preserve"> </w:delText>
        </w:r>
      </w:del>
      <w:del w:id="4865" w:author="PR Preview" w:date="2026-01-01T00:00:00Z">
        <w:r>
          <w:delText xml:space="preserve">so it spans the subspace</w:delText>
        </w:r>
      </w:del>
      <w:del w:id="4866" w:author="PR Preview" w:date="2026-01-01T00:00:00Z">
        <w:r>
          <w:delText xml:space="preserve"> </w:delText>
        </w:r>
      </w:del>
      <m:oMath>
        <m:sSub>
          <m:e>
            <m:r>
              <m:rPr>
                <m:scr m:val="script"/>
                <m:sty m:val="p"/>
              </m:rPr>
              <m:t>H</m:t>
            </m:r>
          </m:e>
          <m:sub>
            <m:r>
              <m:t>0</m:t>
            </m:r>
          </m:sub>
        </m:sSub>
      </m:oMath>
      <w:del w:id="4867" w:author="PR Preview" w:date="2026-01-01T00:00:00Z">
        <w:r>
          <w:delText xml:space="preserve"> </w:delText>
        </w:r>
      </w:del>
      <w:del w:id="4868" w:author="PR Preview" w:date="2026-01-01T00:00:00Z">
        <w:r>
          <w:delText xml:space="preserve">of</w:delText>
        </w:r>
      </w:del>
      <w:del w:id="4869" w:author="PR Preview" w:date="2026-01-01T00:00:00Z">
        <w:r>
          <w:delText xml:space="preserve"> </w:delText>
        </w:r>
      </w:del>
      <w:hyperlink w:anchor="thm-hyperplane-subspace">
        <w:del w:id="4870" w:author="PR Preview" w:date="2026-01-01T00:00:00Z">
          <w:r>
            <w:rPr>
              <w:rStyle w:val="Hyperlink"/>
            </w:rPr>
            <w:delText xml:space="preserve">Theorem 39</w:delText>
          </w:r>
        </w:del>
      </w:hyperlink>
      <w:del w:id="4871" w:author="PR Preview" w:date="2026-01-01T00:00:00Z">
        <w:r>
          <w:delText xml:space="preserve">.</w:delText>
        </w:r>
      </w:del>
      <w:del w:id="4872" w:author="PR Preview" w:date="2026-01-01T00:00:00Z">
        <w:r>
          <w:delText xml:space="preserve"> </w:delText>
        </w:r>
      </w:del>
      <w:del w:id="4873" w:author="PR Preview" w:date="2026-01-01T00:00:00Z">
        <w:r>
          <w:delText xml:space="preserve">In</w:delText>
        </w:r>
      </w:del>
      <w:del w:id="4874" w:author="PR Preview" w:date="2026-01-01T00:00:00Z">
        <w:r>
          <w:delText xml:space="preserve"> </w:delText>
        </w:r>
      </w:del>
      <m:oMath>
        <m:sSup>
          <m:e>
            <m:r>
              <m:rPr>
                <m:scr m:val="double-struck"/>
                <m:sty m:val="p"/>
              </m:rPr>
              <m:t>R</m:t>
            </m:r>
          </m:e>
          <m:sup>
            <m:r>
              <m:t>3</m:t>
            </m:r>
          </m:sup>
        </m:sSup>
      </m:oMath>
      <w:del w:id="4875" w:author="PR Preview" w:date="2026-01-01T00:00:00Z">
        <w:r>
          <w:delText xml:space="preserve">, take</w:delText>
        </w:r>
      </w:del>
      <w:del w:id="4876" w:author="PR Preview" w:date="2026-01-01T00:00:00Z">
        <w:r>
          <w:delText xml:space="preserve"> </w:delText>
        </w:r>
      </w:del>
      <m:oMath>
        <m:acc>
          <m:accPr>
            <m:chr m:val="̃"/>
          </m:accPr>
          <m:e>
            <m:r>
              <m:t>w</m:t>
            </m:r>
          </m:e>
        </m:acc>
        <m:r>
          <m:rPr>
            <m:sty m:val="p"/>
          </m:rPr>
          <m:t>=</m:t>
        </m:r>
        <m:r>
          <m:rPr>
            <m:sty m:val="p"/>
          </m:rPr>
          <m:t>(</m:t>
        </m:r>
        <m:r>
          <m:t>1</m:t>
        </m:r>
        <m:r>
          <m:rPr>
            <m:sty m:val="p"/>
          </m:rPr>
          <m:t>,</m:t>
        </m:r>
        <m:r>
          <m:t>1</m:t>
        </m:r>
        <m:r>
          <m:rPr>
            <m:sty m:val="p"/>
          </m:rPr>
          <m:t>,</m:t>
        </m:r>
        <m:r>
          <m:t>1</m:t>
        </m:r>
        <m:r>
          <m:rPr>
            <m:sty m:val="p"/>
          </m:rPr>
          <m:t>)</m:t>
        </m:r>
      </m:oMath>
      <w:del w:id="4877" w:author="PR Preview" w:date="2026-01-01T00:00:00Z">
        <w:r>
          <w:delText xml:space="preserve"> </w:delText>
        </w:r>
      </w:del>
      <w:del w:id="4878" w:author="PR Preview" w:date="2026-01-01T00:00:00Z">
        <w:r>
          <w:delText xml:space="preserve">and</w:delText>
        </w:r>
      </w:del>
      <w:del w:id="4879" w:author="PR Preview" w:date="2026-01-01T00:00:00Z">
        <w:r>
          <w:delText xml:space="preserve"> </w:delText>
        </w:r>
      </w:del>
      <m:oMath>
        <m:r>
          <m:t>b</m:t>
        </m:r>
        <m:r>
          <m:rPr>
            <m:sty m:val="p"/>
          </m:rPr>
          <m:t>=</m:t>
        </m:r>
        <m:r>
          <m:rPr>
            <m:sty m:val="p"/>
          </m:rPr>
          <m:t>−</m:t>
        </m:r>
        <m:r>
          <m:t>1</m:t>
        </m:r>
      </m:oMath>
      <w:del w:id="4880" w:author="PR Preview" w:date="2026-01-01T00:00:00Z">
        <w:r>
          <w:delText xml:space="preserve">, the plane of</w:delText>
        </w:r>
      </w:del>
      <w:del w:id="4881" w:author="PR Preview" w:date="2026-01-01T00:00:00Z">
        <w:r>
          <w:delText xml:space="preserve"> </w:delText>
        </w:r>
      </w:del>
      <w:hyperlink w:anchor="exm-hyperplane-subspace">
        <w:del w:id="4882" w:author="PR Preview" w:date="2026-01-01T00:00:00Z">
          <w:r>
            <w:rPr>
              <w:rStyle w:val="Hyperlink"/>
            </w:rPr>
            <w:delText xml:space="preserve">Example 67</w:delText>
          </w:r>
        </w:del>
      </w:hyperlink>
      <w:del w:id="4883" w:author="PR Preview" w:date="2026-01-01T00:00:00Z">
        <w:r>
          <w:delText xml:space="preserve">,</w:delText>
        </w:r>
      </w:del>
      <w:del w:id="4884" w:author="PR Preview" w:date="2026-01-01T00:00:00Z">
        <w:r>
          <w:delText xml:space="preserve"> </w:delText>
        </w:r>
      </w:del>
      <w:del w:id="4885" w:author="PR Preview" w:date="2026-01-01T00:00:00Z">
        <w:r>
          <w:delText xml:space="preserve">with the independent vectors</w:delText>
        </w:r>
      </w:del>
      <w:del w:id="4886" w:author="PR Preview" w:date="2026-01-01T00:00:00Z">
        <w:r>
          <w:delText xml:space="preserve"> </w:delText>
        </w:r>
      </w:del>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del w:id="4887" w:author="PR Preview" w:date="2026-01-01T00:00:00Z">
        <w:r>
          <w:delText xml:space="preserve"> </w:delText>
        </w:r>
      </w:del>
      <w:del w:id="4888" w:author="PR Preview" w:date="2026-01-01T00:00:00Z">
        <w:r>
          <w:delText xml:space="preserve">and</w:delText>
        </w:r>
      </w:del>
      <w:del w:id="4889" w:author="PR Preview" w:date="2026-01-01T00:00:00Z">
        <w:r>
          <w:delText xml:space="preserve"> </w:delText>
        </w:r>
      </w:del>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del w:id="4890" w:author="PR Preview" w:date="2026-01-01T00:00:00Z">
        <w:r>
          <w:delText xml:space="preserve"> </w:delText>
        </w:r>
      </w:del>
      <w:del w:id="4891" w:author="PR Preview" w:date="2026-01-01T00:00:00Z">
        <w:r>
          <w:delText xml:space="preserve">in</w:delText>
        </w:r>
      </w:del>
      <w:del w:id="4892" w:author="PR Preview" w:date="2026-01-01T00:00:00Z">
        <w:r>
          <w:delText xml:space="preserve"> </w:delText>
        </w:r>
      </w:del>
      <m:oMath>
        <m:sSub>
          <m:e>
            <m:r>
              <m:rPr>
                <m:scr m:val="script"/>
                <m:sty m:val="p"/>
              </m:rPr>
              <m:t>H</m:t>
            </m:r>
          </m:e>
          <m:sub>
            <m:r>
              <m:t>0</m:t>
            </m:r>
          </m:sub>
        </m:sSub>
      </m:oMath>
      <w:del w:id="4893" w:author="PR Preview" w:date="2026-01-01T00:00:00Z">
        <w:r>
          <w:delText xml:space="preserve">.</w:delText>
        </w:r>
      </w:del>
      <w:del w:id="4894" w:author="PR Preview" w:date="2026-01-01T00:00:00Z">
        <w:r>
          <w:delText xml:space="preserve"> </w:delText>
        </w:r>
      </w:del>
      <w:del w:id="4895" w:author="PR Preview" w:date="2026-01-01T00:00:00Z">
        <w:r>
          <w:delText xml:space="preserve">The code evaluates</w:delText>
        </w:r>
      </w:del>
      <w:del w:id="4896" w:author="PR Preview" w:date="2026-01-01T00:00:00Z">
        <w:r>
          <w:delText xml:space="preserve"> </w:delText>
        </w:r>
      </w:del>
      <m:oMath>
        <m:acc>
          <m:accPr>
            <m:chr m:val="̃"/>
          </m:accPr>
          <m:e>
            <m:r>
              <m:t>w</m:t>
            </m:r>
          </m:e>
        </m:acc>
        <m:r>
          <m:rPr>
            <m:sty m:val="p"/>
          </m:rPr>
          <m:t>⋅</m:t>
        </m:r>
        <m:acc>
          <m:accPr>
            <m:chr m:val="̃"/>
          </m:accPr>
          <m:e>
            <m:r>
              <m:t>x</m:t>
            </m:r>
          </m:e>
        </m:acc>
        <m:r>
          <m:rPr>
            <m:sty m:val="p"/>
          </m:rPr>
          <m:t>+</m:t>
        </m:r>
        <m:r>
          <m:t>b</m:t>
        </m:r>
      </m:oMath>
      <w:del w:id="4897" w:author="PR Preview" w:date="2026-01-01T00:00:00Z">
        <w:r>
          <w:delText xml:space="preserve"> </w:delText>
        </w:r>
      </w:del>
      <w:del w:id="4898" w:author="PR Preview" w:date="2026-01-01T00:00:00Z">
        <w:r>
          <w:delText xml:space="preserve">at the origin</w:delText>
        </w:r>
      </w:del>
      <w:del w:id="4899" w:author="PR Preview" w:date="2026-01-01T00:00:00Z">
        <w:r>
          <w:delText xml:space="preserve"> </w:delText>
        </w:r>
      </w:del>
      <w:del w:id="4900" w:author="PR Preview" w:date="2026-01-01T00:00:00Z">
        <w:r>
          <w:delText xml:space="preserve">and at points</w:delText>
        </w:r>
      </w:del>
      <w:del w:id="4901" w:author="PR Preview" w:date="2026-01-01T00:00:00Z">
        <w:r>
          <w:delText xml:space="preserve"> </w:delText>
        </w:r>
      </w:del>
      <m:oMath>
        <m:sSub>
          <m:e>
            <m:acc>
              <m:accPr>
                <m:chr m:val="̃"/>
              </m:accPr>
              <m:e>
                <m:r>
                  <m:t>x</m:t>
                </m:r>
              </m:e>
            </m:acc>
          </m:e>
          <m:sub>
            <m:r>
              <m:t>0</m:t>
            </m:r>
          </m:sub>
        </m:sSub>
        <m:r>
          <m:rPr>
            <m:sty m:val="p"/>
          </m:rPr>
          <m:t>+</m:t>
        </m:r>
        <m:r>
          <m:t>t</m:t>
        </m:r>
        <m:r>
          <m:t> </m:t>
        </m:r>
        <m:acc>
          <m:accPr>
            <m:chr m:val="̃"/>
          </m:accPr>
          <m:e>
            <m:r>
              <m:t>v</m:t>
            </m:r>
          </m:e>
        </m:acc>
      </m:oMath>
      <w:del w:id="4902" w:author="PR Preview" w:date="2026-01-01T00:00:00Z">
        <w:r>
          <w:delText xml:space="preserve"> </w:delText>
        </w:r>
      </w:del>
      <w:del w:id="4903" w:author="PR Preview" w:date="2026-01-01T00:00:00Z">
        <w:r>
          <w:delText xml:space="preserve">and</w:delText>
        </w:r>
      </w:del>
      <w:del w:id="4904" w:author="PR Preview" w:date="2026-01-01T00:00:00Z">
        <w:r>
          <w:delText xml:space="preserve"> </w:delText>
        </w:r>
      </w:del>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del w:id="4905" w:author="PR Preview" w:date="2026-01-01T00:00:00Z">
        <w:r>
          <w:delText xml:space="preserve">.</w:delText>
        </w:r>
      </w:del>
    </w:p>
    <w:p>
      <w:pPr>
        <w:pStyle w:val="BodyText"/>
      </w:pPr>
      <w:ins w:id="4906" w:author="PR Preview" w:date="2026-01-01T00:00:00Z">
        <w:r>
          <w:rPr>
            <w:b/>
            <w:bCs/>
          </w:rPr>
          <w:t xml:space="preserve">Example 71 (A line in</w:t>
        </w:r>
      </w:ins>
      <w:ins w:id="4907" w:author="PR Preview" w:date="2026-01-01T00:00:00Z">
        <w:r>
          <w:rPr>
            <w:b/>
            <w:bCs/>
          </w:rPr>
          <w:t xml:space="preserve"> </w:t>
        </w:r>
      </w:ins>
      <m:oMath>
        <m:sSup>
          <m:e>
            <m:r>
              <m:rPr>
                <m:scr m:val="double-struck"/>
                <m:sty m:val="p"/>
              </m:rPr>
              <m:t>R</m:t>
            </m:r>
          </m:e>
          <m:sup>
            <m:r>
              <m:t>2</m:t>
            </m:r>
          </m:sup>
        </m:sSup>
      </m:oMath>
      <w:ins w:id="4908" w:author="PR Preview" w:date="2026-01-01T00:00:00Z">
        <w:r>
          <w:rPr>
            <w:b/>
            <w:bCs/>
          </w:rPr>
          <w:t xml:space="preserve"> </w:t>
        </w:r>
      </w:ins>
      <w:ins w:id="4909" w:author="PR Preview" w:date="2026-01-01T00:00:00Z">
        <w:r>
          <w:rPr>
            <w:b/>
            <w:bCs/>
          </w:rPr>
          <w:t xml:space="preserve">and a plane in</w:t>
        </w:r>
      </w:ins>
      <w:ins w:id="4910" w:author="PR Preview" w:date="2026-01-01T00:00:00Z">
        <w:r>
          <w:rPr>
            <w:b/>
            <w:bCs/>
          </w:rPr>
          <w:t xml:space="preserve"> </w:t>
        </w:r>
      </w:ins>
      <m:oMath>
        <m:sSup>
          <m:e>
            <m:r>
              <m:rPr>
                <m:scr m:val="double-struck"/>
                <m:sty m:val="p"/>
              </m:rPr>
              <m:t>R</m:t>
            </m:r>
          </m:e>
          <m:sup>
            <m:r>
              <m:t>3</m:t>
            </m:r>
          </m:sup>
        </m:sSup>
      </m:oMath>
      <w:ins w:id="4911" w:author="PR Preview" w:date="2026-01-01T00:00:00Z">
        <w:r>
          <w:rPr>
            <w:b/>
            <w:bCs/>
          </w:rPr>
          <w:t xml:space="preserve">, checked on a grid of points)</w:t>
        </w:r>
      </w:ins>
      <w:ins w:id="4912" w:author="PR Preview" w:date="2026-01-01T00:00:00Z">
        <w:r>
          <w:t xml:space="preserve"> </w:t>
        </w:r>
      </w:ins>
      <w:ins w:id="4913" w:author="PR Preview" w:date="2026-01-01T00:00:00Z">
        <w:r>
          <w:t xml:space="preserve">In</w:t>
        </w:r>
      </w:ins>
      <w:ins w:id="4914" w:author="PR Preview" w:date="2026-01-01T00:00:00Z">
        <w:r>
          <w:t xml:space="preserve"> </w:t>
        </w:r>
      </w:ins>
      <m:oMath>
        <m:sSup>
          <m:e>
            <m:r>
              <m:rPr>
                <m:scr m:val="double-struck"/>
                <m:sty m:val="p"/>
              </m:rPr>
              <m:t>R</m:t>
            </m:r>
          </m:e>
          <m:sup>
            <m:r>
              <m:t>2</m:t>
            </m:r>
          </m:sup>
        </m:sSup>
      </m:oMath>
      <w:ins w:id="4915" w:author="PR Preview" w:date="2026-01-01T00:00:00Z">
        <w:r>
          <w:t xml:space="preserve">, take</w:t>
        </w:r>
      </w:ins>
      <w:ins w:id="4916" w:author="PR Preview" w:date="2026-01-01T00:00:00Z">
        <w:r>
          <w:t xml:space="preserve"> </w:t>
        </w:r>
      </w:ins>
      <m:oMath>
        <m:acc>
          <m:accPr>
            <m:chr m:val="̃"/>
          </m:accPr>
          <m:e>
            <m:r>
              <m:t>w</m:t>
            </m:r>
          </m:e>
        </m:acc>
        <m:r>
          <m:rPr>
            <m:sty m:val="p"/>
          </m:rPr>
          <m:t>=</m:t>
        </m:r>
        <m:r>
          <m:rPr>
            <m:sty m:val="p"/>
          </m:rPr>
          <m:t>(</m:t>
        </m:r>
        <m:r>
          <m:t>1</m:t>
        </m:r>
        <m:r>
          <m:rPr>
            <m:sty m:val="p"/>
          </m:rPr>
          <m:t>,</m:t>
        </m:r>
        <m:r>
          <m:t>1</m:t>
        </m:r>
        <m:r>
          <m:rPr>
            <m:sty m:val="p"/>
          </m:rPr>
          <m:t>)</m:t>
        </m:r>
      </m:oMath>
      <w:ins w:id="4917" w:author="PR Preview" w:date="2026-01-01T00:00:00Z">
        <w:r>
          <w:t xml:space="preserve"> </w:t>
        </w:r>
      </w:ins>
      <w:ins w:id="4918" w:author="PR Preview" w:date="2026-01-01T00:00:00Z">
        <w:r>
          <w:t xml:space="preserve">and</w:t>
        </w:r>
      </w:ins>
      <w:ins w:id="4919" w:author="PR Preview" w:date="2026-01-01T00:00:00Z">
        <w:r>
          <w:t xml:space="preserve"> </w:t>
        </w:r>
      </w:ins>
      <m:oMath>
        <m:r>
          <m:t>b</m:t>
        </m:r>
        <m:r>
          <m:rPr>
            <m:sty m:val="p"/>
          </m:rPr>
          <m:t>=</m:t>
        </m:r>
        <m:r>
          <m:rPr>
            <m:sty m:val="p"/>
          </m:rPr>
          <m:t>−</m:t>
        </m:r>
        <m:r>
          <m:t>1</m:t>
        </m:r>
      </m:oMath>
      <w:ins w:id="4920" w:author="PR Preview" w:date="2026-01-01T00:00:00Z">
        <w:r>
          <w:t xml:space="preserve">, the line of</w:t>
        </w:r>
      </w:ins>
      <w:ins w:id="4921" w:author="PR Preview" w:date="2026-01-01T00:00:00Z">
        <w:r>
          <w:t xml:space="preserve"> </w:t>
        </w:r>
      </w:ins>
      <w:hyperlink w:anchor="exm-hyperplane">
        <w:ins w:id="4922" w:author="PR Preview" w:date="2026-01-01T00:00:00Z">
          <w:r>
            <w:rPr>
              <w:rStyle w:val="Hyperlink"/>
            </w:rPr>
            <w:t xml:space="preserve">Example 32</w:t>
          </w:r>
        </w:ins>
      </w:hyperlink>
      <w:ins w:id="4923" w:author="PR Preview" w:date="2026-01-01T00:00:00Z">
        <w:r>
          <w:t xml:space="preserve">.</w:t>
        </w:r>
      </w:ins>
      <w:ins w:id="4924" w:author="PR Preview" w:date="2026-01-01T00:00:00Z">
        <w:r>
          <w:t xml:space="preserve"> </w:t>
        </w:r>
      </w:ins>
      <w:ins w:id="4925" w:author="PR Preview" w:date="2026-01-01T00:00:00Z">
        <w:r>
          <w:t xml:space="preserve">The point</w:t>
        </w:r>
      </w:ins>
      <w:ins w:id="4926" w:author="PR Preview" w:date="2026-01-01T00:00:00Z">
        <w:r>
          <w:t xml:space="preserve"> </w:t>
        </w:r>
      </w:ins>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ins w:id="4927" w:author="PR Preview" w:date="2026-01-01T00:00:00Z">
        <w:r>
          <w:t xml:space="preserve"> </w:t>
        </w:r>
      </w:ins>
      <w:ins w:id="4928" w:author="PR Preview" w:date="2026-01-01T00:00:00Z">
        <w:r>
          <w:t xml:space="preserve">is on it,</w:t>
        </w:r>
      </w:ins>
      <w:ins w:id="4929" w:author="PR Preview" w:date="2026-01-01T00:00:00Z">
        <w:r>
          <w:t xml:space="preserve"> </w:t>
        </w:r>
      </w:ins>
      <w:ins w:id="4930" w:author="PR Preview" w:date="2026-01-01T00:00:00Z">
        <w:r>
          <w:t xml:space="preserve">and the vector</w:t>
        </w:r>
      </w:ins>
      <w:ins w:id="4931" w:author="PR Preview" w:date="2026-01-01T00:00:00Z">
        <w:r>
          <w:t xml:space="preserve"> </w:t>
        </w:r>
      </w:ins>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ins w:id="4932" w:author="PR Preview" w:date="2026-01-01T00:00:00Z">
        <w:r>
          <w:t xml:space="preserve"> </w:t>
        </w:r>
      </w:ins>
      <w:ins w:id="4933" w:author="PR Preview" w:date="2026-01-01T00:00:00Z">
        <w:r>
          <w:t xml:space="preserve">is nonzero with</w:t>
        </w:r>
      </w:ins>
      <w:ins w:id="4934" w:author="PR Preview" w:date="2026-01-01T00:00:00Z">
        <w:r>
          <w:t xml:space="preserve"> </w:t>
        </w:r>
      </w:ins>
      <m:oMath>
        <m:acc>
          <m:accPr>
            <m:chr m:val="̃"/>
          </m:accPr>
          <m:e>
            <m:r>
              <m:t>w</m:t>
            </m:r>
          </m:e>
        </m:acc>
        <m:r>
          <m:rPr>
            <m:sty m:val="p"/>
          </m:rPr>
          <m:t>⋅</m:t>
        </m:r>
        <m:acc>
          <m:accPr>
            <m:chr m:val="̃"/>
          </m:accPr>
          <m:e>
            <m:r>
              <m:t>v</m:t>
            </m:r>
          </m:e>
        </m:acc>
        <m:r>
          <m:rPr>
            <m:sty m:val="p"/>
          </m:rPr>
          <m:t>=</m:t>
        </m:r>
        <m:r>
          <m:t>0</m:t>
        </m:r>
      </m:oMath>
      <w:ins w:id="4935" w:author="PR Preview" w:date="2026-01-01T00:00:00Z">
        <w:r>
          <w:t xml:space="preserve">,</w:t>
        </w:r>
      </w:ins>
      <w:ins w:id="4936" w:author="PR Preview" w:date="2026-01-01T00:00:00Z">
        <w:r>
          <w:t xml:space="preserve"> </w:t>
        </w:r>
      </w:ins>
      <w:ins w:id="4937" w:author="PR Preview" w:date="2026-01-01T00:00:00Z">
        <w:r>
          <w:t xml:space="preserve">so it spans the subspace</w:t>
        </w:r>
      </w:ins>
      <w:ins w:id="4938" w:author="PR Preview" w:date="2026-01-01T00:00:00Z">
        <w:r>
          <w:t xml:space="preserve"> </w:t>
        </w:r>
      </w:ins>
      <m:oMath>
        <m:sSub>
          <m:e>
            <m:r>
              <m:rPr>
                <m:scr m:val="script"/>
                <m:sty m:val="p"/>
              </m:rPr>
              <m:t>H</m:t>
            </m:r>
          </m:e>
          <m:sub>
            <m:r>
              <m:t>0</m:t>
            </m:r>
          </m:sub>
        </m:sSub>
      </m:oMath>
      <w:ins w:id="4939" w:author="PR Preview" w:date="2026-01-01T00:00:00Z">
        <w:r>
          <w:t xml:space="preserve"> </w:t>
        </w:r>
      </w:ins>
      <w:ins w:id="4940" w:author="PR Preview" w:date="2026-01-01T00:00:00Z">
        <w:r>
          <w:t xml:space="preserve">of</w:t>
        </w:r>
      </w:ins>
      <w:ins w:id="4941" w:author="PR Preview" w:date="2026-01-01T00:00:00Z">
        <w:r>
          <w:t xml:space="preserve"> </w:t>
        </w:r>
      </w:ins>
      <w:hyperlink w:anchor="thm-hyperplane-subspace">
        <w:ins w:id="4942" w:author="PR Preview" w:date="2026-01-01T00:00:00Z">
          <w:r>
            <w:rPr>
              <w:rStyle w:val="Hyperlink"/>
            </w:rPr>
            <w:t xml:space="preserve">Theorem 40</w:t>
          </w:r>
        </w:ins>
      </w:hyperlink>
      <w:ins w:id="4943" w:author="PR Preview" w:date="2026-01-01T00:00:00Z">
        <w:r>
          <w:t xml:space="preserve">.</w:t>
        </w:r>
      </w:ins>
      <w:ins w:id="4944" w:author="PR Preview" w:date="2026-01-01T00:00:00Z">
        <w:r>
          <w:t xml:space="preserve"> </w:t>
        </w:r>
      </w:ins>
      <w:ins w:id="4945" w:author="PR Preview" w:date="2026-01-01T00:00:00Z">
        <w:r>
          <w:t xml:space="preserve">In</w:t>
        </w:r>
      </w:ins>
      <w:ins w:id="4946" w:author="PR Preview" w:date="2026-01-01T00:00:00Z">
        <w:r>
          <w:t xml:space="preserve"> </w:t>
        </w:r>
      </w:ins>
      <m:oMath>
        <m:sSup>
          <m:e>
            <m:r>
              <m:rPr>
                <m:scr m:val="double-struck"/>
                <m:sty m:val="p"/>
              </m:rPr>
              <m:t>R</m:t>
            </m:r>
          </m:e>
          <m:sup>
            <m:r>
              <m:t>3</m:t>
            </m:r>
          </m:sup>
        </m:sSup>
      </m:oMath>
      <w:ins w:id="4947" w:author="PR Preview" w:date="2026-01-01T00:00:00Z">
        <w:r>
          <w:t xml:space="preserve">, take</w:t>
        </w:r>
      </w:ins>
      <w:ins w:id="4948" w:author="PR Preview" w:date="2026-01-01T00:00:00Z">
        <w:r>
          <w:t xml:space="preserve"> </w:t>
        </w:r>
      </w:ins>
      <m:oMath>
        <m:acc>
          <m:accPr>
            <m:chr m:val="̃"/>
          </m:accPr>
          <m:e>
            <m:r>
              <m:t>w</m:t>
            </m:r>
          </m:e>
        </m:acc>
        <m:r>
          <m:rPr>
            <m:sty m:val="p"/>
          </m:rPr>
          <m:t>=</m:t>
        </m:r>
        <m:r>
          <m:rPr>
            <m:sty m:val="p"/>
          </m:rPr>
          <m:t>(</m:t>
        </m:r>
        <m:r>
          <m:t>1</m:t>
        </m:r>
        <m:r>
          <m:rPr>
            <m:sty m:val="p"/>
          </m:rPr>
          <m:t>,</m:t>
        </m:r>
        <m:r>
          <m:t>1</m:t>
        </m:r>
        <m:r>
          <m:rPr>
            <m:sty m:val="p"/>
          </m:rPr>
          <m:t>,</m:t>
        </m:r>
        <m:r>
          <m:t>1</m:t>
        </m:r>
        <m:r>
          <m:rPr>
            <m:sty m:val="p"/>
          </m:rPr>
          <m:t>)</m:t>
        </m:r>
      </m:oMath>
      <w:ins w:id="4949" w:author="PR Preview" w:date="2026-01-01T00:00:00Z">
        <w:r>
          <w:t xml:space="preserve"> </w:t>
        </w:r>
      </w:ins>
      <w:ins w:id="4950" w:author="PR Preview" w:date="2026-01-01T00:00:00Z">
        <w:r>
          <w:t xml:space="preserve">and</w:t>
        </w:r>
      </w:ins>
      <w:ins w:id="4951" w:author="PR Preview" w:date="2026-01-01T00:00:00Z">
        <w:r>
          <w:t xml:space="preserve"> </w:t>
        </w:r>
      </w:ins>
      <m:oMath>
        <m:r>
          <m:t>b</m:t>
        </m:r>
        <m:r>
          <m:rPr>
            <m:sty m:val="p"/>
          </m:rPr>
          <m:t>=</m:t>
        </m:r>
        <m:r>
          <m:rPr>
            <m:sty m:val="p"/>
          </m:rPr>
          <m:t>−</m:t>
        </m:r>
        <m:r>
          <m:t>1</m:t>
        </m:r>
      </m:oMath>
      <w:ins w:id="4952" w:author="PR Preview" w:date="2026-01-01T00:00:00Z">
        <w:r>
          <w:t xml:space="preserve">, the plane of</w:t>
        </w:r>
      </w:ins>
      <w:ins w:id="4953" w:author="PR Preview" w:date="2026-01-01T00:00:00Z">
        <w:r>
          <w:t xml:space="preserve"> </w:t>
        </w:r>
      </w:ins>
      <w:hyperlink w:anchor="exm-hyperplane-subspace">
        <w:ins w:id="4954" w:author="PR Preview" w:date="2026-01-01T00:00:00Z">
          <w:r>
            <w:rPr>
              <w:rStyle w:val="Hyperlink"/>
            </w:rPr>
            <w:t xml:space="preserve">Example 70</w:t>
          </w:r>
        </w:ins>
      </w:hyperlink>
      <w:ins w:id="4955" w:author="PR Preview" w:date="2026-01-01T00:00:00Z">
        <w:r>
          <w:t xml:space="preserve">,</w:t>
        </w:r>
      </w:ins>
      <w:ins w:id="4956" w:author="PR Preview" w:date="2026-01-01T00:00:00Z">
        <w:r>
          <w:t xml:space="preserve"> </w:t>
        </w:r>
      </w:ins>
      <w:ins w:id="4957" w:author="PR Preview" w:date="2026-01-01T00:00:00Z">
        <w:r>
          <w:t xml:space="preserve">with the independent vectors</w:t>
        </w:r>
      </w:ins>
      <w:ins w:id="4958" w:author="PR Preview" w:date="2026-01-01T00:00:00Z">
        <w:r>
          <w:t xml:space="preserve"> </w:t>
        </w:r>
      </w:ins>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ins w:id="4959" w:author="PR Preview" w:date="2026-01-01T00:00:00Z">
        <w:r>
          <w:t xml:space="preserve"> </w:t>
        </w:r>
      </w:ins>
      <w:ins w:id="4960" w:author="PR Preview" w:date="2026-01-01T00:00:00Z">
        <w:r>
          <w:t xml:space="preserve">and</w:t>
        </w:r>
      </w:ins>
      <w:ins w:id="4961" w:author="PR Preview" w:date="2026-01-01T00:00:00Z">
        <w:r>
          <w:t xml:space="preserve"> </w:t>
        </w:r>
      </w:ins>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ins w:id="4962" w:author="PR Preview" w:date="2026-01-01T00:00:00Z">
        <w:r>
          <w:t xml:space="preserve"> </w:t>
        </w:r>
      </w:ins>
      <w:ins w:id="4963" w:author="PR Preview" w:date="2026-01-01T00:00:00Z">
        <w:r>
          <w:t xml:space="preserve">in</w:t>
        </w:r>
      </w:ins>
      <w:ins w:id="4964" w:author="PR Preview" w:date="2026-01-01T00:00:00Z">
        <w:r>
          <w:t xml:space="preserve"> </w:t>
        </w:r>
      </w:ins>
      <m:oMath>
        <m:sSub>
          <m:e>
            <m:r>
              <m:rPr>
                <m:scr m:val="script"/>
                <m:sty m:val="p"/>
              </m:rPr>
              <m:t>H</m:t>
            </m:r>
          </m:e>
          <m:sub>
            <m:r>
              <m:t>0</m:t>
            </m:r>
          </m:sub>
        </m:sSub>
      </m:oMath>
      <w:ins w:id="4965" w:author="PR Preview" w:date="2026-01-01T00:00:00Z">
        <w:r>
          <w:t xml:space="preserve">.</w:t>
        </w:r>
      </w:ins>
      <w:ins w:id="4966" w:author="PR Preview" w:date="2026-01-01T00:00:00Z">
        <w:r>
          <w:t xml:space="preserve"> </w:t>
        </w:r>
      </w:ins>
      <w:ins w:id="4967" w:author="PR Preview" w:date="2026-01-01T00:00:00Z">
        <w:r>
          <w:t xml:space="preserve">The code evaluates</w:t>
        </w:r>
      </w:ins>
      <w:ins w:id="4968" w:author="PR Preview" w:date="2026-01-01T00:00:00Z">
        <w:r>
          <w:t xml:space="preserve"> </w:t>
        </w:r>
      </w:ins>
      <m:oMath>
        <m:acc>
          <m:accPr>
            <m:chr m:val="̃"/>
          </m:accPr>
          <m:e>
            <m:r>
              <m:t>w</m:t>
            </m:r>
          </m:e>
        </m:acc>
        <m:r>
          <m:rPr>
            <m:sty m:val="p"/>
          </m:rPr>
          <m:t>⋅</m:t>
        </m:r>
        <m:acc>
          <m:accPr>
            <m:chr m:val="̃"/>
          </m:accPr>
          <m:e>
            <m:r>
              <m:t>x</m:t>
            </m:r>
          </m:e>
        </m:acc>
        <m:r>
          <m:rPr>
            <m:sty m:val="p"/>
          </m:rPr>
          <m:t>+</m:t>
        </m:r>
        <m:r>
          <m:t>b</m:t>
        </m:r>
      </m:oMath>
      <w:ins w:id="4969" w:author="PR Preview" w:date="2026-01-01T00:00:00Z">
        <w:r>
          <w:t xml:space="preserve"> </w:t>
        </w:r>
      </w:ins>
      <w:ins w:id="4970" w:author="PR Preview" w:date="2026-01-01T00:00:00Z">
        <w:r>
          <w:t xml:space="preserve">at the origin</w:t>
        </w:r>
      </w:ins>
      <w:ins w:id="4971" w:author="PR Preview" w:date="2026-01-01T00:00:00Z">
        <w:r>
          <w:t xml:space="preserve"> </w:t>
        </w:r>
      </w:ins>
      <w:ins w:id="4972" w:author="PR Preview" w:date="2026-01-01T00:00:00Z">
        <w:r>
          <w:t xml:space="preserve">and at points</w:t>
        </w:r>
      </w:ins>
      <w:ins w:id="4973" w:author="PR Preview" w:date="2026-01-01T00:00:00Z">
        <w:r>
          <w:t xml:space="preserve"> </w:t>
        </w:r>
      </w:ins>
      <m:oMath>
        <m:sSub>
          <m:e>
            <m:acc>
              <m:accPr>
                <m:chr m:val="̃"/>
              </m:accPr>
              <m:e>
                <m:r>
                  <m:t>x</m:t>
                </m:r>
              </m:e>
            </m:acc>
          </m:e>
          <m:sub>
            <m:r>
              <m:t>0</m:t>
            </m:r>
          </m:sub>
        </m:sSub>
        <m:r>
          <m:rPr>
            <m:sty m:val="p"/>
          </m:rPr>
          <m:t>+</m:t>
        </m:r>
        <m:r>
          <m:t>t</m:t>
        </m:r>
        <m:r>
          <m:t> </m:t>
        </m:r>
        <m:acc>
          <m:accPr>
            <m:chr m:val="̃"/>
          </m:accPr>
          <m:e>
            <m:r>
              <m:t>v</m:t>
            </m:r>
          </m:e>
        </m:acc>
      </m:oMath>
      <w:ins w:id="4974" w:author="PR Preview" w:date="2026-01-01T00:00:00Z">
        <w:r>
          <w:t xml:space="preserve"> </w:t>
        </w:r>
      </w:ins>
      <w:ins w:id="4975" w:author="PR Preview" w:date="2026-01-01T00:00:00Z">
        <w:r>
          <w:t xml:space="preserve">and</w:t>
        </w:r>
      </w:ins>
      <w:ins w:id="4976" w:author="PR Preview" w:date="2026-01-01T00:00:00Z">
        <w:r>
          <w:t xml:space="preserve"> </w:t>
        </w:r>
      </w:ins>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ins w:id="4977" w:author="PR Preview" w:date="2026-01-01T00:00:00Z">
        <w:r>
          <w:t xml:space="preserve">.</w:t>
        </w:r>
      </w:ins>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69"/>
    <w:bookmarkStart w:id="271" w:name="def-half-space"/>
    <w:p>
      <w:pPr>
        <w:pStyle w:val="BodyText"/>
      </w:pPr>
      <w:del w:id="4978" w:author="PR Preview" w:date="2026-01-01T00:00:00Z">
        <w:r>
          <w:rPr>
            <w:b/>
            <w:bCs/>
          </w:rPr>
          <w:delText xml:space="preserve">Definition 50 (Half-space)</w:delText>
        </w:r>
      </w:del>
      <w:del w:id="4979" w:author="PR Preview" w:date="2026-01-01T00:00:00Z">
        <w:r>
          <w:delText xml:space="preserve"> </w:delText>
        </w:r>
      </w:del>
      <w:del w:id="4980" w:author="PR Preview" w:date="2026-01-01T00:00:00Z">
        <w:r>
          <w:delText xml:space="preserve">Let</w:delText>
        </w:r>
      </w:del>
      <w:del w:id="4981" w:author="PR Preview" w:date="2026-01-01T00:00:00Z">
        <w:r>
          <w:delText xml:space="preserve"> </w:delText>
        </w:r>
      </w:del>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del w:id="4982" w:author="PR Preview" w:date="2026-01-01T00:00:00Z">
        <w:r>
          <w:delText xml:space="preserve"> </w:delText>
        </w:r>
      </w:del>
      <w:del w:id="4983" w:author="PR Preview" w:date="2026-01-01T00:00:00Z">
        <w:r>
          <w:delText xml:space="preserve">be a hyperplane (</w:delText>
        </w:r>
      </w:del>
      <w:hyperlink w:anchor="def-hyperplane">
        <w:del w:id="4984" w:author="PR Preview" w:date="2026-01-01T00:00:00Z">
          <w:r>
            <w:rPr>
              <w:rStyle w:val="Hyperlink"/>
            </w:rPr>
            <w:delText xml:space="preserve">Definition 36</w:delText>
          </w:r>
        </w:del>
      </w:hyperlink>
      <w:del w:id="4985" w:author="PR Preview" w:date="2026-01-01T00:00:00Z">
        <w:r>
          <w:delText xml:space="preserve">).</w:delText>
        </w:r>
      </w:del>
      <w:del w:id="4986" w:author="PR Preview" w:date="2026-01-01T00:00:00Z">
        <w:r>
          <w:delText xml:space="preserve"> </w:delText>
        </w:r>
      </w:del>
      <w:del w:id="4987" w:author="PR Preview" w:date="2026-01-01T00:00:00Z">
        <w:r>
          <w:delText xml:space="preserve">The two</w:delText>
        </w:r>
      </w:del>
      <w:del w:id="4988" w:author="PR Preview" w:date="2026-01-01T00:00:00Z">
        <w:r>
          <w:delText xml:space="preserve"> </w:delText>
        </w:r>
      </w:del>
      <w:del w:id="4989" w:author="PR Preview" w:date="2026-01-01T00:00:00Z">
        <w:r>
          <w:rPr>
            <w:b/>
            <w:bCs/>
          </w:rPr>
          <w:delText xml:space="preserve">open half-spaces</w:delText>
        </w:r>
      </w:del>
      <w:del w:id="4990" w:author="PR Preview" w:date="2026-01-01T00:00:00Z">
        <w:r>
          <w:delText xml:space="preserve"> </w:delText>
        </w:r>
      </w:del>
      <w:del w:id="4991" w:author="PR Preview" w:date="2026-01-01T00:00:00Z">
        <w:r>
          <w:delText xml:space="preserve">of</w:delText>
        </w:r>
      </w:del>
      <w:del w:id="4992" w:author="PR Preview" w:date="2026-01-01T00:00:00Z">
        <w:r>
          <w:delText xml:space="preserve"> </w:delText>
        </w:r>
      </w:del>
      <m:oMath>
        <m:r>
          <m:rPr>
            <m:scr m:val="script"/>
            <m:sty m:val="p"/>
          </m:rPr>
          <m:t>H</m:t>
        </m:r>
      </m:oMath>
      <w:del w:id="4993" w:author="PR Preview" w:date="2026-01-01T00:00:00Z">
        <w:r>
          <w:delText xml:space="preserve"> </w:delText>
        </w:r>
      </w:del>
      <w:del w:id="4994" w:author="PR Preview" w:date="2026-01-01T00:00:00Z">
        <w:r>
          <w:delText xml:space="preserve">are</w:delText>
        </w:r>
      </w:del>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del w:id="4995" w:author="PR Preview" w:date="2026-01-01T00:00:00Z">
        <w:r>
          <w:delText xml:space="preserve">The</w:delText>
        </w:r>
      </w:del>
      <w:del w:id="4996" w:author="PR Preview" w:date="2026-01-01T00:00:00Z">
        <w:r>
          <w:delText xml:space="preserve"> </w:delText>
        </w:r>
      </w:del>
      <w:del w:id="4997" w:author="PR Preview" w:date="2026-01-01T00:00:00Z">
        <w:r>
          <w:rPr>
            <w:b/>
            <w:bCs/>
          </w:rPr>
          <w:delText xml:space="preserve">closed half-spaces</w:delText>
        </w:r>
      </w:del>
      <w:del w:id="4998" w:author="PR Preview" w:date="2026-01-01T00:00:00Z">
        <w:r>
          <w:delText xml:space="preserve"> </w:delText>
        </w:r>
      </w:del>
      <w:del w:id="4999" w:author="PR Preview" w:date="2026-01-01T00:00:00Z">
        <w:r>
          <w:delText xml:space="preserve">also include</w:delText>
        </w:r>
      </w:del>
      <w:del w:id="5000" w:author="PR Preview" w:date="2026-01-01T00:00:00Z">
        <w:r>
          <w:delText xml:space="preserve"> </w:delText>
        </w:r>
      </w:del>
      <m:oMath>
        <m:r>
          <m:rPr>
            <m:scr m:val="script"/>
            <m:sty m:val="p"/>
          </m:rPr>
          <m:t>H</m:t>
        </m:r>
      </m:oMath>
      <w:del w:id="5001" w:author="PR Preview" w:date="2026-01-01T00:00:00Z">
        <w:r>
          <w:delText xml:space="preserve"> </w:delText>
        </w:r>
      </w:del>
      <w:del w:id="5002" w:author="PR Preview" w:date="2026-01-01T00:00:00Z">
        <w:r>
          <w:delText xml:space="preserve">itself:</w:delText>
        </w:r>
      </w:del>
      <w:del w:id="5003" w:author="PR Preview" w:date="2026-01-01T00:00:00Z">
        <w:r>
          <w:delText xml:space="preserve"> </w:delText>
        </w:r>
      </w:del>
      <m:oMath>
        <m:sSup>
          <m:e>
            <m:r>
              <m:rPr>
                <m:scr m:val="script"/>
                <m:sty m:val="p"/>
              </m:rPr>
              <m:t>H</m:t>
            </m:r>
          </m:e>
          <m:sup>
            <m:r>
              <m:rPr>
                <m:sty m:val="p"/>
              </m:rPr>
              <m:t>+</m:t>
            </m:r>
          </m:sup>
        </m:sSup>
        <m:r>
          <m:rPr>
            <m:sty m:val="p"/>
          </m:rPr>
          <m:t>∪</m:t>
        </m:r>
        <m:r>
          <m:rPr>
            <m:scr m:val="script"/>
            <m:sty m:val="p"/>
          </m:rPr>
          <m:t>H</m:t>
        </m:r>
      </m:oMath>
      <w:del w:id="5004" w:author="PR Preview" w:date="2026-01-01T00:00:00Z">
        <w:r>
          <w:delText xml:space="preserve"> </w:delText>
        </w:r>
      </w:del>
      <w:del w:id="5005" w:author="PR Preview" w:date="2026-01-01T00:00:00Z">
        <w:r>
          <w:delText xml:space="preserve">and</w:delText>
        </w:r>
      </w:del>
      <w:del w:id="5006" w:author="PR Preview" w:date="2026-01-01T00:00:00Z">
        <w:r>
          <w:delText xml:space="preserve"> </w:delText>
        </w:r>
      </w:del>
      <m:oMath>
        <m:sSup>
          <m:e>
            <m:r>
              <m:rPr>
                <m:scr m:val="script"/>
                <m:sty m:val="p"/>
              </m:rPr>
              <m:t>H</m:t>
            </m:r>
          </m:e>
          <m:sup>
            <m:r>
              <m:rPr>
                <m:sty m:val="p"/>
              </m:rPr>
              <m:t>−</m:t>
            </m:r>
          </m:sup>
        </m:sSup>
        <m:r>
          <m:rPr>
            <m:sty m:val="p"/>
          </m:rPr>
          <m:t>∪</m:t>
        </m:r>
        <m:r>
          <m:rPr>
            <m:scr m:val="script"/>
            <m:sty m:val="p"/>
          </m:rPr>
          <m:t>H</m:t>
        </m:r>
      </m:oMath>
      <w:del w:id="5007" w:author="PR Preview" w:date="2026-01-01T00:00:00Z">
        <w:r>
          <w:delText xml:space="preserve">.</w:delText>
        </w:r>
      </w:del>
      <w:del w:id="5008" w:author="PR Preview" w:date="2026-01-01T00:00:00Z">
        <w:r>
          <w:delText xml:space="preserve"> </w:delText>
        </w:r>
      </w:del>
      <w:del w:id="5009" w:author="PR Preview" w:date="2026-01-01T00:00:00Z">
        <w:r>
          <w:delText xml:space="preserve">Every point of</w:delText>
        </w:r>
      </w:del>
      <w:del w:id="5010" w:author="PR Preview" w:date="2026-01-01T00:00:00Z">
        <w:r>
          <w:delText xml:space="preserve"> </w:delText>
        </w:r>
      </w:del>
      <m:oMath>
        <m:sSup>
          <m:e>
            <m:r>
              <m:rPr>
                <m:scr m:val="double-struck"/>
                <m:sty m:val="p"/>
              </m:rPr>
              <m:t>R</m:t>
            </m:r>
          </m:e>
          <m:sup>
            <m:r>
              <m:t>p</m:t>
            </m:r>
          </m:sup>
        </m:sSup>
      </m:oMath>
      <w:del w:id="5011" w:author="PR Preview" w:date="2026-01-01T00:00:00Z">
        <w:r>
          <w:delText xml:space="preserve"> </w:delText>
        </w:r>
      </w:del>
      <w:del w:id="5012" w:author="PR Preview" w:date="2026-01-01T00:00:00Z">
        <w:r>
          <w:delText xml:space="preserve">is in exactly one of</w:delText>
        </w:r>
      </w:del>
      <w:del w:id="5013" w:author="PR Preview" w:date="2026-01-01T00:00:00Z">
        <w:r>
          <w:delText xml:space="preserve"> </w:delText>
        </w:r>
      </w:del>
      <m:oMath>
        <m:sSup>
          <m:e>
            <m:r>
              <m:rPr>
                <m:scr m:val="script"/>
                <m:sty m:val="p"/>
              </m:rPr>
              <m:t>H</m:t>
            </m:r>
          </m:e>
          <m:sup>
            <m:r>
              <m:rPr>
                <m:sty m:val="p"/>
              </m:rPr>
              <m:t>+</m:t>
            </m:r>
          </m:sup>
        </m:sSup>
      </m:oMath>
      <w:del w:id="5014" w:author="PR Preview" w:date="2026-01-01T00:00:00Z">
        <w:r>
          <w:delText xml:space="preserve">,</w:delText>
        </w:r>
      </w:del>
      <w:del w:id="5015" w:author="PR Preview" w:date="2026-01-01T00:00:00Z">
        <w:r>
          <w:delText xml:space="preserve"> </w:delText>
        </w:r>
      </w:del>
      <m:oMath>
        <m:r>
          <m:rPr>
            <m:scr m:val="script"/>
            <m:sty m:val="p"/>
          </m:rPr>
          <m:t>H</m:t>
        </m:r>
      </m:oMath>
      <w:del w:id="5016" w:author="PR Preview" w:date="2026-01-01T00:00:00Z">
        <w:r>
          <w:delText xml:space="preserve"> </w:delText>
        </w:r>
      </w:del>
      <w:del w:id="5017" w:author="PR Preview" w:date="2026-01-01T00:00:00Z">
        <w:r>
          <w:delText xml:space="preserve">and</w:delText>
        </w:r>
      </w:del>
      <w:del w:id="5018" w:author="PR Preview" w:date="2026-01-01T00:00:00Z">
        <w:r>
          <w:delText xml:space="preserve"> </w:delText>
        </w:r>
      </w:del>
      <m:oMath>
        <m:sSup>
          <m:e>
            <m:r>
              <m:rPr>
                <m:scr m:val="script"/>
                <m:sty m:val="p"/>
              </m:rPr>
              <m:t>H</m:t>
            </m:r>
          </m:e>
          <m:sup>
            <m:r>
              <m:rPr>
                <m:sty m:val="p"/>
              </m:rPr>
              <m:t>−</m:t>
            </m:r>
          </m:sup>
        </m:sSup>
      </m:oMath>
      <w:del w:id="5019" w:author="PR Preview" w:date="2026-01-01T00:00:00Z">
        <w:r>
          <w:delText xml:space="preserve">,</w:delText>
        </w:r>
      </w:del>
      <w:del w:id="5020" w:author="PR Preview" w:date="2026-01-01T00:00:00Z">
        <w:r>
          <w:delText xml:space="preserve"> </w:delText>
        </w:r>
      </w:del>
      <w:del w:id="5021" w:author="PR Preview" w:date="2026-01-01T00:00:00Z">
        <w:r>
          <w:delText xml:space="preserve">because the number</w:delText>
        </w:r>
      </w:del>
      <w:del w:id="5022" w:author="PR Preview" w:date="2026-01-01T00:00:00Z">
        <w:r>
          <w:delText xml:space="preserve"> </w:delText>
        </w:r>
      </w:del>
      <m:oMath>
        <m:acc>
          <m:accPr>
            <m:chr m:val="̃"/>
          </m:accPr>
          <m:e>
            <m:r>
              <m:t>w</m:t>
            </m:r>
          </m:e>
        </m:acc>
        <m:r>
          <m:rPr>
            <m:sty m:val="p"/>
          </m:rPr>
          <m:t>⋅</m:t>
        </m:r>
        <m:acc>
          <m:accPr>
            <m:chr m:val="̃"/>
          </m:accPr>
          <m:e>
            <m:r>
              <m:t>x</m:t>
            </m:r>
          </m:e>
        </m:acc>
        <m:r>
          <m:rPr>
            <m:sty m:val="p"/>
          </m:rPr>
          <m:t>+</m:t>
        </m:r>
        <m:r>
          <m:t>b</m:t>
        </m:r>
      </m:oMath>
      <w:del w:id="5023" w:author="PR Preview" w:date="2026-01-01T00:00:00Z">
        <w:r>
          <w:delText xml:space="preserve"> </w:delText>
        </w:r>
      </w:del>
      <w:del w:id="5024" w:author="PR Preview" w:date="2026-01-01T00:00:00Z">
        <w:r>
          <w:delText xml:space="preserve">is positive, zero or negative.</w:delText>
        </w:r>
      </w:del>
      <w:del w:id="5025" w:author="PR Preview" w:date="2026-01-01T00:00:00Z">
        <w:r>
          <w:delText xml:space="preserve"> </w:delText>
        </w:r>
      </w:del>
      <w:del w:id="5026" w:author="PR Preview" w:date="2026-01-01T00:00:00Z">
        <w:r>
          <w:delText xml:space="preserve">The vector</w:delText>
        </w:r>
      </w:del>
      <w:del w:id="5027" w:author="PR Preview" w:date="2026-01-01T00:00:00Z">
        <w:r>
          <w:delText xml:space="preserve"> </w:delText>
        </w:r>
      </w:del>
      <m:oMath>
        <m:acc>
          <m:accPr>
            <m:chr m:val="̃"/>
          </m:accPr>
          <m:e>
            <m:r>
              <m:t>w</m:t>
            </m:r>
          </m:e>
        </m:acc>
      </m:oMath>
      <w:del w:id="5028" w:author="PR Preview" w:date="2026-01-01T00:00:00Z">
        <w:r>
          <w:delText xml:space="preserve"> </w:delText>
        </w:r>
      </w:del>
      <w:del w:id="5029" w:author="PR Preview" w:date="2026-01-01T00:00:00Z">
        <w:r>
          <w:delText xml:space="preserve">points into</w:delText>
        </w:r>
      </w:del>
      <w:del w:id="5030" w:author="PR Preview" w:date="2026-01-01T00:00:00Z">
        <w:r>
          <w:delText xml:space="preserve"> </w:delText>
        </w:r>
      </w:del>
      <m:oMath>
        <m:sSup>
          <m:e>
            <m:r>
              <m:rPr>
                <m:scr m:val="script"/>
                <m:sty m:val="p"/>
              </m:rPr>
              <m:t>H</m:t>
            </m:r>
          </m:e>
          <m:sup>
            <m:r>
              <m:rPr>
                <m:sty m:val="p"/>
              </m:rPr>
              <m:t>+</m:t>
            </m:r>
          </m:sup>
        </m:sSup>
      </m:oMath>
      <w:del w:id="5031" w:author="PR Preview" w:date="2026-01-01T00:00:00Z">
        <w:r>
          <w:delText xml:space="preserve">:</w:delText>
        </w:r>
      </w:del>
      <w:del w:id="5032" w:author="PR Preview" w:date="2026-01-01T00:00:00Z">
        <w:r>
          <w:delText xml:space="preserve"> </w:delText>
        </w:r>
      </w:del>
      <w:del w:id="5033" w:author="PR Preview" w:date="2026-01-01T00:00:00Z">
        <w:r>
          <w:delText xml:space="preserve">the number</w:delText>
        </w:r>
      </w:del>
      <w:del w:id="5034" w:author="PR Preview" w:date="2026-01-01T00:00:00Z">
        <w:r>
          <w:delText xml:space="preserve"> </w:delText>
        </w:r>
      </w:del>
      <m:oMath>
        <m:acc>
          <m:accPr>
            <m:chr m:val="̃"/>
          </m:accPr>
          <m:e>
            <m:r>
              <m:t>w</m:t>
            </m:r>
          </m:e>
        </m:acc>
        <m:r>
          <m:rPr>
            <m:sty m:val="p"/>
          </m:rPr>
          <m:t>⋅</m:t>
        </m:r>
        <m:acc>
          <m:accPr>
            <m:chr m:val="̃"/>
          </m:accPr>
          <m:e>
            <m:r>
              <m:t>x</m:t>
            </m:r>
          </m:e>
        </m:acc>
        <m:r>
          <m:rPr>
            <m:sty m:val="p"/>
          </m:rPr>
          <m:t>+</m:t>
        </m:r>
        <m:r>
          <m:t>b</m:t>
        </m:r>
      </m:oMath>
      <w:del w:id="5035" w:author="PR Preview" w:date="2026-01-01T00:00:00Z">
        <w:r>
          <w:delText xml:space="preserve"> </w:delText>
        </w:r>
      </w:del>
      <w:del w:id="5036" w:author="PR Preview" w:date="2026-01-01T00:00:00Z">
        <w:r>
          <w:delText xml:space="preserve">goes up when</w:delText>
        </w:r>
      </w:del>
      <w:del w:id="5037" w:author="PR Preview" w:date="2026-01-01T00:00:00Z">
        <w:r>
          <w:delText xml:space="preserve"> </w:delText>
        </w:r>
      </w:del>
      <m:oMath>
        <m:acc>
          <m:accPr>
            <m:chr m:val="̃"/>
          </m:accPr>
          <m:e>
            <m:r>
              <m:t>x</m:t>
            </m:r>
          </m:e>
        </m:acc>
      </m:oMath>
      <w:del w:id="5038" w:author="PR Preview" w:date="2026-01-01T00:00:00Z">
        <w:r>
          <w:delText xml:space="preserve"> </w:delText>
        </w:r>
      </w:del>
      <w:del w:id="5039" w:author="PR Preview" w:date="2026-01-01T00:00:00Z">
        <w:r>
          <w:delText xml:space="preserve">moves in the direction</w:delText>
        </w:r>
      </w:del>
      <w:del w:id="5040" w:author="PR Preview" w:date="2026-01-01T00:00:00Z">
        <w:r>
          <w:delText xml:space="preserve"> </w:delText>
        </w:r>
      </w:del>
      <m:oMath>
        <m:acc>
          <m:accPr>
            <m:chr m:val="̃"/>
          </m:accPr>
          <m:e>
            <m:r>
              <m:t>w</m:t>
            </m:r>
          </m:e>
        </m:acc>
      </m:oMath>
      <w:del w:id="5041" w:author="PR Preview" w:date="2026-01-01T00:00:00Z">
        <w:r>
          <w:delText xml:space="preserve">.</w:delText>
        </w:r>
      </w:del>
    </w:p>
    <w:p>
      <w:pPr>
        <w:pStyle w:val="BodyText"/>
      </w:pPr>
      <w:ins w:id="5042" w:author="PR Preview" w:date="2026-01-01T00:00:00Z">
        <w:r>
          <w:rPr>
            <w:b/>
            <w:bCs/>
          </w:rPr>
          <w:t xml:space="preserve">Definition 53 (Half-space)</w:t>
        </w:r>
      </w:ins>
      <w:ins w:id="5043" w:author="PR Preview" w:date="2026-01-01T00:00:00Z">
        <w:r>
          <w:t xml:space="preserve"> </w:t>
        </w:r>
      </w:ins>
      <w:ins w:id="5044" w:author="PR Preview" w:date="2026-01-01T00:00:00Z">
        <w:r>
          <w:t xml:space="preserve">Let</w:t>
        </w:r>
      </w:ins>
      <w:ins w:id="5045" w:author="PR Preview" w:date="2026-01-01T00:00:00Z">
        <w:r>
          <w:t xml:space="preserve"> </w:t>
        </w:r>
      </w:ins>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ins w:id="5046" w:author="PR Preview" w:date="2026-01-01T00:00:00Z">
        <w:r>
          <w:t xml:space="preserve"> </w:t>
        </w:r>
      </w:ins>
      <w:ins w:id="5047" w:author="PR Preview" w:date="2026-01-01T00:00:00Z">
        <w:r>
          <w:t xml:space="preserve">be a hyperplane (</w:t>
        </w:r>
      </w:ins>
      <w:hyperlink w:anchor="def-hyperplane">
        <w:ins w:id="5048" w:author="PR Preview" w:date="2026-01-01T00:00:00Z">
          <w:r>
            <w:rPr>
              <w:rStyle w:val="Hyperlink"/>
            </w:rPr>
            <w:t xml:space="preserve">Definition 36</w:t>
          </w:r>
        </w:ins>
      </w:hyperlink>
      <w:ins w:id="5049" w:author="PR Preview" w:date="2026-01-01T00:00:00Z">
        <w:r>
          <w:t xml:space="preserve">).</w:t>
        </w:r>
      </w:ins>
      <w:ins w:id="5050" w:author="PR Preview" w:date="2026-01-01T00:00:00Z">
        <w:r>
          <w:t xml:space="preserve"> </w:t>
        </w:r>
      </w:ins>
      <w:ins w:id="5051" w:author="PR Preview" w:date="2026-01-01T00:00:00Z">
        <w:r>
          <w:t xml:space="preserve">The two</w:t>
        </w:r>
      </w:ins>
      <w:ins w:id="5052" w:author="PR Preview" w:date="2026-01-01T00:00:00Z">
        <w:r>
          <w:t xml:space="preserve"> </w:t>
        </w:r>
      </w:ins>
      <w:ins w:id="5053" w:author="PR Preview" w:date="2026-01-01T00:00:00Z">
        <w:r>
          <w:rPr>
            <w:b/>
            <w:bCs/>
          </w:rPr>
          <w:t xml:space="preserve">open half-spaces</w:t>
        </w:r>
      </w:ins>
      <w:ins w:id="5054" w:author="PR Preview" w:date="2026-01-01T00:00:00Z">
        <w:r>
          <w:t xml:space="preserve"> </w:t>
        </w:r>
      </w:ins>
      <w:ins w:id="5055" w:author="PR Preview" w:date="2026-01-01T00:00:00Z">
        <w:r>
          <w:t xml:space="preserve">of</w:t>
        </w:r>
      </w:ins>
      <w:ins w:id="5056" w:author="PR Preview" w:date="2026-01-01T00:00:00Z">
        <w:r>
          <w:t xml:space="preserve"> </w:t>
        </w:r>
      </w:ins>
      <m:oMath>
        <m:r>
          <m:rPr>
            <m:scr m:val="script"/>
            <m:sty m:val="p"/>
          </m:rPr>
          <m:t>H</m:t>
        </m:r>
      </m:oMath>
      <w:ins w:id="5057" w:author="PR Preview" w:date="2026-01-01T00:00:00Z">
        <w:r>
          <w:t xml:space="preserve"> </w:t>
        </w:r>
      </w:ins>
      <w:ins w:id="5058" w:author="PR Preview" w:date="2026-01-01T00:00:00Z">
        <w:r>
          <w:t xml:space="preserve">are</w:t>
        </w:r>
      </w:ins>
    </w:p>
    <w:p>
      <w:pPr>
        <w:pStyle w:val="BodyText"/>
      </w:pPr>
      <w:bookmarkStart w:id="270"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0"/>
    </w:p>
    <w:p>
      <w:pPr>
        <w:pStyle w:val="FirstParagraph"/>
      </w:pPr>
      <w:ins w:id="5059" w:author="PR Preview" w:date="2026-01-01T00:00:00Z">
        <w:r>
          <w:t xml:space="preserve">The</w:t>
        </w:r>
      </w:ins>
      <w:ins w:id="5060" w:author="PR Preview" w:date="2026-01-01T00:00:00Z">
        <w:r>
          <w:t xml:space="preserve"> </w:t>
        </w:r>
      </w:ins>
      <w:ins w:id="5061" w:author="PR Preview" w:date="2026-01-01T00:00:00Z">
        <w:r>
          <w:rPr>
            <w:b/>
            <w:bCs/>
          </w:rPr>
          <w:t xml:space="preserve">closed half-spaces</w:t>
        </w:r>
      </w:ins>
      <w:ins w:id="5062" w:author="PR Preview" w:date="2026-01-01T00:00:00Z">
        <w:r>
          <w:t xml:space="preserve"> </w:t>
        </w:r>
      </w:ins>
      <w:ins w:id="5063" w:author="PR Preview" w:date="2026-01-01T00:00:00Z">
        <w:r>
          <w:t xml:space="preserve">also include</w:t>
        </w:r>
      </w:ins>
      <w:ins w:id="5064" w:author="PR Preview" w:date="2026-01-01T00:00:00Z">
        <w:r>
          <w:t xml:space="preserve"> </w:t>
        </w:r>
      </w:ins>
      <m:oMath>
        <m:r>
          <m:rPr>
            <m:scr m:val="script"/>
            <m:sty m:val="p"/>
          </m:rPr>
          <m:t>H</m:t>
        </m:r>
      </m:oMath>
      <w:ins w:id="5065" w:author="PR Preview" w:date="2026-01-01T00:00:00Z">
        <w:r>
          <w:t xml:space="preserve"> </w:t>
        </w:r>
      </w:ins>
      <w:ins w:id="5066" w:author="PR Preview" w:date="2026-01-01T00:00:00Z">
        <w:r>
          <w:t xml:space="preserve">itself:</w:t>
        </w:r>
      </w:ins>
      <w:ins w:id="5067" w:author="PR Preview" w:date="2026-01-01T00:00:00Z">
        <w:r>
          <w:t xml:space="preserve"> </w:t>
        </w:r>
      </w:ins>
      <m:oMath>
        <m:sSup>
          <m:e>
            <m:r>
              <m:rPr>
                <m:scr m:val="script"/>
                <m:sty m:val="p"/>
              </m:rPr>
              <m:t>H</m:t>
            </m:r>
          </m:e>
          <m:sup>
            <m:r>
              <m:rPr>
                <m:sty m:val="p"/>
              </m:rPr>
              <m:t>+</m:t>
            </m:r>
          </m:sup>
        </m:sSup>
        <m:r>
          <m:rPr>
            <m:sty m:val="p"/>
          </m:rPr>
          <m:t>∪</m:t>
        </m:r>
        <m:r>
          <m:rPr>
            <m:scr m:val="script"/>
            <m:sty m:val="p"/>
          </m:rPr>
          <m:t>H</m:t>
        </m:r>
      </m:oMath>
      <w:ins w:id="5068" w:author="PR Preview" w:date="2026-01-01T00:00:00Z">
        <w:r>
          <w:t xml:space="preserve"> </w:t>
        </w:r>
      </w:ins>
      <w:ins w:id="5069" w:author="PR Preview" w:date="2026-01-01T00:00:00Z">
        <w:r>
          <w:t xml:space="preserve">and</w:t>
        </w:r>
      </w:ins>
      <w:ins w:id="5070" w:author="PR Preview" w:date="2026-01-01T00:00:00Z">
        <w:r>
          <w:t xml:space="preserve"> </w:t>
        </w:r>
      </w:ins>
      <m:oMath>
        <m:sSup>
          <m:e>
            <m:r>
              <m:rPr>
                <m:scr m:val="script"/>
                <m:sty m:val="p"/>
              </m:rPr>
              <m:t>H</m:t>
            </m:r>
          </m:e>
          <m:sup>
            <m:r>
              <m:rPr>
                <m:sty m:val="p"/>
              </m:rPr>
              <m:t>−</m:t>
            </m:r>
          </m:sup>
        </m:sSup>
        <m:r>
          <m:rPr>
            <m:sty m:val="p"/>
          </m:rPr>
          <m:t>∪</m:t>
        </m:r>
        <m:r>
          <m:rPr>
            <m:scr m:val="script"/>
            <m:sty m:val="p"/>
          </m:rPr>
          <m:t>H</m:t>
        </m:r>
      </m:oMath>
      <w:ins w:id="5071" w:author="PR Preview" w:date="2026-01-01T00:00:00Z">
        <w:r>
          <w:t xml:space="preserve">.</w:t>
        </w:r>
      </w:ins>
    </w:p>
    <w:bookmarkEnd w:id="271"/>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2" w:name="exm-half-space-plane"/>
    <w:p>
      <w:pPr>
        <w:pStyle w:val="BodyText"/>
      </w:pPr>
      <w:del w:id="5072" w:author="PR Preview" w:date="2026-01-01T00:00:00Z">
        <w:r>
          <w:rPr>
            <w:b/>
            <w:bCs/>
          </w:rPr>
          <w:delText xml:space="preserve">Example 69 (Half-spaces of a line in the plane)</w:delText>
        </w:r>
      </w:del>
      <w:del w:id="5073" w:author="PR Preview" w:date="2026-01-01T00:00:00Z">
        <w:r>
          <w:delText xml:space="preserve"> </w:delText>
        </w:r>
      </w:del>
      <w:del w:id="5074" w:author="PR Preview" w:date="2026-01-01T00:00:00Z">
        <w:r>
          <w:delText xml:space="preserve">Let</w:delText>
        </w:r>
      </w:del>
      <w:del w:id="5075" w:author="PR Preview" w:date="2026-01-01T00:00:00Z">
        <w:r>
          <w:delText xml:space="preserve"> </w:delText>
        </w:r>
      </w:del>
      <m:oMath>
        <m:r>
          <m:rPr>
            <m:scr m:val="script"/>
            <m:sty m:val="p"/>
          </m:rPr>
          <m:t>H</m:t>
        </m:r>
      </m:oMath>
      <w:del w:id="5076" w:author="PR Preview" w:date="2026-01-01T00:00:00Z">
        <w:r>
          <w:delText xml:space="preserve"> </w:delText>
        </w:r>
      </w:del>
      <w:del w:id="5077" w:author="PR Preview" w:date="2026-01-01T00:00:00Z">
        <w:r>
          <w:delText xml:space="preserve">be the line in</w:delText>
        </w:r>
      </w:del>
      <w:del w:id="5078" w:author="PR Preview" w:date="2026-01-01T00:00:00Z">
        <w:r>
          <w:delText xml:space="preserve"> </w:delText>
        </w:r>
      </w:del>
      <m:oMath>
        <m:sSup>
          <m:e>
            <m:r>
              <m:rPr>
                <m:scr m:val="double-struck"/>
                <m:sty m:val="p"/>
              </m:rPr>
              <m:t>R</m:t>
            </m:r>
          </m:e>
          <m:sup>
            <m:r>
              <m:t>2</m:t>
            </m:r>
          </m:sup>
        </m:sSup>
      </m:oMath>
      <w:del w:id="5079" w:author="PR Preview" w:date="2026-01-01T00:00:00Z">
        <w:r>
          <w:delText xml:space="preserve"> </w:delText>
        </w:r>
      </w:del>
      <w:del w:id="5080" w:author="PR Preview" w:date="2026-01-01T00:00:00Z">
        <w:r>
          <w:delText xml:space="preserve">with</w:delText>
        </w:r>
      </w:del>
      <w:del w:id="5081" w:author="PR Preview" w:date="2026-01-01T00:00:00Z">
        <w:r>
          <w:delText xml:space="preserve"> </w:delText>
        </w:r>
      </w:del>
      <m:oMath>
        <m:acc>
          <m:accPr>
            <m:chr m:val="̃"/>
          </m:accPr>
          <m:e>
            <m:r>
              <m:t>w</m:t>
            </m:r>
          </m:e>
        </m:acc>
        <m:r>
          <m:rPr>
            <m:sty m:val="p"/>
          </m:rPr>
          <m:t>=</m:t>
        </m:r>
        <m:r>
          <m:rPr>
            <m:sty m:val="p"/>
          </m:rPr>
          <m:t>(</m:t>
        </m:r>
        <m:r>
          <m:t>1</m:t>
        </m:r>
        <m:r>
          <m:rPr>
            <m:sty m:val="p"/>
          </m:rPr>
          <m:t>,</m:t>
        </m:r>
        <m:r>
          <m:t>2</m:t>
        </m:r>
        <m:r>
          <m:rPr>
            <m:sty m:val="p"/>
          </m:rPr>
          <m:t>)</m:t>
        </m:r>
      </m:oMath>
      <w:del w:id="5082" w:author="PR Preview" w:date="2026-01-01T00:00:00Z">
        <w:r>
          <w:delText xml:space="preserve"> </w:delText>
        </w:r>
      </w:del>
      <w:del w:id="5083" w:author="PR Preview" w:date="2026-01-01T00:00:00Z">
        <w:r>
          <w:delText xml:space="preserve">and</w:delText>
        </w:r>
      </w:del>
      <w:del w:id="5084" w:author="PR Preview" w:date="2026-01-01T00:00:00Z">
        <w:r>
          <w:delText xml:space="preserve"> </w:delText>
        </w:r>
      </w:del>
      <m:oMath>
        <m:r>
          <m:t>b</m:t>
        </m:r>
        <m:r>
          <m:rPr>
            <m:sty m:val="p"/>
          </m:rPr>
          <m:t>=</m:t>
        </m:r>
        <m:r>
          <m:rPr>
            <m:sty m:val="p"/>
          </m:rPr>
          <m:t>−</m:t>
        </m:r>
        <m:r>
          <m:t>2</m:t>
        </m:r>
      </m:oMath>
      <w:del w:id="5085" w:author="PR Preview" w:date="2026-01-01T00:00:00Z">
        <w:r>
          <w:delText xml:space="preserve"> </w:delText>
        </w:r>
      </w:del>
      <w:del w:id="5086" w:author="PR Preview" w:date="2026-01-01T00:00:00Z">
        <w:r>
          <w:delText xml:space="preserve">(</w:delText>
        </w:r>
      </w:del>
      <w:hyperlink w:anchor="def-hyperplane">
        <w:del w:id="5087" w:author="PR Preview" w:date="2026-01-01T00:00:00Z">
          <w:r>
            <w:rPr>
              <w:rStyle w:val="Hyperlink"/>
            </w:rPr>
            <w:delText xml:space="preserve">Definition 36</w:delText>
          </w:r>
        </w:del>
      </w:hyperlink>
      <w:del w:id="5088" w:author="PR Preview" w:date="2026-01-01T00:00:00Z">
        <w:r>
          <w:delText xml:space="preserve">),</w:delText>
        </w:r>
      </w:del>
      <w:del w:id="5089" w:author="PR Preview" w:date="2026-01-01T00:00:00Z">
        <w:r>
          <w:delText xml:space="preserve"> </w:delText>
        </w:r>
      </w:del>
      <w:del w:id="5090" w:author="PR Preview" w:date="2026-01-01T00:00:00Z">
        <w:r>
          <w:delText xml:space="preserve">so</w:delText>
        </w:r>
      </w:del>
      <w:del w:id="5091" w:author="PR Preview" w:date="2026-01-01T00:00:00Z">
        <w:r>
          <w:delText xml:space="preserve"> </w:delText>
        </w:r>
      </w:del>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del w:id="5092" w:author="PR Preview" w:date="2026-01-01T00:00:00Z">
        <w:r>
          <w:delText xml:space="preserve">.</w:delText>
        </w:r>
      </w:del>
      <w:del w:id="5093" w:author="PR Preview" w:date="2026-01-01T00:00:00Z">
        <w:r>
          <w:delText xml:space="preserve"> </w:delText>
        </w:r>
      </w:del>
      <w:del w:id="5094" w:author="PR Preview" w:date="2026-01-01T00:00:00Z">
        <w:r>
          <w:delText xml:space="preserve">Evaluate</w:delText>
        </w:r>
      </w:del>
      <w:del w:id="5095" w:author="PR Preview" w:date="2026-01-01T00:00:00Z">
        <w:r>
          <w:delText xml:space="preserve"> </w:delText>
        </w:r>
      </w:del>
      <m:oMath>
        <m:acc>
          <m:accPr>
            <m:chr m:val="̃"/>
          </m:accPr>
          <m:e>
            <m:r>
              <m:t>w</m:t>
            </m:r>
          </m:e>
        </m:acc>
        <m:r>
          <m:rPr>
            <m:sty m:val="p"/>
          </m:rPr>
          <m:t>⋅</m:t>
        </m:r>
        <m:acc>
          <m:accPr>
            <m:chr m:val="̃"/>
          </m:accPr>
          <m:e>
            <m:r>
              <m:t>x</m:t>
            </m:r>
          </m:e>
        </m:acc>
        <m:r>
          <m:rPr>
            <m:sty m:val="p"/>
          </m:rPr>
          <m:t>+</m:t>
        </m:r>
        <m:r>
          <m:t>b</m:t>
        </m:r>
      </m:oMath>
      <w:del w:id="5096" w:author="PR Preview" w:date="2026-01-01T00:00:00Z">
        <w:r>
          <w:delText xml:space="preserve"> </w:delText>
        </w:r>
      </w:del>
      <w:del w:id="5097" w:author="PR Preview" w:date="2026-01-01T00:00:00Z">
        <w:r>
          <w:delText xml:space="preserve">at three points (</w:delText>
        </w:r>
      </w:del>
      <w:hyperlink w:anchor="def-half-space">
        <w:del w:id="5098" w:author="PR Preview" w:date="2026-01-01T00:00:00Z">
          <w:r>
            <w:rPr>
              <w:rStyle w:val="Hyperlink"/>
            </w:rPr>
            <w:delText xml:space="preserve">Definition 50</w:delText>
          </w:r>
        </w:del>
      </w:hyperlink>
      <w:del w:id="5099" w:author="PR Preview" w:date="2026-01-01T00:00:00Z">
        <w:r>
          <w:delText xml:space="preserve">):</w:delText>
        </w:r>
      </w:del>
    </w:p>
    <w:p>
      <w:pPr>
        <w:pStyle w:val="BodyText"/>
      </w:pPr>
      <w:ins w:id="5100" w:author="PR Preview" w:date="2026-01-01T00:00:00Z">
        <w:r>
          <w:rPr>
            <w:b/>
            <w:bCs/>
          </w:rPr>
          <w:t xml:space="preserve">Example 72 (Half-spaces of a line in the plane)</w:t>
        </w:r>
      </w:ins>
      <w:ins w:id="5101" w:author="PR Preview" w:date="2026-01-01T00:00:00Z">
        <w:r>
          <w:t xml:space="preserve"> </w:t>
        </w:r>
      </w:ins>
      <w:ins w:id="5102" w:author="PR Preview" w:date="2026-01-01T00:00:00Z">
        <w:r>
          <w:t xml:space="preserve">Let</w:t>
        </w:r>
      </w:ins>
      <w:ins w:id="5103" w:author="PR Preview" w:date="2026-01-01T00:00:00Z">
        <w:r>
          <w:t xml:space="preserve"> </w:t>
        </w:r>
      </w:ins>
      <m:oMath>
        <m:r>
          <m:rPr>
            <m:scr m:val="script"/>
            <m:sty m:val="p"/>
          </m:rPr>
          <m:t>H</m:t>
        </m:r>
      </m:oMath>
      <w:ins w:id="5104" w:author="PR Preview" w:date="2026-01-01T00:00:00Z">
        <w:r>
          <w:t xml:space="preserve"> </w:t>
        </w:r>
      </w:ins>
      <w:ins w:id="5105" w:author="PR Preview" w:date="2026-01-01T00:00:00Z">
        <w:r>
          <w:t xml:space="preserve">be the line in</w:t>
        </w:r>
      </w:ins>
      <w:ins w:id="5106" w:author="PR Preview" w:date="2026-01-01T00:00:00Z">
        <w:r>
          <w:t xml:space="preserve"> </w:t>
        </w:r>
      </w:ins>
      <m:oMath>
        <m:sSup>
          <m:e>
            <m:r>
              <m:rPr>
                <m:scr m:val="double-struck"/>
                <m:sty m:val="p"/>
              </m:rPr>
              <m:t>R</m:t>
            </m:r>
          </m:e>
          <m:sup>
            <m:r>
              <m:t>2</m:t>
            </m:r>
          </m:sup>
        </m:sSup>
      </m:oMath>
      <w:ins w:id="5107" w:author="PR Preview" w:date="2026-01-01T00:00:00Z">
        <w:r>
          <w:t xml:space="preserve"> </w:t>
        </w:r>
      </w:ins>
      <w:ins w:id="5108" w:author="PR Preview" w:date="2026-01-01T00:00:00Z">
        <w:r>
          <w:t xml:space="preserve">with</w:t>
        </w:r>
      </w:ins>
      <w:ins w:id="5109" w:author="PR Preview" w:date="2026-01-01T00:00:00Z">
        <w:r>
          <w:t xml:space="preserve"> </w:t>
        </w:r>
      </w:ins>
      <m:oMath>
        <m:acc>
          <m:accPr>
            <m:chr m:val="̃"/>
          </m:accPr>
          <m:e>
            <m:r>
              <m:t>w</m:t>
            </m:r>
          </m:e>
        </m:acc>
        <m:r>
          <m:rPr>
            <m:sty m:val="p"/>
          </m:rPr>
          <m:t>=</m:t>
        </m:r>
        <m:r>
          <m:rPr>
            <m:sty m:val="p"/>
          </m:rPr>
          <m:t>(</m:t>
        </m:r>
        <m:r>
          <m:t>1</m:t>
        </m:r>
        <m:r>
          <m:rPr>
            <m:sty m:val="p"/>
          </m:rPr>
          <m:t>,</m:t>
        </m:r>
        <m:r>
          <m:t>2</m:t>
        </m:r>
        <m:r>
          <m:rPr>
            <m:sty m:val="p"/>
          </m:rPr>
          <m:t>)</m:t>
        </m:r>
      </m:oMath>
      <w:ins w:id="5110" w:author="PR Preview" w:date="2026-01-01T00:00:00Z">
        <w:r>
          <w:t xml:space="preserve"> </w:t>
        </w:r>
      </w:ins>
      <w:ins w:id="5111" w:author="PR Preview" w:date="2026-01-01T00:00:00Z">
        <w:r>
          <w:t xml:space="preserve">and</w:t>
        </w:r>
      </w:ins>
      <w:ins w:id="5112" w:author="PR Preview" w:date="2026-01-01T00:00:00Z">
        <w:r>
          <w:t xml:space="preserve"> </w:t>
        </w:r>
      </w:ins>
      <m:oMath>
        <m:r>
          <m:t>b</m:t>
        </m:r>
        <m:r>
          <m:rPr>
            <m:sty m:val="p"/>
          </m:rPr>
          <m:t>=</m:t>
        </m:r>
        <m:r>
          <m:rPr>
            <m:sty m:val="p"/>
          </m:rPr>
          <m:t>−</m:t>
        </m:r>
        <m:r>
          <m:t>2</m:t>
        </m:r>
      </m:oMath>
      <w:ins w:id="5113" w:author="PR Preview" w:date="2026-01-01T00:00:00Z">
        <w:r>
          <w:t xml:space="preserve"> </w:t>
        </w:r>
      </w:ins>
      <w:ins w:id="5114" w:author="PR Preview" w:date="2026-01-01T00:00:00Z">
        <w:r>
          <w:t xml:space="preserve">(</w:t>
        </w:r>
      </w:ins>
      <w:hyperlink w:anchor="def-hyperplane">
        <w:ins w:id="5115" w:author="PR Preview" w:date="2026-01-01T00:00:00Z">
          <w:r>
            <w:rPr>
              <w:rStyle w:val="Hyperlink"/>
            </w:rPr>
            <w:t xml:space="preserve">Definition 36</w:t>
          </w:r>
        </w:ins>
      </w:hyperlink>
      <w:ins w:id="5116" w:author="PR Preview" w:date="2026-01-01T00:00:00Z">
        <w:r>
          <w:t xml:space="preserve">),</w:t>
        </w:r>
      </w:ins>
      <w:ins w:id="5117" w:author="PR Preview" w:date="2026-01-01T00:00:00Z">
        <w:r>
          <w:t xml:space="preserve"> </w:t>
        </w:r>
      </w:ins>
      <w:ins w:id="5118" w:author="PR Preview" w:date="2026-01-01T00:00:00Z">
        <w:r>
          <w:t xml:space="preserve">so</w:t>
        </w:r>
      </w:ins>
      <w:ins w:id="5119" w:author="PR Preview" w:date="2026-01-01T00:00:00Z">
        <w:r>
          <w:t xml:space="preserve"> </w:t>
        </w:r>
      </w:ins>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ins w:id="5120" w:author="PR Preview" w:date="2026-01-01T00:00:00Z">
        <w:r>
          <w:t xml:space="preserve">.</w:t>
        </w:r>
      </w:ins>
      <w:ins w:id="5121" w:author="PR Preview" w:date="2026-01-01T00:00:00Z">
        <w:r>
          <w:t xml:space="preserve"> </w:t>
        </w:r>
      </w:ins>
      <w:ins w:id="5122" w:author="PR Preview" w:date="2026-01-01T00:00:00Z">
        <w:r>
          <w:t xml:space="preserve">Evaluate</w:t>
        </w:r>
      </w:ins>
      <w:ins w:id="5123" w:author="PR Preview" w:date="2026-01-01T00:00:00Z">
        <w:r>
          <w:t xml:space="preserve"> </w:t>
        </w:r>
      </w:ins>
      <m:oMath>
        <m:acc>
          <m:accPr>
            <m:chr m:val="̃"/>
          </m:accPr>
          <m:e>
            <m:r>
              <m:t>w</m:t>
            </m:r>
          </m:e>
        </m:acc>
        <m:r>
          <m:rPr>
            <m:sty m:val="p"/>
          </m:rPr>
          <m:t>⋅</m:t>
        </m:r>
        <m:acc>
          <m:accPr>
            <m:chr m:val="̃"/>
          </m:accPr>
          <m:e>
            <m:r>
              <m:t>x</m:t>
            </m:r>
          </m:e>
        </m:acc>
        <m:r>
          <m:rPr>
            <m:sty m:val="p"/>
          </m:rPr>
          <m:t>+</m:t>
        </m:r>
        <m:r>
          <m:t>b</m:t>
        </m:r>
      </m:oMath>
      <w:ins w:id="5124" w:author="PR Preview" w:date="2026-01-01T00:00:00Z">
        <w:r>
          <w:t xml:space="preserve"> </w:t>
        </w:r>
      </w:ins>
      <w:ins w:id="5125" w:author="PR Preview" w:date="2026-01-01T00:00:00Z">
        <w:r>
          <w:t xml:space="preserve">at three points (</w:t>
        </w:r>
      </w:ins>
      <w:hyperlink w:anchor="def-half-space">
        <w:ins w:id="5126" w:author="PR Preview" w:date="2026-01-01T00:00:00Z">
          <w:r>
            <w:rPr>
              <w:rStyle w:val="Hyperlink"/>
            </w:rPr>
            <w:t xml:space="preserve">Definition 53</w:t>
          </w:r>
        </w:ins>
      </w:hyperlink>
      <w:ins w:id="5127" w:author="PR Preview" w:date="2026-01-01T00:00:00Z">
        <w:r>
          <w:t xml:space="preserve">):</w:t>
        </w:r>
      </w:ins>
    </w:p>
    <w:p>
      <w:pPr>
        <w:pStyle w:val="Compact"/>
        <w:numPr>
          <w:ilvl w:val="0"/>
          <w:numId w:val="1030"/>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0"/>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0"/>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2"/>
    <w:bookmarkStart w:id="273" w:name="rem-half-space-sides"/>
    <w:p>
      <w:pPr>
        <w:pStyle w:val="BodyText"/>
      </w:pPr>
      <w:del w:id="5128" w:author="PR Preview" w:date="2026-01-01T00:00:00Z">
        <w:r>
          <w:rPr>
            <w:b/>
            <w:bCs/>
          </w:rPr>
          <w:delText xml:space="preserve">Theorem 41 (Differences of points in a hyperplane and in a half-space)</w:delText>
        </w:r>
      </w:del>
      <w:del w:id="5129" w:author="PR Preview" w:date="2026-01-01T00:00:00Z">
        <w:r>
          <w:delText xml:space="preserve"> </w:delText>
        </w:r>
      </w:del>
      <w:del w:id="5130" w:author="PR Preview" w:date="2026-01-01T00:00:00Z">
        <w:r>
          <w:delText xml:space="preserve">Let</w:delText>
        </w:r>
      </w:del>
      <w:del w:id="5131" w:author="PR Preview" w:date="2026-01-01T00:00:00Z">
        <w:r>
          <w:delText xml:space="preserve"> </w:delText>
        </w:r>
      </w:del>
      <m:oMath>
        <m:acc>
          <m:accPr>
            <m:chr m:val="̃"/>
          </m:accPr>
          <m:e>
            <m:r>
              <m:t>w</m:t>
            </m:r>
          </m:e>
        </m:acc>
        <m:r>
          <m:rPr>
            <m:sty m:val="p"/>
          </m:rPr>
          <m:t>∈</m:t>
        </m:r>
        <m:sSup>
          <m:e>
            <m:r>
              <m:rPr>
                <m:scr m:val="double-struck"/>
                <m:sty m:val="p"/>
              </m:rPr>
              <m:t>R</m:t>
            </m:r>
          </m:e>
          <m:sup>
            <m:r>
              <m:t>p</m:t>
            </m:r>
          </m:sup>
        </m:sSup>
      </m:oMath>
      <w:del w:id="5132" w:author="PR Preview" w:date="2026-01-01T00:00:00Z">
        <w:r>
          <w:delText xml:space="preserve"> </w:delText>
        </w:r>
      </w:del>
      <w:del w:id="5133" w:author="PR Preview" w:date="2026-01-01T00:00:00Z">
        <w:r>
          <w:delText xml:space="preserve">be nonzero, let</w:delText>
        </w:r>
      </w:del>
      <w:del w:id="5134" w:author="PR Preview" w:date="2026-01-01T00:00:00Z">
        <w:r>
          <w:delText xml:space="preserve"> </w:delText>
        </w:r>
      </w:del>
      <m:oMath>
        <m:r>
          <m:t>b</m:t>
        </m:r>
        <m:r>
          <m:rPr>
            <m:sty m:val="p"/>
          </m:rPr>
          <m:t>∈</m:t>
        </m:r>
        <m:r>
          <m:rPr>
            <m:scr m:val="double-struck"/>
            <m:sty m:val="p"/>
          </m:rPr>
          <m:t>R</m:t>
        </m:r>
      </m:oMath>
      <w:del w:id="5135" w:author="PR Preview" w:date="2026-01-01T00:00:00Z">
        <w:r>
          <w:delText xml:space="preserve">,</w:delText>
        </w:r>
      </w:del>
      <w:del w:id="5136" w:author="PR Preview" w:date="2026-01-01T00:00:00Z">
        <w:r>
          <w:delText xml:space="preserve"> </w:delText>
        </w:r>
      </w:del>
      <w:del w:id="5137" w:author="PR Preview" w:date="2026-01-01T00:00:00Z">
        <w:r>
          <w:delText xml:space="preserve">and let</w:delText>
        </w:r>
      </w:del>
      <w:del w:id="5138" w:author="PR Preview" w:date="2026-01-01T00:00:00Z">
        <w:r>
          <w:delText xml:space="preserve"> </w:delText>
        </w:r>
      </w:del>
      <m:oMath>
        <m:r>
          <m:rPr>
            <m:scr m:val="script"/>
            <m:sty m:val="p"/>
          </m:rPr>
          <m:t>H</m:t>
        </m:r>
      </m:oMath>
      <w:del w:id="5139" w:author="PR Preview" w:date="2026-01-01T00:00:00Z">
        <w:r>
          <w:delText xml:space="preserve">,</w:delText>
        </w:r>
      </w:del>
      <w:del w:id="5140" w:author="PR Preview" w:date="2026-01-01T00:00:00Z">
        <w:r>
          <w:delText xml:space="preserve"> </w:delText>
        </w:r>
      </w:del>
      <m:oMath>
        <m:sSup>
          <m:e>
            <m:r>
              <m:rPr>
                <m:scr m:val="script"/>
                <m:sty m:val="p"/>
              </m:rPr>
              <m:t>H</m:t>
            </m:r>
          </m:e>
          <m:sup>
            <m:r>
              <m:rPr>
                <m:sty m:val="p"/>
              </m:rPr>
              <m:t>+</m:t>
            </m:r>
          </m:sup>
        </m:sSup>
      </m:oMath>
      <w:del w:id="5141" w:author="PR Preview" w:date="2026-01-01T00:00:00Z">
        <w:r>
          <w:delText xml:space="preserve"> </w:delText>
        </w:r>
      </w:del>
      <w:del w:id="5142" w:author="PR Preview" w:date="2026-01-01T00:00:00Z">
        <w:r>
          <w:delText xml:space="preserve">be the hyperplane and open half-space of</w:delText>
        </w:r>
      </w:del>
      <w:del w:id="5143" w:author="PR Preview" w:date="2026-01-01T00:00:00Z">
        <w:r>
          <w:delText xml:space="preserve"> </w:delText>
        </w:r>
      </w:del>
      <w:hyperlink w:anchor="def-half-space">
        <w:del w:id="5144" w:author="PR Preview" w:date="2026-01-01T00:00:00Z">
          <w:r>
            <w:rPr>
              <w:rStyle w:val="Hyperlink"/>
            </w:rPr>
            <w:delText xml:space="preserve">Definition 50</w:delText>
          </w:r>
        </w:del>
      </w:hyperlink>
      <w:del w:id="5145" w:author="PR Preview" w:date="2026-01-01T00:00:00Z">
        <w:r>
          <w:delText xml:space="preserve">.</w:delText>
        </w:r>
      </w:del>
      <w:del w:id="5146" w:author="PR Preview" w:date="2026-01-01T00:00:00Z">
        <w:r>
          <w:delText xml:space="preserve"> </w:delText>
        </w:r>
      </w:del>
      <w:del w:id="5147" w:author="PR Preview" w:date="2026-01-01T00:00:00Z">
        <w:r>
          <w:delText xml:space="preserve">For a set</w:delText>
        </w:r>
      </w:del>
      <w:del w:id="5148" w:author="PR Preview" w:date="2026-01-01T00:00:00Z">
        <w:r>
          <w:delText xml:space="preserve"> </w:delText>
        </w:r>
      </w:del>
      <m:oMath>
        <m:r>
          <m:t>S</m:t>
        </m:r>
        <m:r>
          <m:rPr>
            <m:sty m:val="p"/>
          </m:rPr>
          <m:t>⊆</m:t>
        </m:r>
        <m:sSup>
          <m:e>
            <m:r>
              <m:rPr>
                <m:scr m:val="double-struck"/>
                <m:sty m:val="p"/>
              </m:rPr>
              <m:t>R</m:t>
            </m:r>
          </m:e>
          <m:sup>
            <m:r>
              <m:t>p</m:t>
            </m:r>
          </m:sup>
        </m:sSup>
      </m:oMath>
      <w:del w:id="5149" w:author="PR Preview" w:date="2026-01-01T00:00:00Z">
        <w:r>
          <w:delText xml:space="preserve">, let</w:delText>
        </w:r>
      </w:del>
      <w:del w:id="5150" w:author="PR Preview" w:date="2026-01-01T00:00:00Z">
        <w:r>
          <w:delText xml:space="preserve"> </w:delText>
        </w:r>
      </w:del>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del w:id="5151" w:author="PR Preview" w:date="2026-01-01T00:00:00Z">
        <w:r>
          <w:delText xml:space="preserve"> </w:delText>
        </w:r>
      </w:del>
      <w:del w:id="5152" w:author="PR Preview" w:date="2026-01-01T00:00:00Z">
        <w:r>
          <w:delText xml:space="preserve">be the set of differences of its points.</w:delText>
        </w:r>
      </w:del>
    </w:p>
    <w:p>
      <w:pPr>
        <w:pStyle w:val="BodyText"/>
      </w:pPr>
      <w:ins w:id="5153" w:author="PR Preview" w:date="2026-01-01T00:00:00Z">
        <w:r>
          <w:rPr>
            <w:i/>
            <w:iCs/>
          </w:rPr>
          <w:t xml:space="preserve">Remark 19</w:t>
        </w:r>
      </w:ins>
      <w:ins w:id="5154" w:author="PR Preview" w:date="2026-01-01T00:00:00Z">
        <w:r>
          <w:t xml:space="preserve"> (The two sides of a hyperplane). </w:t>
        </w:r>
      </w:ins>
      <w:ins w:id="5155" w:author="PR Preview" w:date="2026-01-01T00:00:00Z">
        <w:r>
          <w:t xml:space="preserve">Every point of</w:t>
        </w:r>
      </w:ins>
      <w:ins w:id="5156" w:author="PR Preview" w:date="2026-01-01T00:00:00Z">
        <w:r>
          <w:t xml:space="preserve"> </w:t>
        </w:r>
      </w:ins>
      <m:oMath>
        <m:sSup>
          <m:e>
            <m:r>
              <m:rPr>
                <m:scr m:val="double-struck"/>
                <m:sty m:val="p"/>
              </m:rPr>
              <m:t>R</m:t>
            </m:r>
          </m:e>
          <m:sup>
            <m:r>
              <m:t>p</m:t>
            </m:r>
          </m:sup>
        </m:sSup>
      </m:oMath>
      <w:ins w:id="5157" w:author="PR Preview" w:date="2026-01-01T00:00:00Z">
        <w:r>
          <w:t xml:space="preserve"> </w:t>
        </w:r>
      </w:ins>
      <w:ins w:id="5158" w:author="PR Preview" w:date="2026-01-01T00:00:00Z">
        <w:r>
          <w:t xml:space="preserve">is in exactly one of</w:t>
        </w:r>
      </w:ins>
      <w:ins w:id="5159" w:author="PR Preview" w:date="2026-01-01T00:00:00Z">
        <w:r>
          <w:t xml:space="preserve"> </w:t>
        </w:r>
      </w:ins>
      <m:oMath>
        <m:sSup>
          <m:e>
            <m:r>
              <m:rPr>
                <m:scr m:val="script"/>
                <m:sty m:val="p"/>
              </m:rPr>
              <m:t>H</m:t>
            </m:r>
          </m:e>
          <m:sup>
            <m:r>
              <m:rPr>
                <m:sty m:val="p"/>
              </m:rPr>
              <m:t>+</m:t>
            </m:r>
          </m:sup>
        </m:sSup>
      </m:oMath>
      <w:ins w:id="5160" w:author="PR Preview" w:date="2026-01-01T00:00:00Z">
        <w:r>
          <w:t xml:space="preserve">,</w:t>
        </w:r>
      </w:ins>
      <w:ins w:id="5161" w:author="PR Preview" w:date="2026-01-01T00:00:00Z">
        <w:r>
          <w:t xml:space="preserve"> </w:t>
        </w:r>
      </w:ins>
      <m:oMath>
        <m:r>
          <m:rPr>
            <m:scr m:val="script"/>
            <m:sty m:val="p"/>
          </m:rPr>
          <m:t>H</m:t>
        </m:r>
      </m:oMath>
      <w:ins w:id="5162" w:author="PR Preview" w:date="2026-01-01T00:00:00Z">
        <w:r>
          <w:t xml:space="preserve"> </w:t>
        </w:r>
      </w:ins>
      <w:ins w:id="5163" w:author="PR Preview" w:date="2026-01-01T00:00:00Z">
        <w:r>
          <w:t xml:space="preserve">and</w:t>
        </w:r>
      </w:ins>
      <w:ins w:id="5164" w:author="PR Preview" w:date="2026-01-01T00:00:00Z">
        <w:r>
          <w:t xml:space="preserve"> </w:t>
        </w:r>
      </w:ins>
      <m:oMath>
        <m:sSup>
          <m:e>
            <m:r>
              <m:rPr>
                <m:scr m:val="script"/>
                <m:sty m:val="p"/>
              </m:rPr>
              <m:t>H</m:t>
            </m:r>
          </m:e>
          <m:sup>
            <m:r>
              <m:rPr>
                <m:sty m:val="p"/>
              </m:rPr>
              <m:t>−</m:t>
            </m:r>
          </m:sup>
        </m:sSup>
      </m:oMath>
      <w:ins w:id="5165" w:author="PR Preview" w:date="2026-01-01T00:00:00Z">
        <w:r>
          <w:t xml:space="preserve">,</w:t>
        </w:r>
      </w:ins>
      <w:ins w:id="5166" w:author="PR Preview" w:date="2026-01-01T00:00:00Z">
        <w:r>
          <w:t xml:space="preserve"> </w:t>
        </w:r>
      </w:ins>
      <w:ins w:id="5167" w:author="PR Preview" w:date="2026-01-01T00:00:00Z">
        <w:r>
          <w:t xml:space="preserve">because the number</w:t>
        </w:r>
      </w:ins>
      <w:ins w:id="5168" w:author="PR Preview" w:date="2026-01-01T00:00:00Z">
        <w:r>
          <w:t xml:space="preserve"> </w:t>
        </w:r>
      </w:ins>
      <m:oMath>
        <m:acc>
          <m:accPr>
            <m:chr m:val="̃"/>
          </m:accPr>
          <m:e>
            <m:r>
              <m:t>w</m:t>
            </m:r>
          </m:e>
        </m:acc>
        <m:r>
          <m:rPr>
            <m:sty m:val="p"/>
          </m:rPr>
          <m:t>⋅</m:t>
        </m:r>
        <m:acc>
          <m:accPr>
            <m:chr m:val="̃"/>
          </m:accPr>
          <m:e>
            <m:r>
              <m:t>x</m:t>
            </m:r>
          </m:e>
        </m:acc>
        <m:r>
          <m:rPr>
            <m:sty m:val="p"/>
          </m:rPr>
          <m:t>+</m:t>
        </m:r>
        <m:r>
          <m:t>b</m:t>
        </m:r>
      </m:oMath>
      <w:ins w:id="5169" w:author="PR Preview" w:date="2026-01-01T00:00:00Z">
        <w:r>
          <w:t xml:space="preserve"> </w:t>
        </w:r>
      </w:ins>
      <w:ins w:id="5170" w:author="PR Preview" w:date="2026-01-01T00:00:00Z">
        <w:r>
          <w:t xml:space="preserve">is positive, zero or negative.</w:t>
        </w:r>
      </w:ins>
      <w:ins w:id="5171" w:author="PR Preview" w:date="2026-01-01T00:00:00Z">
        <w:r>
          <w:t xml:space="preserve"> </w:t>
        </w:r>
      </w:ins>
      <w:ins w:id="5172" w:author="PR Preview" w:date="2026-01-01T00:00:00Z">
        <w:r>
          <w:t xml:space="preserve">The vector</w:t>
        </w:r>
      </w:ins>
      <w:ins w:id="5173" w:author="PR Preview" w:date="2026-01-01T00:00:00Z">
        <w:r>
          <w:t xml:space="preserve"> </w:t>
        </w:r>
      </w:ins>
      <m:oMath>
        <m:acc>
          <m:accPr>
            <m:chr m:val="̃"/>
          </m:accPr>
          <m:e>
            <m:r>
              <m:t>w</m:t>
            </m:r>
          </m:e>
        </m:acc>
      </m:oMath>
      <w:ins w:id="5174" w:author="PR Preview" w:date="2026-01-01T00:00:00Z">
        <w:r>
          <w:t xml:space="preserve"> </w:t>
        </w:r>
      </w:ins>
      <w:ins w:id="5175" w:author="PR Preview" w:date="2026-01-01T00:00:00Z">
        <w:r>
          <w:t xml:space="preserve">points into</w:t>
        </w:r>
      </w:ins>
      <w:ins w:id="5176" w:author="PR Preview" w:date="2026-01-01T00:00:00Z">
        <w:r>
          <w:t xml:space="preserve"> </w:t>
        </w:r>
      </w:ins>
      <m:oMath>
        <m:sSup>
          <m:e>
            <m:r>
              <m:rPr>
                <m:scr m:val="script"/>
                <m:sty m:val="p"/>
              </m:rPr>
              <m:t>H</m:t>
            </m:r>
          </m:e>
          <m:sup>
            <m:r>
              <m:rPr>
                <m:sty m:val="p"/>
              </m:rPr>
              <m:t>+</m:t>
            </m:r>
          </m:sup>
        </m:sSup>
      </m:oMath>
      <w:ins w:id="5177" w:author="PR Preview" w:date="2026-01-01T00:00:00Z">
        <w:r>
          <w:t xml:space="preserve">:</w:t>
        </w:r>
      </w:ins>
      <w:ins w:id="5178" w:author="PR Preview" w:date="2026-01-01T00:00:00Z">
        <w:r>
          <w:t xml:space="preserve"> </w:t>
        </w:r>
      </w:ins>
      <w:ins w:id="5179" w:author="PR Preview" w:date="2026-01-01T00:00:00Z">
        <w:r>
          <w:t xml:space="preserve">the number</w:t>
        </w:r>
      </w:ins>
      <w:ins w:id="5180" w:author="PR Preview" w:date="2026-01-01T00:00:00Z">
        <w:r>
          <w:t xml:space="preserve"> </w:t>
        </w:r>
      </w:ins>
      <m:oMath>
        <m:acc>
          <m:accPr>
            <m:chr m:val="̃"/>
          </m:accPr>
          <m:e>
            <m:r>
              <m:t>w</m:t>
            </m:r>
          </m:e>
        </m:acc>
        <m:r>
          <m:rPr>
            <m:sty m:val="p"/>
          </m:rPr>
          <m:t>⋅</m:t>
        </m:r>
        <m:acc>
          <m:accPr>
            <m:chr m:val="̃"/>
          </m:accPr>
          <m:e>
            <m:r>
              <m:t>x</m:t>
            </m:r>
          </m:e>
        </m:acc>
        <m:r>
          <m:rPr>
            <m:sty m:val="p"/>
          </m:rPr>
          <m:t>+</m:t>
        </m:r>
        <m:r>
          <m:t>b</m:t>
        </m:r>
      </m:oMath>
      <w:ins w:id="5181" w:author="PR Preview" w:date="2026-01-01T00:00:00Z">
        <w:r>
          <w:t xml:space="preserve"> </w:t>
        </w:r>
      </w:ins>
      <w:ins w:id="5182" w:author="PR Preview" w:date="2026-01-01T00:00:00Z">
        <w:r>
          <w:t xml:space="preserve">goes up when</w:t>
        </w:r>
      </w:ins>
      <w:ins w:id="5183" w:author="PR Preview" w:date="2026-01-01T00:00:00Z">
        <w:r>
          <w:t xml:space="preserve"> </w:t>
        </w:r>
      </w:ins>
      <m:oMath>
        <m:acc>
          <m:accPr>
            <m:chr m:val="̃"/>
          </m:accPr>
          <m:e>
            <m:r>
              <m:t>x</m:t>
            </m:r>
          </m:e>
        </m:acc>
      </m:oMath>
      <w:ins w:id="5184" w:author="PR Preview" w:date="2026-01-01T00:00:00Z">
        <w:r>
          <w:t xml:space="preserve"> </w:t>
        </w:r>
      </w:ins>
      <w:ins w:id="5185" w:author="PR Preview" w:date="2026-01-01T00:00:00Z">
        <w:r>
          <w:t xml:space="preserve">moves in the direction</w:t>
        </w:r>
      </w:ins>
      <w:ins w:id="5186" w:author="PR Preview" w:date="2026-01-01T00:00:00Z">
        <w:r>
          <w:t xml:space="preserve"> </w:t>
        </w:r>
      </w:ins>
      <m:oMath>
        <m:acc>
          <m:accPr>
            <m:chr m:val="̃"/>
          </m:accPr>
          <m:e>
            <m:r>
              <m:t>w</m:t>
            </m:r>
          </m:e>
        </m:acc>
      </m:oMath>
      <w:ins w:id="5187" w:author="PR Preview" w:date="2026-01-01T00:00:00Z">
        <w:r>
          <w:t xml:space="preserve">.</w:t>
        </w:r>
      </w:ins>
    </w:p>
    <w:bookmarkEnd w:id="273"/>
    <w:bookmarkStart w:id="274" w:name="thm-half-space-dimension"/>
    <w:p>
      <w:pPr>
        <w:pStyle w:val="BodyText"/>
      </w:pPr>
      <w:ins w:id="5188" w:author="PR Preview" w:date="2026-01-01T00:00:00Z">
        <w:r>
          <w:rPr>
            <w:b/>
            <w:bCs/>
          </w:rPr>
          <w:t xml:space="preserve">Theorem 42 (Differences of points in a hyperplane and in a half-space)</w:t>
        </w:r>
      </w:ins>
      <w:ins w:id="5189" w:author="PR Preview" w:date="2026-01-01T00:00:00Z">
        <w:r>
          <w:t xml:space="preserve"> </w:t>
        </w:r>
      </w:ins>
      <w:ins w:id="5190" w:author="PR Preview" w:date="2026-01-01T00:00:00Z">
        <w:r>
          <w:t xml:space="preserve">Let</w:t>
        </w:r>
      </w:ins>
      <w:ins w:id="5191" w:author="PR Preview" w:date="2026-01-01T00:00:00Z">
        <w:r>
          <w:t xml:space="preserve"> </w:t>
        </w:r>
      </w:ins>
      <m:oMath>
        <m:acc>
          <m:accPr>
            <m:chr m:val="̃"/>
          </m:accPr>
          <m:e>
            <m:r>
              <m:t>w</m:t>
            </m:r>
          </m:e>
        </m:acc>
        <m:r>
          <m:rPr>
            <m:sty m:val="p"/>
          </m:rPr>
          <m:t>∈</m:t>
        </m:r>
        <m:sSup>
          <m:e>
            <m:r>
              <m:rPr>
                <m:scr m:val="double-struck"/>
                <m:sty m:val="p"/>
              </m:rPr>
              <m:t>R</m:t>
            </m:r>
          </m:e>
          <m:sup>
            <m:r>
              <m:t>p</m:t>
            </m:r>
          </m:sup>
        </m:sSup>
      </m:oMath>
      <w:ins w:id="5192" w:author="PR Preview" w:date="2026-01-01T00:00:00Z">
        <w:r>
          <w:t xml:space="preserve"> </w:t>
        </w:r>
      </w:ins>
      <w:ins w:id="5193" w:author="PR Preview" w:date="2026-01-01T00:00:00Z">
        <w:r>
          <w:t xml:space="preserve">be nonzero, let</w:t>
        </w:r>
      </w:ins>
      <w:ins w:id="5194" w:author="PR Preview" w:date="2026-01-01T00:00:00Z">
        <w:r>
          <w:t xml:space="preserve"> </w:t>
        </w:r>
      </w:ins>
      <m:oMath>
        <m:r>
          <m:t>b</m:t>
        </m:r>
        <m:r>
          <m:rPr>
            <m:sty m:val="p"/>
          </m:rPr>
          <m:t>∈</m:t>
        </m:r>
        <m:r>
          <m:rPr>
            <m:scr m:val="double-struck"/>
            <m:sty m:val="p"/>
          </m:rPr>
          <m:t>R</m:t>
        </m:r>
      </m:oMath>
      <w:ins w:id="5195" w:author="PR Preview" w:date="2026-01-01T00:00:00Z">
        <w:r>
          <w:t xml:space="preserve">,</w:t>
        </w:r>
      </w:ins>
      <w:ins w:id="5196" w:author="PR Preview" w:date="2026-01-01T00:00:00Z">
        <w:r>
          <w:t xml:space="preserve"> </w:t>
        </w:r>
      </w:ins>
      <w:ins w:id="5197" w:author="PR Preview" w:date="2026-01-01T00:00:00Z">
        <w:r>
          <w:t xml:space="preserve">and let</w:t>
        </w:r>
      </w:ins>
      <w:ins w:id="5198" w:author="PR Preview" w:date="2026-01-01T00:00:00Z">
        <w:r>
          <w:t xml:space="preserve"> </w:t>
        </w:r>
      </w:ins>
      <m:oMath>
        <m:r>
          <m:rPr>
            <m:scr m:val="script"/>
            <m:sty m:val="p"/>
          </m:rPr>
          <m:t>H</m:t>
        </m:r>
      </m:oMath>
      <w:ins w:id="5199" w:author="PR Preview" w:date="2026-01-01T00:00:00Z">
        <w:r>
          <w:t xml:space="preserve">,</w:t>
        </w:r>
      </w:ins>
      <w:ins w:id="5200" w:author="PR Preview" w:date="2026-01-01T00:00:00Z">
        <w:r>
          <w:t xml:space="preserve"> </w:t>
        </w:r>
      </w:ins>
      <m:oMath>
        <m:sSup>
          <m:e>
            <m:r>
              <m:rPr>
                <m:scr m:val="script"/>
                <m:sty m:val="p"/>
              </m:rPr>
              <m:t>H</m:t>
            </m:r>
          </m:e>
          <m:sup>
            <m:r>
              <m:rPr>
                <m:sty m:val="p"/>
              </m:rPr>
              <m:t>+</m:t>
            </m:r>
          </m:sup>
        </m:sSup>
      </m:oMath>
      <w:ins w:id="5201" w:author="PR Preview" w:date="2026-01-01T00:00:00Z">
        <w:r>
          <w:t xml:space="preserve"> </w:t>
        </w:r>
      </w:ins>
      <w:ins w:id="5202" w:author="PR Preview" w:date="2026-01-01T00:00:00Z">
        <w:r>
          <w:t xml:space="preserve">be the hyperplane and open half-space of</w:t>
        </w:r>
      </w:ins>
      <w:ins w:id="5203" w:author="PR Preview" w:date="2026-01-01T00:00:00Z">
        <w:r>
          <w:t xml:space="preserve"> </w:t>
        </w:r>
      </w:ins>
      <w:hyperlink w:anchor="def-half-space">
        <w:ins w:id="5204" w:author="PR Preview" w:date="2026-01-01T00:00:00Z">
          <w:r>
            <w:rPr>
              <w:rStyle w:val="Hyperlink"/>
            </w:rPr>
            <w:t xml:space="preserve">Definition 53</w:t>
          </w:r>
        </w:ins>
      </w:hyperlink>
      <w:ins w:id="5205" w:author="PR Preview" w:date="2026-01-01T00:00:00Z">
        <w:r>
          <w:t xml:space="preserve">.</w:t>
        </w:r>
      </w:ins>
      <w:ins w:id="5206" w:author="PR Preview" w:date="2026-01-01T00:00:00Z">
        <w:r>
          <w:t xml:space="preserve"> </w:t>
        </w:r>
      </w:ins>
      <w:ins w:id="5207" w:author="PR Preview" w:date="2026-01-01T00:00:00Z">
        <w:r>
          <w:t xml:space="preserve">For a set</w:t>
        </w:r>
      </w:ins>
      <w:ins w:id="5208" w:author="PR Preview" w:date="2026-01-01T00:00:00Z">
        <w:r>
          <w:t xml:space="preserve"> </w:t>
        </w:r>
      </w:ins>
      <m:oMath>
        <m:r>
          <m:t>S</m:t>
        </m:r>
        <m:r>
          <m:rPr>
            <m:sty m:val="p"/>
          </m:rPr>
          <m:t>⊆</m:t>
        </m:r>
        <m:sSup>
          <m:e>
            <m:r>
              <m:rPr>
                <m:scr m:val="double-struck"/>
                <m:sty m:val="p"/>
              </m:rPr>
              <m:t>R</m:t>
            </m:r>
          </m:e>
          <m:sup>
            <m:r>
              <m:t>p</m:t>
            </m:r>
          </m:sup>
        </m:sSup>
      </m:oMath>
      <w:ins w:id="5209" w:author="PR Preview" w:date="2026-01-01T00:00:00Z">
        <w:r>
          <w:t xml:space="preserve">, let</w:t>
        </w:r>
      </w:ins>
      <w:ins w:id="5210" w:author="PR Preview" w:date="2026-01-01T00:00:00Z">
        <w:r>
          <w:t xml:space="preserve"> </w:t>
        </w:r>
      </w:ins>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ins w:id="5211" w:author="PR Preview" w:date="2026-01-01T00:00:00Z">
        <w:r>
          <w:t xml:space="preserve"> </w:t>
        </w:r>
      </w:ins>
      <w:ins w:id="5212" w:author="PR Preview" w:date="2026-01-01T00:00:00Z">
        <w:r>
          <w:t xml:space="preserve">be the set of differences of its points.</w:t>
        </w:r>
      </w:ins>
    </w:p>
    <w:p>
      <w:pPr>
        <w:pStyle w:val="Compact"/>
        <w:numPr>
          <w:ilvl w:val="0"/>
          <w:numId w:val="1031"/>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1"/>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4"/>
    <w:p>
      <w:pPr>
        <w:pStyle w:val="BodyText"/>
      </w:pPr>
      <w:del w:id="5213" w:author="PR Preview" w:date="2026-01-01T00:00:00Z">
        <w:r>
          <w:rPr>
            <w:i/>
            <w:iCs/>
          </w:rPr>
          <w:delText xml:space="preserve">Proof</w:delText>
        </w:r>
      </w:del>
      <w:del w:id="5214" w:author="PR Preview" w:date="2026-01-01T00:00:00Z">
        <w:r>
          <w:delText xml:space="preserve">. </w:delText>
        </w:r>
      </w:del>
      <w:del w:id="5215" w:author="PR Preview" w:date="2026-01-01T00:00:00Z">
        <w:r>
          <w:rPr>
            <w:b/>
            <w:bCs/>
          </w:rPr>
          <w:delText xml:space="preserve">Part 1.</w:delText>
        </w:r>
      </w:del>
      <w:del w:id="5216" w:author="PR Preview" w:date="2026-01-01T00:00:00Z">
        <w:r>
          <w:delText xml:space="preserve"> </w:delText>
        </w:r>
      </w:del>
      <w:del w:id="5217" w:author="PR Preview" w:date="2026-01-01T00:00:00Z">
        <w:r>
          <w:delText xml:space="preserve">Let</w:delText>
        </w:r>
      </w:del>
      <w:del w:id="5218" w:author="PR Preview" w:date="2026-01-01T00:00:00Z">
        <w:r>
          <w:delText xml:space="preserve"> </w:delText>
        </w:r>
      </w:del>
      <m:oMath>
        <m:acc>
          <m:accPr>
            <m:chr m:val="̃"/>
          </m:accPr>
          <m:e>
            <m:r>
              <m:t>x</m:t>
            </m:r>
          </m:e>
        </m:acc>
        <m:r>
          <m:rPr>
            <m:sty m:val="p"/>
          </m:rPr>
          <m:t>,</m:t>
        </m:r>
        <m:acc>
          <m:accPr>
            <m:chr m:val="̃"/>
          </m:accPr>
          <m:e>
            <m:r>
              <m:t>y</m:t>
            </m:r>
          </m:e>
        </m:acc>
        <m:r>
          <m:rPr>
            <m:sty m:val="p"/>
          </m:rPr>
          <m:t>∈</m:t>
        </m:r>
        <m:r>
          <m:rPr>
            <m:scr m:val="script"/>
            <m:sty m:val="p"/>
          </m:rPr>
          <m:t>H</m:t>
        </m:r>
      </m:oMath>
      <w:del w:id="5219" w:author="PR Preview" w:date="2026-01-01T00:00:00Z">
        <w:r>
          <w:delText xml:space="preserve">.</w:delText>
        </w:r>
      </w:del>
      <w:del w:id="5220" w:author="PR Preview" w:date="2026-01-01T00:00:00Z">
        <w:r>
          <w:delText xml:space="preserve"> </w:delText>
        </w:r>
      </w:del>
      <w:del w:id="5221" w:author="PR Preview" w:date="2026-01-01T00:00:00Z">
        <w:r>
          <w:delText xml:space="preserve">By</w:delText>
        </w:r>
      </w:del>
      <w:del w:id="5222" w:author="PR Preview" w:date="2026-01-01T00:00:00Z">
        <w:r>
          <w:delText xml:space="preserve"> </w:delText>
        </w:r>
      </w:del>
      <w:hyperlink w:anchor="thm-hyperplane-subspace">
        <w:del w:id="5223" w:author="PR Preview" w:date="2026-01-01T00:00:00Z">
          <w:r>
            <w:rPr>
              <w:rStyle w:val="Hyperlink"/>
            </w:rPr>
            <w:delText xml:space="preserve">Theorem 39</w:delText>
          </w:r>
        </w:del>
      </w:hyperlink>
      <w:del w:id="5224" w:author="PR Preview" w:date="2026-01-01T00:00:00Z">
        <w:r>
          <w:delText xml:space="preserve"> </w:delText>
        </w:r>
      </w:del>
      <w:del w:id="5225" w:author="PR Preview" w:date="2026-01-01T00:00:00Z">
        <w:r>
          <w:delText xml:space="preserve">part 3,</w:delText>
        </w:r>
      </w:del>
      <w:del w:id="5226" w:author="PR Preview" w:date="2026-01-01T00:00:00Z">
        <w:r>
          <w:delText xml:space="preserve"> </w:delText>
        </w:r>
      </w:del>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del w:id="5227" w:author="PR Preview" w:date="2026-01-01T00:00:00Z">
        <w:r>
          <w:delText xml:space="preserve">,</w:delText>
        </w:r>
      </w:del>
      <w:del w:id="5228" w:author="PR Preview" w:date="2026-01-01T00:00:00Z">
        <w:r>
          <w:delText xml:space="preserve"> </w:delText>
        </w:r>
      </w:del>
      <w:del w:id="5229" w:author="PR Preview" w:date="2026-01-01T00:00:00Z">
        <w:r>
          <w:delText xml:space="preserve">so</w:delText>
        </w:r>
      </w:del>
      <w:del w:id="5230" w:author="PR Preview" w:date="2026-01-01T00:00:00Z">
        <w:r>
          <w:delText xml:space="preserve"> </w:delText>
        </w:r>
      </w:del>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del w:id="5231" w:author="PR Preview" w:date="2026-01-01T00:00:00Z">
        <w:r>
          <w:delText xml:space="preserve">.</w:delText>
        </w:r>
      </w:del>
      <w:del w:id="5232" w:author="PR Preview" w:date="2026-01-01T00:00:00Z">
        <w:r>
          <w:delText xml:space="preserve"> </w:delText>
        </w:r>
      </w:del>
      <w:del w:id="5233" w:author="PR Preview" w:date="2026-01-01T00:00:00Z">
        <w:r>
          <w:delText xml:space="preserve">Conversely, fix any</w:delText>
        </w:r>
      </w:del>
      <w:del w:id="5234" w:author="PR Preview" w:date="2026-01-01T00:00:00Z">
        <w:r>
          <w:delText xml:space="preserve"> </w:delText>
        </w:r>
      </w:del>
      <m:oMath>
        <m:sSub>
          <m:e>
            <m:acc>
              <m:accPr>
                <m:chr m:val="̃"/>
              </m:accPr>
              <m:e>
                <m:r>
                  <m:t>x</m:t>
                </m:r>
              </m:e>
            </m:acc>
          </m:e>
          <m:sub>
            <m:r>
              <m:t>0</m:t>
            </m:r>
          </m:sub>
        </m:sSub>
        <m:r>
          <m:rPr>
            <m:sty m:val="p"/>
          </m:rPr>
          <m:t>∈</m:t>
        </m:r>
        <m:r>
          <m:rPr>
            <m:scr m:val="script"/>
            <m:sty m:val="p"/>
          </m:rPr>
          <m:t>H</m:t>
        </m:r>
      </m:oMath>
      <w:del w:id="5235" w:author="PR Preview" w:date="2026-01-01T00:00:00Z">
        <w:r>
          <w:delText xml:space="preserve"> </w:delText>
        </w:r>
      </w:del>
      <w:del w:id="5236" w:author="PR Preview" w:date="2026-01-01T00:00:00Z">
        <w:r>
          <w:delText xml:space="preserve">(it exists by</w:delText>
        </w:r>
      </w:del>
      <w:del w:id="5237" w:author="PR Preview" w:date="2026-01-01T00:00:00Z">
        <w:r>
          <w:delText xml:space="preserve"> </w:delText>
        </w:r>
      </w:del>
      <w:hyperlink w:anchor="thm-hyperplane-subspace">
        <w:del w:id="5238" w:author="PR Preview" w:date="2026-01-01T00:00:00Z">
          <w:r>
            <w:rPr>
              <w:rStyle w:val="Hyperlink"/>
            </w:rPr>
            <w:delText xml:space="preserve">Theorem 39</w:delText>
          </w:r>
        </w:del>
      </w:hyperlink>
      <w:del w:id="5239" w:author="PR Preview" w:date="2026-01-01T00:00:00Z">
        <w:r>
          <w:delText xml:space="preserve"> </w:delText>
        </w:r>
      </w:del>
      <w:del w:id="5240" w:author="PR Preview" w:date="2026-01-01T00:00:00Z">
        <w:r>
          <w:delText xml:space="preserve">part 2).</w:delText>
        </w:r>
      </w:del>
      <w:del w:id="5241" w:author="PR Preview" w:date="2026-01-01T00:00:00Z">
        <w:r>
          <w:delText xml:space="preserve"> </w:delText>
        </w:r>
      </w:del>
      <w:del w:id="5242" w:author="PR Preview" w:date="2026-01-01T00:00:00Z">
        <w:r>
          <w:delText xml:space="preserve">For any</w:delText>
        </w:r>
      </w:del>
      <w:del w:id="5243" w:author="PR Preview" w:date="2026-01-01T00:00:00Z">
        <w:r>
          <w:delText xml:space="preserve"> </w:delText>
        </w:r>
      </w:del>
      <m:oMath>
        <m:acc>
          <m:accPr>
            <m:chr m:val="̃"/>
          </m:accPr>
          <m:e>
            <m:r>
              <m:t>s</m:t>
            </m:r>
          </m:e>
        </m:acc>
        <m:r>
          <m:rPr>
            <m:sty m:val="p"/>
          </m:rPr>
          <m:t>∈</m:t>
        </m:r>
        <m:sSub>
          <m:e>
            <m:r>
              <m:rPr>
                <m:scr m:val="script"/>
                <m:sty m:val="p"/>
              </m:rPr>
              <m:t>H</m:t>
            </m:r>
          </m:e>
          <m:sub>
            <m:r>
              <m:t>0</m:t>
            </m:r>
          </m:sub>
        </m:sSub>
      </m:oMath>
      <w:del w:id="5244" w:author="PR Preview" w:date="2026-01-01T00:00:00Z">
        <w:r>
          <w:delText xml:space="preserve">, the point</w:delText>
        </w:r>
      </w:del>
      <w:del w:id="5245" w:author="PR Preview" w:date="2026-01-01T00:00:00Z">
        <w:r>
          <w:delText xml:space="preserve"> </w:delText>
        </w:r>
      </w:del>
      <m:oMath>
        <m:sSub>
          <m:e>
            <m:acc>
              <m:accPr>
                <m:chr m:val="̃"/>
              </m:accPr>
              <m:e>
                <m:r>
                  <m:t>x</m:t>
                </m:r>
              </m:e>
            </m:acc>
          </m:e>
          <m:sub>
            <m:r>
              <m:t>0</m:t>
            </m:r>
          </m:sub>
        </m:sSub>
        <m:r>
          <m:rPr>
            <m:sty m:val="p"/>
          </m:rPr>
          <m:t>+</m:t>
        </m:r>
        <m:acc>
          <m:accPr>
            <m:chr m:val="̃"/>
          </m:accPr>
          <m:e>
            <m:r>
              <m:t>s</m:t>
            </m:r>
          </m:e>
        </m:acc>
      </m:oMath>
      <w:del w:id="5246" w:author="PR Preview" w:date="2026-01-01T00:00:00Z">
        <w:r>
          <w:delText xml:space="preserve"> </w:delText>
        </w:r>
      </w:del>
      <w:del w:id="5247" w:author="PR Preview" w:date="2026-01-01T00:00:00Z">
        <w:r>
          <w:delText xml:space="preserve">is in</w:delText>
        </w:r>
      </w:del>
      <w:del w:id="5248" w:author="PR Preview" w:date="2026-01-01T00:00:00Z">
        <w:r>
          <w:delText xml:space="preserve"> </w:delText>
        </w:r>
      </w:del>
      <m:oMath>
        <m:r>
          <m:rPr>
            <m:scr m:val="script"/>
            <m:sty m:val="p"/>
          </m:rPr>
          <m:t>H</m:t>
        </m:r>
      </m:oMath>
      <w:del w:id="5249" w:author="PR Preview" w:date="2026-01-01T00:00:00Z">
        <w:r>
          <w:delText xml:space="preserve"> </w:delText>
        </w:r>
      </w:del>
      <w:del w:id="5250" w:author="PR Preview" w:date="2026-01-01T00:00:00Z">
        <w:r>
          <w:delText xml:space="preserve">by the same part,</w:delText>
        </w:r>
      </w:del>
      <w:del w:id="5251" w:author="PR Preview" w:date="2026-01-01T00:00:00Z">
        <w:r>
          <w:delText xml:space="preserve"> </w:delText>
        </w:r>
      </w:del>
      <w:del w:id="5252" w:author="PR Preview" w:date="2026-01-01T00:00:00Z">
        <w:r>
          <w:delText xml:space="preserve">and</w:delText>
        </w:r>
      </w:del>
      <w:del w:id="5253" w:author="PR Preview" w:date="2026-01-01T00:00:00Z">
        <w:r>
          <w:delText xml:space="preserve"> </w:delText>
        </w:r>
      </w:del>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del w:id="5254" w:author="PR Preview" w:date="2026-01-01T00:00:00Z">
        <w:r>
          <w:delText xml:space="preserve">.</w:delText>
        </w:r>
      </w:del>
      <w:del w:id="5255" w:author="PR Preview" w:date="2026-01-01T00:00:00Z">
        <w:r>
          <w:delText xml:space="preserve"> </w:delText>
        </w:r>
      </w:del>
      <w:del w:id="5256" w:author="PR Preview" w:date="2026-01-01T00:00:00Z">
        <w:r>
          <w:delText xml:space="preserve">So</w:delText>
        </w:r>
      </w:del>
      <w:del w:id="5257" w:author="PR Preview" w:date="2026-01-01T00:00:00Z">
        <w:r>
          <w:delText xml:space="preserve"> </w:delText>
        </w:r>
      </w:del>
      <m:oMath>
        <m:r>
          <m:t>D</m:t>
        </m:r>
        <m:r>
          <m:rPr>
            <m:sty m:val="p"/>
          </m:rPr>
          <m:t>(</m:t>
        </m:r>
        <m:r>
          <m:rPr>
            <m:scr m:val="script"/>
            <m:sty m:val="p"/>
          </m:rPr>
          <m:t>H</m:t>
        </m:r>
        <m:r>
          <m:rPr>
            <m:sty m:val="p"/>
          </m:rPr>
          <m:t>)</m:t>
        </m:r>
        <m:r>
          <m:rPr>
            <m:sty m:val="p"/>
          </m:rPr>
          <m:t>=</m:t>
        </m:r>
        <m:sSub>
          <m:e>
            <m:r>
              <m:rPr>
                <m:scr m:val="script"/>
                <m:sty m:val="p"/>
              </m:rPr>
              <m:t>H</m:t>
            </m:r>
          </m:e>
          <m:sub>
            <m:r>
              <m:t>0</m:t>
            </m:r>
          </m:sub>
        </m:sSub>
      </m:oMath>
      <w:del w:id="5258" w:author="PR Preview" w:date="2026-01-01T00:00:00Z">
        <w:r>
          <w:delText xml:space="preserve">, which has dimension</w:delText>
        </w:r>
      </w:del>
      <w:del w:id="5259" w:author="PR Preview" w:date="2026-01-01T00:00:00Z">
        <w:r>
          <w:delText xml:space="preserve"> </w:delText>
        </w:r>
      </w:del>
      <m:oMath>
        <m:r>
          <m:t>p</m:t>
        </m:r>
        <m:r>
          <m:rPr>
            <m:sty m:val="p"/>
          </m:rPr>
          <m:t>−</m:t>
        </m:r>
        <m:r>
          <m:t>1</m:t>
        </m:r>
      </m:oMath>
      <w:del w:id="5260" w:author="PR Preview" w:date="2026-01-01T00:00:00Z">
        <w:r>
          <w:delText xml:space="preserve"> </w:delText>
        </w:r>
      </w:del>
      <w:del w:id="5261" w:author="PR Preview" w:date="2026-01-01T00:00:00Z">
        <w:r>
          <w:delText xml:space="preserve">by</w:delText>
        </w:r>
      </w:del>
      <w:del w:id="5262" w:author="PR Preview" w:date="2026-01-01T00:00:00Z">
        <w:r>
          <w:delText xml:space="preserve"> </w:delText>
        </w:r>
      </w:del>
      <w:hyperlink w:anchor="thm-hyperplane-subspace">
        <w:del w:id="5263" w:author="PR Preview" w:date="2026-01-01T00:00:00Z">
          <w:r>
            <w:rPr>
              <w:rStyle w:val="Hyperlink"/>
            </w:rPr>
            <w:delText xml:space="preserve">Theorem 39</w:delText>
          </w:r>
        </w:del>
      </w:hyperlink>
      <w:del w:id="5264" w:author="PR Preview" w:date="2026-01-01T00:00:00Z">
        <w:r>
          <w:delText xml:space="preserve"> </w:delText>
        </w:r>
      </w:del>
      <w:del w:id="5265" w:author="PR Preview" w:date="2026-01-01T00:00:00Z">
        <w:r>
          <w:delText xml:space="preserve">part 1.</w:delText>
        </w:r>
      </w:del>
    </w:p>
    <w:p>
      <w:pPr>
        <w:pStyle w:val="BodyText"/>
      </w:pPr>
      <w:ins w:id="5266" w:author="PR Preview" w:date="2026-01-01T00:00:00Z">
        <w:r>
          <w:rPr>
            <w:i/>
            <w:iCs/>
          </w:rPr>
          <w:t xml:space="preserve">Proof</w:t>
        </w:r>
      </w:ins>
      <w:ins w:id="5267" w:author="PR Preview" w:date="2026-01-01T00:00:00Z">
        <w:r>
          <w:t xml:space="preserve">. </w:t>
        </w:r>
      </w:ins>
      <w:ins w:id="5268" w:author="PR Preview" w:date="2026-01-01T00:00:00Z">
        <w:r>
          <w:rPr>
            <w:b/>
            <w:bCs/>
          </w:rPr>
          <w:t xml:space="preserve">Part 1.</w:t>
        </w:r>
      </w:ins>
      <w:ins w:id="5269" w:author="PR Preview" w:date="2026-01-01T00:00:00Z">
        <w:r>
          <w:t xml:space="preserve"> </w:t>
        </w:r>
      </w:ins>
      <w:ins w:id="5270" w:author="PR Preview" w:date="2026-01-01T00:00:00Z">
        <w:r>
          <w:t xml:space="preserve">Let</w:t>
        </w:r>
      </w:ins>
      <w:ins w:id="5271" w:author="PR Preview" w:date="2026-01-01T00:00:00Z">
        <w:r>
          <w:t xml:space="preserve"> </w:t>
        </w:r>
      </w:ins>
      <m:oMath>
        <m:acc>
          <m:accPr>
            <m:chr m:val="̃"/>
          </m:accPr>
          <m:e>
            <m:r>
              <m:t>x</m:t>
            </m:r>
          </m:e>
        </m:acc>
        <m:r>
          <m:rPr>
            <m:sty m:val="p"/>
          </m:rPr>
          <m:t>,</m:t>
        </m:r>
        <m:acc>
          <m:accPr>
            <m:chr m:val="̃"/>
          </m:accPr>
          <m:e>
            <m:r>
              <m:t>y</m:t>
            </m:r>
          </m:e>
        </m:acc>
        <m:r>
          <m:rPr>
            <m:sty m:val="p"/>
          </m:rPr>
          <m:t>∈</m:t>
        </m:r>
        <m:r>
          <m:rPr>
            <m:scr m:val="script"/>
            <m:sty m:val="p"/>
          </m:rPr>
          <m:t>H</m:t>
        </m:r>
      </m:oMath>
      <w:ins w:id="5272" w:author="PR Preview" w:date="2026-01-01T00:00:00Z">
        <w:r>
          <w:t xml:space="preserve">.</w:t>
        </w:r>
      </w:ins>
      <w:ins w:id="5273" w:author="PR Preview" w:date="2026-01-01T00:00:00Z">
        <w:r>
          <w:t xml:space="preserve"> </w:t>
        </w:r>
      </w:ins>
      <w:ins w:id="5274" w:author="PR Preview" w:date="2026-01-01T00:00:00Z">
        <w:r>
          <w:t xml:space="preserve">By</w:t>
        </w:r>
      </w:ins>
      <w:ins w:id="5275" w:author="PR Preview" w:date="2026-01-01T00:00:00Z">
        <w:r>
          <w:t xml:space="preserve"> </w:t>
        </w:r>
      </w:ins>
      <w:hyperlink w:anchor="thm-hyperplane-subspace">
        <w:ins w:id="5276" w:author="PR Preview" w:date="2026-01-01T00:00:00Z">
          <w:r>
            <w:rPr>
              <w:rStyle w:val="Hyperlink"/>
            </w:rPr>
            <w:t xml:space="preserve">Theorem 40</w:t>
          </w:r>
        </w:ins>
      </w:hyperlink>
      <w:ins w:id="5277" w:author="PR Preview" w:date="2026-01-01T00:00:00Z">
        <w:r>
          <w:t xml:space="preserve"> </w:t>
        </w:r>
      </w:ins>
      <w:ins w:id="5278" w:author="PR Preview" w:date="2026-01-01T00:00:00Z">
        <w:r>
          <w:t xml:space="preserve">part 3,</w:t>
        </w:r>
      </w:ins>
      <w:ins w:id="5279" w:author="PR Preview" w:date="2026-01-01T00:00:00Z">
        <w:r>
          <w:t xml:space="preserve"> </w:t>
        </w:r>
      </w:ins>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ins w:id="5280" w:author="PR Preview" w:date="2026-01-01T00:00:00Z">
        <w:r>
          <w:t xml:space="preserve">,</w:t>
        </w:r>
      </w:ins>
      <w:ins w:id="5281" w:author="PR Preview" w:date="2026-01-01T00:00:00Z">
        <w:r>
          <w:t xml:space="preserve"> </w:t>
        </w:r>
      </w:ins>
      <w:ins w:id="5282" w:author="PR Preview" w:date="2026-01-01T00:00:00Z">
        <w:r>
          <w:t xml:space="preserve">so</w:t>
        </w:r>
      </w:ins>
      <w:ins w:id="5283" w:author="PR Preview" w:date="2026-01-01T00:00:00Z">
        <w:r>
          <w:t xml:space="preserve"> </w:t>
        </w:r>
      </w:ins>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ins w:id="5284" w:author="PR Preview" w:date="2026-01-01T00:00:00Z">
        <w:r>
          <w:t xml:space="preserve">.</w:t>
        </w:r>
      </w:ins>
      <w:ins w:id="5285" w:author="PR Preview" w:date="2026-01-01T00:00:00Z">
        <w:r>
          <w:t xml:space="preserve"> </w:t>
        </w:r>
      </w:ins>
      <w:ins w:id="5286" w:author="PR Preview" w:date="2026-01-01T00:00:00Z">
        <w:r>
          <w:t xml:space="preserve">Conversely, fix any</w:t>
        </w:r>
      </w:ins>
      <w:ins w:id="5287" w:author="PR Preview" w:date="2026-01-01T00:00:00Z">
        <w:r>
          <w:t xml:space="preserve"> </w:t>
        </w:r>
      </w:ins>
      <m:oMath>
        <m:sSub>
          <m:e>
            <m:acc>
              <m:accPr>
                <m:chr m:val="̃"/>
              </m:accPr>
              <m:e>
                <m:r>
                  <m:t>x</m:t>
                </m:r>
              </m:e>
            </m:acc>
          </m:e>
          <m:sub>
            <m:r>
              <m:t>0</m:t>
            </m:r>
          </m:sub>
        </m:sSub>
        <m:r>
          <m:rPr>
            <m:sty m:val="p"/>
          </m:rPr>
          <m:t>∈</m:t>
        </m:r>
        <m:r>
          <m:rPr>
            <m:scr m:val="script"/>
            <m:sty m:val="p"/>
          </m:rPr>
          <m:t>H</m:t>
        </m:r>
      </m:oMath>
      <w:ins w:id="5288" w:author="PR Preview" w:date="2026-01-01T00:00:00Z">
        <w:r>
          <w:t xml:space="preserve"> </w:t>
        </w:r>
      </w:ins>
      <w:ins w:id="5289" w:author="PR Preview" w:date="2026-01-01T00:00:00Z">
        <w:r>
          <w:t xml:space="preserve">(it exists by</w:t>
        </w:r>
      </w:ins>
      <w:ins w:id="5290" w:author="PR Preview" w:date="2026-01-01T00:00:00Z">
        <w:r>
          <w:t xml:space="preserve"> </w:t>
        </w:r>
      </w:ins>
      <w:hyperlink w:anchor="thm-hyperplane-subspace">
        <w:ins w:id="5291" w:author="PR Preview" w:date="2026-01-01T00:00:00Z">
          <w:r>
            <w:rPr>
              <w:rStyle w:val="Hyperlink"/>
            </w:rPr>
            <w:t xml:space="preserve">Theorem 40</w:t>
          </w:r>
        </w:ins>
      </w:hyperlink>
      <w:ins w:id="5292" w:author="PR Preview" w:date="2026-01-01T00:00:00Z">
        <w:r>
          <w:t xml:space="preserve"> </w:t>
        </w:r>
      </w:ins>
      <w:ins w:id="5293" w:author="PR Preview" w:date="2026-01-01T00:00:00Z">
        <w:r>
          <w:t xml:space="preserve">part 2).</w:t>
        </w:r>
      </w:ins>
      <w:ins w:id="5294" w:author="PR Preview" w:date="2026-01-01T00:00:00Z">
        <w:r>
          <w:t xml:space="preserve"> </w:t>
        </w:r>
      </w:ins>
      <w:ins w:id="5295" w:author="PR Preview" w:date="2026-01-01T00:00:00Z">
        <w:r>
          <w:t xml:space="preserve">For any</w:t>
        </w:r>
      </w:ins>
      <w:ins w:id="5296" w:author="PR Preview" w:date="2026-01-01T00:00:00Z">
        <w:r>
          <w:t xml:space="preserve"> </w:t>
        </w:r>
      </w:ins>
      <m:oMath>
        <m:acc>
          <m:accPr>
            <m:chr m:val="̃"/>
          </m:accPr>
          <m:e>
            <m:r>
              <m:t>s</m:t>
            </m:r>
          </m:e>
        </m:acc>
        <m:r>
          <m:rPr>
            <m:sty m:val="p"/>
          </m:rPr>
          <m:t>∈</m:t>
        </m:r>
        <m:sSub>
          <m:e>
            <m:r>
              <m:rPr>
                <m:scr m:val="script"/>
                <m:sty m:val="p"/>
              </m:rPr>
              <m:t>H</m:t>
            </m:r>
          </m:e>
          <m:sub>
            <m:r>
              <m:t>0</m:t>
            </m:r>
          </m:sub>
        </m:sSub>
      </m:oMath>
      <w:ins w:id="5297" w:author="PR Preview" w:date="2026-01-01T00:00:00Z">
        <w:r>
          <w:t xml:space="preserve">, the point</w:t>
        </w:r>
      </w:ins>
      <w:ins w:id="5298" w:author="PR Preview" w:date="2026-01-01T00:00:00Z">
        <w:r>
          <w:t xml:space="preserve"> </w:t>
        </w:r>
      </w:ins>
      <m:oMath>
        <m:sSub>
          <m:e>
            <m:acc>
              <m:accPr>
                <m:chr m:val="̃"/>
              </m:accPr>
              <m:e>
                <m:r>
                  <m:t>x</m:t>
                </m:r>
              </m:e>
            </m:acc>
          </m:e>
          <m:sub>
            <m:r>
              <m:t>0</m:t>
            </m:r>
          </m:sub>
        </m:sSub>
        <m:r>
          <m:rPr>
            <m:sty m:val="p"/>
          </m:rPr>
          <m:t>+</m:t>
        </m:r>
        <m:acc>
          <m:accPr>
            <m:chr m:val="̃"/>
          </m:accPr>
          <m:e>
            <m:r>
              <m:t>s</m:t>
            </m:r>
          </m:e>
        </m:acc>
      </m:oMath>
      <w:ins w:id="5299" w:author="PR Preview" w:date="2026-01-01T00:00:00Z">
        <w:r>
          <w:t xml:space="preserve"> </w:t>
        </w:r>
      </w:ins>
      <w:ins w:id="5300" w:author="PR Preview" w:date="2026-01-01T00:00:00Z">
        <w:r>
          <w:t xml:space="preserve">is in</w:t>
        </w:r>
      </w:ins>
      <w:ins w:id="5301" w:author="PR Preview" w:date="2026-01-01T00:00:00Z">
        <w:r>
          <w:t xml:space="preserve"> </w:t>
        </w:r>
      </w:ins>
      <m:oMath>
        <m:r>
          <m:rPr>
            <m:scr m:val="script"/>
            <m:sty m:val="p"/>
          </m:rPr>
          <m:t>H</m:t>
        </m:r>
      </m:oMath>
      <w:ins w:id="5302" w:author="PR Preview" w:date="2026-01-01T00:00:00Z">
        <w:r>
          <w:t xml:space="preserve"> </w:t>
        </w:r>
      </w:ins>
      <w:ins w:id="5303" w:author="PR Preview" w:date="2026-01-01T00:00:00Z">
        <w:r>
          <w:t xml:space="preserve">by the same part,</w:t>
        </w:r>
      </w:ins>
      <w:ins w:id="5304" w:author="PR Preview" w:date="2026-01-01T00:00:00Z">
        <w:r>
          <w:t xml:space="preserve"> </w:t>
        </w:r>
      </w:ins>
      <w:ins w:id="5305" w:author="PR Preview" w:date="2026-01-01T00:00:00Z">
        <w:r>
          <w:t xml:space="preserve">and</w:t>
        </w:r>
      </w:ins>
      <w:ins w:id="5306" w:author="PR Preview" w:date="2026-01-01T00:00:00Z">
        <w:r>
          <w:t xml:space="preserve"> </w:t>
        </w:r>
      </w:ins>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ins w:id="5307" w:author="PR Preview" w:date="2026-01-01T00:00:00Z">
        <w:r>
          <w:t xml:space="preserve">.</w:t>
        </w:r>
      </w:ins>
      <w:ins w:id="5308" w:author="PR Preview" w:date="2026-01-01T00:00:00Z">
        <w:r>
          <w:t xml:space="preserve"> </w:t>
        </w:r>
      </w:ins>
      <w:ins w:id="5309" w:author="PR Preview" w:date="2026-01-01T00:00:00Z">
        <w:r>
          <w:t xml:space="preserve">So</w:t>
        </w:r>
      </w:ins>
      <w:ins w:id="5310" w:author="PR Preview" w:date="2026-01-01T00:00:00Z">
        <w:r>
          <w:t xml:space="preserve"> </w:t>
        </w:r>
      </w:ins>
      <m:oMath>
        <m:r>
          <m:t>D</m:t>
        </m:r>
        <m:r>
          <m:rPr>
            <m:sty m:val="p"/>
          </m:rPr>
          <m:t>(</m:t>
        </m:r>
        <m:r>
          <m:rPr>
            <m:scr m:val="script"/>
            <m:sty m:val="p"/>
          </m:rPr>
          <m:t>H</m:t>
        </m:r>
        <m:r>
          <m:rPr>
            <m:sty m:val="p"/>
          </m:rPr>
          <m:t>)</m:t>
        </m:r>
        <m:r>
          <m:rPr>
            <m:sty m:val="p"/>
          </m:rPr>
          <m:t>=</m:t>
        </m:r>
        <m:sSub>
          <m:e>
            <m:r>
              <m:rPr>
                <m:scr m:val="script"/>
                <m:sty m:val="p"/>
              </m:rPr>
              <m:t>H</m:t>
            </m:r>
          </m:e>
          <m:sub>
            <m:r>
              <m:t>0</m:t>
            </m:r>
          </m:sub>
        </m:sSub>
      </m:oMath>
      <w:ins w:id="5311" w:author="PR Preview" w:date="2026-01-01T00:00:00Z">
        <w:r>
          <w:t xml:space="preserve">, which has dimension</w:t>
        </w:r>
      </w:ins>
      <w:ins w:id="5312" w:author="PR Preview" w:date="2026-01-01T00:00:00Z">
        <w:r>
          <w:t xml:space="preserve"> </w:t>
        </w:r>
      </w:ins>
      <m:oMath>
        <m:r>
          <m:t>p</m:t>
        </m:r>
        <m:r>
          <m:rPr>
            <m:sty m:val="p"/>
          </m:rPr>
          <m:t>−</m:t>
        </m:r>
        <m:r>
          <m:t>1</m:t>
        </m:r>
      </m:oMath>
      <w:ins w:id="5313" w:author="PR Preview" w:date="2026-01-01T00:00:00Z">
        <w:r>
          <w:t xml:space="preserve"> </w:t>
        </w:r>
      </w:ins>
      <w:ins w:id="5314" w:author="PR Preview" w:date="2026-01-01T00:00:00Z">
        <w:r>
          <w:t xml:space="preserve">by</w:t>
        </w:r>
      </w:ins>
      <w:ins w:id="5315" w:author="PR Preview" w:date="2026-01-01T00:00:00Z">
        <w:r>
          <w:t xml:space="preserve"> </w:t>
        </w:r>
      </w:ins>
      <w:hyperlink w:anchor="thm-hyperplane-subspace">
        <w:ins w:id="5316" w:author="PR Preview" w:date="2026-01-01T00:00:00Z">
          <w:r>
            <w:rPr>
              <w:rStyle w:val="Hyperlink"/>
            </w:rPr>
            <w:t xml:space="preserve">Theorem 40</w:t>
          </w:r>
        </w:ins>
      </w:hyperlink>
      <w:ins w:id="5317" w:author="PR Preview" w:date="2026-01-01T00:00:00Z">
        <w:r>
          <w:t xml:space="preserve"> </w:t>
        </w:r>
      </w:ins>
      <w:ins w:id="5318" w:author="PR Preview" w:date="2026-01-01T00:00:00Z">
        <w:r>
          <w:t xml:space="preserve">part 1.</w:t>
        </w:r>
      </w:ins>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79" w:name="exm-half-space-iris"/>
    <w:p>
      <w:pPr>
        <w:pStyle w:val="BodyText"/>
      </w:pPr>
      <w:del w:id="5319" w:author="PR Preview" w:date="2026-01-01T00:00:00Z">
        <w:r>
          <w:rPr>
            <w:b/>
            <w:bCs/>
          </w:rPr>
          <w:delText xml:space="preserve">Example 70 (Two iris species on either side of a line)</w:delText>
        </w:r>
      </w:del>
      <w:del w:id="5320" w:author="PR Preview" w:date="2026-01-01T00:00:00Z">
        <w:r>
          <w:delText xml:space="preserve"> </w:delText>
        </w:r>
      </w:del>
      <w:del w:id="5321" w:author="PR Preview" w:date="2026-01-01T00:00:00Z">
        <w:r>
          <w:delText xml:space="preserve">The</w:delText>
        </w:r>
      </w:del>
      <w:del w:id="5322" w:author="PR Preview" w:date="2026-01-01T00:00:00Z">
        <w:r>
          <w:delText xml:space="preserve"> </w:delText>
        </w:r>
      </w:del>
      <w:del w:id="5323" w:author="PR Preview" w:date="2026-01-01T00:00:00Z">
        <w:r>
          <w:rPr>
            <w:rStyle w:val="VerbatimChar"/>
          </w:rPr>
          <w:delText xml:space="preserve">iris</w:delText>
        </w:r>
      </w:del>
      <w:del w:id="5324" w:author="PR Preview" w:date="2026-01-01T00:00:00Z">
        <w:r>
          <w:delText xml:space="preserve"> </w:delText>
        </w:r>
      </w:del>
      <w:del w:id="5325" w:author="PR Preview" w:date="2026-01-01T00:00:00Z">
        <w:r>
          <w:delText xml:space="preserve">data set in R has the petal length and petal width, in centimeters, of 150 irises.</w:delText>
        </w:r>
      </w:del>
      <w:del w:id="5326" w:author="PR Preview" w:date="2026-01-01T00:00:00Z">
        <w:r>
          <w:delText xml:space="preserve"> </w:delText>
        </w:r>
      </w:del>
      <w:del w:id="5327" w:author="PR Preview" w:date="2026-01-01T00:00:00Z">
        <w:r>
          <w:delText xml:space="preserve">Take the 100 flowers of the species versicolor and virginica,</w:delText>
        </w:r>
      </w:del>
      <w:del w:id="5328" w:author="PR Preview" w:date="2026-01-01T00:00:00Z">
        <w:r>
          <w:delText xml:space="preserve"> </w:delText>
        </w:r>
      </w:del>
      <w:del w:id="5329" w:author="PR Preview" w:date="2026-01-01T00:00:00Z">
        <w:r>
          <w:delText xml:space="preserve">and let</w:delText>
        </w:r>
      </w:del>
      <w:del w:id="5330"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del w:id="5331" w:author="PR Preview" w:date="2026-01-01T00:00:00Z">
        <w:r>
          <w:delText xml:space="preserve"> </w:delText>
        </w:r>
      </w:del>
      <w:del w:id="5332" w:author="PR Preview" w:date="2026-01-01T00:00:00Z">
        <w:r>
          <w:delText xml:space="preserve">be the petal length and petal width of one flower.</w:delText>
        </w:r>
      </w:del>
      <w:del w:id="5333" w:author="PR Preview" w:date="2026-01-01T00:00:00Z">
        <w:r>
          <w:delText xml:space="preserve"> </w:delText>
        </w:r>
      </w:del>
      <w:del w:id="5334" w:author="PR Preview" w:date="2026-01-01T00:00:00Z">
        <w:r>
          <w:delText xml:space="preserve">A logistic regression of the species on</w:delText>
        </w:r>
      </w:del>
      <w:del w:id="5335" w:author="PR Preview" w:date="2026-01-01T00:00:00Z">
        <w:r>
          <w:delText xml:space="preserve"> </w:delText>
        </w:r>
      </w:del>
      <m:oMath>
        <m:acc>
          <m:accPr>
            <m:chr m:val="̃"/>
          </m:accPr>
          <m:e>
            <m:r>
              <m:t>x</m:t>
            </m:r>
          </m:e>
        </m:acc>
      </m:oMath>
      <w:del w:id="5336" w:author="PR Preview" w:date="2026-01-01T00:00:00Z">
        <w:r>
          <w:delText xml:space="preserve"> </w:delText>
        </w:r>
      </w:del>
      <w:del w:id="5337" w:author="PR Preview" w:date="2026-01-01T00:00:00Z">
        <w:r>
          <w:delText xml:space="preserve">gives a coefficient vector</w:delText>
        </w:r>
      </w:del>
      <w:del w:id="5338" w:author="PR Preview" w:date="2026-01-01T00:00:00Z">
        <w:r>
          <w:delText xml:space="preserve"> </w:delText>
        </w:r>
      </w:del>
      <m:oMath>
        <m:acc>
          <m:accPr>
            <m:chr m:val="̃"/>
          </m:accPr>
          <m:e>
            <m:r>
              <m:t>w</m:t>
            </m:r>
          </m:e>
        </m:acc>
      </m:oMath>
      <w:del w:id="5339" w:author="PR Preview" w:date="2026-01-01T00:00:00Z">
        <w:r>
          <w:delText xml:space="preserve"> </w:delText>
        </w:r>
      </w:del>
      <w:del w:id="5340" w:author="PR Preview" w:date="2026-01-01T00:00:00Z">
        <w:r>
          <w:delText xml:space="preserve">and an intercept</w:delText>
        </w:r>
      </w:del>
      <w:del w:id="5341" w:author="PR Preview" w:date="2026-01-01T00:00:00Z">
        <w:r>
          <w:delText xml:space="preserve"> </w:delText>
        </w:r>
      </w:del>
      <m:oMath>
        <m:r>
          <m:t>b</m:t>
        </m:r>
      </m:oMath>
      <w:del w:id="5342" w:author="PR Preview" w:date="2026-01-01T00:00:00Z">
        <w:r>
          <w:delText xml:space="preserve">.</w:delText>
        </w:r>
      </w:del>
      <w:del w:id="5343" w:author="PR Preview" w:date="2026-01-01T00:00:00Z">
        <w:r>
          <w:delText xml:space="preserve"> </w:delText>
        </w:r>
      </w:del>
      <w:del w:id="5344" w:author="PR Preview" w:date="2026-01-01T00:00:00Z">
        <w:r>
          <w:delText xml:space="preserve">The line</w:delText>
        </w:r>
      </w:del>
      <w:del w:id="5345" w:author="PR Preview" w:date="2026-01-01T00:00:00Z">
        <w:r>
          <w:delText xml:space="preserve"> </w:delText>
        </w:r>
      </w:del>
      <m:oMath>
        <m:acc>
          <m:accPr>
            <m:chr m:val="̃"/>
          </m:accPr>
          <m:e>
            <m:r>
              <m:t>w</m:t>
            </m:r>
          </m:e>
        </m:acc>
        <m:r>
          <m:rPr>
            <m:sty m:val="p"/>
          </m:rPr>
          <m:t>⋅</m:t>
        </m:r>
        <m:acc>
          <m:accPr>
            <m:chr m:val="̃"/>
          </m:accPr>
          <m:e>
            <m:r>
              <m:t>x</m:t>
            </m:r>
          </m:e>
        </m:acc>
        <m:r>
          <m:rPr>
            <m:sty m:val="p"/>
          </m:rPr>
          <m:t>+</m:t>
        </m:r>
        <m:r>
          <m:t>b</m:t>
        </m:r>
        <m:r>
          <m:rPr>
            <m:sty m:val="p"/>
          </m:rPr>
          <m:t>=</m:t>
        </m:r>
        <m:r>
          <m:t>0</m:t>
        </m:r>
      </m:oMath>
      <w:del w:id="5346" w:author="PR Preview" w:date="2026-01-01T00:00:00Z">
        <w:r>
          <w:delText xml:space="preserve"> </w:delText>
        </w:r>
      </w:del>
      <w:del w:id="5347" w:author="PR Preview" w:date="2026-01-01T00:00:00Z">
        <w:r>
          <w:delText xml:space="preserve">is a hyperplane in</w:delText>
        </w:r>
      </w:del>
      <w:del w:id="5348" w:author="PR Preview" w:date="2026-01-01T00:00:00Z">
        <w:r>
          <w:delText xml:space="preserve"> </w:delText>
        </w:r>
      </w:del>
      <m:oMath>
        <m:sSup>
          <m:e>
            <m:r>
              <m:rPr>
                <m:scr m:val="double-struck"/>
                <m:sty m:val="p"/>
              </m:rPr>
              <m:t>R</m:t>
            </m:r>
          </m:e>
          <m:sup>
            <m:r>
              <m:t>2</m:t>
            </m:r>
          </m:sup>
        </m:sSup>
      </m:oMath>
      <w:del w:id="5349" w:author="PR Preview" w:date="2026-01-01T00:00:00Z">
        <w:r>
          <w:delText xml:space="preserve"> </w:delText>
        </w:r>
      </w:del>
      <w:del w:id="5350" w:author="PR Preview" w:date="2026-01-01T00:00:00Z">
        <w:r>
          <w:delText xml:space="preserve">(</w:delText>
        </w:r>
      </w:del>
      <w:hyperlink w:anchor="def-hyperplane">
        <w:del w:id="5351" w:author="PR Preview" w:date="2026-01-01T00:00:00Z">
          <w:r>
            <w:rPr>
              <w:rStyle w:val="Hyperlink"/>
            </w:rPr>
            <w:delText xml:space="preserve">Definition 36</w:delText>
          </w:r>
        </w:del>
      </w:hyperlink>
      <w:del w:id="5352" w:author="PR Preview" w:date="2026-01-01T00:00:00Z">
        <w:r>
          <w:delText xml:space="preserve">),</w:delText>
        </w:r>
      </w:del>
      <w:del w:id="5353" w:author="PR Preview" w:date="2026-01-01T00:00:00Z">
        <w:r>
          <w:delText xml:space="preserve"> </w:delText>
        </w:r>
      </w:del>
      <w:del w:id="5354" w:author="PR Preview" w:date="2026-01-01T00:00:00Z">
        <w:r>
          <w:delText xml:space="preserve">and the two species mostly fall in its two open half-spaces (</w:delText>
        </w:r>
      </w:del>
      <w:hyperlink w:anchor="def-half-space">
        <w:del w:id="5355" w:author="PR Preview" w:date="2026-01-01T00:00:00Z">
          <w:r>
            <w:rPr>
              <w:rStyle w:val="Hyperlink"/>
            </w:rPr>
            <w:delText xml:space="preserve">Definition 50</w:delText>
          </w:r>
        </w:del>
      </w:hyperlink>
      <w:del w:id="5356" w:author="PR Preview" w:date="2026-01-01T00:00:00Z">
        <w:r>
          <w:delText xml:space="preserve">).</w:delText>
        </w:r>
      </w:del>
      <w:del w:id="5357" w:author="PR Preview" w:date="2026-01-01T00:00:00Z">
        <w:r>
          <w:delText xml:space="preserve"> </w:delText>
        </w:r>
      </w:del>
      <w:hyperlink w:anchor="fig-half-space-iris">
        <w:del w:id="5358" w:author="PR Preview" w:date="2026-01-01T00:00:00Z">
          <w:r>
            <w:rPr>
              <w:rStyle w:val="Hyperlink"/>
            </w:rPr>
            <w:delText xml:space="preserve">Figure 1</w:delText>
          </w:r>
        </w:del>
      </w:hyperlink>
      <w:del w:id="5359" w:author="PR Preview" w:date="2026-01-01T00:00:00Z">
        <w:r>
          <w:delText xml:space="preserve"> </w:delText>
        </w:r>
      </w:del>
      <w:del w:id="5360" w:author="PR Preview" w:date="2026-01-01T00:00:00Z">
        <w:r>
          <w:delText xml:space="preserve">shows the line and the flowers.</w:delText>
        </w:r>
      </w:del>
    </w:p>
    <w:p>
      <w:pPr>
        <w:pStyle w:val="BodyText"/>
      </w:pPr>
      <w:ins w:id="5361" w:author="PR Preview" w:date="2026-01-01T00:00:00Z">
        <w:r>
          <w:rPr>
            <w:b/>
            <w:bCs/>
          </w:rPr>
          <w:t xml:space="preserve">Example 73 (Two iris species on either side of a line)</w:t>
        </w:r>
      </w:ins>
      <w:ins w:id="5362" w:author="PR Preview" w:date="2026-01-01T00:00:00Z">
        <w:r>
          <w:t xml:space="preserve"> </w:t>
        </w:r>
      </w:ins>
      <w:ins w:id="5363" w:author="PR Preview" w:date="2026-01-01T00:00:00Z">
        <w:r>
          <w:t xml:space="preserve">The</w:t>
        </w:r>
      </w:ins>
      <w:ins w:id="5364" w:author="PR Preview" w:date="2026-01-01T00:00:00Z">
        <w:r>
          <w:t xml:space="preserve"> </w:t>
        </w:r>
      </w:ins>
      <w:ins w:id="5365" w:author="PR Preview" w:date="2026-01-01T00:00:00Z">
        <w:r>
          <w:rPr>
            <w:rStyle w:val="VerbatimChar"/>
          </w:rPr>
          <w:t xml:space="preserve">iris</w:t>
        </w:r>
      </w:ins>
      <w:ins w:id="5366" w:author="PR Preview" w:date="2026-01-01T00:00:00Z">
        <w:r>
          <w:t xml:space="preserve"> </w:t>
        </w:r>
      </w:ins>
      <w:ins w:id="5367" w:author="PR Preview" w:date="2026-01-01T00:00:00Z">
        <w:r>
          <w:t xml:space="preserve">data set in R has the petal length and petal width, in centimeters, of 150 irises.</w:t>
        </w:r>
      </w:ins>
      <w:ins w:id="5368" w:author="PR Preview" w:date="2026-01-01T00:00:00Z">
        <w:r>
          <w:t xml:space="preserve"> </w:t>
        </w:r>
      </w:ins>
      <w:ins w:id="5369" w:author="PR Preview" w:date="2026-01-01T00:00:00Z">
        <w:r>
          <w:t xml:space="preserve">Take the 100 flowers of the species versicolor and virginica,</w:t>
        </w:r>
      </w:ins>
      <w:ins w:id="5370" w:author="PR Preview" w:date="2026-01-01T00:00:00Z">
        <w:r>
          <w:t xml:space="preserve"> </w:t>
        </w:r>
      </w:ins>
      <w:ins w:id="5371" w:author="PR Preview" w:date="2026-01-01T00:00:00Z">
        <w:r>
          <w:t xml:space="preserve">and let</w:t>
        </w:r>
      </w:ins>
      <w:ins w:id="5372"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ins w:id="5373" w:author="PR Preview" w:date="2026-01-01T00:00:00Z">
        <w:r>
          <w:t xml:space="preserve"> </w:t>
        </w:r>
      </w:ins>
      <w:ins w:id="5374" w:author="PR Preview" w:date="2026-01-01T00:00:00Z">
        <w:r>
          <w:t xml:space="preserve">be the petal length and petal width of one flower.</w:t>
        </w:r>
      </w:ins>
      <w:ins w:id="5375" w:author="PR Preview" w:date="2026-01-01T00:00:00Z">
        <w:r>
          <w:t xml:space="preserve"> </w:t>
        </w:r>
      </w:ins>
      <w:ins w:id="5376" w:author="PR Preview" w:date="2026-01-01T00:00:00Z">
        <w:r>
          <w:t xml:space="preserve">A logistic regression of the species on</w:t>
        </w:r>
      </w:ins>
      <w:ins w:id="5377" w:author="PR Preview" w:date="2026-01-01T00:00:00Z">
        <w:r>
          <w:t xml:space="preserve"> </w:t>
        </w:r>
      </w:ins>
      <m:oMath>
        <m:acc>
          <m:accPr>
            <m:chr m:val="̃"/>
          </m:accPr>
          <m:e>
            <m:r>
              <m:t>x</m:t>
            </m:r>
          </m:e>
        </m:acc>
      </m:oMath>
      <w:ins w:id="5378" w:author="PR Preview" w:date="2026-01-01T00:00:00Z">
        <w:r>
          <w:t xml:space="preserve"> </w:t>
        </w:r>
      </w:ins>
      <w:ins w:id="5379" w:author="PR Preview" w:date="2026-01-01T00:00:00Z">
        <w:r>
          <w:t xml:space="preserve">gives a coefficient vector</w:t>
        </w:r>
      </w:ins>
      <w:ins w:id="5380" w:author="PR Preview" w:date="2026-01-01T00:00:00Z">
        <w:r>
          <w:t xml:space="preserve"> </w:t>
        </w:r>
      </w:ins>
      <m:oMath>
        <m:acc>
          <m:accPr>
            <m:chr m:val="̃"/>
          </m:accPr>
          <m:e>
            <m:r>
              <m:t>w</m:t>
            </m:r>
          </m:e>
        </m:acc>
      </m:oMath>
      <w:ins w:id="5381" w:author="PR Preview" w:date="2026-01-01T00:00:00Z">
        <w:r>
          <w:t xml:space="preserve"> </w:t>
        </w:r>
      </w:ins>
      <w:ins w:id="5382" w:author="PR Preview" w:date="2026-01-01T00:00:00Z">
        <w:r>
          <w:t xml:space="preserve">and an intercept</w:t>
        </w:r>
      </w:ins>
      <w:ins w:id="5383" w:author="PR Preview" w:date="2026-01-01T00:00:00Z">
        <w:r>
          <w:t xml:space="preserve"> </w:t>
        </w:r>
      </w:ins>
      <m:oMath>
        <m:r>
          <m:t>b</m:t>
        </m:r>
      </m:oMath>
      <w:ins w:id="5384" w:author="PR Preview" w:date="2026-01-01T00:00:00Z">
        <w:r>
          <w:t xml:space="preserve">.</w:t>
        </w:r>
      </w:ins>
      <w:ins w:id="5385" w:author="PR Preview" w:date="2026-01-01T00:00:00Z">
        <w:r>
          <w:t xml:space="preserve"> </w:t>
        </w:r>
      </w:ins>
      <w:ins w:id="5386" w:author="PR Preview" w:date="2026-01-01T00:00:00Z">
        <w:r>
          <w:t xml:space="preserve">The line</w:t>
        </w:r>
      </w:ins>
      <w:ins w:id="5387" w:author="PR Preview" w:date="2026-01-01T00:00:00Z">
        <w:r>
          <w:t xml:space="preserve"> </w:t>
        </w:r>
      </w:ins>
      <m:oMath>
        <m:acc>
          <m:accPr>
            <m:chr m:val="̃"/>
          </m:accPr>
          <m:e>
            <m:r>
              <m:t>w</m:t>
            </m:r>
          </m:e>
        </m:acc>
        <m:r>
          <m:rPr>
            <m:sty m:val="p"/>
          </m:rPr>
          <m:t>⋅</m:t>
        </m:r>
        <m:acc>
          <m:accPr>
            <m:chr m:val="̃"/>
          </m:accPr>
          <m:e>
            <m:r>
              <m:t>x</m:t>
            </m:r>
          </m:e>
        </m:acc>
        <m:r>
          <m:rPr>
            <m:sty m:val="p"/>
          </m:rPr>
          <m:t>+</m:t>
        </m:r>
        <m:r>
          <m:t>b</m:t>
        </m:r>
        <m:r>
          <m:rPr>
            <m:sty m:val="p"/>
          </m:rPr>
          <m:t>=</m:t>
        </m:r>
        <m:r>
          <m:t>0</m:t>
        </m:r>
      </m:oMath>
      <w:ins w:id="5388" w:author="PR Preview" w:date="2026-01-01T00:00:00Z">
        <w:r>
          <w:t xml:space="preserve"> </w:t>
        </w:r>
      </w:ins>
      <w:ins w:id="5389" w:author="PR Preview" w:date="2026-01-01T00:00:00Z">
        <w:r>
          <w:t xml:space="preserve">is a hyperplane in</w:t>
        </w:r>
      </w:ins>
      <w:ins w:id="5390" w:author="PR Preview" w:date="2026-01-01T00:00:00Z">
        <w:r>
          <w:t xml:space="preserve"> </w:t>
        </w:r>
      </w:ins>
      <m:oMath>
        <m:sSup>
          <m:e>
            <m:r>
              <m:rPr>
                <m:scr m:val="double-struck"/>
                <m:sty m:val="p"/>
              </m:rPr>
              <m:t>R</m:t>
            </m:r>
          </m:e>
          <m:sup>
            <m:r>
              <m:t>2</m:t>
            </m:r>
          </m:sup>
        </m:sSup>
      </m:oMath>
      <w:ins w:id="5391" w:author="PR Preview" w:date="2026-01-01T00:00:00Z">
        <w:r>
          <w:t xml:space="preserve"> </w:t>
        </w:r>
      </w:ins>
      <w:ins w:id="5392" w:author="PR Preview" w:date="2026-01-01T00:00:00Z">
        <w:r>
          <w:t xml:space="preserve">(</w:t>
        </w:r>
      </w:ins>
      <w:hyperlink w:anchor="def-hyperplane">
        <w:ins w:id="5393" w:author="PR Preview" w:date="2026-01-01T00:00:00Z">
          <w:r>
            <w:rPr>
              <w:rStyle w:val="Hyperlink"/>
            </w:rPr>
            <w:t xml:space="preserve">Definition 36</w:t>
          </w:r>
        </w:ins>
      </w:hyperlink>
      <w:ins w:id="5394" w:author="PR Preview" w:date="2026-01-01T00:00:00Z">
        <w:r>
          <w:t xml:space="preserve">),</w:t>
        </w:r>
      </w:ins>
      <w:ins w:id="5395" w:author="PR Preview" w:date="2026-01-01T00:00:00Z">
        <w:r>
          <w:t xml:space="preserve"> </w:t>
        </w:r>
      </w:ins>
      <w:ins w:id="5396" w:author="PR Preview" w:date="2026-01-01T00:00:00Z">
        <w:r>
          <w:t xml:space="preserve">and the two species mostly fall in its two open half-spaces (</w:t>
        </w:r>
      </w:ins>
      <w:hyperlink w:anchor="def-half-space">
        <w:ins w:id="5397" w:author="PR Preview" w:date="2026-01-01T00:00:00Z">
          <w:r>
            <w:rPr>
              <w:rStyle w:val="Hyperlink"/>
            </w:rPr>
            <w:t xml:space="preserve">Definition 53</w:t>
          </w:r>
        </w:ins>
      </w:hyperlink>
      <w:ins w:id="5398" w:author="PR Preview" w:date="2026-01-01T00:00:00Z">
        <w:r>
          <w:t xml:space="preserve">).</w:t>
        </w:r>
      </w:ins>
      <w:ins w:id="5399" w:author="PR Preview" w:date="2026-01-01T00:00:00Z">
        <w:r>
          <w:t xml:space="preserve"> </w:t>
        </w:r>
      </w:ins>
      <w:hyperlink w:anchor="fig-half-space-iris">
        <w:ins w:id="5400" w:author="PR Preview" w:date="2026-01-01T00:00:00Z">
          <w:r>
            <w:rPr>
              <w:rStyle w:val="Hyperlink"/>
            </w:rPr>
            <w:t xml:space="preserve">Figure 1</w:t>
          </w:r>
        </w:ins>
      </w:hyperlink>
      <w:ins w:id="5401" w:author="PR Preview" w:date="2026-01-01T00:00:00Z">
        <w:r>
          <w:t xml:space="preserve"> </w:t>
        </w:r>
      </w:ins>
      <w:ins w:id="5402" w:author="PR Preview" w:date="2026-01-01T00:00:00Z">
        <w:r>
          <w:t xml:space="preserve">shows the line and the flowers.</w:t>
        </w:r>
      </w:ins>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78" w:name="fig-half-space-iris"/>
          <w:p>
            <w:pPr>
              <w:pStyle w:val="Compact"/>
              <w:jc w:val="center"/>
            </w:pPr>
            <w:r>
              <w:drawing>
                <wp:inline>
                  <wp:extent cx="4620126" cy="3696101"/>
                  <wp:effectExtent b="0" l="0" r="0" t="0"/>
                  <wp:docPr descr="" title="" id="276" name="Picture"/>
                  <a:graphic>
                    <a:graphicData uri="http://schemas.openxmlformats.org/drawingml/2006/picture">
                      <pic:pic>
                        <pic:nvPicPr>
                          <pic:cNvPr descr="linear-algebra_files/figure-docx/fig-half-space-iris-1.png" id="277" name="Picture"/>
                          <pic:cNvPicPr>
                            <a:picLocks noChangeArrowheads="1" noChangeAspect="1"/>
                          </pic:cNvPicPr>
                        </pic:nvPicPr>
                        <pic:blipFill>
                          <a:blip r:embed="rId27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78"/>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del w:id="5403" w:author="PR Preview" w:date="2026-01-01T00:00:00Z">
        <w:r>
          <w:delText xml:space="preserve">The vector</w:delText>
        </w:r>
      </w:del>
      <w:del w:id="5404" w:author="PR Preview" w:date="2026-01-01T00:00:00Z">
        <w:r>
          <w:delText xml:space="preserve"> </w:delText>
        </w:r>
      </w:del>
      <m:oMath>
        <m:acc>
          <m:accPr>
            <m:chr m:val="̃"/>
          </m:accPr>
          <m:e>
            <m:r>
              <m:t>w</m:t>
            </m:r>
          </m:e>
        </m:acc>
      </m:oMath>
      <w:del w:id="5405" w:author="PR Preview" w:date="2026-01-01T00:00:00Z">
        <w:r>
          <w:delText xml:space="preserve"> </w:delText>
        </w:r>
      </w:del>
      <w:del w:id="5406" w:author="PR Preview" w:date="2026-01-01T00:00:00Z">
        <w:r>
          <w:delText xml:space="preserve">points toward the virginica side,</w:delText>
        </w:r>
      </w:del>
      <w:del w:id="5407" w:author="PR Preview" w:date="2026-01-01T00:00:00Z">
        <w:r>
          <w:delText xml:space="preserve"> </w:delText>
        </w:r>
      </w:del>
      <w:del w:id="5408" w:author="PR Preview" w:date="2026-01-01T00:00:00Z">
        <w:r>
          <w:delText xml:space="preserve">so the positive half-space</w:delText>
        </w:r>
      </w:del>
      <w:del w:id="5409" w:author="PR Preview" w:date="2026-01-01T00:00:00Z">
        <w:r>
          <w:delText xml:space="preserve"> </w:delText>
        </w:r>
      </w:del>
      <m:oMath>
        <m:sSup>
          <m:e>
            <m:r>
              <m:rPr>
                <m:scr m:val="script"/>
                <m:sty m:val="p"/>
              </m:rPr>
              <m:t>H</m:t>
            </m:r>
          </m:e>
          <m:sup>
            <m:r>
              <m:rPr>
                <m:sty m:val="p"/>
              </m:rPr>
              <m:t>+</m:t>
            </m:r>
          </m:sup>
        </m:sSup>
      </m:oMath>
      <w:del w:id="5410" w:author="PR Preview" w:date="2026-01-01T00:00:00Z">
        <w:r>
          <w:delText xml:space="preserve"> </w:delText>
        </w:r>
      </w:del>
      <w:del w:id="5411" w:author="PR Preview" w:date="2026-01-01T00:00:00Z">
        <w:r>
          <w:delText xml:space="preserve">holds</w:delText>
        </w:r>
      </w:del>
      <w:del w:id="5412" w:author="PR Preview" w:date="2026-01-01T00:00:00Z">
        <w:r>
          <w:delText xml:space="preserve"> </w:delText>
        </w:r>
      </w:del>
      <w:del w:id="5413" w:author="PR Preview" w:date="2026-01-01T00:00:00Z">
        <w:r>
          <w:delText xml:space="preserve">50 of the 100 flowers,</w:delText>
        </w:r>
      </w:del>
      <w:del w:id="5414" w:author="PR Preview" w:date="2026-01-01T00:00:00Z">
        <w:r>
          <w:delText xml:space="preserve"> </w:delText>
        </w:r>
      </w:del>
      <w:del w:id="5415" w:author="PR Preview" w:date="2026-01-01T00:00:00Z">
        <w:r>
          <w:delText xml:space="preserve">and 47 of them are virginica.</w:delText>
        </w:r>
      </w:del>
      <w:del w:id="5416" w:author="PR Preview" w:date="2026-01-01T00:00:00Z">
        <w:r>
          <w:delText xml:space="preserve"> </w:delText>
        </w:r>
      </w:del>
      <w:del w:id="5417" w:author="PR Preview" w:date="2026-01-01T00:00:00Z">
        <w:r>
          <w:delText xml:space="preserve">The line is a set of dimension</w:delText>
        </w:r>
      </w:del>
      <w:del w:id="5418" w:author="PR Preview" w:date="2026-01-01T00:00:00Z">
        <w:r>
          <w:delText xml:space="preserve"> </w:delText>
        </w:r>
      </w:del>
      <m:oMath>
        <m:r>
          <m:t>p</m:t>
        </m:r>
        <m:r>
          <m:rPr>
            <m:sty m:val="p"/>
          </m:rPr>
          <m:t>−</m:t>
        </m:r>
        <m:r>
          <m:t>1</m:t>
        </m:r>
        <m:r>
          <m:rPr>
            <m:sty m:val="p"/>
          </m:rPr>
          <m:t>=</m:t>
        </m:r>
        <m:r>
          <m:t>1</m:t>
        </m:r>
      </m:oMath>
      <w:del w:id="5419" w:author="PR Preview" w:date="2026-01-01T00:00:00Z">
        <w:r>
          <w:delText xml:space="preserve">,</w:delText>
        </w:r>
      </w:del>
      <w:del w:id="5420" w:author="PR Preview" w:date="2026-01-01T00:00:00Z">
        <w:r>
          <w:delText xml:space="preserve"> </w:delText>
        </w:r>
      </w:del>
      <w:del w:id="5421" w:author="PR Preview" w:date="2026-01-01T00:00:00Z">
        <w:r>
          <w:delText xml:space="preserve">and each side is a region of the plane of dimension</w:delText>
        </w:r>
      </w:del>
      <w:del w:id="5422" w:author="PR Preview" w:date="2026-01-01T00:00:00Z">
        <w:r>
          <w:delText xml:space="preserve"> </w:delText>
        </w:r>
      </w:del>
      <m:oMath>
        <m:r>
          <m:t>p</m:t>
        </m:r>
        <m:r>
          <m:rPr>
            <m:sty m:val="p"/>
          </m:rPr>
          <m:t>=</m:t>
        </m:r>
        <m:r>
          <m:t>2</m:t>
        </m:r>
      </m:oMath>
      <w:del w:id="5423" w:author="PR Preview" w:date="2026-01-01T00:00:00Z">
        <w:r>
          <w:delText xml:space="preserve"> </w:delText>
        </w:r>
      </w:del>
      <w:del w:id="5424" w:author="PR Preview" w:date="2026-01-01T00:00:00Z">
        <w:r>
          <w:delText xml:space="preserve">(</w:delText>
        </w:r>
      </w:del>
      <w:hyperlink w:anchor="thm-half-space-dimension">
        <w:del w:id="5425" w:author="PR Preview" w:date="2026-01-01T00:00:00Z">
          <w:r>
            <w:rPr>
              <w:rStyle w:val="Hyperlink"/>
            </w:rPr>
            <w:delText xml:space="preserve">Theorem 41</w:delText>
          </w:r>
        </w:del>
      </w:hyperlink>
      <w:del w:id="5426" w:author="PR Preview" w:date="2026-01-01T00:00:00Z">
        <w:r>
          <w:delText xml:space="preserve">).</w:delText>
        </w:r>
      </w:del>
    </w:p>
    <w:p>
      <w:pPr>
        <w:pStyle w:val="BodyText"/>
      </w:pPr>
      <w:del w:id="5427" w:author="PR Preview" w:date="2026-01-01T00:00:00Z">
        <w:r>
          <w:rPr>
            <w:b/>
            <w:bCs/>
          </w:rPr>
          <w:delText xml:space="preserve">Exercise 7 (Which side of the plane?)</w:delText>
        </w:r>
      </w:del>
      <w:del w:id="5428" w:author="PR Preview" w:date="2026-01-01T00:00:00Z">
        <w:r>
          <w:delText xml:space="preserve"> </w:delText>
        </w:r>
      </w:del>
      <w:del w:id="5429" w:author="PR Preview" w:date="2026-01-01T00:00:00Z">
        <w:r>
          <w:delText xml:space="preserve">Let</w:delText>
        </w:r>
      </w:del>
      <w:del w:id="5430" w:author="PR Preview" w:date="2026-01-01T00:00:00Z">
        <w:r>
          <w:delText xml:space="preserve"> </w:delText>
        </w:r>
      </w:del>
      <m:oMath>
        <m:r>
          <m:rPr>
            <m:scr m:val="script"/>
            <m:sty m:val="p"/>
          </m:rPr>
          <m:t>H</m:t>
        </m:r>
      </m:oMath>
      <w:del w:id="5431" w:author="PR Preview" w:date="2026-01-01T00:00:00Z">
        <w:r>
          <w:delText xml:space="preserve"> </w:delText>
        </w:r>
      </w:del>
      <w:del w:id="5432" w:author="PR Preview" w:date="2026-01-01T00:00:00Z">
        <w:r>
          <w:delText xml:space="preserve">be the plane in</w:delText>
        </w:r>
      </w:del>
      <w:del w:id="5433" w:author="PR Preview" w:date="2026-01-01T00:00:00Z">
        <w:r>
          <w:delText xml:space="preserve"> </w:delText>
        </w:r>
      </w:del>
      <m:oMath>
        <m:sSup>
          <m:e>
            <m:r>
              <m:rPr>
                <m:scr m:val="double-struck"/>
                <m:sty m:val="p"/>
              </m:rPr>
              <m:t>R</m:t>
            </m:r>
          </m:e>
          <m:sup>
            <m:r>
              <m:t>3</m:t>
            </m:r>
          </m:sup>
        </m:sSup>
      </m:oMath>
      <w:del w:id="5434" w:author="PR Preview" w:date="2026-01-01T00:00:00Z">
        <w:r>
          <w:delText xml:space="preserve"> </w:delText>
        </w:r>
      </w:del>
      <w:del w:id="5435" w:author="PR Preview" w:date="2026-01-01T00:00:00Z">
        <w:r>
          <w:delText xml:space="preserve">with</w:delText>
        </w:r>
      </w:del>
      <w:del w:id="5436" w:author="PR Preview" w:date="2026-01-01T00:00:00Z">
        <w:r>
          <w:delText xml:space="preserve"> </w:delText>
        </w:r>
      </w:del>
      <m:oMath>
        <m:acc>
          <m:accPr>
            <m:chr m:val="̃"/>
          </m:accPr>
          <m:e>
            <m:r>
              <m:t>w</m:t>
            </m:r>
          </m:e>
        </m:acc>
        <m:r>
          <m:rPr>
            <m:sty m:val="p"/>
          </m:rPr>
          <m:t>=</m:t>
        </m:r>
        <m:r>
          <m:rPr>
            <m:sty m:val="p"/>
          </m:rPr>
          <m:t>(</m:t>
        </m:r>
        <m:r>
          <m:t>1</m:t>
        </m:r>
        <m:r>
          <m:rPr>
            <m:sty m:val="p"/>
          </m:rPr>
          <m:t>,</m:t>
        </m:r>
        <m:r>
          <m:t>1</m:t>
        </m:r>
        <m:r>
          <m:rPr>
            <m:sty m:val="p"/>
          </m:rPr>
          <m:t>,</m:t>
        </m:r>
        <m:r>
          <m:t>1</m:t>
        </m:r>
        <m:r>
          <m:rPr>
            <m:sty m:val="p"/>
          </m:rPr>
          <m:t>)</m:t>
        </m:r>
      </m:oMath>
      <w:del w:id="5437" w:author="PR Preview" w:date="2026-01-01T00:00:00Z">
        <w:r>
          <w:delText xml:space="preserve"> </w:delText>
        </w:r>
      </w:del>
      <w:del w:id="5438" w:author="PR Preview" w:date="2026-01-01T00:00:00Z">
        <w:r>
          <w:delText xml:space="preserve">and</w:delText>
        </w:r>
      </w:del>
      <w:del w:id="5439" w:author="PR Preview" w:date="2026-01-01T00:00:00Z">
        <w:r>
          <w:delText xml:space="preserve"> </w:delText>
        </w:r>
      </w:del>
      <m:oMath>
        <m:r>
          <m:t>b</m:t>
        </m:r>
        <m:r>
          <m:rPr>
            <m:sty m:val="p"/>
          </m:rPr>
          <m:t>=</m:t>
        </m:r>
        <m:r>
          <m:rPr>
            <m:sty m:val="p"/>
          </m:rPr>
          <m:t>−</m:t>
        </m:r>
        <m:r>
          <m:t>1</m:t>
        </m:r>
      </m:oMath>
      <w:del w:id="5440" w:author="PR Preview" w:date="2026-01-01T00:00:00Z">
        <w:r>
          <w:delText xml:space="preserve"> </w:delText>
        </w:r>
      </w:del>
      <w:del w:id="5441" w:author="PR Preview" w:date="2026-01-01T00:00:00Z">
        <w:r>
          <w:delText xml:space="preserve">(</w:delText>
        </w:r>
      </w:del>
      <w:hyperlink w:anchor="exm-hyperplane-subspace">
        <w:del w:id="5442" w:author="PR Preview" w:date="2026-01-01T00:00:00Z">
          <w:r>
            <w:rPr>
              <w:rStyle w:val="Hyperlink"/>
            </w:rPr>
            <w:delText xml:space="preserve">Example 67</w:delText>
          </w:r>
        </w:del>
      </w:hyperlink>
      <w:del w:id="5443" w:author="PR Preview" w:date="2026-01-01T00:00:00Z">
        <w:r>
          <w:delText xml:space="preserve">).</w:delText>
        </w:r>
      </w:del>
    </w:p>
    <w:p>
      <w:pPr>
        <w:pStyle w:val="Compact"/>
        <w:numPr>
          <w:ilvl w:val="0"/>
          <w:numId w:val="1031"/>
        </w:numPr>
      </w:pPr>
      <w:del w:id="5444" w:author="PR Preview" w:date="2026-01-01T00:00:00Z">
        <w:r>
          <w:delText xml:space="preserve">For each point, say whether it is in</w:delText>
        </w:r>
      </w:del>
      <w:del w:id="5445" w:author="PR Preview" w:date="2026-01-01T00:00:00Z">
        <w:r>
          <w:delText xml:space="preserve"> </w:delText>
        </w:r>
      </w:del>
      <m:oMath>
        <m:sSup>
          <m:e>
            <m:r>
              <m:rPr>
                <m:scr m:val="script"/>
                <m:sty m:val="p"/>
              </m:rPr>
              <m:t>H</m:t>
            </m:r>
          </m:e>
          <m:sup>
            <m:r>
              <m:rPr>
                <m:sty m:val="p"/>
              </m:rPr>
              <m:t>+</m:t>
            </m:r>
          </m:sup>
        </m:sSup>
      </m:oMath>
      <w:del w:id="5446" w:author="PR Preview" w:date="2026-01-01T00:00:00Z">
        <w:r>
          <w:delText xml:space="preserve">,</w:delText>
        </w:r>
      </w:del>
      <w:del w:id="5447" w:author="PR Preview" w:date="2026-01-01T00:00:00Z">
        <w:r>
          <w:delText xml:space="preserve"> </w:delText>
        </w:r>
      </w:del>
      <m:oMath>
        <m:r>
          <m:rPr>
            <m:scr m:val="script"/>
            <m:sty m:val="p"/>
          </m:rPr>
          <m:t>H</m:t>
        </m:r>
      </m:oMath>
      <w:del w:id="5448" w:author="PR Preview" w:date="2026-01-01T00:00:00Z">
        <w:r>
          <w:delText xml:space="preserve"> </w:delText>
        </w:r>
      </w:del>
      <w:del w:id="5449" w:author="PR Preview" w:date="2026-01-01T00:00:00Z">
        <w:r>
          <w:delText xml:space="preserve">or</w:delText>
        </w:r>
      </w:del>
      <w:del w:id="5450" w:author="PR Preview" w:date="2026-01-01T00:00:00Z">
        <w:r>
          <w:delText xml:space="preserve"> </w:delText>
        </w:r>
      </w:del>
      <m:oMath>
        <m:sSup>
          <m:e>
            <m:r>
              <m:rPr>
                <m:scr m:val="script"/>
                <m:sty m:val="p"/>
              </m:rPr>
              <m:t>H</m:t>
            </m:r>
          </m:e>
          <m:sup>
            <m:r>
              <m:rPr>
                <m:sty m:val="p"/>
              </m:rPr>
              <m:t>−</m:t>
            </m:r>
          </m:sup>
        </m:sSup>
      </m:oMath>
      <w:del w:id="5451" w:author="PR Preview" w:date="2026-01-01T00:00:00Z">
        <w:r>
          <w:delText xml:space="preserve"> </w:delText>
        </w:r>
      </w:del>
      <w:del w:id="5452" w:author="PR Preview" w:date="2026-01-01T00:00:00Z">
        <w:r>
          <w:delText xml:space="preserve">(</w:delText>
        </w:r>
      </w:del>
      <w:hyperlink w:anchor="def-half-space">
        <w:del w:id="5453" w:author="PR Preview" w:date="2026-01-01T00:00:00Z">
          <w:r>
            <w:rPr>
              <w:rStyle w:val="Hyperlink"/>
            </w:rPr>
            <w:delText xml:space="preserve">Definition 50</w:delText>
          </w:r>
        </w:del>
      </w:hyperlink>
      <w:del w:id="5454" w:author="PR Preview" w:date="2026-01-01T00:00:00Z">
        <w:r>
          <w:delText xml:space="preserve">):</w:delText>
        </w:r>
      </w:del>
      <w:del w:id="5455" w:author="PR Preview" w:date="2026-01-01T00:00:00Z">
        <w:r>
          <w:delText xml:space="preserve"> </w:delText>
        </w:r>
      </w:del>
      <m:oMath>
        <m:r>
          <m:rPr>
            <m:sty m:val="p"/>
          </m:rPr>
          <m:t>(</m:t>
        </m:r>
        <m:r>
          <m:t>0</m:t>
        </m:r>
        <m:r>
          <m:rPr>
            <m:sty m:val="p"/>
          </m:rPr>
          <m:t>,</m:t>
        </m:r>
        <m:r>
          <m:t>0</m:t>
        </m:r>
        <m:r>
          <m:rPr>
            <m:sty m:val="p"/>
          </m:rPr>
          <m:t>,</m:t>
        </m:r>
        <m:r>
          <m:t>0</m:t>
        </m:r>
        <m:r>
          <m:rPr>
            <m:sty m:val="p"/>
          </m:rPr>
          <m:t>)</m:t>
        </m:r>
      </m:oMath>
      <w:del w:id="5456" w:author="PR Preview" w:date="2026-01-01T00:00:00Z">
        <w:r>
          <w:delText xml:space="preserve">,</w:delText>
        </w:r>
      </w:del>
      <w:del w:id="5457" w:author="PR Preview" w:date="2026-01-01T00:00:00Z">
        <w:r>
          <w:delText xml:space="preserve"> </w:delText>
        </w:r>
      </w:del>
      <m:oMath>
        <m:r>
          <m:rPr>
            <m:sty m:val="p"/>
          </m:rPr>
          <m:t>(</m:t>
        </m:r>
        <m:r>
          <m:t>1</m:t>
        </m:r>
        <m:r>
          <m:rPr>
            <m:sty m:val="p"/>
          </m:rPr>
          <m:t>,</m:t>
        </m:r>
        <m:r>
          <m:t>0</m:t>
        </m:r>
        <m:r>
          <m:rPr>
            <m:sty m:val="p"/>
          </m:rPr>
          <m:t>,</m:t>
        </m:r>
        <m:r>
          <m:t>0</m:t>
        </m:r>
        <m:r>
          <m:rPr>
            <m:sty m:val="p"/>
          </m:rPr>
          <m:t>)</m:t>
        </m:r>
      </m:oMath>
      <w:del w:id="5458" w:author="PR Preview" w:date="2026-01-01T00:00:00Z">
        <w:r>
          <w:delText xml:space="preserve"> </w:delText>
        </w:r>
      </w:del>
      <w:del w:id="5459" w:author="PR Preview" w:date="2026-01-01T00:00:00Z">
        <w:r>
          <w:delText xml:space="preserve">and</w:delText>
        </w:r>
      </w:del>
      <w:del w:id="5460" w:author="PR Preview" w:date="2026-01-01T00:00:00Z">
        <w:r>
          <w:delText xml:space="preserve"> </w:delText>
        </w:r>
      </w:del>
      <m:oMath>
        <m:r>
          <m:rPr>
            <m:sty m:val="p"/>
          </m:rPr>
          <m:t>(</m:t>
        </m:r>
        <m:r>
          <m:t>1</m:t>
        </m:r>
        <m:r>
          <m:rPr>
            <m:sty m:val="p"/>
          </m:rPr>
          <m:t>,</m:t>
        </m:r>
        <m:r>
          <m:t>1</m:t>
        </m:r>
        <m:r>
          <m:rPr>
            <m:sty m:val="p"/>
          </m:rPr>
          <m:t>,</m:t>
        </m:r>
        <m:r>
          <m:t>1</m:t>
        </m:r>
        <m:r>
          <m:rPr>
            <m:sty m:val="p"/>
          </m:rPr>
          <m:t>)</m:t>
        </m:r>
      </m:oMath>
      <w:del w:id="5461" w:author="PR Preview" w:date="2026-01-01T00:00:00Z">
        <w:r>
          <w:delText xml:space="preserve">.</w:delText>
        </w:r>
      </w:del>
    </w:p>
    <w:p>
      <w:pPr>
        <w:pStyle w:val="FirstParagraph"/>
      </w:pPr>
      <w:ins w:id="5462" w:author="PR Preview" w:date="2026-01-01T00:00:00Z">
        <w:r>
          <w:t xml:space="preserve">The vector</w:t>
        </w:r>
      </w:ins>
      <w:ins w:id="5463" w:author="PR Preview" w:date="2026-01-01T00:00:00Z">
        <w:r>
          <w:t xml:space="preserve"> </w:t>
        </w:r>
      </w:ins>
      <m:oMath>
        <m:acc>
          <m:accPr>
            <m:chr m:val="̃"/>
          </m:accPr>
          <m:e>
            <m:r>
              <m:t>w</m:t>
            </m:r>
          </m:e>
        </m:acc>
      </m:oMath>
      <w:ins w:id="5464" w:author="PR Preview" w:date="2026-01-01T00:00:00Z">
        <w:r>
          <w:t xml:space="preserve"> </w:t>
        </w:r>
      </w:ins>
      <w:ins w:id="5465" w:author="PR Preview" w:date="2026-01-01T00:00:00Z">
        <w:r>
          <w:t xml:space="preserve">points toward the virginica side,</w:t>
        </w:r>
      </w:ins>
      <w:ins w:id="5466" w:author="PR Preview" w:date="2026-01-01T00:00:00Z">
        <w:r>
          <w:t xml:space="preserve"> </w:t>
        </w:r>
      </w:ins>
      <w:ins w:id="5467" w:author="PR Preview" w:date="2026-01-01T00:00:00Z">
        <w:r>
          <w:t xml:space="preserve">so the positive half-space</w:t>
        </w:r>
      </w:ins>
      <w:ins w:id="5468" w:author="PR Preview" w:date="2026-01-01T00:00:00Z">
        <w:r>
          <w:t xml:space="preserve"> </w:t>
        </w:r>
      </w:ins>
      <m:oMath>
        <m:sSup>
          <m:e>
            <m:r>
              <m:rPr>
                <m:scr m:val="script"/>
                <m:sty m:val="p"/>
              </m:rPr>
              <m:t>H</m:t>
            </m:r>
          </m:e>
          <m:sup>
            <m:r>
              <m:rPr>
                <m:sty m:val="p"/>
              </m:rPr>
              <m:t>+</m:t>
            </m:r>
          </m:sup>
        </m:sSup>
      </m:oMath>
      <w:ins w:id="5469" w:author="PR Preview" w:date="2026-01-01T00:00:00Z">
        <w:r>
          <w:t xml:space="preserve"> </w:t>
        </w:r>
      </w:ins>
      <w:ins w:id="5470" w:author="PR Preview" w:date="2026-01-01T00:00:00Z">
        <w:r>
          <w:t xml:space="preserve">holds</w:t>
        </w:r>
      </w:ins>
      <w:ins w:id="5471" w:author="PR Preview" w:date="2026-01-01T00:00:00Z">
        <w:r>
          <w:t xml:space="preserve"> </w:t>
        </w:r>
      </w:ins>
      <w:ins w:id="5472" w:author="PR Preview" w:date="2026-01-01T00:00:00Z">
        <w:r>
          <w:t xml:space="preserve">50 of the 100 flowers,</w:t>
        </w:r>
      </w:ins>
      <w:ins w:id="5473" w:author="PR Preview" w:date="2026-01-01T00:00:00Z">
        <w:r>
          <w:t xml:space="preserve"> </w:t>
        </w:r>
      </w:ins>
      <w:ins w:id="5474" w:author="PR Preview" w:date="2026-01-01T00:00:00Z">
        <w:r>
          <w:t xml:space="preserve">and 47 of them are virginica.</w:t>
        </w:r>
      </w:ins>
      <w:ins w:id="5475" w:author="PR Preview" w:date="2026-01-01T00:00:00Z">
        <w:r>
          <w:t xml:space="preserve"> </w:t>
        </w:r>
      </w:ins>
      <w:ins w:id="5476" w:author="PR Preview" w:date="2026-01-01T00:00:00Z">
        <w:r>
          <w:t xml:space="preserve">The line is a set of dimension</w:t>
        </w:r>
      </w:ins>
      <w:ins w:id="5477" w:author="PR Preview" w:date="2026-01-01T00:00:00Z">
        <w:r>
          <w:t xml:space="preserve"> </w:t>
        </w:r>
      </w:ins>
      <m:oMath>
        <m:r>
          <m:t>p</m:t>
        </m:r>
        <m:r>
          <m:rPr>
            <m:sty m:val="p"/>
          </m:rPr>
          <m:t>−</m:t>
        </m:r>
        <m:r>
          <m:t>1</m:t>
        </m:r>
        <m:r>
          <m:rPr>
            <m:sty m:val="p"/>
          </m:rPr>
          <m:t>=</m:t>
        </m:r>
        <m:r>
          <m:t>1</m:t>
        </m:r>
      </m:oMath>
      <w:ins w:id="5478" w:author="PR Preview" w:date="2026-01-01T00:00:00Z">
        <w:r>
          <w:t xml:space="preserve">,</w:t>
        </w:r>
      </w:ins>
      <w:ins w:id="5479" w:author="PR Preview" w:date="2026-01-01T00:00:00Z">
        <w:r>
          <w:t xml:space="preserve"> </w:t>
        </w:r>
      </w:ins>
      <w:ins w:id="5480" w:author="PR Preview" w:date="2026-01-01T00:00:00Z">
        <w:r>
          <w:t xml:space="preserve">and each side is a region of the plane of dimension</w:t>
        </w:r>
      </w:ins>
      <w:ins w:id="5481" w:author="PR Preview" w:date="2026-01-01T00:00:00Z">
        <w:r>
          <w:t xml:space="preserve"> </w:t>
        </w:r>
      </w:ins>
      <m:oMath>
        <m:r>
          <m:t>p</m:t>
        </m:r>
        <m:r>
          <m:rPr>
            <m:sty m:val="p"/>
          </m:rPr>
          <m:t>=</m:t>
        </m:r>
        <m:r>
          <m:t>2</m:t>
        </m:r>
      </m:oMath>
      <w:ins w:id="5482" w:author="PR Preview" w:date="2026-01-01T00:00:00Z">
        <w:r>
          <w:t xml:space="preserve"> </w:t>
        </w:r>
      </w:ins>
      <w:ins w:id="5483" w:author="PR Preview" w:date="2026-01-01T00:00:00Z">
        <w:r>
          <w:t xml:space="preserve">(</w:t>
        </w:r>
      </w:ins>
      <w:hyperlink w:anchor="thm-half-space-dimension">
        <w:ins w:id="5484" w:author="PR Preview" w:date="2026-01-01T00:00:00Z">
          <w:r>
            <w:rPr>
              <w:rStyle w:val="Hyperlink"/>
            </w:rPr>
            <w:t xml:space="preserve">Theorem 42</w:t>
          </w:r>
        </w:ins>
      </w:hyperlink>
      <w:ins w:id="5485" w:author="PR Preview" w:date="2026-01-01T00:00:00Z">
        <w:r>
          <w:t xml:space="preserve">).</w:t>
        </w:r>
      </w:ins>
    </w:p>
    <w:bookmarkEnd w:id="279"/>
    <w:bookmarkStart w:id="280" w:name="exr-half-space-sides"/>
    <w:p>
      <w:pPr>
        <w:pStyle w:val="BodyText"/>
      </w:pPr>
      <w:ins w:id="5486" w:author="PR Preview" w:date="2026-01-01T00:00:00Z">
        <w:r>
          <w:rPr>
            <w:b/>
            <w:bCs/>
          </w:rPr>
          <w:t xml:space="preserve">Exercise 7 (Which side of the plane?)</w:t>
        </w:r>
      </w:ins>
      <w:ins w:id="5487" w:author="PR Preview" w:date="2026-01-01T00:00:00Z">
        <w:r>
          <w:t xml:space="preserve"> </w:t>
        </w:r>
      </w:ins>
      <w:ins w:id="5488" w:author="PR Preview" w:date="2026-01-01T00:00:00Z">
        <w:r>
          <w:t xml:space="preserve">Let</w:t>
        </w:r>
      </w:ins>
      <w:ins w:id="5489" w:author="PR Preview" w:date="2026-01-01T00:00:00Z">
        <w:r>
          <w:t xml:space="preserve"> </w:t>
        </w:r>
      </w:ins>
      <m:oMath>
        <m:r>
          <m:rPr>
            <m:scr m:val="script"/>
            <m:sty m:val="p"/>
          </m:rPr>
          <m:t>H</m:t>
        </m:r>
      </m:oMath>
      <w:ins w:id="5490" w:author="PR Preview" w:date="2026-01-01T00:00:00Z">
        <w:r>
          <w:t xml:space="preserve"> </w:t>
        </w:r>
      </w:ins>
      <w:ins w:id="5491" w:author="PR Preview" w:date="2026-01-01T00:00:00Z">
        <w:r>
          <w:t xml:space="preserve">be the plane in</w:t>
        </w:r>
      </w:ins>
      <w:ins w:id="5492" w:author="PR Preview" w:date="2026-01-01T00:00:00Z">
        <w:r>
          <w:t xml:space="preserve"> </w:t>
        </w:r>
      </w:ins>
      <m:oMath>
        <m:sSup>
          <m:e>
            <m:r>
              <m:rPr>
                <m:scr m:val="double-struck"/>
                <m:sty m:val="p"/>
              </m:rPr>
              <m:t>R</m:t>
            </m:r>
          </m:e>
          <m:sup>
            <m:r>
              <m:t>3</m:t>
            </m:r>
          </m:sup>
        </m:sSup>
      </m:oMath>
      <w:ins w:id="5493" w:author="PR Preview" w:date="2026-01-01T00:00:00Z">
        <w:r>
          <w:t xml:space="preserve"> </w:t>
        </w:r>
      </w:ins>
      <w:ins w:id="5494" w:author="PR Preview" w:date="2026-01-01T00:00:00Z">
        <w:r>
          <w:t xml:space="preserve">with</w:t>
        </w:r>
      </w:ins>
      <w:ins w:id="5495" w:author="PR Preview" w:date="2026-01-01T00:00:00Z">
        <w:r>
          <w:t xml:space="preserve"> </w:t>
        </w:r>
      </w:ins>
      <m:oMath>
        <m:acc>
          <m:accPr>
            <m:chr m:val="̃"/>
          </m:accPr>
          <m:e>
            <m:r>
              <m:t>w</m:t>
            </m:r>
          </m:e>
        </m:acc>
        <m:r>
          <m:rPr>
            <m:sty m:val="p"/>
          </m:rPr>
          <m:t>=</m:t>
        </m:r>
        <m:r>
          <m:rPr>
            <m:sty m:val="p"/>
          </m:rPr>
          <m:t>(</m:t>
        </m:r>
        <m:r>
          <m:t>1</m:t>
        </m:r>
        <m:r>
          <m:rPr>
            <m:sty m:val="p"/>
          </m:rPr>
          <m:t>,</m:t>
        </m:r>
        <m:r>
          <m:t>1</m:t>
        </m:r>
        <m:r>
          <m:rPr>
            <m:sty m:val="p"/>
          </m:rPr>
          <m:t>,</m:t>
        </m:r>
        <m:r>
          <m:t>1</m:t>
        </m:r>
        <m:r>
          <m:rPr>
            <m:sty m:val="p"/>
          </m:rPr>
          <m:t>)</m:t>
        </m:r>
      </m:oMath>
      <w:ins w:id="5496" w:author="PR Preview" w:date="2026-01-01T00:00:00Z">
        <w:r>
          <w:t xml:space="preserve"> </w:t>
        </w:r>
      </w:ins>
      <w:ins w:id="5497" w:author="PR Preview" w:date="2026-01-01T00:00:00Z">
        <w:r>
          <w:t xml:space="preserve">and</w:t>
        </w:r>
      </w:ins>
      <w:ins w:id="5498" w:author="PR Preview" w:date="2026-01-01T00:00:00Z">
        <w:r>
          <w:t xml:space="preserve"> </w:t>
        </w:r>
      </w:ins>
      <m:oMath>
        <m:r>
          <m:t>b</m:t>
        </m:r>
        <m:r>
          <m:rPr>
            <m:sty m:val="p"/>
          </m:rPr>
          <m:t>=</m:t>
        </m:r>
        <m:r>
          <m:rPr>
            <m:sty m:val="p"/>
          </m:rPr>
          <m:t>−</m:t>
        </m:r>
        <m:r>
          <m:t>1</m:t>
        </m:r>
      </m:oMath>
      <w:ins w:id="5499" w:author="PR Preview" w:date="2026-01-01T00:00:00Z">
        <w:r>
          <w:t xml:space="preserve"> </w:t>
        </w:r>
      </w:ins>
      <w:ins w:id="5500" w:author="PR Preview" w:date="2026-01-01T00:00:00Z">
        <w:r>
          <w:t xml:space="preserve">(</w:t>
        </w:r>
      </w:ins>
      <w:hyperlink w:anchor="exm-hyperplane-subspace">
        <w:ins w:id="5501" w:author="PR Preview" w:date="2026-01-01T00:00:00Z">
          <w:r>
            <w:rPr>
              <w:rStyle w:val="Hyperlink"/>
            </w:rPr>
            <w:t xml:space="preserve">Example 70</w:t>
          </w:r>
        </w:ins>
      </w:hyperlink>
      <w:ins w:id="5502" w:author="PR Preview" w:date="2026-01-01T00:00:00Z">
        <w:r>
          <w:t xml:space="preserve">).</w:t>
        </w:r>
      </w:ins>
    </w:p>
    <w:p>
      <w:pPr>
        <w:pStyle w:val="Compact"/>
        <w:numPr>
          <w:ilvl w:val="0"/>
          <w:numId w:val="1032"/>
        </w:numPr>
      </w:pPr>
      <w:ins w:id="5503" w:author="PR Preview" w:date="2026-01-01T00:00:00Z">
        <w:r>
          <w:t xml:space="preserve">For each point, say whether it is in</w:t>
        </w:r>
      </w:ins>
      <w:ins w:id="5504" w:author="PR Preview" w:date="2026-01-01T00:00:00Z">
        <w:r>
          <w:t xml:space="preserve"> </w:t>
        </w:r>
      </w:ins>
      <m:oMath>
        <m:sSup>
          <m:e>
            <m:r>
              <m:rPr>
                <m:scr m:val="script"/>
                <m:sty m:val="p"/>
              </m:rPr>
              <m:t>H</m:t>
            </m:r>
          </m:e>
          <m:sup>
            <m:r>
              <m:rPr>
                <m:sty m:val="p"/>
              </m:rPr>
              <m:t>+</m:t>
            </m:r>
          </m:sup>
        </m:sSup>
      </m:oMath>
      <w:ins w:id="5505" w:author="PR Preview" w:date="2026-01-01T00:00:00Z">
        <w:r>
          <w:t xml:space="preserve">,</w:t>
        </w:r>
      </w:ins>
      <w:ins w:id="5506" w:author="PR Preview" w:date="2026-01-01T00:00:00Z">
        <w:r>
          <w:t xml:space="preserve"> </w:t>
        </w:r>
      </w:ins>
      <m:oMath>
        <m:r>
          <m:rPr>
            <m:scr m:val="script"/>
            <m:sty m:val="p"/>
          </m:rPr>
          <m:t>H</m:t>
        </m:r>
      </m:oMath>
      <w:ins w:id="5507" w:author="PR Preview" w:date="2026-01-01T00:00:00Z">
        <w:r>
          <w:t xml:space="preserve"> </w:t>
        </w:r>
      </w:ins>
      <w:ins w:id="5508" w:author="PR Preview" w:date="2026-01-01T00:00:00Z">
        <w:r>
          <w:t xml:space="preserve">or</w:t>
        </w:r>
      </w:ins>
      <w:ins w:id="5509" w:author="PR Preview" w:date="2026-01-01T00:00:00Z">
        <w:r>
          <w:t xml:space="preserve"> </w:t>
        </w:r>
      </w:ins>
      <m:oMath>
        <m:sSup>
          <m:e>
            <m:r>
              <m:rPr>
                <m:scr m:val="script"/>
                <m:sty m:val="p"/>
              </m:rPr>
              <m:t>H</m:t>
            </m:r>
          </m:e>
          <m:sup>
            <m:r>
              <m:rPr>
                <m:sty m:val="p"/>
              </m:rPr>
              <m:t>−</m:t>
            </m:r>
          </m:sup>
        </m:sSup>
      </m:oMath>
      <w:ins w:id="5510" w:author="PR Preview" w:date="2026-01-01T00:00:00Z">
        <w:r>
          <w:t xml:space="preserve"> </w:t>
        </w:r>
      </w:ins>
      <w:ins w:id="5511" w:author="PR Preview" w:date="2026-01-01T00:00:00Z">
        <w:r>
          <w:t xml:space="preserve">(</w:t>
        </w:r>
      </w:ins>
      <w:hyperlink w:anchor="def-half-space">
        <w:ins w:id="5512" w:author="PR Preview" w:date="2026-01-01T00:00:00Z">
          <w:r>
            <w:rPr>
              <w:rStyle w:val="Hyperlink"/>
            </w:rPr>
            <w:t xml:space="preserve">Definition 53</w:t>
          </w:r>
        </w:ins>
      </w:hyperlink>
      <w:ins w:id="5513" w:author="PR Preview" w:date="2026-01-01T00:00:00Z">
        <w:r>
          <w:t xml:space="preserve">):</w:t>
        </w:r>
      </w:ins>
      <w:ins w:id="5514" w:author="PR Preview" w:date="2026-01-01T00:00:00Z">
        <w:r>
          <w:t xml:space="preserve"> </w:t>
        </w:r>
      </w:ins>
      <m:oMath>
        <m:r>
          <m:rPr>
            <m:sty m:val="p"/>
          </m:rPr>
          <m:t>(</m:t>
        </m:r>
        <m:r>
          <m:t>0</m:t>
        </m:r>
        <m:r>
          <m:rPr>
            <m:sty m:val="p"/>
          </m:rPr>
          <m:t>,</m:t>
        </m:r>
        <m:r>
          <m:t>0</m:t>
        </m:r>
        <m:r>
          <m:rPr>
            <m:sty m:val="p"/>
          </m:rPr>
          <m:t>,</m:t>
        </m:r>
        <m:r>
          <m:t>0</m:t>
        </m:r>
        <m:r>
          <m:rPr>
            <m:sty m:val="p"/>
          </m:rPr>
          <m:t>)</m:t>
        </m:r>
      </m:oMath>
      <w:ins w:id="5515" w:author="PR Preview" w:date="2026-01-01T00:00:00Z">
        <w:r>
          <w:t xml:space="preserve">,</w:t>
        </w:r>
      </w:ins>
      <w:ins w:id="5516" w:author="PR Preview" w:date="2026-01-01T00:00:00Z">
        <w:r>
          <w:t xml:space="preserve"> </w:t>
        </w:r>
      </w:ins>
      <m:oMath>
        <m:r>
          <m:rPr>
            <m:sty m:val="p"/>
          </m:rPr>
          <m:t>(</m:t>
        </m:r>
        <m:r>
          <m:t>1</m:t>
        </m:r>
        <m:r>
          <m:rPr>
            <m:sty m:val="p"/>
          </m:rPr>
          <m:t>,</m:t>
        </m:r>
        <m:r>
          <m:t>0</m:t>
        </m:r>
        <m:r>
          <m:rPr>
            <m:sty m:val="p"/>
          </m:rPr>
          <m:t>,</m:t>
        </m:r>
        <m:r>
          <m:t>0</m:t>
        </m:r>
        <m:r>
          <m:rPr>
            <m:sty m:val="p"/>
          </m:rPr>
          <m:t>)</m:t>
        </m:r>
      </m:oMath>
      <w:ins w:id="5517" w:author="PR Preview" w:date="2026-01-01T00:00:00Z">
        <w:r>
          <w:t xml:space="preserve"> </w:t>
        </w:r>
      </w:ins>
      <w:ins w:id="5518" w:author="PR Preview" w:date="2026-01-01T00:00:00Z">
        <w:r>
          <w:t xml:space="preserve">and</w:t>
        </w:r>
      </w:ins>
      <w:ins w:id="5519" w:author="PR Preview" w:date="2026-01-01T00:00:00Z">
        <w:r>
          <w:t xml:space="preserve"> </w:t>
        </w:r>
      </w:ins>
      <m:oMath>
        <m:r>
          <m:rPr>
            <m:sty m:val="p"/>
          </m:rPr>
          <m:t>(</m:t>
        </m:r>
        <m:r>
          <m:t>1</m:t>
        </m:r>
        <m:r>
          <m:rPr>
            <m:sty m:val="p"/>
          </m:rPr>
          <m:t>,</m:t>
        </m:r>
        <m:r>
          <m:t>1</m:t>
        </m:r>
        <m:r>
          <m:rPr>
            <m:sty m:val="p"/>
          </m:rPr>
          <m:t>,</m:t>
        </m:r>
        <m:r>
          <m:t>1</m:t>
        </m:r>
        <m:r>
          <m:rPr>
            <m:sty m:val="p"/>
          </m:rPr>
          <m:t>)</m:t>
        </m:r>
      </m:oMath>
      <w:ins w:id="5520" w:author="PR Preview" w:date="2026-01-01T00:00:00Z">
        <w:r>
          <w:t xml:space="preserve">.</w:t>
        </w:r>
      </w:ins>
    </w:p>
    <w:p>
      <w:pPr>
        <w:pStyle w:val="Compact"/>
        <w:numPr>
          <w:ilvl w:val="0"/>
          <w:numId w:val="1032"/>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del w:id="5521" w:author="PR Preview" w:date="2026-01-01T00:00:00Z">
        <w:r>
          <w:delText xml:space="preserve">State the dimension of</w:delText>
        </w:r>
      </w:del>
      <w:del w:id="5522" w:author="PR Preview" w:date="2026-01-01T00:00:00Z">
        <w:r>
          <w:delText xml:space="preserve"> </w:delText>
        </w:r>
      </w:del>
      <m:oMath>
        <m:r>
          <m:t>D</m:t>
        </m:r>
        <m:r>
          <m:rPr>
            <m:sty m:val="p"/>
          </m:rPr>
          <m:t>(</m:t>
        </m:r>
        <m:r>
          <m:rPr>
            <m:scr m:val="script"/>
            <m:sty m:val="p"/>
          </m:rPr>
          <m:t>H</m:t>
        </m:r>
        <m:r>
          <m:rPr>
            <m:sty m:val="p"/>
          </m:rPr>
          <m:t>)</m:t>
        </m:r>
      </m:oMath>
      <w:del w:id="5523" w:author="PR Preview" w:date="2026-01-01T00:00:00Z">
        <w:r>
          <w:delText xml:space="preserve"> </w:delText>
        </w:r>
      </w:del>
      <w:del w:id="5524" w:author="PR Preview" w:date="2026-01-01T00:00:00Z">
        <w:r>
          <w:delText xml:space="preserve">and of</w:delText>
        </w:r>
      </w:del>
      <w:del w:id="5525"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oMath>
      <w:del w:id="5526" w:author="PR Preview" w:date="2026-01-01T00:00:00Z">
        <w:r>
          <w:delText xml:space="preserve"> </w:delText>
        </w:r>
      </w:del>
      <w:del w:id="5527" w:author="PR Preview" w:date="2026-01-01T00:00:00Z">
        <w:r>
          <w:delText xml:space="preserve">(</w:delText>
        </w:r>
      </w:del>
      <w:hyperlink w:anchor="thm-half-space-dimension">
        <w:del w:id="5528" w:author="PR Preview" w:date="2026-01-01T00:00:00Z">
          <w:r>
            <w:rPr>
              <w:rStyle w:val="Hyperlink"/>
            </w:rPr>
            <w:delText xml:space="preserve">Theorem 41</w:delText>
          </w:r>
        </w:del>
      </w:hyperlink>
      <w:del w:id="5529" w:author="PR Preview" w:date="2026-01-01T00:00:00Z">
        <w:r>
          <w:delText xml:space="preserve">).</w:delText>
        </w:r>
      </w:del>
    </w:p>
    <w:p>
      <w:pPr>
        <w:pStyle w:val="Compact"/>
        <w:numPr>
          <w:ilvl w:val="0"/>
          <w:numId w:val="1032"/>
        </w:numPr>
      </w:pPr>
      <w:ins w:id="5530" w:author="PR Preview" w:date="2026-01-01T00:00:00Z">
        <w:r>
          <w:t xml:space="preserve">State the dimension of</w:t>
        </w:r>
      </w:ins>
      <w:ins w:id="5531" w:author="PR Preview" w:date="2026-01-01T00:00:00Z">
        <w:r>
          <w:t xml:space="preserve"> </w:t>
        </w:r>
      </w:ins>
      <m:oMath>
        <m:r>
          <m:t>D</m:t>
        </m:r>
        <m:r>
          <m:rPr>
            <m:sty m:val="p"/>
          </m:rPr>
          <m:t>(</m:t>
        </m:r>
        <m:r>
          <m:rPr>
            <m:scr m:val="script"/>
            <m:sty m:val="p"/>
          </m:rPr>
          <m:t>H</m:t>
        </m:r>
        <m:r>
          <m:rPr>
            <m:sty m:val="p"/>
          </m:rPr>
          <m:t>)</m:t>
        </m:r>
      </m:oMath>
      <w:ins w:id="5532" w:author="PR Preview" w:date="2026-01-01T00:00:00Z">
        <w:r>
          <w:t xml:space="preserve"> </w:t>
        </w:r>
      </w:ins>
      <w:ins w:id="5533" w:author="PR Preview" w:date="2026-01-01T00:00:00Z">
        <w:r>
          <w:t xml:space="preserve">and of</w:t>
        </w:r>
      </w:ins>
      <w:ins w:id="5534" w:author="PR Preview" w:date="2026-01-01T00:00:00Z">
        <w:r>
          <w:t xml:space="preserve"> </w:t>
        </w:r>
      </w:ins>
      <m:oMath>
        <m:r>
          <m:t>D</m:t>
        </m:r>
        <m:r>
          <m:rPr>
            <m:sty m:val="p"/>
          </m:rPr>
          <m:t>(</m:t>
        </m:r>
        <m:sSup>
          <m:e>
            <m:r>
              <m:rPr>
                <m:scr m:val="script"/>
                <m:sty m:val="p"/>
              </m:rPr>
              <m:t>H</m:t>
            </m:r>
          </m:e>
          <m:sup>
            <m:r>
              <m:rPr>
                <m:sty m:val="p"/>
              </m:rPr>
              <m:t>+</m:t>
            </m:r>
          </m:sup>
        </m:sSup>
        <m:r>
          <m:rPr>
            <m:sty m:val="p"/>
          </m:rPr>
          <m:t>)</m:t>
        </m:r>
      </m:oMath>
      <w:ins w:id="5535" w:author="PR Preview" w:date="2026-01-01T00:00:00Z">
        <w:r>
          <w:t xml:space="preserve"> </w:t>
        </w:r>
      </w:ins>
      <w:ins w:id="5536" w:author="PR Preview" w:date="2026-01-01T00:00:00Z">
        <w:r>
          <w:t xml:space="preserve">(</w:t>
        </w:r>
      </w:ins>
      <w:hyperlink w:anchor="thm-half-space-dimension">
        <w:ins w:id="5537" w:author="PR Preview" w:date="2026-01-01T00:00:00Z">
          <w:r>
            <w:rPr>
              <w:rStyle w:val="Hyperlink"/>
            </w:rPr>
            <w:t xml:space="preserve">Theorem 42</w:t>
          </w:r>
        </w:ins>
      </w:hyperlink>
      <w:ins w:id="5538" w:author="PR Preview" w:date="2026-01-01T00:00:00Z">
        <w:r>
          <w:t xml:space="preserve">).</w:t>
        </w:r>
      </w:ins>
    </w:p>
    <w:bookmarkEnd w:id="280"/>
    <w:bookmarkStart w:id="281" w:name="sol-half-space-sides"/>
    <w:p>
      <w:pPr>
        <w:pStyle w:val="FirstParagraph"/>
      </w:pPr>
      <w:r>
        <w:rPr>
          <w:i/>
          <w:iCs/>
        </w:rPr>
        <w:t xml:space="preserve">Solution 7</w:t>
      </w:r>
      <w:r>
        <w:t xml:space="preserve">. </w:t>
      </w:r>
    </w:p>
    <w:p>
      <w:pPr>
        <w:numPr>
          <w:ilvl w:val="0"/>
          <w:numId w:val="1033"/>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4"/>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4"/>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4"/>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3"/>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3"/>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1"/>
    <w:bookmarkStart w:id="282" w:name="def-rank-factorization"/>
    <w:p>
      <w:pPr>
        <w:pStyle w:val="FirstParagraph"/>
      </w:pPr>
      <w:del w:id="5539" w:author="PR Preview" w:date="2026-01-01T00:00:00Z">
        <w:r>
          <w:rPr>
            <w:b/>
            <w:bCs/>
          </w:rPr>
          <w:delText xml:space="preserve">Definition 51 (Rank factorization)</w:delText>
        </w:r>
      </w:del>
      <w:del w:id="5540" w:author="PR Preview" w:date="2026-01-01T00:00:00Z">
        <w:r>
          <w:delText xml:space="preserve"> </w:delText>
        </w:r>
      </w:del>
      <w:del w:id="5541" w:author="PR Preview" w:date="2026-01-01T00:00:00Z">
        <w:r>
          <w:delText xml:space="preserve">Let</w:delText>
        </w:r>
      </w:del>
      <w:del w:id="5542" w:author="PR Preview" w:date="2026-01-01T00:00:00Z">
        <w:r>
          <w:delText xml:space="preserve"> </w:delText>
        </w:r>
      </w:del>
      <m:oMath>
        <m:r>
          <m:rPr>
            <m:sty m:val="bi"/>
          </m:rPr>
          <m:t>A</m:t>
        </m:r>
      </m:oMath>
      <w:del w:id="5543" w:author="PR Preview" w:date="2026-01-01T00:00:00Z">
        <w:r>
          <w:delText xml:space="preserve"> </w:delText>
        </w:r>
      </w:del>
      <w:del w:id="5544" w:author="PR Preview" w:date="2026-01-01T00:00:00Z">
        <w:r>
          <w:delText xml:space="preserve">be an</w:delText>
        </w:r>
      </w:del>
      <w:del w:id="5545" w:author="PR Preview" w:date="2026-01-01T00:00:00Z">
        <w:r>
          <w:delText xml:space="preserve"> </w:delText>
        </w:r>
      </w:del>
      <m:oMath>
        <m:r>
          <m:t>m</m:t>
        </m:r>
        <m:r>
          <m:rPr>
            <m:sty m:val="p"/>
          </m:rPr>
          <m:t>×</m:t>
        </m:r>
        <m:r>
          <m:t>n</m:t>
        </m:r>
      </m:oMath>
      <w:del w:id="5546" w:author="PR Preview" w:date="2026-01-01T00:00:00Z">
        <w:r>
          <w:delText xml:space="preserve"> </w:delText>
        </w:r>
      </w:del>
      <w:del w:id="5547" w:author="PR Preview" w:date="2026-01-01T00:00:00Z">
        <w:r>
          <w:delText xml:space="preserve">matrix with</w:delText>
        </w:r>
      </w:del>
      <w:del w:id="5548"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5549" w:author="PR Preview" w:date="2026-01-01T00:00:00Z">
        <w:r>
          <w:delText xml:space="preserve">.</w:delText>
        </w:r>
      </w:del>
      <w:del w:id="5550" w:author="PR Preview" w:date="2026-01-01T00:00:00Z">
        <w:r>
          <w:delText xml:space="preserve"> </w:delText>
        </w:r>
      </w:del>
      <w:del w:id="5551" w:author="PR Preview" w:date="2026-01-01T00:00:00Z">
        <w:r>
          <w:delText xml:space="preserve">A</w:delText>
        </w:r>
      </w:del>
      <w:del w:id="5552" w:author="PR Preview" w:date="2026-01-01T00:00:00Z">
        <w:r>
          <w:delText xml:space="preserve"> </w:delText>
        </w:r>
      </w:del>
      <w:del w:id="5553" w:author="PR Preview" w:date="2026-01-01T00:00:00Z">
        <w:r>
          <w:rPr>
            <w:b/>
            <w:bCs/>
          </w:rPr>
          <w:delText xml:space="preserve">rank factorization</w:delText>
        </w:r>
      </w:del>
      <w:del w:id="5554" w:author="PR Preview" w:date="2026-01-01T00:00:00Z">
        <w:r>
          <w:delText xml:space="preserve"> </w:delText>
        </w:r>
      </w:del>
      <w:del w:id="5555" w:author="PR Preview" w:date="2026-01-01T00:00:00Z">
        <w:r>
          <w:delText xml:space="preserve">of</w:delText>
        </w:r>
      </w:del>
      <w:del w:id="5556" w:author="PR Preview" w:date="2026-01-01T00:00:00Z">
        <w:r>
          <w:delText xml:space="preserve"> </w:delText>
        </w:r>
      </w:del>
      <m:oMath>
        <m:r>
          <m:rPr>
            <m:sty m:val="bi"/>
          </m:rPr>
          <m:t>A</m:t>
        </m:r>
      </m:oMath>
      <w:del w:id="5557" w:author="PR Preview" w:date="2026-01-01T00:00:00Z">
        <w:r>
          <w:delText xml:space="preserve"> </w:delText>
        </w:r>
      </w:del>
      <w:del w:id="5558" w:author="PR Preview" w:date="2026-01-01T00:00:00Z">
        <w:r>
          <w:delText xml:space="preserve">is a product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p>
      <w:pPr>
        <w:pStyle w:val="FirstParagraph"/>
      </w:pPr>
      <w:del w:id="5559" w:author="PR Preview" w:date="2026-01-01T00:00:00Z">
        <w:r>
          <w:rPr>
            <w:b/>
            <w:bCs/>
          </w:rPr>
          <w:delText xml:space="preserve">Example 71 (A rank factorization of a rank-one matrix)</w:delText>
        </w:r>
      </w:del>
      <w:del w:id="5560" w:author="PR Preview" w:date="2026-01-01T00:00:00Z">
        <w:r>
          <w:delText xml:space="preserve"> </w:delText>
        </w:r>
      </w:del>
      <w:del w:id="5561" w:author="PR Preview" w:date="2026-01-01T00:00:00Z">
        <w:r>
          <w:delText xml:space="preserve">The matrix</w:delText>
        </w:r>
      </w:del>
      <w:del w:id="5562" w:author="PR Preview" w:date="2026-01-01T00:00:00Z">
        <w:r>
          <w:delText xml:space="preserve"> </w:delText>
        </w:r>
      </w:del>
      <m:oMath>
        <m:r>
          <m:rPr>
            <m:sty m:val="bi"/>
          </m:rPr>
          <m:t>A</m:t>
        </m:r>
      </m:oMath>
      <w:del w:id="5563" w:author="PR Preview" w:date="2026-01-01T00:00:00Z">
        <w:r>
          <w:delText xml:space="preserve"> </w:delText>
        </w:r>
      </w:del>
      <w:del w:id="5564" w:author="PR Preview" w:date="2026-01-01T00:00:00Z">
        <w:r>
          <w:delText xml:space="preserve">in</w:delText>
        </w:r>
      </w:del>
      <w:del w:id="5565" w:author="PR Preview" w:date="2026-01-01T00:00:00Z">
        <w:r>
          <w:delText xml:space="preserve"> </w:delText>
        </w:r>
      </w:del>
      <w:hyperlink w:anchor="exm-column-space">
        <w:del w:id="5566" w:author="PR Preview" w:date="2026-01-01T00:00:00Z">
          <w:r>
            <w:rPr>
              <w:rStyle w:val="Hyperlink"/>
            </w:rPr>
            <w:delText xml:space="preserve">Example 53</w:delText>
          </w:r>
        </w:del>
      </w:hyperlink>
      <w:del w:id="5567" w:author="PR Preview" w:date="2026-01-01T00:00:00Z">
        <w:r>
          <w:delText xml:space="preserve"> </w:delText>
        </w:r>
      </w:del>
      <w:del w:id="5568" w:author="PR Preview" w:date="2026-01-01T00:00:00Z">
        <w:r>
          <w:delText xml:space="preserve">has rank</w:delText>
        </w:r>
      </w:del>
      <w:del w:id="5569" w:author="PR Preview" w:date="2026-01-01T00:00:00Z">
        <w:r>
          <w:delText xml:space="preserve"> </w:delText>
        </w:r>
      </w:del>
      <m:oMath>
        <m:r>
          <m:t>1</m:t>
        </m:r>
      </m:oMath>
      <w:del w:id="5570" w:author="PR Preview" w:date="2026-01-01T00:00:00Z">
        <w:r>
          <w:delText xml:space="preserve"> </w:delText>
        </w:r>
      </w:del>
      <w:del w:id="5571" w:author="PR Preview" w:date="2026-01-01T00:00:00Z">
        <w:r>
          <w:delText xml:space="preserve">(</w:delText>
        </w:r>
      </w:del>
      <w:hyperlink w:anchor="exm-rank-dim">
        <w:del w:id="5572" w:author="PR Preview" w:date="2026-01-01T00:00:00Z">
          <w:r>
            <w:rPr>
              <w:rStyle w:val="Hyperlink"/>
            </w:rPr>
            <w:delText xml:space="preserve">Example 60</w:delText>
          </w:r>
        </w:del>
      </w:hyperlink>
      <w:del w:id="5573" w:author="PR Preview" w:date="2026-01-01T00:00:00Z">
        <w:r>
          <w:delText xml:space="preserve">), and</w:delText>
        </w:r>
      </w:del>
    </w:p>
    <w:p>
      <w:pPr>
        <w:pStyle w:val="FirstParagraph"/>
      </w:pPr>
      <w:ins w:id="5574" w:author="PR Preview" w:date="2026-01-01T00:00:00Z">
        <w:r>
          <w:rPr>
            <w:b/>
            <w:bCs/>
          </w:rPr>
          <w:t xml:space="preserve">Definition 54 (Rank factorization)</w:t>
        </w:r>
      </w:ins>
      <w:ins w:id="5575" w:author="PR Preview" w:date="2026-01-01T00:00:00Z">
        <w:r>
          <w:t xml:space="preserve"> </w:t>
        </w:r>
      </w:ins>
      <w:ins w:id="5576" w:author="PR Preview" w:date="2026-01-01T00:00:00Z">
        <w:r>
          <w:t xml:space="preserve">Let</w:t>
        </w:r>
      </w:ins>
      <w:ins w:id="5577" w:author="PR Preview" w:date="2026-01-01T00:00:00Z">
        <w:r>
          <w:t xml:space="preserve"> </w:t>
        </w:r>
      </w:ins>
      <m:oMath>
        <m:r>
          <m:rPr>
            <m:sty m:val="bi"/>
          </m:rPr>
          <m:t>A</m:t>
        </m:r>
      </m:oMath>
      <w:ins w:id="5578" w:author="PR Preview" w:date="2026-01-01T00:00:00Z">
        <w:r>
          <w:t xml:space="preserve"> </w:t>
        </w:r>
      </w:ins>
      <w:ins w:id="5579" w:author="PR Preview" w:date="2026-01-01T00:00:00Z">
        <w:r>
          <w:t xml:space="preserve">be an</w:t>
        </w:r>
      </w:ins>
      <w:ins w:id="5580" w:author="PR Preview" w:date="2026-01-01T00:00:00Z">
        <w:r>
          <w:t xml:space="preserve"> </w:t>
        </w:r>
      </w:ins>
      <m:oMath>
        <m:r>
          <m:t>m</m:t>
        </m:r>
        <m:r>
          <m:rPr>
            <m:sty m:val="p"/>
          </m:rPr>
          <m:t>×</m:t>
        </m:r>
        <m:r>
          <m:t>n</m:t>
        </m:r>
      </m:oMath>
      <w:ins w:id="5581" w:author="PR Preview" w:date="2026-01-01T00:00:00Z">
        <w:r>
          <w:t xml:space="preserve"> </w:t>
        </w:r>
      </w:ins>
      <w:ins w:id="5582" w:author="PR Preview" w:date="2026-01-01T00:00:00Z">
        <w:r>
          <w:t xml:space="preserve">matrix with</w:t>
        </w:r>
      </w:ins>
      <w:ins w:id="5583"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5584" w:author="PR Preview" w:date="2026-01-01T00:00:00Z">
        <w:r>
          <w:t xml:space="preserve">.</w:t>
        </w:r>
      </w:ins>
      <w:ins w:id="5585" w:author="PR Preview" w:date="2026-01-01T00:00:00Z">
        <w:r>
          <w:t xml:space="preserve"> </w:t>
        </w:r>
      </w:ins>
      <w:ins w:id="5586" w:author="PR Preview" w:date="2026-01-01T00:00:00Z">
        <w:r>
          <w:t xml:space="preserve">A</w:t>
        </w:r>
      </w:ins>
      <w:ins w:id="5587" w:author="PR Preview" w:date="2026-01-01T00:00:00Z">
        <w:r>
          <w:t xml:space="preserve"> </w:t>
        </w:r>
      </w:ins>
      <w:ins w:id="5588" w:author="PR Preview" w:date="2026-01-01T00:00:00Z">
        <w:r>
          <w:rPr>
            <w:b/>
            <w:bCs/>
          </w:rPr>
          <w:t xml:space="preserve">rank factorization</w:t>
        </w:r>
      </w:ins>
      <w:ins w:id="5589" w:author="PR Preview" w:date="2026-01-01T00:00:00Z">
        <w:r>
          <w:t xml:space="preserve"> </w:t>
        </w:r>
      </w:ins>
      <w:ins w:id="5590" w:author="PR Preview" w:date="2026-01-01T00:00:00Z">
        <w:r>
          <w:t xml:space="preserve">of</w:t>
        </w:r>
      </w:ins>
      <w:ins w:id="5591" w:author="PR Preview" w:date="2026-01-01T00:00:00Z">
        <w:r>
          <w:t xml:space="preserve"> </w:t>
        </w:r>
      </w:ins>
      <m:oMath>
        <m:r>
          <m:rPr>
            <m:sty m:val="bi"/>
          </m:rPr>
          <m:t>A</m:t>
        </m:r>
      </m:oMath>
      <w:ins w:id="5592" w:author="PR Preview" w:date="2026-01-01T00:00:00Z">
        <w:r>
          <w:t xml:space="preserve"> </w:t>
        </w:r>
      </w:ins>
      <w:ins w:id="5593" w:author="PR Preview" w:date="2026-01-01T00:00:00Z">
        <w:r>
          <w:t xml:space="preserve">is a product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2"/>
    <w:bookmarkStart w:id="283" w:name="exm-rank-factorization"/>
    <w:p>
      <w:pPr>
        <w:pStyle w:val="FirstParagraph"/>
      </w:pPr>
      <w:ins w:id="5594" w:author="PR Preview" w:date="2026-01-01T00:00:00Z">
        <w:r>
          <w:rPr>
            <w:b/>
            <w:bCs/>
          </w:rPr>
          <w:t xml:space="preserve">Example 74 (A rank factorization of a rank-one matrix)</w:t>
        </w:r>
      </w:ins>
      <w:ins w:id="5595" w:author="PR Preview" w:date="2026-01-01T00:00:00Z">
        <w:r>
          <w:t xml:space="preserve"> </w:t>
        </w:r>
      </w:ins>
      <w:ins w:id="5596" w:author="PR Preview" w:date="2026-01-01T00:00:00Z">
        <w:r>
          <w:t xml:space="preserve">The matrix</w:t>
        </w:r>
      </w:ins>
      <w:ins w:id="5597" w:author="PR Preview" w:date="2026-01-01T00:00:00Z">
        <w:r>
          <w:t xml:space="preserve"> </w:t>
        </w:r>
      </w:ins>
      <m:oMath>
        <m:r>
          <m:rPr>
            <m:sty m:val="bi"/>
          </m:rPr>
          <m:t>A</m:t>
        </m:r>
      </m:oMath>
      <w:ins w:id="5598" w:author="PR Preview" w:date="2026-01-01T00:00:00Z">
        <w:r>
          <w:t xml:space="preserve"> </w:t>
        </w:r>
      </w:ins>
      <w:ins w:id="5599" w:author="PR Preview" w:date="2026-01-01T00:00:00Z">
        <w:r>
          <w:t xml:space="preserve">in</w:t>
        </w:r>
      </w:ins>
      <w:ins w:id="5600" w:author="PR Preview" w:date="2026-01-01T00:00:00Z">
        <w:r>
          <w:t xml:space="preserve"> </w:t>
        </w:r>
      </w:ins>
      <w:hyperlink w:anchor="exm-column-space">
        <w:ins w:id="5601" w:author="PR Preview" w:date="2026-01-01T00:00:00Z">
          <w:r>
            <w:rPr>
              <w:rStyle w:val="Hyperlink"/>
            </w:rPr>
            <w:t xml:space="preserve">Example 54</w:t>
          </w:r>
        </w:ins>
      </w:hyperlink>
      <w:ins w:id="5602" w:author="PR Preview" w:date="2026-01-01T00:00:00Z">
        <w:r>
          <w:t xml:space="preserve"> </w:t>
        </w:r>
      </w:ins>
      <w:ins w:id="5603" w:author="PR Preview" w:date="2026-01-01T00:00:00Z">
        <w:r>
          <w:t xml:space="preserve">has rank</w:t>
        </w:r>
      </w:ins>
      <w:ins w:id="5604" w:author="PR Preview" w:date="2026-01-01T00:00:00Z">
        <w:r>
          <w:t xml:space="preserve"> </w:t>
        </w:r>
      </w:ins>
      <m:oMath>
        <m:r>
          <m:t>1</m:t>
        </m:r>
      </m:oMath>
      <w:ins w:id="5605" w:author="PR Preview" w:date="2026-01-01T00:00:00Z">
        <w:r>
          <w:t xml:space="preserve"> </w:t>
        </w:r>
      </w:ins>
      <w:ins w:id="5606" w:author="PR Preview" w:date="2026-01-01T00:00:00Z">
        <w:r>
          <w:t xml:space="preserve">(</w:t>
        </w:r>
      </w:ins>
      <w:hyperlink w:anchor="exm-rank-dim">
        <w:ins w:id="5607" w:author="PR Preview" w:date="2026-01-01T00:00:00Z">
          <w:r>
            <w:rPr>
              <w:rStyle w:val="Hyperlink"/>
            </w:rPr>
            <w:t xml:space="preserve">Example 63</w:t>
          </w:r>
        </w:ins>
      </w:hyperlink>
      <w:ins w:id="5608" w:author="PR Preview" w:date="2026-01-01T00:00:00Z">
        <w:r>
          <w:t xml:space="preserve">), and</w:t>
        </w:r>
      </w:ins>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3"/>
    <w:bookmarkStart w:id="284" w:name="thm-rank-factorization"/>
    <w:p>
      <w:pPr>
        <w:pStyle w:val="BodyText"/>
      </w:pPr>
      <w:del w:id="5609" w:author="PR Preview" w:date="2026-01-01T00:00:00Z">
        <w:r>
          <w:rPr>
            <w:b/>
            <w:bCs/>
          </w:rPr>
          <w:delText xml:space="preserve">Theorem 42 (Every nonzero matrix has a rank factorization)</w:delText>
        </w:r>
      </w:del>
      <w:del w:id="5610" w:author="PR Preview" w:date="2026-01-01T00:00:00Z">
        <w:r>
          <w:delText xml:space="preserve"> </w:delText>
        </w:r>
      </w:del>
      <w:del w:id="5611" w:author="PR Preview" w:date="2026-01-01T00:00:00Z">
        <w:r>
          <w:delText xml:space="preserve">Every</w:delText>
        </w:r>
      </w:del>
      <w:del w:id="5612" w:author="PR Preview" w:date="2026-01-01T00:00:00Z">
        <w:r>
          <w:delText xml:space="preserve"> </w:delText>
        </w:r>
      </w:del>
      <m:oMath>
        <m:r>
          <m:t>m</m:t>
        </m:r>
        <m:r>
          <m:rPr>
            <m:sty m:val="p"/>
          </m:rPr>
          <m:t>×</m:t>
        </m:r>
        <m:r>
          <m:t>n</m:t>
        </m:r>
      </m:oMath>
      <w:del w:id="5613" w:author="PR Preview" w:date="2026-01-01T00:00:00Z">
        <w:r>
          <w:delText xml:space="preserve"> </w:delText>
        </w:r>
      </w:del>
      <w:del w:id="5614" w:author="PR Preview" w:date="2026-01-01T00:00:00Z">
        <w:r>
          <w:delText xml:space="preserve">matrix</w:delText>
        </w:r>
      </w:del>
      <w:del w:id="5615" w:author="PR Preview" w:date="2026-01-01T00:00:00Z">
        <w:r>
          <w:delText xml:space="preserve"> </w:delText>
        </w:r>
      </w:del>
      <m:oMath>
        <m:r>
          <m:rPr>
            <m:sty m:val="bi"/>
          </m:rPr>
          <m:t>A</m:t>
        </m:r>
      </m:oMath>
      <w:del w:id="5616" w:author="PR Preview" w:date="2026-01-01T00:00:00Z">
        <w:r>
          <w:delText xml:space="preserve"> </w:delText>
        </w:r>
      </w:del>
      <w:del w:id="5617" w:author="PR Preview" w:date="2026-01-01T00:00:00Z">
        <w:r>
          <w:delText xml:space="preserve">with</w:delText>
        </w:r>
      </w:del>
      <w:del w:id="5618"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5619" w:author="PR Preview" w:date="2026-01-01T00:00:00Z">
        <w:r>
          <w:delText xml:space="preserve"> </w:delText>
        </w:r>
      </w:del>
      <w:del w:id="5620" w:author="PR Preview" w:date="2026-01-01T00:00:00Z">
        <w:r>
          <w:delText xml:space="preserve">has a rank factorization (</w:delText>
        </w:r>
      </w:del>
      <w:hyperlink w:anchor="def-rank-factorization">
        <w:del w:id="5621" w:author="PR Preview" w:date="2026-01-01T00:00:00Z">
          <w:r>
            <w:rPr>
              <w:rStyle w:val="Hyperlink"/>
            </w:rPr>
            <w:delText xml:space="preserve">Definition 51</w:delText>
          </w:r>
        </w:del>
      </w:hyperlink>
      <w:del w:id="5622" w:author="PR Preview" w:date="2026-01-01T00:00:00Z">
        <w:r>
          <w:delText xml:space="preserve">).</w:delText>
        </w:r>
      </w:del>
      <w:del w:id="5623" w:author="PR Preview" w:date="2026-01-01T00:00:00Z">
        <w:r>
          <w:delText xml:space="preserve"> </w:delText>
        </w:r>
      </w:del>
      <w:del w:id="5624" w:author="PR Preview" w:date="2026-01-01T00:00:00Z">
        <w:r>
          <w:delText xml:space="preserve">One is given by taking the columns of</w:delText>
        </w:r>
      </w:del>
      <w:del w:id="5625" w:author="PR Preview" w:date="2026-01-01T00:00:00Z">
        <w:r>
          <w:delText xml:space="preserve"> </w:delText>
        </w:r>
      </w:del>
      <m:oMath>
        <m:r>
          <m:rPr>
            <m:sty m:val="bi"/>
          </m:rPr>
          <m:t>C</m:t>
        </m:r>
      </m:oMath>
      <w:del w:id="5626" w:author="PR Preview" w:date="2026-01-01T00:00:00Z">
        <w:r>
          <w:delText xml:space="preserve"> </w:delText>
        </w:r>
      </w:del>
      <w:del w:id="5627" w:author="PR Preview" w:date="2026-01-01T00:00:00Z">
        <w:r>
          <w:delText xml:space="preserve">to be any basis of</w:delText>
        </w:r>
      </w:del>
      <w:del w:id="5628" w:author="PR Preview" w:date="2026-01-01T00:00:00Z">
        <w:r>
          <w:delText xml:space="preserve"> </w:delText>
        </w:r>
      </w:del>
      <m:oMath>
        <m:r>
          <m:rPr>
            <m:scr m:val="script"/>
            <m:sty m:val="p"/>
          </m:rPr>
          <m:t>C</m:t>
        </m:r>
        <m:r>
          <m:rPr>
            <m:sty m:val="p"/>
          </m:rPr>
          <m:t>(</m:t>
        </m:r>
        <m:r>
          <m:rPr>
            <m:sty m:val="bi"/>
          </m:rPr>
          <m:t>A</m:t>
        </m:r>
        <m:r>
          <m:rPr>
            <m:sty m:val="p"/>
          </m:rPr>
          <m:t>)</m:t>
        </m:r>
      </m:oMath>
      <w:del w:id="5629" w:author="PR Preview" w:date="2026-01-01T00:00:00Z">
        <w:r>
          <w:delText xml:space="preserve">.</w:delText>
        </w:r>
      </w:del>
    </w:p>
    <w:p>
      <w:pPr>
        <w:pStyle w:val="BodyText"/>
      </w:pPr>
      <w:del w:id="5630" w:author="PR Preview" w:date="2026-01-01T00:00:00Z">
        <w:r>
          <w:rPr>
            <w:i/>
            <w:iCs/>
          </w:rPr>
          <w:delText xml:space="preserve">Proof</w:delText>
        </w:r>
      </w:del>
      <w:del w:id="5631" w:author="PR Preview" w:date="2026-01-01T00:00:00Z">
        <w:r>
          <w:delText xml:space="preserve">. </w:delText>
        </w:r>
      </w:del>
      <m:oMath>
        <m:r>
          <m:rPr>
            <m:scr m:val="script"/>
            <m:sty m:val="p"/>
          </m:rPr>
          <m:t>C</m:t>
        </m:r>
        <m:r>
          <m:rPr>
            <m:sty m:val="p"/>
          </m:rPr>
          <m:t>(</m:t>
        </m:r>
        <m:r>
          <m:rPr>
            <m:sty m:val="bi"/>
          </m:rPr>
          <m:t>A</m:t>
        </m:r>
        <m:r>
          <m:rPr>
            <m:sty m:val="p"/>
          </m:rPr>
          <m:t>)</m:t>
        </m:r>
      </m:oMath>
      <w:del w:id="5632" w:author="PR Preview" w:date="2026-01-01T00:00:00Z">
        <w:r>
          <w:delText xml:space="preserve"> </w:delText>
        </w:r>
      </w:del>
      <w:del w:id="5633" w:author="PR Preview" w:date="2026-01-01T00:00:00Z">
        <w:r>
          <w:delText xml:space="preserve">has dimension</w:delText>
        </w:r>
      </w:del>
      <w:del w:id="5634" w:author="PR Preview" w:date="2026-01-01T00:00:00Z">
        <w:r>
          <w:delText xml:space="preserve"> </w:delText>
        </w:r>
      </w:del>
      <m:oMath>
        <m:r>
          <m:t>r</m:t>
        </m:r>
      </m:oMath>
      <w:del w:id="5635" w:author="PR Preview" w:date="2026-01-01T00:00:00Z">
        <w:r>
          <w:delText xml:space="preserve"> </w:delText>
        </w:r>
      </w:del>
      <w:del w:id="5636" w:author="PR Preview" w:date="2026-01-01T00:00:00Z">
        <w:r>
          <w:delText xml:space="preserve">(</w:delText>
        </w:r>
      </w:del>
      <w:hyperlink w:anchor="thm-rank-dim">
        <w:del w:id="5637" w:author="PR Preview" w:date="2026-01-01T00:00:00Z">
          <w:r>
            <w:rPr>
              <w:rStyle w:val="Hyperlink"/>
            </w:rPr>
            <w:delText xml:space="preserve">Theorem 35</w:delText>
          </w:r>
        </w:del>
      </w:hyperlink>
      <w:del w:id="5638" w:author="PR Preview" w:date="2026-01-01T00:00:00Z">
        <w:r>
          <w:delText xml:space="preserve">),</w:delText>
        </w:r>
      </w:del>
      <w:del w:id="5639" w:author="PR Preview" w:date="2026-01-01T00:00:00Z">
        <w:r>
          <w:delText xml:space="preserve"> </w:delText>
        </w:r>
      </w:del>
      <w:del w:id="5640" w:author="PR Preview" w:date="2026-01-01T00:00:00Z">
        <w:r>
          <w:delText xml:space="preserve">so it has a basis</w:delText>
        </w:r>
      </w:del>
      <w:del w:id="5641" w:author="PR Preview" w:date="2026-01-01T00:00:00Z">
        <w:r>
          <w:delText xml:space="preserve"> </w:delText>
        </w:r>
      </w:del>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del w:id="5642" w:author="PR Preview" w:date="2026-01-01T00:00:00Z">
        <w:r>
          <w:delText xml:space="preserve"> </w:delText>
        </w:r>
      </w:del>
      <w:del w:id="5643" w:author="PR Preview" w:date="2026-01-01T00:00:00Z">
        <w:r>
          <w:delText xml:space="preserve">(</w:delText>
        </w:r>
      </w:del>
      <w:hyperlink w:anchor="thm-extend-basis">
        <w:del w:id="5644" w:author="PR Preview" w:date="2026-01-01T00:00:00Z">
          <w:r>
            <w:rPr>
              <w:rStyle w:val="Hyperlink"/>
            </w:rPr>
            <w:delText xml:space="preserve">Theorem 28</w:delText>
          </w:r>
        </w:del>
      </w:hyperlink>
      <w:del w:id="5645" w:author="PR Preview" w:date="2026-01-01T00:00:00Z">
        <w:r>
          <w:delText xml:space="preserve">);</w:delText>
        </w:r>
      </w:del>
      <w:del w:id="5646" w:author="PR Preview" w:date="2026-01-01T00:00:00Z">
        <w:r>
          <w:delText xml:space="preserve"> </w:delText>
        </w:r>
      </w:del>
      <w:del w:id="5647" w:author="PR Preview" w:date="2026-01-01T00:00:00Z">
        <w:r>
          <w:delText xml:space="preserve">let</w:delText>
        </w:r>
      </w:del>
      <w:del w:id="5648" w:author="PR Preview" w:date="2026-01-01T00:00:00Z">
        <w:r>
          <w:delText xml:space="preserve"> </w:delText>
        </w:r>
      </w:del>
      <m:oMath>
        <m:r>
          <m:rPr>
            <m:sty m:val="bi"/>
          </m:rPr>
          <m:t>C</m:t>
        </m:r>
      </m:oMath>
      <w:del w:id="5649" w:author="PR Preview" w:date="2026-01-01T00:00:00Z">
        <w:r>
          <w:delText xml:space="preserve"> </w:delText>
        </w:r>
      </w:del>
      <w:del w:id="5650" w:author="PR Preview" w:date="2026-01-01T00:00:00Z">
        <w:r>
          <w:delText xml:space="preserve">be the</w:delText>
        </w:r>
      </w:del>
      <w:del w:id="5651" w:author="PR Preview" w:date="2026-01-01T00:00:00Z">
        <w:r>
          <w:delText xml:space="preserve"> </w:delText>
        </w:r>
      </w:del>
      <m:oMath>
        <m:r>
          <m:t>m</m:t>
        </m:r>
        <m:r>
          <m:rPr>
            <m:sty m:val="p"/>
          </m:rPr>
          <m:t>×</m:t>
        </m:r>
        <m:r>
          <m:t>r</m:t>
        </m:r>
      </m:oMath>
      <w:del w:id="5652" w:author="PR Preview" w:date="2026-01-01T00:00:00Z">
        <w:r>
          <w:delText xml:space="preserve"> </w:delText>
        </w:r>
      </w:del>
      <w:del w:id="5653" w:author="PR Preview" w:date="2026-01-01T00:00:00Z">
        <w:r>
          <w:delText xml:space="preserve">matrix with these columns.</w:delText>
        </w:r>
      </w:del>
      <w:del w:id="5654" w:author="PR Preview" w:date="2026-01-01T00:00:00Z">
        <w:r>
          <w:delText xml:space="preserve"> </w:delText>
        </w:r>
      </w:del>
      <w:del w:id="5655" w:author="PR Preview" w:date="2026-01-01T00:00:00Z">
        <w:r>
          <w:delText xml:space="preserve">Each column</w:delText>
        </w:r>
      </w:del>
      <w:del w:id="5656" w:author="PR Preview" w:date="2026-01-01T00:00:00Z">
        <w:r>
          <w:delText xml:space="preserve"> </w:delText>
        </w:r>
      </w:del>
      <m:oMath>
        <m:sSub>
          <m:e>
            <m:acc>
              <m:accPr>
                <m:chr m:val="̃"/>
              </m:accPr>
              <m:e>
                <m:r>
                  <m:t>a</m:t>
                </m:r>
              </m:e>
            </m:acc>
          </m:e>
          <m:sub>
            <m:r>
              <m:t>j</m:t>
            </m:r>
          </m:sub>
        </m:sSub>
      </m:oMath>
      <w:del w:id="5657" w:author="PR Preview" w:date="2026-01-01T00:00:00Z">
        <w:r>
          <w:delText xml:space="preserve"> </w:delText>
        </w:r>
      </w:del>
      <w:del w:id="5658" w:author="PR Preview" w:date="2026-01-01T00:00:00Z">
        <w:r>
          <w:delText xml:space="preserve">of</w:delText>
        </w:r>
      </w:del>
      <w:del w:id="5659" w:author="PR Preview" w:date="2026-01-01T00:00:00Z">
        <w:r>
          <w:delText xml:space="preserve"> </w:delText>
        </w:r>
      </w:del>
      <m:oMath>
        <m:r>
          <m:rPr>
            <m:sty m:val="bi"/>
          </m:rPr>
          <m:t>A</m:t>
        </m:r>
      </m:oMath>
      <w:del w:id="5660" w:author="PR Preview" w:date="2026-01-01T00:00:00Z">
        <w:r>
          <w:delText xml:space="preserve"> </w:delText>
        </w:r>
      </w:del>
      <w:del w:id="5661" w:author="PR Preview" w:date="2026-01-01T00:00:00Z">
        <w:r>
          <w:delText xml:space="preserve">is in</w:delText>
        </w:r>
      </w:del>
      <w:del w:id="5662" w:author="PR Preview" w:date="2026-01-01T00:00:00Z">
        <w:r>
          <w:delText xml:space="preserve"> </w:delText>
        </w:r>
      </w:del>
      <m:oMath>
        <m:r>
          <m:rPr>
            <m:scr m:val="script"/>
            <m:sty m:val="p"/>
          </m:rPr>
          <m:t>C</m:t>
        </m:r>
        <m:r>
          <m:rPr>
            <m:sty m:val="p"/>
          </m:rPr>
          <m:t>(</m:t>
        </m:r>
        <m:r>
          <m:rPr>
            <m:sty m:val="bi"/>
          </m:rPr>
          <m:t>A</m:t>
        </m:r>
        <m:r>
          <m:rPr>
            <m:sty m:val="p"/>
          </m:rPr>
          <m:t>)</m:t>
        </m:r>
      </m:oMath>
      <w:del w:id="5663" w:author="PR Preview" w:date="2026-01-01T00:00:00Z">
        <w:r>
          <w:delText xml:space="preserve">,</w:delText>
        </w:r>
      </w:del>
      <w:del w:id="5664" w:author="PR Preview" w:date="2026-01-01T00:00:00Z">
        <w:r>
          <w:delText xml:space="preserve"> </w:delText>
        </w:r>
      </w:del>
      <w:del w:id="5665" w:author="PR Preview" w:date="2026-01-01T00:00:00Z">
        <w:r>
          <w:delText xml:space="preserve">so</w:delText>
        </w:r>
      </w:del>
      <w:del w:id="5666" w:author="PR Preview" w:date="2026-01-01T00:00:00Z">
        <w:r>
          <w:delText xml:space="preserve"> </w:delText>
        </w:r>
      </w:del>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del w:id="5667" w:author="PR Preview" w:date="2026-01-01T00:00:00Z">
        <w:r>
          <w:delText xml:space="preserve"> </w:delText>
        </w:r>
      </w:del>
      <w:del w:id="5668" w:author="PR Preview" w:date="2026-01-01T00:00:00Z">
        <w:r>
          <w:delText xml:space="preserve">for some numbers</w:delText>
        </w:r>
      </w:del>
      <w:del w:id="5669" w:author="PR Preview" w:date="2026-01-01T00:00:00Z">
        <w:r>
          <w:delText xml:space="preserve"> </w:delText>
        </w:r>
      </w:del>
      <m:oMath>
        <m:sSub>
          <m:e>
            <m:r>
              <m:t>r</m:t>
            </m:r>
          </m:e>
          <m:sub>
            <m:r>
              <m:t>i</m:t>
            </m:r>
            <m:r>
              <m:t>j</m:t>
            </m:r>
          </m:sub>
        </m:sSub>
      </m:oMath>
      <w:del w:id="5670" w:author="PR Preview" w:date="2026-01-01T00:00:00Z">
        <w:r>
          <w:delText xml:space="preserve">,</w:delText>
        </w:r>
      </w:del>
      <w:del w:id="5671" w:author="PR Preview" w:date="2026-01-01T00:00:00Z">
        <w:r>
          <w:delText xml:space="preserve"> </w:delText>
        </w:r>
      </w:del>
      <w:del w:id="5672" w:author="PR Preview" w:date="2026-01-01T00:00:00Z">
        <w:r>
          <w:delText xml:space="preserve">because the basis spans</w:delText>
        </w:r>
      </w:del>
      <w:del w:id="5673" w:author="PR Preview" w:date="2026-01-01T00:00:00Z">
        <w:r>
          <w:delText xml:space="preserve"> </w:delText>
        </w:r>
      </w:del>
      <m:oMath>
        <m:r>
          <m:rPr>
            <m:scr m:val="script"/>
            <m:sty m:val="p"/>
          </m:rPr>
          <m:t>C</m:t>
        </m:r>
        <m:r>
          <m:rPr>
            <m:sty m:val="p"/>
          </m:rPr>
          <m:t>(</m:t>
        </m:r>
        <m:r>
          <m:rPr>
            <m:sty m:val="bi"/>
          </m:rPr>
          <m:t>A</m:t>
        </m:r>
        <m:r>
          <m:rPr>
            <m:sty m:val="p"/>
          </m:rPr>
          <m:t>)</m:t>
        </m:r>
      </m:oMath>
      <w:del w:id="5674" w:author="PR Preview" w:date="2026-01-01T00:00:00Z">
        <w:r>
          <w:delText xml:space="preserve">.</w:delText>
        </w:r>
      </w:del>
      <w:del w:id="5675" w:author="PR Preview" w:date="2026-01-01T00:00:00Z">
        <w:r>
          <w:delText xml:space="preserve"> </w:delText>
        </w:r>
      </w:del>
      <w:del w:id="5676" w:author="PR Preview" w:date="2026-01-01T00:00:00Z">
        <w:r>
          <w:delText xml:space="preserve">Let</w:delText>
        </w:r>
      </w:del>
      <w:del w:id="5677" w:author="PR Preview" w:date="2026-01-01T00:00:00Z">
        <w:r>
          <w:delText xml:space="preserve"> </w:delText>
        </w:r>
      </w:del>
      <m:oMath>
        <m:r>
          <m:rPr>
            <m:sty m:val="bi"/>
          </m:rPr>
          <m:t>R</m:t>
        </m:r>
      </m:oMath>
      <w:del w:id="5678" w:author="PR Preview" w:date="2026-01-01T00:00:00Z">
        <w:r>
          <w:delText xml:space="preserve"> </w:delText>
        </w:r>
      </w:del>
      <w:del w:id="5679" w:author="PR Preview" w:date="2026-01-01T00:00:00Z">
        <w:r>
          <w:delText xml:space="preserve">be the</w:delText>
        </w:r>
      </w:del>
      <w:del w:id="5680" w:author="PR Preview" w:date="2026-01-01T00:00:00Z">
        <w:r>
          <w:delText xml:space="preserve"> </w:delText>
        </w:r>
      </w:del>
      <m:oMath>
        <m:r>
          <m:t>r</m:t>
        </m:r>
        <m:r>
          <m:rPr>
            <m:sty m:val="p"/>
          </m:rPr>
          <m:t>×</m:t>
        </m:r>
        <m:r>
          <m:t>n</m:t>
        </m:r>
      </m:oMath>
      <w:del w:id="5681" w:author="PR Preview" w:date="2026-01-01T00:00:00Z">
        <w:r>
          <w:delText xml:space="preserve"> </w:delText>
        </w:r>
      </w:del>
      <w:del w:id="5682" w:author="PR Preview" w:date="2026-01-01T00:00:00Z">
        <w:r>
          <w:delText xml:space="preserve">matrix with entries</w:delText>
        </w:r>
      </w:del>
      <w:del w:id="5683" w:author="PR Preview" w:date="2026-01-01T00:00:00Z">
        <w:r>
          <w:delText xml:space="preserve"> </w:delText>
        </w:r>
      </w:del>
      <m:oMath>
        <m:sSub>
          <m:e>
            <m:r>
              <m:t>r</m:t>
            </m:r>
          </m:e>
          <m:sub>
            <m:r>
              <m:t>i</m:t>
            </m:r>
            <m:r>
              <m:t>j</m:t>
            </m:r>
          </m:sub>
        </m:sSub>
      </m:oMath>
      <w:del w:id="5684" w:author="PR Preview" w:date="2026-01-01T00:00:00Z">
        <w:r>
          <w:delText xml:space="preserve">,</w:delText>
        </w:r>
      </w:del>
      <w:del w:id="5685" w:author="PR Preview" w:date="2026-01-01T00:00:00Z">
        <w:r>
          <w:delText xml:space="preserve"> </w:delText>
        </w:r>
      </w:del>
      <w:del w:id="5686" w:author="PR Preview" w:date="2026-01-01T00:00:00Z">
        <w:r>
          <w:delText xml:space="preserve">whose column</w:delText>
        </w:r>
      </w:del>
      <w:del w:id="5687" w:author="PR Preview" w:date="2026-01-01T00:00:00Z">
        <w:r>
          <w:delText xml:space="preserve"> </w:delText>
        </w:r>
      </w:del>
      <m:oMath>
        <m:r>
          <m:t>j</m:t>
        </m:r>
      </m:oMath>
      <w:del w:id="5688" w:author="PR Preview" w:date="2026-01-01T00:00:00Z">
        <w:r>
          <w:delText xml:space="preserve"> </w:delText>
        </w:r>
      </w:del>
      <w:del w:id="5689" w:author="PR Preview" w:date="2026-01-01T00:00:00Z">
        <w:r>
          <w:delText xml:space="preserve">is</w:delText>
        </w:r>
      </w:del>
      <w:del w:id="5690" w:author="PR Preview" w:date="2026-01-01T00:00:00Z">
        <w:r>
          <w:delText xml:space="preserve"> </w:delText>
        </w:r>
      </w:del>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del w:id="5691" w:author="PR Preview" w:date="2026-01-01T00:00:00Z">
        <w:r>
          <w:delText xml:space="preserve">.</w:delText>
        </w:r>
      </w:del>
      <w:del w:id="5692" w:author="PR Preview" w:date="2026-01-01T00:00:00Z">
        <w:r>
          <w:delText xml:space="preserve"> </w:delText>
        </w:r>
      </w:del>
      <w:del w:id="5693" w:author="PR Preview" w:date="2026-01-01T00:00:00Z">
        <w:r>
          <w:delText xml:space="preserve">Then column</w:delText>
        </w:r>
      </w:del>
      <w:del w:id="5694" w:author="PR Preview" w:date="2026-01-01T00:00:00Z">
        <w:r>
          <w:delText xml:space="preserve"> </w:delText>
        </w:r>
      </w:del>
      <m:oMath>
        <m:r>
          <m:t>j</m:t>
        </m:r>
      </m:oMath>
      <w:del w:id="5695" w:author="PR Preview" w:date="2026-01-01T00:00:00Z">
        <w:r>
          <w:delText xml:space="preserve"> </w:delText>
        </w:r>
      </w:del>
      <w:del w:id="5696" w:author="PR Preview" w:date="2026-01-01T00:00:00Z">
        <w:r>
          <w:delText xml:space="preserve">of</w:delText>
        </w:r>
      </w:del>
      <w:del w:id="5697" w:author="PR Preview" w:date="2026-01-01T00:00:00Z">
        <w:r>
          <w:delText xml:space="preserve"> </w:delText>
        </w:r>
      </w:del>
      <m:oMath>
        <m:r>
          <m:rPr>
            <m:sty m:val="bi"/>
          </m:rPr>
          <m:t>C</m:t>
        </m:r>
        <m:r>
          <m:rPr>
            <m:sty m:val="bi"/>
          </m:rPr>
          <m:t>R</m:t>
        </m:r>
      </m:oMath>
      <w:del w:id="5698" w:author="PR Preview" w:date="2026-01-01T00:00:00Z">
        <w:r>
          <w:delText xml:space="preserve"> </w:delText>
        </w:r>
      </w:del>
      <w:del w:id="5699" w:author="PR Preview" w:date="2026-01-01T00:00:00Z">
        <w:r>
          <w:delText xml:space="preserve">is</w:delText>
        </w:r>
      </w:del>
    </w:p>
    <w:p>
      <w:pPr>
        <w:pStyle w:val="BodyText"/>
      </w:pPr>
      <w:ins w:id="5700" w:author="PR Preview" w:date="2026-01-01T00:00:00Z">
        <w:r>
          <w:rPr>
            <w:b/>
            <w:bCs/>
          </w:rPr>
          <w:t xml:space="preserve">Theorem 43 (Every nonzero matrix has a rank factorization)</w:t>
        </w:r>
      </w:ins>
      <w:ins w:id="5701" w:author="PR Preview" w:date="2026-01-01T00:00:00Z">
        <w:r>
          <w:t xml:space="preserve"> </w:t>
        </w:r>
      </w:ins>
      <w:ins w:id="5702" w:author="PR Preview" w:date="2026-01-01T00:00:00Z">
        <w:r>
          <w:t xml:space="preserve">Every</w:t>
        </w:r>
      </w:ins>
      <w:ins w:id="5703" w:author="PR Preview" w:date="2026-01-01T00:00:00Z">
        <w:r>
          <w:t xml:space="preserve"> </w:t>
        </w:r>
      </w:ins>
      <m:oMath>
        <m:r>
          <m:t>m</m:t>
        </m:r>
        <m:r>
          <m:rPr>
            <m:sty m:val="p"/>
          </m:rPr>
          <m:t>×</m:t>
        </m:r>
        <m:r>
          <m:t>n</m:t>
        </m:r>
      </m:oMath>
      <w:ins w:id="5704" w:author="PR Preview" w:date="2026-01-01T00:00:00Z">
        <w:r>
          <w:t xml:space="preserve"> </w:t>
        </w:r>
      </w:ins>
      <w:ins w:id="5705" w:author="PR Preview" w:date="2026-01-01T00:00:00Z">
        <w:r>
          <w:t xml:space="preserve">matrix</w:t>
        </w:r>
      </w:ins>
      <w:ins w:id="5706" w:author="PR Preview" w:date="2026-01-01T00:00:00Z">
        <w:r>
          <w:t xml:space="preserve"> </w:t>
        </w:r>
      </w:ins>
      <m:oMath>
        <m:r>
          <m:rPr>
            <m:sty m:val="bi"/>
          </m:rPr>
          <m:t>A</m:t>
        </m:r>
      </m:oMath>
      <w:ins w:id="5707" w:author="PR Preview" w:date="2026-01-01T00:00:00Z">
        <w:r>
          <w:t xml:space="preserve"> </w:t>
        </w:r>
      </w:ins>
      <w:ins w:id="5708" w:author="PR Preview" w:date="2026-01-01T00:00:00Z">
        <w:r>
          <w:t xml:space="preserve">with</w:t>
        </w:r>
      </w:ins>
      <w:ins w:id="5709"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5710" w:author="PR Preview" w:date="2026-01-01T00:00:00Z">
        <w:r>
          <w:t xml:space="preserve"> </w:t>
        </w:r>
      </w:ins>
      <w:ins w:id="5711" w:author="PR Preview" w:date="2026-01-01T00:00:00Z">
        <w:r>
          <w:t xml:space="preserve">has a rank factorization (</w:t>
        </w:r>
      </w:ins>
      <w:hyperlink w:anchor="def-rank-factorization">
        <w:ins w:id="5712" w:author="PR Preview" w:date="2026-01-01T00:00:00Z">
          <w:r>
            <w:rPr>
              <w:rStyle w:val="Hyperlink"/>
            </w:rPr>
            <w:t xml:space="preserve">Definition 54</w:t>
          </w:r>
        </w:ins>
      </w:hyperlink>
      <w:ins w:id="5713" w:author="PR Preview" w:date="2026-01-01T00:00:00Z">
        <w:r>
          <w:t xml:space="preserve">).</w:t>
        </w:r>
      </w:ins>
      <w:ins w:id="5714" w:author="PR Preview" w:date="2026-01-01T00:00:00Z">
        <w:r>
          <w:t xml:space="preserve"> </w:t>
        </w:r>
      </w:ins>
      <w:ins w:id="5715" w:author="PR Preview" w:date="2026-01-01T00:00:00Z">
        <w:r>
          <w:t xml:space="preserve">One is given by taking the columns of</w:t>
        </w:r>
      </w:ins>
      <w:ins w:id="5716" w:author="PR Preview" w:date="2026-01-01T00:00:00Z">
        <w:r>
          <w:t xml:space="preserve"> </w:t>
        </w:r>
      </w:ins>
      <m:oMath>
        <m:r>
          <m:rPr>
            <m:sty m:val="bi"/>
          </m:rPr>
          <m:t>C</m:t>
        </m:r>
      </m:oMath>
      <w:ins w:id="5717" w:author="PR Preview" w:date="2026-01-01T00:00:00Z">
        <w:r>
          <w:t xml:space="preserve"> </w:t>
        </w:r>
      </w:ins>
      <w:ins w:id="5718" w:author="PR Preview" w:date="2026-01-01T00:00:00Z">
        <w:r>
          <w:t xml:space="preserve">to be any basis of</w:t>
        </w:r>
      </w:ins>
      <w:ins w:id="5719" w:author="PR Preview" w:date="2026-01-01T00:00:00Z">
        <w:r>
          <w:t xml:space="preserve"> </w:t>
        </w:r>
      </w:ins>
      <m:oMath>
        <m:r>
          <m:rPr>
            <m:scr m:val="script"/>
            <m:sty m:val="p"/>
          </m:rPr>
          <m:t>C</m:t>
        </m:r>
        <m:r>
          <m:rPr>
            <m:sty m:val="p"/>
          </m:rPr>
          <m:t>(</m:t>
        </m:r>
        <m:r>
          <m:rPr>
            <m:sty m:val="bi"/>
          </m:rPr>
          <m:t>A</m:t>
        </m:r>
        <m:r>
          <m:rPr>
            <m:sty m:val="p"/>
          </m:rPr>
          <m:t>)</m:t>
        </m:r>
      </m:oMath>
      <w:ins w:id="5720" w:author="PR Preview" w:date="2026-01-01T00:00:00Z">
        <w:r>
          <w:t xml:space="preserve">.</w:t>
        </w:r>
      </w:ins>
    </w:p>
    <w:bookmarkEnd w:id="284"/>
    <w:p>
      <w:pPr>
        <w:pStyle w:val="BodyText"/>
      </w:pPr>
      <w:ins w:id="5721" w:author="PR Preview" w:date="2026-01-01T00:00:00Z">
        <w:r>
          <w:rPr>
            <w:i/>
            <w:iCs/>
          </w:rPr>
          <w:t xml:space="preserve">Proof</w:t>
        </w:r>
      </w:ins>
      <w:ins w:id="5722" w:author="PR Preview" w:date="2026-01-01T00:00:00Z">
        <w:r>
          <w:t xml:space="preserve">. </w:t>
        </w:r>
      </w:ins>
      <m:oMath>
        <m:r>
          <m:rPr>
            <m:scr m:val="script"/>
            <m:sty m:val="p"/>
          </m:rPr>
          <m:t>C</m:t>
        </m:r>
        <m:r>
          <m:rPr>
            <m:sty m:val="p"/>
          </m:rPr>
          <m:t>(</m:t>
        </m:r>
        <m:r>
          <m:rPr>
            <m:sty m:val="bi"/>
          </m:rPr>
          <m:t>A</m:t>
        </m:r>
        <m:r>
          <m:rPr>
            <m:sty m:val="p"/>
          </m:rPr>
          <m:t>)</m:t>
        </m:r>
      </m:oMath>
      <w:ins w:id="5723" w:author="PR Preview" w:date="2026-01-01T00:00:00Z">
        <w:r>
          <w:t xml:space="preserve"> </w:t>
        </w:r>
      </w:ins>
      <w:ins w:id="5724" w:author="PR Preview" w:date="2026-01-01T00:00:00Z">
        <w:r>
          <w:t xml:space="preserve">has dimension</w:t>
        </w:r>
      </w:ins>
      <w:ins w:id="5725" w:author="PR Preview" w:date="2026-01-01T00:00:00Z">
        <w:r>
          <w:t xml:space="preserve"> </w:t>
        </w:r>
      </w:ins>
      <m:oMath>
        <m:r>
          <m:t>r</m:t>
        </m:r>
      </m:oMath>
      <w:ins w:id="5726" w:author="PR Preview" w:date="2026-01-01T00:00:00Z">
        <w:r>
          <w:t xml:space="preserve"> </w:t>
        </w:r>
      </w:ins>
      <w:ins w:id="5727" w:author="PR Preview" w:date="2026-01-01T00:00:00Z">
        <w:r>
          <w:t xml:space="preserve">(</w:t>
        </w:r>
      </w:ins>
      <w:hyperlink w:anchor="thm-rank-dim">
        <w:ins w:id="5728" w:author="PR Preview" w:date="2026-01-01T00:00:00Z">
          <w:r>
            <w:rPr>
              <w:rStyle w:val="Hyperlink"/>
            </w:rPr>
            <w:t xml:space="preserve">Theorem 36</w:t>
          </w:r>
        </w:ins>
      </w:hyperlink>
      <w:ins w:id="5729" w:author="PR Preview" w:date="2026-01-01T00:00:00Z">
        <w:r>
          <w:t xml:space="preserve">),</w:t>
        </w:r>
      </w:ins>
      <w:ins w:id="5730" w:author="PR Preview" w:date="2026-01-01T00:00:00Z">
        <w:r>
          <w:t xml:space="preserve"> </w:t>
        </w:r>
      </w:ins>
      <w:ins w:id="5731" w:author="PR Preview" w:date="2026-01-01T00:00:00Z">
        <w:r>
          <w:t xml:space="preserve">so it has a basis</w:t>
        </w:r>
      </w:ins>
      <w:ins w:id="5732" w:author="PR Preview" w:date="2026-01-01T00:00:00Z">
        <w:r>
          <w:t xml:space="preserve"> </w:t>
        </w:r>
      </w:ins>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ins w:id="5733" w:author="PR Preview" w:date="2026-01-01T00:00:00Z">
        <w:r>
          <w:t xml:space="preserve"> </w:t>
        </w:r>
      </w:ins>
      <w:ins w:id="5734" w:author="PR Preview" w:date="2026-01-01T00:00:00Z">
        <w:r>
          <w:t xml:space="preserve">(</w:t>
        </w:r>
      </w:ins>
      <w:hyperlink w:anchor="thm-extend-basis">
        <w:ins w:id="5735" w:author="PR Preview" w:date="2026-01-01T00:00:00Z">
          <w:r>
            <w:rPr>
              <w:rStyle w:val="Hyperlink"/>
            </w:rPr>
            <w:t xml:space="preserve">Theorem 28</w:t>
          </w:r>
        </w:ins>
      </w:hyperlink>
      <w:ins w:id="5736" w:author="PR Preview" w:date="2026-01-01T00:00:00Z">
        <w:r>
          <w:t xml:space="preserve">);</w:t>
        </w:r>
      </w:ins>
      <w:ins w:id="5737" w:author="PR Preview" w:date="2026-01-01T00:00:00Z">
        <w:r>
          <w:t xml:space="preserve"> </w:t>
        </w:r>
      </w:ins>
      <w:ins w:id="5738" w:author="PR Preview" w:date="2026-01-01T00:00:00Z">
        <w:r>
          <w:t xml:space="preserve">let</w:t>
        </w:r>
      </w:ins>
      <w:ins w:id="5739" w:author="PR Preview" w:date="2026-01-01T00:00:00Z">
        <w:r>
          <w:t xml:space="preserve"> </w:t>
        </w:r>
      </w:ins>
      <m:oMath>
        <m:r>
          <m:rPr>
            <m:sty m:val="bi"/>
          </m:rPr>
          <m:t>C</m:t>
        </m:r>
      </m:oMath>
      <w:ins w:id="5740" w:author="PR Preview" w:date="2026-01-01T00:00:00Z">
        <w:r>
          <w:t xml:space="preserve"> </w:t>
        </w:r>
      </w:ins>
      <w:ins w:id="5741" w:author="PR Preview" w:date="2026-01-01T00:00:00Z">
        <w:r>
          <w:t xml:space="preserve">be the</w:t>
        </w:r>
      </w:ins>
      <w:ins w:id="5742" w:author="PR Preview" w:date="2026-01-01T00:00:00Z">
        <w:r>
          <w:t xml:space="preserve"> </w:t>
        </w:r>
      </w:ins>
      <m:oMath>
        <m:r>
          <m:t>m</m:t>
        </m:r>
        <m:r>
          <m:rPr>
            <m:sty m:val="p"/>
          </m:rPr>
          <m:t>×</m:t>
        </m:r>
        <m:r>
          <m:t>r</m:t>
        </m:r>
      </m:oMath>
      <w:ins w:id="5743" w:author="PR Preview" w:date="2026-01-01T00:00:00Z">
        <w:r>
          <w:t xml:space="preserve"> </w:t>
        </w:r>
      </w:ins>
      <w:ins w:id="5744" w:author="PR Preview" w:date="2026-01-01T00:00:00Z">
        <w:r>
          <w:t xml:space="preserve">matrix with these columns.</w:t>
        </w:r>
      </w:ins>
      <w:ins w:id="5745" w:author="PR Preview" w:date="2026-01-01T00:00:00Z">
        <w:r>
          <w:t xml:space="preserve"> </w:t>
        </w:r>
      </w:ins>
      <w:ins w:id="5746" w:author="PR Preview" w:date="2026-01-01T00:00:00Z">
        <w:r>
          <w:t xml:space="preserve">Each column</w:t>
        </w:r>
      </w:ins>
      <w:ins w:id="5747" w:author="PR Preview" w:date="2026-01-01T00:00:00Z">
        <w:r>
          <w:t xml:space="preserve"> </w:t>
        </w:r>
      </w:ins>
      <m:oMath>
        <m:sSub>
          <m:e>
            <m:acc>
              <m:accPr>
                <m:chr m:val="̃"/>
              </m:accPr>
              <m:e>
                <m:r>
                  <m:t>a</m:t>
                </m:r>
              </m:e>
            </m:acc>
          </m:e>
          <m:sub>
            <m:r>
              <m:t>j</m:t>
            </m:r>
          </m:sub>
        </m:sSub>
      </m:oMath>
      <w:ins w:id="5748" w:author="PR Preview" w:date="2026-01-01T00:00:00Z">
        <w:r>
          <w:t xml:space="preserve"> </w:t>
        </w:r>
      </w:ins>
      <w:ins w:id="5749" w:author="PR Preview" w:date="2026-01-01T00:00:00Z">
        <w:r>
          <w:t xml:space="preserve">of</w:t>
        </w:r>
      </w:ins>
      <w:ins w:id="5750" w:author="PR Preview" w:date="2026-01-01T00:00:00Z">
        <w:r>
          <w:t xml:space="preserve"> </w:t>
        </w:r>
      </w:ins>
      <m:oMath>
        <m:r>
          <m:rPr>
            <m:sty m:val="bi"/>
          </m:rPr>
          <m:t>A</m:t>
        </m:r>
      </m:oMath>
      <w:ins w:id="5751" w:author="PR Preview" w:date="2026-01-01T00:00:00Z">
        <w:r>
          <w:t xml:space="preserve"> </w:t>
        </w:r>
      </w:ins>
      <w:ins w:id="5752" w:author="PR Preview" w:date="2026-01-01T00:00:00Z">
        <w:r>
          <w:t xml:space="preserve">is in</w:t>
        </w:r>
      </w:ins>
      <w:ins w:id="5753" w:author="PR Preview" w:date="2026-01-01T00:00:00Z">
        <w:r>
          <w:t xml:space="preserve"> </w:t>
        </w:r>
      </w:ins>
      <m:oMath>
        <m:r>
          <m:rPr>
            <m:scr m:val="script"/>
            <m:sty m:val="p"/>
          </m:rPr>
          <m:t>C</m:t>
        </m:r>
        <m:r>
          <m:rPr>
            <m:sty m:val="p"/>
          </m:rPr>
          <m:t>(</m:t>
        </m:r>
        <m:r>
          <m:rPr>
            <m:sty m:val="bi"/>
          </m:rPr>
          <m:t>A</m:t>
        </m:r>
        <m:r>
          <m:rPr>
            <m:sty m:val="p"/>
          </m:rPr>
          <m:t>)</m:t>
        </m:r>
      </m:oMath>
      <w:ins w:id="5754" w:author="PR Preview" w:date="2026-01-01T00:00:00Z">
        <w:r>
          <w:t xml:space="preserve">,</w:t>
        </w:r>
      </w:ins>
      <w:ins w:id="5755" w:author="PR Preview" w:date="2026-01-01T00:00:00Z">
        <w:r>
          <w:t xml:space="preserve"> </w:t>
        </w:r>
      </w:ins>
      <w:ins w:id="5756" w:author="PR Preview" w:date="2026-01-01T00:00:00Z">
        <w:r>
          <w:t xml:space="preserve">so</w:t>
        </w:r>
      </w:ins>
      <w:ins w:id="5757" w:author="PR Preview" w:date="2026-01-01T00:00:00Z">
        <w:r>
          <w:t xml:space="preserve"> </w:t>
        </w:r>
      </w:ins>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ins w:id="5758" w:author="PR Preview" w:date="2026-01-01T00:00:00Z">
        <w:r>
          <w:t xml:space="preserve"> </w:t>
        </w:r>
      </w:ins>
      <w:ins w:id="5759" w:author="PR Preview" w:date="2026-01-01T00:00:00Z">
        <w:r>
          <w:t xml:space="preserve">for some numbers</w:t>
        </w:r>
      </w:ins>
      <w:ins w:id="5760" w:author="PR Preview" w:date="2026-01-01T00:00:00Z">
        <w:r>
          <w:t xml:space="preserve"> </w:t>
        </w:r>
      </w:ins>
      <m:oMath>
        <m:sSub>
          <m:e>
            <m:r>
              <m:t>r</m:t>
            </m:r>
          </m:e>
          <m:sub>
            <m:r>
              <m:t>i</m:t>
            </m:r>
            <m:r>
              <m:t>j</m:t>
            </m:r>
          </m:sub>
        </m:sSub>
      </m:oMath>
      <w:ins w:id="5761" w:author="PR Preview" w:date="2026-01-01T00:00:00Z">
        <w:r>
          <w:t xml:space="preserve">,</w:t>
        </w:r>
      </w:ins>
      <w:ins w:id="5762" w:author="PR Preview" w:date="2026-01-01T00:00:00Z">
        <w:r>
          <w:t xml:space="preserve"> </w:t>
        </w:r>
      </w:ins>
      <w:ins w:id="5763" w:author="PR Preview" w:date="2026-01-01T00:00:00Z">
        <w:r>
          <w:t xml:space="preserve">because the basis spans</w:t>
        </w:r>
      </w:ins>
      <w:ins w:id="5764" w:author="PR Preview" w:date="2026-01-01T00:00:00Z">
        <w:r>
          <w:t xml:space="preserve"> </w:t>
        </w:r>
      </w:ins>
      <m:oMath>
        <m:r>
          <m:rPr>
            <m:scr m:val="script"/>
            <m:sty m:val="p"/>
          </m:rPr>
          <m:t>C</m:t>
        </m:r>
        <m:r>
          <m:rPr>
            <m:sty m:val="p"/>
          </m:rPr>
          <m:t>(</m:t>
        </m:r>
        <m:r>
          <m:rPr>
            <m:sty m:val="bi"/>
          </m:rPr>
          <m:t>A</m:t>
        </m:r>
        <m:r>
          <m:rPr>
            <m:sty m:val="p"/>
          </m:rPr>
          <m:t>)</m:t>
        </m:r>
      </m:oMath>
      <w:ins w:id="5765" w:author="PR Preview" w:date="2026-01-01T00:00:00Z">
        <w:r>
          <w:t xml:space="preserve">.</w:t>
        </w:r>
      </w:ins>
      <w:ins w:id="5766" w:author="PR Preview" w:date="2026-01-01T00:00:00Z">
        <w:r>
          <w:t xml:space="preserve"> </w:t>
        </w:r>
      </w:ins>
      <w:ins w:id="5767" w:author="PR Preview" w:date="2026-01-01T00:00:00Z">
        <w:r>
          <w:t xml:space="preserve">Let</w:t>
        </w:r>
      </w:ins>
      <w:ins w:id="5768" w:author="PR Preview" w:date="2026-01-01T00:00:00Z">
        <w:r>
          <w:t xml:space="preserve"> </w:t>
        </w:r>
      </w:ins>
      <m:oMath>
        <m:r>
          <m:rPr>
            <m:sty m:val="bi"/>
          </m:rPr>
          <m:t>R</m:t>
        </m:r>
      </m:oMath>
      <w:ins w:id="5769" w:author="PR Preview" w:date="2026-01-01T00:00:00Z">
        <w:r>
          <w:t xml:space="preserve"> </w:t>
        </w:r>
      </w:ins>
      <w:ins w:id="5770" w:author="PR Preview" w:date="2026-01-01T00:00:00Z">
        <w:r>
          <w:t xml:space="preserve">be the</w:t>
        </w:r>
      </w:ins>
      <w:ins w:id="5771" w:author="PR Preview" w:date="2026-01-01T00:00:00Z">
        <w:r>
          <w:t xml:space="preserve"> </w:t>
        </w:r>
      </w:ins>
      <m:oMath>
        <m:r>
          <m:t>r</m:t>
        </m:r>
        <m:r>
          <m:rPr>
            <m:sty m:val="p"/>
          </m:rPr>
          <m:t>×</m:t>
        </m:r>
        <m:r>
          <m:t>n</m:t>
        </m:r>
      </m:oMath>
      <w:ins w:id="5772" w:author="PR Preview" w:date="2026-01-01T00:00:00Z">
        <w:r>
          <w:t xml:space="preserve"> </w:t>
        </w:r>
      </w:ins>
      <w:ins w:id="5773" w:author="PR Preview" w:date="2026-01-01T00:00:00Z">
        <w:r>
          <w:t xml:space="preserve">matrix with entries</w:t>
        </w:r>
      </w:ins>
      <w:ins w:id="5774" w:author="PR Preview" w:date="2026-01-01T00:00:00Z">
        <w:r>
          <w:t xml:space="preserve"> </w:t>
        </w:r>
      </w:ins>
      <m:oMath>
        <m:sSub>
          <m:e>
            <m:r>
              <m:t>r</m:t>
            </m:r>
          </m:e>
          <m:sub>
            <m:r>
              <m:t>i</m:t>
            </m:r>
            <m:r>
              <m:t>j</m:t>
            </m:r>
          </m:sub>
        </m:sSub>
      </m:oMath>
      <w:ins w:id="5775" w:author="PR Preview" w:date="2026-01-01T00:00:00Z">
        <w:r>
          <w:t xml:space="preserve">,</w:t>
        </w:r>
      </w:ins>
      <w:ins w:id="5776" w:author="PR Preview" w:date="2026-01-01T00:00:00Z">
        <w:r>
          <w:t xml:space="preserve"> </w:t>
        </w:r>
      </w:ins>
      <w:ins w:id="5777" w:author="PR Preview" w:date="2026-01-01T00:00:00Z">
        <w:r>
          <w:t xml:space="preserve">whose column</w:t>
        </w:r>
      </w:ins>
      <w:ins w:id="5778" w:author="PR Preview" w:date="2026-01-01T00:00:00Z">
        <w:r>
          <w:t xml:space="preserve"> </w:t>
        </w:r>
      </w:ins>
      <m:oMath>
        <m:r>
          <m:t>j</m:t>
        </m:r>
      </m:oMath>
      <w:ins w:id="5779" w:author="PR Preview" w:date="2026-01-01T00:00:00Z">
        <w:r>
          <w:t xml:space="preserve"> </w:t>
        </w:r>
      </w:ins>
      <w:ins w:id="5780" w:author="PR Preview" w:date="2026-01-01T00:00:00Z">
        <w:r>
          <w:t xml:space="preserve">is</w:t>
        </w:r>
      </w:ins>
      <w:ins w:id="5781" w:author="PR Preview" w:date="2026-01-01T00:00:00Z">
        <w:r>
          <w:t xml:space="preserve"> </w:t>
        </w:r>
      </w:ins>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ins w:id="5782" w:author="PR Preview" w:date="2026-01-01T00:00:00Z">
        <w:r>
          <w:t xml:space="preserve">.</w:t>
        </w:r>
      </w:ins>
      <w:ins w:id="5783" w:author="PR Preview" w:date="2026-01-01T00:00:00Z">
        <w:r>
          <w:t xml:space="preserve"> </w:t>
        </w:r>
      </w:ins>
      <w:ins w:id="5784" w:author="PR Preview" w:date="2026-01-01T00:00:00Z">
        <w:r>
          <w:t xml:space="preserve">Then column</w:t>
        </w:r>
      </w:ins>
      <w:ins w:id="5785" w:author="PR Preview" w:date="2026-01-01T00:00:00Z">
        <w:r>
          <w:t xml:space="preserve"> </w:t>
        </w:r>
      </w:ins>
      <m:oMath>
        <m:r>
          <m:t>j</m:t>
        </m:r>
      </m:oMath>
      <w:ins w:id="5786" w:author="PR Preview" w:date="2026-01-01T00:00:00Z">
        <w:r>
          <w:t xml:space="preserve"> </w:t>
        </w:r>
      </w:ins>
      <w:ins w:id="5787" w:author="PR Preview" w:date="2026-01-01T00:00:00Z">
        <w:r>
          <w:t xml:space="preserve">of</w:t>
        </w:r>
      </w:ins>
      <w:ins w:id="5788" w:author="PR Preview" w:date="2026-01-01T00:00:00Z">
        <w:r>
          <w:t xml:space="preserve"> </w:t>
        </w:r>
      </w:ins>
      <m:oMath>
        <m:r>
          <m:rPr>
            <m:sty m:val="bi"/>
          </m:rPr>
          <m:t>C</m:t>
        </m:r>
        <m:r>
          <m:rPr>
            <m:sty m:val="bi"/>
          </m:rPr>
          <m:t>R</m:t>
        </m:r>
      </m:oMath>
      <w:ins w:id="5789" w:author="PR Preview" w:date="2026-01-01T00:00:00Z">
        <w:r>
          <w:t xml:space="preserve"> </w:t>
        </w:r>
      </w:ins>
      <w:ins w:id="5790" w:author="PR Preview" w:date="2026-01-01T00:00:00Z">
        <w:r>
          <w:t xml:space="preserve">is</w:t>
        </w:r>
      </w:ins>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5" w:name="exm-rank-factorization-construct"/>
    <w:p>
      <w:pPr>
        <w:pStyle w:val="BodyText"/>
      </w:pPr>
      <w:del w:id="5791" w:author="PR Preview" w:date="2026-01-01T00:00:00Z">
        <w:r>
          <w:rPr>
            <w:b/>
            <w:bCs/>
          </w:rPr>
          <w:delText xml:space="preserve">Example 72 (Building a rank factorization from a basis)</w:delText>
        </w:r>
      </w:del>
      <w:del w:id="5792" w:author="PR Preview" w:date="2026-01-01T00:00:00Z">
        <w:r>
          <w:delText xml:space="preserve"> </w:delText>
        </w:r>
      </w:del>
      <w:del w:id="5793" w:author="PR Preview" w:date="2026-01-01T00:00:00Z">
        <w:r>
          <w:delText xml:space="preserve">For</w:delText>
        </w:r>
      </w:del>
      <w:del w:id="5794" w:author="PR Preview" w:date="2026-01-01T00:00:00Z">
        <w:r>
          <w:delText xml:space="preserve"> </w:delText>
        </w:r>
      </w:del>
      <m:oMath>
        <m:r>
          <m:rPr>
            <m:sty m:val="bi"/>
          </m:rPr>
          <m:t>A</m:t>
        </m:r>
      </m:oMath>
      <w:del w:id="5795" w:author="PR Preview" w:date="2026-01-01T00:00:00Z">
        <w:r>
          <w:delText xml:space="preserve"> </w:delText>
        </w:r>
      </w:del>
      <w:del w:id="5796" w:author="PR Preview" w:date="2026-01-01T00:00:00Z">
        <w:r>
          <w:delText xml:space="preserve">in</w:delText>
        </w:r>
      </w:del>
      <w:del w:id="5797" w:author="PR Preview" w:date="2026-01-01T00:00:00Z">
        <w:r>
          <w:delText xml:space="preserve"> </w:delText>
        </w:r>
      </w:del>
      <w:hyperlink w:anchor="exm-column-space">
        <w:del w:id="5798" w:author="PR Preview" w:date="2026-01-01T00:00:00Z">
          <w:r>
            <w:rPr>
              <w:rStyle w:val="Hyperlink"/>
            </w:rPr>
            <w:delText xml:space="preserve">Example 53</w:delText>
          </w:r>
        </w:del>
      </w:hyperlink>
      <w:del w:id="5799" w:author="PR Preview" w:date="2026-01-01T00:00:00Z">
        <w:r>
          <w:delText xml:space="preserve">,</w:delText>
        </w:r>
      </w:del>
      <w:del w:id="5800" w:author="PR Preview" w:date="2026-01-01T00:00:00Z">
        <w:r>
          <w:delText xml:space="preserve"> </w:delText>
        </w:r>
      </w:del>
      <m:oMath>
        <m:r>
          <m:rPr>
            <m:sty m:val="p"/>
          </m:rPr>
          <m:t>(</m:t>
        </m:r>
        <m:r>
          <m:t>1</m:t>
        </m:r>
        <m:r>
          <m:rPr>
            <m:sty m:val="p"/>
          </m:rPr>
          <m:t>,</m:t>
        </m:r>
        <m:r>
          <m:t>3</m:t>
        </m:r>
        <m:r>
          <m:rPr>
            <m:sty m:val="p"/>
          </m:rPr>
          <m:t>)</m:t>
        </m:r>
      </m:oMath>
      <w:del w:id="5801" w:author="PR Preview" w:date="2026-01-01T00:00:00Z">
        <w:r>
          <w:delText xml:space="preserve"> </w:delText>
        </w:r>
      </w:del>
      <w:del w:id="5802" w:author="PR Preview" w:date="2026-01-01T00:00:00Z">
        <w:r>
          <w:delText xml:space="preserve">spans</w:delText>
        </w:r>
      </w:del>
      <w:del w:id="5803" w:author="PR Preview" w:date="2026-01-01T00:00:00Z">
        <w:r>
          <w:delText xml:space="preserve"> </w:delText>
        </w:r>
      </w:del>
      <m:oMath>
        <m:r>
          <m:rPr>
            <m:scr m:val="script"/>
            <m:sty m:val="p"/>
          </m:rPr>
          <m:t>C</m:t>
        </m:r>
        <m:r>
          <m:rPr>
            <m:sty m:val="p"/>
          </m:rPr>
          <m:t>(</m:t>
        </m:r>
        <m:r>
          <m:rPr>
            <m:sty m:val="bi"/>
          </m:rPr>
          <m:t>A</m:t>
        </m:r>
        <m:r>
          <m:rPr>
            <m:sty m:val="p"/>
          </m:rPr>
          <m:t>)</m:t>
        </m:r>
      </m:oMath>
      <w:del w:id="5804" w:author="PR Preview" w:date="2026-01-01T00:00:00Z">
        <w:r>
          <w:delText xml:space="preserve"> </w:delText>
        </w:r>
      </w:del>
      <w:del w:id="5805" w:author="PR Preview" w:date="2026-01-01T00:00:00Z">
        <w:r>
          <w:delText xml:space="preserve">(1),</w:delText>
        </w:r>
      </w:del>
      <w:del w:id="5806" w:author="PR Preview" w:date="2026-01-01T00:00:00Z">
        <w:r>
          <w:delText xml:space="preserve"> </w:delText>
        </w:r>
      </w:del>
      <w:del w:id="5807" w:author="PR Preview" w:date="2026-01-01T00:00:00Z">
        <w:r>
          <w:delText xml:space="preserve">and it is linearly independent because it is nonzero</w:delText>
        </w:r>
      </w:del>
      <w:del w:id="5808" w:author="PR Preview" w:date="2026-01-01T00:00:00Z">
        <w:r>
          <w:delText xml:space="preserve"> </w:delText>
        </w:r>
      </w:del>
      <w:del w:id="5809" w:author="PR Preview" w:date="2026-01-01T00:00:00Z">
        <w:r>
          <w:delText xml:space="preserve">(</w:delText>
        </w:r>
      </w:del>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del w:id="5810" w:author="PR Preview" w:date="2026-01-01T00:00:00Z">
        <w:r>
          <w:delText xml:space="preserve"> </w:delText>
        </w:r>
      </w:del>
      <w:del w:id="5811" w:author="PR Preview" w:date="2026-01-01T00:00:00Z">
        <w:r>
          <w:delText xml:space="preserve">forces</w:delText>
        </w:r>
      </w:del>
      <w:del w:id="5812" w:author="PR Preview" w:date="2026-01-01T00:00:00Z">
        <w:r>
          <w:delText xml:space="preserve"> </w:delText>
        </w:r>
      </w:del>
      <m:oMath>
        <m:r>
          <m:t>c</m:t>
        </m:r>
        <m:r>
          <m:rPr>
            <m:sty m:val="p"/>
          </m:rPr>
          <m:t>=</m:t>
        </m:r>
        <m:r>
          <m:t>0</m:t>
        </m:r>
      </m:oMath>
      <w:del w:id="5813" w:author="PR Preview" w:date="2026-01-01T00:00:00Z">
        <w:r>
          <w:delText xml:space="preserve">),</w:delText>
        </w:r>
      </w:del>
      <w:del w:id="5814" w:author="PR Preview" w:date="2026-01-01T00:00:00Z">
        <w:r>
          <w:delText xml:space="preserve"> </w:delText>
        </w:r>
      </w:del>
      <w:del w:id="5815" w:author="PR Preview" w:date="2026-01-01T00:00:00Z">
        <w:r>
          <w:delText xml:space="preserve">so it is a basis of</w:delText>
        </w:r>
      </w:del>
      <w:del w:id="5816" w:author="PR Preview" w:date="2026-01-01T00:00:00Z">
        <w:r>
          <w:delText xml:space="preserve"> </w:delText>
        </w:r>
      </w:del>
      <m:oMath>
        <m:r>
          <m:rPr>
            <m:scr m:val="script"/>
            <m:sty m:val="p"/>
          </m:rPr>
          <m:t>C</m:t>
        </m:r>
        <m:r>
          <m:rPr>
            <m:sty m:val="p"/>
          </m:rPr>
          <m:t>(</m:t>
        </m:r>
        <m:r>
          <m:rPr>
            <m:sty m:val="bi"/>
          </m:rPr>
          <m:t>A</m:t>
        </m:r>
        <m:r>
          <m:rPr>
            <m:sty m:val="p"/>
          </m:rPr>
          <m:t>)</m:t>
        </m:r>
      </m:oMath>
      <w:del w:id="5817" w:author="PR Preview" w:date="2026-01-01T00:00:00Z">
        <w:r>
          <w:delText xml:space="preserve">.</w:delText>
        </w:r>
      </w:del>
      <w:del w:id="5818" w:author="PR Preview" w:date="2026-01-01T00:00:00Z">
        <w:r>
          <w:delText xml:space="preserve"> </w:delText>
        </w:r>
      </w:del>
      <w:del w:id="5819" w:author="PR Preview" w:date="2026-01-01T00:00:00Z">
        <w:r>
          <w:delText xml:space="preserve">The columns of</w:delText>
        </w:r>
      </w:del>
      <w:del w:id="5820" w:author="PR Preview" w:date="2026-01-01T00:00:00Z">
        <w:r>
          <w:delText xml:space="preserve"> </w:delText>
        </w:r>
      </w:del>
      <m:oMath>
        <m:r>
          <m:rPr>
            <m:sty m:val="bi"/>
          </m:rPr>
          <m:t>A</m:t>
        </m:r>
      </m:oMath>
      <w:del w:id="5821" w:author="PR Preview" w:date="2026-01-01T00:00:00Z">
        <w:r>
          <w:delText xml:space="preserve"> </w:delText>
        </w:r>
      </w:del>
      <w:del w:id="5822" w:author="PR Preview" w:date="2026-01-01T00:00:00Z">
        <w:r>
          <w:delText xml:space="preserve">are</w:delText>
        </w:r>
      </w:del>
      <w:del w:id="5823" w:author="PR Preview" w:date="2026-01-01T00:00:00Z">
        <w:r>
          <w:delText xml:space="preserve"> </w:delText>
        </w:r>
      </w:del>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del w:id="5824" w:author="PR Preview" w:date="2026-01-01T00:00:00Z">
        <w:r>
          <w:delText xml:space="preserve">,</w:delText>
        </w:r>
      </w:del>
      <w:del w:id="5825"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5826" w:author="PR Preview" w:date="2026-01-01T00:00:00Z">
        <w:r>
          <w:delText xml:space="preserve"> </w:delText>
        </w:r>
      </w:del>
      <w:del w:id="5827" w:author="PR Preview" w:date="2026-01-01T00:00:00Z">
        <w:r>
          <w:delText xml:space="preserve">and</w:delText>
        </w:r>
      </w:del>
      <w:del w:id="5828"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5829" w:author="PR Preview" w:date="2026-01-01T00:00:00Z">
        <w:r>
          <w:delText xml:space="preserve">,</w:delText>
        </w:r>
      </w:del>
      <w:del w:id="5830" w:author="PR Preview" w:date="2026-01-01T00:00:00Z">
        <w:r>
          <w:delText xml:space="preserve"> </w:delText>
        </w:r>
      </w:del>
      <w:del w:id="5831" w:author="PR Preview" w:date="2026-01-01T00:00:00Z">
        <w:r>
          <w:delText xml:space="preserve">so the construction in</w:delText>
        </w:r>
      </w:del>
      <w:del w:id="5832" w:author="PR Preview" w:date="2026-01-01T00:00:00Z">
        <w:r>
          <w:delText xml:space="preserve"> </w:delText>
        </w:r>
      </w:del>
      <w:hyperlink w:anchor="thm-rank-factorization">
        <w:del w:id="5833" w:author="PR Preview" w:date="2026-01-01T00:00:00Z">
          <w:r>
            <w:rPr>
              <w:rStyle w:val="Hyperlink"/>
            </w:rPr>
            <w:delText xml:space="preserve">Theorem 42</w:delText>
          </w:r>
        </w:del>
      </w:hyperlink>
      <w:del w:id="5834" w:author="PR Preview" w:date="2026-01-01T00:00:00Z">
        <w:r>
          <w:delText xml:space="preserve"> </w:delText>
        </w:r>
      </w:del>
      <w:del w:id="5835" w:author="PR Preview" w:date="2026-01-01T00:00:00Z">
        <w:r>
          <w:delText xml:space="preserve">gives</w:delText>
        </w:r>
      </w:del>
      <w:del w:id="5836"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5837" w:author="PR Preview" w:date="2026-01-01T00:00:00Z">
        <w:r>
          <w:delText xml:space="preserve"> </w:delText>
        </w:r>
      </w:del>
      <w:del w:id="5838" w:author="PR Preview" w:date="2026-01-01T00:00:00Z">
        <w:r>
          <w:delText xml:space="preserve">and</w:delText>
        </w:r>
      </w:del>
      <w:del w:id="5839"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5840" w:author="PR Preview" w:date="2026-01-01T00:00:00Z">
        <w:r>
          <w:delText xml:space="preserve">,</w:delText>
        </w:r>
      </w:del>
      <w:del w:id="5841" w:author="PR Preview" w:date="2026-01-01T00:00:00Z">
        <w:r>
          <w:delText xml:space="preserve"> </w:delText>
        </w:r>
      </w:del>
      <w:del w:id="5842" w:author="PR Preview" w:date="2026-01-01T00:00:00Z">
        <w:r>
          <w:delText xml:space="preserve">the factorization in</w:delText>
        </w:r>
      </w:del>
      <w:del w:id="5843" w:author="PR Preview" w:date="2026-01-01T00:00:00Z">
        <w:r>
          <w:delText xml:space="preserve"> </w:delText>
        </w:r>
      </w:del>
      <w:hyperlink w:anchor="exm-rank-factorization">
        <w:del w:id="5844" w:author="PR Preview" w:date="2026-01-01T00:00:00Z">
          <w:r>
            <w:rPr>
              <w:rStyle w:val="Hyperlink"/>
            </w:rPr>
            <w:delText xml:space="preserve">Example 71</w:delText>
          </w:r>
        </w:del>
      </w:hyperlink>
      <w:del w:id="5845" w:author="PR Preview" w:date="2026-01-01T00:00:00Z">
        <w:r>
          <w:delText xml:space="preserve">.</w:delText>
        </w:r>
      </w:del>
    </w:p>
    <w:p>
      <w:pPr>
        <w:pStyle w:val="BodyText"/>
      </w:pPr>
      <w:ins w:id="5846" w:author="PR Preview" w:date="2026-01-01T00:00:00Z">
        <w:r>
          <w:rPr>
            <w:b/>
            <w:bCs/>
          </w:rPr>
          <w:t xml:space="preserve">Example 75 (Building a rank factorization from a basis)</w:t>
        </w:r>
      </w:ins>
      <w:ins w:id="5847" w:author="PR Preview" w:date="2026-01-01T00:00:00Z">
        <w:r>
          <w:t xml:space="preserve"> </w:t>
        </w:r>
      </w:ins>
      <w:ins w:id="5848" w:author="PR Preview" w:date="2026-01-01T00:00:00Z">
        <w:r>
          <w:t xml:space="preserve">For</w:t>
        </w:r>
      </w:ins>
      <w:ins w:id="5849" w:author="PR Preview" w:date="2026-01-01T00:00:00Z">
        <w:r>
          <w:t xml:space="preserve"> </w:t>
        </w:r>
      </w:ins>
      <m:oMath>
        <m:r>
          <m:rPr>
            <m:sty m:val="bi"/>
          </m:rPr>
          <m:t>A</m:t>
        </m:r>
      </m:oMath>
      <w:ins w:id="5850" w:author="PR Preview" w:date="2026-01-01T00:00:00Z">
        <w:r>
          <w:t xml:space="preserve"> </w:t>
        </w:r>
      </w:ins>
      <w:ins w:id="5851" w:author="PR Preview" w:date="2026-01-01T00:00:00Z">
        <w:r>
          <w:t xml:space="preserve">in</w:t>
        </w:r>
      </w:ins>
      <w:ins w:id="5852" w:author="PR Preview" w:date="2026-01-01T00:00:00Z">
        <w:r>
          <w:t xml:space="preserve"> </w:t>
        </w:r>
      </w:ins>
      <w:hyperlink w:anchor="exm-column-space">
        <w:ins w:id="5853" w:author="PR Preview" w:date="2026-01-01T00:00:00Z">
          <w:r>
            <w:rPr>
              <w:rStyle w:val="Hyperlink"/>
            </w:rPr>
            <w:t xml:space="preserve">Example 54</w:t>
          </w:r>
        </w:ins>
      </w:hyperlink>
      <w:ins w:id="5854" w:author="PR Preview" w:date="2026-01-01T00:00:00Z">
        <w:r>
          <w:t xml:space="preserve">,</w:t>
        </w:r>
      </w:ins>
      <w:ins w:id="5855" w:author="PR Preview" w:date="2026-01-01T00:00:00Z">
        <w:r>
          <w:t xml:space="preserve"> </w:t>
        </w:r>
      </w:ins>
      <m:oMath>
        <m:r>
          <m:rPr>
            <m:sty m:val="p"/>
          </m:rPr>
          <m:t>(</m:t>
        </m:r>
        <m:r>
          <m:t>1</m:t>
        </m:r>
        <m:r>
          <m:rPr>
            <m:sty m:val="p"/>
          </m:rPr>
          <m:t>,</m:t>
        </m:r>
        <m:r>
          <m:t>3</m:t>
        </m:r>
        <m:r>
          <m:rPr>
            <m:sty m:val="p"/>
          </m:rPr>
          <m:t>)</m:t>
        </m:r>
      </m:oMath>
      <w:ins w:id="5856" w:author="PR Preview" w:date="2026-01-01T00:00:00Z">
        <w:r>
          <w:t xml:space="preserve"> </w:t>
        </w:r>
      </w:ins>
      <w:ins w:id="5857" w:author="PR Preview" w:date="2026-01-01T00:00:00Z">
        <w:r>
          <w:t xml:space="preserve">spans</w:t>
        </w:r>
      </w:ins>
      <w:ins w:id="5858" w:author="PR Preview" w:date="2026-01-01T00:00:00Z">
        <w:r>
          <w:t xml:space="preserve"> </w:t>
        </w:r>
      </w:ins>
      <m:oMath>
        <m:r>
          <m:rPr>
            <m:scr m:val="script"/>
            <m:sty m:val="p"/>
          </m:rPr>
          <m:t>C</m:t>
        </m:r>
        <m:r>
          <m:rPr>
            <m:sty m:val="p"/>
          </m:rPr>
          <m:t>(</m:t>
        </m:r>
        <m:r>
          <m:rPr>
            <m:sty m:val="bi"/>
          </m:rPr>
          <m:t>A</m:t>
        </m:r>
        <m:r>
          <m:rPr>
            <m:sty m:val="p"/>
          </m:rPr>
          <m:t>)</m:t>
        </m:r>
      </m:oMath>
      <w:ins w:id="5859" w:author="PR Preview" w:date="2026-01-01T00:00:00Z">
        <w:r>
          <w:t xml:space="preserve"> </w:t>
        </w:r>
      </w:ins>
      <w:ins w:id="5860" w:author="PR Preview" w:date="2026-01-01T00:00:00Z">
        <w:r>
          <w:t xml:space="preserve">(1),</w:t>
        </w:r>
      </w:ins>
      <w:ins w:id="5861" w:author="PR Preview" w:date="2026-01-01T00:00:00Z">
        <w:r>
          <w:t xml:space="preserve"> </w:t>
        </w:r>
      </w:ins>
      <w:ins w:id="5862" w:author="PR Preview" w:date="2026-01-01T00:00:00Z">
        <w:r>
          <w:t xml:space="preserve">and it is linearly independent because it is nonzero</w:t>
        </w:r>
      </w:ins>
      <w:ins w:id="5863" w:author="PR Preview" w:date="2026-01-01T00:00:00Z">
        <w:r>
          <w:t xml:space="preserve"> </w:t>
        </w:r>
      </w:ins>
      <w:ins w:id="5864" w:author="PR Preview" w:date="2026-01-01T00:00:00Z">
        <w:r>
          <w:t xml:space="preserve">(</w:t>
        </w:r>
      </w:ins>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ins w:id="5865" w:author="PR Preview" w:date="2026-01-01T00:00:00Z">
        <w:r>
          <w:t xml:space="preserve"> </w:t>
        </w:r>
      </w:ins>
      <w:ins w:id="5866" w:author="PR Preview" w:date="2026-01-01T00:00:00Z">
        <w:r>
          <w:t xml:space="preserve">forces</w:t>
        </w:r>
      </w:ins>
      <w:ins w:id="5867" w:author="PR Preview" w:date="2026-01-01T00:00:00Z">
        <w:r>
          <w:t xml:space="preserve"> </w:t>
        </w:r>
      </w:ins>
      <m:oMath>
        <m:r>
          <m:t>c</m:t>
        </m:r>
        <m:r>
          <m:rPr>
            <m:sty m:val="p"/>
          </m:rPr>
          <m:t>=</m:t>
        </m:r>
        <m:r>
          <m:t>0</m:t>
        </m:r>
      </m:oMath>
      <w:ins w:id="5868" w:author="PR Preview" w:date="2026-01-01T00:00:00Z">
        <w:r>
          <w:t xml:space="preserve">),</w:t>
        </w:r>
      </w:ins>
      <w:ins w:id="5869" w:author="PR Preview" w:date="2026-01-01T00:00:00Z">
        <w:r>
          <w:t xml:space="preserve"> </w:t>
        </w:r>
      </w:ins>
      <w:ins w:id="5870" w:author="PR Preview" w:date="2026-01-01T00:00:00Z">
        <w:r>
          <w:t xml:space="preserve">so it is a basis of</w:t>
        </w:r>
      </w:ins>
      <w:ins w:id="5871" w:author="PR Preview" w:date="2026-01-01T00:00:00Z">
        <w:r>
          <w:t xml:space="preserve"> </w:t>
        </w:r>
      </w:ins>
      <m:oMath>
        <m:r>
          <m:rPr>
            <m:scr m:val="script"/>
            <m:sty m:val="p"/>
          </m:rPr>
          <m:t>C</m:t>
        </m:r>
        <m:r>
          <m:rPr>
            <m:sty m:val="p"/>
          </m:rPr>
          <m:t>(</m:t>
        </m:r>
        <m:r>
          <m:rPr>
            <m:sty m:val="bi"/>
          </m:rPr>
          <m:t>A</m:t>
        </m:r>
        <m:r>
          <m:rPr>
            <m:sty m:val="p"/>
          </m:rPr>
          <m:t>)</m:t>
        </m:r>
      </m:oMath>
      <w:ins w:id="5872" w:author="PR Preview" w:date="2026-01-01T00:00:00Z">
        <w:r>
          <w:t xml:space="preserve">.</w:t>
        </w:r>
      </w:ins>
      <w:ins w:id="5873" w:author="PR Preview" w:date="2026-01-01T00:00:00Z">
        <w:r>
          <w:t xml:space="preserve"> </w:t>
        </w:r>
      </w:ins>
      <w:ins w:id="5874" w:author="PR Preview" w:date="2026-01-01T00:00:00Z">
        <w:r>
          <w:t xml:space="preserve">The columns of</w:t>
        </w:r>
      </w:ins>
      <w:ins w:id="5875" w:author="PR Preview" w:date="2026-01-01T00:00:00Z">
        <w:r>
          <w:t xml:space="preserve"> </w:t>
        </w:r>
      </w:ins>
      <m:oMath>
        <m:r>
          <m:rPr>
            <m:sty m:val="bi"/>
          </m:rPr>
          <m:t>A</m:t>
        </m:r>
      </m:oMath>
      <w:ins w:id="5876" w:author="PR Preview" w:date="2026-01-01T00:00:00Z">
        <w:r>
          <w:t xml:space="preserve"> </w:t>
        </w:r>
      </w:ins>
      <w:ins w:id="5877" w:author="PR Preview" w:date="2026-01-01T00:00:00Z">
        <w:r>
          <w:t xml:space="preserve">are</w:t>
        </w:r>
      </w:ins>
      <w:ins w:id="5878" w:author="PR Preview" w:date="2026-01-01T00:00:00Z">
        <w:r>
          <w:t xml:space="preserve"> </w:t>
        </w:r>
      </w:ins>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ins w:id="5879" w:author="PR Preview" w:date="2026-01-01T00:00:00Z">
        <w:r>
          <w:t xml:space="preserve">,</w:t>
        </w:r>
      </w:ins>
      <w:ins w:id="5880"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5881" w:author="PR Preview" w:date="2026-01-01T00:00:00Z">
        <w:r>
          <w:t xml:space="preserve"> </w:t>
        </w:r>
      </w:ins>
      <w:ins w:id="5882" w:author="PR Preview" w:date="2026-01-01T00:00:00Z">
        <w:r>
          <w:t xml:space="preserve">and</w:t>
        </w:r>
      </w:ins>
      <w:ins w:id="5883"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5884" w:author="PR Preview" w:date="2026-01-01T00:00:00Z">
        <w:r>
          <w:t xml:space="preserve">,</w:t>
        </w:r>
      </w:ins>
      <w:ins w:id="5885" w:author="PR Preview" w:date="2026-01-01T00:00:00Z">
        <w:r>
          <w:t xml:space="preserve"> </w:t>
        </w:r>
      </w:ins>
      <w:ins w:id="5886" w:author="PR Preview" w:date="2026-01-01T00:00:00Z">
        <w:r>
          <w:t xml:space="preserve">so the construction in</w:t>
        </w:r>
      </w:ins>
      <w:ins w:id="5887" w:author="PR Preview" w:date="2026-01-01T00:00:00Z">
        <w:r>
          <w:t xml:space="preserve"> </w:t>
        </w:r>
      </w:ins>
      <w:hyperlink w:anchor="thm-rank-factorization">
        <w:ins w:id="5888" w:author="PR Preview" w:date="2026-01-01T00:00:00Z">
          <w:r>
            <w:rPr>
              <w:rStyle w:val="Hyperlink"/>
            </w:rPr>
            <w:t xml:space="preserve">Theorem 43</w:t>
          </w:r>
        </w:ins>
      </w:hyperlink>
      <w:ins w:id="5889" w:author="PR Preview" w:date="2026-01-01T00:00:00Z">
        <w:r>
          <w:t xml:space="preserve"> </w:t>
        </w:r>
      </w:ins>
      <w:ins w:id="5890" w:author="PR Preview" w:date="2026-01-01T00:00:00Z">
        <w:r>
          <w:t xml:space="preserve">gives</w:t>
        </w:r>
      </w:ins>
      <w:ins w:id="5891"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5892" w:author="PR Preview" w:date="2026-01-01T00:00:00Z">
        <w:r>
          <w:t xml:space="preserve"> </w:t>
        </w:r>
      </w:ins>
      <w:ins w:id="5893" w:author="PR Preview" w:date="2026-01-01T00:00:00Z">
        <w:r>
          <w:t xml:space="preserve">and</w:t>
        </w:r>
      </w:ins>
      <w:ins w:id="5894"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5895" w:author="PR Preview" w:date="2026-01-01T00:00:00Z">
        <w:r>
          <w:t xml:space="preserve">,</w:t>
        </w:r>
      </w:ins>
      <w:ins w:id="5896" w:author="PR Preview" w:date="2026-01-01T00:00:00Z">
        <w:r>
          <w:t xml:space="preserve"> </w:t>
        </w:r>
      </w:ins>
      <w:ins w:id="5897" w:author="PR Preview" w:date="2026-01-01T00:00:00Z">
        <w:r>
          <w:t xml:space="preserve">the factorization in</w:t>
        </w:r>
      </w:ins>
      <w:ins w:id="5898" w:author="PR Preview" w:date="2026-01-01T00:00:00Z">
        <w:r>
          <w:t xml:space="preserve"> </w:t>
        </w:r>
      </w:ins>
      <w:hyperlink w:anchor="exm-rank-factorization">
        <w:ins w:id="5899" w:author="PR Preview" w:date="2026-01-01T00:00:00Z">
          <w:r>
            <w:rPr>
              <w:rStyle w:val="Hyperlink"/>
            </w:rPr>
            <w:t xml:space="preserve">Example 74</w:t>
          </w:r>
        </w:ins>
      </w:hyperlink>
      <w:ins w:id="5900" w:author="PR Preview" w:date="2026-01-01T00:00:00Z">
        <w:r>
          <w:t xml:space="preserve">.</w:t>
        </w:r>
      </w:ins>
    </w:p>
    <w:bookmarkEnd w:id="285"/>
    <w:bookmarkEnd w:id="286"/>
    <w:bookmarkStart w:id="30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37</w:t>
              </w:r>
            </w:hyperlink>
            <w:r>
              <w:t xml:space="preserve">) instead.</w:t>
            </w:r>
          </w:p>
          <w:p/>
        </w:tc>
      </w:tr>
    </w:tbl>
    <w:bookmarkStart w:id="289" w:name="def-subspace-sum"/>
    <w:p>
      <w:pPr>
        <w:pStyle w:val="BodyText"/>
      </w:pPr>
      <w:del w:id="5901" w:author="PR Preview" w:date="2026-01-01T00:00:00Z">
        <w:r>
          <w:rPr>
            <w:b/>
            <w:bCs/>
          </w:rPr>
          <w:delText xml:space="preserve">Definition 52 (Sum of subspaces)</w:delText>
        </w:r>
      </w:del>
      <w:del w:id="5902" w:author="PR Preview" w:date="2026-01-01T00:00:00Z">
        <w:r>
          <w:delText xml:space="preserve"> </w:delText>
        </w:r>
      </w:del>
      <w:del w:id="5903" w:author="PR Preview" w:date="2026-01-01T00:00:00Z">
        <w:r>
          <w:delText xml:space="preserve">The</w:delText>
        </w:r>
      </w:del>
      <w:del w:id="5904" w:author="PR Preview" w:date="2026-01-01T00:00:00Z">
        <w:r>
          <w:delText xml:space="preserve"> </w:delText>
        </w:r>
      </w:del>
      <w:del w:id="5905" w:author="PR Preview" w:date="2026-01-01T00:00:00Z">
        <w:r>
          <w:rPr>
            <w:b/>
            <w:bCs/>
          </w:rPr>
          <w:delText xml:space="preserve">sum</w:delText>
        </w:r>
      </w:del>
      <w:del w:id="5906" w:author="PR Preview" w:date="2026-01-01T00:00:00Z">
        <w:r>
          <w:delText xml:space="preserve"> </w:delText>
        </w:r>
      </w:del>
      <w:del w:id="5907" w:author="PR Preview" w:date="2026-01-01T00:00:00Z">
        <w:r>
          <w:delText xml:space="preserve">of two subspaces</w:delText>
        </w:r>
      </w:del>
      <w:del w:id="5908" w:author="PR Preview" w:date="2026-01-01T00:00:00Z">
        <w:r>
          <w:delText xml:space="preserve"> </w:delText>
        </w:r>
      </w:del>
      <m:oMath>
        <m:sSub>
          <m:e>
            <m:r>
              <m:rPr>
                <m:scr m:val="script"/>
                <m:sty m:val="p"/>
              </m:rPr>
              <m:t>S</m:t>
            </m:r>
          </m:e>
          <m:sub>
            <m:r>
              <m:t>1</m:t>
            </m:r>
          </m:sub>
        </m:sSub>
      </m:oMath>
      <w:del w:id="5909" w:author="PR Preview" w:date="2026-01-01T00:00:00Z">
        <w:r>
          <w:delText xml:space="preserve"> </w:delText>
        </w:r>
      </w:del>
      <w:del w:id="5910" w:author="PR Preview" w:date="2026-01-01T00:00:00Z">
        <w:r>
          <w:delText xml:space="preserve">and</w:delText>
        </w:r>
      </w:del>
      <w:del w:id="5911" w:author="PR Preview" w:date="2026-01-01T00:00:00Z">
        <w:r>
          <w:delText xml:space="preserve"> </w:delText>
        </w:r>
      </w:del>
      <m:oMath>
        <m:sSub>
          <m:e>
            <m:r>
              <m:rPr>
                <m:scr m:val="script"/>
                <m:sty m:val="p"/>
              </m:rPr>
              <m:t>S</m:t>
            </m:r>
          </m:e>
          <m:sub>
            <m:r>
              <m:t>2</m:t>
            </m:r>
          </m:sub>
        </m:sSub>
      </m:oMath>
      <w:del w:id="5912" w:author="PR Preview" w:date="2026-01-01T00:00:00Z">
        <w:r>
          <w:delText xml:space="preserve"> </w:delText>
        </w:r>
      </w:del>
      <w:del w:id="5913" w:author="PR Preview" w:date="2026-01-01T00:00:00Z">
        <w:r>
          <w:delText xml:space="preserve">of</w:delText>
        </w:r>
      </w:del>
      <w:del w:id="5914" w:author="PR Preview" w:date="2026-01-01T00:00:00Z">
        <w:r>
          <w:delText xml:space="preserve"> </w:delText>
        </w:r>
      </w:del>
      <m:oMath>
        <m:sSup>
          <m:e>
            <m:r>
              <m:rPr>
                <m:scr m:val="double-struck"/>
                <m:sty m:val="p"/>
              </m:rPr>
              <m:t>R</m:t>
            </m:r>
          </m:e>
          <m:sup>
            <m:r>
              <m:t>p</m:t>
            </m:r>
          </m:sup>
        </m:sSup>
      </m:oMath>
      <w:del w:id="5915" w:author="PR Preview" w:date="2026-01-01T00:00:00Z">
        <w:r>
          <w:delText xml:space="preserve"> </w:delText>
        </w:r>
      </w:del>
      <w:del w:id="5916" w:author="PR Preview" w:date="2026-01-01T00:00:00Z">
        <w:r>
          <w:delText xml:space="preserve">(</w:delText>
        </w:r>
      </w:del>
      <w:hyperlink w:anchor="def-subspace">
        <w:del w:id="5917" w:author="PR Preview" w:date="2026-01-01T00:00:00Z">
          <w:r>
            <w:rPr>
              <w:rStyle w:val="Hyperlink"/>
            </w:rPr>
            <w:delText xml:space="preserve">Definition 40</w:delText>
          </w:r>
        </w:del>
      </w:hyperlink>
      <w:del w:id="5918" w:author="PR Preview" w:date="2026-01-01T00:00:00Z">
        <w:r>
          <w:delText xml:space="preserve">)</w:delText>
        </w:r>
      </w:del>
      <w:del w:id="5919" w:author="PR Preview" w:date="2026-01-01T00:00:00Z">
        <w:r>
          <w:delText xml:space="preserve"> </w:delText>
        </w:r>
      </w:del>
      <w:del w:id="5920" w:author="PR Preview" w:date="2026-01-01T00:00:00Z">
        <w:r>
          <w:delText xml:space="preserve">is the set of all sums of a vector from</w:delText>
        </w:r>
      </w:del>
      <w:del w:id="5921" w:author="PR Preview" w:date="2026-01-01T00:00:00Z">
        <w:r>
          <w:delText xml:space="preserve"> </w:delText>
        </w:r>
      </w:del>
      <m:oMath>
        <m:sSub>
          <m:e>
            <m:r>
              <m:rPr>
                <m:scr m:val="script"/>
                <m:sty m:val="p"/>
              </m:rPr>
              <m:t>S</m:t>
            </m:r>
          </m:e>
          <m:sub>
            <m:r>
              <m:t>1</m:t>
            </m:r>
          </m:sub>
        </m:sSub>
      </m:oMath>
      <w:del w:id="5922" w:author="PR Preview" w:date="2026-01-01T00:00:00Z">
        <w:r>
          <w:delText xml:space="preserve"> </w:delText>
        </w:r>
      </w:del>
      <w:del w:id="5923" w:author="PR Preview" w:date="2026-01-01T00:00:00Z">
        <w:r>
          <w:delText xml:space="preserve">and a vector from</w:delText>
        </w:r>
      </w:del>
      <w:del w:id="5924" w:author="PR Preview" w:date="2026-01-01T00:00:00Z">
        <w:r>
          <w:delText xml:space="preserve"> </w:delText>
        </w:r>
      </w:del>
      <m:oMath>
        <m:sSub>
          <m:e>
            <m:r>
              <m:rPr>
                <m:scr m:val="script"/>
                <m:sty m:val="p"/>
              </m:rPr>
              <m:t>S</m:t>
            </m:r>
          </m:e>
          <m:sub>
            <m:r>
              <m:t>2</m:t>
            </m:r>
          </m:sub>
        </m:sSub>
      </m:oMath>
      <w:del w:id="5925" w:author="PR Preview" w:date="2026-01-01T00:00:00Z">
        <w:r>
          <w:delText xml:space="preserve">:</w:delText>
        </w:r>
      </w:del>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p>
      <w:pPr>
        <w:pStyle w:val="FirstParagraph"/>
      </w:pPr>
      <w:del w:id="5926" w:author="PR Preview" w:date="2026-01-01T00:00:00Z">
        <w:r>
          <w:rPr>
            <w:b/>
            <w:bCs/>
          </w:rPr>
          <w:delText xml:space="preserve">Example 73 (Two lines sum to a plane)</w:delText>
        </w:r>
      </w:del>
      <w:del w:id="5927" w:author="PR Preview" w:date="2026-01-01T00:00:00Z">
        <w:r>
          <w:delText xml:space="preserve"> </w:delText>
        </w:r>
      </w:del>
      <w:del w:id="5928" w:author="PR Preview" w:date="2026-01-01T00:00:00Z">
        <w:r>
          <w:delText xml:space="preserve">Let</w:delText>
        </w:r>
      </w:del>
      <w:del w:id="5929"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5930" w:author="PR Preview" w:date="2026-01-01T00:00:00Z">
        <w:r>
          <w:delText xml:space="preserve"> </w:delText>
        </w:r>
      </w:del>
      <w:del w:id="5931" w:author="PR Preview" w:date="2026-01-01T00:00:00Z">
        <w:r>
          <w:delText xml:space="preserve">and</w:delText>
        </w:r>
      </w:del>
      <w:del w:id="5932"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5933" w:author="PR Preview" w:date="2026-01-01T00:00:00Z">
        <w:r>
          <w:delText xml:space="preserve">,</w:delText>
        </w:r>
      </w:del>
      <w:del w:id="5934" w:author="PR Preview" w:date="2026-01-01T00:00:00Z">
        <w:r>
          <w:delText xml:space="preserve"> </w:delText>
        </w:r>
      </w:del>
      <w:del w:id="5935" w:author="PR Preview" w:date="2026-01-01T00:00:00Z">
        <w:r>
          <w:delText xml:space="preserve">two lines in</w:delText>
        </w:r>
      </w:del>
      <w:del w:id="5936" w:author="PR Preview" w:date="2026-01-01T00:00:00Z">
        <w:r>
          <w:delText xml:space="preserve"> </w:delText>
        </w:r>
      </w:del>
      <m:oMath>
        <m:sSup>
          <m:e>
            <m:r>
              <m:rPr>
                <m:scr m:val="double-struck"/>
                <m:sty m:val="p"/>
              </m:rPr>
              <m:t>R</m:t>
            </m:r>
          </m:e>
          <m:sup>
            <m:r>
              <m:t>3</m:t>
            </m:r>
          </m:sup>
        </m:sSup>
      </m:oMath>
      <w:del w:id="5937" w:author="PR Preview" w:date="2026-01-01T00:00:00Z">
        <w:r>
          <w:delText xml:space="preserve">.</w:delText>
        </w:r>
      </w:del>
      <w:del w:id="5938" w:author="PR Preview" w:date="2026-01-01T00:00:00Z">
        <w:r>
          <w:delText xml:space="preserve"> </w:delText>
        </w:r>
      </w:del>
      <w:del w:id="5939" w:author="PR Preview" w:date="2026-01-01T00:00:00Z">
        <w:r>
          <w:delText xml:space="preserve">A vector of</w:delText>
        </w:r>
      </w:del>
      <w:del w:id="5940"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5941" w:author="PR Preview" w:date="2026-01-01T00:00:00Z">
        <w:r>
          <w:delText xml:space="preserve"> </w:delText>
        </w:r>
      </w:del>
      <w:del w:id="5942" w:author="PR Preview" w:date="2026-01-01T00:00:00Z">
        <w:r>
          <w:delText xml:space="preserve">has the form</w:delText>
        </w:r>
      </w:del>
      <w:del w:id="5943"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del w:id="5944" w:author="PR Preview" w:date="2026-01-01T00:00:00Z">
        <w:r>
          <w:delText xml:space="preserve">,</w:delText>
        </w:r>
      </w:del>
      <w:del w:id="5945" w:author="PR Preview" w:date="2026-01-01T00:00:00Z">
        <w:r>
          <w:delText xml:space="preserve"> </w:delText>
        </w:r>
      </w:del>
      <w:del w:id="5946" w:author="PR Preview" w:date="2026-01-01T00:00:00Z">
        <w:r>
          <w:delText xml:space="preserve">and</w:delText>
        </w:r>
      </w:del>
      <w:del w:id="5947" w:author="PR Preview" w:date="2026-01-01T00:00:00Z">
        <w:r>
          <w:delText xml:space="preserve"> </w:delText>
        </w:r>
      </w:del>
      <m:oMath>
        <m:r>
          <m:t>a</m:t>
        </m:r>
      </m:oMath>
      <w:del w:id="5948" w:author="PR Preview" w:date="2026-01-01T00:00:00Z">
        <w:r>
          <w:delText xml:space="preserve"> </w:delText>
        </w:r>
      </w:del>
      <w:del w:id="5949" w:author="PR Preview" w:date="2026-01-01T00:00:00Z">
        <w:r>
          <w:delText xml:space="preserve">and</w:delText>
        </w:r>
      </w:del>
      <w:del w:id="5950" w:author="PR Preview" w:date="2026-01-01T00:00:00Z">
        <w:r>
          <w:delText xml:space="preserve"> </w:delText>
        </w:r>
      </w:del>
      <m:oMath>
        <m:r>
          <m:t>b</m:t>
        </m:r>
      </m:oMath>
      <w:del w:id="5951" w:author="PR Preview" w:date="2026-01-01T00:00:00Z">
        <w:r>
          <w:delText xml:space="preserve"> </w:delText>
        </w:r>
      </w:del>
      <w:del w:id="5952" w:author="PR Preview" w:date="2026-01-01T00:00:00Z">
        <w:r>
          <w:delText xml:space="preserve">can be any numbers,</w:delText>
        </w:r>
      </w:del>
      <w:del w:id="5953" w:author="PR Preview" w:date="2026-01-01T00:00:00Z">
        <w:r>
          <w:delText xml:space="preserve"> </w:delText>
        </w:r>
      </w:del>
      <w:del w:id="5954" w:author="PR Preview" w:date="2026-01-01T00:00:00Z">
        <w:r>
          <w:delText xml:space="preserve">so</w:delText>
        </w:r>
      </w:del>
      <w:del w:id="5955"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5956" w:author="PR Preview" w:date="2026-01-01T00:00:00Z">
        <w:r>
          <w:delText xml:space="preserve">,</w:delText>
        </w:r>
      </w:del>
      <w:del w:id="5957" w:author="PR Preview" w:date="2026-01-01T00:00:00Z">
        <w:r>
          <w:delText xml:space="preserve"> </w:delText>
        </w:r>
      </w:del>
      <w:del w:id="5958" w:author="PR Preview" w:date="2026-01-01T00:00:00Z">
        <w:r>
          <w:delText xml:space="preserve">the plane</w:delText>
        </w:r>
      </w:del>
      <w:del w:id="5959" w:author="PR Preview" w:date="2026-01-01T00:00:00Z">
        <w:r>
          <w:delText xml:space="preserve"> </w:delText>
        </w:r>
      </w:del>
      <m:oMath>
        <m:r>
          <m:t>z</m:t>
        </m:r>
        <m:r>
          <m:rPr>
            <m:sty m:val="p"/>
          </m:rPr>
          <m:t>=</m:t>
        </m:r>
        <m:r>
          <m:t>0</m:t>
        </m:r>
      </m:oMath>
      <w:del w:id="5960" w:author="PR Preview" w:date="2026-01-01T00:00:00Z">
        <w:r>
          <w:delText xml:space="preserve">.</w:delText>
        </w:r>
      </w:del>
    </w:p>
    <w:p>
      <w:pPr>
        <w:pStyle w:val="BodyText"/>
      </w:pPr>
      <w:del w:id="5961" w:author="PR Preview" w:date="2026-01-01T00:00:00Z">
        <w:r>
          <w:rPr>
            <w:b/>
            <w:bCs/>
          </w:rPr>
          <w:delText xml:space="preserve">Example 74 (The sum is not the union)</w:delText>
        </w:r>
      </w:del>
      <w:del w:id="5962" w:author="PR Preview" w:date="2026-01-01T00:00:00Z">
        <w:r>
          <w:delText xml:space="preserve"> </w:delText>
        </w:r>
      </w:del>
      <w:del w:id="5963" w:author="PR Preview" w:date="2026-01-01T00:00:00Z">
        <w:r>
          <w:delText xml:space="preserve">For the two lines in</w:delText>
        </w:r>
      </w:del>
      <w:del w:id="5964" w:author="PR Preview" w:date="2026-01-01T00:00:00Z">
        <w:r>
          <w:delText xml:space="preserve"> </w:delText>
        </w:r>
      </w:del>
      <w:hyperlink w:anchor="exm-subspace-sum">
        <w:del w:id="5965" w:author="PR Preview" w:date="2026-01-01T00:00:00Z">
          <w:r>
            <w:rPr>
              <w:rStyle w:val="Hyperlink"/>
            </w:rPr>
            <w:delText xml:space="preserve">Example 73</w:delText>
          </w:r>
        </w:del>
      </w:hyperlink>
      <w:del w:id="5966" w:author="PR Preview" w:date="2026-01-01T00:00:00Z">
        <w:r>
          <w:delText xml:space="preserve">,</w:delText>
        </w:r>
      </w:del>
      <w:del w:id="5967" w:author="PR Preview" w:date="2026-01-01T00:00:00Z">
        <w:r>
          <w:delText xml:space="preserve"> </w:delText>
        </w:r>
      </w:del>
      <w:del w:id="5968" w:author="PR Preview" w:date="2026-01-01T00:00:00Z">
        <w:r>
          <w:delText xml:space="preserve">the union</w:delText>
        </w:r>
      </w:del>
      <w:del w:id="5969"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5970" w:author="PR Preview" w:date="2026-01-01T00:00:00Z">
        <w:r>
          <w:delText xml:space="preserve"> </w:delText>
        </w:r>
      </w:del>
      <w:del w:id="5971" w:author="PR Preview" w:date="2026-01-01T00:00:00Z">
        <w:r>
          <w:delText xml:space="preserve">contains</w:delText>
        </w:r>
      </w:del>
      <w:del w:id="5972" w:author="PR Preview" w:date="2026-01-01T00:00:00Z">
        <w:r>
          <w:delText xml:space="preserve"> </w:delText>
        </w:r>
      </w:del>
      <m:oMath>
        <m:r>
          <m:rPr>
            <m:sty m:val="p"/>
          </m:rPr>
          <m:t>(</m:t>
        </m:r>
        <m:r>
          <m:t>1</m:t>
        </m:r>
        <m:r>
          <m:rPr>
            <m:sty m:val="p"/>
          </m:rPr>
          <m:t>,</m:t>
        </m:r>
        <m:r>
          <m:t>0</m:t>
        </m:r>
        <m:r>
          <m:rPr>
            <m:sty m:val="p"/>
          </m:rPr>
          <m:t>,</m:t>
        </m:r>
        <m:r>
          <m:t>0</m:t>
        </m:r>
        <m:r>
          <m:rPr>
            <m:sty m:val="p"/>
          </m:rPr>
          <m:t>)</m:t>
        </m:r>
      </m:oMath>
      <w:del w:id="5973" w:author="PR Preview" w:date="2026-01-01T00:00:00Z">
        <w:r>
          <w:delText xml:space="preserve"> </w:delText>
        </w:r>
      </w:del>
      <w:del w:id="5974" w:author="PR Preview" w:date="2026-01-01T00:00:00Z">
        <w:r>
          <w:delText xml:space="preserve">and</w:delText>
        </w:r>
      </w:del>
      <w:del w:id="5975" w:author="PR Preview" w:date="2026-01-01T00:00:00Z">
        <w:r>
          <w:delText xml:space="preserve"> </w:delText>
        </w:r>
      </w:del>
      <m:oMath>
        <m:r>
          <m:rPr>
            <m:sty m:val="p"/>
          </m:rPr>
          <m:t>(</m:t>
        </m:r>
        <m:r>
          <m:t>0</m:t>
        </m:r>
        <m:r>
          <m:rPr>
            <m:sty m:val="p"/>
          </m:rPr>
          <m:t>,</m:t>
        </m:r>
        <m:r>
          <m:t>1</m:t>
        </m:r>
        <m:r>
          <m:rPr>
            <m:sty m:val="p"/>
          </m:rPr>
          <m:t>,</m:t>
        </m:r>
        <m:r>
          <m:t>0</m:t>
        </m:r>
        <m:r>
          <m:rPr>
            <m:sty m:val="p"/>
          </m:rPr>
          <m:t>)</m:t>
        </m:r>
      </m:oMath>
      <w:del w:id="5976" w:author="PR Preview" w:date="2026-01-01T00:00:00Z">
        <w:r>
          <w:delText xml:space="preserve"> </w:delText>
        </w:r>
      </w:del>
      <w:del w:id="5977" w:author="PR Preview" w:date="2026-01-01T00:00:00Z">
        <w:r>
          <w:delText xml:space="preserve">but not their sum</w:delText>
        </w:r>
      </w:del>
      <w:del w:id="5978" w:author="PR Preview" w:date="2026-01-01T00:00:00Z">
        <w:r>
          <w:delText xml:space="preserve"> </w:delText>
        </w:r>
      </w:del>
      <m:oMath>
        <m:r>
          <m:rPr>
            <m:sty m:val="p"/>
          </m:rPr>
          <m:t>(</m:t>
        </m:r>
        <m:r>
          <m:t>1</m:t>
        </m:r>
        <m:r>
          <m:rPr>
            <m:sty m:val="p"/>
          </m:rPr>
          <m:t>,</m:t>
        </m:r>
        <m:r>
          <m:t>1</m:t>
        </m:r>
        <m:r>
          <m:rPr>
            <m:sty m:val="p"/>
          </m:rPr>
          <m:t>,</m:t>
        </m:r>
        <m:r>
          <m:t>0</m:t>
        </m:r>
        <m:r>
          <m:rPr>
            <m:sty m:val="p"/>
          </m:rPr>
          <m:t>)</m:t>
        </m:r>
      </m:oMath>
      <w:del w:id="5979" w:author="PR Preview" w:date="2026-01-01T00:00:00Z">
        <w:r>
          <w:delText xml:space="preserve">:</w:delText>
        </w:r>
      </w:del>
      <w:del w:id="5980" w:author="PR Preview" w:date="2026-01-01T00:00:00Z">
        <w:r>
          <w:delText xml:space="preserve"> </w:delText>
        </w:r>
      </w:del>
      <w:del w:id="5981" w:author="PR Preview" w:date="2026-01-01T00:00:00Z">
        <w:r>
          <w:delText xml:space="preserve">every multiple of</w:delText>
        </w:r>
      </w:del>
      <w:del w:id="5982" w:author="PR Preview" w:date="2026-01-01T00:00:00Z">
        <w:r>
          <w:delText xml:space="preserve"> </w:delText>
        </w:r>
      </w:del>
      <m:oMath>
        <m:r>
          <m:rPr>
            <m:sty m:val="p"/>
          </m:rPr>
          <m:t>(</m:t>
        </m:r>
        <m:r>
          <m:t>1</m:t>
        </m:r>
        <m:r>
          <m:rPr>
            <m:sty m:val="p"/>
          </m:rPr>
          <m:t>,</m:t>
        </m:r>
        <m:r>
          <m:t>0</m:t>
        </m:r>
        <m:r>
          <m:rPr>
            <m:sty m:val="p"/>
          </m:rPr>
          <m:t>,</m:t>
        </m:r>
        <m:r>
          <m:t>0</m:t>
        </m:r>
        <m:r>
          <m:rPr>
            <m:sty m:val="p"/>
          </m:rPr>
          <m:t>)</m:t>
        </m:r>
      </m:oMath>
      <w:del w:id="5983" w:author="PR Preview" w:date="2026-01-01T00:00:00Z">
        <w:r>
          <w:delText xml:space="preserve"> </w:delText>
        </w:r>
      </w:del>
      <w:del w:id="5984" w:author="PR Preview" w:date="2026-01-01T00:00:00Z">
        <w:r>
          <w:delText xml:space="preserve">has second entry</w:delText>
        </w:r>
      </w:del>
      <w:del w:id="5985" w:author="PR Preview" w:date="2026-01-01T00:00:00Z">
        <w:r>
          <w:delText xml:space="preserve"> </w:delText>
        </w:r>
      </w:del>
      <m:oMath>
        <m:r>
          <m:t>0</m:t>
        </m:r>
      </m:oMath>
      <w:del w:id="5986" w:author="PR Preview" w:date="2026-01-01T00:00:00Z">
        <w:r>
          <w:delText xml:space="preserve">,</w:delText>
        </w:r>
      </w:del>
      <w:del w:id="5987" w:author="PR Preview" w:date="2026-01-01T00:00:00Z">
        <w:r>
          <w:delText xml:space="preserve"> </w:delText>
        </w:r>
      </w:del>
      <w:del w:id="5988" w:author="PR Preview" w:date="2026-01-01T00:00:00Z">
        <w:r>
          <w:delText xml:space="preserve">and every multiple of</w:delText>
        </w:r>
      </w:del>
      <w:del w:id="5989" w:author="PR Preview" w:date="2026-01-01T00:00:00Z">
        <w:r>
          <w:delText xml:space="preserve"> </w:delText>
        </w:r>
      </w:del>
      <m:oMath>
        <m:r>
          <m:rPr>
            <m:sty m:val="p"/>
          </m:rPr>
          <m:t>(</m:t>
        </m:r>
        <m:r>
          <m:t>0</m:t>
        </m:r>
        <m:r>
          <m:rPr>
            <m:sty m:val="p"/>
          </m:rPr>
          <m:t>,</m:t>
        </m:r>
        <m:r>
          <m:t>1</m:t>
        </m:r>
        <m:r>
          <m:rPr>
            <m:sty m:val="p"/>
          </m:rPr>
          <m:t>,</m:t>
        </m:r>
        <m:r>
          <m:t>0</m:t>
        </m:r>
        <m:r>
          <m:rPr>
            <m:sty m:val="p"/>
          </m:rPr>
          <m:t>)</m:t>
        </m:r>
      </m:oMath>
      <w:del w:id="5990" w:author="PR Preview" w:date="2026-01-01T00:00:00Z">
        <w:r>
          <w:delText xml:space="preserve"> </w:delText>
        </w:r>
      </w:del>
      <w:del w:id="5991" w:author="PR Preview" w:date="2026-01-01T00:00:00Z">
        <w:r>
          <w:delText xml:space="preserve">has first entry</w:delText>
        </w:r>
      </w:del>
      <w:del w:id="5992" w:author="PR Preview" w:date="2026-01-01T00:00:00Z">
        <w:r>
          <w:delText xml:space="preserve"> </w:delText>
        </w:r>
      </w:del>
      <m:oMath>
        <m:r>
          <m:t>0</m:t>
        </m:r>
      </m:oMath>
      <w:del w:id="5993" w:author="PR Preview" w:date="2026-01-01T00:00:00Z">
        <w:r>
          <w:delText xml:space="preserve">.</w:delText>
        </w:r>
      </w:del>
      <w:del w:id="5994" w:author="PR Preview" w:date="2026-01-01T00:00:00Z">
        <w:r>
          <w:delText xml:space="preserve"> </w:delText>
        </w:r>
      </w:del>
      <w:del w:id="5995" w:author="PR Preview" w:date="2026-01-01T00:00:00Z">
        <w:r>
          <w:delText xml:space="preserve">So the union is not closed under addition and is not a subspace,</w:delText>
        </w:r>
      </w:del>
      <w:del w:id="5996" w:author="PR Preview" w:date="2026-01-01T00:00:00Z">
        <w:r>
          <w:delText xml:space="preserve"> </w:delText>
        </w:r>
      </w:del>
      <w:del w:id="5997" w:author="PR Preview" w:date="2026-01-01T00:00:00Z">
        <w:r>
          <w:delText xml:space="preserve">while the sum, the whole plane</w:delText>
        </w:r>
      </w:del>
      <w:del w:id="5998" w:author="PR Preview" w:date="2026-01-01T00:00:00Z">
        <w:r>
          <w:delText xml:space="preserve"> </w:delText>
        </w:r>
      </w:del>
      <m:oMath>
        <m:r>
          <m:t>z</m:t>
        </m:r>
        <m:r>
          <m:rPr>
            <m:sty m:val="p"/>
          </m:rPr>
          <m:t>=</m:t>
        </m:r>
        <m:r>
          <m:t>0</m:t>
        </m:r>
      </m:oMath>
      <w:del w:id="5999" w:author="PR Preview" w:date="2026-01-01T00:00:00Z">
        <w:r>
          <w:delText xml:space="preserve">, is.</w:delText>
        </w:r>
      </w:del>
    </w:p>
    <w:p>
      <w:pPr>
        <w:pStyle w:val="BodyText"/>
      </w:pPr>
      <w:del w:id="6000" w:author="PR Preview" w:date="2026-01-01T00:00:00Z">
        <w:r>
          <w:rPr>
            <w:b/>
            <w:bCs/>
          </w:rPr>
          <w:delText xml:space="preserve">Theorem 43 (Sums and intersections of subspaces are subspaces)</w:delText>
        </w:r>
      </w:del>
      <w:del w:id="6001" w:author="PR Preview" w:date="2026-01-01T00:00:00Z">
        <w:r>
          <w:delText xml:space="preserve"> </w:delText>
        </w:r>
      </w:del>
      <w:del w:id="6002" w:author="PR Preview" w:date="2026-01-01T00:00:00Z">
        <w:r>
          <w:delText xml:space="preserve">If</w:delText>
        </w:r>
      </w:del>
      <w:del w:id="6003" w:author="PR Preview" w:date="2026-01-01T00:00:00Z">
        <w:r>
          <w:delText xml:space="preserve"> </w:delText>
        </w:r>
      </w:del>
      <m:oMath>
        <m:sSub>
          <m:e>
            <m:r>
              <m:rPr>
                <m:scr m:val="script"/>
                <m:sty m:val="p"/>
              </m:rPr>
              <m:t>S</m:t>
            </m:r>
          </m:e>
          <m:sub>
            <m:r>
              <m:t>1</m:t>
            </m:r>
          </m:sub>
        </m:sSub>
      </m:oMath>
      <w:del w:id="6004" w:author="PR Preview" w:date="2026-01-01T00:00:00Z">
        <w:r>
          <w:delText xml:space="preserve"> </w:delText>
        </w:r>
      </w:del>
      <w:del w:id="6005" w:author="PR Preview" w:date="2026-01-01T00:00:00Z">
        <w:r>
          <w:delText xml:space="preserve">and</w:delText>
        </w:r>
      </w:del>
      <w:del w:id="6006" w:author="PR Preview" w:date="2026-01-01T00:00:00Z">
        <w:r>
          <w:delText xml:space="preserve"> </w:delText>
        </w:r>
      </w:del>
      <m:oMath>
        <m:sSub>
          <m:e>
            <m:r>
              <m:rPr>
                <m:scr m:val="script"/>
                <m:sty m:val="p"/>
              </m:rPr>
              <m:t>S</m:t>
            </m:r>
          </m:e>
          <m:sub>
            <m:r>
              <m:t>2</m:t>
            </m:r>
          </m:sub>
        </m:sSub>
      </m:oMath>
      <w:del w:id="6007" w:author="PR Preview" w:date="2026-01-01T00:00:00Z">
        <w:r>
          <w:delText xml:space="preserve"> </w:delText>
        </w:r>
      </w:del>
      <w:del w:id="6008" w:author="PR Preview" w:date="2026-01-01T00:00:00Z">
        <w:r>
          <w:delText xml:space="preserve">are subspaces of</w:delText>
        </w:r>
      </w:del>
      <w:del w:id="6009" w:author="PR Preview" w:date="2026-01-01T00:00:00Z">
        <w:r>
          <w:delText xml:space="preserve"> </w:delText>
        </w:r>
      </w:del>
      <m:oMath>
        <m:sSup>
          <m:e>
            <m:r>
              <m:rPr>
                <m:scr m:val="double-struck"/>
                <m:sty m:val="p"/>
              </m:rPr>
              <m:t>R</m:t>
            </m:r>
          </m:e>
          <m:sup>
            <m:r>
              <m:t>p</m:t>
            </m:r>
          </m:sup>
        </m:sSup>
      </m:oMath>
      <w:del w:id="6010" w:author="PR Preview" w:date="2026-01-01T00:00:00Z">
        <w:r>
          <w:delText xml:space="preserve"> </w:delText>
        </w:r>
      </w:del>
      <w:del w:id="6011" w:author="PR Preview" w:date="2026-01-01T00:00:00Z">
        <w:r>
          <w:delText xml:space="preserve">(</w:delText>
        </w:r>
      </w:del>
      <w:hyperlink w:anchor="def-subspace">
        <w:del w:id="6012" w:author="PR Preview" w:date="2026-01-01T00:00:00Z">
          <w:r>
            <w:rPr>
              <w:rStyle w:val="Hyperlink"/>
            </w:rPr>
            <w:delText xml:space="preserve">Definition 40</w:delText>
          </w:r>
        </w:del>
      </w:hyperlink>
      <w:del w:id="6013" w:author="PR Preview" w:date="2026-01-01T00:00:00Z">
        <w:r>
          <w:delText xml:space="preserve">),</w:delText>
        </w:r>
      </w:del>
      <w:del w:id="6014" w:author="PR Preview" w:date="2026-01-01T00:00:00Z">
        <w:r>
          <w:delText xml:space="preserve"> </w:delText>
        </w:r>
      </w:del>
      <w:del w:id="6015" w:author="PR Preview" w:date="2026-01-01T00:00:00Z">
        <w:r>
          <w:delText xml:space="preserve">then</w:delText>
        </w:r>
      </w:del>
      <w:del w:id="6016"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6017" w:author="PR Preview" w:date="2026-01-01T00:00:00Z">
        <w:r>
          <w:delText xml:space="preserve"> </w:delText>
        </w:r>
      </w:del>
      <w:del w:id="6018" w:author="PR Preview" w:date="2026-01-01T00:00:00Z">
        <w:r>
          <w:delText xml:space="preserve">(</w:delText>
        </w:r>
      </w:del>
      <w:hyperlink w:anchor="def-subspace-sum">
        <w:del w:id="6019" w:author="PR Preview" w:date="2026-01-01T00:00:00Z">
          <w:r>
            <w:rPr>
              <w:rStyle w:val="Hyperlink"/>
            </w:rPr>
            <w:delText xml:space="preserve">Definition 52</w:delText>
          </w:r>
        </w:del>
      </w:hyperlink>
      <w:del w:id="6020" w:author="PR Preview" w:date="2026-01-01T00:00:00Z">
        <w:r>
          <w:delText xml:space="preserve">)</w:delText>
        </w:r>
      </w:del>
      <w:del w:id="6021" w:author="PR Preview" w:date="2026-01-01T00:00:00Z">
        <w:r>
          <w:delText xml:space="preserve"> </w:delText>
        </w:r>
      </w:del>
      <w:del w:id="6022" w:author="PR Preview" w:date="2026-01-01T00:00:00Z">
        <w:r>
          <w:delText xml:space="preserve">and</w:delText>
        </w:r>
      </w:del>
      <w:del w:id="6023"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6024" w:author="PR Preview" w:date="2026-01-01T00:00:00Z">
        <w:r>
          <w:delText xml:space="preserve"> </w:delText>
        </w:r>
      </w:del>
      <w:del w:id="6025" w:author="PR Preview" w:date="2026-01-01T00:00:00Z">
        <w:r>
          <w:delText xml:space="preserve">are subspaces of</w:delText>
        </w:r>
      </w:del>
      <w:del w:id="6026" w:author="PR Preview" w:date="2026-01-01T00:00:00Z">
        <w:r>
          <w:delText xml:space="preserve"> </w:delText>
        </w:r>
      </w:del>
      <m:oMath>
        <m:sSup>
          <m:e>
            <m:r>
              <m:rPr>
                <m:scr m:val="double-struck"/>
                <m:sty m:val="p"/>
              </m:rPr>
              <m:t>R</m:t>
            </m:r>
          </m:e>
          <m:sup>
            <m:r>
              <m:t>p</m:t>
            </m:r>
          </m:sup>
        </m:sSup>
      </m:oMath>
      <w:del w:id="6027" w:author="PR Preview" w:date="2026-01-01T00:00:00Z">
        <w:r>
          <w:delText xml:space="preserve">.</w:delText>
        </w:r>
      </w:del>
    </w:p>
    <w:p>
      <w:pPr>
        <w:pStyle w:val="BodyText"/>
      </w:pPr>
      <w:ins w:id="6028" w:author="PR Preview" w:date="2026-01-01T00:00:00Z">
        <w:r>
          <w:rPr>
            <w:b/>
            <w:bCs/>
          </w:rPr>
          <w:t xml:space="preserve">Definition 55 (Sum of subspaces)</w:t>
        </w:r>
      </w:ins>
      <w:ins w:id="6029" w:author="PR Preview" w:date="2026-01-01T00:00:00Z">
        <w:r>
          <w:t xml:space="preserve"> </w:t>
        </w:r>
      </w:ins>
      <w:ins w:id="6030" w:author="PR Preview" w:date="2026-01-01T00:00:00Z">
        <w:r>
          <w:t xml:space="preserve">The</w:t>
        </w:r>
      </w:ins>
      <w:ins w:id="6031" w:author="PR Preview" w:date="2026-01-01T00:00:00Z">
        <w:r>
          <w:t xml:space="preserve"> </w:t>
        </w:r>
      </w:ins>
      <w:ins w:id="6032" w:author="PR Preview" w:date="2026-01-01T00:00:00Z">
        <w:r>
          <w:rPr>
            <w:b/>
            <w:bCs/>
          </w:rPr>
          <w:t xml:space="preserve">sum</w:t>
        </w:r>
      </w:ins>
      <w:ins w:id="6033" w:author="PR Preview" w:date="2026-01-01T00:00:00Z">
        <w:r>
          <w:t xml:space="preserve"> </w:t>
        </w:r>
      </w:ins>
      <w:ins w:id="6034" w:author="PR Preview" w:date="2026-01-01T00:00:00Z">
        <w:r>
          <w:t xml:space="preserve">of two subspaces</w:t>
        </w:r>
      </w:ins>
      <w:ins w:id="6035" w:author="PR Preview" w:date="2026-01-01T00:00:00Z">
        <w:r>
          <w:t xml:space="preserve"> </w:t>
        </w:r>
      </w:ins>
      <m:oMath>
        <m:sSub>
          <m:e>
            <m:r>
              <m:rPr>
                <m:scr m:val="script"/>
                <m:sty m:val="p"/>
              </m:rPr>
              <m:t>S</m:t>
            </m:r>
          </m:e>
          <m:sub>
            <m:r>
              <m:t>1</m:t>
            </m:r>
          </m:sub>
        </m:sSub>
      </m:oMath>
      <w:ins w:id="6036" w:author="PR Preview" w:date="2026-01-01T00:00:00Z">
        <w:r>
          <w:t xml:space="preserve"> </w:t>
        </w:r>
      </w:ins>
      <w:ins w:id="6037" w:author="PR Preview" w:date="2026-01-01T00:00:00Z">
        <w:r>
          <w:t xml:space="preserve">and</w:t>
        </w:r>
      </w:ins>
      <w:ins w:id="6038" w:author="PR Preview" w:date="2026-01-01T00:00:00Z">
        <w:r>
          <w:t xml:space="preserve"> </w:t>
        </w:r>
      </w:ins>
      <m:oMath>
        <m:sSub>
          <m:e>
            <m:r>
              <m:rPr>
                <m:scr m:val="script"/>
                <m:sty m:val="p"/>
              </m:rPr>
              <m:t>S</m:t>
            </m:r>
          </m:e>
          <m:sub>
            <m:r>
              <m:t>2</m:t>
            </m:r>
          </m:sub>
        </m:sSub>
      </m:oMath>
      <w:ins w:id="6039" w:author="PR Preview" w:date="2026-01-01T00:00:00Z">
        <w:r>
          <w:t xml:space="preserve"> </w:t>
        </w:r>
      </w:ins>
      <w:ins w:id="6040" w:author="PR Preview" w:date="2026-01-01T00:00:00Z">
        <w:r>
          <w:t xml:space="preserve">of</w:t>
        </w:r>
      </w:ins>
      <w:ins w:id="6041" w:author="PR Preview" w:date="2026-01-01T00:00:00Z">
        <w:r>
          <w:t xml:space="preserve"> </w:t>
        </w:r>
      </w:ins>
      <m:oMath>
        <m:sSup>
          <m:e>
            <m:r>
              <m:rPr>
                <m:scr m:val="double-struck"/>
                <m:sty m:val="p"/>
              </m:rPr>
              <m:t>R</m:t>
            </m:r>
          </m:e>
          <m:sup>
            <m:r>
              <m:t>p</m:t>
            </m:r>
          </m:sup>
        </m:sSup>
      </m:oMath>
      <w:ins w:id="6042" w:author="PR Preview" w:date="2026-01-01T00:00:00Z">
        <w:r>
          <w:t xml:space="preserve"> </w:t>
        </w:r>
      </w:ins>
      <w:ins w:id="6043" w:author="PR Preview" w:date="2026-01-01T00:00:00Z">
        <w:r>
          <w:t xml:space="preserve">(</w:t>
        </w:r>
      </w:ins>
      <w:hyperlink w:anchor="def-subspace">
        <w:ins w:id="6044" w:author="PR Preview" w:date="2026-01-01T00:00:00Z">
          <w:r>
            <w:rPr>
              <w:rStyle w:val="Hyperlink"/>
            </w:rPr>
            <w:t xml:space="preserve">Definition 40</w:t>
          </w:r>
        </w:ins>
      </w:hyperlink>
      <w:ins w:id="6045" w:author="PR Preview" w:date="2026-01-01T00:00:00Z">
        <w:r>
          <w:t xml:space="preserve">)</w:t>
        </w:r>
      </w:ins>
      <w:ins w:id="6046" w:author="PR Preview" w:date="2026-01-01T00:00:00Z">
        <w:r>
          <w:t xml:space="preserve"> </w:t>
        </w:r>
      </w:ins>
      <w:ins w:id="6047" w:author="PR Preview" w:date="2026-01-01T00:00:00Z">
        <w:r>
          <w:t xml:space="preserve">is the set of all sums of a vector from</w:t>
        </w:r>
      </w:ins>
      <w:ins w:id="6048" w:author="PR Preview" w:date="2026-01-01T00:00:00Z">
        <w:r>
          <w:t xml:space="preserve"> </w:t>
        </w:r>
      </w:ins>
      <m:oMath>
        <m:sSub>
          <m:e>
            <m:r>
              <m:rPr>
                <m:scr m:val="script"/>
                <m:sty m:val="p"/>
              </m:rPr>
              <m:t>S</m:t>
            </m:r>
          </m:e>
          <m:sub>
            <m:r>
              <m:t>1</m:t>
            </m:r>
          </m:sub>
        </m:sSub>
      </m:oMath>
      <w:ins w:id="6049" w:author="PR Preview" w:date="2026-01-01T00:00:00Z">
        <w:r>
          <w:t xml:space="preserve"> </w:t>
        </w:r>
      </w:ins>
      <w:ins w:id="6050" w:author="PR Preview" w:date="2026-01-01T00:00:00Z">
        <w:r>
          <w:t xml:space="preserve">and a vector from</w:t>
        </w:r>
      </w:ins>
      <w:ins w:id="6051" w:author="PR Preview" w:date="2026-01-01T00:00:00Z">
        <w:r>
          <w:t xml:space="preserve"> </w:t>
        </w:r>
      </w:ins>
      <m:oMath>
        <m:sSub>
          <m:e>
            <m:r>
              <m:rPr>
                <m:scr m:val="script"/>
                <m:sty m:val="p"/>
              </m:rPr>
              <m:t>S</m:t>
            </m:r>
          </m:e>
          <m:sub>
            <m:r>
              <m:t>2</m:t>
            </m:r>
          </m:sub>
        </m:sSub>
      </m:oMath>
      <w:ins w:id="6052" w:author="PR Preview" w:date="2026-01-01T00:00:00Z">
        <w:r>
          <w:t xml:space="preserve">:</w:t>
        </w:r>
      </w:ins>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89"/>
    <w:bookmarkStart w:id="290" w:name="exm-subspace-sum"/>
    <w:p>
      <w:pPr>
        <w:pStyle w:val="FirstParagraph"/>
      </w:pPr>
      <w:ins w:id="6053" w:author="PR Preview" w:date="2026-01-01T00:00:00Z">
        <w:r>
          <w:rPr>
            <w:b/>
            <w:bCs/>
          </w:rPr>
          <w:t xml:space="preserve">Example 76 (Two lines sum to a plane)</w:t>
        </w:r>
      </w:ins>
      <w:ins w:id="6054" w:author="PR Preview" w:date="2026-01-01T00:00:00Z">
        <w:r>
          <w:t xml:space="preserve"> </w:t>
        </w:r>
      </w:ins>
      <w:ins w:id="6055" w:author="PR Preview" w:date="2026-01-01T00:00:00Z">
        <w:r>
          <w:t xml:space="preserve">Let</w:t>
        </w:r>
      </w:ins>
      <w:ins w:id="6056"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6057" w:author="PR Preview" w:date="2026-01-01T00:00:00Z">
        <w:r>
          <w:t xml:space="preserve"> </w:t>
        </w:r>
      </w:ins>
      <w:ins w:id="6058" w:author="PR Preview" w:date="2026-01-01T00:00:00Z">
        <w:r>
          <w:t xml:space="preserve">and</w:t>
        </w:r>
      </w:ins>
      <w:ins w:id="6059"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6060" w:author="PR Preview" w:date="2026-01-01T00:00:00Z">
        <w:r>
          <w:t xml:space="preserve">,</w:t>
        </w:r>
      </w:ins>
      <w:ins w:id="6061" w:author="PR Preview" w:date="2026-01-01T00:00:00Z">
        <w:r>
          <w:t xml:space="preserve"> </w:t>
        </w:r>
      </w:ins>
      <w:ins w:id="6062" w:author="PR Preview" w:date="2026-01-01T00:00:00Z">
        <w:r>
          <w:t xml:space="preserve">two lines in</w:t>
        </w:r>
      </w:ins>
      <w:ins w:id="6063" w:author="PR Preview" w:date="2026-01-01T00:00:00Z">
        <w:r>
          <w:t xml:space="preserve"> </w:t>
        </w:r>
      </w:ins>
      <m:oMath>
        <m:sSup>
          <m:e>
            <m:r>
              <m:rPr>
                <m:scr m:val="double-struck"/>
                <m:sty m:val="p"/>
              </m:rPr>
              <m:t>R</m:t>
            </m:r>
          </m:e>
          <m:sup>
            <m:r>
              <m:t>3</m:t>
            </m:r>
          </m:sup>
        </m:sSup>
      </m:oMath>
      <w:ins w:id="6064" w:author="PR Preview" w:date="2026-01-01T00:00:00Z">
        <w:r>
          <w:t xml:space="preserve">.</w:t>
        </w:r>
      </w:ins>
      <w:ins w:id="6065" w:author="PR Preview" w:date="2026-01-01T00:00:00Z">
        <w:r>
          <w:t xml:space="preserve"> </w:t>
        </w:r>
      </w:ins>
      <w:ins w:id="6066" w:author="PR Preview" w:date="2026-01-01T00:00:00Z">
        <w:r>
          <w:t xml:space="preserve">A vector of</w:t>
        </w:r>
      </w:ins>
      <w:ins w:id="6067"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6068" w:author="PR Preview" w:date="2026-01-01T00:00:00Z">
        <w:r>
          <w:t xml:space="preserve"> </w:t>
        </w:r>
      </w:ins>
      <w:ins w:id="6069" w:author="PR Preview" w:date="2026-01-01T00:00:00Z">
        <w:r>
          <w:t xml:space="preserve">has the form</w:t>
        </w:r>
      </w:ins>
      <w:ins w:id="6070"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ins w:id="6071" w:author="PR Preview" w:date="2026-01-01T00:00:00Z">
        <w:r>
          <w:t xml:space="preserve">,</w:t>
        </w:r>
      </w:ins>
      <w:ins w:id="6072" w:author="PR Preview" w:date="2026-01-01T00:00:00Z">
        <w:r>
          <w:t xml:space="preserve"> </w:t>
        </w:r>
      </w:ins>
      <w:ins w:id="6073" w:author="PR Preview" w:date="2026-01-01T00:00:00Z">
        <w:r>
          <w:t xml:space="preserve">and</w:t>
        </w:r>
      </w:ins>
      <w:ins w:id="6074" w:author="PR Preview" w:date="2026-01-01T00:00:00Z">
        <w:r>
          <w:t xml:space="preserve"> </w:t>
        </w:r>
      </w:ins>
      <m:oMath>
        <m:r>
          <m:t>a</m:t>
        </m:r>
      </m:oMath>
      <w:ins w:id="6075" w:author="PR Preview" w:date="2026-01-01T00:00:00Z">
        <w:r>
          <w:t xml:space="preserve"> </w:t>
        </w:r>
      </w:ins>
      <w:ins w:id="6076" w:author="PR Preview" w:date="2026-01-01T00:00:00Z">
        <w:r>
          <w:t xml:space="preserve">and</w:t>
        </w:r>
      </w:ins>
      <w:ins w:id="6077" w:author="PR Preview" w:date="2026-01-01T00:00:00Z">
        <w:r>
          <w:t xml:space="preserve"> </w:t>
        </w:r>
      </w:ins>
      <m:oMath>
        <m:r>
          <m:t>b</m:t>
        </m:r>
      </m:oMath>
      <w:ins w:id="6078" w:author="PR Preview" w:date="2026-01-01T00:00:00Z">
        <w:r>
          <w:t xml:space="preserve"> </w:t>
        </w:r>
      </w:ins>
      <w:ins w:id="6079" w:author="PR Preview" w:date="2026-01-01T00:00:00Z">
        <w:r>
          <w:t xml:space="preserve">can be any numbers,</w:t>
        </w:r>
      </w:ins>
      <w:ins w:id="6080" w:author="PR Preview" w:date="2026-01-01T00:00:00Z">
        <w:r>
          <w:t xml:space="preserve"> </w:t>
        </w:r>
      </w:ins>
      <w:ins w:id="6081" w:author="PR Preview" w:date="2026-01-01T00:00:00Z">
        <w:r>
          <w:t xml:space="preserve">so</w:t>
        </w:r>
      </w:ins>
      <w:ins w:id="6082"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6083" w:author="PR Preview" w:date="2026-01-01T00:00:00Z">
        <w:r>
          <w:t xml:space="preserve">,</w:t>
        </w:r>
      </w:ins>
      <w:ins w:id="6084" w:author="PR Preview" w:date="2026-01-01T00:00:00Z">
        <w:r>
          <w:t xml:space="preserve"> </w:t>
        </w:r>
      </w:ins>
      <w:ins w:id="6085" w:author="PR Preview" w:date="2026-01-01T00:00:00Z">
        <w:r>
          <w:t xml:space="preserve">the plane</w:t>
        </w:r>
      </w:ins>
      <w:ins w:id="6086" w:author="PR Preview" w:date="2026-01-01T00:00:00Z">
        <w:r>
          <w:t xml:space="preserve"> </w:t>
        </w:r>
      </w:ins>
      <m:oMath>
        <m:r>
          <m:t>z</m:t>
        </m:r>
        <m:r>
          <m:rPr>
            <m:sty m:val="p"/>
          </m:rPr>
          <m:t>=</m:t>
        </m:r>
        <m:r>
          <m:t>0</m:t>
        </m:r>
      </m:oMath>
      <w:ins w:id="6087" w:author="PR Preview" w:date="2026-01-01T00:00:00Z">
        <w:r>
          <w:t xml:space="preserve">.</w:t>
        </w:r>
      </w:ins>
    </w:p>
    <w:bookmarkEnd w:id="290"/>
    <w:bookmarkStart w:id="291" w:name="exm-sum-not-union"/>
    <w:p>
      <w:pPr>
        <w:pStyle w:val="BodyText"/>
      </w:pPr>
      <w:ins w:id="6088" w:author="PR Preview" w:date="2026-01-01T00:00:00Z">
        <w:r>
          <w:rPr>
            <w:b/>
            <w:bCs/>
          </w:rPr>
          <w:t xml:space="preserve">Example 77 (The sum is not the union)</w:t>
        </w:r>
      </w:ins>
      <w:ins w:id="6089" w:author="PR Preview" w:date="2026-01-01T00:00:00Z">
        <w:r>
          <w:t xml:space="preserve"> </w:t>
        </w:r>
      </w:ins>
      <w:ins w:id="6090" w:author="PR Preview" w:date="2026-01-01T00:00:00Z">
        <w:r>
          <w:t xml:space="preserve">For the two lines in</w:t>
        </w:r>
      </w:ins>
      <w:ins w:id="6091" w:author="PR Preview" w:date="2026-01-01T00:00:00Z">
        <w:r>
          <w:t xml:space="preserve"> </w:t>
        </w:r>
      </w:ins>
      <w:hyperlink w:anchor="exm-subspace-sum">
        <w:ins w:id="6092" w:author="PR Preview" w:date="2026-01-01T00:00:00Z">
          <w:r>
            <w:rPr>
              <w:rStyle w:val="Hyperlink"/>
            </w:rPr>
            <w:t xml:space="preserve">Example 76</w:t>
          </w:r>
        </w:ins>
      </w:hyperlink>
      <w:ins w:id="6093" w:author="PR Preview" w:date="2026-01-01T00:00:00Z">
        <w:r>
          <w:t xml:space="preserve">,</w:t>
        </w:r>
      </w:ins>
      <w:ins w:id="6094" w:author="PR Preview" w:date="2026-01-01T00:00:00Z">
        <w:r>
          <w:t xml:space="preserve"> </w:t>
        </w:r>
      </w:ins>
      <w:ins w:id="6095" w:author="PR Preview" w:date="2026-01-01T00:00:00Z">
        <w:r>
          <w:t xml:space="preserve">the union</w:t>
        </w:r>
      </w:ins>
      <w:ins w:id="6096"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6097" w:author="PR Preview" w:date="2026-01-01T00:00:00Z">
        <w:r>
          <w:t xml:space="preserve"> </w:t>
        </w:r>
      </w:ins>
      <w:ins w:id="6098" w:author="PR Preview" w:date="2026-01-01T00:00:00Z">
        <w:r>
          <w:t xml:space="preserve">contains</w:t>
        </w:r>
      </w:ins>
      <w:ins w:id="6099" w:author="PR Preview" w:date="2026-01-01T00:00:00Z">
        <w:r>
          <w:t xml:space="preserve"> </w:t>
        </w:r>
      </w:ins>
      <m:oMath>
        <m:r>
          <m:rPr>
            <m:sty m:val="p"/>
          </m:rPr>
          <m:t>(</m:t>
        </m:r>
        <m:r>
          <m:t>1</m:t>
        </m:r>
        <m:r>
          <m:rPr>
            <m:sty m:val="p"/>
          </m:rPr>
          <m:t>,</m:t>
        </m:r>
        <m:r>
          <m:t>0</m:t>
        </m:r>
        <m:r>
          <m:rPr>
            <m:sty m:val="p"/>
          </m:rPr>
          <m:t>,</m:t>
        </m:r>
        <m:r>
          <m:t>0</m:t>
        </m:r>
        <m:r>
          <m:rPr>
            <m:sty m:val="p"/>
          </m:rPr>
          <m:t>)</m:t>
        </m:r>
      </m:oMath>
      <w:ins w:id="6100" w:author="PR Preview" w:date="2026-01-01T00:00:00Z">
        <w:r>
          <w:t xml:space="preserve"> </w:t>
        </w:r>
      </w:ins>
      <w:ins w:id="6101" w:author="PR Preview" w:date="2026-01-01T00:00:00Z">
        <w:r>
          <w:t xml:space="preserve">and</w:t>
        </w:r>
      </w:ins>
      <w:ins w:id="6102" w:author="PR Preview" w:date="2026-01-01T00:00:00Z">
        <w:r>
          <w:t xml:space="preserve"> </w:t>
        </w:r>
      </w:ins>
      <m:oMath>
        <m:r>
          <m:rPr>
            <m:sty m:val="p"/>
          </m:rPr>
          <m:t>(</m:t>
        </m:r>
        <m:r>
          <m:t>0</m:t>
        </m:r>
        <m:r>
          <m:rPr>
            <m:sty m:val="p"/>
          </m:rPr>
          <m:t>,</m:t>
        </m:r>
        <m:r>
          <m:t>1</m:t>
        </m:r>
        <m:r>
          <m:rPr>
            <m:sty m:val="p"/>
          </m:rPr>
          <m:t>,</m:t>
        </m:r>
        <m:r>
          <m:t>0</m:t>
        </m:r>
        <m:r>
          <m:rPr>
            <m:sty m:val="p"/>
          </m:rPr>
          <m:t>)</m:t>
        </m:r>
      </m:oMath>
      <w:ins w:id="6103" w:author="PR Preview" w:date="2026-01-01T00:00:00Z">
        <w:r>
          <w:t xml:space="preserve"> </w:t>
        </w:r>
      </w:ins>
      <w:ins w:id="6104" w:author="PR Preview" w:date="2026-01-01T00:00:00Z">
        <w:r>
          <w:t xml:space="preserve">but not their sum</w:t>
        </w:r>
      </w:ins>
      <w:ins w:id="6105" w:author="PR Preview" w:date="2026-01-01T00:00:00Z">
        <w:r>
          <w:t xml:space="preserve"> </w:t>
        </w:r>
      </w:ins>
      <m:oMath>
        <m:r>
          <m:rPr>
            <m:sty m:val="p"/>
          </m:rPr>
          <m:t>(</m:t>
        </m:r>
        <m:r>
          <m:t>1</m:t>
        </m:r>
        <m:r>
          <m:rPr>
            <m:sty m:val="p"/>
          </m:rPr>
          <m:t>,</m:t>
        </m:r>
        <m:r>
          <m:t>1</m:t>
        </m:r>
        <m:r>
          <m:rPr>
            <m:sty m:val="p"/>
          </m:rPr>
          <m:t>,</m:t>
        </m:r>
        <m:r>
          <m:t>0</m:t>
        </m:r>
        <m:r>
          <m:rPr>
            <m:sty m:val="p"/>
          </m:rPr>
          <m:t>)</m:t>
        </m:r>
      </m:oMath>
      <w:ins w:id="6106" w:author="PR Preview" w:date="2026-01-01T00:00:00Z">
        <w:r>
          <w:t xml:space="preserve">:</w:t>
        </w:r>
      </w:ins>
      <w:ins w:id="6107" w:author="PR Preview" w:date="2026-01-01T00:00:00Z">
        <w:r>
          <w:t xml:space="preserve"> </w:t>
        </w:r>
      </w:ins>
      <w:ins w:id="6108" w:author="PR Preview" w:date="2026-01-01T00:00:00Z">
        <w:r>
          <w:t xml:space="preserve">every multiple of</w:t>
        </w:r>
      </w:ins>
      <w:ins w:id="6109" w:author="PR Preview" w:date="2026-01-01T00:00:00Z">
        <w:r>
          <w:t xml:space="preserve"> </w:t>
        </w:r>
      </w:ins>
      <m:oMath>
        <m:r>
          <m:rPr>
            <m:sty m:val="p"/>
          </m:rPr>
          <m:t>(</m:t>
        </m:r>
        <m:r>
          <m:t>1</m:t>
        </m:r>
        <m:r>
          <m:rPr>
            <m:sty m:val="p"/>
          </m:rPr>
          <m:t>,</m:t>
        </m:r>
        <m:r>
          <m:t>0</m:t>
        </m:r>
        <m:r>
          <m:rPr>
            <m:sty m:val="p"/>
          </m:rPr>
          <m:t>,</m:t>
        </m:r>
        <m:r>
          <m:t>0</m:t>
        </m:r>
        <m:r>
          <m:rPr>
            <m:sty m:val="p"/>
          </m:rPr>
          <m:t>)</m:t>
        </m:r>
      </m:oMath>
      <w:ins w:id="6110" w:author="PR Preview" w:date="2026-01-01T00:00:00Z">
        <w:r>
          <w:t xml:space="preserve"> </w:t>
        </w:r>
      </w:ins>
      <w:ins w:id="6111" w:author="PR Preview" w:date="2026-01-01T00:00:00Z">
        <w:r>
          <w:t xml:space="preserve">has second entry</w:t>
        </w:r>
      </w:ins>
      <w:ins w:id="6112" w:author="PR Preview" w:date="2026-01-01T00:00:00Z">
        <w:r>
          <w:t xml:space="preserve"> </w:t>
        </w:r>
      </w:ins>
      <m:oMath>
        <m:r>
          <m:t>0</m:t>
        </m:r>
      </m:oMath>
      <w:ins w:id="6113" w:author="PR Preview" w:date="2026-01-01T00:00:00Z">
        <w:r>
          <w:t xml:space="preserve">,</w:t>
        </w:r>
      </w:ins>
      <w:ins w:id="6114" w:author="PR Preview" w:date="2026-01-01T00:00:00Z">
        <w:r>
          <w:t xml:space="preserve"> </w:t>
        </w:r>
      </w:ins>
      <w:ins w:id="6115" w:author="PR Preview" w:date="2026-01-01T00:00:00Z">
        <w:r>
          <w:t xml:space="preserve">and every multiple of</w:t>
        </w:r>
      </w:ins>
      <w:ins w:id="6116" w:author="PR Preview" w:date="2026-01-01T00:00:00Z">
        <w:r>
          <w:t xml:space="preserve"> </w:t>
        </w:r>
      </w:ins>
      <m:oMath>
        <m:r>
          <m:rPr>
            <m:sty m:val="p"/>
          </m:rPr>
          <m:t>(</m:t>
        </m:r>
        <m:r>
          <m:t>0</m:t>
        </m:r>
        <m:r>
          <m:rPr>
            <m:sty m:val="p"/>
          </m:rPr>
          <m:t>,</m:t>
        </m:r>
        <m:r>
          <m:t>1</m:t>
        </m:r>
        <m:r>
          <m:rPr>
            <m:sty m:val="p"/>
          </m:rPr>
          <m:t>,</m:t>
        </m:r>
        <m:r>
          <m:t>0</m:t>
        </m:r>
        <m:r>
          <m:rPr>
            <m:sty m:val="p"/>
          </m:rPr>
          <m:t>)</m:t>
        </m:r>
      </m:oMath>
      <w:ins w:id="6117" w:author="PR Preview" w:date="2026-01-01T00:00:00Z">
        <w:r>
          <w:t xml:space="preserve"> </w:t>
        </w:r>
      </w:ins>
      <w:ins w:id="6118" w:author="PR Preview" w:date="2026-01-01T00:00:00Z">
        <w:r>
          <w:t xml:space="preserve">has first entry</w:t>
        </w:r>
      </w:ins>
      <w:ins w:id="6119" w:author="PR Preview" w:date="2026-01-01T00:00:00Z">
        <w:r>
          <w:t xml:space="preserve"> </w:t>
        </w:r>
      </w:ins>
      <m:oMath>
        <m:r>
          <m:t>0</m:t>
        </m:r>
      </m:oMath>
      <w:ins w:id="6120" w:author="PR Preview" w:date="2026-01-01T00:00:00Z">
        <w:r>
          <w:t xml:space="preserve">.</w:t>
        </w:r>
      </w:ins>
      <w:ins w:id="6121" w:author="PR Preview" w:date="2026-01-01T00:00:00Z">
        <w:r>
          <w:t xml:space="preserve"> </w:t>
        </w:r>
      </w:ins>
      <w:ins w:id="6122" w:author="PR Preview" w:date="2026-01-01T00:00:00Z">
        <w:r>
          <w:t xml:space="preserve">So the union is not closed under addition and is not a subspace,</w:t>
        </w:r>
      </w:ins>
      <w:ins w:id="6123" w:author="PR Preview" w:date="2026-01-01T00:00:00Z">
        <w:r>
          <w:t xml:space="preserve"> </w:t>
        </w:r>
      </w:ins>
      <w:ins w:id="6124" w:author="PR Preview" w:date="2026-01-01T00:00:00Z">
        <w:r>
          <w:t xml:space="preserve">while the sum, the whole plane</w:t>
        </w:r>
      </w:ins>
      <w:ins w:id="6125" w:author="PR Preview" w:date="2026-01-01T00:00:00Z">
        <w:r>
          <w:t xml:space="preserve"> </w:t>
        </w:r>
      </w:ins>
      <m:oMath>
        <m:r>
          <m:t>z</m:t>
        </m:r>
        <m:r>
          <m:rPr>
            <m:sty m:val="p"/>
          </m:rPr>
          <m:t>=</m:t>
        </m:r>
        <m:r>
          <m:t>0</m:t>
        </m:r>
      </m:oMath>
      <w:ins w:id="6126" w:author="PR Preview" w:date="2026-01-01T00:00:00Z">
        <w:r>
          <w:t xml:space="preserve">, is.</w:t>
        </w:r>
      </w:ins>
    </w:p>
    <w:bookmarkEnd w:id="291"/>
    <w:bookmarkStart w:id="292" w:name="thm-sum-intersection-subspace"/>
    <w:p>
      <w:pPr>
        <w:pStyle w:val="BodyText"/>
      </w:pPr>
      <w:ins w:id="6127" w:author="PR Preview" w:date="2026-01-01T00:00:00Z">
        <w:r>
          <w:rPr>
            <w:b/>
            <w:bCs/>
          </w:rPr>
          <w:t xml:space="preserve">Theorem 44 (Sums and intersections of subspaces are subspaces)</w:t>
        </w:r>
      </w:ins>
      <w:ins w:id="6128" w:author="PR Preview" w:date="2026-01-01T00:00:00Z">
        <w:r>
          <w:t xml:space="preserve"> </w:t>
        </w:r>
      </w:ins>
      <w:ins w:id="6129" w:author="PR Preview" w:date="2026-01-01T00:00:00Z">
        <w:r>
          <w:t xml:space="preserve">If</w:t>
        </w:r>
      </w:ins>
      <w:ins w:id="6130" w:author="PR Preview" w:date="2026-01-01T00:00:00Z">
        <w:r>
          <w:t xml:space="preserve"> </w:t>
        </w:r>
      </w:ins>
      <m:oMath>
        <m:sSub>
          <m:e>
            <m:r>
              <m:rPr>
                <m:scr m:val="script"/>
                <m:sty m:val="p"/>
              </m:rPr>
              <m:t>S</m:t>
            </m:r>
          </m:e>
          <m:sub>
            <m:r>
              <m:t>1</m:t>
            </m:r>
          </m:sub>
        </m:sSub>
      </m:oMath>
      <w:ins w:id="6131" w:author="PR Preview" w:date="2026-01-01T00:00:00Z">
        <w:r>
          <w:t xml:space="preserve"> </w:t>
        </w:r>
      </w:ins>
      <w:ins w:id="6132" w:author="PR Preview" w:date="2026-01-01T00:00:00Z">
        <w:r>
          <w:t xml:space="preserve">and</w:t>
        </w:r>
      </w:ins>
      <w:ins w:id="6133" w:author="PR Preview" w:date="2026-01-01T00:00:00Z">
        <w:r>
          <w:t xml:space="preserve"> </w:t>
        </w:r>
      </w:ins>
      <m:oMath>
        <m:sSub>
          <m:e>
            <m:r>
              <m:rPr>
                <m:scr m:val="script"/>
                <m:sty m:val="p"/>
              </m:rPr>
              <m:t>S</m:t>
            </m:r>
          </m:e>
          <m:sub>
            <m:r>
              <m:t>2</m:t>
            </m:r>
          </m:sub>
        </m:sSub>
      </m:oMath>
      <w:ins w:id="6134" w:author="PR Preview" w:date="2026-01-01T00:00:00Z">
        <w:r>
          <w:t xml:space="preserve"> </w:t>
        </w:r>
      </w:ins>
      <w:ins w:id="6135" w:author="PR Preview" w:date="2026-01-01T00:00:00Z">
        <w:r>
          <w:t xml:space="preserve">are subspaces of</w:t>
        </w:r>
      </w:ins>
      <w:ins w:id="6136" w:author="PR Preview" w:date="2026-01-01T00:00:00Z">
        <w:r>
          <w:t xml:space="preserve"> </w:t>
        </w:r>
      </w:ins>
      <m:oMath>
        <m:sSup>
          <m:e>
            <m:r>
              <m:rPr>
                <m:scr m:val="double-struck"/>
                <m:sty m:val="p"/>
              </m:rPr>
              <m:t>R</m:t>
            </m:r>
          </m:e>
          <m:sup>
            <m:r>
              <m:t>p</m:t>
            </m:r>
          </m:sup>
        </m:sSup>
      </m:oMath>
      <w:ins w:id="6137" w:author="PR Preview" w:date="2026-01-01T00:00:00Z">
        <w:r>
          <w:t xml:space="preserve"> </w:t>
        </w:r>
      </w:ins>
      <w:ins w:id="6138" w:author="PR Preview" w:date="2026-01-01T00:00:00Z">
        <w:r>
          <w:t xml:space="preserve">(</w:t>
        </w:r>
      </w:ins>
      <w:hyperlink w:anchor="def-subspace">
        <w:ins w:id="6139" w:author="PR Preview" w:date="2026-01-01T00:00:00Z">
          <w:r>
            <w:rPr>
              <w:rStyle w:val="Hyperlink"/>
            </w:rPr>
            <w:t xml:space="preserve">Definition 40</w:t>
          </w:r>
        </w:ins>
      </w:hyperlink>
      <w:ins w:id="6140" w:author="PR Preview" w:date="2026-01-01T00:00:00Z">
        <w:r>
          <w:t xml:space="preserve">),</w:t>
        </w:r>
      </w:ins>
      <w:ins w:id="6141" w:author="PR Preview" w:date="2026-01-01T00:00:00Z">
        <w:r>
          <w:t xml:space="preserve"> </w:t>
        </w:r>
      </w:ins>
      <w:ins w:id="6142" w:author="PR Preview" w:date="2026-01-01T00:00:00Z">
        <w:r>
          <w:t xml:space="preserve">then</w:t>
        </w:r>
      </w:ins>
      <w:ins w:id="6143"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6144" w:author="PR Preview" w:date="2026-01-01T00:00:00Z">
        <w:r>
          <w:t xml:space="preserve"> </w:t>
        </w:r>
      </w:ins>
      <w:ins w:id="6145" w:author="PR Preview" w:date="2026-01-01T00:00:00Z">
        <w:r>
          <w:t xml:space="preserve">(</w:t>
        </w:r>
      </w:ins>
      <w:hyperlink w:anchor="def-subspace-sum">
        <w:ins w:id="6146" w:author="PR Preview" w:date="2026-01-01T00:00:00Z">
          <w:r>
            <w:rPr>
              <w:rStyle w:val="Hyperlink"/>
            </w:rPr>
            <w:t xml:space="preserve">Definition 55</w:t>
          </w:r>
        </w:ins>
      </w:hyperlink>
      <w:ins w:id="6147" w:author="PR Preview" w:date="2026-01-01T00:00:00Z">
        <w:r>
          <w:t xml:space="preserve">)</w:t>
        </w:r>
      </w:ins>
      <w:ins w:id="6148" w:author="PR Preview" w:date="2026-01-01T00:00:00Z">
        <w:r>
          <w:t xml:space="preserve"> </w:t>
        </w:r>
      </w:ins>
      <w:ins w:id="6149" w:author="PR Preview" w:date="2026-01-01T00:00:00Z">
        <w:r>
          <w:t xml:space="preserve">and</w:t>
        </w:r>
      </w:ins>
      <w:ins w:id="6150"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6151" w:author="PR Preview" w:date="2026-01-01T00:00:00Z">
        <w:r>
          <w:t xml:space="preserve"> </w:t>
        </w:r>
      </w:ins>
      <w:ins w:id="6152" w:author="PR Preview" w:date="2026-01-01T00:00:00Z">
        <w:r>
          <w:t xml:space="preserve">are subspaces of</w:t>
        </w:r>
      </w:ins>
      <w:ins w:id="6153" w:author="PR Preview" w:date="2026-01-01T00:00:00Z">
        <w:r>
          <w:t xml:space="preserve"> </w:t>
        </w:r>
      </w:ins>
      <m:oMath>
        <m:sSup>
          <m:e>
            <m:r>
              <m:rPr>
                <m:scr m:val="double-struck"/>
                <m:sty m:val="p"/>
              </m:rPr>
              <m:t>R</m:t>
            </m:r>
          </m:e>
          <m:sup>
            <m:r>
              <m:t>p</m:t>
            </m:r>
          </m:sup>
        </m:sSup>
      </m:oMath>
      <w:ins w:id="6154" w:author="PR Preview" w:date="2026-01-01T00:00:00Z">
        <w:r>
          <w:t xml:space="preserve">.</w:t>
        </w:r>
      </w:ins>
    </w:p>
    <w:bookmarkEnd w:id="292"/>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3" w:name="exm-sum-intersection-subspace"/>
    <w:p>
      <w:pPr>
        <w:pStyle w:val="BodyText"/>
      </w:pPr>
      <w:del w:id="6155" w:author="PR Preview" w:date="2026-01-01T00:00:00Z">
        <w:r>
          <w:rPr>
            <w:b/>
            <w:bCs/>
          </w:rPr>
          <w:delText xml:space="preserve">Example 75 (Two planes in</w:delText>
        </w:r>
      </w:del>
      <w:del w:id="6156" w:author="PR Preview" w:date="2026-01-01T00:00:00Z">
        <w:r>
          <w:rPr>
            <w:b/>
            <w:bCs/>
          </w:rPr>
          <w:delText xml:space="preserve"> </w:delText>
        </w:r>
      </w:del>
      <m:oMath>
        <m:sSup>
          <m:e>
            <m:r>
              <m:rPr>
                <m:scr m:val="double-struck"/>
                <m:sty m:val="p"/>
              </m:rPr>
              <m:t>R</m:t>
            </m:r>
          </m:e>
          <m:sup>
            <m:r>
              <m:t>3</m:t>
            </m:r>
          </m:sup>
        </m:sSup>
      </m:oMath>
      <w:del w:id="6157" w:author="PR Preview" w:date="2026-01-01T00:00:00Z">
        <w:r>
          <w:rPr>
            <w:b/>
            <w:bCs/>
          </w:rPr>
          <w:delText xml:space="preserve">)</w:delText>
        </w:r>
      </w:del>
      <w:del w:id="6158" w:author="PR Preview" w:date="2026-01-01T00:00:00Z">
        <w:r>
          <w:delText xml:space="preserve"> </w:delText>
        </w:r>
      </w:del>
      <w:del w:id="6159" w:author="PR Preview" w:date="2026-01-01T00:00:00Z">
        <w:r>
          <w:delText xml:space="preserve">Let</w:delText>
        </w:r>
      </w:del>
      <w:del w:id="6160"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6161" w:author="PR Preview" w:date="2026-01-01T00:00:00Z">
        <w:r>
          <w:delText xml:space="preserve">,</w:delText>
        </w:r>
      </w:del>
      <w:del w:id="6162" w:author="PR Preview" w:date="2026-01-01T00:00:00Z">
        <w:r>
          <w:delText xml:space="preserve"> </w:delText>
        </w:r>
      </w:del>
      <w:del w:id="6163" w:author="PR Preview" w:date="2026-01-01T00:00:00Z">
        <w:r>
          <w:delText xml:space="preserve">the plane</w:delText>
        </w:r>
      </w:del>
      <w:del w:id="6164" w:author="PR Preview" w:date="2026-01-01T00:00:00Z">
        <w:r>
          <w:delText xml:space="preserve"> </w:delText>
        </w:r>
      </w:del>
      <m:oMath>
        <m:r>
          <m:t>z</m:t>
        </m:r>
        <m:r>
          <m:rPr>
            <m:sty m:val="p"/>
          </m:rPr>
          <m:t>=</m:t>
        </m:r>
        <m:r>
          <m:t>0</m:t>
        </m:r>
      </m:oMath>
      <w:del w:id="6165" w:author="PR Preview" w:date="2026-01-01T00:00:00Z">
        <w:r>
          <w:delText xml:space="preserve">,</w:delText>
        </w:r>
      </w:del>
      <w:del w:id="6166" w:author="PR Preview" w:date="2026-01-01T00:00:00Z">
        <w:r>
          <w:delText xml:space="preserve"> </w:delText>
        </w:r>
      </w:del>
      <w:del w:id="6167" w:author="PR Preview" w:date="2026-01-01T00:00:00Z">
        <w:r>
          <w:delText xml:space="preserve">and</w:delText>
        </w:r>
      </w:del>
      <w:del w:id="6168"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del w:id="6169" w:author="PR Preview" w:date="2026-01-01T00:00:00Z">
        <w:r>
          <w:delText xml:space="preserve">,</w:delText>
        </w:r>
      </w:del>
      <w:del w:id="6170" w:author="PR Preview" w:date="2026-01-01T00:00:00Z">
        <w:r>
          <w:delText xml:space="preserve"> </w:delText>
        </w:r>
      </w:del>
      <w:del w:id="6171" w:author="PR Preview" w:date="2026-01-01T00:00:00Z">
        <w:r>
          <w:delText xml:space="preserve">the plane</w:delText>
        </w:r>
      </w:del>
      <w:del w:id="6172" w:author="PR Preview" w:date="2026-01-01T00:00:00Z">
        <w:r>
          <w:delText xml:space="preserve"> </w:delText>
        </w:r>
      </w:del>
      <m:oMath>
        <m:r>
          <m:t>x</m:t>
        </m:r>
        <m:r>
          <m:rPr>
            <m:sty m:val="p"/>
          </m:rPr>
          <m:t>=</m:t>
        </m:r>
        <m:r>
          <m:t>0</m:t>
        </m:r>
      </m:oMath>
      <w:del w:id="6173" w:author="PR Preview" w:date="2026-01-01T00:00:00Z">
        <w:r>
          <w:delText xml:space="preserve">.</w:delText>
        </w:r>
      </w:del>
    </w:p>
    <w:p>
      <w:pPr>
        <w:pStyle w:val="BodyText"/>
      </w:pPr>
      <w:ins w:id="6174" w:author="PR Preview" w:date="2026-01-01T00:00:00Z">
        <w:r>
          <w:rPr>
            <w:b/>
            <w:bCs/>
          </w:rPr>
          <w:t xml:space="preserve">Example 78 (Two planes in</w:t>
        </w:r>
      </w:ins>
      <w:ins w:id="6175" w:author="PR Preview" w:date="2026-01-01T00:00:00Z">
        <w:r>
          <w:rPr>
            <w:b/>
            <w:bCs/>
          </w:rPr>
          <w:t xml:space="preserve"> </w:t>
        </w:r>
      </w:ins>
      <m:oMath>
        <m:sSup>
          <m:e>
            <m:r>
              <m:rPr>
                <m:scr m:val="double-struck"/>
                <m:sty m:val="p"/>
              </m:rPr>
              <m:t>R</m:t>
            </m:r>
          </m:e>
          <m:sup>
            <m:r>
              <m:t>3</m:t>
            </m:r>
          </m:sup>
        </m:sSup>
      </m:oMath>
      <w:ins w:id="6176" w:author="PR Preview" w:date="2026-01-01T00:00:00Z">
        <w:r>
          <w:rPr>
            <w:b/>
            <w:bCs/>
          </w:rPr>
          <w:t xml:space="preserve">)</w:t>
        </w:r>
      </w:ins>
      <w:ins w:id="6177" w:author="PR Preview" w:date="2026-01-01T00:00:00Z">
        <w:r>
          <w:t xml:space="preserve"> </w:t>
        </w:r>
      </w:ins>
      <w:ins w:id="6178" w:author="PR Preview" w:date="2026-01-01T00:00:00Z">
        <w:r>
          <w:t xml:space="preserve">Let</w:t>
        </w:r>
      </w:ins>
      <w:ins w:id="6179"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6180" w:author="PR Preview" w:date="2026-01-01T00:00:00Z">
        <w:r>
          <w:t xml:space="preserve">,</w:t>
        </w:r>
      </w:ins>
      <w:ins w:id="6181" w:author="PR Preview" w:date="2026-01-01T00:00:00Z">
        <w:r>
          <w:t xml:space="preserve"> </w:t>
        </w:r>
      </w:ins>
      <w:ins w:id="6182" w:author="PR Preview" w:date="2026-01-01T00:00:00Z">
        <w:r>
          <w:t xml:space="preserve">the plane</w:t>
        </w:r>
      </w:ins>
      <w:ins w:id="6183" w:author="PR Preview" w:date="2026-01-01T00:00:00Z">
        <w:r>
          <w:t xml:space="preserve"> </w:t>
        </w:r>
      </w:ins>
      <m:oMath>
        <m:r>
          <m:t>z</m:t>
        </m:r>
        <m:r>
          <m:rPr>
            <m:sty m:val="p"/>
          </m:rPr>
          <m:t>=</m:t>
        </m:r>
        <m:r>
          <m:t>0</m:t>
        </m:r>
      </m:oMath>
      <w:ins w:id="6184" w:author="PR Preview" w:date="2026-01-01T00:00:00Z">
        <w:r>
          <w:t xml:space="preserve">,</w:t>
        </w:r>
      </w:ins>
      <w:ins w:id="6185" w:author="PR Preview" w:date="2026-01-01T00:00:00Z">
        <w:r>
          <w:t xml:space="preserve"> </w:t>
        </w:r>
      </w:ins>
      <w:ins w:id="6186" w:author="PR Preview" w:date="2026-01-01T00:00:00Z">
        <w:r>
          <w:t xml:space="preserve">and</w:t>
        </w:r>
      </w:ins>
      <w:ins w:id="6187"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ins w:id="6188" w:author="PR Preview" w:date="2026-01-01T00:00:00Z">
        <w:r>
          <w:t xml:space="preserve">,</w:t>
        </w:r>
      </w:ins>
      <w:ins w:id="6189" w:author="PR Preview" w:date="2026-01-01T00:00:00Z">
        <w:r>
          <w:t xml:space="preserve"> </w:t>
        </w:r>
      </w:ins>
      <w:ins w:id="6190" w:author="PR Preview" w:date="2026-01-01T00:00:00Z">
        <w:r>
          <w:t xml:space="preserve">the plane</w:t>
        </w:r>
      </w:ins>
      <w:ins w:id="6191" w:author="PR Preview" w:date="2026-01-01T00:00:00Z">
        <w:r>
          <w:t xml:space="preserve"> </w:t>
        </w:r>
      </w:ins>
      <m:oMath>
        <m:r>
          <m:t>x</m:t>
        </m:r>
        <m:r>
          <m:rPr>
            <m:sty m:val="p"/>
          </m:rPr>
          <m:t>=</m:t>
        </m:r>
        <m:r>
          <m:t>0</m:t>
        </m:r>
      </m:oMath>
      <w:ins w:id="6192" w:author="PR Preview" w:date="2026-01-01T00:00:00Z">
        <w:r>
          <w:t xml:space="preserve">.</w:t>
        </w:r>
      </w:ins>
    </w:p>
    <w:p>
      <w:pPr>
        <w:pStyle w:val="Compact"/>
        <w:numPr>
          <w:ilvl w:val="0"/>
          <w:numId w:val="1035"/>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5"/>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3"/>
    <w:bookmarkStart w:id="294" w:name="thm-dim-sum"/>
    <w:p>
      <w:pPr>
        <w:pStyle w:val="FirstParagraph"/>
      </w:pPr>
      <w:del w:id="6193" w:author="PR Preview" w:date="2026-01-01T00:00:00Z">
        <w:r>
          <w:rPr>
            <w:b/>
            <w:bCs/>
          </w:rPr>
          <w:delText xml:space="preserve">Theorem 44 (The dimension of a sum of subspaces)</w:delText>
        </w:r>
      </w:del>
      <w:del w:id="6194" w:author="PR Preview" w:date="2026-01-01T00:00:00Z">
        <w:r>
          <w:delText xml:space="preserve"> </w:delText>
        </w:r>
      </w:del>
      <w:del w:id="6195" w:author="PR Preview" w:date="2026-01-01T00:00:00Z">
        <w:r>
          <w:delText xml:space="preserve">If</w:delText>
        </w:r>
      </w:del>
      <w:del w:id="6196" w:author="PR Preview" w:date="2026-01-01T00:00:00Z">
        <w:r>
          <w:delText xml:space="preserve"> </w:delText>
        </w:r>
      </w:del>
      <m:oMath>
        <m:sSub>
          <m:e>
            <m:r>
              <m:rPr>
                <m:scr m:val="script"/>
                <m:sty m:val="p"/>
              </m:rPr>
              <m:t>S</m:t>
            </m:r>
          </m:e>
          <m:sub>
            <m:r>
              <m:t>1</m:t>
            </m:r>
          </m:sub>
        </m:sSub>
      </m:oMath>
      <w:del w:id="6197" w:author="PR Preview" w:date="2026-01-01T00:00:00Z">
        <w:r>
          <w:delText xml:space="preserve"> </w:delText>
        </w:r>
      </w:del>
      <w:del w:id="6198" w:author="PR Preview" w:date="2026-01-01T00:00:00Z">
        <w:r>
          <w:delText xml:space="preserve">and</w:delText>
        </w:r>
      </w:del>
      <w:del w:id="6199" w:author="PR Preview" w:date="2026-01-01T00:00:00Z">
        <w:r>
          <w:delText xml:space="preserve"> </w:delText>
        </w:r>
      </w:del>
      <m:oMath>
        <m:sSub>
          <m:e>
            <m:r>
              <m:rPr>
                <m:scr m:val="script"/>
                <m:sty m:val="p"/>
              </m:rPr>
              <m:t>S</m:t>
            </m:r>
          </m:e>
          <m:sub>
            <m:r>
              <m:t>2</m:t>
            </m:r>
          </m:sub>
        </m:sSub>
      </m:oMath>
      <w:del w:id="6200" w:author="PR Preview" w:date="2026-01-01T00:00:00Z">
        <w:r>
          <w:delText xml:space="preserve"> </w:delText>
        </w:r>
      </w:del>
      <w:del w:id="6201" w:author="PR Preview" w:date="2026-01-01T00:00:00Z">
        <w:r>
          <w:delText xml:space="preserve">are subspaces of</w:delText>
        </w:r>
      </w:del>
      <w:del w:id="6202" w:author="PR Preview" w:date="2026-01-01T00:00:00Z">
        <w:r>
          <w:delText xml:space="preserve"> </w:delText>
        </w:r>
      </w:del>
      <m:oMath>
        <m:sSup>
          <m:e>
            <m:r>
              <m:rPr>
                <m:scr m:val="double-struck"/>
                <m:sty m:val="p"/>
              </m:rPr>
              <m:t>R</m:t>
            </m:r>
          </m:e>
          <m:sup>
            <m:r>
              <m:t>p</m:t>
            </m:r>
          </m:sup>
        </m:sSup>
      </m:oMath>
      <w:del w:id="6203" w:author="PR Preview" w:date="2026-01-01T00:00:00Z">
        <w:r>
          <w:delText xml:space="preserve">, then</w:delText>
        </w:r>
      </w:del>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p>
      <w:pPr>
        <w:pStyle w:val="FirstParagraph"/>
      </w:pPr>
      <w:del w:id="6204" w:author="PR Preview" w:date="2026-01-01T00:00:00Z">
        <w:r>
          <w:rPr>
            <w:i/>
            <w:iCs/>
          </w:rPr>
          <w:delText xml:space="preserve">Proof</w:delText>
        </w:r>
      </w:del>
      <w:del w:id="6205" w:author="PR Preview" w:date="2026-01-01T00:00:00Z">
        <w:r>
          <w:delText xml:space="preserve">. </w:delText>
        </w:r>
      </w:del>
      <w:del w:id="6206" w:author="PR Preview" w:date="2026-01-01T00:00:00Z">
        <w:r>
          <w:delText xml:space="preserve">All three sets in the formula are subspaces</w:delText>
        </w:r>
      </w:del>
      <w:del w:id="6207" w:author="PR Preview" w:date="2026-01-01T00:00:00Z">
        <w:r>
          <w:delText xml:space="preserve"> </w:delText>
        </w:r>
      </w:del>
      <w:del w:id="6208" w:author="PR Preview" w:date="2026-01-01T00:00:00Z">
        <w:r>
          <w:delText xml:space="preserve">(</w:delText>
        </w:r>
      </w:del>
      <w:hyperlink w:anchor="thm-sum-intersection-subspace">
        <w:del w:id="6209" w:author="PR Preview" w:date="2026-01-01T00:00:00Z">
          <w:r>
            <w:rPr>
              <w:rStyle w:val="Hyperlink"/>
            </w:rPr>
            <w:delText xml:space="preserve">Theorem 43</w:delText>
          </w:r>
        </w:del>
      </w:hyperlink>
      <w:del w:id="6210" w:author="PR Preview" w:date="2026-01-01T00:00:00Z">
        <w:r>
          <w:delText xml:space="preserve">),</w:delText>
        </w:r>
      </w:del>
      <w:del w:id="6211" w:author="PR Preview" w:date="2026-01-01T00:00:00Z">
        <w:r>
          <w:delText xml:space="preserve"> </w:delText>
        </w:r>
      </w:del>
      <w:del w:id="6212" w:author="PR Preview" w:date="2026-01-01T00:00:00Z">
        <w:r>
          <w:delText xml:space="preserve">so each has a dimension (</w:delText>
        </w:r>
      </w:del>
      <w:hyperlink w:anchor="def-dimension">
        <w:del w:id="6213" w:author="PR Preview" w:date="2026-01-01T00:00:00Z">
          <w:r>
            <w:rPr>
              <w:rStyle w:val="Hyperlink"/>
            </w:rPr>
            <w:delText xml:space="preserve">Definition 44</w:delText>
          </w:r>
        </w:del>
      </w:hyperlink>
      <w:del w:id="6214" w:author="PR Preview" w:date="2026-01-01T00:00:00Z">
        <w:r>
          <w:delText xml:space="preserve">).</w:delText>
        </w:r>
      </w:del>
      <w:del w:id="6215" w:author="PR Preview" w:date="2026-01-01T00:00:00Z">
        <w:r>
          <w:delText xml:space="preserve"> </w:delText>
        </w:r>
      </w:del>
      <w:del w:id="6216" w:author="PR Preview" w:date="2026-01-01T00:00:00Z">
        <w:r>
          <w:delText xml:space="preserve">Let</w:delText>
        </w:r>
      </w:del>
      <w:del w:id="6217" w:author="PR Preview" w:date="2026-01-01T00:00:00Z">
        <w:r>
          <w:delText xml:space="preserve"> </w:delText>
        </w:r>
      </w:del>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del w:id="6218" w:author="PR Preview" w:date="2026-01-01T00:00:00Z">
        <w:r>
          <w:delText xml:space="preserve">,</w:delText>
        </w:r>
      </w:del>
      <w:del w:id="6219" w:author="PR Preview" w:date="2026-01-01T00:00:00Z">
        <w:r>
          <w:delText xml:space="preserve"> </w:delText>
        </w:r>
      </w:del>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del w:id="6220" w:author="PR Preview" w:date="2026-01-01T00:00:00Z">
        <w:r>
          <w:delText xml:space="preserve"> </w:delText>
        </w:r>
      </w:del>
      <w:del w:id="6221" w:author="PR Preview" w:date="2026-01-01T00:00:00Z">
        <w:r>
          <w:delText xml:space="preserve">and</w:delText>
        </w:r>
      </w:del>
      <w:del w:id="6222" w:author="PR Preview" w:date="2026-01-01T00:00:00Z">
        <w:r>
          <w:delText xml:space="preserve"> </w:delText>
        </w:r>
      </w:del>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del w:id="6223" w:author="PR Preview" w:date="2026-01-01T00:00:00Z">
        <w:r>
          <w:delText xml:space="preserve">.</w:delText>
        </w:r>
      </w:del>
    </w:p>
    <w:p>
      <w:pPr>
        <w:pStyle w:val="FirstParagraph"/>
      </w:pPr>
      <w:ins w:id="6224" w:author="PR Preview" w:date="2026-01-01T00:00:00Z">
        <w:r>
          <w:rPr>
            <w:b/>
            <w:bCs/>
          </w:rPr>
          <w:t xml:space="preserve">Theorem 45 (The dimension of a sum of subspaces)</w:t>
        </w:r>
      </w:ins>
      <w:ins w:id="6225" w:author="PR Preview" w:date="2026-01-01T00:00:00Z">
        <w:r>
          <w:t xml:space="preserve"> </w:t>
        </w:r>
      </w:ins>
      <w:ins w:id="6226" w:author="PR Preview" w:date="2026-01-01T00:00:00Z">
        <w:r>
          <w:t xml:space="preserve">If</w:t>
        </w:r>
      </w:ins>
      <w:ins w:id="6227" w:author="PR Preview" w:date="2026-01-01T00:00:00Z">
        <w:r>
          <w:t xml:space="preserve"> </w:t>
        </w:r>
      </w:ins>
      <m:oMath>
        <m:sSub>
          <m:e>
            <m:r>
              <m:rPr>
                <m:scr m:val="script"/>
                <m:sty m:val="p"/>
              </m:rPr>
              <m:t>S</m:t>
            </m:r>
          </m:e>
          <m:sub>
            <m:r>
              <m:t>1</m:t>
            </m:r>
          </m:sub>
        </m:sSub>
      </m:oMath>
      <w:ins w:id="6228" w:author="PR Preview" w:date="2026-01-01T00:00:00Z">
        <w:r>
          <w:t xml:space="preserve"> </w:t>
        </w:r>
      </w:ins>
      <w:ins w:id="6229" w:author="PR Preview" w:date="2026-01-01T00:00:00Z">
        <w:r>
          <w:t xml:space="preserve">and</w:t>
        </w:r>
      </w:ins>
      <w:ins w:id="6230" w:author="PR Preview" w:date="2026-01-01T00:00:00Z">
        <w:r>
          <w:t xml:space="preserve"> </w:t>
        </w:r>
      </w:ins>
      <m:oMath>
        <m:sSub>
          <m:e>
            <m:r>
              <m:rPr>
                <m:scr m:val="script"/>
                <m:sty m:val="p"/>
              </m:rPr>
              <m:t>S</m:t>
            </m:r>
          </m:e>
          <m:sub>
            <m:r>
              <m:t>2</m:t>
            </m:r>
          </m:sub>
        </m:sSub>
      </m:oMath>
      <w:ins w:id="6231" w:author="PR Preview" w:date="2026-01-01T00:00:00Z">
        <w:r>
          <w:t xml:space="preserve"> </w:t>
        </w:r>
      </w:ins>
      <w:ins w:id="6232" w:author="PR Preview" w:date="2026-01-01T00:00:00Z">
        <w:r>
          <w:t xml:space="preserve">are subspaces of</w:t>
        </w:r>
      </w:ins>
      <w:ins w:id="6233" w:author="PR Preview" w:date="2026-01-01T00:00:00Z">
        <w:r>
          <w:t xml:space="preserve"> </w:t>
        </w:r>
      </w:ins>
      <m:oMath>
        <m:sSup>
          <m:e>
            <m:r>
              <m:rPr>
                <m:scr m:val="double-struck"/>
                <m:sty m:val="p"/>
              </m:rPr>
              <m:t>R</m:t>
            </m:r>
          </m:e>
          <m:sup>
            <m:r>
              <m:t>p</m:t>
            </m:r>
          </m:sup>
        </m:sSup>
      </m:oMath>
      <w:ins w:id="6234" w:author="PR Preview" w:date="2026-01-01T00:00:00Z">
        <w:r>
          <w:t xml:space="preserve">, then</w:t>
        </w:r>
      </w:ins>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4"/>
    <w:p>
      <w:pPr>
        <w:pStyle w:val="FirstParagraph"/>
      </w:pPr>
      <w:ins w:id="6235" w:author="PR Preview" w:date="2026-01-01T00:00:00Z">
        <w:r>
          <w:rPr>
            <w:i/>
            <w:iCs/>
          </w:rPr>
          <w:t xml:space="preserve">Proof</w:t>
        </w:r>
      </w:ins>
      <w:ins w:id="6236" w:author="PR Preview" w:date="2026-01-01T00:00:00Z">
        <w:r>
          <w:t xml:space="preserve">. </w:t>
        </w:r>
      </w:ins>
      <w:ins w:id="6237" w:author="PR Preview" w:date="2026-01-01T00:00:00Z">
        <w:r>
          <w:t xml:space="preserve">All three sets in the formula are subspaces</w:t>
        </w:r>
      </w:ins>
      <w:ins w:id="6238" w:author="PR Preview" w:date="2026-01-01T00:00:00Z">
        <w:r>
          <w:t xml:space="preserve"> </w:t>
        </w:r>
      </w:ins>
      <w:ins w:id="6239" w:author="PR Preview" w:date="2026-01-01T00:00:00Z">
        <w:r>
          <w:t xml:space="preserve">(</w:t>
        </w:r>
      </w:ins>
      <w:hyperlink w:anchor="thm-sum-intersection-subspace">
        <w:ins w:id="6240" w:author="PR Preview" w:date="2026-01-01T00:00:00Z">
          <w:r>
            <w:rPr>
              <w:rStyle w:val="Hyperlink"/>
            </w:rPr>
            <w:t xml:space="preserve">Theorem 44</w:t>
          </w:r>
        </w:ins>
      </w:hyperlink>
      <w:ins w:id="6241" w:author="PR Preview" w:date="2026-01-01T00:00:00Z">
        <w:r>
          <w:t xml:space="preserve">),</w:t>
        </w:r>
      </w:ins>
      <w:ins w:id="6242" w:author="PR Preview" w:date="2026-01-01T00:00:00Z">
        <w:r>
          <w:t xml:space="preserve"> </w:t>
        </w:r>
      </w:ins>
      <w:ins w:id="6243" w:author="PR Preview" w:date="2026-01-01T00:00:00Z">
        <w:r>
          <w:t xml:space="preserve">so each has a dimension (</w:t>
        </w:r>
      </w:ins>
      <w:hyperlink w:anchor="def-dimension">
        <w:ins w:id="6244" w:author="PR Preview" w:date="2026-01-01T00:00:00Z">
          <w:r>
            <w:rPr>
              <w:rStyle w:val="Hyperlink"/>
            </w:rPr>
            <w:t xml:space="preserve">Definition 44</w:t>
          </w:r>
        </w:ins>
      </w:hyperlink>
      <w:ins w:id="6245" w:author="PR Preview" w:date="2026-01-01T00:00:00Z">
        <w:r>
          <w:t xml:space="preserve">).</w:t>
        </w:r>
      </w:ins>
      <w:ins w:id="6246" w:author="PR Preview" w:date="2026-01-01T00:00:00Z">
        <w:r>
          <w:t xml:space="preserve"> </w:t>
        </w:r>
      </w:ins>
      <w:ins w:id="6247" w:author="PR Preview" w:date="2026-01-01T00:00:00Z">
        <w:r>
          <w:t xml:space="preserve">Let</w:t>
        </w:r>
      </w:ins>
      <w:ins w:id="6248" w:author="PR Preview" w:date="2026-01-01T00:00:00Z">
        <w:r>
          <w:t xml:space="preserve"> </w:t>
        </w:r>
      </w:ins>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ins w:id="6249" w:author="PR Preview" w:date="2026-01-01T00:00:00Z">
        <w:r>
          <w:t xml:space="preserve">,</w:t>
        </w:r>
      </w:ins>
      <w:ins w:id="6250" w:author="PR Preview" w:date="2026-01-01T00:00:00Z">
        <w:r>
          <w:t xml:space="preserve"> </w:t>
        </w:r>
      </w:ins>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ins w:id="6251" w:author="PR Preview" w:date="2026-01-01T00:00:00Z">
        <w:r>
          <w:t xml:space="preserve"> </w:t>
        </w:r>
      </w:ins>
      <w:ins w:id="6252" w:author="PR Preview" w:date="2026-01-01T00:00:00Z">
        <w:r>
          <w:t xml:space="preserve">and</w:t>
        </w:r>
      </w:ins>
      <w:ins w:id="6253" w:author="PR Preview" w:date="2026-01-01T00:00:00Z">
        <w:r>
          <w:t xml:space="preserve"> </w:t>
        </w:r>
      </w:ins>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ins w:id="6254" w:author="PR Preview" w:date="2026-01-01T00:00:00Z">
        <w:r>
          <w:t xml:space="preserve">.</w:t>
        </w:r>
      </w:ins>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5" w:name="exm-dim-sum"/>
    <w:p>
      <w:pPr>
        <w:pStyle w:val="BodyText"/>
      </w:pPr>
      <w:del w:id="6255" w:author="PR Preview" w:date="2026-01-01T00:00:00Z">
        <w:r>
          <w:rPr>
            <w:b/>
            <w:bCs/>
          </w:rPr>
          <w:delText xml:space="preserve">Example 76 (Two planes in</w:delText>
        </w:r>
      </w:del>
      <w:del w:id="6256" w:author="PR Preview" w:date="2026-01-01T00:00:00Z">
        <w:r>
          <w:rPr>
            <w:b/>
            <w:bCs/>
          </w:rPr>
          <w:delText xml:space="preserve"> </w:delText>
        </w:r>
      </w:del>
      <m:oMath>
        <m:sSup>
          <m:e>
            <m:r>
              <m:rPr>
                <m:scr m:val="double-struck"/>
                <m:sty m:val="p"/>
              </m:rPr>
              <m:t>R</m:t>
            </m:r>
          </m:e>
          <m:sup>
            <m:r>
              <m:t>3</m:t>
            </m:r>
          </m:sup>
        </m:sSup>
      </m:oMath>
      <w:del w:id="6257" w:author="PR Preview" w:date="2026-01-01T00:00:00Z">
        <w:r>
          <w:rPr>
            <w:b/>
            <w:bCs/>
          </w:rPr>
          <w:delText xml:space="preserve">, by dimension)</w:delText>
        </w:r>
      </w:del>
      <w:del w:id="6258" w:author="PR Preview" w:date="2026-01-01T00:00:00Z">
        <w:r>
          <w:delText xml:space="preserve"> </w:delText>
        </w:r>
      </w:del>
      <w:del w:id="6259" w:author="PR Preview" w:date="2026-01-01T00:00:00Z">
        <w:r>
          <w:delText xml:space="preserve">For the planes</w:delText>
        </w:r>
      </w:del>
      <w:del w:id="6260" w:author="PR Preview" w:date="2026-01-01T00:00:00Z">
        <w:r>
          <w:delText xml:space="preserve"> </w:delText>
        </w:r>
      </w:del>
      <m:oMath>
        <m:r>
          <m:t>z</m:t>
        </m:r>
        <m:r>
          <m:rPr>
            <m:sty m:val="p"/>
          </m:rPr>
          <m:t>=</m:t>
        </m:r>
        <m:r>
          <m:t>0</m:t>
        </m:r>
      </m:oMath>
      <w:del w:id="6261" w:author="PR Preview" w:date="2026-01-01T00:00:00Z">
        <w:r>
          <w:delText xml:space="preserve"> </w:delText>
        </w:r>
      </w:del>
      <w:del w:id="6262" w:author="PR Preview" w:date="2026-01-01T00:00:00Z">
        <w:r>
          <w:delText xml:space="preserve">and</w:delText>
        </w:r>
      </w:del>
      <w:del w:id="6263" w:author="PR Preview" w:date="2026-01-01T00:00:00Z">
        <w:r>
          <w:delText xml:space="preserve"> </w:delText>
        </w:r>
      </w:del>
      <m:oMath>
        <m:r>
          <m:t>x</m:t>
        </m:r>
        <m:r>
          <m:rPr>
            <m:sty m:val="p"/>
          </m:rPr>
          <m:t>=</m:t>
        </m:r>
        <m:r>
          <m:t>0</m:t>
        </m:r>
      </m:oMath>
      <w:del w:id="6264" w:author="PR Preview" w:date="2026-01-01T00:00:00Z">
        <w:r>
          <w:delText xml:space="preserve"> </w:delText>
        </w:r>
      </w:del>
      <w:del w:id="6265" w:author="PR Preview" w:date="2026-01-01T00:00:00Z">
        <w:r>
          <w:delText xml:space="preserve">in</w:delText>
        </w:r>
      </w:del>
      <w:del w:id="6266" w:author="PR Preview" w:date="2026-01-01T00:00:00Z">
        <w:r>
          <w:delText xml:space="preserve"> </w:delText>
        </w:r>
      </w:del>
      <w:hyperlink w:anchor="exm-sum-intersection-subspace">
        <w:del w:id="6267" w:author="PR Preview" w:date="2026-01-01T00:00:00Z">
          <w:r>
            <w:rPr>
              <w:rStyle w:val="Hyperlink"/>
            </w:rPr>
            <w:delText xml:space="preserve">Example 75</w:delText>
          </w:r>
        </w:del>
      </w:hyperlink>
      <w:del w:id="6268" w:author="PR Preview" w:date="2026-01-01T00:00:00Z">
        <w:r>
          <w:delText xml:space="preserve">,</w:delText>
        </w:r>
      </w:del>
      <w:del w:id="6269" w:author="PR Preview" w:date="2026-01-01T00:00:00Z">
        <w:r>
          <w:delText xml:space="preserve"> </w:delText>
        </w:r>
      </w:del>
      <w:del w:id="6270" w:author="PR Preview" w:date="2026-01-01T00:00:00Z">
        <w:r>
          <w:delText xml:space="preserve">each has dimension</w:delText>
        </w:r>
      </w:del>
      <w:del w:id="6271" w:author="PR Preview" w:date="2026-01-01T00:00:00Z">
        <w:r>
          <w:delText xml:space="preserve"> </w:delText>
        </w:r>
      </w:del>
      <m:oMath>
        <m:r>
          <m:t>2</m:t>
        </m:r>
      </m:oMath>
      <w:del w:id="6272" w:author="PR Preview" w:date="2026-01-01T00:00:00Z">
        <w:r>
          <w:delText xml:space="preserve">:</w:delText>
        </w:r>
      </w:del>
      <w:del w:id="6273" w:author="PR Preview" w:date="2026-01-01T00:00:00Z">
        <w:r>
          <w:delText xml:space="preserve"> </w:delText>
        </w:r>
      </w:del>
      <w:del w:id="6274" w:author="PR Preview" w:date="2026-01-01T00:00:00Z">
        <w:r>
          <w:delText xml:space="preserve">the plane</w:delText>
        </w:r>
      </w:del>
      <w:del w:id="6275" w:author="PR Preview" w:date="2026-01-01T00:00:00Z">
        <w:r>
          <w:delText xml:space="preserve"> </w:delText>
        </w:r>
      </w:del>
      <m:oMath>
        <m:r>
          <m:t>z</m:t>
        </m:r>
        <m:r>
          <m:rPr>
            <m:sty m:val="p"/>
          </m:rPr>
          <m:t>=</m:t>
        </m:r>
        <m:r>
          <m:t>0</m:t>
        </m:r>
      </m:oMath>
      <w:del w:id="6276" w:author="PR Preview" w:date="2026-01-01T00:00:00Z">
        <w:r>
          <w:delText xml:space="preserve"> </w:delText>
        </w:r>
      </w:del>
      <w:del w:id="6277" w:author="PR Preview" w:date="2026-01-01T00:00:00Z">
        <w:r>
          <w:delText xml:space="preserve">has basis</w:delText>
        </w:r>
      </w:del>
      <w:del w:id="6278"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6279" w:author="PR Preview" w:date="2026-01-01T00:00:00Z">
        <w:r>
          <w:delText xml:space="preserve"> </w:delText>
        </w:r>
      </w:del>
      <w:del w:id="6280" w:author="PR Preview" w:date="2026-01-01T00:00:00Z">
        <w:r>
          <w:delText xml:space="preserve">(</w:delText>
        </w:r>
      </w:del>
      <w:hyperlink w:anchor="exm-dimension">
        <w:del w:id="6281" w:author="PR Preview" w:date="2026-01-01T00:00:00Z">
          <w:r>
            <w:rPr>
              <w:rStyle w:val="Hyperlink"/>
            </w:rPr>
            <w:delText xml:space="preserve">Example 47</w:delText>
          </w:r>
        </w:del>
      </w:hyperlink>
      <w:del w:id="6282" w:author="PR Preview" w:date="2026-01-01T00:00:00Z">
        <w:r>
          <w:delText xml:space="preserve">),</w:delText>
        </w:r>
      </w:del>
      <w:del w:id="6283" w:author="PR Preview" w:date="2026-01-01T00:00:00Z">
        <w:r>
          <w:delText xml:space="preserve"> </w:delText>
        </w:r>
      </w:del>
      <w:del w:id="6284" w:author="PR Preview" w:date="2026-01-01T00:00:00Z">
        <w:r>
          <w:delText xml:space="preserve">and the plane</w:delText>
        </w:r>
      </w:del>
      <w:del w:id="6285" w:author="PR Preview" w:date="2026-01-01T00:00:00Z">
        <w:r>
          <w:delText xml:space="preserve"> </w:delText>
        </w:r>
      </w:del>
      <m:oMath>
        <m:r>
          <m:t>x</m:t>
        </m:r>
        <m:r>
          <m:rPr>
            <m:sty m:val="p"/>
          </m:rPr>
          <m:t>=</m:t>
        </m:r>
        <m:r>
          <m:t>0</m:t>
        </m:r>
      </m:oMath>
      <w:del w:id="6286" w:author="PR Preview" w:date="2026-01-01T00:00:00Z">
        <w:r>
          <w:delText xml:space="preserve"> </w:delText>
        </w:r>
      </w:del>
      <w:del w:id="6287" w:author="PR Preview" w:date="2026-01-01T00:00:00Z">
        <w:r>
          <w:delText xml:space="preserve">has basis</w:delText>
        </w:r>
      </w:del>
      <w:del w:id="6288"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6289" w:author="PR Preview" w:date="2026-01-01T00:00:00Z">
        <w:r>
          <w:delText xml:space="preserve"> </w:delText>
        </w:r>
      </w:del>
      <w:del w:id="6290" w:author="PR Preview" w:date="2026-01-01T00:00:00Z">
        <w:r>
          <w:delText xml:space="preserve">by the same argument.</w:delText>
        </w:r>
      </w:del>
      <w:del w:id="6291" w:author="PR Preview" w:date="2026-01-01T00:00:00Z">
        <w:r>
          <w:delText xml:space="preserve"> </w:delText>
        </w:r>
      </w:del>
      <w:del w:id="6292" w:author="PR Preview" w:date="2026-01-01T00:00:00Z">
        <w:r>
          <w:delText xml:space="preserve">Their intersection, the</w:delText>
        </w:r>
      </w:del>
      <w:del w:id="6293" w:author="PR Preview" w:date="2026-01-01T00:00:00Z">
        <w:r>
          <w:delText xml:space="preserve"> </w:delText>
        </w:r>
      </w:del>
      <m:oMath>
        <m:r>
          <m:t>y</m:t>
        </m:r>
      </m:oMath>
      <w:del w:id="6294" w:author="PR Preview" w:date="2026-01-01T00:00:00Z">
        <w:r>
          <w:delText xml:space="preserve">-axis</w:delText>
        </w:r>
      </w:del>
      <w:del w:id="6295"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6296" w:author="PR Preview" w:date="2026-01-01T00:00:00Z">
        <w:r>
          <w:delText xml:space="preserve">,</w:delText>
        </w:r>
      </w:del>
      <w:del w:id="6297" w:author="PR Preview" w:date="2026-01-01T00:00:00Z">
        <w:r>
          <w:delText xml:space="preserve"> </w:delText>
        </w:r>
      </w:del>
      <w:del w:id="6298" w:author="PR Preview" w:date="2026-01-01T00:00:00Z">
        <w:r>
          <w:delText xml:space="preserve">has dimension</w:delText>
        </w:r>
      </w:del>
      <w:del w:id="6299" w:author="PR Preview" w:date="2026-01-01T00:00:00Z">
        <w:r>
          <w:delText xml:space="preserve"> </w:delText>
        </w:r>
      </w:del>
      <m:oMath>
        <m:r>
          <m:t>1</m:t>
        </m:r>
      </m:oMath>
      <w:del w:id="6300" w:author="PR Preview" w:date="2026-01-01T00:00:00Z">
        <w:r>
          <w:delText xml:space="preserve">,</w:delText>
        </w:r>
      </w:del>
      <w:del w:id="6301" w:author="PR Preview" w:date="2026-01-01T00:00:00Z">
        <w:r>
          <w:delText xml:space="preserve"> </w:delText>
        </w:r>
      </w:del>
      <w:del w:id="6302" w:author="PR Preview" w:date="2026-01-01T00:00:00Z">
        <w:r>
          <w:delText xml:space="preserve">because the single nonzero vector</w:delText>
        </w:r>
      </w:del>
      <w:del w:id="6303" w:author="PR Preview" w:date="2026-01-01T00:00:00Z">
        <w:r>
          <w:delText xml:space="preserve"> </w:delText>
        </w:r>
      </w:del>
      <m:oMath>
        <m:r>
          <m:rPr>
            <m:sty m:val="p"/>
          </m:rPr>
          <m:t>(</m:t>
        </m:r>
        <m:r>
          <m:t>0</m:t>
        </m:r>
        <m:r>
          <m:rPr>
            <m:sty m:val="p"/>
          </m:rPr>
          <m:t>,</m:t>
        </m:r>
        <m:r>
          <m:t>1</m:t>
        </m:r>
        <m:r>
          <m:rPr>
            <m:sty m:val="p"/>
          </m:rPr>
          <m:t>,</m:t>
        </m:r>
        <m:r>
          <m:t>0</m:t>
        </m:r>
        <m:r>
          <m:rPr>
            <m:sty m:val="p"/>
          </m:rPr>
          <m:t>)</m:t>
        </m:r>
      </m:oMath>
      <w:del w:id="6304" w:author="PR Preview" w:date="2026-01-01T00:00:00Z">
        <w:r>
          <w:delText xml:space="preserve"> </w:delText>
        </w:r>
      </w:del>
      <w:del w:id="6305" w:author="PR Preview" w:date="2026-01-01T00:00:00Z">
        <w:r>
          <w:delText xml:space="preserve">is linearly independent</w:delText>
        </w:r>
      </w:del>
      <w:del w:id="6306" w:author="PR Preview" w:date="2026-01-01T00:00:00Z">
        <w:r>
          <w:delText xml:space="preserve"> </w:delText>
        </w:r>
      </w:del>
      <w:del w:id="6307" w:author="PR Preview" w:date="2026-01-01T00:00:00Z">
        <w:r>
          <w:delText xml:space="preserve">(</w:delText>
        </w:r>
      </w:del>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del w:id="6308" w:author="PR Preview" w:date="2026-01-01T00:00:00Z">
        <w:r>
          <w:delText xml:space="preserve"> </w:delText>
        </w:r>
      </w:del>
      <w:del w:id="6309" w:author="PR Preview" w:date="2026-01-01T00:00:00Z">
        <w:r>
          <w:delText xml:space="preserve">is</w:delText>
        </w:r>
      </w:del>
      <w:del w:id="6310" w:author="PR Preview" w:date="2026-01-01T00:00:00Z">
        <w:r>
          <w:delText xml:space="preserve"> </w:delText>
        </w:r>
      </w:del>
      <m:oMath>
        <m:acc>
          <m:accPr>
            <m:chr m:val="̃"/>
          </m:accPr>
          <m:e>
            <m:r>
              <m:t>0</m:t>
            </m:r>
          </m:e>
        </m:acc>
      </m:oMath>
      <w:del w:id="6311" w:author="PR Preview" w:date="2026-01-01T00:00:00Z">
        <w:r>
          <w:delText xml:space="preserve"> </w:delText>
        </w:r>
      </w:del>
      <w:del w:id="6312" w:author="PR Preview" w:date="2026-01-01T00:00:00Z">
        <w:r>
          <w:delText xml:space="preserve">only if</w:delText>
        </w:r>
      </w:del>
      <w:del w:id="6313" w:author="PR Preview" w:date="2026-01-01T00:00:00Z">
        <w:r>
          <w:delText xml:space="preserve"> </w:delText>
        </w:r>
      </w:del>
      <m:oMath>
        <m:r>
          <m:t>c</m:t>
        </m:r>
        <m:r>
          <m:rPr>
            <m:sty m:val="p"/>
          </m:rPr>
          <m:t>=</m:t>
        </m:r>
        <m:r>
          <m:t>0</m:t>
        </m:r>
      </m:oMath>
      <w:del w:id="6314" w:author="PR Preview" w:date="2026-01-01T00:00:00Z">
        <w:r>
          <w:delText xml:space="preserve">)</w:delText>
        </w:r>
      </w:del>
      <w:del w:id="6315" w:author="PR Preview" w:date="2026-01-01T00:00:00Z">
        <w:r>
          <w:delText xml:space="preserve"> </w:delText>
        </w:r>
      </w:del>
      <w:del w:id="6316" w:author="PR Preview" w:date="2026-01-01T00:00:00Z">
        <w:r>
          <w:delText xml:space="preserve">and so is a basis of it.</w:delText>
        </w:r>
      </w:del>
      <w:del w:id="6317" w:author="PR Preview" w:date="2026-01-01T00:00:00Z">
        <w:r>
          <w:delText xml:space="preserve"> </w:delText>
        </w:r>
      </w:del>
      <w:hyperlink w:anchor="thm-dim-sum">
        <w:del w:id="6318" w:author="PR Preview" w:date="2026-01-01T00:00:00Z">
          <w:r>
            <w:rPr>
              <w:rStyle w:val="Hyperlink"/>
            </w:rPr>
            <w:delText xml:space="preserve">Theorem 44</w:delText>
          </w:r>
        </w:del>
      </w:hyperlink>
      <w:del w:id="6319" w:author="PR Preview" w:date="2026-01-01T00:00:00Z">
        <w:r>
          <w:delText xml:space="preserve"> </w:delText>
        </w:r>
      </w:del>
      <w:del w:id="6320" w:author="PR Preview" w:date="2026-01-01T00:00:00Z">
        <w:r>
          <w:delText xml:space="preserve">gives</w:delText>
        </w:r>
      </w:del>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del w:id="6321" w:author="PR Preview" w:date="2026-01-01T00:00:00Z">
        <w:r>
          <w:delText xml:space="preserve">which agrees with</w:delText>
        </w:r>
      </w:del>
      <w:del w:id="6322"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del w:id="6323" w:author="PR Preview" w:date="2026-01-01T00:00:00Z">
        <w:r>
          <w:delText xml:space="preserve"> </w:delText>
        </w:r>
      </w:del>
      <w:del w:id="6324" w:author="PR Preview" w:date="2026-01-01T00:00:00Z">
        <w:r>
          <w:delText xml:space="preserve">(</w:delText>
        </w:r>
      </w:del>
      <w:hyperlink w:anchor="exm-sum-intersection-subspace">
        <w:del w:id="6325" w:author="PR Preview" w:date="2026-01-01T00:00:00Z">
          <w:r>
            <w:rPr>
              <w:rStyle w:val="Hyperlink"/>
            </w:rPr>
            <w:delText xml:space="preserve">Example 75</w:delText>
          </w:r>
        </w:del>
      </w:hyperlink>
      <w:del w:id="6326" w:author="PR Preview" w:date="2026-01-01T00:00:00Z">
        <w:r>
          <w:delText xml:space="preserve">)</w:delText>
        </w:r>
      </w:del>
      <w:del w:id="6327" w:author="PR Preview" w:date="2026-01-01T00:00:00Z">
        <w:r>
          <w:delText xml:space="preserve"> </w:delText>
        </w:r>
      </w:del>
      <w:del w:id="6328" w:author="PR Preview" w:date="2026-01-01T00:00:00Z">
        <w:r>
          <w:delText xml:space="preserve">and</w:delText>
        </w:r>
      </w:del>
      <w:del w:id="6329"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6330" w:author="PR Preview" w:date="2026-01-01T00:00:00Z">
        <w:r>
          <w:delText xml:space="preserve"> </w:delText>
        </w:r>
      </w:del>
      <w:del w:id="6331" w:author="PR Preview" w:date="2026-01-01T00:00:00Z">
        <w:r>
          <w:delText xml:space="preserve">(</w:delText>
        </w:r>
      </w:del>
      <w:hyperlink w:anchor="exm-dimension">
        <w:del w:id="6332" w:author="PR Preview" w:date="2026-01-01T00:00:00Z">
          <w:r>
            <w:rPr>
              <w:rStyle w:val="Hyperlink"/>
            </w:rPr>
            <w:delText xml:space="preserve">Example 47</w:delText>
          </w:r>
        </w:del>
      </w:hyperlink>
      <w:del w:id="6333" w:author="PR Preview" w:date="2026-01-01T00:00:00Z">
        <w:r>
          <w:delText xml:space="preserve">).</w:delText>
        </w:r>
      </w:del>
    </w:p>
    <w:p>
      <w:pPr>
        <w:pStyle w:val="BodyText"/>
      </w:pPr>
      <w:ins w:id="6334" w:author="PR Preview" w:date="2026-01-01T00:00:00Z">
        <w:r>
          <w:rPr>
            <w:b/>
            <w:bCs/>
          </w:rPr>
          <w:t xml:space="preserve">Example 79 (Two planes in</w:t>
        </w:r>
      </w:ins>
      <w:ins w:id="6335" w:author="PR Preview" w:date="2026-01-01T00:00:00Z">
        <w:r>
          <w:rPr>
            <w:b/>
            <w:bCs/>
          </w:rPr>
          <w:t xml:space="preserve"> </w:t>
        </w:r>
      </w:ins>
      <m:oMath>
        <m:sSup>
          <m:e>
            <m:r>
              <m:rPr>
                <m:scr m:val="double-struck"/>
                <m:sty m:val="p"/>
              </m:rPr>
              <m:t>R</m:t>
            </m:r>
          </m:e>
          <m:sup>
            <m:r>
              <m:t>3</m:t>
            </m:r>
          </m:sup>
        </m:sSup>
      </m:oMath>
      <w:ins w:id="6336" w:author="PR Preview" w:date="2026-01-01T00:00:00Z">
        <w:r>
          <w:rPr>
            <w:b/>
            <w:bCs/>
          </w:rPr>
          <w:t xml:space="preserve">, by dimension)</w:t>
        </w:r>
      </w:ins>
      <w:ins w:id="6337" w:author="PR Preview" w:date="2026-01-01T00:00:00Z">
        <w:r>
          <w:t xml:space="preserve"> </w:t>
        </w:r>
      </w:ins>
      <w:ins w:id="6338" w:author="PR Preview" w:date="2026-01-01T00:00:00Z">
        <w:r>
          <w:t xml:space="preserve">For the planes</w:t>
        </w:r>
      </w:ins>
      <w:ins w:id="6339" w:author="PR Preview" w:date="2026-01-01T00:00:00Z">
        <w:r>
          <w:t xml:space="preserve"> </w:t>
        </w:r>
      </w:ins>
      <m:oMath>
        <m:r>
          <m:t>z</m:t>
        </m:r>
        <m:r>
          <m:rPr>
            <m:sty m:val="p"/>
          </m:rPr>
          <m:t>=</m:t>
        </m:r>
        <m:r>
          <m:t>0</m:t>
        </m:r>
      </m:oMath>
      <w:ins w:id="6340" w:author="PR Preview" w:date="2026-01-01T00:00:00Z">
        <w:r>
          <w:t xml:space="preserve"> </w:t>
        </w:r>
      </w:ins>
      <w:ins w:id="6341" w:author="PR Preview" w:date="2026-01-01T00:00:00Z">
        <w:r>
          <w:t xml:space="preserve">and</w:t>
        </w:r>
      </w:ins>
      <w:ins w:id="6342" w:author="PR Preview" w:date="2026-01-01T00:00:00Z">
        <w:r>
          <w:t xml:space="preserve"> </w:t>
        </w:r>
      </w:ins>
      <m:oMath>
        <m:r>
          <m:t>x</m:t>
        </m:r>
        <m:r>
          <m:rPr>
            <m:sty m:val="p"/>
          </m:rPr>
          <m:t>=</m:t>
        </m:r>
        <m:r>
          <m:t>0</m:t>
        </m:r>
      </m:oMath>
      <w:ins w:id="6343" w:author="PR Preview" w:date="2026-01-01T00:00:00Z">
        <w:r>
          <w:t xml:space="preserve"> </w:t>
        </w:r>
      </w:ins>
      <w:ins w:id="6344" w:author="PR Preview" w:date="2026-01-01T00:00:00Z">
        <w:r>
          <w:t xml:space="preserve">in</w:t>
        </w:r>
      </w:ins>
      <w:ins w:id="6345" w:author="PR Preview" w:date="2026-01-01T00:00:00Z">
        <w:r>
          <w:t xml:space="preserve"> </w:t>
        </w:r>
      </w:ins>
      <w:hyperlink w:anchor="exm-sum-intersection-subspace">
        <w:ins w:id="6346" w:author="PR Preview" w:date="2026-01-01T00:00:00Z">
          <w:r>
            <w:rPr>
              <w:rStyle w:val="Hyperlink"/>
            </w:rPr>
            <w:t xml:space="preserve">Example 78</w:t>
          </w:r>
        </w:ins>
      </w:hyperlink>
      <w:ins w:id="6347" w:author="PR Preview" w:date="2026-01-01T00:00:00Z">
        <w:r>
          <w:t xml:space="preserve">,</w:t>
        </w:r>
      </w:ins>
      <w:ins w:id="6348" w:author="PR Preview" w:date="2026-01-01T00:00:00Z">
        <w:r>
          <w:t xml:space="preserve"> </w:t>
        </w:r>
      </w:ins>
      <w:ins w:id="6349" w:author="PR Preview" w:date="2026-01-01T00:00:00Z">
        <w:r>
          <w:t xml:space="preserve">each has dimension</w:t>
        </w:r>
      </w:ins>
      <w:ins w:id="6350" w:author="PR Preview" w:date="2026-01-01T00:00:00Z">
        <w:r>
          <w:t xml:space="preserve"> </w:t>
        </w:r>
      </w:ins>
      <m:oMath>
        <m:r>
          <m:t>2</m:t>
        </m:r>
      </m:oMath>
      <w:ins w:id="6351" w:author="PR Preview" w:date="2026-01-01T00:00:00Z">
        <w:r>
          <w:t xml:space="preserve">:</w:t>
        </w:r>
      </w:ins>
      <w:ins w:id="6352" w:author="PR Preview" w:date="2026-01-01T00:00:00Z">
        <w:r>
          <w:t xml:space="preserve"> </w:t>
        </w:r>
      </w:ins>
      <w:ins w:id="6353" w:author="PR Preview" w:date="2026-01-01T00:00:00Z">
        <w:r>
          <w:t xml:space="preserve">the plane</w:t>
        </w:r>
      </w:ins>
      <w:ins w:id="6354" w:author="PR Preview" w:date="2026-01-01T00:00:00Z">
        <w:r>
          <w:t xml:space="preserve"> </w:t>
        </w:r>
      </w:ins>
      <m:oMath>
        <m:r>
          <m:t>z</m:t>
        </m:r>
        <m:r>
          <m:rPr>
            <m:sty m:val="p"/>
          </m:rPr>
          <m:t>=</m:t>
        </m:r>
        <m:r>
          <m:t>0</m:t>
        </m:r>
      </m:oMath>
      <w:ins w:id="6355" w:author="PR Preview" w:date="2026-01-01T00:00:00Z">
        <w:r>
          <w:t xml:space="preserve"> </w:t>
        </w:r>
      </w:ins>
      <w:ins w:id="6356" w:author="PR Preview" w:date="2026-01-01T00:00:00Z">
        <w:r>
          <w:t xml:space="preserve">has basis</w:t>
        </w:r>
      </w:ins>
      <w:ins w:id="6357"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6358" w:author="PR Preview" w:date="2026-01-01T00:00:00Z">
        <w:r>
          <w:t xml:space="preserve"> </w:t>
        </w:r>
      </w:ins>
      <w:ins w:id="6359" w:author="PR Preview" w:date="2026-01-01T00:00:00Z">
        <w:r>
          <w:t xml:space="preserve">(</w:t>
        </w:r>
      </w:ins>
      <w:hyperlink w:anchor="exm-dimension">
        <w:ins w:id="6360" w:author="PR Preview" w:date="2026-01-01T00:00:00Z">
          <w:r>
            <w:rPr>
              <w:rStyle w:val="Hyperlink"/>
            </w:rPr>
            <w:t xml:space="preserve">Example 48</w:t>
          </w:r>
        </w:ins>
      </w:hyperlink>
      <w:ins w:id="6361" w:author="PR Preview" w:date="2026-01-01T00:00:00Z">
        <w:r>
          <w:t xml:space="preserve">),</w:t>
        </w:r>
      </w:ins>
      <w:ins w:id="6362" w:author="PR Preview" w:date="2026-01-01T00:00:00Z">
        <w:r>
          <w:t xml:space="preserve"> </w:t>
        </w:r>
      </w:ins>
      <w:ins w:id="6363" w:author="PR Preview" w:date="2026-01-01T00:00:00Z">
        <w:r>
          <w:t xml:space="preserve">and the plane</w:t>
        </w:r>
      </w:ins>
      <w:ins w:id="6364" w:author="PR Preview" w:date="2026-01-01T00:00:00Z">
        <w:r>
          <w:t xml:space="preserve"> </w:t>
        </w:r>
      </w:ins>
      <m:oMath>
        <m:r>
          <m:t>x</m:t>
        </m:r>
        <m:r>
          <m:rPr>
            <m:sty m:val="p"/>
          </m:rPr>
          <m:t>=</m:t>
        </m:r>
        <m:r>
          <m:t>0</m:t>
        </m:r>
      </m:oMath>
      <w:ins w:id="6365" w:author="PR Preview" w:date="2026-01-01T00:00:00Z">
        <w:r>
          <w:t xml:space="preserve"> </w:t>
        </w:r>
      </w:ins>
      <w:ins w:id="6366" w:author="PR Preview" w:date="2026-01-01T00:00:00Z">
        <w:r>
          <w:t xml:space="preserve">has basis</w:t>
        </w:r>
      </w:ins>
      <w:ins w:id="6367" w:author="PR Preview" w:date="2026-01-01T00:00:00Z">
        <w:r>
          <w:t xml:space="preserve"> </w:t>
        </w:r>
      </w:ins>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6368" w:author="PR Preview" w:date="2026-01-01T00:00:00Z">
        <w:r>
          <w:t xml:space="preserve"> </w:t>
        </w:r>
      </w:ins>
      <w:ins w:id="6369" w:author="PR Preview" w:date="2026-01-01T00:00:00Z">
        <w:r>
          <w:t xml:space="preserve">by the same argument.</w:t>
        </w:r>
      </w:ins>
      <w:ins w:id="6370" w:author="PR Preview" w:date="2026-01-01T00:00:00Z">
        <w:r>
          <w:t xml:space="preserve"> </w:t>
        </w:r>
      </w:ins>
      <w:ins w:id="6371" w:author="PR Preview" w:date="2026-01-01T00:00:00Z">
        <w:r>
          <w:t xml:space="preserve">Their intersection, the</w:t>
        </w:r>
      </w:ins>
      <w:ins w:id="6372" w:author="PR Preview" w:date="2026-01-01T00:00:00Z">
        <w:r>
          <w:t xml:space="preserve"> </w:t>
        </w:r>
      </w:ins>
      <m:oMath>
        <m:r>
          <m:t>y</m:t>
        </m:r>
      </m:oMath>
      <w:ins w:id="6373" w:author="PR Preview" w:date="2026-01-01T00:00:00Z">
        <w:r>
          <w:t xml:space="preserve">-axis</w:t>
        </w:r>
      </w:ins>
      <w:ins w:id="6374"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6375" w:author="PR Preview" w:date="2026-01-01T00:00:00Z">
        <w:r>
          <w:t xml:space="preserve">,</w:t>
        </w:r>
      </w:ins>
      <w:ins w:id="6376" w:author="PR Preview" w:date="2026-01-01T00:00:00Z">
        <w:r>
          <w:t xml:space="preserve"> </w:t>
        </w:r>
      </w:ins>
      <w:ins w:id="6377" w:author="PR Preview" w:date="2026-01-01T00:00:00Z">
        <w:r>
          <w:t xml:space="preserve">has dimension</w:t>
        </w:r>
      </w:ins>
      <w:ins w:id="6378" w:author="PR Preview" w:date="2026-01-01T00:00:00Z">
        <w:r>
          <w:t xml:space="preserve"> </w:t>
        </w:r>
      </w:ins>
      <m:oMath>
        <m:r>
          <m:t>1</m:t>
        </m:r>
      </m:oMath>
      <w:ins w:id="6379" w:author="PR Preview" w:date="2026-01-01T00:00:00Z">
        <w:r>
          <w:t xml:space="preserve">,</w:t>
        </w:r>
      </w:ins>
      <w:ins w:id="6380" w:author="PR Preview" w:date="2026-01-01T00:00:00Z">
        <w:r>
          <w:t xml:space="preserve"> </w:t>
        </w:r>
      </w:ins>
      <w:ins w:id="6381" w:author="PR Preview" w:date="2026-01-01T00:00:00Z">
        <w:r>
          <w:t xml:space="preserve">because the single nonzero vector</w:t>
        </w:r>
      </w:ins>
      <w:ins w:id="6382" w:author="PR Preview" w:date="2026-01-01T00:00:00Z">
        <w:r>
          <w:t xml:space="preserve"> </w:t>
        </w:r>
      </w:ins>
      <m:oMath>
        <m:r>
          <m:rPr>
            <m:sty m:val="p"/>
          </m:rPr>
          <m:t>(</m:t>
        </m:r>
        <m:r>
          <m:t>0</m:t>
        </m:r>
        <m:r>
          <m:rPr>
            <m:sty m:val="p"/>
          </m:rPr>
          <m:t>,</m:t>
        </m:r>
        <m:r>
          <m:t>1</m:t>
        </m:r>
        <m:r>
          <m:rPr>
            <m:sty m:val="p"/>
          </m:rPr>
          <m:t>,</m:t>
        </m:r>
        <m:r>
          <m:t>0</m:t>
        </m:r>
        <m:r>
          <m:rPr>
            <m:sty m:val="p"/>
          </m:rPr>
          <m:t>)</m:t>
        </m:r>
      </m:oMath>
      <w:ins w:id="6383" w:author="PR Preview" w:date="2026-01-01T00:00:00Z">
        <w:r>
          <w:t xml:space="preserve"> </w:t>
        </w:r>
      </w:ins>
      <w:ins w:id="6384" w:author="PR Preview" w:date="2026-01-01T00:00:00Z">
        <w:r>
          <w:t xml:space="preserve">is linearly independent</w:t>
        </w:r>
      </w:ins>
      <w:ins w:id="6385" w:author="PR Preview" w:date="2026-01-01T00:00:00Z">
        <w:r>
          <w:t xml:space="preserve"> </w:t>
        </w:r>
      </w:ins>
      <w:ins w:id="6386" w:author="PR Preview" w:date="2026-01-01T00:00:00Z">
        <w:r>
          <w:t xml:space="preserve">(</w:t>
        </w:r>
      </w:ins>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ins w:id="6387" w:author="PR Preview" w:date="2026-01-01T00:00:00Z">
        <w:r>
          <w:t xml:space="preserve"> </w:t>
        </w:r>
      </w:ins>
      <w:ins w:id="6388" w:author="PR Preview" w:date="2026-01-01T00:00:00Z">
        <w:r>
          <w:t xml:space="preserve">is</w:t>
        </w:r>
      </w:ins>
      <w:ins w:id="6389" w:author="PR Preview" w:date="2026-01-01T00:00:00Z">
        <w:r>
          <w:t xml:space="preserve"> </w:t>
        </w:r>
      </w:ins>
      <m:oMath>
        <m:acc>
          <m:accPr>
            <m:chr m:val="̃"/>
          </m:accPr>
          <m:e>
            <m:r>
              <m:t>0</m:t>
            </m:r>
          </m:e>
        </m:acc>
      </m:oMath>
      <w:ins w:id="6390" w:author="PR Preview" w:date="2026-01-01T00:00:00Z">
        <w:r>
          <w:t xml:space="preserve"> </w:t>
        </w:r>
      </w:ins>
      <w:ins w:id="6391" w:author="PR Preview" w:date="2026-01-01T00:00:00Z">
        <w:r>
          <w:t xml:space="preserve">only if</w:t>
        </w:r>
      </w:ins>
      <w:ins w:id="6392" w:author="PR Preview" w:date="2026-01-01T00:00:00Z">
        <w:r>
          <w:t xml:space="preserve"> </w:t>
        </w:r>
      </w:ins>
      <m:oMath>
        <m:r>
          <m:t>c</m:t>
        </m:r>
        <m:r>
          <m:rPr>
            <m:sty m:val="p"/>
          </m:rPr>
          <m:t>=</m:t>
        </m:r>
        <m:r>
          <m:t>0</m:t>
        </m:r>
      </m:oMath>
      <w:ins w:id="6393" w:author="PR Preview" w:date="2026-01-01T00:00:00Z">
        <w:r>
          <w:t xml:space="preserve">)</w:t>
        </w:r>
      </w:ins>
      <w:ins w:id="6394" w:author="PR Preview" w:date="2026-01-01T00:00:00Z">
        <w:r>
          <w:t xml:space="preserve"> </w:t>
        </w:r>
      </w:ins>
      <w:ins w:id="6395" w:author="PR Preview" w:date="2026-01-01T00:00:00Z">
        <w:r>
          <w:t xml:space="preserve">and so is a basis of it.</w:t>
        </w:r>
      </w:ins>
      <w:ins w:id="6396" w:author="PR Preview" w:date="2026-01-01T00:00:00Z">
        <w:r>
          <w:t xml:space="preserve"> </w:t>
        </w:r>
      </w:ins>
      <w:hyperlink w:anchor="thm-dim-sum">
        <w:ins w:id="6397" w:author="PR Preview" w:date="2026-01-01T00:00:00Z">
          <w:r>
            <w:rPr>
              <w:rStyle w:val="Hyperlink"/>
            </w:rPr>
            <w:t xml:space="preserve">Theorem 45</w:t>
          </w:r>
        </w:ins>
      </w:hyperlink>
      <w:ins w:id="6398" w:author="PR Preview" w:date="2026-01-01T00:00:00Z">
        <w:r>
          <w:t xml:space="preserve"> </w:t>
        </w:r>
      </w:ins>
      <w:ins w:id="6399" w:author="PR Preview" w:date="2026-01-01T00:00:00Z">
        <w:r>
          <w:t xml:space="preserve">gives</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ins w:id="6400" w:author="PR Preview" w:date="2026-01-01T00:00:00Z">
        <w:r>
          <w:t xml:space="preserve">which agrees with</w:t>
        </w:r>
      </w:ins>
      <w:ins w:id="640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ins w:id="6402" w:author="PR Preview" w:date="2026-01-01T00:00:00Z">
        <w:r>
          <w:t xml:space="preserve"> </w:t>
        </w:r>
      </w:ins>
      <w:ins w:id="6403" w:author="PR Preview" w:date="2026-01-01T00:00:00Z">
        <w:r>
          <w:t xml:space="preserve">(</w:t>
        </w:r>
      </w:ins>
      <w:hyperlink w:anchor="exm-sum-intersection-subspace">
        <w:ins w:id="6404" w:author="PR Preview" w:date="2026-01-01T00:00:00Z">
          <w:r>
            <w:rPr>
              <w:rStyle w:val="Hyperlink"/>
            </w:rPr>
            <w:t xml:space="preserve">Example 78</w:t>
          </w:r>
        </w:ins>
      </w:hyperlink>
      <w:ins w:id="6405" w:author="PR Preview" w:date="2026-01-01T00:00:00Z">
        <w:r>
          <w:t xml:space="preserve">)</w:t>
        </w:r>
      </w:ins>
      <w:ins w:id="6406" w:author="PR Preview" w:date="2026-01-01T00:00:00Z">
        <w:r>
          <w:t xml:space="preserve"> </w:t>
        </w:r>
      </w:ins>
      <w:ins w:id="6407" w:author="PR Preview" w:date="2026-01-01T00:00:00Z">
        <w:r>
          <w:t xml:space="preserve">and</w:t>
        </w:r>
      </w:ins>
      <w:ins w:id="6408"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6409" w:author="PR Preview" w:date="2026-01-01T00:00:00Z">
        <w:r>
          <w:t xml:space="preserve"> </w:t>
        </w:r>
      </w:ins>
      <w:ins w:id="6410" w:author="PR Preview" w:date="2026-01-01T00:00:00Z">
        <w:r>
          <w:t xml:space="preserve">(</w:t>
        </w:r>
      </w:ins>
      <w:hyperlink w:anchor="exm-dimension">
        <w:ins w:id="6411" w:author="PR Preview" w:date="2026-01-01T00:00:00Z">
          <w:r>
            <w:rPr>
              <w:rStyle w:val="Hyperlink"/>
            </w:rPr>
            <w:t xml:space="preserve">Example 48</w:t>
          </w:r>
        </w:ins>
      </w:hyperlink>
      <w:ins w:id="6412" w:author="PR Preview" w:date="2026-01-01T00:00:00Z">
        <w:r>
          <w:t xml:space="preserve">).</w:t>
        </w:r>
      </w:ins>
    </w:p>
    <w:bookmarkEnd w:id="295"/>
    <w:bookmarkStart w:id="296"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96"/>
    <w:p>
      <w:pPr>
        <w:pStyle w:val="BodyText"/>
      </w:pPr>
      <w:del w:id="6413" w:author="PR Preview" w:date="2026-01-01T00:00:00Z">
        <w:r>
          <w:rPr>
            <w:i/>
            <w:iCs/>
          </w:rPr>
          <w:delText xml:space="preserve">Proof</w:delText>
        </w:r>
      </w:del>
      <w:del w:id="6414" w:author="PR Preview" w:date="2026-01-01T00:00:00Z">
        <w:r>
          <w:delText xml:space="preserve">. </w:delText>
        </w:r>
      </w:del>
      <w:del w:id="6415" w:author="PR Preview" w:date="2026-01-01T00:00:00Z">
        <w:r>
          <w:delText xml:space="preserve">By</w:delText>
        </w:r>
      </w:del>
      <w:del w:id="6416" w:author="PR Preview" w:date="2026-01-01T00:00:00Z">
        <w:r>
          <w:delText xml:space="preserve"> </w:delText>
        </w:r>
      </w:del>
      <w:hyperlink w:anchor="thm-dim-sum">
        <w:del w:id="6417" w:author="PR Preview" w:date="2026-01-01T00:00:00Z">
          <w:r>
            <w:rPr>
              <w:rStyle w:val="Hyperlink"/>
            </w:rPr>
            <w:delText xml:space="preserve">Theorem 44</w:delText>
          </w:r>
        </w:del>
      </w:hyperlink>
      <w:del w:id="6418" w:author="PR Preview" w:date="2026-01-01T00:00:00Z">
        <w:r>
          <w:delText xml:space="preserve">, the two sides differ by</w:delText>
        </w:r>
      </w:del>
      <w:del w:id="6419"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del w:id="6420" w:author="PR Preview" w:date="2026-01-01T00:00:00Z">
        <w:r>
          <w:delText xml:space="preserve">.</w:delText>
        </w:r>
      </w:del>
      <w:del w:id="6421" w:author="PR Preview" w:date="2026-01-01T00:00:00Z">
        <w:r>
          <w:delText xml:space="preserve"> </w:delText>
        </w:r>
      </w:del>
      <w:del w:id="6422" w:author="PR Preview" w:date="2026-01-01T00:00:00Z">
        <w:r>
          <w:delText xml:space="preserve">That dimension is</w:delText>
        </w:r>
      </w:del>
      <w:del w:id="6423" w:author="PR Preview" w:date="2026-01-01T00:00:00Z">
        <w:r>
          <w:delText xml:space="preserve"> </w:delText>
        </w:r>
      </w:del>
      <m:oMath>
        <m:r>
          <m:t>0</m:t>
        </m:r>
      </m:oMath>
      <w:del w:id="6424" w:author="PR Preview" w:date="2026-01-01T00:00:00Z">
        <w:r>
          <w:delText xml:space="preserve"> </w:delText>
        </w:r>
      </w:del>
      <w:del w:id="6425" w:author="PR Preview" w:date="2026-01-01T00:00:00Z">
        <w:r>
          <w:delText xml:space="preserve">exactly when a basis of the intersection is the empty list,</w:delText>
        </w:r>
      </w:del>
      <w:del w:id="6426" w:author="PR Preview" w:date="2026-01-01T00:00:00Z">
        <w:r>
          <w:delText xml:space="preserve"> </w:delText>
        </w:r>
      </w:del>
      <w:del w:id="6427" w:author="PR Preview" w:date="2026-01-01T00:00:00Z">
        <w:r>
          <w:delText xml:space="preserve">that is, when the intersection is the span of the empty list,</w:delText>
        </w:r>
      </w:del>
      <w:del w:id="6428" w:author="PR Preview" w:date="2026-01-01T00:00:00Z">
        <w:r>
          <w:delText xml:space="preserve"> </w:delText>
        </w:r>
      </w:del>
      <m:oMath>
        <m:r>
          <m:t>​</m:t>
        </m:r>
        <m:d>
          <m:dPr>
            <m:begChr m:val="{"/>
            <m:sepChr m:val=""/>
            <m:endChr m:val="}"/>
            <m:grow/>
          </m:dPr>
          <m:e>
            <m:acc>
              <m:accPr>
                <m:chr m:val="̃"/>
              </m:accPr>
              <m:e>
                <m:r>
                  <m:t>0</m:t>
                </m:r>
              </m:e>
            </m:acc>
          </m:e>
        </m:d>
        <m:r>
          <m:t>​</m:t>
        </m:r>
      </m:oMath>
      <w:del w:id="6429" w:author="PR Preview" w:date="2026-01-01T00:00:00Z">
        <w:r>
          <w:delText xml:space="preserve"> </w:delText>
        </w:r>
      </w:del>
      <w:del w:id="6430" w:author="PR Preview" w:date="2026-01-01T00:00:00Z">
        <w:r>
          <w:delText xml:space="preserve">(</w:delText>
        </w:r>
      </w:del>
      <w:hyperlink w:anchor="def-span">
        <w:del w:id="6431" w:author="PR Preview" w:date="2026-01-01T00:00:00Z">
          <w:r>
            <w:rPr>
              <w:rStyle w:val="Hyperlink"/>
            </w:rPr>
            <w:delText xml:space="preserve">Definition 41</w:delText>
          </w:r>
        </w:del>
      </w:hyperlink>
      <w:del w:id="6432" w:author="PR Preview" w:date="2026-01-01T00:00:00Z">
        <w:r>
          <w:delText xml:space="preserve">,</w:delText>
        </w:r>
      </w:del>
      <w:del w:id="6433" w:author="PR Preview" w:date="2026-01-01T00:00:00Z">
        <w:r>
          <w:delText xml:space="preserve"> </w:delText>
        </w:r>
      </w:del>
      <w:hyperlink w:anchor="exm-dimension">
        <w:del w:id="6434" w:author="PR Preview" w:date="2026-01-01T00:00:00Z">
          <w:r>
            <w:rPr>
              <w:rStyle w:val="Hyperlink"/>
            </w:rPr>
            <w:delText xml:space="preserve">Example 47</w:delText>
          </w:r>
        </w:del>
      </w:hyperlink>
      <w:del w:id="6435" w:author="PR Preview" w:date="2026-01-01T00:00:00Z">
        <w:r>
          <w:delText xml:space="preserve">).</w:delText>
        </w:r>
      </w:del>
    </w:p>
    <w:p>
      <w:pPr>
        <w:pStyle w:val="BodyText"/>
      </w:pPr>
      <w:del w:id="6436" w:author="PR Preview" w:date="2026-01-01T00:00:00Z">
        <w:r>
          <w:rPr>
            <w:b/>
            <w:bCs/>
          </w:rPr>
          <w:delText xml:space="preserve">Example 77 (Equality and strict inequality)</w:delText>
        </w:r>
      </w:del>
      <w:del w:id="6437" w:author="PR Preview" w:date="2026-01-01T00:00:00Z">
        <w:r>
          <w:delText xml:space="preserve"> </w:delText>
        </w:r>
      </w:del>
      <w:del w:id="6438" w:author="PR Preview" w:date="2026-01-01T00:00:00Z">
        <w:r>
          <w:delText xml:space="preserve"> </w:delText>
        </w:r>
      </w:del>
    </w:p>
    <w:p>
      <w:pPr>
        <w:numPr>
          <w:ilvl w:val="0"/>
          <w:numId w:val="1035"/>
        </w:numPr>
      </w:pPr>
      <w:del w:id="6439" w:author="PR Preview" w:date="2026-01-01T00:00:00Z">
        <w:r>
          <w:delText xml:space="preserve">For the lines</w:delText>
        </w:r>
      </w:del>
      <w:del w:id="6440"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6441" w:author="PR Preview" w:date="2026-01-01T00:00:00Z">
        <w:r>
          <w:delText xml:space="preserve"> </w:delText>
        </w:r>
      </w:del>
      <w:del w:id="6442" w:author="PR Preview" w:date="2026-01-01T00:00:00Z">
        <w:r>
          <w:delText xml:space="preserve">and</w:delText>
        </w:r>
      </w:del>
      <w:del w:id="6443"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6444" w:author="PR Preview" w:date="2026-01-01T00:00:00Z">
        <w:r>
          <w:delText xml:space="preserve"> </w:delText>
        </w:r>
      </w:del>
      <w:del w:id="6445" w:author="PR Preview" w:date="2026-01-01T00:00:00Z">
        <w:r>
          <w:delText xml:space="preserve">in</w:delText>
        </w:r>
      </w:del>
      <w:del w:id="6446" w:author="PR Preview" w:date="2026-01-01T00:00:00Z">
        <w:r>
          <w:delText xml:space="preserve"> </w:delText>
        </w:r>
      </w:del>
      <w:hyperlink w:anchor="exm-subspace-sum">
        <w:del w:id="6447" w:author="PR Preview" w:date="2026-01-01T00:00:00Z">
          <w:r>
            <w:rPr>
              <w:rStyle w:val="Hyperlink"/>
            </w:rPr>
            <w:delText xml:space="preserve">Example 73</w:delText>
          </w:r>
        </w:del>
      </w:hyperlink>
      <w:del w:id="6448" w:author="PR Preview" w:date="2026-01-01T00:00:00Z">
        <w:r>
          <w:delText xml:space="preserve">,</w:delText>
        </w:r>
      </w:del>
      <w:del w:id="6449" w:author="PR Preview" w:date="2026-01-01T00:00:00Z">
        <w:r>
          <w:delText xml:space="preserve"> </w:delText>
        </w:r>
      </w:del>
      <w:del w:id="6450" w:author="PR Preview" w:date="2026-01-01T00:00:00Z">
        <w:r>
          <w:delText xml:space="preserve">a common vector satisfies</w:delText>
        </w:r>
      </w:del>
      <w:del w:id="6451"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6452" w:author="PR Preview" w:date="2026-01-01T00:00:00Z">
        <w:r>
          <w:delText xml:space="preserve">,</w:delText>
        </w:r>
      </w:del>
      <w:del w:id="6453" w:author="PR Preview" w:date="2026-01-01T00:00:00Z">
        <w:r>
          <w:delText xml:space="preserve"> </w:delText>
        </w:r>
      </w:del>
      <w:del w:id="6454" w:author="PR Preview" w:date="2026-01-01T00:00:00Z">
        <w:r>
          <w:delText xml:space="preserve">so</w:delText>
        </w:r>
      </w:del>
      <w:del w:id="6455" w:author="PR Preview" w:date="2026-01-01T00:00:00Z">
        <w:r>
          <w:delText xml:space="preserve"> </w:delText>
        </w:r>
      </w:del>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del w:id="6456" w:author="PR Preview" w:date="2026-01-01T00:00:00Z">
        <w:r>
          <w:delText xml:space="preserve"> </w:delText>
        </w:r>
      </w:del>
      <w:del w:id="6457" w:author="PR Preview" w:date="2026-01-01T00:00:00Z">
        <w:r>
          <w:delText xml:space="preserve">and</w:delText>
        </w:r>
      </w:del>
    </w:p>
    <w:p>
      <w:pPr>
        <w:pStyle w:val="BodyText"/>
      </w:pPr>
      <w:ins w:id="6458" w:author="PR Preview" w:date="2026-01-01T00:00:00Z">
        <w:r>
          <w:rPr>
            <w:i/>
            <w:iCs/>
          </w:rPr>
          <w:t xml:space="preserve">Proof</w:t>
        </w:r>
      </w:ins>
      <w:ins w:id="6459" w:author="PR Preview" w:date="2026-01-01T00:00:00Z">
        <w:r>
          <w:t xml:space="preserve">. </w:t>
        </w:r>
      </w:ins>
      <w:ins w:id="6460" w:author="PR Preview" w:date="2026-01-01T00:00:00Z">
        <w:r>
          <w:t xml:space="preserve">By</w:t>
        </w:r>
      </w:ins>
      <w:ins w:id="6461" w:author="PR Preview" w:date="2026-01-01T00:00:00Z">
        <w:r>
          <w:t xml:space="preserve"> </w:t>
        </w:r>
      </w:ins>
      <w:hyperlink w:anchor="thm-dim-sum">
        <w:ins w:id="6462" w:author="PR Preview" w:date="2026-01-01T00:00:00Z">
          <w:r>
            <w:rPr>
              <w:rStyle w:val="Hyperlink"/>
            </w:rPr>
            <w:t xml:space="preserve">Theorem 45</w:t>
          </w:r>
        </w:ins>
      </w:hyperlink>
      <w:ins w:id="6463" w:author="PR Preview" w:date="2026-01-01T00:00:00Z">
        <w:r>
          <w:t xml:space="preserve">, the two sides differ by</w:t>
        </w:r>
      </w:ins>
      <w:ins w:id="6464"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ins w:id="6465" w:author="PR Preview" w:date="2026-01-01T00:00:00Z">
        <w:r>
          <w:t xml:space="preserve">.</w:t>
        </w:r>
      </w:ins>
      <w:ins w:id="6466" w:author="PR Preview" w:date="2026-01-01T00:00:00Z">
        <w:r>
          <w:t xml:space="preserve"> </w:t>
        </w:r>
      </w:ins>
      <w:ins w:id="6467" w:author="PR Preview" w:date="2026-01-01T00:00:00Z">
        <w:r>
          <w:t xml:space="preserve">That dimension is</w:t>
        </w:r>
      </w:ins>
      <w:ins w:id="6468" w:author="PR Preview" w:date="2026-01-01T00:00:00Z">
        <w:r>
          <w:t xml:space="preserve"> </w:t>
        </w:r>
      </w:ins>
      <m:oMath>
        <m:r>
          <m:t>0</m:t>
        </m:r>
      </m:oMath>
      <w:ins w:id="6469" w:author="PR Preview" w:date="2026-01-01T00:00:00Z">
        <w:r>
          <w:t xml:space="preserve"> </w:t>
        </w:r>
      </w:ins>
      <w:ins w:id="6470" w:author="PR Preview" w:date="2026-01-01T00:00:00Z">
        <w:r>
          <w:t xml:space="preserve">exactly when a basis of the intersection is the empty list,</w:t>
        </w:r>
      </w:ins>
      <w:ins w:id="6471" w:author="PR Preview" w:date="2026-01-01T00:00:00Z">
        <w:r>
          <w:t xml:space="preserve"> </w:t>
        </w:r>
      </w:ins>
      <w:ins w:id="6472" w:author="PR Preview" w:date="2026-01-01T00:00:00Z">
        <w:r>
          <w:t xml:space="preserve">that is, when the intersection is the span of the empty list,</w:t>
        </w:r>
      </w:ins>
      <w:ins w:id="6473" w:author="PR Preview" w:date="2026-01-01T00:00:00Z">
        <w:r>
          <w:t xml:space="preserve"> </w:t>
        </w:r>
      </w:ins>
      <m:oMath>
        <m:r>
          <m:t>​</m:t>
        </m:r>
        <m:d>
          <m:dPr>
            <m:begChr m:val="{"/>
            <m:sepChr m:val=""/>
            <m:endChr m:val="}"/>
            <m:grow/>
          </m:dPr>
          <m:e>
            <m:acc>
              <m:accPr>
                <m:chr m:val="̃"/>
              </m:accPr>
              <m:e>
                <m:r>
                  <m:t>0</m:t>
                </m:r>
              </m:e>
            </m:acc>
          </m:e>
        </m:d>
        <m:r>
          <m:t>​</m:t>
        </m:r>
      </m:oMath>
      <w:ins w:id="6474" w:author="PR Preview" w:date="2026-01-01T00:00:00Z">
        <w:r>
          <w:t xml:space="preserve"> </w:t>
        </w:r>
      </w:ins>
      <w:ins w:id="6475" w:author="PR Preview" w:date="2026-01-01T00:00:00Z">
        <w:r>
          <w:t xml:space="preserve">(</w:t>
        </w:r>
      </w:ins>
      <w:hyperlink w:anchor="def-span">
        <w:ins w:id="6476" w:author="PR Preview" w:date="2026-01-01T00:00:00Z">
          <w:r>
            <w:rPr>
              <w:rStyle w:val="Hyperlink"/>
            </w:rPr>
            <w:t xml:space="preserve">Definition 41</w:t>
          </w:r>
        </w:ins>
      </w:hyperlink>
      <w:ins w:id="6477" w:author="PR Preview" w:date="2026-01-01T00:00:00Z">
        <w:r>
          <w:t xml:space="preserve">,</w:t>
        </w:r>
      </w:ins>
      <w:ins w:id="6478" w:author="PR Preview" w:date="2026-01-01T00:00:00Z">
        <w:r>
          <w:t xml:space="preserve"> </w:t>
        </w:r>
      </w:ins>
      <w:hyperlink w:anchor="exm-dimension">
        <w:ins w:id="6479" w:author="PR Preview" w:date="2026-01-01T00:00:00Z">
          <w:r>
            <w:rPr>
              <w:rStyle w:val="Hyperlink"/>
            </w:rPr>
            <w:t xml:space="preserve">Example 48</w:t>
          </w:r>
        </w:ins>
      </w:hyperlink>
      <w:ins w:id="6480" w:author="PR Preview" w:date="2026-01-01T00:00:00Z">
        <w:r>
          <w:t xml:space="preserve">).</w:t>
        </w:r>
      </w:ins>
    </w:p>
    <w:bookmarkStart w:id="298" w:name="exm-dim-subadditive"/>
    <w:p>
      <w:pPr>
        <w:pStyle w:val="BodyText"/>
      </w:pPr>
      <w:ins w:id="6481" w:author="PR Preview" w:date="2026-01-01T00:00:00Z">
        <w:r>
          <w:rPr>
            <w:b/>
            <w:bCs/>
          </w:rPr>
          <w:t xml:space="preserve">Example 80 (Equality and strict inequality)</w:t>
        </w:r>
      </w:ins>
      <w:ins w:id="6482" w:author="PR Preview" w:date="2026-01-01T00:00:00Z">
        <w:r>
          <w:t xml:space="preserve"> </w:t>
        </w:r>
      </w:ins>
      <w:ins w:id="6483" w:author="PR Preview" w:date="2026-01-01T00:00:00Z">
        <w:r>
          <w:t xml:space="preserve"> </w:t>
        </w:r>
      </w:ins>
    </w:p>
    <w:p>
      <w:pPr>
        <w:numPr>
          <w:ilvl w:val="0"/>
          <w:numId w:val="1036"/>
        </w:numPr>
      </w:pPr>
      <w:ins w:id="6484" w:author="PR Preview" w:date="2026-01-01T00:00:00Z">
        <w:r>
          <w:t xml:space="preserve">For the lines</w:t>
        </w:r>
      </w:ins>
      <w:ins w:id="6485"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6486" w:author="PR Preview" w:date="2026-01-01T00:00:00Z">
        <w:r>
          <w:t xml:space="preserve"> </w:t>
        </w:r>
      </w:ins>
      <w:ins w:id="6487" w:author="PR Preview" w:date="2026-01-01T00:00:00Z">
        <w:r>
          <w:t xml:space="preserve">and</w:t>
        </w:r>
      </w:ins>
      <w:ins w:id="6488"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6489" w:author="PR Preview" w:date="2026-01-01T00:00:00Z">
        <w:r>
          <w:t xml:space="preserve"> </w:t>
        </w:r>
      </w:ins>
      <w:ins w:id="6490" w:author="PR Preview" w:date="2026-01-01T00:00:00Z">
        <w:r>
          <w:t xml:space="preserve">in</w:t>
        </w:r>
      </w:ins>
      <w:ins w:id="6491" w:author="PR Preview" w:date="2026-01-01T00:00:00Z">
        <w:r>
          <w:t xml:space="preserve"> </w:t>
        </w:r>
      </w:ins>
      <w:hyperlink w:anchor="exm-subspace-sum">
        <w:ins w:id="6492" w:author="PR Preview" w:date="2026-01-01T00:00:00Z">
          <w:r>
            <w:rPr>
              <w:rStyle w:val="Hyperlink"/>
            </w:rPr>
            <w:t xml:space="preserve">Example 76</w:t>
          </w:r>
        </w:ins>
      </w:hyperlink>
      <w:ins w:id="6493" w:author="PR Preview" w:date="2026-01-01T00:00:00Z">
        <w:r>
          <w:t xml:space="preserve">,</w:t>
        </w:r>
      </w:ins>
      <w:ins w:id="6494" w:author="PR Preview" w:date="2026-01-01T00:00:00Z">
        <w:r>
          <w:t xml:space="preserve"> </w:t>
        </w:r>
      </w:ins>
      <w:ins w:id="6495" w:author="PR Preview" w:date="2026-01-01T00:00:00Z">
        <w:r>
          <w:t xml:space="preserve">a common vector satisfies</w:t>
        </w:r>
      </w:ins>
      <w:ins w:id="6496"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6497" w:author="PR Preview" w:date="2026-01-01T00:00:00Z">
        <w:r>
          <w:t xml:space="preserve">,</w:t>
        </w:r>
      </w:ins>
      <w:ins w:id="6498" w:author="PR Preview" w:date="2026-01-01T00:00:00Z">
        <w:r>
          <w:t xml:space="preserve"> </w:t>
        </w:r>
      </w:ins>
      <w:ins w:id="6499" w:author="PR Preview" w:date="2026-01-01T00:00:00Z">
        <w:r>
          <w:t xml:space="preserve">so</w:t>
        </w:r>
      </w:ins>
      <w:ins w:id="6500" w:author="PR Preview" w:date="2026-01-01T00:00:00Z">
        <w:r>
          <w:t xml:space="preserve"> </w:t>
        </w:r>
      </w:ins>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ins w:id="6501" w:author="PR Preview" w:date="2026-01-01T00:00:00Z">
        <w:r>
          <w:t xml:space="preserve"> </w:t>
        </w:r>
      </w:ins>
      <w:ins w:id="6502"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del w:id="6503" w:author="PR Preview" w:date="2026-01-01T00:00:00Z">
        <w:r>
          <w:delText xml:space="preserve">the sum is the plane</w:delText>
        </w:r>
      </w:del>
      <w:del w:id="6504" w:author="PR Preview" w:date="2026-01-01T00:00:00Z">
        <w:r>
          <w:delText xml:space="preserve"> </w:delText>
        </w:r>
      </w:del>
      <m:oMath>
        <m:r>
          <m:t>z</m:t>
        </m:r>
        <m:r>
          <m:rPr>
            <m:sty m:val="p"/>
          </m:rPr>
          <m:t>=</m:t>
        </m:r>
        <m:r>
          <m:t>0</m:t>
        </m:r>
      </m:oMath>
      <w:del w:id="6505" w:author="PR Preview" w:date="2026-01-01T00:00:00Z">
        <w:r>
          <w:delText xml:space="preserve"> </w:delText>
        </w:r>
      </w:del>
      <w:del w:id="6506" w:author="PR Preview" w:date="2026-01-01T00:00:00Z">
        <w:r>
          <w:delText xml:space="preserve">(</w:delText>
        </w:r>
      </w:del>
      <w:hyperlink w:anchor="exm-subspace-sum">
        <w:del w:id="6507" w:author="PR Preview" w:date="2026-01-01T00:00:00Z">
          <w:r>
            <w:rPr>
              <w:rStyle w:val="Hyperlink"/>
            </w:rPr>
            <w:delText xml:space="preserve">Example 73</w:delText>
          </w:r>
        </w:del>
      </w:hyperlink>
      <w:del w:id="6508" w:author="PR Preview" w:date="2026-01-01T00:00:00Z">
        <w:r>
          <w:delText xml:space="preserve">),</w:delText>
        </w:r>
      </w:del>
      <w:del w:id="6509" w:author="PR Preview" w:date="2026-01-01T00:00:00Z">
        <w:r>
          <w:delText xml:space="preserve"> </w:delText>
        </w:r>
      </w:del>
      <w:del w:id="6510" w:author="PR Preview" w:date="2026-01-01T00:00:00Z">
        <w:r>
          <w:delText xml:space="preserve">which has dimension</w:delText>
        </w:r>
      </w:del>
      <w:del w:id="6511" w:author="PR Preview" w:date="2026-01-01T00:00:00Z">
        <w:r>
          <w:delText xml:space="preserve"> </w:delText>
        </w:r>
      </w:del>
      <m:oMath>
        <m:r>
          <m:t>2</m:t>
        </m:r>
      </m:oMath>
      <w:del w:id="6512" w:author="PR Preview" w:date="2026-01-01T00:00:00Z">
        <w:r>
          <w:delText xml:space="preserve"> </w:delText>
        </w:r>
      </w:del>
      <w:del w:id="6513" w:author="PR Preview" w:date="2026-01-01T00:00:00Z">
        <w:r>
          <w:delText xml:space="preserve">(</w:delText>
        </w:r>
      </w:del>
      <w:hyperlink w:anchor="exm-dimension">
        <w:del w:id="6514" w:author="PR Preview" w:date="2026-01-01T00:00:00Z">
          <w:r>
            <w:rPr>
              <w:rStyle w:val="Hyperlink"/>
            </w:rPr>
            <w:delText xml:space="preserve">Example 47</w:delText>
          </w:r>
        </w:del>
      </w:hyperlink>
      <w:del w:id="6515" w:author="PR Preview" w:date="2026-01-01T00:00:00Z">
        <w:r>
          <w:delText xml:space="preserve">),</w:delText>
        </w:r>
      </w:del>
      <w:del w:id="6516" w:author="PR Preview" w:date="2026-01-01T00:00:00Z">
        <w:r>
          <w:delText xml:space="preserve"> </w:delText>
        </w:r>
      </w:del>
      <w:del w:id="6517" w:author="PR Preview" w:date="2026-01-01T00:00:00Z">
        <w:r>
          <w:delText xml:space="preserve">and each line has dimension</w:delText>
        </w:r>
      </w:del>
      <w:del w:id="6518" w:author="PR Preview" w:date="2026-01-01T00:00:00Z">
        <w:r>
          <w:delText xml:space="preserve"> </w:delText>
        </w:r>
      </w:del>
      <m:oMath>
        <m:r>
          <m:t>1</m:t>
        </m:r>
      </m:oMath>
      <w:del w:id="6519" w:author="PR Preview" w:date="2026-01-01T00:00:00Z">
        <w:r>
          <w:delText xml:space="preserve">, with its spanning vector as a basis.</w:delText>
        </w:r>
      </w:del>
    </w:p>
    <w:p>
      <w:pPr>
        <w:numPr>
          <w:ilvl w:val="0"/>
          <w:numId w:val="1000"/>
        </w:numPr>
      </w:pPr>
      <w:ins w:id="6520" w:author="PR Preview" w:date="2026-01-01T00:00:00Z">
        <w:r>
          <w:t xml:space="preserve">the sum is the plane</w:t>
        </w:r>
      </w:ins>
      <w:ins w:id="6521" w:author="PR Preview" w:date="2026-01-01T00:00:00Z">
        <w:r>
          <w:t xml:space="preserve"> </w:t>
        </w:r>
      </w:ins>
      <m:oMath>
        <m:r>
          <m:t>z</m:t>
        </m:r>
        <m:r>
          <m:rPr>
            <m:sty m:val="p"/>
          </m:rPr>
          <m:t>=</m:t>
        </m:r>
        <m:r>
          <m:t>0</m:t>
        </m:r>
      </m:oMath>
      <w:ins w:id="6522" w:author="PR Preview" w:date="2026-01-01T00:00:00Z">
        <w:r>
          <w:t xml:space="preserve"> </w:t>
        </w:r>
      </w:ins>
      <w:ins w:id="6523" w:author="PR Preview" w:date="2026-01-01T00:00:00Z">
        <w:r>
          <w:t xml:space="preserve">(</w:t>
        </w:r>
      </w:ins>
      <w:hyperlink w:anchor="exm-subspace-sum">
        <w:ins w:id="6524" w:author="PR Preview" w:date="2026-01-01T00:00:00Z">
          <w:r>
            <w:rPr>
              <w:rStyle w:val="Hyperlink"/>
            </w:rPr>
            <w:t xml:space="preserve">Example 76</w:t>
          </w:r>
        </w:ins>
      </w:hyperlink>
      <w:ins w:id="6525" w:author="PR Preview" w:date="2026-01-01T00:00:00Z">
        <w:r>
          <w:t xml:space="preserve">),</w:t>
        </w:r>
      </w:ins>
      <w:ins w:id="6526" w:author="PR Preview" w:date="2026-01-01T00:00:00Z">
        <w:r>
          <w:t xml:space="preserve"> </w:t>
        </w:r>
      </w:ins>
      <w:ins w:id="6527" w:author="PR Preview" w:date="2026-01-01T00:00:00Z">
        <w:r>
          <w:t xml:space="preserve">which has dimension</w:t>
        </w:r>
      </w:ins>
      <w:ins w:id="6528" w:author="PR Preview" w:date="2026-01-01T00:00:00Z">
        <w:r>
          <w:t xml:space="preserve"> </w:t>
        </w:r>
      </w:ins>
      <m:oMath>
        <m:r>
          <m:t>2</m:t>
        </m:r>
      </m:oMath>
      <w:ins w:id="6529" w:author="PR Preview" w:date="2026-01-01T00:00:00Z">
        <w:r>
          <w:t xml:space="preserve"> </w:t>
        </w:r>
      </w:ins>
      <w:ins w:id="6530" w:author="PR Preview" w:date="2026-01-01T00:00:00Z">
        <w:r>
          <w:t xml:space="preserve">(</w:t>
        </w:r>
      </w:ins>
      <w:hyperlink w:anchor="exm-dimension">
        <w:ins w:id="6531" w:author="PR Preview" w:date="2026-01-01T00:00:00Z">
          <w:r>
            <w:rPr>
              <w:rStyle w:val="Hyperlink"/>
            </w:rPr>
            <w:t xml:space="preserve">Example 48</w:t>
          </w:r>
        </w:ins>
      </w:hyperlink>
      <w:ins w:id="6532" w:author="PR Preview" w:date="2026-01-01T00:00:00Z">
        <w:r>
          <w:t xml:space="preserve">),</w:t>
        </w:r>
      </w:ins>
      <w:ins w:id="6533" w:author="PR Preview" w:date="2026-01-01T00:00:00Z">
        <w:r>
          <w:t xml:space="preserve"> </w:t>
        </w:r>
      </w:ins>
      <w:ins w:id="6534" w:author="PR Preview" w:date="2026-01-01T00:00:00Z">
        <w:r>
          <w:t xml:space="preserve">and each line has dimension</w:t>
        </w:r>
      </w:ins>
      <w:ins w:id="6535" w:author="PR Preview" w:date="2026-01-01T00:00:00Z">
        <w:r>
          <w:t xml:space="preserve"> </w:t>
        </w:r>
      </w:ins>
      <m:oMath>
        <m:r>
          <m:t>1</m:t>
        </m:r>
      </m:oMath>
      <w:ins w:id="6536" w:author="PR Preview" w:date="2026-01-01T00:00:00Z">
        <w:r>
          <w:t xml:space="preserve">, with its spanning vector as a basis.</w:t>
        </w:r>
      </w:ins>
    </w:p>
    <w:p>
      <w:pPr>
        <w:numPr>
          <w:ilvl w:val="0"/>
          <w:numId w:val="1036"/>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97">
        <w:r>
          <w:rPr>
            <w:rStyle w:val="Hyperlink"/>
          </w:rPr>
          <w:t xml:space="preserve">strict inequality</w:t>
        </w:r>
      </w:hyperlink>
      <w:r>
        <w:t xml:space="preserve">.</w:t>
      </w:r>
    </w:p>
    <w:bookmarkEnd w:id="298"/>
    <w:bookmarkStart w:id="299" w:name="thm-rank-subadditive"/>
    <w:p>
      <w:pPr>
        <w:pStyle w:val="FirstParagraph"/>
      </w:pPr>
      <w:del w:id="6537" w:author="PR Preview" w:date="2026-01-01T00:00:00Z">
        <w:r>
          <w:rPr>
            <w:b/>
            <w:bCs/>
          </w:rPr>
          <w:delText xml:space="preserve">Theorem 45 (Rank is subadditive)</w:delText>
        </w:r>
      </w:del>
      <w:del w:id="6538" w:author="PR Preview" w:date="2026-01-01T00:00:00Z">
        <w:r>
          <w:delText xml:space="preserve"> </w:delText>
        </w:r>
      </w:del>
      <w:del w:id="6539" w:author="PR Preview" w:date="2026-01-01T00:00:00Z">
        <w:r>
          <w:delText xml:space="preserve">For</w:delText>
        </w:r>
      </w:del>
      <w:del w:id="6540" w:author="PR Preview" w:date="2026-01-01T00:00:00Z">
        <w:r>
          <w:delText xml:space="preserve"> </w:delText>
        </w:r>
      </w:del>
      <m:oMath>
        <m:r>
          <m:t>m</m:t>
        </m:r>
        <m:r>
          <m:rPr>
            <m:sty m:val="p"/>
          </m:rPr>
          <m:t>×</m:t>
        </m:r>
        <m:r>
          <m:t>n</m:t>
        </m:r>
      </m:oMath>
      <w:del w:id="6541" w:author="PR Preview" w:date="2026-01-01T00:00:00Z">
        <w:r>
          <w:delText xml:space="preserve"> </w:delText>
        </w:r>
      </w:del>
      <w:del w:id="6542" w:author="PR Preview" w:date="2026-01-01T00:00:00Z">
        <w:r>
          <w:delText xml:space="preserve">matrices</w:delText>
        </w:r>
      </w:del>
      <w:del w:id="6543" w:author="PR Preview" w:date="2026-01-01T00:00:00Z">
        <w:r>
          <w:delText xml:space="preserve"> </w:delText>
        </w:r>
      </w:del>
      <m:oMath>
        <m:r>
          <m:rPr>
            <m:sty m:val="bi"/>
          </m:rPr>
          <m:t>A</m:t>
        </m:r>
      </m:oMath>
      <w:del w:id="6544" w:author="PR Preview" w:date="2026-01-01T00:00:00Z">
        <w:r>
          <w:delText xml:space="preserve"> </w:delText>
        </w:r>
      </w:del>
      <w:del w:id="6545" w:author="PR Preview" w:date="2026-01-01T00:00:00Z">
        <w:r>
          <w:delText xml:space="preserve">and</w:delText>
        </w:r>
      </w:del>
      <w:del w:id="6546" w:author="PR Preview" w:date="2026-01-01T00:00:00Z">
        <w:r>
          <w:delText xml:space="preserve"> </w:delText>
        </w:r>
      </w:del>
      <m:oMath>
        <m:r>
          <m:rPr>
            <m:sty m:val="bi"/>
          </m:rPr>
          <m:t>B</m:t>
        </m:r>
      </m:oMath>
      <w:del w:id="6547" w:author="PR Preview" w:date="2026-01-01T00:00:00Z">
        <w:r>
          <w:delText xml:space="preserve">,</w:delText>
        </w:r>
      </w:del>
    </w:p>
    <w:p>
      <w:pPr>
        <w:pStyle w:val="FirstParagraph"/>
      </w:pPr>
      <w:ins w:id="6548" w:author="PR Preview" w:date="2026-01-01T00:00:00Z">
        <w:r>
          <w:rPr>
            <w:b/>
            <w:bCs/>
          </w:rPr>
          <w:t xml:space="preserve">Theorem 46 (Rank is subadditive)</w:t>
        </w:r>
      </w:ins>
      <w:ins w:id="6549" w:author="PR Preview" w:date="2026-01-01T00:00:00Z">
        <w:r>
          <w:t xml:space="preserve"> </w:t>
        </w:r>
      </w:ins>
      <w:ins w:id="6550" w:author="PR Preview" w:date="2026-01-01T00:00:00Z">
        <w:r>
          <w:t xml:space="preserve">For</w:t>
        </w:r>
      </w:ins>
      <w:ins w:id="6551" w:author="PR Preview" w:date="2026-01-01T00:00:00Z">
        <w:r>
          <w:t xml:space="preserve"> </w:t>
        </w:r>
      </w:ins>
      <m:oMath>
        <m:r>
          <m:t>m</m:t>
        </m:r>
        <m:r>
          <m:rPr>
            <m:sty m:val="p"/>
          </m:rPr>
          <m:t>×</m:t>
        </m:r>
        <m:r>
          <m:t>n</m:t>
        </m:r>
      </m:oMath>
      <w:ins w:id="6552" w:author="PR Preview" w:date="2026-01-01T00:00:00Z">
        <w:r>
          <w:t xml:space="preserve"> </w:t>
        </w:r>
      </w:ins>
      <w:ins w:id="6553" w:author="PR Preview" w:date="2026-01-01T00:00:00Z">
        <w:r>
          <w:t xml:space="preserve">matrices</w:t>
        </w:r>
      </w:ins>
      <w:ins w:id="6554" w:author="PR Preview" w:date="2026-01-01T00:00:00Z">
        <w:r>
          <w:t xml:space="preserve"> </w:t>
        </w:r>
      </w:ins>
      <m:oMath>
        <m:r>
          <m:rPr>
            <m:sty m:val="bi"/>
          </m:rPr>
          <m:t>A</m:t>
        </m:r>
      </m:oMath>
      <w:ins w:id="6555" w:author="PR Preview" w:date="2026-01-01T00:00:00Z">
        <w:r>
          <w:t xml:space="preserve"> </w:t>
        </w:r>
      </w:ins>
      <w:ins w:id="6556" w:author="PR Preview" w:date="2026-01-01T00:00:00Z">
        <w:r>
          <w:t xml:space="preserve">and</w:t>
        </w:r>
      </w:ins>
      <w:ins w:id="6557" w:author="PR Preview" w:date="2026-01-01T00:00:00Z">
        <w:r>
          <w:t xml:space="preserve"> </w:t>
        </w:r>
      </w:ins>
      <m:oMath>
        <m:r>
          <m:rPr>
            <m:sty m:val="bi"/>
          </m:rPr>
          <m:t>B</m:t>
        </m:r>
      </m:oMath>
      <w:ins w:id="6558"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99"/>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del w:id="6559" w:author="PR Preview" w:date="2026-01-01T00:00:00Z">
        <w:r>
          <w:rPr>
            <w:b/>
            <w:bCs/>
          </w:rPr>
          <w:delText xml:space="preserve">Compare dimensions.</w:delText>
        </w:r>
      </w:del>
      <w:del w:id="6560" w:author="PR Preview" w:date="2026-01-01T00:00:00Z">
        <w:r>
          <w:delText xml:space="preserve"> </w:delText>
        </w:r>
      </w:del>
      <w:del w:id="6561" w:author="PR Preview" w:date="2026-01-01T00:00:00Z">
        <w:r>
          <w:delText xml:space="preserve">All the sets involved are subspaces of</w:delText>
        </w:r>
      </w:del>
      <w:del w:id="6562" w:author="PR Preview" w:date="2026-01-01T00:00:00Z">
        <w:r>
          <w:delText xml:space="preserve"> </w:delText>
        </w:r>
      </w:del>
      <m:oMath>
        <m:sSup>
          <m:e>
            <m:r>
              <m:rPr>
                <m:scr m:val="double-struck"/>
                <m:sty m:val="p"/>
              </m:rPr>
              <m:t>R</m:t>
            </m:r>
          </m:e>
          <m:sup>
            <m:r>
              <m:t>m</m:t>
            </m:r>
          </m:sup>
        </m:sSup>
      </m:oMath>
      <w:del w:id="6563" w:author="PR Preview" w:date="2026-01-01T00:00:00Z">
        <w:r>
          <w:delText xml:space="preserve"> </w:delText>
        </w:r>
      </w:del>
      <w:del w:id="6564" w:author="PR Preview" w:date="2026-01-01T00:00:00Z">
        <w:r>
          <w:delText xml:space="preserve">(</w:delText>
        </w:r>
      </w:del>
      <w:hyperlink w:anchor="thm-column-space-span">
        <w:del w:id="6565" w:author="PR Preview" w:date="2026-01-01T00:00:00Z">
          <w:r>
            <w:rPr>
              <w:rStyle w:val="Hyperlink"/>
            </w:rPr>
            <w:delText xml:space="preserve">Theorem 31</w:delText>
          </w:r>
        </w:del>
      </w:hyperlink>
      <w:del w:id="6566" w:author="PR Preview" w:date="2026-01-01T00:00:00Z">
        <w:r>
          <w:delText xml:space="preserve">,</w:delText>
        </w:r>
      </w:del>
      <w:del w:id="6567" w:author="PR Preview" w:date="2026-01-01T00:00:00Z">
        <w:r>
          <w:delText xml:space="preserve"> </w:delText>
        </w:r>
      </w:del>
      <w:hyperlink w:anchor="thm-sum-intersection-subspace">
        <w:del w:id="6568" w:author="PR Preview" w:date="2026-01-01T00:00:00Z">
          <w:r>
            <w:rPr>
              <w:rStyle w:val="Hyperlink"/>
            </w:rPr>
            <w:delText xml:space="preserve">Theorem 43</w:delText>
          </w:r>
        </w:del>
      </w:hyperlink>
      <w:del w:id="6569"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p>
      <w:pPr>
        <w:pStyle w:val="FirstParagraph"/>
      </w:pPr>
      <w:del w:id="6570" w:author="PR Preview" w:date="2026-01-01T00:00:00Z">
        <w:r>
          <w:rPr>
            <w:b/>
            <w:bCs/>
          </w:rPr>
          <w:delText xml:space="preserve">Example 78 (Subadditivity with equality and without)</w:delText>
        </w:r>
      </w:del>
      <w:del w:id="6571" w:author="PR Preview" w:date="2026-01-01T00:00:00Z">
        <w:r>
          <w:delText xml:space="preserve"> </w:delText>
        </w:r>
      </w:del>
      <w:del w:id="6572" w:author="PR Preview" w:date="2026-01-01T00:00:00Z">
        <w:r>
          <w:delText xml:space="preserve">Let</w:delText>
        </w:r>
      </w:del>
      <w:del w:id="657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6574" w:author="PR Preview" w:date="2026-01-01T00:00:00Z">
        <w:r>
          <w:delText xml:space="preserve"> </w:delText>
        </w:r>
      </w:del>
      <w:del w:id="6575" w:author="PR Preview" w:date="2026-01-01T00:00:00Z">
        <w:r>
          <w:delText xml:space="preserve">and</w:delText>
        </w:r>
      </w:del>
      <w:del w:id="6576"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del w:id="6577" w:author="PR Preview" w:date="2026-01-01T00:00:00Z">
        <w:r>
          <w:delText xml:space="preserve">.</w:delText>
        </w:r>
      </w:del>
      <w:del w:id="6578" w:author="PR Preview" w:date="2026-01-01T00:00:00Z">
        <w:r>
          <w:delText xml:space="preserve"> </w:delText>
        </w:r>
      </w:del>
      <w:del w:id="6579" w:author="PR Preview" w:date="2026-01-01T00:00:00Z">
        <w:r>
          <w:delText xml:space="preserve">Each has one nonzero column and one zero column.</w:delText>
        </w:r>
      </w:del>
      <w:del w:id="6580" w:author="PR Preview" w:date="2026-01-01T00:00:00Z">
        <w:r>
          <w:delText xml:space="preserve"> </w:delText>
        </w:r>
      </w:del>
      <w:del w:id="6581" w:author="PR Preview" w:date="2026-01-01T00:00:00Z">
        <w:r>
          <w:delText xml:space="preserve">The nonzero column on its own is linearly independent</w:delText>
        </w:r>
      </w:del>
      <w:del w:id="6582" w:author="PR Preview" w:date="2026-01-01T00:00:00Z">
        <w:r>
          <w:delText xml:space="preserve"> </w:delText>
        </w:r>
      </w:del>
      <w:del w:id="6583" w:author="PR Preview" w:date="2026-01-01T00:00:00Z">
        <w:r>
          <w:delText xml:space="preserve">(</w:delText>
        </w:r>
      </w:del>
      <m:oMath>
        <m:r>
          <m:t>c</m:t>
        </m:r>
        <m:r>
          <m:t> </m:t>
        </m:r>
        <m:acc>
          <m:accPr>
            <m:chr m:val="̃"/>
          </m:accPr>
          <m:e>
            <m:r>
              <m:t>v</m:t>
            </m:r>
          </m:e>
        </m:acc>
        <m:r>
          <m:rPr>
            <m:sty m:val="p"/>
          </m:rPr>
          <m:t>=</m:t>
        </m:r>
        <m:sSub>
          <m:e>
            <m:acc>
              <m:accPr>
                <m:chr m:val="̃"/>
              </m:accPr>
              <m:e>
                <m:r>
                  <m:t>0</m:t>
                </m:r>
              </m:e>
            </m:acc>
          </m:e>
          <m:sub>
            <m:r>
              <m:t>2</m:t>
            </m:r>
          </m:sub>
        </m:sSub>
      </m:oMath>
      <w:del w:id="6584" w:author="PR Preview" w:date="2026-01-01T00:00:00Z">
        <w:r>
          <w:delText xml:space="preserve"> </w:delText>
        </w:r>
      </w:del>
      <w:del w:id="6585" w:author="PR Preview" w:date="2026-01-01T00:00:00Z">
        <w:r>
          <w:delText xml:space="preserve">with</w:delText>
        </w:r>
      </w:del>
      <w:del w:id="6586" w:author="PR Preview" w:date="2026-01-01T00:00:00Z">
        <w:r>
          <w:delText xml:space="preserve"> </w:delText>
        </w:r>
      </w:del>
      <m:oMath>
        <m:acc>
          <m:accPr>
            <m:chr m:val="̃"/>
          </m:accPr>
          <m:e>
            <m:r>
              <m:t>v</m:t>
            </m:r>
          </m:e>
        </m:acc>
        <m:r>
          <m:rPr>
            <m:sty m:val="p"/>
          </m:rPr>
          <m:t>≠</m:t>
        </m:r>
        <m:sSub>
          <m:e>
            <m:acc>
              <m:accPr>
                <m:chr m:val="̃"/>
              </m:accPr>
              <m:e>
                <m:r>
                  <m:t>0</m:t>
                </m:r>
              </m:e>
            </m:acc>
          </m:e>
          <m:sub>
            <m:r>
              <m:t>2</m:t>
            </m:r>
          </m:sub>
        </m:sSub>
      </m:oMath>
      <w:del w:id="6587" w:author="PR Preview" w:date="2026-01-01T00:00:00Z">
        <w:r>
          <w:delText xml:space="preserve"> </w:delText>
        </w:r>
      </w:del>
      <w:del w:id="6588" w:author="PR Preview" w:date="2026-01-01T00:00:00Z">
        <w:r>
          <w:delText xml:space="preserve">forces</w:delText>
        </w:r>
      </w:del>
      <w:del w:id="6589" w:author="PR Preview" w:date="2026-01-01T00:00:00Z">
        <w:r>
          <w:delText xml:space="preserve"> </w:delText>
        </w:r>
      </w:del>
      <m:oMath>
        <m:r>
          <m:t>c</m:t>
        </m:r>
        <m:r>
          <m:rPr>
            <m:sty m:val="p"/>
          </m:rPr>
          <m:t>=</m:t>
        </m:r>
        <m:r>
          <m:t>0</m:t>
        </m:r>
      </m:oMath>
      <w:del w:id="6590" w:author="PR Preview" w:date="2026-01-01T00:00:00Z">
        <w:r>
          <w:delText xml:space="preserve">),</w:delText>
        </w:r>
      </w:del>
      <w:del w:id="6591" w:author="PR Preview" w:date="2026-01-01T00:00:00Z">
        <w:r>
          <w:delText xml:space="preserve"> </w:delText>
        </w:r>
      </w:del>
      <w:del w:id="6592" w:author="PR Preview" w:date="2026-01-01T00:00:00Z">
        <w:r>
          <w:delText xml:space="preserve">and the two columns together are not,</w:delText>
        </w:r>
      </w:del>
      <w:del w:id="6593" w:author="PR Preview" w:date="2026-01-01T00:00:00Z">
        <w:r>
          <w:delText xml:space="preserve"> </w:delText>
        </w:r>
      </w:del>
      <w:del w:id="6594" w:author="PR Preview" w:date="2026-01-01T00:00:00Z">
        <w:r>
          <w:delText xml:space="preserve">since</w:delText>
        </w:r>
      </w:del>
      <w:del w:id="6595" w:author="PR Preview" w:date="2026-01-01T00:00:00Z">
        <w:r>
          <w:delText xml:space="preserve"> </w:delText>
        </w:r>
      </w:del>
      <m:oMath>
        <m:r>
          <m:t>1</m:t>
        </m:r>
      </m:oMath>
      <w:del w:id="6596" w:author="PR Preview" w:date="2026-01-01T00:00:00Z">
        <w:r>
          <w:delText xml:space="preserve"> </w:delText>
        </w:r>
      </w:del>
      <w:del w:id="6597" w:author="PR Preview" w:date="2026-01-01T00:00:00Z">
        <w:r>
          <w:delText xml:space="preserve">times the zero column is</w:delText>
        </w:r>
      </w:del>
      <w:del w:id="6598" w:author="PR Preview" w:date="2026-01-01T00:00:00Z">
        <w:r>
          <w:delText xml:space="preserve"> </w:delText>
        </w:r>
      </w:del>
      <m:oMath>
        <m:sSub>
          <m:e>
            <m:acc>
              <m:accPr>
                <m:chr m:val="̃"/>
              </m:accPr>
              <m:e>
                <m:r>
                  <m:t>0</m:t>
                </m:r>
              </m:e>
            </m:acc>
          </m:e>
          <m:sub>
            <m:r>
              <m:t>2</m:t>
            </m:r>
          </m:sub>
        </m:sSub>
      </m:oMath>
      <w:del w:id="6599" w:author="PR Preview" w:date="2026-01-01T00:00:00Z">
        <w:r>
          <w:delText xml:space="preserve">;</w:delText>
        </w:r>
      </w:del>
      <w:del w:id="6600" w:author="PR Preview" w:date="2026-01-01T00:00:00Z">
        <w:r>
          <w:delText xml:space="preserve"> </w:delText>
        </w:r>
      </w:del>
      <w:del w:id="6601" w:author="PR Preview" w:date="2026-01-01T00:00:00Z">
        <w:r>
          <w:delText xml:space="preserve">so each matrix has rank</w:delText>
        </w:r>
      </w:del>
      <w:del w:id="6602" w:author="PR Preview" w:date="2026-01-01T00:00:00Z">
        <w:r>
          <w:delText xml:space="preserve"> </w:delText>
        </w:r>
      </w:del>
      <m:oMath>
        <m:r>
          <m:t>1</m:t>
        </m:r>
      </m:oMath>
      <w:del w:id="6603" w:author="PR Preview" w:date="2026-01-01T00:00:00Z">
        <w:r>
          <w:delText xml:space="preserve"> </w:delText>
        </w:r>
      </w:del>
      <w:del w:id="6604" w:author="PR Preview" w:date="2026-01-01T00:00:00Z">
        <w:r>
          <w:delText xml:space="preserve">(</w:delText>
        </w:r>
      </w:del>
      <w:hyperlink w:anchor="def-rank">
        <w:del w:id="6605" w:author="PR Preview" w:date="2026-01-01T00:00:00Z">
          <w:r>
            <w:rPr>
              <w:rStyle w:val="Hyperlink"/>
            </w:rPr>
            <w:delText xml:space="preserve">Definition 38</w:delText>
          </w:r>
        </w:del>
      </w:hyperlink>
      <w:del w:id="6606" w:author="PR Preview" w:date="2026-01-01T00:00:00Z">
        <w:r>
          <w:delText xml:space="preserve">).</w:delText>
        </w:r>
      </w:del>
      <w:del w:id="6607" w:author="PR Preview" w:date="2026-01-01T00:00:00Z">
        <w:r>
          <w:delText xml:space="preserve"> </w:delText>
        </w:r>
      </w:del>
      <w:del w:id="6608" w:author="PR Preview" w:date="2026-01-01T00:00:00Z">
        <w:r>
          <w:delText xml:space="preserve">By the same argument,</w:delText>
        </w:r>
      </w:del>
      <w:del w:id="6609" w:author="PR Preview" w:date="2026-01-01T00:00:00Z">
        <w:r>
          <w:delText xml:space="preserve"> </w:delText>
        </w:r>
      </w:del>
      <m:oMath>
        <m:r>
          <m:rPr>
            <m:sty m:val="p"/>
          </m:rPr>
          <m:t>−</m:t>
        </m:r>
        <m:r>
          <m:rPr>
            <m:sty m:val="bi"/>
          </m:rPr>
          <m:t>A</m:t>
        </m:r>
      </m:oMath>
      <w:del w:id="6610" w:author="PR Preview" w:date="2026-01-01T00:00:00Z">
        <w:r>
          <w:delText xml:space="preserve"> </w:delText>
        </w:r>
      </w:del>
      <w:del w:id="6611" w:author="PR Preview" w:date="2026-01-01T00:00:00Z">
        <w:r>
          <w:delText xml:space="preserve">has rank</w:delText>
        </w:r>
      </w:del>
      <w:del w:id="6612" w:author="PR Preview" w:date="2026-01-01T00:00:00Z">
        <w:r>
          <w:delText xml:space="preserve"> </w:delText>
        </w:r>
      </w:del>
      <m:oMath>
        <m:r>
          <m:t>1</m:t>
        </m:r>
      </m:oMath>
      <w:del w:id="6613" w:author="PR Preview" w:date="2026-01-01T00:00:00Z">
        <w:r>
          <w:delText xml:space="preserve">.</w:delText>
        </w:r>
      </w:del>
    </w:p>
    <w:p>
      <w:pPr>
        <w:pStyle w:val="Compact"/>
        <w:numPr>
          <w:ilvl w:val="0"/>
          <w:numId w:val="1036"/>
        </w:numPr>
      </w:pPr>
      <m:oMath>
        <m:r>
          <m:rPr>
            <m:sty m:val="bi"/>
          </m:rPr>
          <m:t>A</m:t>
        </m:r>
        <m:r>
          <m:rPr>
            <m:sty m:val="p"/>
          </m:rPr>
          <m:t>+</m:t>
        </m:r>
        <m:r>
          <m:rPr>
            <m:sty m:val="bi"/>
          </m:rPr>
          <m:t>B</m:t>
        </m:r>
      </m:oMath>
      <w:del w:id="6614" w:author="PR Preview" w:date="2026-01-01T00:00:00Z">
        <w:r>
          <w:delText xml:space="preserve"> </w:delText>
        </w:r>
      </w:del>
      <w:del w:id="6615" w:author="PR Preview" w:date="2026-01-01T00:00:00Z">
        <w:r>
          <w:delText xml:space="preserve">is the</w:delText>
        </w:r>
      </w:del>
      <w:del w:id="6616" w:author="PR Preview" w:date="2026-01-01T00:00:00Z">
        <w:r>
          <w:delText xml:space="preserve"> </w:delText>
        </w:r>
      </w:del>
      <m:oMath>
        <m:r>
          <m:t>2</m:t>
        </m:r>
        <m:r>
          <m:rPr>
            <m:sty m:val="p"/>
          </m:rPr>
          <m:t>×</m:t>
        </m:r>
        <m:r>
          <m:t>2</m:t>
        </m:r>
      </m:oMath>
      <w:del w:id="6617" w:author="PR Preview" w:date="2026-01-01T00:00:00Z">
        <w:r>
          <w:delText xml:space="preserve"> </w:delText>
        </w:r>
      </w:del>
      <w:del w:id="6618" w:author="PR Preview" w:date="2026-01-01T00:00:00Z">
        <w:r>
          <w:delText xml:space="preserve">identity matrix, which has rank</w:delText>
        </w:r>
      </w:del>
      <w:del w:id="6619" w:author="PR Preview" w:date="2026-01-01T00:00:00Z">
        <w:r>
          <w:delText xml:space="preserve"> </w:delText>
        </w:r>
      </w:del>
      <m:oMath>
        <m:r>
          <m:t>2</m:t>
        </m:r>
      </m:oMath>
      <w:del w:id="6620" w:author="PR Preview" w:date="2026-01-01T00:00:00Z">
        <w:r>
          <w:delText xml:space="preserve"> </w:delText>
        </w:r>
      </w:del>
      <w:del w:id="6621" w:author="PR Preview" w:date="2026-01-01T00:00:00Z">
        <w:r>
          <w:delText xml:space="preserve">(</w:delText>
        </w:r>
      </w:del>
      <w:hyperlink w:anchor="exm-rank-nullity">
        <w:del w:id="6622" w:author="PR Preview" w:date="2026-01-01T00:00:00Z">
          <w:r>
            <w:rPr>
              <w:rStyle w:val="Hyperlink"/>
            </w:rPr>
            <w:delText xml:space="preserve">Example 62</w:delText>
          </w:r>
        </w:del>
      </w:hyperlink>
      <w:del w:id="6623" w:author="PR Preview" w:date="2026-01-01T00:00:00Z">
        <w:r>
          <w:delText xml:space="preserve">),</w:delText>
        </w:r>
      </w:del>
      <w:del w:id="6624" w:author="PR Preview" w:date="2026-01-01T00:00:00Z">
        <w:r>
          <w:delText xml:space="preserve"> </w:delText>
        </w:r>
      </w:del>
      <w:del w:id="6625" w:author="PR Preview" w:date="2026-01-01T00:00:00Z">
        <w:r>
          <w:delText xml:space="preserve">so the bound</w:delText>
        </w:r>
      </w:del>
      <w:del w:id="6626" w:author="PR Preview" w:date="2026-01-01T00:00:00Z">
        <w:r>
          <w:delText xml:space="preserve"> </w:delText>
        </w:r>
      </w:del>
      <m:oMath>
        <m:r>
          <m:t>2</m:t>
        </m:r>
        <m:r>
          <m:rPr>
            <m:sty m:val="p"/>
          </m:rPr>
          <m:t>≤</m:t>
        </m:r>
        <m:r>
          <m:t>1</m:t>
        </m:r>
        <m:r>
          <m:rPr>
            <m:sty m:val="p"/>
          </m:rPr>
          <m:t>+</m:t>
        </m:r>
        <m:r>
          <m:t>1</m:t>
        </m:r>
      </m:oMath>
      <w:del w:id="6627" w:author="PR Preview" w:date="2026-01-01T00:00:00Z">
        <w:r>
          <w:delText xml:space="preserve"> </w:delText>
        </w:r>
      </w:del>
      <w:del w:id="6628" w:author="PR Preview" w:date="2026-01-01T00:00:00Z">
        <w:r>
          <w:delText xml:space="preserve">holds with equality.</w:delText>
        </w:r>
      </w:del>
    </w:p>
    <w:p>
      <w:pPr>
        <w:pStyle w:val="BodyText"/>
      </w:pPr>
      <w:ins w:id="6629" w:author="PR Preview" w:date="2026-01-01T00:00:00Z">
        <w:r>
          <w:rPr>
            <w:b/>
            <w:bCs/>
          </w:rPr>
          <w:t xml:space="preserve">Compare dimensions.</w:t>
        </w:r>
      </w:ins>
      <w:ins w:id="6630" w:author="PR Preview" w:date="2026-01-01T00:00:00Z">
        <w:r>
          <w:t xml:space="preserve"> </w:t>
        </w:r>
      </w:ins>
      <w:ins w:id="6631" w:author="PR Preview" w:date="2026-01-01T00:00:00Z">
        <w:r>
          <w:t xml:space="preserve">All the sets involved are subspaces of</w:t>
        </w:r>
      </w:ins>
      <w:ins w:id="6632" w:author="PR Preview" w:date="2026-01-01T00:00:00Z">
        <w:r>
          <w:t xml:space="preserve"> </w:t>
        </w:r>
      </w:ins>
      <m:oMath>
        <m:sSup>
          <m:e>
            <m:r>
              <m:rPr>
                <m:scr m:val="double-struck"/>
                <m:sty m:val="p"/>
              </m:rPr>
              <m:t>R</m:t>
            </m:r>
          </m:e>
          <m:sup>
            <m:r>
              <m:t>m</m:t>
            </m:r>
          </m:sup>
        </m:sSup>
      </m:oMath>
      <w:ins w:id="6633" w:author="PR Preview" w:date="2026-01-01T00:00:00Z">
        <w:r>
          <w:t xml:space="preserve"> </w:t>
        </w:r>
      </w:ins>
      <w:ins w:id="6634" w:author="PR Preview" w:date="2026-01-01T00:00:00Z">
        <w:r>
          <w:t xml:space="preserve">(</w:t>
        </w:r>
      </w:ins>
      <w:hyperlink w:anchor="thm-column-space-span">
        <w:ins w:id="6635" w:author="PR Preview" w:date="2026-01-01T00:00:00Z">
          <w:r>
            <w:rPr>
              <w:rStyle w:val="Hyperlink"/>
            </w:rPr>
            <w:t xml:space="preserve">Theorem 31</w:t>
          </w:r>
        </w:ins>
      </w:hyperlink>
      <w:ins w:id="6636" w:author="PR Preview" w:date="2026-01-01T00:00:00Z">
        <w:r>
          <w:t xml:space="preserve">,</w:t>
        </w:r>
      </w:ins>
      <w:ins w:id="6637" w:author="PR Preview" w:date="2026-01-01T00:00:00Z">
        <w:r>
          <w:t xml:space="preserve"> </w:t>
        </w:r>
      </w:ins>
      <w:hyperlink w:anchor="thm-sum-intersection-subspace">
        <w:ins w:id="6638" w:author="PR Preview" w:date="2026-01-01T00:00:00Z">
          <w:r>
            <w:rPr>
              <w:rStyle w:val="Hyperlink"/>
            </w:rPr>
            <w:t xml:space="preserve">Theorem 44</w:t>
          </w:r>
        </w:ins>
      </w:hyperlink>
      <w:ins w:id="6639"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36</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36</m:t>
              </m:r>
              <m:r>
                <m:rPr>
                  <m:nor/>
                  <m:sty m:val="p"/>
                </m:rPr>
                <m:t>)</m:t>
              </m:r>
            </m:e>
          </m:eqArr>
        </m:oMath>
      </m:oMathPara>
    </w:p>
    <w:bookmarkStart w:id="300" w:name="exm-rank-subadditive"/>
    <w:p>
      <w:pPr>
        <w:pStyle w:val="FirstParagraph"/>
      </w:pPr>
      <w:ins w:id="6640" w:author="PR Preview" w:date="2026-01-01T00:00:00Z">
        <w:r>
          <w:rPr>
            <w:b/>
            <w:bCs/>
          </w:rPr>
          <w:t xml:space="preserve">Example 81 (Subadditivity with equality and without)</w:t>
        </w:r>
      </w:ins>
      <w:ins w:id="6641" w:author="PR Preview" w:date="2026-01-01T00:00:00Z">
        <w:r>
          <w:t xml:space="preserve"> </w:t>
        </w:r>
      </w:ins>
      <w:ins w:id="6642" w:author="PR Preview" w:date="2026-01-01T00:00:00Z">
        <w:r>
          <w:t xml:space="preserve">Let</w:t>
        </w:r>
      </w:ins>
      <w:ins w:id="664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6644" w:author="PR Preview" w:date="2026-01-01T00:00:00Z">
        <w:r>
          <w:t xml:space="preserve"> </w:t>
        </w:r>
      </w:ins>
      <w:ins w:id="6645" w:author="PR Preview" w:date="2026-01-01T00:00:00Z">
        <w:r>
          <w:t xml:space="preserve">and</w:t>
        </w:r>
      </w:ins>
      <w:ins w:id="664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ins w:id="6647" w:author="PR Preview" w:date="2026-01-01T00:00:00Z">
        <w:r>
          <w:t xml:space="preserve">.</w:t>
        </w:r>
      </w:ins>
      <w:ins w:id="6648" w:author="PR Preview" w:date="2026-01-01T00:00:00Z">
        <w:r>
          <w:t xml:space="preserve"> </w:t>
        </w:r>
      </w:ins>
      <w:ins w:id="6649" w:author="PR Preview" w:date="2026-01-01T00:00:00Z">
        <w:r>
          <w:t xml:space="preserve">Each has one nonzero column and one zero column.</w:t>
        </w:r>
      </w:ins>
      <w:ins w:id="6650" w:author="PR Preview" w:date="2026-01-01T00:00:00Z">
        <w:r>
          <w:t xml:space="preserve"> </w:t>
        </w:r>
      </w:ins>
      <w:ins w:id="6651" w:author="PR Preview" w:date="2026-01-01T00:00:00Z">
        <w:r>
          <w:t xml:space="preserve">The nonzero column on its own is linearly independent</w:t>
        </w:r>
      </w:ins>
      <w:ins w:id="6652" w:author="PR Preview" w:date="2026-01-01T00:00:00Z">
        <w:r>
          <w:t xml:space="preserve"> </w:t>
        </w:r>
      </w:ins>
      <w:ins w:id="6653" w:author="PR Preview" w:date="2026-01-01T00:00:00Z">
        <w:r>
          <w:t xml:space="preserve">(</w:t>
        </w:r>
      </w:ins>
      <m:oMath>
        <m:r>
          <m:t>c</m:t>
        </m:r>
        <m:r>
          <m:t> </m:t>
        </m:r>
        <m:acc>
          <m:accPr>
            <m:chr m:val="̃"/>
          </m:accPr>
          <m:e>
            <m:r>
              <m:t>v</m:t>
            </m:r>
          </m:e>
        </m:acc>
        <m:r>
          <m:rPr>
            <m:sty m:val="p"/>
          </m:rPr>
          <m:t>=</m:t>
        </m:r>
        <m:sSub>
          <m:e>
            <m:acc>
              <m:accPr>
                <m:chr m:val="̃"/>
              </m:accPr>
              <m:e>
                <m:r>
                  <m:t>0</m:t>
                </m:r>
              </m:e>
            </m:acc>
          </m:e>
          <m:sub>
            <m:r>
              <m:t>2</m:t>
            </m:r>
          </m:sub>
        </m:sSub>
      </m:oMath>
      <w:ins w:id="6654" w:author="PR Preview" w:date="2026-01-01T00:00:00Z">
        <w:r>
          <w:t xml:space="preserve"> </w:t>
        </w:r>
      </w:ins>
      <w:ins w:id="6655" w:author="PR Preview" w:date="2026-01-01T00:00:00Z">
        <w:r>
          <w:t xml:space="preserve">with</w:t>
        </w:r>
      </w:ins>
      <w:ins w:id="6656" w:author="PR Preview" w:date="2026-01-01T00:00:00Z">
        <w:r>
          <w:t xml:space="preserve"> </w:t>
        </w:r>
      </w:ins>
      <m:oMath>
        <m:acc>
          <m:accPr>
            <m:chr m:val="̃"/>
          </m:accPr>
          <m:e>
            <m:r>
              <m:t>v</m:t>
            </m:r>
          </m:e>
        </m:acc>
        <m:r>
          <m:rPr>
            <m:sty m:val="p"/>
          </m:rPr>
          <m:t>≠</m:t>
        </m:r>
        <m:sSub>
          <m:e>
            <m:acc>
              <m:accPr>
                <m:chr m:val="̃"/>
              </m:accPr>
              <m:e>
                <m:r>
                  <m:t>0</m:t>
                </m:r>
              </m:e>
            </m:acc>
          </m:e>
          <m:sub>
            <m:r>
              <m:t>2</m:t>
            </m:r>
          </m:sub>
        </m:sSub>
      </m:oMath>
      <w:ins w:id="6657" w:author="PR Preview" w:date="2026-01-01T00:00:00Z">
        <w:r>
          <w:t xml:space="preserve"> </w:t>
        </w:r>
      </w:ins>
      <w:ins w:id="6658" w:author="PR Preview" w:date="2026-01-01T00:00:00Z">
        <w:r>
          <w:t xml:space="preserve">forces</w:t>
        </w:r>
      </w:ins>
      <w:ins w:id="6659" w:author="PR Preview" w:date="2026-01-01T00:00:00Z">
        <w:r>
          <w:t xml:space="preserve"> </w:t>
        </w:r>
      </w:ins>
      <m:oMath>
        <m:r>
          <m:t>c</m:t>
        </m:r>
        <m:r>
          <m:rPr>
            <m:sty m:val="p"/>
          </m:rPr>
          <m:t>=</m:t>
        </m:r>
        <m:r>
          <m:t>0</m:t>
        </m:r>
      </m:oMath>
      <w:ins w:id="6660" w:author="PR Preview" w:date="2026-01-01T00:00:00Z">
        <w:r>
          <w:t xml:space="preserve">),</w:t>
        </w:r>
      </w:ins>
      <w:ins w:id="6661" w:author="PR Preview" w:date="2026-01-01T00:00:00Z">
        <w:r>
          <w:t xml:space="preserve"> </w:t>
        </w:r>
      </w:ins>
      <w:ins w:id="6662" w:author="PR Preview" w:date="2026-01-01T00:00:00Z">
        <w:r>
          <w:t xml:space="preserve">and the two columns together are not,</w:t>
        </w:r>
      </w:ins>
      <w:ins w:id="6663" w:author="PR Preview" w:date="2026-01-01T00:00:00Z">
        <w:r>
          <w:t xml:space="preserve"> </w:t>
        </w:r>
      </w:ins>
      <w:ins w:id="6664" w:author="PR Preview" w:date="2026-01-01T00:00:00Z">
        <w:r>
          <w:t xml:space="preserve">since</w:t>
        </w:r>
      </w:ins>
      <w:ins w:id="6665" w:author="PR Preview" w:date="2026-01-01T00:00:00Z">
        <w:r>
          <w:t xml:space="preserve"> </w:t>
        </w:r>
      </w:ins>
      <m:oMath>
        <m:r>
          <m:t>1</m:t>
        </m:r>
      </m:oMath>
      <w:ins w:id="6666" w:author="PR Preview" w:date="2026-01-01T00:00:00Z">
        <w:r>
          <w:t xml:space="preserve"> </w:t>
        </w:r>
      </w:ins>
      <w:ins w:id="6667" w:author="PR Preview" w:date="2026-01-01T00:00:00Z">
        <w:r>
          <w:t xml:space="preserve">times the zero column is</w:t>
        </w:r>
      </w:ins>
      <w:ins w:id="6668" w:author="PR Preview" w:date="2026-01-01T00:00:00Z">
        <w:r>
          <w:t xml:space="preserve"> </w:t>
        </w:r>
      </w:ins>
      <m:oMath>
        <m:sSub>
          <m:e>
            <m:acc>
              <m:accPr>
                <m:chr m:val="̃"/>
              </m:accPr>
              <m:e>
                <m:r>
                  <m:t>0</m:t>
                </m:r>
              </m:e>
            </m:acc>
          </m:e>
          <m:sub>
            <m:r>
              <m:t>2</m:t>
            </m:r>
          </m:sub>
        </m:sSub>
      </m:oMath>
      <w:ins w:id="6669" w:author="PR Preview" w:date="2026-01-01T00:00:00Z">
        <w:r>
          <w:t xml:space="preserve">;</w:t>
        </w:r>
      </w:ins>
      <w:ins w:id="6670" w:author="PR Preview" w:date="2026-01-01T00:00:00Z">
        <w:r>
          <w:t xml:space="preserve"> </w:t>
        </w:r>
      </w:ins>
      <w:ins w:id="6671" w:author="PR Preview" w:date="2026-01-01T00:00:00Z">
        <w:r>
          <w:t xml:space="preserve">so each matrix has rank</w:t>
        </w:r>
      </w:ins>
      <w:ins w:id="6672" w:author="PR Preview" w:date="2026-01-01T00:00:00Z">
        <w:r>
          <w:t xml:space="preserve"> </w:t>
        </w:r>
      </w:ins>
      <m:oMath>
        <m:r>
          <m:t>1</m:t>
        </m:r>
      </m:oMath>
      <w:ins w:id="6673" w:author="PR Preview" w:date="2026-01-01T00:00:00Z">
        <w:r>
          <w:t xml:space="preserve"> </w:t>
        </w:r>
      </w:ins>
      <w:ins w:id="6674" w:author="PR Preview" w:date="2026-01-01T00:00:00Z">
        <w:r>
          <w:t xml:space="preserve">(</w:t>
        </w:r>
      </w:ins>
      <w:hyperlink w:anchor="def-rank">
        <w:ins w:id="6675" w:author="PR Preview" w:date="2026-01-01T00:00:00Z">
          <w:r>
            <w:rPr>
              <w:rStyle w:val="Hyperlink"/>
            </w:rPr>
            <w:t xml:space="preserve">Definition 38</w:t>
          </w:r>
        </w:ins>
      </w:hyperlink>
      <w:ins w:id="6676" w:author="PR Preview" w:date="2026-01-01T00:00:00Z">
        <w:r>
          <w:t xml:space="preserve">).</w:t>
        </w:r>
      </w:ins>
      <w:ins w:id="6677" w:author="PR Preview" w:date="2026-01-01T00:00:00Z">
        <w:r>
          <w:t xml:space="preserve"> </w:t>
        </w:r>
      </w:ins>
      <w:ins w:id="6678" w:author="PR Preview" w:date="2026-01-01T00:00:00Z">
        <w:r>
          <w:t xml:space="preserve">By the same argument,</w:t>
        </w:r>
      </w:ins>
      <w:ins w:id="6679" w:author="PR Preview" w:date="2026-01-01T00:00:00Z">
        <w:r>
          <w:t xml:space="preserve"> </w:t>
        </w:r>
      </w:ins>
      <m:oMath>
        <m:r>
          <m:rPr>
            <m:sty m:val="p"/>
          </m:rPr>
          <m:t>−</m:t>
        </m:r>
        <m:r>
          <m:rPr>
            <m:sty m:val="bi"/>
          </m:rPr>
          <m:t>A</m:t>
        </m:r>
      </m:oMath>
      <w:ins w:id="6680" w:author="PR Preview" w:date="2026-01-01T00:00:00Z">
        <w:r>
          <w:t xml:space="preserve"> </w:t>
        </w:r>
      </w:ins>
      <w:ins w:id="6681" w:author="PR Preview" w:date="2026-01-01T00:00:00Z">
        <w:r>
          <w:t xml:space="preserve">has rank</w:t>
        </w:r>
      </w:ins>
      <w:ins w:id="6682" w:author="PR Preview" w:date="2026-01-01T00:00:00Z">
        <w:r>
          <w:t xml:space="preserve"> </w:t>
        </w:r>
      </w:ins>
      <m:oMath>
        <m:r>
          <m:t>1</m:t>
        </m:r>
      </m:oMath>
      <w:ins w:id="6683" w:author="PR Preview" w:date="2026-01-01T00:00:00Z">
        <w:r>
          <w:t xml:space="preserve">.</w:t>
        </w:r>
      </w:ins>
    </w:p>
    <w:p>
      <w:pPr>
        <w:pStyle w:val="Compact"/>
        <w:numPr>
          <w:ilvl w:val="0"/>
          <w:numId w:val="1037"/>
        </w:numPr>
      </w:pPr>
      <m:oMath>
        <m:r>
          <m:rPr>
            <m:sty m:val="bi"/>
          </m:rPr>
          <m:t>A</m:t>
        </m:r>
        <m:r>
          <m:rPr>
            <m:sty m:val="p"/>
          </m:rPr>
          <m:t>+</m:t>
        </m:r>
        <m:r>
          <m:rPr>
            <m:sty m:val="bi"/>
          </m:rPr>
          <m:t>B</m:t>
        </m:r>
      </m:oMath>
      <w:ins w:id="6684" w:author="PR Preview" w:date="2026-01-01T00:00:00Z">
        <w:r>
          <w:t xml:space="preserve"> </w:t>
        </w:r>
      </w:ins>
      <w:ins w:id="6685" w:author="PR Preview" w:date="2026-01-01T00:00:00Z">
        <w:r>
          <w:t xml:space="preserve">is the</w:t>
        </w:r>
      </w:ins>
      <w:ins w:id="6686" w:author="PR Preview" w:date="2026-01-01T00:00:00Z">
        <w:r>
          <w:t xml:space="preserve"> </w:t>
        </w:r>
      </w:ins>
      <m:oMath>
        <m:r>
          <m:t>2</m:t>
        </m:r>
        <m:r>
          <m:rPr>
            <m:sty m:val="p"/>
          </m:rPr>
          <m:t>×</m:t>
        </m:r>
        <m:r>
          <m:t>2</m:t>
        </m:r>
      </m:oMath>
      <w:ins w:id="6687" w:author="PR Preview" w:date="2026-01-01T00:00:00Z">
        <w:r>
          <w:t xml:space="preserve"> </w:t>
        </w:r>
      </w:ins>
      <w:ins w:id="6688" w:author="PR Preview" w:date="2026-01-01T00:00:00Z">
        <w:r>
          <w:t xml:space="preserve">identity matrix, which has rank</w:t>
        </w:r>
      </w:ins>
      <w:ins w:id="6689" w:author="PR Preview" w:date="2026-01-01T00:00:00Z">
        <w:r>
          <w:t xml:space="preserve"> </w:t>
        </w:r>
      </w:ins>
      <m:oMath>
        <m:r>
          <m:t>2</m:t>
        </m:r>
      </m:oMath>
      <w:ins w:id="6690" w:author="PR Preview" w:date="2026-01-01T00:00:00Z">
        <w:r>
          <w:t xml:space="preserve"> </w:t>
        </w:r>
      </w:ins>
      <w:ins w:id="6691" w:author="PR Preview" w:date="2026-01-01T00:00:00Z">
        <w:r>
          <w:t xml:space="preserve">(</w:t>
        </w:r>
      </w:ins>
      <w:hyperlink w:anchor="exm-rank-nullity">
        <w:ins w:id="6692" w:author="PR Preview" w:date="2026-01-01T00:00:00Z">
          <w:r>
            <w:rPr>
              <w:rStyle w:val="Hyperlink"/>
            </w:rPr>
            <w:t xml:space="preserve">Example 65</w:t>
          </w:r>
        </w:ins>
      </w:hyperlink>
      <w:ins w:id="6693" w:author="PR Preview" w:date="2026-01-01T00:00:00Z">
        <w:r>
          <w:t xml:space="preserve">),</w:t>
        </w:r>
      </w:ins>
      <w:ins w:id="6694" w:author="PR Preview" w:date="2026-01-01T00:00:00Z">
        <w:r>
          <w:t xml:space="preserve"> </w:t>
        </w:r>
      </w:ins>
      <w:ins w:id="6695" w:author="PR Preview" w:date="2026-01-01T00:00:00Z">
        <w:r>
          <w:t xml:space="preserve">so the bound</w:t>
        </w:r>
      </w:ins>
      <w:ins w:id="6696" w:author="PR Preview" w:date="2026-01-01T00:00:00Z">
        <w:r>
          <w:t xml:space="preserve"> </w:t>
        </w:r>
      </w:ins>
      <m:oMath>
        <m:r>
          <m:t>2</m:t>
        </m:r>
        <m:r>
          <m:rPr>
            <m:sty m:val="p"/>
          </m:rPr>
          <m:t>≤</m:t>
        </m:r>
        <m:r>
          <m:t>1</m:t>
        </m:r>
        <m:r>
          <m:rPr>
            <m:sty m:val="p"/>
          </m:rPr>
          <m:t>+</m:t>
        </m:r>
        <m:r>
          <m:t>1</m:t>
        </m:r>
      </m:oMath>
      <w:ins w:id="6697" w:author="PR Preview" w:date="2026-01-01T00:00:00Z">
        <w:r>
          <w:t xml:space="preserve"> </w:t>
        </w:r>
      </w:ins>
      <w:ins w:id="6698" w:author="PR Preview" w:date="2026-01-01T00:00:00Z">
        <w:r>
          <w:t xml:space="preserve">holds with equality.</w:t>
        </w:r>
      </w:ins>
    </w:p>
    <w:p>
      <w:pPr>
        <w:pStyle w:val="Compact"/>
        <w:numPr>
          <w:ilvl w:val="0"/>
          <w:numId w:val="1037"/>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0"/>
    <w:bookmarkStart w:id="301" w:name="def-direct-sum"/>
    <w:p>
      <w:pPr>
        <w:pStyle w:val="FirstParagraph"/>
      </w:pPr>
      <w:del w:id="6699" w:author="PR Preview" w:date="2026-01-01T00:00:00Z">
        <w:r>
          <w:rPr>
            <w:b/>
            <w:bCs/>
          </w:rPr>
          <w:delText xml:space="preserve">Definition 53 (Direct sum)</w:delText>
        </w:r>
      </w:del>
      <w:del w:id="6700" w:author="PR Preview" w:date="2026-01-01T00:00:00Z">
        <w:r>
          <w:delText xml:space="preserve"> </w:delText>
        </w:r>
      </w:del>
      <w:del w:id="6701" w:author="PR Preview" w:date="2026-01-01T00:00:00Z">
        <w:r>
          <w:delText xml:space="preserve">Let</w:delText>
        </w:r>
      </w:del>
      <w:del w:id="6702" w:author="PR Preview" w:date="2026-01-01T00:00:00Z">
        <w:r>
          <w:delText xml:space="preserve"> </w:delText>
        </w:r>
      </w:del>
      <m:oMath>
        <m:sSub>
          <m:e>
            <m:r>
              <m:rPr>
                <m:scr m:val="script"/>
                <m:sty m:val="p"/>
              </m:rPr>
              <m:t>S</m:t>
            </m:r>
          </m:e>
          <m:sub>
            <m:r>
              <m:t>1</m:t>
            </m:r>
          </m:sub>
        </m:sSub>
      </m:oMath>
      <w:del w:id="6703" w:author="PR Preview" w:date="2026-01-01T00:00:00Z">
        <w:r>
          <w:delText xml:space="preserve">,</w:delText>
        </w:r>
      </w:del>
      <w:del w:id="6704" w:author="PR Preview" w:date="2026-01-01T00:00:00Z">
        <w:r>
          <w:delText xml:space="preserve"> </w:delText>
        </w:r>
      </w:del>
      <m:oMath>
        <m:sSub>
          <m:e>
            <m:r>
              <m:rPr>
                <m:scr m:val="script"/>
                <m:sty m:val="p"/>
              </m:rPr>
              <m:t>S</m:t>
            </m:r>
          </m:e>
          <m:sub>
            <m:r>
              <m:t>2</m:t>
            </m:r>
          </m:sub>
        </m:sSub>
      </m:oMath>
      <w:del w:id="6705" w:author="PR Preview" w:date="2026-01-01T00:00:00Z">
        <w:r>
          <w:delText xml:space="preserve"> </w:delText>
        </w:r>
      </w:del>
      <w:del w:id="6706" w:author="PR Preview" w:date="2026-01-01T00:00:00Z">
        <w:r>
          <w:delText xml:space="preserve">and</w:delText>
        </w:r>
      </w:del>
      <w:del w:id="6707" w:author="PR Preview" w:date="2026-01-01T00:00:00Z">
        <w:r>
          <w:delText xml:space="preserve"> </w:delText>
        </w:r>
      </w:del>
      <m:oMath>
        <m:r>
          <m:rPr>
            <m:scr m:val="script"/>
            <m:sty m:val="p"/>
          </m:rPr>
          <m:t>V</m:t>
        </m:r>
      </m:oMath>
      <w:del w:id="6708" w:author="PR Preview" w:date="2026-01-01T00:00:00Z">
        <w:r>
          <w:delText xml:space="preserve"> </w:delText>
        </w:r>
      </w:del>
      <w:del w:id="6709" w:author="PR Preview" w:date="2026-01-01T00:00:00Z">
        <w:r>
          <w:delText xml:space="preserve">be subspaces of</w:delText>
        </w:r>
      </w:del>
      <w:del w:id="6710" w:author="PR Preview" w:date="2026-01-01T00:00:00Z">
        <w:r>
          <w:delText xml:space="preserve"> </w:delText>
        </w:r>
      </w:del>
      <m:oMath>
        <m:sSup>
          <m:e>
            <m:r>
              <m:rPr>
                <m:scr m:val="double-struck"/>
                <m:sty m:val="p"/>
              </m:rPr>
              <m:t>R</m:t>
            </m:r>
          </m:e>
          <m:sup>
            <m:r>
              <m:t>p</m:t>
            </m:r>
          </m:sup>
        </m:sSup>
      </m:oMath>
      <w:del w:id="6711" w:author="PR Preview" w:date="2026-01-01T00:00:00Z">
        <w:r>
          <w:delText xml:space="preserve">.</w:delText>
        </w:r>
      </w:del>
      <w:del w:id="6712" w:author="PR Preview" w:date="2026-01-01T00:00:00Z">
        <w:r>
          <w:delText xml:space="preserve"> </w:delText>
        </w:r>
      </w:del>
      <m:oMath>
        <m:sSub>
          <m:e>
            <m:r>
              <m:rPr>
                <m:scr m:val="script"/>
                <m:sty m:val="p"/>
              </m:rPr>
              <m:t>S</m:t>
            </m:r>
          </m:e>
          <m:sub>
            <m:r>
              <m:t>1</m:t>
            </m:r>
          </m:sub>
        </m:sSub>
      </m:oMath>
      <w:del w:id="6713" w:author="PR Preview" w:date="2026-01-01T00:00:00Z">
        <w:r>
          <w:delText xml:space="preserve"> </w:delText>
        </w:r>
      </w:del>
      <w:del w:id="6714" w:author="PR Preview" w:date="2026-01-01T00:00:00Z">
        <w:r>
          <w:delText xml:space="preserve">and</w:delText>
        </w:r>
      </w:del>
      <w:del w:id="6715" w:author="PR Preview" w:date="2026-01-01T00:00:00Z">
        <w:r>
          <w:delText xml:space="preserve"> </w:delText>
        </w:r>
      </w:del>
      <m:oMath>
        <m:sSub>
          <m:e>
            <m:r>
              <m:rPr>
                <m:scr m:val="script"/>
                <m:sty m:val="p"/>
              </m:rPr>
              <m:t>S</m:t>
            </m:r>
          </m:e>
          <m:sub>
            <m:r>
              <m:t>2</m:t>
            </m:r>
          </m:sub>
        </m:sSub>
      </m:oMath>
      <w:del w:id="6716" w:author="PR Preview" w:date="2026-01-01T00:00:00Z">
        <w:r>
          <w:delText xml:space="preserve"> </w:delText>
        </w:r>
      </w:del>
      <w:del w:id="6717" w:author="PR Preview" w:date="2026-01-01T00:00:00Z">
        <w:r>
          <w:delText xml:space="preserve">are</w:delText>
        </w:r>
      </w:del>
      <w:del w:id="6718" w:author="PR Preview" w:date="2026-01-01T00:00:00Z">
        <w:r>
          <w:delText xml:space="preserve"> </w:delText>
        </w:r>
      </w:del>
      <w:del w:id="6719" w:author="PR Preview" w:date="2026-01-01T00:00:00Z">
        <w:r>
          <w:rPr>
            <w:b/>
            <w:bCs/>
          </w:rPr>
          <w:delText xml:space="preserve">complementary</w:delText>
        </w:r>
      </w:del>
      <w:del w:id="6720" w:author="PR Preview" w:date="2026-01-01T00:00:00Z">
        <w:r>
          <w:delText xml:space="preserve"> </w:delText>
        </w:r>
      </w:del>
      <w:del w:id="6721" w:author="PR Preview" w:date="2026-01-01T00:00:00Z">
        <w:r>
          <w:delText xml:space="preserve">in</w:delText>
        </w:r>
      </w:del>
      <w:del w:id="6722" w:author="PR Preview" w:date="2026-01-01T00:00:00Z">
        <w:r>
          <w:delText xml:space="preserve"> </w:delText>
        </w:r>
      </w:del>
      <m:oMath>
        <m:r>
          <m:rPr>
            <m:scr m:val="script"/>
            <m:sty m:val="p"/>
          </m:rPr>
          <m:t>V</m:t>
        </m:r>
      </m:oMath>
      <w:del w:id="6723" w:author="PR Preview" w:date="2026-01-01T00:00:00Z">
        <w:r>
          <w:delText xml:space="preserve"> </w:delText>
        </w:r>
      </w:del>
      <w:del w:id="6724" w:author="PR Preview" w:date="2026-01-01T00:00:00Z">
        <w:r>
          <w:delText xml:space="preserve">if</w:delText>
        </w:r>
      </w:del>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del w:id="6725" w:author="PR Preview" w:date="2026-01-01T00:00:00Z">
        <w:r>
          <w:delText xml:space="preserve">(</w:delText>
        </w:r>
      </w:del>
      <w:hyperlink w:anchor="def-subspace-sum">
        <w:del w:id="6726" w:author="PR Preview" w:date="2026-01-01T00:00:00Z">
          <w:r>
            <w:rPr>
              <w:rStyle w:val="Hyperlink"/>
            </w:rPr>
            <w:delText xml:space="preserve">Definition 52</w:delText>
          </w:r>
        </w:del>
      </w:hyperlink>
      <w:del w:id="6727" w:author="PR Preview" w:date="2026-01-01T00:00:00Z">
        <w:r>
          <w:delText xml:space="preserve">).</w:delText>
        </w:r>
      </w:del>
      <w:del w:id="6728" w:author="PR Preview" w:date="2026-01-01T00:00:00Z">
        <w:r>
          <w:delText xml:space="preserve"> </w:delText>
        </w:r>
      </w:del>
      <w:del w:id="6729" w:author="PR Preview" w:date="2026-01-01T00:00:00Z">
        <w:r>
          <w:delText xml:space="preserve">Then</w:delText>
        </w:r>
      </w:del>
      <w:del w:id="6730" w:author="PR Preview" w:date="2026-01-01T00:00:00Z">
        <w:r>
          <w:delText xml:space="preserve"> </w:delText>
        </w:r>
      </w:del>
      <m:oMath>
        <m:r>
          <m:rPr>
            <m:scr m:val="script"/>
            <m:sty m:val="p"/>
          </m:rPr>
          <m:t>V</m:t>
        </m:r>
      </m:oMath>
      <w:del w:id="6731" w:author="PR Preview" w:date="2026-01-01T00:00:00Z">
        <w:r>
          <w:delText xml:space="preserve"> </w:delText>
        </w:r>
      </w:del>
      <w:del w:id="6732" w:author="PR Preview" w:date="2026-01-01T00:00:00Z">
        <w:r>
          <w:delText xml:space="preserve">is the</w:delText>
        </w:r>
      </w:del>
      <w:del w:id="6733" w:author="PR Preview" w:date="2026-01-01T00:00:00Z">
        <w:r>
          <w:delText xml:space="preserve"> </w:delText>
        </w:r>
      </w:del>
      <w:del w:id="6734" w:author="PR Preview" w:date="2026-01-01T00:00:00Z">
        <w:r>
          <w:rPr>
            <w:b/>
            <w:bCs/>
          </w:rPr>
          <w:delText xml:space="preserve">direct sum</w:delText>
        </w:r>
      </w:del>
      <w:del w:id="6735" w:author="PR Preview" w:date="2026-01-01T00:00:00Z">
        <w:r>
          <w:delText xml:space="preserve"> </w:delText>
        </w:r>
      </w:del>
      <w:del w:id="6736" w:author="PR Preview" w:date="2026-01-01T00:00:00Z">
        <w:r>
          <w:delText xml:space="preserve">of</w:delText>
        </w:r>
      </w:del>
      <w:del w:id="6737" w:author="PR Preview" w:date="2026-01-01T00:00:00Z">
        <w:r>
          <w:delText xml:space="preserve"> </w:delText>
        </w:r>
      </w:del>
      <m:oMath>
        <m:sSub>
          <m:e>
            <m:r>
              <m:rPr>
                <m:scr m:val="script"/>
                <m:sty m:val="p"/>
              </m:rPr>
              <m:t>S</m:t>
            </m:r>
          </m:e>
          <m:sub>
            <m:r>
              <m:t>1</m:t>
            </m:r>
          </m:sub>
        </m:sSub>
      </m:oMath>
      <w:del w:id="6738" w:author="PR Preview" w:date="2026-01-01T00:00:00Z">
        <w:r>
          <w:delText xml:space="preserve"> </w:delText>
        </w:r>
      </w:del>
      <w:del w:id="6739" w:author="PR Preview" w:date="2026-01-01T00:00:00Z">
        <w:r>
          <w:delText xml:space="preserve">and</w:delText>
        </w:r>
      </w:del>
      <w:del w:id="6740" w:author="PR Preview" w:date="2026-01-01T00:00:00Z">
        <w:r>
          <w:delText xml:space="preserve"> </w:delText>
        </w:r>
      </w:del>
      <m:oMath>
        <m:sSub>
          <m:e>
            <m:r>
              <m:rPr>
                <m:scr m:val="script"/>
                <m:sty m:val="p"/>
              </m:rPr>
              <m:t>S</m:t>
            </m:r>
          </m:e>
          <m:sub>
            <m:r>
              <m:t>2</m:t>
            </m:r>
          </m:sub>
        </m:sSub>
      </m:oMath>
      <w:del w:id="6741" w:author="PR Preview" w:date="2026-01-01T00:00:00Z">
        <w:r>
          <w:delText xml:space="preserve">,</w:delText>
        </w:r>
      </w:del>
      <w:del w:id="6742" w:author="PR Preview" w:date="2026-01-01T00:00:00Z">
        <w:r>
          <w:delText xml:space="preserve"> </w:delText>
        </w:r>
      </w:del>
      <w:del w:id="6743" w:author="PR Preview" w:date="2026-01-01T00:00:00Z">
        <w:r>
          <w:delText xml:space="preserve">written</w:delText>
        </w:r>
      </w:del>
      <w:del w:id="6744"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6745" w:author="PR Preview" w:date="2026-01-01T00:00:00Z">
        <w:r>
          <w:delText xml:space="preserve">.</w:delText>
        </w:r>
      </w:del>
    </w:p>
    <w:p>
      <w:pPr>
        <w:pStyle w:val="BodyText"/>
      </w:pPr>
      <w:del w:id="6746" w:author="PR Preview" w:date="2026-01-01T00:00:00Z">
        <w:r>
          <w:rPr>
            <w:b/>
            <w:bCs/>
          </w:rPr>
          <w:delText xml:space="preserve">Example 79 (</w:delText>
        </w:r>
      </w:del>
      <m:oMath>
        <m:sSup>
          <m:e>
            <m:r>
              <m:rPr>
                <m:scr m:val="double-struck"/>
                <m:sty m:val="p"/>
              </m:rPr>
              <m:t>R</m:t>
            </m:r>
          </m:e>
          <m:sup>
            <m:r>
              <m:t>3</m:t>
            </m:r>
          </m:sup>
        </m:sSup>
      </m:oMath>
      <w:del w:id="6747" w:author="PR Preview" w:date="2026-01-01T00:00:00Z">
        <w:r>
          <w:rPr>
            <w:b/>
            <w:bCs/>
          </w:rPr>
          <w:delText xml:space="preserve"> </w:delText>
        </w:r>
      </w:del>
      <w:del w:id="6748" w:author="PR Preview" w:date="2026-01-01T00:00:00Z">
        <w:r>
          <w:rPr>
            <w:b/>
            <w:bCs/>
          </w:rPr>
          <w:delText xml:space="preserve">is a plane plus a line)</w:delText>
        </w:r>
      </w:del>
      <w:del w:id="6749" w:author="PR Preview" w:date="2026-01-01T00:00:00Z">
        <w:r>
          <w:delText xml:space="preserve"> </w:delText>
        </w:r>
      </w:del>
      <w:del w:id="6750" w:author="PR Preview" w:date="2026-01-01T00:00:00Z">
        <w:r>
          <w:delText xml:space="preserve">Let</w:delText>
        </w:r>
      </w:del>
      <w:del w:id="6751"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6752" w:author="PR Preview" w:date="2026-01-01T00:00:00Z">
        <w:r>
          <w:delText xml:space="preserve">, the plane</w:delText>
        </w:r>
      </w:del>
      <w:del w:id="6753" w:author="PR Preview" w:date="2026-01-01T00:00:00Z">
        <w:r>
          <w:delText xml:space="preserve"> </w:delText>
        </w:r>
      </w:del>
      <m:oMath>
        <m:r>
          <m:t>z</m:t>
        </m:r>
        <m:r>
          <m:rPr>
            <m:sty m:val="p"/>
          </m:rPr>
          <m:t>=</m:t>
        </m:r>
        <m:r>
          <m:t>0</m:t>
        </m:r>
      </m:oMath>
      <w:del w:id="6754" w:author="PR Preview" w:date="2026-01-01T00:00:00Z">
        <w:r>
          <w:delText xml:space="preserve">,</w:delText>
        </w:r>
      </w:del>
      <w:del w:id="6755" w:author="PR Preview" w:date="2026-01-01T00:00:00Z">
        <w:r>
          <w:delText xml:space="preserve"> </w:delText>
        </w:r>
      </w:del>
      <w:del w:id="6756" w:author="PR Preview" w:date="2026-01-01T00:00:00Z">
        <w:r>
          <w:delText xml:space="preserve">and</w:delText>
        </w:r>
      </w:del>
      <w:del w:id="6757"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del w:id="6758" w:author="PR Preview" w:date="2026-01-01T00:00:00Z">
        <w:r>
          <w:delText xml:space="preserve">, the</w:delText>
        </w:r>
      </w:del>
      <w:del w:id="6759" w:author="PR Preview" w:date="2026-01-01T00:00:00Z">
        <w:r>
          <w:delText xml:space="preserve"> </w:delText>
        </w:r>
      </w:del>
      <m:oMath>
        <m:r>
          <m:t>z</m:t>
        </m:r>
      </m:oMath>
      <w:del w:id="6760" w:author="PR Preview" w:date="2026-01-01T00:00:00Z">
        <w:r>
          <w:delText xml:space="preserve">-axis.</w:delText>
        </w:r>
      </w:del>
    </w:p>
    <w:p>
      <w:pPr>
        <w:pStyle w:val="FirstParagraph"/>
      </w:pPr>
      <w:ins w:id="6761" w:author="PR Preview" w:date="2026-01-01T00:00:00Z">
        <w:r>
          <w:rPr>
            <w:b/>
            <w:bCs/>
          </w:rPr>
          <w:t xml:space="preserve">Definition 56 (Direct sum)</w:t>
        </w:r>
      </w:ins>
      <w:ins w:id="6762" w:author="PR Preview" w:date="2026-01-01T00:00:00Z">
        <w:r>
          <w:t xml:space="preserve"> </w:t>
        </w:r>
      </w:ins>
      <w:ins w:id="6763" w:author="PR Preview" w:date="2026-01-01T00:00:00Z">
        <w:r>
          <w:t xml:space="preserve">Let</w:t>
        </w:r>
      </w:ins>
      <w:ins w:id="6764" w:author="PR Preview" w:date="2026-01-01T00:00:00Z">
        <w:r>
          <w:t xml:space="preserve"> </w:t>
        </w:r>
      </w:ins>
      <m:oMath>
        <m:sSub>
          <m:e>
            <m:r>
              <m:rPr>
                <m:scr m:val="script"/>
                <m:sty m:val="p"/>
              </m:rPr>
              <m:t>S</m:t>
            </m:r>
          </m:e>
          <m:sub>
            <m:r>
              <m:t>1</m:t>
            </m:r>
          </m:sub>
        </m:sSub>
      </m:oMath>
      <w:ins w:id="6765" w:author="PR Preview" w:date="2026-01-01T00:00:00Z">
        <w:r>
          <w:t xml:space="preserve">,</w:t>
        </w:r>
      </w:ins>
      <w:ins w:id="6766" w:author="PR Preview" w:date="2026-01-01T00:00:00Z">
        <w:r>
          <w:t xml:space="preserve"> </w:t>
        </w:r>
      </w:ins>
      <m:oMath>
        <m:sSub>
          <m:e>
            <m:r>
              <m:rPr>
                <m:scr m:val="script"/>
                <m:sty m:val="p"/>
              </m:rPr>
              <m:t>S</m:t>
            </m:r>
          </m:e>
          <m:sub>
            <m:r>
              <m:t>2</m:t>
            </m:r>
          </m:sub>
        </m:sSub>
      </m:oMath>
      <w:ins w:id="6767" w:author="PR Preview" w:date="2026-01-01T00:00:00Z">
        <w:r>
          <w:t xml:space="preserve"> </w:t>
        </w:r>
      </w:ins>
      <w:ins w:id="6768" w:author="PR Preview" w:date="2026-01-01T00:00:00Z">
        <w:r>
          <w:t xml:space="preserve">and</w:t>
        </w:r>
      </w:ins>
      <w:ins w:id="6769" w:author="PR Preview" w:date="2026-01-01T00:00:00Z">
        <w:r>
          <w:t xml:space="preserve"> </w:t>
        </w:r>
      </w:ins>
      <m:oMath>
        <m:r>
          <m:rPr>
            <m:scr m:val="script"/>
            <m:sty m:val="p"/>
          </m:rPr>
          <m:t>V</m:t>
        </m:r>
      </m:oMath>
      <w:ins w:id="6770" w:author="PR Preview" w:date="2026-01-01T00:00:00Z">
        <w:r>
          <w:t xml:space="preserve"> </w:t>
        </w:r>
      </w:ins>
      <w:ins w:id="6771" w:author="PR Preview" w:date="2026-01-01T00:00:00Z">
        <w:r>
          <w:t xml:space="preserve">be subspaces of</w:t>
        </w:r>
      </w:ins>
      <w:ins w:id="6772" w:author="PR Preview" w:date="2026-01-01T00:00:00Z">
        <w:r>
          <w:t xml:space="preserve"> </w:t>
        </w:r>
      </w:ins>
      <m:oMath>
        <m:sSup>
          <m:e>
            <m:r>
              <m:rPr>
                <m:scr m:val="double-struck"/>
                <m:sty m:val="p"/>
              </m:rPr>
              <m:t>R</m:t>
            </m:r>
          </m:e>
          <m:sup>
            <m:r>
              <m:t>p</m:t>
            </m:r>
          </m:sup>
        </m:sSup>
      </m:oMath>
      <w:ins w:id="6773" w:author="PR Preview" w:date="2026-01-01T00:00:00Z">
        <w:r>
          <w:t xml:space="preserve">.</w:t>
        </w:r>
      </w:ins>
      <w:ins w:id="6774" w:author="PR Preview" w:date="2026-01-01T00:00:00Z">
        <w:r>
          <w:t xml:space="preserve"> </w:t>
        </w:r>
      </w:ins>
      <m:oMath>
        <m:sSub>
          <m:e>
            <m:r>
              <m:rPr>
                <m:scr m:val="script"/>
                <m:sty m:val="p"/>
              </m:rPr>
              <m:t>S</m:t>
            </m:r>
          </m:e>
          <m:sub>
            <m:r>
              <m:t>1</m:t>
            </m:r>
          </m:sub>
        </m:sSub>
      </m:oMath>
      <w:ins w:id="6775" w:author="PR Preview" w:date="2026-01-01T00:00:00Z">
        <w:r>
          <w:t xml:space="preserve"> </w:t>
        </w:r>
      </w:ins>
      <w:ins w:id="6776" w:author="PR Preview" w:date="2026-01-01T00:00:00Z">
        <w:r>
          <w:t xml:space="preserve">and</w:t>
        </w:r>
      </w:ins>
      <w:ins w:id="6777" w:author="PR Preview" w:date="2026-01-01T00:00:00Z">
        <w:r>
          <w:t xml:space="preserve"> </w:t>
        </w:r>
      </w:ins>
      <m:oMath>
        <m:sSub>
          <m:e>
            <m:r>
              <m:rPr>
                <m:scr m:val="script"/>
                <m:sty m:val="p"/>
              </m:rPr>
              <m:t>S</m:t>
            </m:r>
          </m:e>
          <m:sub>
            <m:r>
              <m:t>2</m:t>
            </m:r>
          </m:sub>
        </m:sSub>
      </m:oMath>
      <w:ins w:id="6778" w:author="PR Preview" w:date="2026-01-01T00:00:00Z">
        <w:r>
          <w:t xml:space="preserve"> </w:t>
        </w:r>
      </w:ins>
      <w:ins w:id="6779" w:author="PR Preview" w:date="2026-01-01T00:00:00Z">
        <w:r>
          <w:t xml:space="preserve">are</w:t>
        </w:r>
      </w:ins>
      <w:ins w:id="6780" w:author="PR Preview" w:date="2026-01-01T00:00:00Z">
        <w:r>
          <w:t xml:space="preserve"> </w:t>
        </w:r>
      </w:ins>
      <w:ins w:id="6781" w:author="PR Preview" w:date="2026-01-01T00:00:00Z">
        <w:r>
          <w:rPr>
            <w:b/>
            <w:bCs/>
          </w:rPr>
          <w:t xml:space="preserve">complementary</w:t>
        </w:r>
      </w:ins>
      <w:ins w:id="6782" w:author="PR Preview" w:date="2026-01-01T00:00:00Z">
        <w:r>
          <w:t xml:space="preserve"> </w:t>
        </w:r>
      </w:ins>
      <w:ins w:id="6783" w:author="PR Preview" w:date="2026-01-01T00:00:00Z">
        <w:r>
          <w:t xml:space="preserve">in</w:t>
        </w:r>
      </w:ins>
      <w:ins w:id="6784" w:author="PR Preview" w:date="2026-01-01T00:00:00Z">
        <w:r>
          <w:t xml:space="preserve"> </w:t>
        </w:r>
      </w:ins>
      <m:oMath>
        <m:r>
          <m:rPr>
            <m:scr m:val="script"/>
            <m:sty m:val="p"/>
          </m:rPr>
          <m:t>V</m:t>
        </m:r>
      </m:oMath>
      <w:ins w:id="6785" w:author="PR Preview" w:date="2026-01-01T00:00:00Z">
        <w:r>
          <w:t xml:space="preserve"> </w:t>
        </w:r>
      </w:ins>
      <w:ins w:id="6786" w:author="PR Preview" w:date="2026-01-01T00:00:00Z">
        <w:r>
          <w:t xml:space="preserve">if</w:t>
        </w:r>
      </w:ins>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ins w:id="6787" w:author="PR Preview" w:date="2026-01-01T00:00:00Z">
        <w:r>
          <w:t xml:space="preserve">(</w:t>
        </w:r>
      </w:ins>
      <w:hyperlink w:anchor="def-subspace-sum">
        <w:ins w:id="6788" w:author="PR Preview" w:date="2026-01-01T00:00:00Z">
          <w:r>
            <w:rPr>
              <w:rStyle w:val="Hyperlink"/>
            </w:rPr>
            <w:t xml:space="preserve">Definition 55</w:t>
          </w:r>
        </w:ins>
      </w:hyperlink>
      <w:ins w:id="6789" w:author="PR Preview" w:date="2026-01-01T00:00:00Z">
        <w:r>
          <w:t xml:space="preserve">).</w:t>
        </w:r>
      </w:ins>
      <w:ins w:id="6790" w:author="PR Preview" w:date="2026-01-01T00:00:00Z">
        <w:r>
          <w:t xml:space="preserve"> </w:t>
        </w:r>
      </w:ins>
      <w:ins w:id="6791" w:author="PR Preview" w:date="2026-01-01T00:00:00Z">
        <w:r>
          <w:t xml:space="preserve">Then</w:t>
        </w:r>
      </w:ins>
      <w:ins w:id="6792" w:author="PR Preview" w:date="2026-01-01T00:00:00Z">
        <w:r>
          <w:t xml:space="preserve"> </w:t>
        </w:r>
      </w:ins>
      <m:oMath>
        <m:r>
          <m:rPr>
            <m:scr m:val="script"/>
            <m:sty m:val="p"/>
          </m:rPr>
          <m:t>V</m:t>
        </m:r>
      </m:oMath>
      <w:ins w:id="6793" w:author="PR Preview" w:date="2026-01-01T00:00:00Z">
        <w:r>
          <w:t xml:space="preserve"> </w:t>
        </w:r>
      </w:ins>
      <w:ins w:id="6794" w:author="PR Preview" w:date="2026-01-01T00:00:00Z">
        <w:r>
          <w:t xml:space="preserve">is the</w:t>
        </w:r>
      </w:ins>
      <w:ins w:id="6795" w:author="PR Preview" w:date="2026-01-01T00:00:00Z">
        <w:r>
          <w:t xml:space="preserve"> </w:t>
        </w:r>
      </w:ins>
      <w:ins w:id="6796" w:author="PR Preview" w:date="2026-01-01T00:00:00Z">
        <w:r>
          <w:rPr>
            <w:b/>
            <w:bCs/>
          </w:rPr>
          <w:t xml:space="preserve">direct sum</w:t>
        </w:r>
      </w:ins>
      <w:ins w:id="6797" w:author="PR Preview" w:date="2026-01-01T00:00:00Z">
        <w:r>
          <w:t xml:space="preserve"> </w:t>
        </w:r>
      </w:ins>
      <w:ins w:id="6798" w:author="PR Preview" w:date="2026-01-01T00:00:00Z">
        <w:r>
          <w:t xml:space="preserve">of</w:t>
        </w:r>
      </w:ins>
      <w:ins w:id="6799" w:author="PR Preview" w:date="2026-01-01T00:00:00Z">
        <w:r>
          <w:t xml:space="preserve"> </w:t>
        </w:r>
      </w:ins>
      <m:oMath>
        <m:sSub>
          <m:e>
            <m:r>
              <m:rPr>
                <m:scr m:val="script"/>
                <m:sty m:val="p"/>
              </m:rPr>
              <m:t>S</m:t>
            </m:r>
          </m:e>
          <m:sub>
            <m:r>
              <m:t>1</m:t>
            </m:r>
          </m:sub>
        </m:sSub>
      </m:oMath>
      <w:ins w:id="6800" w:author="PR Preview" w:date="2026-01-01T00:00:00Z">
        <w:r>
          <w:t xml:space="preserve"> </w:t>
        </w:r>
      </w:ins>
      <w:ins w:id="6801" w:author="PR Preview" w:date="2026-01-01T00:00:00Z">
        <w:r>
          <w:t xml:space="preserve">and</w:t>
        </w:r>
      </w:ins>
      <w:ins w:id="6802" w:author="PR Preview" w:date="2026-01-01T00:00:00Z">
        <w:r>
          <w:t xml:space="preserve"> </w:t>
        </w:r>
      </w:ins>
      <m:oMath>
        <m:sSub>
          <m:e>
            <m:r>
              <m:rPr>
                <m:scr m:val="script"/>
                <m:sty m:val="p"/>
              </m:rPr>
              <m:t>S</m:t>
            </m:r>
          </m:e>
          <m:sub>
            <m:r>
              <m:t>2</m:t>
            </m:r>
          </m:sub>
        </m:sSub>
      </m:oMath>
      <w:ins w:id="6803" w:author="PR Preview" w:date="2026-01-01T00:00:00Z">
        <w:r>
          <w:t xml:space="preserve">,</w:t>
        </w:r>
      </w:ins>
      <w:ins w:id="6804" w:author="PR Preview" w:date="2026-01-01T00:00:00Z">
        <w:r>
          <w:t xml:space="preserve"> </w:t>
        </w:r>
      </w:ins>
      <w:ins w:id="6805" w:author="PR Preview" w:date="2026-01-01T00:00:00Z">
        <w:r>
          <w:t xml:space="preserve">written</w:t>
        </w:r>
      </w:ins>
      <w:ins w:id="6806"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6807" w:author="PR Preview" w:date="2026-01-01T00:00:00Z">
        <w:r>
          <w:t xml:space="preserve">.</w:t>
        </w:r>
      </w:ins>
    </w:p>
    <w:bookmarkEnd w:id="301"/>
    <w:bookmarkStart w:id="302" w:name="exm-direct-sum"/>
    <w:p>
      <w:pPr>
        <w:pStyle w:val="BodyText"/>
      </w:pPr>
      <w:ins w:id="6808" w:author="PR Preview" w:date="2026-01-01T00:00:00Z">
        <w:r>
          <w:rPr>
            <w:b/>
            <w:bCs/>
          </w:rPr>
          <w:t xml:space="preserve">Example 82 (</w:t>
        </w:r>
      </w:ins>
      <m:oMath>
        <m:sSup>
          <m:e>
            <m:r>
              <m:rPr>
                <m:scr m:val="double-struck"/>
                <m:sty m:val="p"/>
              </m:rPr>
              <m:t>R</m:t>
            </m:r>
          </m:e>
          <m:sup>
            <m:r>
              <m:t>3</m:t>
            </m:r>
          </m:sup>
        </m:sSup>
      </m:oMath>
      <w:ins w:id="6809" w:author="PR Preview" w:date="2026-01-01T00:00:00Z">
        <w:r>
          <w:rPr>
            <w:b/>
            <w:bCs/>
          </w:rPr>
          <w:t xml:space="preserve"> </w:t>
        </w:r>
      </w:ins>
      <w:ins w:id="6810" w:author="PR Preview" w:date="2026-01-01T00:00:00Z">
        <w:r>
          <w:rPr>
            <w:b/>
            <w:bCs/>
          </w:rPr>
          <w:t xml:space="preserve">is a plane plus a line)</w:t>
        </w:r>
      </w:ins>
      <w:ins w:id="6811" w:author="PR Preview" w:date="2026-01-01T00:00:00Z">
        <w:r>
          <w:t xml:space="preserve"> </w:t>
        </w:r>
      </w:ins>
      <w:ins w:id="6812" w:author="PR Preview" w:date="2026-01-01T00:00:00Z">
        <w:r>
          <w:t xml:space="preserve">Let</w:t>
        </w:r>
      </w:ins>
      <w:ins w:id="6813"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6814" w:author="PR Preview" w:date="2026-01-01T00:00:00Z">
        <w:r>
          <w:t xml:space="preserve">, the plane</w:t>
        </w:r>
      </w:ins>
      <w:ins w:id="6815" w:author="PR Preview" w:date="2026-01-01T00:00:00Z">
        <w:r>
          <w:t xml:space="preserve"> </w:t>
        </w:r>
      </w:ins>
      <m:oMath>
        <m:r>
          <m:t>z</m:t>
        </m:r>
        <m:r>
          <m:rPr>
            <m:sty m:val="p"/>
          </m:rPr>
          <m:t>=</m:t>
        </m:r>
        <m:r>
          <m:t>0</m:t>
        </m:r>
      </m:oMath>
      <w:ins w:id="6816" w:author="PR Preview" w:date="2026-01-01T00:00:00Z">
        <w:r>
          <w:t xml:space="preserve">,</w:t>
        </w:r>
      </w:ins>
      <w:ins w:id="6817" w:author="PR Preview" w:date="2026-01-01T00:00:00Z">
        <w:r>
          <w:t xml:space="preserve"> </w:t>
        </w:r>
      </w:ins>
      <w:ins w:id="6818" w:author="PR Preview" w:date="2026-01-01T00:00:00Z">
        <w:r>
          <w:t xml:space="preserve">and</w:t>
        </w:r>
      </w:ins>
      <w:ins w:id="6819"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ins w:id="6820" w:author="PR Preview" w:date="2026-01-01T00:00:00Z">
        <w:r>
          <w:t xml:space="preserve">, the</w:t>
        </w:r>
      </w:ins>
      <w:ins w:id="6821" w:author="PR Preview" w:date="2026-01-01T00:00:00Z">
        <w:r>
          <w:t xml:space="preserve"> </w:t>
        </w:r>
      </w:ins>
      <m:oMath>
        <m:r>
          <m:t>z</m:t>
        </m:r>
      </m:oMath>
      <w:ins w:id="6822" w:author="PR Preview" w:date="2026-01-01T00:00:00Z">
        <w:r>
          <w:t xml:space="preserve">-axis.</w:t>
        </w:r>
      </w:ins>
    </w:p>
    <w:p>
      <w:pPr>
        <w:pStyle w:val="Compact"/>
        <w:numPr>
          <w:ilvl w:val="0"/>
          <w:numId w:val="1038"/>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8"/>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2"/>
    <w:bookmarkStart w:id="303" w:name="exm-not-direct-sum"/>
    <w:p>
      <w:pPr>
        <w:pStyle w:val="BodyText"/>
      </w:pPr>
      <w:del w:id="6823" w:author="PR Preview" w:date="2026-01-01T00:00:00Z">
        <w:r>
          <w:rPr>
            <w:b/>
            <w:bCs/>
          </w:rPr>
          <w:delText xml:space="preserve">Example 80 (Two planes that sum to</w:delText>
        </w:r>
      </w:del>
      <w:del w:id="6824" w:author="PR Preview" w:date="2026-01-01T00:00:00Z">
        <w:r>
          <w:rPr>
            <w:b/>
            <w:bCs/>
          </w:rPr>
          <w:delText xml:space="preserve"> </w:delText>
        </w:r>
      </w:del>
      <m:oMath>
        <m:sSup>
          <m:e>
            <m:r>
              <m:rPr>
                <m:scr m:val="double-struck"/>
                <m:sty m:val="p"/>
              </m:rPr>
              <m:t>R</m:t>
            </m:r>
          </m:e>
          <m:sup>
            <m:r>
              <m:t>3</m:t>
            </m:r>
          </m:sup>
        </m:sSup>
      </m:oMath>
      <w:del w:id="6825" w:author="PR Preview" w:date="2026-01-01T00:00:00Z">
        <w:r>
          <w:rPr>
            <w:b/>
            <w:bCs/>
          </w:rPr>
          <w:delText xml:space="preserve"> </w:delText>
        </w:r>
      </w:del>
      <w:del w:id="6826" w:author="PR Preview" w:date="2026-01-01T00:00:00Z">
        <w:r>
          <w:rPr>
            <w:b/>
            <w:bCs/>
          </w:rPr>
          <w:delText xml:space="preserve">but not directly)</w:delText>
        </w:r>
      </w:del>
      <w:del w:id="6827" w:author="PR Preview" w:date="2026-01-01T00:00:00Z">
        <w:r>
          <w:delText xml:space="preserve"> </w:delText>
        </w:r>
      </w:del>
      <w:del w:id="6828" w:author="PR Preview" w:date="2026-01-01T00:00:00Z">
        <w:r>
          <w:delText xml:space="preserve">The planes</w:delText>
        </w:r>
      </w:del>
      <w:del w:id="6829" w:author="PR Preview" w:date="2026-01-01T00:00:00Z">
        <w:r>
          <w:delText xml:space="preserve"> </w:delText>
        </w:r>
      </w:del>
      <m:oMath>
        <m:r>
          <m:t>z</m:t>
        </m:r>
        <m:r>
          <m:rPr>
            <m:sty m:val="p"/>
          </m:rPr>
          <m:t>=</m:t>
        </m:r>
        <m:r>
          <m:t>0</m:t>
        </m:r>
      </m:oMath>
      <w:del w:id="6830" w:author="PR Preview" w:date="2026-01-01T00:00:00Z">
        <w:r>
          <w:delText xml:space="preserve"> </w:delText>
        </w:r>
      </w:del>
      <w:del w:id="6831" w:author="PR Preview" w:date="2026-01-01T00:00:00Z">
        <w:r>
          <w:delText xml:space="preserve">and</w:delText>
        </w:r>
      </w:del>
      <w:del w:id="6832" w:author="PR Preview" w:date="2026-01-01T00:00:00Z">
        <w:r>
          <w:delText xml:space="preserve"> </w:delText>
        </w:r>
      </w:del>
      <m:oMath>
        <m:r>
          <m:t>x</m:t>
        </m:r>
        <m:r>
          <m:rPr>
            <m:sty m:val="p"/>
          </m:rPr>
          <m:t>=</m:t>
        </m:r>
        <m:r>
          <m:t>0</m:t>
        </m:r>
      </m:oMath>
      <w:del w:id="6833" w:author="PR Preview" w:date="2026-01-01T00:00:00Z">
        <w:r>
          <w:delText xml:space="preserve"> </w:delText>
        </w:r>
      </w:del>
      <w:del w:id="6834" w:author="PR Preview" w:date="2026-01-01T00:00:00Z">
        <w:r>
          <w:delText xml:space="preserve">sum to</w:delText>
        </w:r>
      </w:del>
      <w:del w:id="6835" w:author="PR Preview" w:date="2026-01-01T00:00:00Z">
        <w:r>
          <w:delText xml:space="preserve"> </w:delText>
        </w:r>
      </w:del>
      <m:oMath>
        <m:sSup>
          <m:e>
            <m:r>
              <m:rPr>
                <m:scr m:val="double-struck"/>
                <m:sty m:val="p"/>
              </m:rPr>
              <m:t>R</m:t>
            </m:r>
          </m:e>
          <m:sup>
            <m:r>
              <m:t>3</m:t>
            </m:r>
          </m:sup>
        </m:sSup>
      </m:oMath>
      <w:del w:id="6836" w:author="PR Preview" w:date="2026-01-01T00:00:00Z">
        <w:r>
          <w:delText xml:space="preserve"> </w:delText>
        </w:r>
      </w:del>
      <w:del w:id="6837" w:author="PR Preview" w:date="2026-01-01T00:00:00Z">
        <w:r>
          <w:delText xml:space="preserve">(</w:delText>
        </w:r>
      </w:del>
      <w:hyperlink w:anchor="exm-sum-intersection-subspace">
        <w:del w:id="6838" w:author="PR Preview" w:date="2026-01-01T00:00:00Z">
          <w:r>
            <w:rPr>
              <w:rStyle w:val="Hyperlink"/>
            </w:rPr>
            <w:delText xml:space="preserve">Example 75</w:delText>
          </w:r>
        </w:del>
      </w:hyperlink>
      <w:del w:id="6839" w:author="PR Preview" w:date="2026-01-01T00:00:00Z">
        <w:r>
          <w:delText xml:space="preserve">),</w:delText>
        </w:r>
      </w:del>
      <w:del w:id="6840" w:author="PR Preview" w:date="2026-01-01T00:00:00Z">
        <w:r>
          <w:delText xml:space="preserve"> </w:delText>
        </w:r>
      </w:del>
      <w:del w:id="6841" w:author="PR Preview" w:date="2026-01-01T00:00:00Z">
        <w:r>
          <w:delText xml:space="preserve">but they share the</w:delText>
        </w:r>
      </w:del>
      <w:del w:id="6842" w:author="PR Preview" w:date="2026-01-01T00:00:00Z">
        <w:r>
          <w:delText xml:space="preserve"> </w:delText>
        </w:r>
      </w:del>
      <m:oMath>
        <m:r>
          <m:t>y</m:t>
        </m:r>
      </m:oMath>
      <w:del w:id="6843" w:author="PR Preview" w:date="2026-01-01T00:00:00Z">
        <w:r>
          <w:delText xml:space="preserve">-axis,</w:delText>
        </w:r>
      </w:del>
      <w:del w:id="6844" w:author="PR Preview" w:date="2026-01-01T00:00:00Z">
        <w:r>
          <w:delText xml:space="preserve"> </w:delText>
        </w:r>
      </w:del>
      <w:del w:id="6845" w:author="PR Preview" w:date="2026-01-01T00:00:00Z">
        <w:r>
          <w:delText xml:space="preserve">so they are not complementary,</w:delText>
        </w:r>
      </w:del>
      <w:del w:id="6846" w:author="PR Preview" w:date="2026-01-01T00:00:00Z">
        <w:r>
          <w:delText xml:space="preserve"> </w:delText>
        </w:r>
      </w:del>
      <w:del w:id="6847" w:author="PR Preview" w:date="2026-01-01T00:00:00Z">
        <w:r>
          <w:delText xml:space="preserve">and</w:delText>
        </w:r>
      </w:del>
      <w:del w:id="6848" w:author="PR Preview" w:date="2026-01-01T00:00:00Z">
        <w:r>
          <w:delText xml:space="preserve"> </w:delText>
        </w:r>
      </w:del>
      <m:oMath>
        <m:sSup>
          <m:e>
            <m:r>
              <m:rPr>
                <m:scr m:val="double-struck"/>
                <m:sty m:val="p"/>
              </m:rPr>
              <m:t>R</m:t>
            </m:r>
          </m:e>
          <m:sup>
            <m:r>
              <m:t>3</m:t>
            </m:r>
          </m:sup>
        </m:sSup>
      </m:oMath>
      <w:del w:id="6849" w:author="PR Preview" w:date="2026-01-01T00:00:00Z">
        <w:r>
          <w:delText xml:space="preserve"> </w:delText>
        </w:r>
      </w:del>
      <w:del w:id="6850" w:author="PR Preview" w:date="2026-01-01T00:00:00Z">
        <w:r>
          <w:delText xml:space="preserve">is not their direct sum.</w:delText>
        </w:r>
      </w:del>
      <w:del w:id="6851" w:author="PR Preview" w:date="2026-01-01T00:00:00Z">
        <w:r>
          <w:delText xml:space="preserve"> </w:delText>
        </w:r>
      </w:del>
      <w:del w:id="6852" w:author="PR Preview" w:date="2026-01-01T00:00:00Z">
        <w:r>
          <w:delText xml:space="preserve">The shared line shows up as more than one way to split a vector:</w:delText>
        </w:r>
      </w:del>
    </w:p>
    <w:p>
      <w:pPr>
        <w:pStyle w:val="BodyText"/>
      </w:pPr>
      <w:ins w:id="6853" w:author="PR Preview" w:date="2026-01-01T00:00:00Z">
        <w:r>
          <w:rPr>
            <w:b/>
            <w:bCs/>
          </w:rPr>
          <w:t xml:space="preserve">Example 83 (Two planes that sum to</w:t>
        </w:r>
      </w:ins>
      <w:ins w:id="6854" w:author="PR Preview" w:date="2026-01-01T00:00:00Z">
        <w:r>
          <w:rPr>
            <w:b/>
            <w:bCs/>
          </w:rPr>
          <w:t xml:space="preserve"> </w:t>
        </w:r>
      </w:ins>
      <m:oMath>
        <m:sSup>
          <m:e>
            <m:r>
              <m:rPr>
                <m:scr m:val="double-struck"/>
                <m:sty m:val="p"/>
              </m:rPr>
              <m:t>R</m:t>
            </m:r>
          </m:e>
          <m:sup>
            <m:r>
              <m:t>3</m:t>
            </m:r>
          </m:sup>
        </m:sSup>
      </m:oMath>
      <w:ins w:id="6855" w:author="PR Preview" w:date="2026-01-01T00:00:00Z">
        <w:r>
          <w:rPr>
            <w:b/>
            <w:bCs/>
          </w:rPr>
          <w:t xml:space="preserve"> </w:t>
        </w:r>
      </w:ins>
      <w:ins w:id="6856" w:author="PR Preview" w:date="2026-01-01T00:00:00Z">
        <w:r>
          <w:rPr>
            <w:b/>
            <w:bCs/>
          </w:rPr>
          <w:t xml:space="preserve">but not directly)</w:t>
        </w:r>
      </w:ins>
      <w:ins w:id="6857" w:author="PR Preview" w:date="2026-01-01T00:00:00Z">
        <w:r>
          <w:t xml:space="preserve"> </w:t>
        </w:r>
      </w:ins>
      <w:ins w:id="6858" w:author="PR Preview" w:date="2026-01-01T00:00:00Z">
        <w:r>
          <w:t xml:space="preserve">The planes</w:t>
        </w:r>
      </w:ins>
      <w:ins w:id="6859" w:author="PR Preview" w:date="2026-01-01T00:00:00Z">
        <w:r>
          <w:t xml:space="preserve"> </w:t>
        </w:r>
      </w:ins>
      <m:oMath>
        <m:r>
          <m:t>z</m:t>
        </m:r>
        <m:r>
          <m:rPr>
            <m:sty m:val="p"/>
          </m:rPr>
          <m:t>=</m:t>
        </m:r>
        <m:r>
          <m:t>0</m:t>
        </m:r>
      </m:oMath>
      <w:ins w:id="6860" w:author="PR Preview" w:date="2026-01-01T00:00:00Z">
        <w:r>
          <w:t xml:space="preserve"> </w:t>
        </w:r>
      </w:ins>
      <w:ins w:id="6861" w:author="PR Preview" w:date="2026-01-01T00:00:00Z">
        <w:r>
          <w:t xml:space="preserve">and</w:t>
        </w:r>
      </w:ins>
      <w:ins w:id="6862" w:author="PR Preview" w:date="2026-01-01T00:00:00Z">
        <w:r>
          <w:t xml:space="preserve"> </w:t>
        </w:r>
      </w:ins>
      <m:oMath>
        <m:r>
          <m:t>x</m:t>
        </m:r>
        <m:r>
          <m:rPr>
            <m:sty m:val="p"/>
          </m:rPr>
          <m:t>=</m:t>
        </m:r>
        <m:r>
          <m:t>0</m:t>
        </m:r>
      </m:oMath>
      <w:ins w:id="6863" w:author="PR Preview" w:date="2026-01-01T00:00:00Z">
        <w:r>
          <w:t xml:space="preserve"> </w:t>
        </w:r>
      </w:ins>
      <w:ins w:id="6864" w:author="PR Preview" w:date="2026-01-01T00:00:00Z">
        <w:r>
          <w:t xml:space="preserve">sum to</w:t>
        </w:r>
      </w:ins>
      <w:ins w:id="6865" w:author="PR Preview" w:date="2026-01-01T00:00:00Z">
        <w:r>
          <w:t xml:space="preserve"> </w:t>
        </w:r>
      </w:ins>
      <m:oMath>
        <m:sSup>
          <m:e>
            <m:r>
              <m:rPr>
                <m:scr m:val="double-struck"/>
                <m:sty m:val="p"/>
              </m:rPr>
              <m:t>R</m:t>
            </m:r>
          </m:e>
          <m:sup>
            <m:r>
              <m:t>3</m:t>
            </m:r>
          </m:sup>
        </m:sSup>
      </m:oMath>
      <w:ins w:id="6866" w:author="PR Preview" w:date="2026-01-01T00:00:00Z">
        <w:r>
          <w:t xml:space="preserve"> </w:t>
        </w:r>
      </w:ins>
      <w:ins w:id="6867" w:author="PR Preview" w:date="2026-01-01T00:00:00Z">
        <w:r>
          <w:t xml:space="preserve">(</w:t>
        </w:r>
      </w:ins>
      <w:hyperlink w:anchor="exm-sum-intersection-subspace">
        <w:ins w:id="6868" w:author="PR Preview" w:date="2026-01-01T00:00:00Z">
          <w:r>
            <w:rPr>
              <w:rStyle w:val="Hyperlink"/>
            </w:rPr>
            <w:t xml:space="preserve">Example 78</w:t>
          </w:r>
        </w:ins>
      </w:hyperlink>
      <w:ins w:id="6869" w:author="PR Preview" w:date="2026-01-01T00:00:00Z">
        <w:r>
          <w:t xml:space="preserve">),</w:t>
        </w:r>
      </w:ins>
      <w:ins w:id="6870" w:author="PR Preview" w:date="2026-01-01T00:00:00Z">
        <w:r>
          <w:t xml:space="preserve"> </w:t>
        </w:r>
      </w:ins>
      <w:ins w:id="6871" w:author="PR Preview" w:date="2026-01-01T00:00:00Z">
        <w:r>
          <w:t xml:space="preserve">but they share the</w:t>
        </w:r>
      </w:ins>
      <w:ins w:id="6872" w:author="PR Preview" w:date="2026-01-01T00:00:00Z">
        <w:r>
          <w:t xml:space="preserve"> </w:t>
        </w:r>
      </w:ins>
      <m:oMath>
        <m:r>
          <m:t>y</m:t>
        </m:r>
      </m:oMath>
      <w:ins w:id="6873" w:author="PR Preview" w:date="2026-01-01T00:00:00Z">
        <w:r>
          <w:t xml:space="preserve">-axis,</w:t>
        </w:r>
      </w:ins>
      <w:ins w:id="6874" w:author="PR Preview" w:date="2026-01-01T00:00:00Z">
        <w:r>
          <w:t xml:space="preserve"> </w:t>
        </w:r>
      </w:ins>
      <w:ins w:id="6875" w:author="PR Preview" w:date="2026-01-01T00:00:00Z">
        <w:r>
          <w:t xml:space="preserve">so they are not complementary,</w:t>
        </w:r>
      </w:ins>
      <w:ins w:id="6876" w:author="PR Preview" w:date="2026-01-01T00:00:00Z">
        <w:r>
          <w:t xml:space="preserve"> </w:t>
        </w:r>
      </w:ins>
      <w:ins w:id="6877" w:author="PR Preview" w:date="2026-01-01T00:00:00Z">
        <w:r>
          <w:t xml:space="preserve">and</w:t>
        </w:r>
      </w:ins>
      <w:ins w:id="6878" w:author="PR Preview" w:date="2026-01-01T00:00:00Z">
        <w:r>
          <w:t xml:space="preserve"> </w:t>
        </w:r>
      </w:ins>
      <m:oMath>
        <m:sSup>
          <m:e>
            <m:r>
              <m:rPr>
                <m:scr m:val="double-struck"/>
                <m:sty m:val="p"/>
              </m:rPr>
              <m:t>R</m:t>
            </m:r>
          </m:e>
          <m:sup>
            <m:r>
              <m:t>3</m:t>
            </m:r>
          </m:sup>
        </m:sSup>
      </m:oMath>
      <w:ins w:id="6879" w:author="PR Preview" w:date="2026-01-01T00:00:00Z">
        <w:r>
          <w:t xml:space="preserve"> </w:t>
        </w:r>
      </w:ins>
      <w:ins w:id="6880" w:author="PR Preview" w:date="2026-01-01T00:00:00Z">
        <w:r>
          <w:t xml:space="preserve">is not their direct sum.</w:t>
        </w:r>
      </w:ins>
      <w:ins w:id="6881" w:author="PR Preview" w:date="2026-01-01T00:00:00Z">
        <w:r>
          <w:t xml:space="preserve"> </w:t>
        </w:r>
      </w:ins>
      <w:ins w:id="6882" w:author="PR Preview" w:date="2026-01-01T00:00:00Z">
        <w:r>
          <w:t xml:space="preserve">The shared line shows up as more than one way to split a vector:</w:t>
        </w:r>
      </w:ins>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3"/>
    <w:bookmarkStart w:id="304" w:name="thm-direct-sum-equiv"/>
    <w:p>
      <w:pPr>
        <w:pStyle w:val="BodyText"/>
      </w:pPr>
      <w:del w:id="6883" w:author="PR Preview" w:date="2026-01-01T00:00:00Z">
        <w:r>
          <w:rPr>
            <w:b/>
            <w:bCs/>
          </w:rPr>
          <w:delText xml:space="preserve">Theorem 46 (Three ways to recognize a direct sum)</w:delText>
        </w:r>
      </w:del>
      <w:del w:id="6884" w:author="PR Preview" w:date="2026-01-01T00:00:00Z">
        <w:r>
          <w:delText xml:space="preserve"> </w:delText>
        </w:r>
      </w:del>
      <w:del w:id="6885" w:author="PR Preview" w:date="2026-01-01T00:00:00Z">
        <w:r>
          <w:delText xml:space="preserve">Let</w:delText>
        </w:r>
      </w:del>
      <w:del w:id="6886" w:author="PR Preview" w:date="2026-01-01T00:00:00Z">
        <w:r>
          <w:delText xml:space="preserve"> </w:delText>
        </w:r>
      </w:del>
      <m:oMath>
        <m:sSub>
          <m:e>
            <m:r>
              <m:rPr>
                <m:scr m:val="script"/>
                <m:sty m:val="p"/>
              </m:rPr>
              <m:t>S</m:t>
            </m:r>
          </m:e>
          <m:sub>
            <m:r>
              <m:t>1</m:t>
            </m:r>
          </m:sub>
        </m:sSub>
      </m:oMath>
      <w:del w:id="6887" w:author="PR Preview" w:date="2026-01-01T00:00:00Z">
        <w:r>
          <w:delText xml:space="preserve"> </w:delText>
        </w:r>
      </w:del>
      <w:del w:id="6888" w:author="PR Preview" w:date="2026-01-01T00:00:00Z">
        <w:r>
          <w:delText xml:space="preserve">and</w:delText>
        </w:r>
      </w:del>
      <w:del w:id="6889" w:author="PR Preview" w:date="2026-01-01T00:00:00Z">
        <w:r>
          <w:delText xml:space="preserve"> </w:delText>
        </w:r>
      </w:del>
      <m:oMath>
        <m:sSub>
          <m:e>
            <m:r>
              <m:rPr>
                <m:scr m:val="script"/>
                <m:sty m:val="p"/>
              </m:rPr>
              <m:t>S</m:t>
            </m:r>
          </m:e>
          <m:sub>
            <m:r>
              <m:t>2</m:t>
            </m:r>
          </m:sub>
        </m:sSub>
      </m:oMath>
      <w:del w:id="6890" w:author="PR Preview" w:date="2026-01-01T00:00:00Z">
        <w:r>
          <w:delText xml:space="preserve"> </w:delText>
        </w:r>
      </w:del>
      <w:del w:id="6891" w:author="PR Preview" w:date="2026-01-01T00:00:00Z">
        <w:r>
          <w:delText xml:space="preserve">be subspaces of</w:delText>
        </w:r>
      </w:del>
      <w:del w:id="6892" w:author="PR Preview" w:date="2026-01-01T00:00:00Z">
        <w:r>
          <w:delText xml:space="preserve"> </w:delText>
        </w:r>
      </w:del>
      <m:oMath>
        <m:sSup>
          <m:e>
            <m:r>
              <m:rPr>
                <m:scr m:val="double-struck"/>
                <m:sty m:val="p"/>
              </m:rPr>
              <m:t>R</m:t>
            </m:r>
          </m:e>
          <m:sup>
            <m:r>
              <m:t>p</m:t>
            </m:r>
          </m:sup>
        </m:sSup>
      </m:oMath>
      <w:del w:id="6893" w:author="PR Preview" w:date="2026-01-01T00:00:00Z">
        <w:r>
          <w:delText xml:space="preserve">,</w:delText>
        </w:r>
      </w:del>
      <w:del w:id="6894" w:author="PR Preview" w:date="2026-01-01T00:00:00Z">
        <w:r>
          <w:delText xml:space="preserve"> </w:delText>
        </w:r>
      </w:del>
      <w:del w:id="6895" w:author="PR Preview" w:date="2026-01-01T00:00:00Z">
        <w:r>
          <w:delText xml:space="preserve">and let</w:delText>
        </w:r>
      </w:del>
      <w:del w:id="6896"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6897" w:author="PR Preview" w:date="2026-01-01T00:00:00Z">
        <w:r>
          <w:delText xml:space="preserve">.</w:delText>
        </w:r>
      </w:del>
      <w:del w:id="6898" w:author="PR Preview" w:date="2026-01-01T00:00:00Z">
        <w:r>
          <w:delText xml:space="preserve"> </w:delText>
        </w:r>
      </w:del>
      <w:del w:id="6899" w:author="PR Preview" w:date="2026-01-01T00:00:00Z">
        <w:r>
          <w:delText xml:space="preserve">The following statements are equivalent:</w:delText>
        </w:r>
      </w:del>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6900" w:author="PR Preview" w:date="2026-01-01T00:00:00Z">
        <w:r>
          <w:delText xml:space="preserve"> </w:delText>
        </w:r>
      </w:del>
      <w:del w:id="6901" w:author="PR Preview" w:date="2026-01-01T00:00:00Z">
        <w:r>
          <w:delText xml:space="preserve">(</w:delText>
        </w:r>
      </w:del>
      <w:hyperlink w:anchor="def-direct-sum">
        <w:del w:id="6902" w:author="PR Preview" w:date="2026-01-01T00:00:00Z">
          <w:r>
            <w:rPr>
              <w:rStyle w:val="Hyperlink"/>
            </w:rPr>
            <w:delText xml:space="preserve">Definition 53</w:delText>
          </w:r>
        </w:del>
      </w:hyperlink>
      <w:del w:id="6903" w:author="PR Preview" w:date="2026-01-01T00:00:00Z">
        <w:r>
          <w:delText xml:space="preserve">).</w:delText>
        </w:r>
      </w:del>
    </w:p>
    <w:p>
      <w:pPr>
        <w:pStyle w:val="BodyText"/>
      </w:pPr>
      <w:ins w:id="6904" w:author="PR Preview" w:date="2026-01-01T00:00:00Z">
        <w:r>
          <w:rPr>
            <w:b/>
            <w:bCs/>
          </w:rPr>
          <w:t xml:space="preserve">Theorem 47 (Three ways to recognize a direct sum)</w:t>
        </w:r>
      </w:ins>
      <w:ins w:id="6905" w:author="PR Preview" w:date="2026-01-01T00:00:00Z">
        <w:r>
          <w:t xml:space="preserve"> </w:t>
        </w:r>
      </w:ins>
      <w:ins w:id="6906" w:author="PR Preview" w:date="2026-01-01T00:00:00Z">
        <w:r>
          <w:t xml:space="preserve">Let</w:t>
        </w:r>
      </w:ins>
      <w:ins w:id="6907" w:author="PR Preview" w:date="2026-01-01T00:00:00Z">
        <w:r>
          <w:t xml:space="preserve"> </w:t>
        </w:r>
      </w:ins>
      <m:oMath>
        <m:sSub>
          <m:e>
            <m:r>
              <m:rPr>
                <m:scr m:val="script"/>
                <m:sty m:val="p"/>
              </m:rPr>
              <m:t>S</m:t>
            </m:r>
          </m:e>
          <m:sub>
            <m:r>
              <m:t>1</m:t>
            </m:r>
          </m:sub>
        </m:sSub>
      </m:oMath>
      <w:ins w:id="6908" w:author="PR Preview" w:date="2026-01-01T00:00:00Z">
        <w:r>
          <w:t xml:space="preserve"> </w:t>
        </w:r>
      </w:ins>
      <w:ins w:id="6909" w:author="PR Preview" w:date="2026-01-01T00:00:00Z">
        <w:r>
          <w:t xml:space="preserve">and</w:t>
        </w:r>
      </w:ins>
      <w:ins w:id="6910" w:author="PR Preview" w:date="2026-01-01T00:00:00Z">
        <w:r>
          <w:t xml:space="preserve"> </w:t>
        </w:r>
      </w:ins>
      <m:oMath>
        <m:sSub>
          <m:e>
            <m:r>
              <m:rPr>
                <m:scr m:val="script"/>
                <m:sty m:val="p"/>
              </m:rPr>
              <m:t>S</m:t>
            </m:r>
          </m:e>
          <m:sub>
            <m:r>
              <m:t>2</m:t>
            </m:r>
          </m:sub>
        </m:sSub>
      </m:oMath>
      <w:ins w:id="6911" w:author="PR Preview" w:date="2026-01-01T00:00:00Z">
        <w:r>
          <w:t xml:space="preserve"> </w:t>
        </w:r>
      </w:ins>
      <w:ins w:id="6912" w:author="PR Preview" w:date="2026-01-01T00:00:00Z">
        <w:r>
          <w:t xml:space="preserve">be subspaces of</w:t>
        </w:r>
      </w:ins>
      <w:ins w:id="6913" w:author="PR Preview" w:date="2026-01-01T00:00:00Z">
        <w:r>
          <w:t xml:space="preserve"> </w:t>
        </w:r>
      </w:ins>
      <m:oMath>
        <m:sSup>
          <m:e>
            <m:r>
              <m:rPr>
                <m:scr m:val="double-struck"/>
                <m:sty m:val="p"/>
              </m:rPr>
              <m:t>R</m:t>
            </m:r>
          </m:e>
          <m:sup>
            <m:r>
              <m:t>p</m:t>
            </m:r>
          </m:sup>
        </m:sSup>
      </m:oMath>
      <w:ins w:id="6914" w:author="PR Preview" w:date="2026-01-01T00:00:00Z">
        <w:r>
          <w:t xml:space="preserve">,</w:t>
        </w:r>
      </w:ins>
      <w:ins w:id="6915" w:author="PR Preview" w:date="2026-01-01T00:00:00Z">
        <w:r>
          <w:t xml:space="preserve"> </w:t>
        </w:r>
      </w:ins>
      <w:ins w:id="6916" w:author="PR Preview" w:date="2026-01-01T00:00:00Z">
        <w:r>
          <w:t xml:space="preserve">and let</w:t>
        </w:r>
      </w:ins>
      <w:ins w:id="6917"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6918" w:author="PR Preview" w:date="2026-01-01T00:00:00Z">
        <w:r>
          <w:t xml:space="preserve">.</w:t>
        </w:r>
      </w:ins>
      <w:ins w:id="6919" w:author="PR Preview" w:date="2026-01-01T00:00:00Z">
        <w:r>
          <w:t xml:space="preserve"> </w:t>
        </w:r>
      </w:ins>
      <w:ins w:id="6920" w:author="PR Preview" w:date="2026-01-01T00:00:00Z">
        <w:r>
          <w:t xml:space="preserve">The following statements are equivalent:</w:t>
        </w:r>
      </w:ins>
    </w:p>
    <w:p>
      <w:pPr>
        <w:pStyle w:val="Compact"/>
        <w:numPr>
          <w:ilvl w:val="0"/>
          <w:numId w:val="1039"/>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6921" w:author="PR Preview" w:date="2026-01-01T00:00:00Z">
        <w:r>
          <w:t xml:space="preserve"> </w:t>
        </w:r>
      </w:ins>
      <w:ins w:id="6922" w:author="PR Preview" w:date="2026-01-01T00:00:00Z">
        <w:r>
          <w:t xml:space="preserve">(</w:t>
        </w:r>
      </w:ins>
      <w:hyperlink w:anchor="def-direct-sum">
        <w:ins w:id="6923" w:author="PR Preview" w:date="2026-01-01T00:00:00Z">
          <w:r>
            <w:rPr>
              <w:rStyle w:val="Hyperlink"/>
            </w:rPr>
            <w:t xml:space="preserve">Definition 56</w:t>
          </w:r>
        </w:ins>
      </w:hyperlink>
      <w:ins w:id="6924" w:author="PR Preview" w:date="2026-01-01T00:00:00Z">
        <w:r>
          <w:t xml:space="preserve">).</w:t>
        </w:r>
      </w:ins>
    </w:p>
    <w:p>
      <w:pPr>
        <w:pStyle w:val="Compact"/>
        <w:numPr>
          <w:ilvl w:val="0"/>
          <w:numId w:val="1039"/>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9"/>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5" w:name="exm-direct-sum-equiv"/>
    <w:p>
      <w:pPr>
        <w:pStyle w:val="BodyText"/>
      </w:pPr>
      <w:del w:id="6925" w:author="PR Preview" w:date="2026-01-01T00:00:00Z">
        <w:r>
          <w:rPr>
            <w:b/>
            <w:bCs/>
          </w:rPr>
          <w:delText xml:space="preserve">Example 81 (Checking the three statements)</w:delText>
        </w:r>
      </w:del>
      <w:del w:id="6926" w:author="PR Preview" w:date="2026-01-01T00:00:00Z">
        <w:r>
          <w:delText xml:space="preserve"> </w:delText>
        </w:r>
      </w:del>
      <w:del w:id="6927" w:author="PR Preview" w:date="2026-01-01T00:00:00Z">
        <w:r>
          <w:delText xml:space="preserve">For the plane</w:delText>
        </w:r>
      </w:del>
      <w:del w:id="6928" w:author="PR Preview" w:date="2026-01-01T00:00:00Z">
        <w:r>
          <w:delText xml:space="preserve"> </w:delText>
        </w:r>
      </w:del>
      <m:oMath>
        <m:r>
          <m:t>z</m:t>
        </m:r>
        <m:r>
          <m:rPr>
            <m:sty m:val="p"/>
          </m:rPr>
          <m:t>=</m:t>
        </m:r>
        <m:r>
          <m:t>0</m:t>
        </m:r>
      </m:oMath>
      <w:del w:id="6929" w:author="PR Preview" w:date="2026-01-01T00:00:00Z">
        <w:r>
          <w:delText xml:space="preserve"> </w:delText>
        </w:r>
      </w:del>
      <w:del w:id="6930" w:author="PR Preview" w:date="2026-01-01T00:00:00Z">
        <w:r>
          <w:delText xml:space="preserve">and the</w:delText>
        </w:r>
      </w:del>
      <w:del w:id="6931" w:author="PR Preview" w:date="2026-01-01T00:00:00Z">
        <w:r>
          <w:delText xml:space="preserve"> </w:delText>
        </w:r>
      </w:del>
      <m:oMath>
        <m:r>
          <m:t>z</m:t>
        </m:r>
      </m:oMath>
      <w:del w:id="6932" w:author="PR Preview" w:date="2026-01-01T00:00:00Z">
        <w:r>
          <w:delText xml:space="preserve">-axis in</w:delText>
        </w:r>
      </w:del>
      <w:del w:id="6933" w:author="PR Preview" w:date="2026-01-01T00:00:00Z">
        <w:r>
          <w:delText xml:space="preserve"> </w:delText>
        </w:r>
      </w:del>
      <w:hyperlink w:anchor="exm-direct-sum">
        <w:del w:id="6934" w:author="PR Preview" w:date="2026-01-01T00:00:00Z">
          <w:r>
            <w:rPr>
              <w:rStyle w:val="Hyperlink"/>
            </w:rPr>
            <w:delText xml:space="preserve">Example 79</w:delText>
          </w:r>
        </w:del>
      </w:hyperlink>
      <w:del w:id="6935" w:author="PR Preview" w:date="2026-01-01T00:00:00Z">
        <w:r>
          <w:delText xml:space="preserve">:</w:delText>
        </w:r>
      </w:del>
    </w:p>
    <w:p>
      <w:pPr>
        <w:pStyle w:val="BodyText"/>
      </w:pPr>
      <w:ins w:id="6936" w:author="PR Preview" w:date="2026-01-01T00:00:00Z">
        <w:r>
          <w:rPr>
            <w:b/>
            <w:bCs/>
          </w:rPr>
          <w:t xml:space="preserve">Example 84 (Checking the three statements)</w:t>
        </w:r>
      </w:ins>
      <w:ins w:id="6937" w:author="PR Preview" w:date="2026-01-01T00:00:00Z">
        <w:r>
          <w:t xml:space="preserve"> </w:t>
        </w:r>
      </w:ins>
      <w:ins w:id="6938" w:author="PR Preview" w:date="2026-01-01T00:00:00Z">
        <w:r>
          <w:t xml:space="preserve">For the plane</w:t>
        </w:r>
      </w:ins>
      <w:ins w:id="6939" w:author="PR Preview" w:date="2026-01-01T00:00:00Z">
        <w:r>
          <w:t xml:space="preserve"> </w:t>
        </w:r>
      </w:ins>
      <m:oMath>
        <m:r>
          <m:t>z</m:t>
        </m:r>
        <m:r>
          <m:rPr>
            <m:sty m:val="p"/>
          </m:rPr>
          <m:t>=</m:t>
        </m:r>
        <m:r>
          <m:t>0</m:t>
        </m:r>
      </m:oMath>
      <w:ins w:id="6940" w:author="PR Preview" w:date="2026-01-01T00:00:00Z">
        <w:r>
          <w:t xml:space="preserve"> </w:t>
        </w:r>
      </w:ins>
      <w:ins w:id="6941" w:author="PR Preview" w:date="2026-01-01T00:00:00Z">
        <w:r>
          <w:t xml:space="preserve">and the</w:t>
        </w:r>
      </w:ins>
      <w:ins w:id="6942" w:author="PR Preview" w:date="2026-01-01T00:00:00Z">
        <w:r>
          <w:t xml:space="preserve"> </w:t>
        </w:r>
      </w:ins>
      <m:oMath>
        <m:r>
          <m:t>z</m:t>
        </m:r>
      </m:oMath>
      <w:ins w:id="6943" w:author="PR Preview" w:date="2026-01-01T00:00:00Z">
        <w:r>
          <w:t xml:space="preserve">-axis in</w:t>
        </w:r>
      </w:ins>
      <w:ins w:id="6944" w:author="PR Preview" w:date="2026-01-01T00:00:00Z">
        <w:r>
          <w:t xml:space="preserve"> </w:t>
        </w:r>
      </w:ins>
      <w:hyperlink w:anchor="exm-direct-sum">
        <w:ins w:id="6945" w:author="PR Preview" w:date="2026-01-01T00:00:00Z">
          <w:r>
            <w:rPr>
              <w:rStyle w:val="Hyperlink"/>
            </w:rPr>
            <w:t xml:space="preserve">Example 82</w:t>
          </w:r>
        </w:ins>
      </w:hyperlink>
      <w:ins w:id="6946" w:author="PR Preview" w:date="2026-01-01T00:00:00Z">
        <w:r>
          <w:t xml:space="preserve">:</w:t>
        </w:r>
      </w:ins>
    </w:p>
    <w:p>
      <w:pPr>
        <w:numPr>
          <w:ilvl w:val="0"/>
          <w:numId w:val="1040"/>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del w:id="6947" w:author="PR Preview" w:date="2026-01-01T00:00:00Z">
        <w:r>
          <w:delText xml:space="preserve">since the plane has dimension</w:delText>
        </w:r>
      </w:del>
      <w:del w:id="6948" w:author="PR Preview" w:date="2026-01-01T00:00:00Z">
        <w:r>
          <w:delText xml:space="preserve"> </w:delText>
        </w:r>
      </w:del>
      <m:oMath>
        <m:r>
          <m:t>2</m:t>
        </m:r>
      </m:oMath>
      <w:del w:id="6949" w:author="PR Preview" w:date="2026-01-01T00:00:00Z">
        <w:r>
          <w:delText xml:space="preserve"> </w:delText>
        </w:r>
      </w:del>
      <w:del w:id="6950" w:author="PR Preview" w:date="2026-01-01T00:00:00Z">
        <w:r>
          <w:delText xml:space="preserve">(</w:delText>
        </w:r>
      </w:del>
      <w:hyperlink w:anchor="exm-dimension">
        <w:del w:id="6951" w:author="PR Preview" w:date="2026-01-01T00:00:00Z">
          <w:r>
            <w:rPr>
              <w:rStyle w:val="Hyperlink"/>
            </w:rPr>
            <w:delText xml:space="preserve">Example 47</w:delText>
          </w:r>
        </w:del>
      </w:hyperlink>
      <w:del w:id="6952" w:author="PR Preview" w:date="2026-01-01T00:00:00Z">
        <w:r>
          <w:delText xml:space="preserve">),</w:delText>
        </w:r>
      </w:del>
      <w:del w:id="6953" w:author="PR Preview" w:date="2026-01-01T00:00:00Z">
        <w:r>
          <w:delText xml:space="preserve"> </w:delText>
        </w:r>
      </w:del>
      <w:del w:id="6954" w:author="PR Preview" w:date="2026-01-01T00:00:00Z">
        <w:r>
          <w:delText xml:space="preserve">the</w:delText>
        </w:r>
      </w:del>
      <w:del w:id="6955" w:author="PR Preview" w:date="2026-01-01T00:00:00Z">
        <w:r>
          <w:delText xml:space="preserve"> </w:delText>
        </w:r>
      </w:del>
      <m:oMath>
        <m:r>
          <m:t>z</m:t>
        </m:r>
      </m:oMath>
      <w:del w:id="6956" w:author="PR Preview" w:date="2026-01-01T00:00:00Z">
        <w:r>
          <w:delText xml:space="preserve">-axis has the single nonzero vector</w:delText>
        </w:r>
      </w:del>
      <w:del w:id="6957" w:author="PR Preview" w:date="2026-01-01T00:00:00Z">
        <w:r>
          <w:delText xml:space="preserve"> </w:delText>
        </w:r>
      </w:del>
      <m:oMath>
        <m:r>
          <m:rPr>
            <m:sty m:val="p"/>
          </m:rPr>
          <m:t>(</m:t>
        </m:r>
        <m:r>
          <m:t>0</m:t>
        </m:r>
        <m:r>
          <m:rPr>
            <m:sty m:val="p"/>
          </m:rPr>
          <m:t>,</m:t>
        </m:r>
        <m:r>
          <m:t>0</m:t>
        </m:r>
        <m:r>
          <m:rPr>
            <m:sty m:val="p"/>
          </m:rPr>
          <m:t>,</m:t>
        </m:r>
        <m:r>
          <m:t>1</m:t>
        </m:r>
        <m:r>
          <m:rPr>
            <m:sty m:val="p"/>
          </m:rPr>
          <m:t>)</m:t>
        </m:r>
      </m:oMath>
      <w:del w:id="6958" w:author="PR Preview" w:date="2026-01-01T00:00:00Z">
        <w:r>
          <w:delText xml:space="preserve"> </w:delText>
        </w:r>
      </w:del>
      <w:del w:id="6959" w:author="PR Preview" w:date="2026-01-01T00:00:00Z">
        <w:r>
          <w:delText xml:space="preserve">as a basis,</w:delText>
        </w:r>
      </w:del>
      <w:del w:id="6960" w:author="PR Preview" w:date="2026-01-01T00:00:00Z">
        <w:r>
          <w:delText xml:space="preserve"> </w:delText>
        </w:r>
      </w:del>
      <w:del w:id="6961" w:author="PR Preview" w:date="2026-01-01T00:00:00Z">
        <w:r>
          <w:delText xml:space="preserve">and</w:delText>
        </w:r>
      </w:del>
      <w:del w:id="6962"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6963" w:author="PR Preview" w:date="2026-01-01T00:00:00Z">
        <w:r>
          <w:delText xml:space="preserve"> </w:delText>
        </w:r>
      </w:del>
      <w:del w:id="6964" w:author="PR Preview" w:date="2026-01-01T00:00:00Z">
        <w:r>
          <w:delText xml:space="preserve">(</w:delText>
        </w:r>
      </w:del>
      <w:hyperlink w:anchor="exm-dimension">
        <w:del w:id="6965" w:author="PR Preview" w:date="2026-01-01T00:00:00Z">
          <w:r>
            <w:rPr>
              <w:rStyle w:val="Hyperlink"/>
            </w:rPr>
            <w:delText xml:space="preserve">Example 47</w:delText>
          </w:r>
        </w:del>
      </w:hyperlink>
      <w:del w:id="6966" w:author="PR Preview" w:date="2026-01-01T00:00:00Z">
        <w:r>
          <w:delText xml:space="preserve">);</w:delText>
        </w:r>
      </w:del>
    </w:p>
    <w:p>
      <w:pPr>
        <w:numPr>
          <w:ilvl w:val="0"/>
          <w:numId w:val="1000"/>
        </w:numPr>
      </w:pPr>
      <w:ins w:id="6967" w:author="PR Preview" w:date="2026-01-01T00:00:00Z">
        <w:r>
          <w:t xml:space="preserve">since the plane has dimension</w:t>
        </w:r>
      </w:ins>
      <w:ins w:id="6968" w:author="PR Preview" w:date="2026-01-01T00:00:00Z">
        <w:r>
          <w:t xml:space="preserve"> </w:t>
        </w:r>
      </w:ins>
      <m:oMath>
        <m:r>
          <m:t>2</m:t>
        </m:r>
      </m:oMath>
      <w:ins w:id="6969" w:author="PR Preview" w:date="2026-01-01T00:00:00Z">
        <w:r>
          <w:t xml:space="preserve"> </w:t>
        </w:r>
      </w:ins>
      <w:ins w:id="6970" w:author="PR Preview" w:date="2026-01-01T00:00:00Z">
        <w:r>
          <w:t xml:space="preserve">(</w:t>
        </w:r>
      </w:ins>
      <w:hyperlink w:anchor="exm-dimension">
        <w:ins w:id="6971" w:author="PR Preview" w:date="2026-01-01T00:00:00Z">
          <w:r>
            <w:rPr>
              <w:rStyle w:val="Hyperlink"/>
            </w:rPr>
            <w:t xml:space="preserve">Example 48</w:t>
          </w:r>
        </w:ins>
      </w:hyperlink>
      <w:ins w:id="6972" w:author="PR Preview" w:date="2026-01-01T00:00:00Z">
        <w:r>
          <w:t xml:space="preserve">),</w:t>
        </w:r>
      </w:ins>
      <w:ins w:id="6973" w:author="PR Preview" w:date="2026-01-01T00:00:00Z">
        <w:r>
          <w:t xml:space="preserve"> </w:t>
        </w:r>
      </w:ins>
      <w:ins w:id="6974" w:author="PR Preview" w:date="2026-01-01T00:00:00Z">
        <w:r>
          <w:t xml:space="preserve">the</w:t>
        </w:r>
      </w:ins>
      <w:ins w:id="6975" w:author="PR Preview" w:date="2026-01-01T00:00:00Z">
        <w:r>
          <w:t xml:space="preserve"> </w:t>
        </w:r>
      </w:ins>
      <m:oMath>
        <m:r>
          <m:t>z</m:t>
        </m:r>
      </m:oMath>
      <w:ins w:id="6976" w:author="PR Preview" w:date="2026-01-01T00:00:00Z">
        <w:r>
          <w:t xml:space="preserve">-axis has the single nonzero vector</w:t>
        </w:r>
      </w:ins>
      <w:ins w:id="6977" w:author="PR Preview" w:date="2026-01-01T00:00:00Z">
        <w:r>
          <w:t xml:space="preserve"> </w:t>
        </w:r>
      </w:ins>
      <m:oMath>
        <m:r>
          <m:rPr>
            <m:sty m:val="p"/>
          </m:rPr>
          <m:t>(</m:t>
        </m:r>
        <m:r>
          <m:t>0</m:t>
        </m:r>
        <m:r>
          <m:rPr>
            <m:sty m:val="p"/>
          </m:rPr>
          <m:t>,</m:t>
        </m:r>
        <m:r>
          <m:t>0</m:t>
        </m:r>
        <m:r>
          <m:rPr>
            <m:sty m:val="p"/>
          </m:rPr>
          <m:t>,</m:t>
        </m:r>
        <m:r>
          <m:t>1</m:t>
        </m:r>
        <m:r>
          <m:rPr>
            <m:sty m:val="p"/>
          </m:rPr>
          <m:t>)</m:t>
        </m:r>
      </m:oMath>
      <w:ins w:id="6978" w:author="PR Preview" w:date="2026-01-01T00:00:00Z">
        <w:r>
          <w:t xml:space="preserve"> </w:t>
        </w:r>
      </w:ins>
      <w:ins w:id="6979" w:author="PR Preview" w:date="2026-01-01T00:00:00Z">
        <w:r>
          <w:t xml:space="preserve">as a basis,</w:t>
        </w:r>
      </w:ins>
      <w:ins w:id="6980" w:author="PR Preview" w:date="2026-01-01T00:00:00Z">
        <w:r>
          <w:t xml:space="preserve"> </w:t>
        </w:r>
      </w:ins>
      <w:ins w:id="6981" w:author="PR Preview" w:date="2026-01-01T00:00:00Z">
        <w:r>
          <w:t xml:space="preserve">and</w:t>
        </w:r>
      </w:ins>
      <w:ins w:id="6982"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6983" w:author="PR Preview" w:date="2026-01-01T00:00:00Z">
        <w:r>
          <w:t xml:space="preserve"> </w:t>
        </w:r>
      </w:ins>
      <w:ins w:id="6984" w:author="PR Preview" w:date="2026-01-01T00:00:00Z">
        <w:r>
          <w:t xml:space="preserve">(</w:t>
        </w:r>
      </w:ins>
      <w:hyperlink w:anchor="exm-dimension">
        <w:ins w:id="6985" w:author="PR Preview" w:date="2026-01-01T00:00:00Z">
          <w:r>
            <w:rPr>
              <w:rStyle w:val="Hyperlink"/>
            </w:rPr>
            <w:t xml:space="preserve">Example 48</w:t>
          </w:r>
        </w:ins>
      </w:hyperlink>
      <w:ins w:id="6986" w:author="PR Preview" w:date="2026-01-01T00:00:00Z">
        <w:r>
          <w:t xml:space="preserve">);</w:t>
        </w:r>
      </w:ins>
    </w:p>
    <w:p>
      <w:pPr>
        <w:numPr>
          <w:ilvl w:val="0"/>
          <w:numId w:val="1040"/>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del w:id="6987" w:author="PR Preview" w:date="2026-01-01T00:00:00Z">
        <w:r>
          <w:delText xml:space="preserve">For the planes</w:delText>
        </w:r>
      </w:del>
      <w:del w:id="6988" w:author="PR Preview" w:date="2026-01-01T00:00:00Z">
        <w:r>
          <w:delText xml:space="preserve"> </w:delText>
        </w:r>
      </w:del>
      <m:oMath>
        <m:r>
          <m:t>z</m:t>
        </m:r>
        <m:r>
          <m:rPr>
            <m:sty m:val="p"/>
          </m:rPr>
          <m:t>=</m:t>
        </m:r>
        <m:r>
          <m:t>0</m:t>
        </m:r>
      </m:oMath>
      <w:del w:id="6989" w:author="PR Preview" w:date="2026-01-01T00:00:00Z">
        <w:r>
          <w:delText xml:space="preserve"> </w:delText>
        </w:r>
      </w:del>
      <w:del w:id="6990" w:author="PR Preview" w:date="2026-01-01T00:00:00Z">
        <w:r>
          <w:delText xml:space="preserve">and</w:delText>
        </w:r>
      </w:del>
      <w:del w:id="6991" w:author="PR Preview" w:date="2026-01-01T00:00:00Z">
        <w:r>
          <w:delText xml:space="preserve"> </w:delText>
        </w:r>
      </w:del>
      <m:oMath>
        <m:r>
          <m:t>x</m:t>
        </m:r>
        <m:r>
          <m:rPr>
            <m:sty m:val="p"/>
          </m:rPr>
          <m:t>=</m:t>
        </m:r>
        <m:r>
          <m:t>0</m:t>
        </m:r>
      </m:oMath>
      <w:del w:id="6992" w:author="PR Preview" w:date="2026-01-01T00:00:00Z">
        <w:r>
          <w:delText xml:space="preserve"> </w:delText>
        </w:r>
      </w:del>
      <w:del w:id="6993" w:author="PR Preview" w:date="2026-01-01T00:00:00Z">
        <w:r>
          <w:delText xml:space="preserve">in</w:delText>
        </w:r>
      </w:del>
      <w:del w:id="6994" w:author="PR Preview" w:date="2026-01-01T00:00:00Z">
        <w:r>
          <w:delText xml:space="preserve"> </w:delText>
        </w:r>
      </w:del>
      <w:hyperlink w:anchor="exm-not-direct-sum">
        <w:del w:id="6995" w:author="PR Preview" w:date="2026-01-01T00:00:00Z">
          <w:r>
            <w:rPr>
              <w:rStyle w:val="Hyperlink"/>
            </w:rPr>
            <w:delText xml:space="preserve">Example 80</w:delText>
          </w:r>
        </w:del>
      </w:hyperlink>
      <w:del w:id="6996" w:author="PR Preview" w:date="2026-01-01T00:00:00Z">
        <w:r>
          <w:delText xml:space="preserve">,</w:delText>
        </w:r>
      </w:del>
      <w:del w:id="6997" w:author="PR Preview" w:date="2026-01-01T00:00:00Z">
        <w:r>
          <w:delText xml:space="preserve"> </w:delText>
        </w:r>
      </w:del>
      <w:del w:id="6998" w:author="PR Preview" w:date="2026-01-01T00:00:00Z">
        <w:r>
          <w:delText xml:space="preserve">both statements fail:</w:delText>
        </w:r>
      </w:del>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del w:id="6999" w:author="PR Preview" w:date="2026-01-01T00:00:00Z">
        <w:r>
          <w:delText xml:space="preserve">(</w:delText>
        </w:r>
      </w:del>
      <w:hyperlink w:anchor="exm-dim-sum">
        <w:del w:id="7000" w:author="PR Preview" w:date="2026-01-01T00:00:00Z">
          <w:r>
            <w:rPr>
              <w:rStyle w:val="Hyperlink"/>
            </w:rPr>
            <w:delText xml:space="preserve">Example 76</w:delText>
          </w:r>
        </w:del>
      </w:hyperlink>
      <w:del w:id="7001" w:author="PR Preview" w:date="2026-01-01T00:00:00Z">
        <w:r>
          <w:delText xml:space="preserve">),</w:delText>
        </w:r>
      </w:del>
      <w:del w:id="7002" w:author="PR Preview" w:date="2026-01-01T00:00:00Z">
        <w:r>
          <w:delText xml:space="preserve"> </w:delText>
        </w:r>
      </w:del>
      <w:del w:id="7003" w:author="PR Preview" w:date="2026-01-01T00:00:00Z">
        <w:r>
          <w:delText xml:space="preserve">and</w:delText>
        </w:r>
      </w:del>
      <w:del w:id="7004" w:author="PR Preview" w:date="2026-01-01T00:00:00Z">
        <w:r>
          <w:delText xml:space="preserve"> </w:delText>
        </w:r>
      </w:del>
      <m:oMath>
        <m:r>
          <m:rPr>
            <m:sty m:val="p"/>
          </m:rPr>
          <m:t>(</m:t>
        </m:r>
        <m:r>
          <m:t>0</m:t>
        </m:r>
        <m:r>
          <m:rPr>
            <m:sty m:val="p"/>
          </m:rPr>
          <m:t>,</m:t>
        </m:r>
        <m:r>
          <m:t>1</m:t>
        </m:r>
        <m:r>
          <m:rPr>
            <m:sty m:val="p"/>
          </m:rPr>
          <m:t>,</m:t>
        </m:r>
        <m:r>
          <m:t>0</m:t>
        </m:r>
        <m:r>
          <m:rPr>
            <m:sty m:val="p"/>
          </m:rPr>
          <m:t>)</m:t>
        </m:r>
      </m:oMath>
      <w:del w:id="7005" w:author="PR Preview" w:date="2026-01-01T00:00:00Z">
        <w:r>
          <w:delText xml:space="preserve"> </w:delText>
        </w:r>
      </w:del>
      <w:del w:id="7006" w:author="PR Preview" w:date="2026-01-01T00:00:00Z">
        <w:r>
          <w:delText xml:space="preserve">splits in two ways.</w:delText>
        </w:r>
      </w:del>
    </w:p>
    <w:p>
      <w:pPr>
        <w:pStyle w:val="BodyText"/>
      </w:pPr>
      <w:del w:id="7007" w:author="PR Preview" w:date="2026-01-01T00:00:00Z">
        <w:r>
          <w:rPr>
            <w:b/>
            <w:bCs/>
          </w:rPr>
          <w:delText xml:space="preserve">Definition 54 (Projection onto a subspace along a complement)</w:delText>
        </w:r>
      </w:del>
      <w:del w:id="7008" w:author="PR Preview" w:date="2026-01-01T00:00:00Z">
        <w:r>
          <w:delText xml:space="preserve"> </w:delText>
        </w:r>
      </w:del>
      <w:del w:id="7009" w:author="PR Preview" w:date="2026-01-01T00:00:00Z">
        <w:r>
          <w:delText xml:space="preserve">Let</w:delText>
        </w:r>
      </w:del>
      <w:del w:id="7010" w:author="PR Preview" w:date="2026-01-01T00:00:00Z">
        <w:r>
          <w:delText xml:space="preserve"> </w:delText>
        </w:r>
      </w:del>
      <m:oMath>
        <m:r>
          <m:rPr>
            <m:scr m:val="script"/>
            <m:sty m:val="p"/>
          </m:rPr>
          <m:t>S</m:t>
        </m:r>
      </m:oMath>
      <w:del w:id="7011" w:author="PR Preview" w:date="2026-01-01T00:00:00Z">
        <w:r>
          <w:delText xml:space="preserve"> </w:delText>
        </w:r>
      </w:del>
      <w:del w:id="7012" w:author="PR Preview" w:date="2026-01-01T00:00:00Z">
        <w:r>
          <w:delText xml:space="preserve">and</w:delText>
        </w:r>
      </w:del>
      <w:del w:id="7013" w:author="PR Preview" w:date="2026-01-01T00:00:00Z">
        <w:r>
          <w:delText xml:space="preserve"> </w:delText>
        </w:r>
      </w:del>
      <m:oMath>
        <m:r>
          <m:rPr>
            <m:scr m:val="script"/>
            <m:sty m:val="p"/>
          </m:rPr>
          <m:t>T</m:t>
        </m:r>
      </m:oMath>
      <w:del w:id="7014" w:author="PR Preview" w:date="2026-01-01T00:00:00Z">
        <w:r>
          <w:delText xml:space="preserve"> </w:delText>
        </w:r>
      </w:del>
      <w:del w:id="7015" w:author="PR Preview" w:date="2026-01-01T00:00:00Z">
        <w:r>
          <w:delText xml:space="preserve">be subspaces of</w:delText>
        </w:r>
      </w:del>
      <w:del w:id="7016" w:author="PR Preview" w:date="2026-01-01T00:00:00Z">
        <w:r>
          <w:delText xml:space="preserve"> </w:delText>
        </w:r>
      </w:del>
      <m:oMath>
        <m:sSup>
          <m:e>
            <m:r>
              <m:rPr>
                <m:scr m:val="double-struck"/>
                <m:sty m:val="p"/>
              </m:rPr>
              <m:t>R</m:t>
            </m:r>
          </m:e>
          <m:sup>
            <m:r>
              <m:t>p</m:t>
            </m:r>
          </m:sup>
        </m:sSup>
      </m:oMath>
      <w:del w:id="7017" w:author="PR Preview" w:date="2026-01-01T00:00:00Z">
        <w:r>
          <w:delText xml:space="preserve"> </w:delText>
        </w:r>
      </w:del>
      <w:del w:id="7018" w:author="PR Preview" w:date="2026-01-01T00:00:00Z">
        <w:r>
          <w:delText xml:space="preserve">with</w:delText>
        </w:r>
      </w:del>
      <w:del w:id="7019"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r>
          <m:rPr>
            <m:scr m:val="script"/>
            <m:sty m:val="p"/>
          </m:rPr>
          <m:t>T</m:t>
        </m:r>
      </m:oMath>
      <w:del w:id="7020" w:author="PR Preview" w:date="2026-01-01T00:00:00Z">
        <w:r>
          <w:delText xml:space="preserve"> </w:delText>
        </w:r>
      </w:del>
      <w:del w:id="7021" w:author="PR Preview" w:date="2026-01-01T00:00:00Z">
        <w:r>
          <w:delText xml:space="preserve">(</w:delText>
        </w:r>
      </w:del>
      <w:hyperlink w:anchor="def-direct-sum">
        <w:del w:id="7022" w:author="PR Preview" w:date="2026-01-01T00:00:00Z">
          <w:r>
            <w:rPr>
              <w:rStyle w:val="Hyperlink"/>
            </w:rPr>
            <w:delText xml:space="preserve">Definition 53</w:delText>
          </w:r>
        </w:del>
      </w:hyperlink>
      <w:del w:id="7023" w:author="PR Preview" w:date="2026-01-01T00:00:00Z">
        <w:r>
          <w:delText xml:space="preserve">),</w:delText>
        </w:r>
      </w:del>
      <w:del w:id="7024" w:author="PR Preview" w:date="2026-01-01T00:00:00Z">
        <w:r>
          <w:delText xml:space="preserve"> </w:delText>
        </w:r>
      </w:del>
      <w:del w:id="7025" w:author="PR Preview" w:date="2026-01-01T00:00:00Z">
        <w:r>
          <w:delText xml:space="preserve">and let</w:delText>
        </w:r>
      </w:del>
      <w:del w:id="7026"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7027" w:author="PR Preview" w:date="2026-01-01T00:00:00Z">
        <w:r>
          <w:delText xml:space="preserve">.</w:delText>
        </w:r>
      </w:del>
      <w:del w:id="7028" w:author="PR Preview" w:date="2026-01-01T00:00:00Z">
        <w:r>
          <w:delText xml:space="preserve"> </w:delText>
        </w:r>
      </w:del>
      <w:del w:id="7029" w:author="PR Preview" w:date="2026-01-01T00:00:00Z">
        <w:r>
          <w:delText xml:space="preserve">By</w:delText>
        </w:r>
      </w:del>
      <w:del w:id="7030" w:author="PR Preview" w:date="2026-01-01T00:00:00Z">
        <w:r>
          <w:delText xml:space="preserve"> </w:delText>
        </w:r>
      </w:del>
      <w:hyperlink w:anchor="thm-direct-sum-equiv">
        <w:del w:id="7031" w:author="PR Preview" w:date="2026-01-01T00:00:00Z">
          <w:r>
            <w:rPr>
              <w:rStyle w:val="Hyperlink"/>
            </w:rPr>
            <w:delText xml:space="preserve">Theorem 46</w:delText>
          </w:r>
        </w:del>
      </w:hyperlink>
      <w:del w:id="7032" w:author="PR Preview" w:date="2026-01-01T00:00:00Z">
        <w:r>
          <w:delText xml:space="preserve">,</w:delText>
        </w:r>
      </w:del>
      <w:del w:id="7033" w:author="PR Preview" w:date="2026-01-01T00:00:00Z">
        <w:r>
          <w:delText xml:space="preserve"> </w:delText>
        </w:r>
      </w:del>
      <m:oMath>
        <m:acc>
          <m:accPr>
            <m:chr m:val="̃"/>
          </m:accPr>
          <m:e>
            <m:r>
              <m:t>y</m:t>
            </m:r>
          </m:e>
        </m:acc>
        <m:r>
          <m:rPr>
            <m:sty m:val="p"/>
          </m:rPr>
          <m:t>=</m:t>
        </m:r>
        <m:acc>
          <m:accPr>
            <m:chr m:val="̃"/>
          </m:accPr>
          <m:e>
            <m:r>
              <m:t>u</m:t>
            </m:r>
          </m:e>
        </m:acc>
        <m:r>
          <m:rPr>
            <m:sty m:val="p"/>
          </m:rPr>
          <m:t>+</m:t>
        </m:r>
        <m:acc>
          <m:accPr>
            <m:chr m:val="̃"/>
          </m:accPr>
          <m:e>
            <m:r>
              <m:t>v</m:t>
            </m:r>
          </m:e>
        </m:acc>
      </m:oMath>
      <w:del w:id="7034" w:author="PR Preview" w:date="2026-01-01T00:00:00Z">
        <w:r>
          <w:delText xml:space="preserve"> </w:delText>
        </w:r>
      </w:del>
      <w:del w:id="7035" w:author="PR Preview" w:date="2026-01-01T00:00:00Z">
        <w:r>
          <w:delText xml:space="preserve">for exactly one</w:delText>
        </w:r>
      </w:del>
      <w:del w:id="7036" w:author="PR Preview" w:date="2026-01-01T00:00:00Z">
        <w:r>
          <w:delText xml:space="preserve"> </w:delText>
        </w:r>
      </w:del>
      <m:oMath>
        <m:acc>
          <m:accPr>
            <m:chr m:val="̃"/>
          </m:accPr>
          <m:e>
            <m:r>
              <m:t>u</m:t>
            </m:r>
          </m:e>
        </m:acc>
        <m:r>
          <m:rPr>
            <m:sty m:val="p"/>
          </m:rPr>
          <m:t>∈</m:t>
        </m:r>
        <m:r>
          <m:rPr>
            <m:scr m:val="script"/>
            <m:sty m:val="p"/>
          </m:rPr>
          <m:t>S</m:t>
        </m:r>
      </m:oMath>
      <w:del w:id="7037" w:author="PR Preview" w:date="2026-01-01T00:00:00Z">
        <w:r>
          <w:delText xml:space="preserve"> </w:delText>
        </w:r>
      </w:del>
      <w:del w:id="7038" w:author="PR Preview" w:date="2026-01-01T00:00:00Z">
        <w:r>
          <w:delText xml:space="preserve">and</w:delText>
        </w:r>
      </w:del>
      <w:del w:id="7039" w:author="PR Preview" w:date="2026-01-01T00:00:00Z">
        <w:r>
          <w:delText xml:space="preserve"> </w:delText>
        </w:r>
      </w:del>
      <m:oMath>
        <m:acc>
          <m:accPr>
            <m:chr m:val="̃"/>
          </m:accPr>
          <m:e>
            <m:r>
              <m:t>v</m:t>
            </m:r>
          </m:e>
        </m:acc>
        <m:r>
          <m:rPr>
            <m:sty m:val="p"/>
          </m:rPr>
          <m:t>∈</m:t>
        </m:r>
        <m:r>
          <m:rPr>
            <m:scr m:val="script"/>
            <m:sty m:val="p"/>
          </m:rPr>
          <m:t>T</m:t>
        </m:r>
      </m:oMath>
      <w:del w:id="7040" w:author="PR Preview" w:date="2026-01-01T00:00:00Z">
        <w:r>
          <w:delText xml:space="preserve">.</w:delText>
        </w:r>
      </w:del>
      <w:del w:id="7041" w:author="PR Preview" w:date="2026-01-01T00:00:00Z">
        <w:r>
          <w:delText xml:space="preserve"> </w:delText>
        </w:r>
      </w:del>
      <w:del w:id="7042" w:author="PR Preview" w:date="2026-01-01T00:00:00Z">
        <w:r>
          <w:delText xml:space="preserve">The vector</w:delText>
        </w:r>
      </w:del>
      <w:del w:id="7043" w:author="PR Preview" w:date="2026-01-01T00:00:00Z">
        <w:r>
          <w:delText xml:space="preserve"> </w:delText>
        </w:r>
      </w:del>
      <m:oMath>
        <m:acc>
          <m:accPr>
            <m:chr m:val="̃"/>
          </m:accPr>
          <m:e>
            <m:r>
              <m:t>u</m:t>
            </m:r>
          </m:e>
        </m:acc>
      </m:oMath>
      <w:del w:id="7044" w:author="PR Preview" w:date="2026-01-01T00:00:00Z">
        <w:r>
          <w:delText xml:space="preserve"> </w:delText>
        </w:r>
      </w:del>
      <w:del w:id="7045" w:author="PR Preview" w:date="2026-01-01T00:00:00Z">
        <w:r>
          <w:delText xml:space="preserve">is the</w:delText>
        </w:r>
      </w:del>
      <w:del w:id="7046" w:author="PR Preview" w:date="2026-01-01T00:00:00Z">
        <w:r>
          <w:delText xml:space="preserve"> </w:delText>
        </w:r>
      </w:del>
      <w:del w:id="7047" w:author="PR Preview" w:date="2026-01-01T00:00:00Z">
        <w:r>
          <w:rPr>
            <w:b/>
            <w:bCs/>
          </w:rPr>
          <w:delText xml:space="preserve">projection</w:delText>
        </w:r>
      </w:del>
      <w:del w:id="7048" w:author="PR Preview" w:date="2026-01-01T00:00:00Z">
        <w:r>
          <w:delText xml:space="preserve"> </w:delText>
        </w:r>
      </w:del>
      <w:del w:id="7049" w:author="PR Preview" w:date="2026-01-01T00:00:00Z">
        <w:r>
          <w:delText xml:space="preserve">of</w:delText>
        </w:r>
      </w:del>
      <w:del w:id="7050" w:author="PR Preview" w:date="2026-01-01T00:00:00Z">
        <w:r>
          <w:delText xml:space="preserve"> </w:delText>
        </w:r>
      </w:del>
      <m:oMath>
        <m:acc>
          <m:accPr>
            <m:chr m:val="̃"/>
          </m:accPr>
          <m:e>
            <m:r>
              <m:t>y</m:t>
            </m:r>
          </m:e>
        </m:acc>
      </m:oMath>
      <w:del w:id="7051" w:author="PR Preview" w:date="2026-01-01T00:00:00Z">
        <w:r>
          <w:delText xml:space="preserve"> </w:delText>
        </w:r>
      </w:del>
      <w:del w:id="7052" w:author="PR Preview" w:date="2026-01-01T00:00:00Z">
        <w:r>
          <w:delText xml:space="preserve">onto</w:delText>
        </w:r>
      </w:del>
      <w:del w:id="7053" w:author="PR Preview" w:date="2026-01-01T00:00:00Z">
        <w:r>
          <w:delText xml:space="preserve"> </w:delText>
        </w:r>
      </w:del>
      <m:oMath>
        <m:r>
          <m:rPr>
            <m:scr m:val="script"/>
            <m:sty m:val="p"/>
          </m:rPr>
          <m:t>S</m:t>
        </m:r>
      </m:oMath>
      <w:del w:id="7054" w:author="PR Preview" w:date="2026-01-01T00:00:00Z">
        <w:r>
          <w:delText xml:space="preserve"> </w:delText>
        </w:r>
      </w:del>
      <w:del w:id="7055" w:author="PR Preview" w:date="2026-01-01T00:00:00Z">
        <w:r>
          <w:delText xml:space="preserve">along</w:delText>
        </w:r>
      </w:del>
      <w:del w:id="7056" w:author="PR Preview" w:date="2026-01-01T00:00:00Z">
        <w:r>
          <w:delText xml:space="preserve"> </w:delText>
        </w:r>
      </w:del>
      <m:oMath>
        <m:r>
          <m:rPr>
            <m:scr m:val="script"/>
            <m:sty m:val="p"/>
          </m:rPr>
          <m:t>T</m:t>
        </m:r>
      </m:oMath>
      <w:del w:id="7057" w:author="PR Preview" w:date="2026-01-01T00:00:00Z">
        <w:r>
          <w:delText xml:space="preserve"> </w:delText>
        </w:r>
      </w:del>
      <w:del w:id="7058" w:author="PR Preview" w:date="2026-01-01T00:00:00Z">
        <w:r>
          <w:delText xml:space="preserve">(Banerjee and Roy 2014, Definition 6.3, p. 163)</w:delText>
        </w:r>
      </w:del>
      <w:del w:id="7059" w:author="PR Preview" w:date="2026-01-01T00:00:00Z">
        <w:r>
          <w:delText xml:space="preserve">.</w:delText>
        </w:r>
      </w:del>
    </w:p>
    <w:p>
      <w:pPr>
        <w:pStyle w:val="BodyText"/>
      </w:pPr>
      <w:del w:id="7060" w:author="PR Preview" w:date="2026-01-01T00:00:00Z">
        <w:r>
          <w:rPr>
            <w:b/>
            <w:bCs/>
          </w:rPr>
          <w:delText xml:space="preserve">Example 82 (The projection depends on the complement)</w:delText>
        </w:r>
      </w:del>
      <w:del w:id="7061" w:author="PR Preview" w:date="2026-01-01T00:00:00Z">
        <w:r>
          <w:delText xml:space="preserve"> </w:delText>
        </w:r>
      </w:del>
      <w:del w:id="7062" w:author="PR Preview" w:date="2026-01-01T00:00:00Z">
        <w:r>
          <w:delText xml:space="preserve">Let</w:delText>
        </w:r>
      </w:del>
      <w:del w:id="706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7064" w:author="PR Preview" w:date="2026-01-01T00:00:00Z">
        <w:r>
          <w:delText xml:space="preserve">, the horizontal axis in</w:delText>
        </w:r>
      </w:del>
      <w:del w:id="7065" w:author="PR Preview" w:date="2026-01-01T00:00:00Z">
        <w:r>
          <w:delText xml:space="preserve"> </w:delText>
        </w:r>
      </w:del>
      <m:oMath>
        <m:sSup>
          <m:e>
            <m:r>
              <m:rPr>
                <m:scr m:val="double-struck"/>
                <m:sty m:val="p"/>
              </m:rPr>
              <m:t>R</m:t>
            </m:r>
          </m:e>
          <m:sup>
            <m:r>
              <m:t>2</m:t>
            </m:r>
          </m:sup>
        </m:sSup>
      </m:oMath>
      <w:del w:id="7066" w:author="PR Preview" w:date="2026-01-01T00:00:00Z">
        <w:r>
          <w:delText xml:space="preserve">,</w:delText>
        </w:r>
      </w:del>
      <w:del w:id="7067" w:author="PR Preview" w:date="2026-01-01T00:00:00Z">
        <w:r>
          <w:delText xml:space="preserve"> </w:delText>
        </w:r>
      </w:del>
      <w:del w:id="7068" w:author="PR Preview" w:date="2026-01-01T00:00:00Z">
        <w:r>
          <w:delText xml:space="preserve">and let</w:delText>
        </w:r>
      </w:del>
      <w:del w:id="7069" w:author="PR Preview" w:date="2026-01-01T00:00:00Z">
        <w:r>
          <w:delText xml:space="preserve"> </w:delText>
        </w:r>
      </w:del>
      <m:oMath>
        <m:acc>
          <m:accPr>
            <m:chr m:val="̃"/>
          </m:accPr>
          <m:e>
            <m:r>
              <m:t>y</m:t>
            </m:r>
          </m:e>
        </m:acc>
        <m:r>
          <m:rPr>
            <m:sty m:val="p"/>
          </m:rPr>
          <m:t>=</m:t>
        </m:r>
        <m:r>
          <m:rPr>
            <m:sty m:val="p"/>
          </m:rPr>
          <m:t>(</m:t>
        </m:r>
        <m:r>
          <m:t>3</m:t>
        </m:r>
        <m:r>
          <m:rPr>
            <m:sty m:val="p"/>
          </m:rPr>
          <m:t>,</m:t>
        </m:r>
        <m:r>
          <m:t>2</m:t>
        </m:r>
        <m:r>
          <m:rPr>
            <m:sty m:val="p"/>
          </m:rPr>
          <m:t>)</m:t>
        </m:r>
      </m:oMath>
      <w:del w:id="7070" w:author="PR Preview" w:date="2026-01-01T00:00:00Z">
        <w:r>
          <w:delText xml:space="preserve">.</w:delText>
        </w:r>
      </w:del>
    </w:p>
    <w:p>
      <w:pPr>
        <w:pStyle w:val="FirstParagraph"/>
      </w:pPr>
      <w:ins w:id="7071" w:author="PR Preview" w:date="2026-01-01T00:00:00Z">
        <w:r>
          <w:t xml:space="preserve">For the planes</w:t>
        </w:r>
      </w:ins>
      <w:ins w:id="7072" w:author="PR Preview" w:date="2026-01-01T00:00:00Z">
        <w:r>
          <w:t xml:space="preserve"> </w:t>
        </w:r>
      </w:ins>
      <m:oMath>
        <m:r>
          <m:t>z</m:t>
        </m:r>
        <m:r>
          <m:rPr>
            <m:sty m:val="p"/>
          </m:rPr>
          <m:t>=</m:t>
        </m:r>
        <m:r>
          <m:t>0</m:t>
        </m:r>
      </m:oMath>
      <w:ins w:id="7073" w:author="PR Preview" w:date="2026-01-01T00:00:00Z">
        <w:r>
          <w:t xml:space="preserve"> </w:t>
        </w:r>
      </w:ins>
      <w:ins w:id="7074" w:author="PR Preview" w:date="2026-01-01T00:00:00Z">
        <w:r>
          <w:t xml:space="preserve">and</w:t>
        </w:r>
      </w:ins>
      <w:ins w:id="7075" w:author="PR Preview" w:date="2026-01-01T00:00:00Z">
        <w:r>
          <w:t xml:space="preserve"> </w:t>
        </w:r>
      </w:ins>
      <m:oMath>
        <m:r>
          <m:t>x</m:t>
        </m:r>
        <m:r>
          <m:rPr>
            <m:sty m:val="p"/>
          </m:rPr>
          <m:t>=</m:t>
        </m:r>
        <m:r>
          <m:t>0</m:t>
        </m:r>
      </m:oMath>
      <w:ins w:id="7076" w:author="PR Preview" w:date="2026-01-01T00:00:00Z">
        <w:r>
          <w:t xml:space="preserve"> </w:t>
        </w:r>
      </w:ins>
      <w:ins w:id="7077" w:author="PR Preview" w:date="2026-01-01T00:00:00Z">
        <w:r>
          <w:t xml:space="preserve">in</w:t>
        </w:r>
      </w:ins>
      <w:ins w:id="7078" w:author="PR Preview" w:date="2026-01-01T00:00:00Z">
        <w:r>
          <w:t xml:space="preserve"> </w:t>
        </w:r>
      </w:ins>
      <w:hyperlink w:anchor="exm-not-direct-sum">
        <w:ins w:id="7079" w:author="PR Preview" w:date="2026-01-01T00:00:00Z">
          <w:r>
            <w:rPr>
              <w:rStyle w:val="Hyperlink"/>
            </w:rPr>
            <w:t xml:space="preserve">Example 83</w:t>
          </w:r>
        </w:ins>
      </w:hyperlink>
      <w:ins w:id="7080" w:author="PR Preview" w:date="2026-01-01T00:00:00Z">
        <w:r>
          <w:t xml:space="preserve">,</w:t>
        </w:r>
      </w:ins>
      <w:ins w:id="7081" w:author="PR Preview" w:date="2026-01-01T00:00:00Z">
        <w:r>
          <w:t xml:space="preserve"> </w:t>
        </w:r>
      </w:ins>
      <w:ins w:id="7082" w:author="PR Preview" w:date="2026-01-01T00:00:00Z">
        <w:r>
          <w:t xml:space="preserve">both statements fail:</w:t>
        </w:r>
      </w:ins>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ins w:id="7083" w:author="PR Preview" w:date="2026-01-01T00:00:00Z">
        <w:r>
          <w:t xml:space="preserve">(</w:t>
        </w:r>
      </w:ins>
      <w:hyperlink w:anchor="exm-dim-sum">
        <w:ins w:id="7084" w:author="PR Preview" w:date="2026-01-01T00:00:00Z">
          <w:r>
            <w:rPr>
              <w:rStyle w:val="Hyperlink"/>
            </w:rPr>
            <w:t xml:space="preserve">Example 79</w:t>
          </w:r>
        </w:ins>
      </w:hyperlink>
      <w:ins w:id="7085" w:author="PR Preview" w:date="2026-01-01T00:00:00Z">
        <w:r>
          <w:t xml:space="preserve">),</w:t>
        </w:r>
      </w:ins>
      <w:ins w:id="7086" w:author="PR Preview" w:date="2026-01-01T00:00:00Z">
        <w:r>
          <w:t xml:space="preserve"> </w:t>
        </w:r>
      </w:ins>
      <w:ins w:id="7087" w:author="PR Preview" w:date="2026-01-01T00:00:00Z">
        <w:r>
          <w:t xml:space="preserve">and</w:t>
        </w:r>
      </w:ins>
      <w:ins w:id="7088" w:author="PR Preview" w:date="2026-01-01T00:00:00Z">
        <w:r>
          <w:t xml:space="preserve"> </w:t>
        </w:r>
      </w:ins>
      <m:oMath>
        <m:r>
          <m:rPr>
            <m:sty m:val="p"/>
          </m:rPr>
          <m:t>(</m:t>
        </m:r>
        <m:r>
          <m:t>0</m:t>
        </m:r>
        <m:r>
          <m:rPr>
            <m:sty m:val="p"/>
          </m:rPr>
          <m:t>,</m:t>
        </m:r>
        <m:r>
          <m:t>1</m:t>
        </m:r>
        <m:r>
          <m:rPr>
            <m:sty m:val="p"/>
          </m:rPr>
          <m:t>,</m:t>
        </m:r>
        <m:r>
          <m:t>0</m:t>
        </m:r>
        <m:r>
          <m:rPr>
            <m:sty m:val="p"/>
          </m:rPr>
          <m:t>)</m:t>
        </m:r>
      </m:oMath>
      <w:ins w:id="7089" w:author="PR Preview" w:date="2026-01-01T00:00:00Z">
        <w:r>
          <w:t xml:space="preserve"> </w:t>
        </w:r>
      </w:ins>
      <w:ins w:id="7090" w:author="PR Preview" w:date="2026-01-01T00:00:00Z">
        <w:r>
          <w:t xml:space="preserve">splits in two ways.</w:t>
        </w:r>
      </w:ins>
    </w:p>
    <w:bookmarkEnd w:id="305"/>
    <w:bookmarkStart w:id="306" w:name="def-projection"/>
    <w:p>
      <w:pPr>
        <w:pStyle w:val="BodyText"/>
      </w:pPr>
      <w:ins w:id="7091" w:author="PR Preview" w:date="2026-01-01T00:00:00Z">
        <w:r>
          <w:rPr>
            <w:b/>
            <w:bCs/>
          </w:rPr>
          <w:t xml:space="preserve">Definition 57 (Projection onto a subspace along a complement)</w:t>
        </w:r>
      </w:ins>
      <w:ins w:id="7092" w:author="PR Preview" w:date="2026-01-01T00:00:00Z">
        <w:r>
          <w:t xml:space="preserve"> </w:t>
        </w:r>
      </w:ins>
      <w:ins w:id="7093" w:author="PR Preview" w:date="2026-01-01T00:00:00Z">
        <w:r>
          <w:t xml:space="preserve">Let</w:t>
        </w:r>
      </w:ins>
      <w:ins w:id="7094" w:author="PR Preview" w:date="2026-01-01T00:00:00Z">
        <w:r>
          <w:t xml:space="preserve"> </w:t>
        </w:r>
      </w:ins>
      <m:oMath>
        <m:r>
          <m:rPr>
            <m:scr m:val="script"/>
            <m:sty m:val="p"/>
          </m:rPr>
          <m:t>S</m:t>
        </m:r>
      </m:oMath>
      <w:ins w:id="7095" w:author="PR Preview" w:date="2026-01-01T00:00:00Z">
        <w:r>
          <w:t xml:space="preserve"> </w:t>
        </w:r>
      </w:ins>
      <w:ins w:id="7096" w:author="PR Preview" w:date="2026-01-01T00:00:00Z">
        <w:r>
          <w:t xml:space="preserve">and</w:t>
        </w:r>
      </w:ins>
      <w:ins w:id="7097" w:author="PR Preview" w:date="2026-01-01T00:00:00Z">
        <w:r>
          <w:t xml:space="preserve"> </w:t>
        </w:r>
      </w:ins>
      <m:oMath>
        <m:r>
          <m:rPr>
            <m:scr m:val="script"/>
            <m:sty m:val="p"/>
          </m:rPr>
          <m:t>T</m:t>
        </m:r>
      </m:oMath>
      <w:ins w:id="7098" w:author="PR Preview" w:date="2026-01-01T00:00:00Z">
        <w:r>
          <w:t xml:space="preserve"> </w:t>
        </w:r>
      </w:ins>
      <w:ins w:id="7099" w:author="PR Preview" w:date="2026-01-01T00:00:00Z">
        <w:r>
          <w:t xml:space="preserve">be subspaces of</w:t>
        </w:r>
      </w:ins>
      <w:ins w:id="7100" w:author="PR Preview" w:date="2026-01-01T00:00:00Z">
        <w:r>
          <w:t xml:space="preserve"> </w:t>
        </w:r>
      </w:ins>
      <m:oMath>
        <m:sSup>
          <m:e>
            <m:r>
              <m:rPr>
                <m:scr m:val="double-struck"/>
                <m:sty m:val="p"/>
              </m:rPr>
              <m:t>R</m:t>
            </m:r>
          </m:e>
          <m:sup>
            <m:r>
              <m:t>p</m:t>
            </m:r>
          </m:sup>
        </m:sSup>
      </m:oMath>
      <w:ins w:id="7101" w:author="PR Preview" w:date="2026-01-01T00:00:00Z">
        <w:r>
          <w:t xml:space="preserve"> </w:t>
        </w:r>
      </w:ins>
      <w:ins w:id="7102" w:author="PR Preview" w:date="2026-01-01T00:00:00Z">
        <w:r>
          <w:t xml:space="preserve">with</w:t>
        </w:r>
      </w:ins>
      <w:ins w:id="7103"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7104" w:author="PR Preview" w:date="2026-01-01T00:00:00Z">
        <w:r>
          <w:t xml:space="preserve"> </w:t>
        </w:r>
      </w:ins>
      <w:ins w:id="7105" w:author="PR Preview" w:date="2026-01-01T00:00:00Z">
        <w:r>
          <w:t xml:space="preserve">(</w:t>
        </w:r>
      </w:ins>
      <w:hyperlink w:anchor="def-direct-sum">
        <w:ins w:id="7106" w:author="PR Preview" w:date="2026-01-01T00:00:00Z">
          <w:r>
            <w:rPr>
              <w:rStyle w:val="Hyperlink"/>
            </w:rPr>
            <w:t xml:space="preserve">Definition 56</w:t>
          </w:r>
        </w:ins>
      </w:hyperlink>
      <w:ins w:id="7107" w:author="PR Preview" w:date="2026-01-01T00:00:00Z">
        <w:r>
          <w:t xml:space="preserve">),</w:t>
        </w:r>
      </w:ins>
      <w:ins w:id="7108" w:author="PR Preview" w:date="2026-01-01T00:00:00Z">
        <w:r>
          <w:t xml:space="preserve"> </w:t>
        </w:r>
      </w:ins>
      <w:ins w:id="7109" w:author="PR Preview" w:date="2026-01-01T00:00:00Z">
        <w:r>
          <w:t xml:space="preserve">and let</w:t>
        </w:r>
      </w:ins>
      <w:ins w:id="7110" w:author="PR Preview" w:date="2026-01-01T00:00:00Z">
        <w:r>
          <w:t xml:space="preserve"> </w:t>
        </w:r>
      </w:ins>
      <m:oMath>
        <m:acc>
          <m:accPr>
            <m:chr m:val="̃"/>
          </m:accPr>
          <m:e>
            <m:r>
              <m:t>y</m:t>
            </m:r>
          </m:e>
        </m:acc>
        <m:r>
          <m:rPr>
            <m:sty m:val="p"/>
          </m:rPr>
          <m:t>∈</m:t>
        </m:r>
        <m:sSup>
          <m:e>
            <m:r>
              <m:rPr>
                <m:scr m:val="double-struck"/>
                <m:sty m:val="p"/>
              </m:rPr>
              <m:t>R</m:t>
            </m:r>
          </m:e>
          <m:sup>
            <m:r>
              <m:t>p</m:t>
            </m:r>
          </m:sup>
        </m:sSup>
      </m:oMath>
      <w:ins w:id="7111" w:author="PR Preview" w:date="2026-01-01T00:00:00Z">
        <w:r>
          <w:t xml:space="preserve">.</w:t>
        </w:r>
      </w:ins>
      <w:ins w:id="7112" w:author="PR Preview" w:date="2026-01-01T00:00:00Z">
        <w:r>
          <w:t xml:space="preserve"> </w:t>
        </w:r>
      </w:ins>
      <w:ins w:id="7113" w:author="PR Preview" w:date="2026-01-01T00:00:00Z">
        <w:r>
          <w:t xml:space="preserve">By</w:t>
        </w:r>
      </w:ins>
      <w:ins w:id="7114" w:author="PR Preview" w:date="2026-01-01T00:00:00Z">
        <w:r>
          <w:t xml:space="preserve"> </w:t>
        </w:r>
      </w:ins>
      <w:hyperlink w:anchor="thm-direct-sum-equiv">
        <w:ins w:id="7115" w:author="PR Preview" w:date="2026-01-01T00:00:00Z">
          <w:r>
            <w:rPr>
              <w:rStyle w:val="Hyperlink"/>
            </w:rPr>
            <w:t xml:space="preserve">Theorem 47</w:t>
          </w:r>
        </w:ins>
      </w:hyperlink>
      <w:ins w:id="7116" w:author="PR Preview" w:date="2026-01-01T00:00:00Z">
        <w:r>
          <w:t xml:space="preserve">,</w:t>
        </w:r>
      </w:ins>
      <w:ins w:id="7117" w:author="PR Preview" w:date="2026-01-01T00:00:00Z">
        <w:r>
          <w:t xml:space="preserve"> </w:t>
        </w:r>
      </w:ins>
      <m:oMath>
        <m:acc>
          <m:accPr>
            <m:chr m:val="̃"/>
          </m:accPr>
          <m:e>
            <m:r>
              <m:t>y</m:t>
            </m:r>
          </m:e>
        </m:acc>
        <m:r>
          <m:rPr>
            <m:sty m:val="p"/>
          </m:rPr>
          <m:t>=</m:t>
        </m:r>
        <m:acc>
          <m:accPr>
            <m:chr m:val="̃"/>
          </m:accPr>
          <m:e>
            <m:r>
              <m:t>u</m:t>
            </m:r>
          </m:e>
        </m:acc>
        <m:r>
          <m:rPr>
            <m:sty m:val="p"/>
          </m:rPr>
          <m:t>+</m:t>
        </m:r>
        <m:acc>
          <m:accPr>
            <m:chr m:val="̃"/>
          </m:accPr>
          <m:e>
            <m:r>
              <m:t>v</m:t>
            </m:r>
          </m:e>
        </m:acc>
      </m:oMath>
      <w:ins w:id="7118" w:author="PR Preview" w:date="2026-01-01T00:00:00Z">
        <w:r>
          <w:t xml:space="preserve"> </w:t>
        </w:r>
      </w:ins>
      <w:ins w:id="7119" w:author="PR Preview" w:date="2026-01-01T00:00:00Z">
        <w:r>
          <w:t xml:space="preserve">for exactly one</w:t>
        </w:r>
      </w:ins>
      <w:ins w:id="7120" w:author="PR Preview" w:date="2026-01-01T00:00:00Z">
        <w:r>
          <w:t xml:space="preserve"> </w:t>
        </w:r>
      </w:ins>
      <m:oMath>
        <m:acc>
          <m:accPr>
            <m:chr m:val="̃"/>
          </m:accPr>
          <m:e>
            <m:r>
              <m:t>u</m:t>
            </m:r>
          </m:e>
        </m:acc>
        <m:r>
          <m:rPr>
            <m:sty m:val="p"/>
          </m:rPr>
          <m:t>∈</m:t>
        </m:r>
        <m:r>
          <m:rPr>
            <m:scr m:val="script"/>
            <m:sty m:val="p"/>
          </m:rPr>
          <m:t>S</m:t>
        </m:r>
      </m:oMath>
      <w:ins w:id="7121" w:author="PR Preview" w:date="2026-01-01T00:00:00Z">
        <w:r>
          <w:t xml:space="preserve"> </w:t>
        </w:r>
      </w:ins>
      <w:ins w:id="7122" w:author="PR Preview" w:date="2026-01-01T00:00:00Z">
        <w:r>
          <w:t xml:space="preserve">and</w:t>
        </w:r>
      </w:ins>
      <w:ins w:id="7123" w:author="PR Preview" w:date="2026-01-01T00:00:00Z">
        <w:r>
          <w:t xml:space="preserve"> </w:t>
        </w:r>
      </w:ins>
      <m:oMath>
        <m:acc>
          <m:accPr>
            <m:chr m:val="̃"/>
          </m:accPr>
          <m:e>
            <m:r>
              <m:t>v</m:t>
            </m:r>
          </m:e>
        </m:acc>
        <m:r>
          <m:rPr>
            <m:sty m:val="p"/>
          </m:rPr>
          <m:t>∈</m:t>
        </m:r>
        <m:r>
          <m:rPr>
            <m:scr m:val="script"/>
            <m:sty m:val="p"/>
          </m:rPr>
          <m:t>T</m:t>
        </m:r>
      </m:oMath>
      <w:ins w:id="7124" w:author="PR Preview" w:date="2026-01-01T00:00:00Z">
        <w:r>
          <w:t xml:space="preserve">.</w:t>
        </w:r>
      </w:ins>
      <w:ins w:id="7125" w:author="PR Preview" w:date="2026-01-01T00:00:00Z">
        <w:r>
          <w:t xml:space="preserve"> </w:t>
        </w:r>
      </w:ins>
      <w:ins w:id="7126" w:author="PR Preview" w:date="2026-01-01T00:00:00Z">
        <w:r>
          <w:t xml:space="preserve">The vector</w:t>
        </w:r>
      </w:ins>
      <w:ins w:id="7127" w:author="PR Preview" w:date="2026-01-01T00:00:00Z">
        <w:r>
          <w:t xml:space="preserve"> </w:t>
        </w:r>
      </w:ins>
      <m:oMath>
        <m:acc>
          <m:accPr>
            <m:chr m:val="̃"/>
          </m:accPr>
          <m:e>
            <m:r>
              <m:t>u</m:t>
            </m:r>
          </m:e>
        </m:acc>
      </m:oMath>
      <w:ins w:id="7128" w:author="PR Preview" w:date="2026-01-01T00:00:00Z">
        <w:r>
          <w:t xml:space="preserve"> </w:t>
        </w:r>
      </w:ins>
      <w:ins w:id="7129" w:author="PR Preview" w:date="2026-01-01T00:00:00Z">
        <w:r>
          <w:t xml:space="preserve">is the</w:t>
        </w:r>
      </w:ins>
      <w:ins w:id="7130" w:author="PR Preview" w:date="2026-01-01T00:00:00Z">
        <w:r>
          <w:t xml:space="preserve"> </w:t>
        </w:r>
      </w:ins>
      <w:ins w:id="7131" w:author="PR Preview" w:date="2026-01-01T00:00:00Z">
        <w:r>
          <w:rPr>
            <w:b/>
            <w:bCs/>
          </w:rPr>
          <w:t xml:space="preserve">projection</w:t>
        </w:r>
      </w:ins>
      <w:ins w:id="7132" w:author="PR Preview" w:date="2026-01-01T00:00:00Z">
        <w:r>
          <w:t xml:space="preserve"> </w:t>
        </w:r>
      </w:ins>
      <w:ins w:id="7133" w:author="PR Preview" w:date="2026-01-01T00:00:00Z">
        <w:r>
          <w:t xml:space="preserve">of</w:t>
        </w:r>
      </w:ins>
      <w:ins w:id="7134" w:author="PR Preview" w:date="2026-01-01T00:00:00Z">
        <w:r>
          <w:t xml:space="preserve"> </w:t>
        </w:r>
      </w:ins>
      <m:oMath>
        <m:acc>
          <m:accPr>
            <m:chr m:val="̃"/>
          </m:accPr>
          <m:e>
            <m:r>
              <m:t>y</m:t>
            </m:r>
          </m:e>
        </m:acc>
      </m:oMath>
      <w:ins w:id="7135" w:author="PR Preview" w:date="2026-01-01T00:00:00Z">
        <w:r>
          <w:t xml:space="preserve"> </w:t>
        </w:r>
      </w:ins>
      <w:ins w:id="7136" w:author="PR Preview" w:date="2026-01-01T00:00:00Z">
        <w:r>
          <w:t xml:space="preserve">onto</w:t>
        </w:r>
      </w:ins>
      <w:ins w:id="7137" w:author="PR Preview" w:date="2026-01-01T00:00:00Z">
        <w:r>
          <w:t xml:space="preserve"> </w:t>
        </w:r>
      </w:ins>
      <m:oMath>
        <m:r>
          <m:rPr>
            <m:scr m:val="script"/>
            <m:sty m:val="p"/>
          </m:rPr>
          <m:t>S</m:t>
        </m:r>
      </m:oMath>
      <w:ins w:id="7138" w:author="PR Preview" w:date="2026-01-01T00:00:00Z">
        <w:r>
          <w:t xml:space="preserve"> </w:t>
        </w:r>
      </w:ins>
      <w:ins w:id="7139" w:author="PR Preview" w:date="2026-01-01T00:00:00Z">
        <w:r>
          <w:t xml:space="preserve">along</w:t>
        </w:r>
      </w:ins>
      <w:ins w:id="7140" w:author="PR Preview" w:date="2026-01-01T00:00:00Z">
        <w:r>
          <w:t xml:space="preserve"> </w:t>
        </w:r>
      </w:ins>
      <m:oMath>
        <m:r>
          <m:rPr>
            <m:scr m:val="script"/>
            <m:sty m:val="p"/>
          </m:rPr>
          <m:t>T</m:t>
        </m:r>
      </m:oMath>
      <w:ins w:id="7141" w:author="PR Preview" w:date="2026-01-01T00:00:00Z">
        <w:r>
          <w:t xml:space="preserve"> </w:t>
        </w:r>
      </w:ins>
      <w:ins w:id="7142" w:author="PR Preview" w:date="2026-01-01T00:00:00Z">
        <w:r>
          <w:t xml:space="preserve">(Banerjee and Roy 2014, Definition 6.3, p. 163)</w:t>
        </w:r>
      </w:ins>
      <w:ins w:id="7143" w:author="PR Preview" w:date="2026-01-01T00:00:00Z">
        <w:r>
          <w:t xml:space="preserve">.</w:t>
        </w:r>
      </w:ins>
    </w:p>
    <w:bookmarkEnd w:id="306"/>
    <w:bookmarkStart w:id="307" w:name="exm-projection"/>
    <w:p>
      <w:pPr>
        <w:pStyle w:val="BodyText"/>
      </w:pPr>
      <w:ins w:id="7144" w:author="PR Preview" w:date="2026-01-01T00:00:00Z">
        <w:r>
          <w:rPr>
            <w:b/>
            <w:bCs/>
          </w:rPr>
          <w:t xml:space="preserve">Example 85 (The projection depends on the complement)</w:t>
        </w:r>
      </w:ins>
      <w:ins w:id="7145" w:author="PR Preview" w:date="2026-01-01T00:00:00Z">
        <w:r>
          <w:t xml:space="preserve"> </w:t>
        </w:r>
      </w:ins>
      <w:ins w:id="7146" w:author="PR Preview" w:date="2026-01-01T00:00:00Z">
        <w:r>
          <w:t xml:space="preserve">Let</w:t>
        </w:r>
      </w:ins>
      <w:ins w:id="7147"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7148" w:author="PR Preview" w:date="2026-01-01T00:00:00Z">
        <w:r>
          <w:t xml:space="preserve">, the horizontal axis in</w:t>
        </w:r>
      </w:ins>
      <w:ins w:id="7149" w:author="PR Preview" w:date="2026-01-01T00:00:00Z">
        <w:r>
          <w:t xml:space="preserve"> </w:t>
        </w:r>
      </w:ins>
      <m:oMath>
        <m:sSup>
          <m:e>
            <m:r>
              <m:rPr>
                <m:scr m:val="double-struck"/>
                <m:sty m:val="p"/>
              </m:rPr>
              <m:t>R</m:t>
            </m:r>
          </m:e>
          <m:sup>
            <m:r>
              <m:t>2</m:t>
            </m:r>
          </m:sup>
        </m:sSup>
      </m:oMath>
      <w:ins w:id="7150" w:author="PR Preview" w:date="2026-01-01T00:00:00Z">
        <w:r>
          <w:t xml:space="preserve">,</w:t>
        </w:r>
      </w:ins>
      <w:ins w:id="7151" w:author="PR Preview" w:date="2026-01-01T00:00:00Z">
        <w:r>
          <w:t xml:space="preserve"> </w:t>
        </w:r>
      </w:ins>
      <w:ins w:id="7152" w:author="PR Preview" w:date="2026-01-01T00:00:00Z">
        <w:r>
          <w:t xml:space="preserve">and let</w:t>
        </w:r>
      </w:ins>
      <w:ins w:id="7153" w:author="PR Preview" w:date="2026-01-01T00:00:00Z">
        <w:r>
          <w:t xml:space="preserve"> </w:t>
        </w:r>
      </w:ins>
      <m:oMath>
        <m:acc>
          <m:accPr>
            <m:chr m:val="̃"/>
          </m:accPr>
          <m:e>
            <m:r>
              <m:t>y</m:t>
            </m:r>
          </m:e>
        </m:acc>
        <m:r>
          <m:rPr>
            <m:sty m:val="p"/>
          </m:rPr>
          <m:t>=</m:t>
        </m:r>
        <m:r>
          <m:rPr>
            <m:sty m:val="p"/>
          </m:rPr>
          <m:t>(</m:t>
        </m:r>
        <m:r>
          <m:t>3</m:t>
        </m:r>
        <m:r>
          <m:rPr>
            <m:sty m:val="p"/>
          </m:rPr>
          <m:t>,</m:t>
        </m:r>
        <m:r>
          <m:t>2</m:t>
        </m:r>
        <m:r>
          <m:rPr>
            <m:sty m:val="p"/>
          </m:rPr>
          <m:t>)</m:t>
        </m:r>
      </m:oMath>
      <w:ins w:id="7154" w:author="PR Preview" w:date="2026-01-01T00:00:00Z">
        <w:r>
          <w:t xml:space="preserve">.</w:t>
        </w:r>
      </w:ins>
    </w:p>
    <w:p>
      <w:pPr>
        <w:pStyle w:val="Compact"/>
        <w:numPr>
          <w:ilvl w:val="0"/>
          <w:numId w:val="1041"/>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1"/>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del w:id="7155" w:author="PR Preview" w:date="2026-01-01T00:00:00Z">
        <w:r>
          <w:delText xml:space="preserve">(</w:delText>
        </w:r>
      </w:del>
      <w:hyperlink w:anchor="def-direct-sum">
        <w:del w:id="7156" w:author="PR Preview" w:date="2026-01-01T00:00:00Z">
          <w:r>
            <w:rPr>
              <w:rStyle w:val="Hyperlink"/>
            </w:rPr>
            <w:delText xml:space="preserve">Definition 53</w:delText>
          </w:r>
        </w:del>
      </w:hyperlink>
      <w:del w:id="7157" w:author="PR Preview" w:date="2026-01-01T00:00:00Z">
        <w:r>
          <w:delText xml:space="preserve">,</w:delText>
        </w:r>
      </w:del>
      <w:del w:id="7158" w:author="PR Preview" w:date="2026-01-01T00:00:00Z">
        <w:r>
          <w:delText xml:space="preserve"> </w:delText>
        </w:r>
      </w:del>
      <w:hyperlink w:anchor="thm-direct-sum-equiv">
        <w:del w:id="7159" w:author="PR Preview" w:date="2026-01-01T00:00:00Z">
          <w:r>
            <w:rPr>
              <w:rStyle w:val="Hyperlink"/>
            </w:rPr>
            <w:delText xml:space="preserve">Theorem 46</w:delText>
          </w:r>
        </w:del>
      </w:hyperlink>
      <w:del w:id="7160" w:author="PR Preview" w:date="2026-01-01T00:00:00Z">
        <w:r>
          <w:delText xml:space="preserve">).</w:delText>
        </w:r>
      </w:del>
      <w:del w:id="7161" w:author="PR Preview" w:date="2026-01-01T00:00:00Z">
        <w:r>
          <w:delText xml:space="preserve"> </w:delText>
        </w:r>
      </w:del>
      <w:del w:id="7162" w:author="PR Preview" w:date="2026-01-01T00:00:00Z">
        <w:r>
          <w:delText xml:space="preserve">The same vector has a different projection onto the same subspace</w:delText>
        </w:r>
      </w:del>
      <w:del w:id="7163" w:author="PR Preview" w:date="2026-01-01T00:00:00Z">
        <w:r>
          <w:delText xml:space="preserve"> </w:delText>
        </w:r>
      </w:del>
      <w:del w:id="7164" w:author="PR Preview" w:date="2026-01-01T00:00:00Z">
        <w:r>
          <w:delText xml:space="preserve">when the complement changes.</w:delText>
        </w:r>
      </w:del>
    </w:p>
    <w:p>
      <w:pPr>
        <w:pStyle w:val="FirstParagraph"/>
      </w:pPr>
      <w:ins w:id="7165" w:author="PR Preview" w:date="2026-01-01T00:00:00Z">
        <w:r>
          <w:t xml:space="preserve">(</w:t>
        </w:r>
      </w:ins>
      <w:hyperlink w:anchor="def-direct-sum">
        <w:ins w:id="7166" w:author="PR Preview" w:date="2026-01-01T00:00:00Z">
          <w:r>
            <w:rPr>
              <w:rStyle w:val="Hyperlink"/>
            </w:rPr>
            <w:t xml:space="preserve">Definition 56</w:t>
          </w:r>
        </w:ins>
      </w:hyperlink>
      <w:ins w:id="7167" w:author="PR Preview" w:date="2026-01-01T00:00:00Z">
        <w:r>
          <w:t xml:space="preserve">,</w:t>
        </w:r>
      </w:ins>
      <w:ins w:id="7168" w:author="PR Preview" w:date="2026-01-01T00:00:00Z">
        <w:r>
          <w:t xml:space="preserve"> </w:t>
        </w:r>
      </w:ins>
      <w:hyperlink w:anchor="thm-direct-sum-equiv">
        <w:ins w:id="7169" w:author="PR Preview" w:date="2026-01-01T00:00:00Z">
          <w:r>
            <w:rPr>
              <w:rStyle w:val="Hyperlink"/>
            </w:rPr>
            <w:t xml:space="preserve">Theorem 47</w:t>
          </w:r>
        </w:ins>
      </w:hyperlink>
      <w:ins w:id="7170" w:author="PR Preview" w:date="2026-01-01T00:00:00Z">
        <w:r>
          <w:t xml:space="preserve">).</w:t>
        </w:r>
      </w:ins>
      <w:ins w:id="7171" w:author="PR Preview" w:date="2026-01-01T00:00:00Z">
        <w:r>
          <w:t xml:space="preserve"> </w:t>
        </w:r>
      </w:ins>
      <w:ins w:id="7172" w:author="PR Preview" w:date="2026-01-01T00:00:00Z">
        <w:r>
          <w:t xml:space="preserve">The same vector has a different projection onto the same subspace</w:t>
        </w:r>
      </w:ins>
      <w:ins w:id="7173" w:author="PR Preview" w:date="2026-01-01T00:00:00Z">
        <w:r>
          <w:t xml:space="preserve"> </w:t>
        </w:r>
      </w:ins>
      <w:ins w:id="7174" w:author="PR Preview" w:date="2026-01-01T00:00:00Z">
        <w:r>
          <w:t xml:space="preserve">when the complement changes.</w:t>
        </w:r>
      </w:ins>
    </w:p>
    <w:bookmarkEnd w:id="307"/>
    <w:bookmarkEnd w:id="308"/>
    <w:bookmarkStart w:id="323" w:name="sec-orthogonal-complements"/>
    <w:p>
      <w:pPr>
        <w:pStyle w:val="Heading2"/>
      </w:pPr>
      <w:r>
        <w:t xml:space="preserve">8 Orthogonal complements</w:t>
      </w:r>
    </w:p>
    <w:bookmarkStart w:id="309" w:name="thm-dot-linear"/>
    <w:p>
      <w:pPr>
        <w:pStyle w:val="FirstParagraph"/>
      </w:pPr>
      <w:del w:id="7175" w:author="PR Preview" w:date="2026-01-01T00:00:00Z">
        <w:r>
          <w:rPr>
            <w:b/>
            <w:bCs/>
          </w:rPr>
          <w:delText xml:space="preserve">Theorem 47 (The dot product is linear in each slot)</w:delText>
        </w:r>
      </w:del>
      <w:del w:id="7176" w:author="PR Preview" w:date="2026-01-01T00:00:00Z">
        <w:r>
          <w:delText xml:space="preserve"> </w:delText>
        </w:r>
      </w:del>
      <w:del w:id="7177" w:author="PR Preview" w:date="2026-01-01T00:00:00Z">
        <w:r>
          <w:delText xml:space="preserve">For vectors</w:delText>
        </w:r>
      </w:del>
      <w:del w:id="7178" w:author="PR Preview" w:date="2026-01-01T00:00:00Z">
        <w:r>
          <w:delText xml:space="preserve"> </w:delText>
        </w:r>
      </w:del>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del w:id="7179" w:author="PR Preview" w:date="2026-01-01T00:00:00Z">
        <w:r>
          <w:delText xml:space="preserve"> </w:delText>
        </w:r>
      </w:del>
      <w:del w:id="7180" w:author="PR Preview" w:date="2026-01-01T00:00:00Z">
        <w:r>
          <w:delText xml:space="preserve">and numbers</w:delText>
        </w:r>
      </w:del>
      <w:del w:id="7181" w:author="PR Preview" w:date="2026-01-01T00:00:00Z">
        <w:r>
          <w:delText xml:space="preserve"> </w:delText>
        </w:r>
      </w:del>
      <m:oMath>
        <m:r>
          <m:t>a</m:t>
        </m:r>
        <m:r>
          <m:rPr>
            <m:sty m:val="p"/>
          </m:rPr>
          <m:t>,</m:t>
        </m:r>
        <m:r>
          <m:t>b</m:t>
        </m:r>
      </m:oMath>
      <w:del w:id="7182" w:author="PR Preview" w:date="2026-01-01T00:00:00Z">
        <w:r>
          <w:delText xml:space="preserve">,</w:delText>
        </w:r>
      </w:del>
    </w:p>
    <w:p>
      <w:pPr>
        <w:pStyle w:val="FirstParagraph"/>
      </w:pPr>
      <w:ins w:id="7183" w:author="PR Preview" w:date="2026-01-01T00:00:00Z">
        <w:r>
          <w:rPr>
            <w:b/>
            <w:bCs/>
          </w:rPr>
          <w:t xml:space="preserve">Theorem 48 (The dot product is linear in each slot)</w:t>
        </w:r>
      </w:ins>
      <w:ins w:id="7184" w:author="PR Preview" w:date="2026-01-01T00:00:00Z">
        <w:r>
          <w:t xml:space="preserve"> </w:t>
        </w:r>
      </w:ins>
      <w:ins w:id="7185" w:author="PR Preview" w:date="2026-01-01T00:00:00Z">
        <w:r>
          <w:t xml:space="preserve">For vectors</w:t>
        </w:r>
      </w:ins>
      <w:ins w:id="7186" w:author="PR Preview" w:date="2026-01-01T00:00:00Z">
        <w:r>
          <w:t xml:space="preserve"> </w:t>
        </w:r>
      </w:ins>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ins w:id="7187" w:author="PR Preview" w:date="2026-01-01T00:00:00Z">
        <w:r>
          <w:t xml:space="preserve"> </w:t>
        </w:r>
      </w:ins>
      <w:ins w:id="7188" w:author="PR Preview" w:date="2026-01-01T00:00:00Z">
        <w:r>
          <w:t xml:space="preserve">and numbers</w:t>
        </w:r>
      </w:ins>
      <w:ins w:id="7189" w:author="PR Preview" w:date="2026-01-01T00:00:00Z">
        <w:r>
          <w:t xml:space="preserve"> </w:t>
        </w:r>
      </w:ins>
      <m:oMath>
        <m:r>
          <m:t>a</m:t>
        </m:r>
        <m:r>
          <m:rPr>
            <m:sty m:val="p"/>
          </m:rPr>
          <m:t>,</m:t>
        </m:r>
        <m:r>
          <m:t>b</m:t>
        </m:r>
      </m:oMath>
      <w:ins w:id="7190" w:author="PR Preview" w:date="2026-01-01T00:00:00Z">
        <w:r>
          <w:t xml:space="preserve">,</w:t>
        </w:r>
      </w:ins>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09"/>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0" w:name="exm-dot-linear"/>
    <w:p>
      <w:pPr>
        <w:pStyle w:val="BodyText"/>
      </w:pPr>
      <w:del w:id="7191" w:author="PR Preview" w:date="2026-01-01T00:00:00Z">
        <w:r>
          <w:rPr>
            <w:b/>
            <w:bCs/>
          </w:rPr>
          <w:delText xml:space="preserve">Example 83 (Splitting a dot product)</w:delText>
        </w:r>
      </w:del>
      <w:del w:id="7192" w:author="PR Preview" w:date="2026-01-01T00:00:00Z">
        <w:r>
          <w:delText xml:space="preserve"> </w:delText>
        </w:r>
      </w:del>
      <w:del w:id="7193" w:author="PR Preview" w:date="2026-01-01T00:00:00Z">
        <w:r>
          <w:delText xml:space="preserve">Let</w:delText>
        </w:r>
      </w:del>
      <w:del w:id="7194"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7195" w:author="PR Preview" w:date="2026-01-01T00:00:00Z">
        <w:r>
          <w:delText xml:space="preserve">,</w:delText>
        </w:r>
      </w:del>
      <w:del w:id="7196" w:author="PR Preview" w:date="2026-01-01T00:00:00Z">
        <w:r>
          <w:delText xml:space="preserve"> </w:delText>
        </w:r>
      </w:del>
      <m:oMath>
        <m:acc>
          <m:accPr>
            <m:chr m:val="̃"/>
          </m:accPr>
          <m:e>
            <m:r>
              <m:t>u</m:t>
            </m:r>
          </m:e>
        </m:acc>
        <m:r>
          <m:rPr>
            <m:sty m:val="p"/>
          </m:rPr>
          <m:t>=</m:t>
        </m:r>
        <m:r>
          <m:rPr>
            <m:sty m:val="p"/>
          </m:rPr>
          <m:t>(</m:t>
        </m:r>
        <m:r>
          <m:t>3</m:t>
        </m:r>
        <m:r>
          <m:rPr>
            <m:sty m:val="p"/>
          </m:rPr>
          <m:t>,</m:t>
        </m:r>
        <m:r>
          <m:t>0</m:t>
        </m:r>
        <m:r>
          <m:rPr>
            <m:sty m:val="p"/>
          </m:rPr>
          <m:t>)</m:t>
        </m:r>
      </m:oMath>
      <w:del w:id="7197" w:author="PR Preview" w:date="2026-01-01T00:00:00Z">
        <w:r>
          <w:delText xml:space="preserve">,</w:delText>
        </w:r>
      </w:del>
      <w:del w:id="7198" w:author="PR Preview" w:date="2026-01-01T00:00:00Z">
        <w:r>
          <w:delText xml:space="preserve"> </w:delText>
        </w:r>
      </w:del>
      <m:oMath>
        <m:acc>
          <m:accPr>
            <m:chr m:val="̃"/>
          </m:accPr>
          <m:e>
            <m:r>
              <m:t>w</m:t>
            </m:r>
          </m:e>
        </m:acc>
        <m:r>
          <m:rPr>
            <m:sty m:val="p"/>
          </m:rPr>
          <m:t>=</m:t>
        </m:r>
        <m:r>
          <m:rPr>
            <m:sty m:val="p"/>
          </m:rPr>
          <m:t>(</m:t>
        </m:r>
        <m:r>
          <m:t>0</m:t>
        </m:r>
        <m:r>
          <m:rPr>
            <m:sty m:val="p"/>
          </m:rPr>
          <m:t>,</m:t>
        </m:r>
        <m:r>
          <m:t>1</m:t>
        </m:r>
        <m:r>
          <m:rPr>
            <m:sty m:val="p"/>
          </m:rPr>
          <m:t>)</m:t>
        </m:r>
      </m:oMath>
      <w:del w:id="7199" w:author="PR Preview" w:date="2026-01-01T00:00:00Z">
        <w:r>
          <w:delText xml:space="preserve">,</w:delText>
        </w:r>
      </w:del>
      <w:del w:id="7200" w:author="PR Preview" w:date="2026-01-01T00:00:00Z">
        <w:r>
          <w:delText xml:space="preserve"> </w:delText>
        </w:r>
      </w:del>
      <m:oMath>
        <m:r>
          <m:t>a</m:t>
        </m:r>
        <m:r>
          <m:rPr>
            <m:sty m:val="p"/>
          </m:rPr>
          <m:t>=</m:t>
        </m:r>
        <m:r>
          <m:t>2</m:t>
        </m:r>
      </m:oMath>
      <w:del w:id="7201" w:author="PR Preview" w:date="2026-01-01T00:00:00Z">
        <w:r>
          <w:delText xml:space="preserve"> </w:delText>
        </w:r>
      </w:del>
      <w:del w:id="7202" w:author="PR Preview" w:date="2026-01-01T00:00:00Z">
        <w:r>
          <w:delText xml:space="preserve">and</w:delText>
        </w:r>
      </w:del>
      <w:del w:id="7203" w:author="PR Preview" w:date="2026-01-01T00:00:00Z">
        <w:r>
          <w:delText xml:space="preserve"> </w:delText>
        </w:r>
      </w:del>
      <m:oMath>
        <m:r>
          <m:t>b</m:t>
        </m:r>
        <m:r>
          <m:rPr>
            <m:sty m:val="p"/>
          </m:rPr>
          <m:t>=</m:t>
        </m:r>
        <m:r>
          <m:rPr>
            <m:sty m:val="p"/>
          </m:rPr>
          <m:t>−</m:t>
        </m:r>
        <m:r>
          <m:t>1</m:t>
        </m:r>
      </m:oMath>
      <w:del w:id="7204" w:author="PR Preview" w:date="2026-01-01T00:00:00Z">
        <w:r>
          <w:delText xml:space="preserve">.</w:delText>
        </w:r>
      </w:del>
      <w:del w:id="7205" w:author="PR Preview" w:date="2026-01-01T00:00:00Z">
        <w:r>
          <w:delText xml:space="preserve"> </w:delText>
        </w:r>
      </w:del>
      <w:del w:id="7206" w:author="PR Preview" w:date="2026-01-01T00:00:00Z">
        <w:r>
          <w:delText xml:space="preserve">Directly,</w:delText>
        </w:r>
      </w:del>
      <w:del w:id="7207" w:author="PR Preview" w:date="2026-01-01T00:00:00Z">
        <w:r>
          <w:delText xml:space="preserve"> </w:delText>
        </w:r>
      </w:del>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del w:id="7208" w:author="PR Preview" w:date="2026-01-01T00:00:00Z">
        <w:r>
          <w:delText xml:space="preserve"> </w:delText>
        </w:r>
      </w:del>
      <w:del w:id="7209" w:author="PR Preview" w:date="2026-01-01T00:00:00Z">
        <w:r>
          <w:delText xml:space="preserve">and</w:delText>
        </w:r>
      </w:del>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del w:id="7210" w:author="PR Preview" w:date="2026-01-01T00:00:00Z">
        <w:r>
          <w:delText xml:space="preserve">By</w:delText>
        </w:r>
      </w:del>
      <w:del w:id="7211" w:author="PR Preview" w:date="2026-01-01T00:00:00Z">
        <w:r>
          <w:delText xml:space="preserve"> </w:delText>
        </w:r>
      </w:del>
      <w:hyperlink w:anchor="thm-dot-linear">
        <w:del w:id="7212" w:author="PR Preview" w:date="2026-01-01T00:00:00Z">
          <w:r>
            <w:rPr>
              <w:rStyle w:val="Hyperlink"/>
            </w:rPr>
            <w:delText xml:space="preserve">Theorem 47</w:delText>
          </w:r>
        </w:del>
      </w:hyperlink>
      <w:del w:id="7213" w:author="PR Preview" w:date="2026-01-01T00:00:00Z">
        <w:r>
          <w:delText xml:space="preserve">,</w:delText>
        </w:r>
      </w:del>
    </w:p>
    <w:p>
      <w:pPr>
        <w:pStyle w:val="BodyText"/>
      </w:pPr>
      <w:ins w:id="7214" w:author="PR Preview" w:date="2026-01-01T00:00:00Z">
        <w:r>
          <w:rPr>
            <w:b/>
            <w:bCs/>
          </w:rPr>
          <w:t xml:space="preserve">Example 86 (Splitting a dot product)</w:t>
        </w:r>
      </w:ins>
      <w:ins w:id="7215" w:author="PR Preview" w:date="2026-01-01T00:00:00Z">
        <w:r>
          <w:t xml:space="preserve"> </w:t>
        </w:r>
      </w:ins>
      <w:ins w:id="7216" w:author="PR Preview" w:date="2026-01-01T00:00:00Z">
        <w:r>
          <w:t xml:space="preserve">Let</w:t>
        </w:r>
      </w:ins>
      <w:ins w:id="7217"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7218" w:author="PR Preview" w:date="2026-01-01T00:00:00Z">
        <w:r>
          <w:t xml:space="preserve">,</w:t>
        </w:r>
      </w:ins>
      <w:ins w:id="7219" w:author="PR Preview" w:date="2026-01-01T00:00:00Z">
        <w:r>
          <w:t xml:space="preserve"> </w:t>
        </w:r>
      </w:ins>
      <m:oMath>
        <m:acc>
          <m:accPr>
            <m:chr m:val="̃"/>
          </m:accPr>
          <m:e>
            <m:r>
              <m:t>u</m:t>
            </m:r>
          </m:e>
        </m:acc>
        <m:r>
          <m:rPr>
            <m:sty m:val="p"/>
          </m:rPr>
          <m:t>=</m:t>
        </m:r>
        <m:r>
          <m:rPr>
            <m:sty m:val="p"/>
          </m:rPr>
          <m:t>(</m:t>
        </m:r>
        <m:r>
          <m:t>3</m:t>
        </m:r>
        <m:r>
          <m:rPr>
            <m:sty m:val="p"/>
          </m:rPr>
          <m:t>,</m:t>
        </m:r>
        <m:r>
          <m:t>0</m:t>
        </m:r>
        <m:r>
          <m:rPr>
            <m:sty m:val="p"/>
          </m:rPr>
          <m:t>)</m:t>
        </m:r>
      </m:oMath>
      <w:ins w:id="7220" w:author="PR Preview" w:date="2026-01-01T00:00:00Z">
        <w:r>
          <w:t xml:space="preserve">,</w:t>
        </w:r>
      </w:ins>
      <w:ins w:id="7221" w:author="PR Preview" w:date="2026-01-01T00:00:00Z">
        <w:r>
          <w:t xml:space="preserve"> </w:t>
        </w:r>
      </w:ins>
      <m:oMath>
        <m:acc>
          <m:accPr>
            <m:chr m:val="̃"/>
          </m:accPr>
          <m:e>
            <m:r>
              <m:t>w</m:t>
            </m:r>
          </m:e>
        </m:acc>
        <m:r>
          <m:rPr>
            <m:sty m:val="p"/>
          </m:rPr>
          <m:t>=</m:t>
        </m:r>
        <m:r>
          <m:rPr>
            <m:sty m:val="p"/>
          </m:rPr>
          <m:t>(</m:t>
        </m:r>
        <m:r>
          <m:t>0</m:t>
        </m:r>
        <m:r>
          <m:rPr>
            <m:sty m:val="p"/>
          </m:rPr>
          <m:t>,</m:t>
        </m:r>
        <m:r>
          <m:t>1</m:t>
        </m:r>
        <m:r>
          <m:rPr>
            <m:sty m:val="p"/>
          </m:rPr>
          <m:t>)</m:t>
        </m:r>
      </m:oMath>
      <w:ins w:id="7222" w:author="PR Preview" w:date="2026-01-01T00:00:00Z">
        <w:r>
          <w:t xml:space="preserve">,</w:t>
        </w:r>
      </w:ins>
      <w:ins w:id="7223" w:author="PR Preview" w:date="2026-01-01T00:00:00Z">
        <w:r>
          <w:t xml:space="preserve"> </w:t>
        </w:r>
      </w:ins>
      <m:oMath>
        <m:r>
          <m:t>a</m:t>
        </m:r>
        <m:r>
          <m:rPr>
            <m:sty m:val="p"/>
          </m:rPr>
          <m:t>=</m:t>
        </m:r>
        <m:r>
          <m:t>2</m:t>
        </m:r>
      </m:oMath>
      <w:ins w:id="7224" w:author="PR Preview" w:date="2026-01-01T00:00:00Z">
        <w:r>
          <w:t xml:space="preserve"> </w:t>
        </w:r>
      </w:ins>
      <w:ins w:id="7225" w:author="PR Preview" w:date="2026-01-01T00:00:00Z">
        <w:r>
          <w:t xml:space="preserve">and</w:t>
        </w:r>
      </w:ins>
      <w:ins w:id="7226" w:author="PR Preview" w:date="2026-01-01T00:00:00Z">
        <w:r>
          <w:t xml:space="preserve"> </w:t>
        </w:r>
      </w:ins>
      <m:oMath>
        <m:r>
          <m:t>b</m:t>
        </m:r>
        <m:r>
          <m:rPr>
            <m:sty m:val="p"/>
          </m:rPr>
          <m:t>=</m:t>
        </m:r>
        <m:r>
          <m:rPr>
            <m:sty m:val="p"/>
          </m:rPr>
          <m:t>−</m:t>
        </m:r>
        <m:r>
          <m:t>1</m:t>
        </m:r>
      </m:oMath>
      <w:ins w:id="7227" w:author="PR Preview" w:date="2026-01-01T00:00:00Z">
        <w:r>
          <w:t xml:space="preserve">.</w:t>
        </w:r>
      </w:ins>
      <w:ins w:id="7228" w:author="PR Preview" w:date="2026-01-01T00:00:00Z">
        <w:r>
          <w:t xml:space="preserve"> </w:t>
        </w:r>
      </w:ins>
      <w:ins w:id="7229" w:author="PR Preview" w:date="2026-01-01T00:00:00Z">
        <w:r>
          <w:t xml:space="preserve">Directly,</w:t>
        </w:r>
      </w:ins>
      <w:ins w:id="7230" w:author="PR Preview" w:date="2026-01-01T00:00:00Z">
        <w:r>
          <w:t xml:space="preserve"> </w:t>
        </w:r>
      </w:ins>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ins w:id="7231" w:author="PR Preview" w:date="2026-01-01T00:00:00Z">
        <w:r>
          <w:t xml:space="preserve"> </w:t>
        </w:r>
      </w:ins>
      <w:ins w:id="7232" w:author="PR Preview" w:date="2026-01-01T00:00:00Z">
        <w:r>
          <w:t xml:space="preserve">and</w:t>
        </w:r>
      </w:ins>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ins w:id="7233" w:author="PR Preview" w:date="2026-01-01T00:00:00Z">
        <w:r>
          <w:t xml:space="preserve">By</w:t>
        </w:r>
      </w:ins>
      <w:ins w:id="7234" w:author="PR Preview" w:date="2026-01-01T00:00:00Z">
        <w:r>
          <w:t xml:space="preserve"> </w:t>
        </w:r>
      </w:ins>
      <w:hyperlink w:anchor="thm-dot-linear">
        <w:ins w:id="7235" w:author="PR Preview" w:date="2026-01-01T00:00:00Z">
          <w:r>
            <w:rPr>
              <w:rStyle w:val="Hyperlink"/>
            </w:rPr>
            <w:t xml:space="preserve">Theorem 48</w:t>
          </w:r>
        </w:ins>
      </w:hyperlink>
      <w:ins w:id="7236" w:author="PR Preview" w:date="2026-01-01T00:00:00Z">
        <w:r>
          <w:t xml:space="preserve">,</w:t>
        </w:r>
      </w:ins>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0"/>
    <w:bookmarkStart w:id="311" w:name="def-orthogonal-complement"/>
    <w:p>
      <w:pPr>
        <w:pStyle w:val="BodyText"/>
      </w:pPr>
      <w:del w:id="7237" w:author="PR Preview" w:date="2026-01-01T00:00:00Z">
        <w:r>
          <w:rPr>
            <w:b/>
            <w:bCs/>
          </w:rPr>
          <w:delText xml:space="preserve">Definition 55 (Orthogonal complement)</w:delText>
        </w:r>
      </w:del>
      <w:del w:id="7238" w:author="PR Preview" w:date="2026-01-01T00:00:00Z">
        <w:r>
          <w:delText xml:space="preserve"> </w:delText>
        </w:r>
      </w:del>
      <w:del w:id="7239" w:author="PR Preview" w:date="2026-01-01T00:00:00Z">
        <w:r>
          <w:delText xml:space="preserve">The</w:delText>
        </w:r>
      </w:del>
      <w:del w:id="7240" w:author="PR Preview" w:date="2026-01-01T00:00:00Z">
        <w:r>
          <w:delText xml:space="preserve"> </w:delText>
        </w:r>
      </w:del>
      <w:del w:id="7241" w:author="PR Preview" w:date="2026-01-01T00:00:00Z">
        <w:r>
          <w:rPr>
            <w:b/>
            <w:bCs/>
          </w:rPr>
          <w:delText xml:space="preserve">orthogonal complement</w:delText>
        </w:r>
      </w:del>
      <w:del w:id="7242" w:author="PR Preview" w:date="2026-01-01T00:00:00Z">
        <w:r>
          <w:delText xml:space="preserve"> </w:delText>
        </w:r>
      </w:del>
      <w:del w:id="7243" w:author="PR Preview" w:date="2026-01-01T00:00:00Z">
        <w:r>
          <w:delText xml:space="preserve">of a set</w:delText>
        </w:r>
      </w:del>
      <w:del w:id="7244" w:author="PR Preview" w:date="2026-01-01T00:00:00Z">
        <w:r>
          <w:delText xml:space="preserve"> </w:delText>
        </w:r>
      </w:del>
      <m:oMath>
        <m:r>
          <m:rPr>
            <m:scr m:val="script"/>
            <m:sty m:val="p"/>
          </m:rPr>
          <m:t>X</m:t>
        </m:r>
      </m:oMath>
      <w:del w:id="7245" w:author="PR Preview" w:date="2026-01-01T00:00:00Z">
        <w:r>
          <w:delText xml:space="preserve"> </w:delText>
        </w:r>
      </w:del>
      <w:del w:id="7246" w:author="PR Preview" w:date="2026-01-01T00:00:00Z">
        <w:r>
          <w:delText xml:space="preserve">of vectors in</w:delText>
        </w:r>
      </w:del>
      <w:del w:id="7247" w:author="PR Preview" w:date="2026-01-01T00:00:00Z">
        <w:r>
          <w:delText xml:space="preserve"> </w:delText>
        </w:r>
      </w:del>
      <m:oMath>
        <m:sSup>
          <m:e>
            <m:r>
              <m:rPr>
                <m:scr m:val="double-struck"/>
                <m:sty m:val="p"/>
              </m:rPr>
              <m:t>R</m:t>
            </m:r>
          </m:e>
          <m:sup>
            <m:r>
              <m:t>p</m:t>
            </m:r>
          </m:sup>
        </m:sSup>
      </m:oMath>
      <w:del w:id="7248" w:author="PR Preview" w:date="2026-01-01T00:00:00Z">
        <w:r>
          <w:delText xml:space="preserve"> </w:delText>
        </w:r>
      </w:del>
      <w:del w:id="7249" w:author="PR Preview" w:date="2026-01-01T00:00:00Z">
        <w:r>
          <w:delText xml:space="preserve">is the set of vectors orthogonal (</w:delText>
        </w:r>
      </w:del>
      <w:hyperlink w:anchor="def-orthogonal-vectors">
        <w:del w:id="7250" w:author="PR Preview" w:date="2026-01-01T00:00:00Z">
          <w:r>
            <w:rPr>
              <w:rStyle w:val="Hyperlink"/>
            </w:rPr>
            <w:delText xml:space="preserve">Definition 13</w:delText>
          </w:r>
        </w:del>
      </w:hyperlink>
      <w:del w:id="7251" w:author="PR Preview" w:date="2026-01-01T00:00:00Z">
        <w:r>
          <w:delText xml:space="preserve">)</w:delText>
        </w:r>
      </w:del>
      <w:del w:id="7252" w:author="PR Preview" w:date="2026-01-01T00:00:00Z">
        <w:r>
          <w:delText xml:space="preserve"> </w:delText>
        </w:r>
      </w:del>
      <w:del w:id="7253" w:author="PR Preview" w:date="2026-01-01T00:00:00Z">
        <w:r>
          <w:delText xml:space="preserve">to every vector of</w:delText>
        </w:r>
      </w:del>
      <w:del w:id="7254" w:author="PR Preview" w:date="2026-01-01T00:00:00Z">
        <w:r>
          <w:delText xml:space="preserve"> </w:delText>
        </w:r>
      </w:del>
      <m:oMath>
        <m:r>
          <m:rPr>
            <m:scr m:val="script"/>
            <m:sty m:val="p"/>
          </m:rPr>
          <m:t>X</m:t>
        </m:r>
      </m:oMath>
      <w:del w:id="7255" w:author="PR Preview" w:date="2026-01-01T00:00:00Z">
        <w:r>
          <w:delText xml:space="preserve">:</w:delText>
        </w:r>
      </w:del>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del w:id="7256" w:author="PR Preview" w:date="2026-01-01T00:00:00Z">
        <w:r>
          <w:delText xml:space="preserve"> </w:delText>
        </w:r>
      </w:del>
      <w:del w:id="7257" w:author="PR Preview" w:date="2026-01-01T00:00:00Z">
        <w:r>
          <w:delText xml:space="preserve">is read</w:delText>
        </w:r>
      </w:del>
      <w:del w:id="7258" w:author="PR Preview" w:date="2026-01-01T00:00:00Z">
        <w:r>
          <w:delText xml:space="preserve"> </w:delText>
        </w:r>
      </w:del>
      <w:del w:id="7259" w:author="PR Preview" w:date="2026-01-01T00:00:00Z">
        <w:r>
          <w:delText xml:space="preserve">“</w:delText>
        </w:r>
      </w:del>
      <m:oMath>
        <m:r>
          <m:rPr>
            <m:scr m:val="script"/>
            <m:sty m:val="p"/>
          </m:rPr>
          <m:t>X</m:t>
        </m:r>
      </m:oMath>
      <w:del w:id="7260" w:author="PR Preview" w:date="2026-01-01T00:00:00Z">
        <w:r>
          <w:delText xml:space="preserve"> </w:delText>
        </w:r>
      </w:del>
      <w:del w:id="7261" w:author="PR Preview" w:date="2026-01-01T00:00:00Z">
        <w:r>
          <w:delText xml:space="preserve">perp”</w:delText>
        </w:r>
      </w:del>
      <w:del w:id="7262" w:author="PR Preview" w:date="2026-01-01T00:00:00Z">
        <w:r>
          <w:delText xml:space="preserve">.</w:delText>
        </w:r>
      </w:del>
      <w:del w:id="7263" w:author="PR Preview" w:date="2026-01-01T00:00:00Z">
        <w:r>
          <w:delText xml:space="preserve"> </w:delText>
        </w:r>
      </w:del>
      <m:oMath>
        <m:r>
          <m:rPr>
            <m:scr m:val="script"/>
            <m:sty m:val="p"/>
          </m:rPr>
          <m:t>X</m:t>
        </m:r>
      </m:oMath>
      <w:del w:id="7264" w:author="PR Preview" w:date="2026-01-01T00:00:00Z">
        <w:r>
          <w:delText xml:space="preserve"> </w:delText>
        </w:r>
      </w:del>
      <w:del w:id="7265" w:author="PR Preview" w:date="2026-01-01T00:00:00Z">
        <w:r>
          <w:delText xml:space="preserve">need not be a subspace.</w:delText>
        </w:r>
      </w:del>
    </w:p>
    <w:p>
      <w:pPr>
        <w:pStyle w:val="BodyText"/>
      </w:pPr>
      <w:del w:id="7266" w:author="PR Preview" w:date="2026-01-01T00:00:00Z">
        <w:r>
          <w:rPr>
            <w:b/>
            <w:bCs/>
          </w:rPr>
          <w:delText xml:space="preserve">Example 84 (Orthogonal complements in</w:delText>
        </w:r>
      </w:del>
      <w:del w:id="7267" w:author="PR Preview" w:date="2026-01-01T00:00:00Z">
        <w:r>
          <w:rPr>
            <w:b/>
            <w:bCs/>
          </w:rPr>
          <w:delText xml:space="preserve"> </w:delText>
        </w:r>
      </w:del>
      <m:oMath>
        <m:sSup>
          <m:e>
            <m:r>
              <m:rPr>
                <m:scr m:val="double-struck"/>
                <m:sty m:val="p"/>
              </m:rPr>
              <m:t>R</m:t>
            </m:r>
          </m:e>
          <m:sup>
            <m:r>
              <m:t>3</m:t>
            </m:r>
          </m:sup>
        </m:sSup>
      </m:oMath>
      <w:del w:id="7268" w:author="PR Preview" w:date="2026-01-01T00:00:00Z">
        <w:r>
          <w:rPr>
            <w:b/>
            <w:bCs/>
          </w:rPr>
          <w:delText xml:space="preserve">)</w:delText>
        </w:r>
      </w:del>
      <w:del w:id="7269" w:author="PR Preview" w:date="2026-01-01T00:00:00Z">
        <w:r>
          <w:delText xml:space="preserve"> </w:delText>
        </w:r>
      </w:del>
      <w:del w:id="7270" w:author="PR Preview" w:date="2026-01-01T00:00:00Z">
        <w:r>
          <w:delText xml:space="preserve"> </w:delText>
        </w:r>
      </w:del>
    </w:p>
    <w:p>
      <w:pPr>
        <w:pStyle w:val="BodyText"/>
      </w:pPr>
      <w:ins w:id="7271" w:author="PR Preview" w:date="2026-01-01T00:00:00Z">
        <w:r>
          <w:rPr>
            <w:b/>
            <w:bCs/>
          </w:rPr>
          <w:t xml:space="preserve">Definition 58 (Orthogonal complement)</w:t>
        </w:r>
      </w:ins>
      <w:ins w:id="7272" w:author="PR Preview" w:date="2026-01-01T00:00:00Z">
        <w:r>
          <w:t xml:space="preserve"> </w:t>
        </w:r>
      </w:ins>
      <w:ins w:id="7273" w:author="PR Preview" w:date="2026-01-01T00:00:00Z">
        <w:r>
          <w:t xml:space="preserve">The</w:t>
        </w:r>
      </w:ins>
      <w:ins w:id="7274" w:author="PR Preview" w:date="2026-01-01T00:00:00Z">
        <w:r>
          <w:t xml:space="preserve"> </w:t>
        </w:r>
      </w:ins>
      <w:ins w:id="7275" w:author="PR Preview" w:date="2026-01-01T00:00:00Z">
        <w:r>
          <w:rPr>
            <w:b/>
            <w:bCs/>
          </w:rPr>
          <w:t xml:space="preserve">orthogonal complement</w:t>
        </w:r>
      </w:ins>
      <w:ins w:id="7276" w:author="PR Preview" w:date="2026-01-01T00:00:00Z">
        <w:r>
          <w:t xml:space="preserve"> </w:t>
        </w:r>
      </w:ins>
      <w:ins w:id="7277" w:author="PR Preview" w:date="2026-01-01T00:00:00Z">
        <w:r>
          <w:t xml:space="preserve">of a set</w:t>
        </w:r>
      </w:ins>
      <w:ins w:id="7278" w:author="PR Preview" w:date="2026-01-01T00:00:00Z">
        <w:r>
          <w:t xml:space="preserve"> </w:t>
        </w:r>
      </w:ins>
      <m:oMath>
        <m:r>
          <m:rPr>
            <m:scr m:val="script"/>
            <m:sty m:val="p"/>
          </m:rPr>
          <m:t>X</m:t>
        </m:r>
      </m:oMath>
      <w:ins w:id="7279" w:author="PR Preview" w:date="2026-01-01T00:00:00Z">
        <w:r>
          <w:t xml:space="preserve"> </w:t>
        </w:r>
      </w:ins>
      <w:ins w:id="7280" w:author="PR Preview" w:date="2026-01-01T00:00:00Z">
        <w:r>
          <w:t xml:space="preserve">of vectors in</w:t>
        </w:r>
      </w:ins>
      <w:ins w:id="7281" w:author="PR Preview" w:date="2026-01-01T00:00:00Z">
        <w:r>
          <w:t xml:space="preserve"> </w:t>
        </w:r>
      </w:ins>
      <m:oMath>
        <m:sSup>
          <m:e>
            <m:r>
              <m:rPr>
                <m:scr m:val="double-struck"/>
                <m:sty m:val="p"/>
              </m:rPr>
              <m:t>R</m:t>
            </m:r>
          </m:e>
          <m:sup>
            <m:r>
              <m:t>p</m:t>
            </m:r>
          </m:sup>
        </m:sSup>
      </m:oMath>
      <w:ins w:id="7282" w:author="PR Preview" w:date="2026-01-01T00:00:00Z">
        <w:r>
          <w:t xml:space="preserve"> </w:t>
        </w:r>
      </w:ins>
      <w:ins w:id="7283" w:author="PR Preview" w:date="2026-01-01T00:00:00Z">
        <w:r>
          <w:t xml:space="preserve">is the set of vectors orthogonal (</w:t>
        </w:r>
      </w:ins>
      <w:hyperlink w:anchor="def-orthogonal-vectors">
        <w:ins w:id="7284" w:author="PR Preview" w:date="2026-01-01T00:00:00Z">
          <w:r>
            <w:rPr>
              <w:rStyle w:val="Hyperlink"/>
            </w:rPr>
            <w:t xml:space="preserve">Definition 13</w:t>
          </w:r>
        </w:ins>
      </w:hyperlink>
      <w:ins w:id="7285" w:author="PR Preview" w:date="2026-01-01T00:00:00Z">
        <w:r>
          <w:t xml:space="preserve">)</w:t>
        </w:r>
      </w:ins>
      <w:ins w:id="7286" w:author="PR Preview" w:date="2026-01-01T00:00:00Z">
        <w:r>
          <w:t xml:space="preserve"> </w:t>
        </w:r>
      </w:ins>
      <w:ins w:id="7287" w:author="PR Preview" w:date="2026-01-01T00:00:00Z">
        <w:r>
          <w:t xml:space="preserve">to every vector of</w:t>
        </w:r>
      </w:ins>
      <w:ins w:id="7288" w:author="PR Preview" w:date="2026-01-01T00:00:00Z">
        <w:r>
          <w:t xml:space="preserve"> </w:t>
        </w:r>
      </w:ins>
      <m:oMath>
        <m:r>
          <m:rPr>
            <m:scr m:val="script"/>
            <m:sty m:val="p"/>
          </m:rPr>
          <m:t>X</m:t>
        </m:r>
      </m:oMath>
      <w:ins w:id="7289" w:author="PR Preview" w:date="2026-01-01T00:00:00Z">
        <w:r>
          <w:t xml:space="preserve">:</w:t>
        </w:r>
      </w:ins>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ins w:id="7290" w:author="PR Preview" w:date="2026-01-01T00:00:00Z">
        <w:r>
          <w:t xml:space="preserve"> </w:t>
        </w:r>
      </w:ins>
      <w:ins w:id="7291" w:author="PR Preview" w:date="2026-01-01T00:00:00Z">
        <w:r>
          <w:t xml:space="preserve">is read</w:t>
        </w:r>
      </w:ins>
      <w:ins w:id="7292" w:author="PR Preview" w:date="2026-01-01T00:00:00Z">
        <w:r>
          <w:t xml:space="preserve"> </w:t>
        </w:r>
      </w:ins>
      <w:ins w:id="7293" w:author="PR Preview" w:date="2026-01-01T00:00:00Z">
        <w:r>
          <w:t xml:space="preserve">“</w:t>
        </w:r>
      </w:ins>
      <m:oMath>
        <m:r>
          <m:rPr>
            <m:scr m:val="script"/>
            <m:sty m:val="p"/>
          </m:rPr>
          <m:t>X</m:t>
        </m:r>
      </m:oMath>
      <w:ins w:id="7294" w:author="PR Preview" w:date="2026-01-01T00:00:00Z">
        <w:r>
          <w:t xml:space="preserve"> </w:t>
        </w:r>
      </w:ins>
      <w:ins w:id="7295" w:author="PR Preview" w:date="2026-01-01T00:00:00Z">
        <w:r>
          <w:t xml:space="preserve">perp”</w:t>
        </w:r>
      </w:ins>
      <w:ins w:id="7296" w:author="PR Preview" w:date="2026-01-01T00:00:00Z">
        <w:r>
          <w:t xml:space="preserve">.</w:t>
        </w:r>
      </w:ins>
    </w:p>
    <w:bookmarkEnd w:id="311"/>
    <w:bookmarkStart w:id="312" w:name="exm-orthogonal-complement"/>
    <w:p>
      <w:pPr>
        <w:pStyle w:val="BodyText"/>
      </w:pPr>
      <w:ins w:id="7297" w:author="PR Preview" w:date="2026-01-01T00:00:00Z">
        <w:r>
          <w:rPr>
            <w:b/>
            <w:bCs/>
          </w:rPr>
          <w:t xml:space="preserve">Example 87 (Orthogonal complements in</w:t>
        </w:r>
      </w:ins>
      <w:ins w:id="7298" w:author="PR Preview" w:date="2026-01-01T00:00:00Z">
        <w:r>
          <w:rPr>
            <w:b/>
            <w:bCs/>
          </w:rPr>
          <w:t xml:space="preserve"> </w:t>
        </w:r>
      </w:ins>
      <m:oMath>
        <m:sSup>
          <m:e>
            <m:r>
              <m:rPr>
                <m:scr m:val="double-struck"/>
                <m:sty m:val="p"/>
              </m:rPr>
              <m:t>R</m:t>
            </m:r>
          </m:e>
          <m:sup>
            <m:r>
              <m:t>3</m:t>
            </m:r>
          </m:sup>
        </m:sSup>
      </m:oMath>
      <w:ins w:id="7299" w:author="PR Preview" w:date="2026-01-01T00:00:00Z">
        <w:r>
          <w:rPr>
            <w:b/>
            <w:bCs/>
          </w:rPr>
          <w:t xml:space="preserve">)</w:t>
        </w:r>
      </w:ins>
      <w:ins w:id="7300" w:author="PR Preview" w:date="2026-01-01T00:00:00Z">
        <w:r>
          <w:t xml:space="preserve"> </w:t>
        </w:r>
      </w:ins>
      <w:ins w:id="7301" w:author="PR Preview" w:date="2026-01-01T00:00:00Z">
        <w:r>
          <w:t xml:space="preserve"> </w:t>
        </w:r>
      </w:ins>
    </w:p>
    <w:p>
      <w:pPr>
        <w:numPr>
          <w:ilvl w:val="0"/>
          <w:numId w:val="1042"/>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2"/>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2"/>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2"/>
    <w:bookmarkStart w:id="313" w:name="rem-orthogonal-complement-any-set"/>
    <w:p>
      <w:pPr>
        <w:pStyle w:val="FirstParagraph"/>
      </w:pPr>
      <w:del w:id="7302" w:author="PR Preview" w:date="2026-01-01T00:00:00Z">
        <w:r>
          <w:rPr>
            <w:b/>
            <w:bCs/>
          </w:rPr>
          <w:delText xml:space="preserve">Theorem 48 (An orthogonal complement is a subspace)</w:delText>
        </w:r>
      </w:del>
      <w:del w:id="7303" w:author="PR Preview" w:date="2026-01-01T00:00:00Z">
        <w:r>
          <w:delText xml:space="preserve"> </w:delText>
        </w:r>
      </w:del>
      <w:del w:id="7304" w:author="PR Preview" w:date="2026-01-01T00:00:00Z">
        <w:r>
          <w:delText xml:space="preserve">For any set</w:delText>
        </w:r>
      </w:del>
      <w:del w:id="7305" w:author="PR Preview" w:date="2026-01-01T00:00:00Z">
        <w:r>
          <w:delText xml:space="preserve"> </w:delText>
        </w:r>
      </w:del>
      <m:oMath>
        <m:r>
          <m:rPr>
            <m:scr m:val="script"/>
            <m:sty m:val="p"/>
          </m:rPr>
          <m:t>X</m:t>
        </m:r>
      </m:oMath>
      <w:del w:id="7306" w:author="PR Preview" w:date="2026-01-01T00:00:00Z">
        <w:r>
          <w:delText xml:space="preserve"> </w:delText>
        </w:r>
      </w:del>
      <w:del w:id="7307" w:author="PR Preview" w:date="2026-01-01T00:00:00Z">
        <w:r>
          <w:delText xml:space="preserve">of vectors in</w:delText>
        </w:r>
      </w:del>
      <w:del w:id="7308" w:author="PR Preview" w:date="2026-01-01T00:00:00Z">
        <w:r>
          <w:delText xml:space="preserve"> </w:delText>
        </w:r>
      </w:del>
      <m:oMath>
        <m:sSup>
          <m:e>
            <m:r>
              <m:rPr>
                <m:scr m:val="double-struck"/>
                <m:sty m:val="p"/>
              </m:rPr>
              <m:t>R</m:t>
            </m:r>
          </m:e>
          <m:sup>
            <m:r>
              <m:t>p</m:t>
            </m:r>
          </m:sup>
        </m:sSup>
      </m:oMath>
      <w:del w:id="7309" w:author="PR Preview" w:date="2026-01-01T00:00:00Z">
        <w:r>
          <w:delText xml:space="preserve">,</w:delText>
        </w:r>
      </w:del>
      <w:del w:id="7310" w:author="PR Preview" w:date="2026-01-01T00:00:00Z">
        <w:r>
          <w:delText xml:space="preserve"> </w:delText>
        </w:r>
      </w:del>
      <m:oMath>
        <m:sSup>
          <m:e>
            <m:r>
              <m:rPr>
                <m:scr m:val="script"/>
                <m:sty m:val="p"/>
              </m:rPr>
              <m:t>X</m:t>
            </m:r>
          </m:e>
          <m:sup>
            <m:r>
              <m:rPr>
                <m:sty m:val="p"/>
              </m:rPr>
              <m:t>⟂</m:t>
            </m:r>
          </m:sup>
        </m:sSup>
      </m:oMath>
      <w:del w:id="7311" w:author="PR Preview" w:date="2026-01-01T00:00:00Z">
        <w:r>
          <w:delText xml:space="preserve"> </w:delText>
        </w:r>
      </w:del>
      <w:del w:id="7312" w:author="PR Preview" w:date="2026-01-01T00:00:00Z">
        <w:r>
          <w:delText xml:space="preserve">(</w:delText>
        </w:r>
      </w:del>
      <w:hyperlink w:anchor="def-orthogonal-complement">
        <w:del w:id="7313" w:author="PR Preview" w:date="2026-01-01T00:00:00Z">
          <w:r>
            <w:rPr>
              <w:rStyle w:val="Hyperlink"/>
            </w:rPr>
            <w:delText xml:space="preserve">Definition 55</w:delText>
          </w:r>
        </w:del>
      </w:hyperlink>
      <w:del w:id="7314" w:author="PR Preview" w:date="2026-01-01T00:00:00Z">
        <w:r>
          <w:delText xml:space="preserve">)</w:delText>
        </w:r>
      </w:del>
      <w:del w:id="7315" w:author="PR Preview" w:date="2026-01-01T00:00:00Z">
        <w:r>
          <w:delText xml:space="preserve"> </w:delText>
        </w:r>
      </w:del>
      <w:del w:id="7316" w:author="PR Preview" w:date="2026-01-01T00:00:00Z">
        <w:r>
          <w:delText xml:space="preserve">is a subspace of</w:delText>
        </w:r>
      </w:del>
      <w:del w:id="7317" w:author="PR Preview" w:date="2026-01-01T00:00:00Z">
        <w:r>
          <w:delText xml:space="preserve"> </w:delText>
        </w:r>
      </w:del>
      <m:oMath>
        <m:sSup>
          <m:e>
            <m:r>
              <m:rPr>
                <m:scr m:val="double-struck"/>
                <m:sty m:val="p"/>
              </m:rPr>
              <m:t>R</m:t>
            </m:r>
          </m:e>
          <m:sup>
            <m:r>
              <m:t>p</m:t>
            </m:r>
          </m:sup>
        </m:sSup>
      </m:oMath>
      <w:del w:id="7318" w:author="PR Preview" w:date="2026-01-01T00:00:00Z">
        <w:r>
          <w:delText xml:space="preserve"> </w:delText>
        </w:r>
      </w:del>
      <w:del w:id="7319" w:author="PR Preview" w:date="2026-01-01T00:00:00Z">
        <w:r>
          <w:delText xml:space="preserve">(</w:delText>
        </w:r>
      </w:del>
      <w:hyperlink w:anchor="def-subspace">
        <w:del w:id="7320" w:author="PR Preview" w:date="2026-01-01T00:00:00Z">
          <w:r>
            <w:rPr>
              <w:rStyle w:val="Hyperlink"/>
            </w:rPr>
            <w:delText xml:space="preserve">Definition 40</w:delText>
          </w:r>
        </w:del>
      </w:hyperlink>
      <w:del w:id="7321" w:author="PR Preview" w:date="2026-01-01T00:00:00Z">
        <w:r>
          <w:delText xml:space="preserve">).</w:delText>
        </w:r>
      </w:del>
    </w:p>
    <w:p>
      <w:pPr>
        <w:pStyle w:val="FirstParagraph"/>
      </w:pPr>
      <w:ins w:id="7322" w:author="PR Preview" w:date="2026-01-01T00:00:00Z">
        <w:r>
          <w:rPr>
            <w:i/>
            <w:iCs/>
          </w:rPr>
          <w:t xml:space="preserve">Remark 20</w:t>
        </w:r>
      </w:ins>
      <w:ins w:id="7323" w:author="PR Preview" w:date="2026-01-01T00:00:00Z">
        <w:r>
          <w:t xml:space="preserve"> (The orthogonal complement of a set that is not a subspace). </w:t>
        </w:r>
      </w:ins>
      <m:oMath>
        <m:r>
          <m:rPr>
            <m:scr m:val="script"/>
            <m:sty m:val="p"/>
          </m:rPr>
          <m:t>X</m:t>
        </m:r>
      </m:oMath>
      <w:ins w:id="7324" w:author="PR Preview" w:date="2026-01-01T00:00:00Z">
        <w:r>
          <w:t xml:space="preserve"> </w:t>
        </w:r>
      </w:ins>
      <w:ins w:id="7325" w:author="PR Preview" w:date="2026-01-01T00:00:00Z">
        <w:r>
          <w:t xml:space="preserve">in</w:t>
        </w:r>
      </w:ins>
      <w:ins w:id="7326" w:author="PR Preview" w:date="2026-01-01T00:00:00Z">
        <w:r>
          <w:t xml:space="preserve"> </w:t>
        </w:r>
      </w:ins>
      <w:hyperlink w:anchor="def-orthogonal-complement">
        <w:ins w:id="7327" w:author="PR Preview" w:date="2026-01-01T00:00:00Z">
          <w:r>
            <w:rPr>
              <w:rStyle w:val="Hyperlink"/>
            </w:rPr>
            <w:t xml:space="preserve">Definition 58</w:t>
          </w:r>
        </w:ins>
      </w:hyperlink>
      <w:ins w:id="7328" w:author="PR Preview" w:date="2026-01-01T00:00:00Z">
        <w:r>
          <w:t xml:space="preserve"> </w:t>
        </w:r>
      </w:ins>
      <w:ins w:id="7329" w:author="PR Preview" w:date="2026-01-01T00:00:00Z">
        <w:r>
          <w:t xml:space="preserve">need not be a subspace.</w:t>
        </w:r>
      </w:ins>
    </w:p>
    <w:bookmarkEnd w:id="313"/>
    <w:bookmarkStart w:id="314" w:name="thm-orthogonal-complement-subspace"/>
    <w:p>
      <w:pPr>
        <w:pStyle w:val="BodyText"/>
      </w:pPr>
      <w:ins w:id="7330" w:author="PR Preview" w:date="2026-01-01T00:00:00Z">
        <w:r>
          <w:rPr>
            <w:b/>
            <w:bCs/>
          </w:rPr>
          <w:t xml:space="preserve">Theorem 49 (An orthogonal complement is a subspace)</w:t>
        </w:r>
      </w:ins>
      <w:ins w:id="7331" w:author="PR Preview" w:date="2026-01-01T00:00:00Z">
        <w:r>
          <w:t xml:space="preserve"> </w:t>
        </w:r>
      </w:ins>
      <w:ins w:id="7332" w:author="PR Preview" w:date="2026-01-01T00:00:00Z">
        <w:r>
          <w:t xml:space="preserve">For any set</w:t>
        </w:r>
      </w:ins>
      <w:ins w:id="7333" w:author="PR Preview" w:date="2026-01-01T00:00:00Z">
        <w:r>
          <w:t xml:space="preserve"> </w:t>
        </w:r>
      </w:ins>
      <m:oMath>
        <m:r>
          <m:rPr>
            <m:scr m:val="script"/>
            <m:sty m:val="p"/>
          </m:rPr>
          <m:t>X</m:t>
        </m:r>
      </m:oMath>
      <w:ins w:id="7334" w:author="PR Preview" w:date="2026-01-01T00:00:00Z">
        <w:r>
          <w:t xml:space="preserve"> </w:t>
        </w:r>
      </w:ins>
      <w:ins w:id="7335" w:author="PR Preview" w:date="2026-01-01T00:00:00Z">
        <w:r>
          <w:t xml:space="preserve">of vectors in</w:t>
        </w:r>
      </w:ins>
      <w:ins w:id="7336" w:author="PR Preview" w:date="2026-01-01T00:00:00Z">
        <w:r>
          <w:t xml:space="preserve"> </w:t>
        </w:r>
      </w:ins>
      <m:oMath>
        <m:sSup>
          <m:e>
            <m:r>
              <m:rPr>
                <m:scr m:val="double-struck"/>
                <m:sty m:val="p"/>
              </m:rPr>
              <m:t>R</m:t>
            </m:r>
          </m:e>
          <m:sup>
            <m:r>
              <m:t>p</m:t>
            </m:r>
          </m:sup>
        </m:sSup>
      </m:oMath>
      <w:ins w:id="7337" w:author="PR Preview" w:date="2026-01-01T00:00:00Z">
        <w:r>
          <w:t xml:space="preserve">,</w:t>
        </w:r>
      </w:ins>
      <w:ins w:id="7338" w:author="PR Preview" w:date="2026-01-01T00:00:00Z">
        <w:r>
          <w:t xml:space="preserve"> </w:t>
        </w:r>
      </w:ins>
      <m:oMath>
        <m:sSup>
          <m:e>
            <m:r>
              <m:rPr>
                <m:scr m:val="script"/>
                <m:sty m:val="p"/>
              </m:rPr>
              <m:t>X</m:t>
            </m:r>
          </m:e>
          <m:sup>
            <m:r>
              <m:rPr>
                <m:sty m:val="p"/>
              </m:rPr>
              <m:t>⟂</m:t>
            </m:r>
          </m:sup>
        </m:sSup>
      </m:oMath>
      <w:ins w:id="7339" w:author="PR Preview" w:date="2026-01-01T00:00:00Z">
        <w:r>
          <w:t xml:space="preserve"> </w:t>
        </w:r>
      </w:ins>
      <w:ins w:id="7340" w:author="PR Preview" w:date="2026-01-01T00:00:00Z">
        <w:r>
          <w:t xml:space="preserve">(</w:t>
        </w:r>
      </w:ins>
      <w:hyperlink w:anchor="def-orthogonal-complement">
        <w:ins w:id="7341" w:author="PR Preview" w:date="2026-01-01T00:00:00Z">
          <w:r>
            <w:rPr>
              <w:rStyle w:val="Hyperlink"/>
            </w:rPr>
            <w:t xml:space="preserve">Definition 58</w:t>
          </w:r>
        </w:ins>
      </w:hyperlink>
      <w:ins w:id="7342" w:author="PR Preview" w:date="2026-01-01T00:00:00Z">
        <w:r>
          <w:t xml:space="preserve">)</w:t>
        </w:r>
      </w:ins>
      <w:ins w:id="7343" w:author="PR Preview" w:date="2026-01-01T00:00:00Z">
        <w:r>
          <w:t xml:space="preserve"> </w:t>
        </w:r>
      </w:ins>
      <w:ins w:id="7344" w:author="PR Preview" w:date="2026-01-01T00:00:00Z">
        <w:r>
          <w:t xml:space="preserve">is a subspace of</w:t>
        </w:r>
      </w:ins>
      <w:ins w:id="7345" w:author="PR Preview" w:date="2026-01-01T00:00:00Z">
        <w:r>
          <w:t xml:space="preserve"> </w:t>
        </w:r>
      </w:ins>
      <m:oMath>
        <m:sSup>
          <m:e>
            <m:r>
              <m:rPr>
                <m:scr m:val="double-struck"/>
                <m:sty m:val="p"/>
              </m:rPr>
              <m:t>R</m:t>
            </m:r>
          </m:e>
          <m:sup>
            <m:r>
              <m:t>p</m:t>
            </m:r>
          </m:sup>
        </m:sSup>
      </m:oMath>
      <w:ins w:id="7346" w:author="PR Preview" w:date="2026-01-01T00:00:00Z">
        <w:r>
          <w:t xml:space="preserve"> </w:t>
        </w:r>
      </w:ins>
      <w:ins w:id="7347" w:author="PR Preview" w:date="2026-01-01T00:00:00Z">
        <w:r>
          <w:t xml:space="preserve">(</w:t>
        </w:r>
      </w:ins>
      <w:hyperlink w:anchor="def-subspace">
        <w:ins w:id="7348" w:author="PR Preview" w:date="2026-01-01T00:00:00Z">
          <w:r>
            <w:rPr>
              <w:rStyle w:val="Hyperlink"/>
            </w:rPr>
            <w:t xml:space="preserve">Definition 40</w:t>
          </w:r>
        </w:ins>
      </w:hyperlink>
      <w:ins w:id="7349" w:author="PR Preview" w:date="2026-01-01T00:00:00Z">
        <w:r>
          <w:t xml:space="preserve">).</w:t>
        </w:r>
      </w:ins>
    </w:p>
    <w:bookmarkEnd w:id="31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48</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48</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5" w:name="exm-orthogonal-complement-subspace"/>
    <w:p>
      <w:pPr>
        <w:pStyle w:val="BodyText"/>
      </w:pPr>
      <w:del w:id="7350" w:author="PR Preview" w:date="2026-01-01T00:00:00Z">
        <w:r>
          <w:rPr>
            <w:b/>
            <w:bCs/>
          </w:rPr>
          <w:delText xml:space="preserve">Example 85 (The complement of a single vector is a line)</w:delText>
        </w:r>
      </w:del>
      <w:del w:id="7351" w:author="PR Preview" w:date="2026-01-01T00:00:00Z">
        <w:r>
          <w:delText xml:space="preserve"> </w:delText>
        </w:r>
      </w:del>
      <w:del w:id="7352" w:author="PR Preview" w:date="2026-01-01T00:00:00Z">
        <w:r>
          <w:delText xml:space="preserve">The one-element set</w:delText>
        </w:r>
      </w:del>
      <w:del w:id="7353"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del w:id="7354" w:author="PR Preview" w:date="2026-01-01T00:00:00Z">
        <w:r>
          <w:delText xml:space="preserve"> </w:delText>
        </w:r>
      </w:del>
      <w:del w:id="7355" w:author="PR Preview" w:date="2026-01-01T00:00:00Z">
        <w:r>
          <w:delText xml:space="preserve">in</w:delText>
        </w:r>
      </w:del>
      <w:del w:id="7356" w:author="PR Preview" w:date="2026-01-01T00:00:00Z">
        <w:r>
          <w:delText xml:space="preserve"> </w:delText>
        </w:r>
      </w:del>
      <m:oMath>
        <m:sSup>
          <m:e>
            <m:r>
              <m:rPr>
                <m:scr m:val="double-struck"/>
                <m:sty m:val="p"/>
              </m:rPr>
              <m:t>R</m:t>
            </m:r>
          </m:e>
          <m:sup>
            <m:r>
              <m:t>2</m:t>
            </m:r>
          </m:sup>
        </m:sSup>
      </m:oMath>
      <w:del w:id="7357" w:author="PR Preview" w:date="2026-01-01T00:00:00Z">
        <w:r>
          <w:delText xml:space="preserve"> </w:delText>
        </w:r>
      </w:del>
      <w:del w:id="7358" w:author="PR Preview" w:date="2026-01-01T00:00:00Z">
        <w:r>
          <w:delText xml:space="preserve">is not a subspace:</w:delText>
        </w:r>
      </w:del>
      <w:del w:id="7359" w:author="PR Preview" w:date="2026-01-01T00:00:00Z">
        <w:r>
          <w:delText xml:space="preserve"> </w:delText>
        </w:r>
      </w:del>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del w:id="7360" w:author="PR Preview" w:date="2026-01-01T00:00:00Z">
        <w:r>
          <w:delText xml:space="preserve"> </w:delText>
        </w:r>
      </w:del>
      <w:del w:id="7361" w:author="PR Preview" w:date="2026-01-01T00:00:00Z">
        <w:r>
          <w:delText xml:space="preserve">is not in it.</w:delText>
        </w:r>
      </w:del>
      <w:del w:id="7362" w:author="PR Preview" w:date="2026-01-01T00:00:00Z">
        <w:r>
          <w:delText xml:space="preserve"> </w:delText>
        </w:r>
      </w:del>
      <w:del w:id="7363" w:author="PR Preview" w:date="2026-01-01T00:00:00Z">
        <w:r>
          <w:delText xml:space="preserve">Its orthogonal complement is</w:delText>
        </w:r>
      </w:del>
    </w:p>
    <w:p>
      <w:pPr>
        <w:pStyle w:val="BodyText"/>
      </w:pPr>
      <w:ins w:id="7364" w:author="PR Preview" w:date="2026-01-01T00:00:00Z">
        <w:r>
          <w:rPr>
            <w:b/>
            <w:bCs/>
          </w:rPr>
          <w:t xml:space="preserve">Example 88 (The complement of a single vector is a line)</w:t>
        </w:r>
      </w:ins>
      <w:ins w:id="7365" w:author="PR Preview" w:date="2026-01-01T00:00:00Z">
        <w:r>
          <w:t xml:space="preserve"> </w:t>
        </w:r>
      </w:ins>
      <w:ins w:id="7366" w:author="PR Preview" w:date="2026-01-01T00:00:00Z">
        <w:r>
          <w:t xml:space="preserve">The one-element set</w:t>
        </w:r>
      </w:ins>
      <w:ins w:id="7367"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ins w:id="7368" w:author="PR Preview" w:date="2026-01-01T00:00:00Z">
        <w:r>
          <w:t xml:space="preserve"> </w:t>
        </w:r>
      </w:ins>
      <w:ins w:id="7369" w:author="PR Preview" w:date="2026-01-01T00:00:00Z">
        <w:r>
          <w:t xml:space="preserve">in</w:t>
        </w:r>
      </w:ins>
      <w:ins w:id="7370" w:author="PR Preview" w:date="2026-01-01T00:00:00Z">
        <w:r>
          <w:t xml:space="preserve"> </w:t>
        </w:r>
      </w:ins>
      <m:oMath>
        <m:sSup>
          <m:e>
            <m:r>
              <m:rPr>
                <m:scr m:val="double-struck"/>
                <m:sty m:val="p"/>
              </m:rPr>
              <m:t>R</m:t>
            </m:r>
          </m:e>
          <m:sup>
            <m:r>
              <m:t>2</m:t>
            </m:r>
          </m:sup>
        </m:sSup>
      </m:oMath>
      <w:ins w:id="7371" w:author="PR Preview" w:date="2026-01-01T00:00:00Z">
        <w:r>
          <w:t xml:space="preserve"> </w:t>
        </w:r>
      </w:ins>
      <w:ins w:id="7372" w:author="PR Preview" w:date="2026-01-01T00:00:00Z">
        <w:r>
          <w:t xml:space="preserve">is not a subspace:</w:t>
        </w:r>
      </w:ins>
      <w:ins w:id="7373" w:author="PR Preview" w:date="2026-01-01T00:00:00Z">
        <w:r>
          <w:t xml:space="preserve"> </w:t>
        </w:r>
      </w:ins>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ins w:id="7374" w:author="PR Preview" w:date="2026-01-01T00:00:00Z">
        <w:r>
          <w:t xml:space="preserve"> </w:t>
        </w:r>
      </w:ins>
      <w:ins w:id="7375" w:author="PR Preview" w:date="2026-01-01T00:00:00Z">
        <w:r>
          <w:t xml:space="preserve">is not in it.</w:t>
        </w:r>
      </w:ins>
      <w:ins w:id="7376" w:author="PR Preview" w:date="2026-01-01T00:00:00Z">
        <w:r>
          <w:t xml:space="preserve"> </w:t>
        </w:r>
      </w:ins>
      <w:ins w:id="7377" w:author="PR Preview" w:date="2026-01-01T00:00:00Z">
        <w:r>
          <w:t xml:space="preserve">Its orthogonal complement is</w:t>
        </w:r>
      </w:ins>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del w:id="7378" w:author="PR Preview" w:date="2026-01-01T00:00:00Z">
        <w:r>
          <w:delText xml:space="preserve">That set is</w:delText>
        </w:r>
      </w:del>
      <w:del w:id="7379" w:author="PR Preview" w:date="2026-01-01T00:00:00Z">
        <w:r>
          <w:delText xml:space="preserve"> </w:delText>
        </w:r>
      </w:del>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del w:id="7380" w:author="PR Preview" w:date="2026-01-01T00:00:00Z">
        <w:r>
          <w:delText xml:space="preserve">,</w:delText>
        </w:r>
      </w:del>
      <w:del w:id="7381" w:author="PR Preview" w:date="2026-01-01T00:00:00Z">
        <w:r>
          <w:delText xml:space="preserve"> </w:delText>
        </w:r>
      </w:del>
      <w:del w:id="7382" w:author="PR Preview" w:date="2026-01-01T00:00:00Z">
        <w:r>
          <w:delText xml:space="preserve">a subspace by</w:delText>
        </w:r>
      </w:del>
      <w:del w:id="7383" w:author="PR Preview" w:date="2026-01-01T00:00:00Z">
        <w:r>
          <w:delText xml:space="preserve"> </w:delText>
        </w:r>
      </w:del>
      <w:hyperlink w:anchor="thm-span-subspace">
        <w:del w:id="7384" w:author="PR Preview" w:date="2026-01-01T00:00:00Z">
          <w:r>
            <w:rPr>
              <w:rStyle w:val="Hyperlink"/>
            </w:rPr>
            <w:delText xml:space="preserve">Theorem 21</w:delText>
          </w:r>
        </w:del>
      </w:hyperlink>
      <w:del w:id="7385" w:author="PR Preview" w:date="2026-01-01T00:00:00Z">
        <w:r>
          <w:delText xml:space="preserve">,</w:delText>
        </w:r>
      </w:del>
      <w:del w:id="7386" w:author="PR Preview" w:date="2026-01-01T00:00:00Z">
        <w:r>
          <w:delText xml:space="preserve"> </w:delText>
        </w:r>
      </w:del>
      <w:del w:id="7387" w:author="PR Preview" w:date="2026-01-01T00:00:00Z">
        <w:r>
          <w:delText xml:space="preserve">as</w:delText>
        </w:r>
      </w:del>
      <w:del w:id="7388" w:author="PR Preview" w:date="2026-01-01T00:00:00Z">
        <w:r>
          <w:delText xml:space="preserve"> </w:delText>
        </w:r>
      </w:del>
      <w:hyperlink w:anchor="thm-orthogonal-complement-subspace">
        <w:del w:id="7389" w:author="PR Preview" w:date="2026-01-01T00:00:00Z">
          <w:r>
            <w:rPr>
              <w:rStyle w:val="Hyperlink"/>
            </w:rPr>
            <w:delText xml:space="preserve">Theorem 48</w:delText>
          </w:r>
        </w:del>
      </w:hyperlink>
      <w:del w:id="7390" w:author="PR Preview" w:date="2026-01-01T00:00:00Z">
        <w:r>
          <w:delText xml:space="preserve"> </w:delText>
        </w:r>
      </w:del>
      <w:del w:id="7391" w:author="PR Preview" w:date="2026-01-01T00:00:00Z">
        <w:r>
          <w:delText xml:space="preserve">says it must be.</w:delText>
        </w:r>
      </w:del>
      <w:del w:id="7392" w:author="PR Preview" w:date="2026-01-01T00:00:00Z">
        <w:r>
          <w:delText xml:space="preserve"> </w:delText>
        </w:r>
      </w:del>
      <w:del w:id="7393" w:author="PR Preview" w:date="2026-01-01T00:00:00Z">
        <w:r>
          <w:delText xml:space="preserve">It contains</w:delText>
        </w:r>
      </w:del>
      <w:del w:id="7394" w:author="PR Preview" w:date="2026-01-01T00:00:00Z">
        <w:r>
          <w:delText xml:space="preserve"> </w:delText>
        </w:r>
      </w:del>
      <m:oMath>
        <m:r>
          <m:rPr>
            <m:sty m:val="p"/>
          </m:rPr>
          <m:t>(</m:t>
        </m:r>
        <m:r>
          <m:rPr>
            <m:sty m:val="p"/>
          </m:rPr>
          <m:t>−</m:t>
        </m:r>
        <m:r>
          <m:t>2</m:t>
        </m:r>
        <m:r>
          <m:rPr>
            <m:sty m:val="p"/>
          </m:rPr>
          <m:t>,</m:t>
        </m:r>
        <m:r>
          <m:t>1</m:t>
        </m:r>
        <m:r>
          <m:rPr>
            <m:sty m:val="p"/>
          </m:rPr>
          <m:t>)</m:t>
        </m:r>
      </m:oMath>
      <w:del w:id="7395" w:author="PR Preview" w:date="2026-01-01T00:00:00Z">
        <w:r>
          <w:delText xml:space="preserve">, the vector</w:delText>
        </w:r>
      </w:del>
      <w:del w:id="7396" w:author="PR Preview" w:date="2026-01-01T00:00:00Z">
        <w:r>
          <w:delText xml:space="preserve"> </w:delText>
        </w:r>
      </w:del>
      <w:hyperlink w:anchor="rem-orthogonal-perpendicular">
        <w:del w:id="7397" w:author="PR Preview" w:date="2026-01-01T00:00:00Z">
          <w:r>
            <w:rPr>
              <w:rStyle w:val="Hyperlink"/>
            </w:rPr>
            <w:delText xml:space="preserve">Remark 7</w:delText>
          </w:r>
        </w:del>
      </w:hyperlink>
      <w:del w:id="7398" w:author="PR Preview" w:date="2026-01-01T00:00:00Z">
        <w:r>
          <w:delText xml:space="preserve"> </w:delText>
        </w:r>
      </w:del>
      <w:del w:id="7399" w:author="PR Preview" w:date="2026-01-01T00:00:00Z">
        <w:r>
          <w:delText xml:space="preserve">found perpendicular to</w:delText>
        </w:r>
      </w:del>
      <w:del w:id="7400" w:author="PR Preview" w:date="2026-01-01T00:00:00Z">
        <w:r>
          <w:delText xml:space="preserve"> </w:delText>
        </w:r>
      </w:del>
      <m:oMath>
        <m:r>
          <m:rPr>
            <m:sty m:val="p"/>
          </m:rPr>
          <m:t>(</m:t>
        </m:r>
        <m:r>
          <m:t>1</m:t>
        </m:r>
        <m:r>
          <m:rPr>
            <m:sty m:val="p"/>
          </m:rPr>
          <m:t>,</m:t>
        </m:r>
        <m:r>
          <m:t>2</m:t>
        </m:r>
        <m:r>
          <m:rPr>
            <m:sty m:val="p"/>
          </m:rPr>
          <m:t>)</m:t>
        </m:r>
      </m:oMath>
      <w:del w:id="7401" w:author="PR Preview" w:date="2026-01-01T00:00:00Z">
        <w:r>
          <w:delText xml:space="preserve">.</w:delText>
        </w:r>
      </w:del>
    </w:p>
    <w:p>
      <w:pPr>
        <w:pStyle w:val="BodyText"/>
      </w:pPr>
      <w:del w:id="7402" w:author="PR Preview" w:date="2026-01-01T00:00:00Z">
        <w:r>
          <w:rPr>
            <w:b/>
            <w:bCs/>
          </w:rPr>
          <w:delText xml:space="preserve">Theorem 49 (The orthogonal complement of a column space is a null space)</w:delText>
        </w:r>
      </w:del>
      <w:del w:id="7403" w:author="PR Preview" w:date="2026-01-01T00:00:00Z">
        <w:r>
          <w:delText xml:space="preserve"> </w:delText>
        </w:r>
      </w:del>
      <w:del w:id="7404" w:author="PR Preview" w:date="2026-01-01T00:00:00Z">
        <w:r>
          <w:delText xml:space="preserve">For any</w:delText>
        </w:r>
      </w:del>
      <w:del w:id="7405" w:author="PR Preview" w:date="2026-01-01T00:00:00Z">
        <w:r>
          <w:delText xml:space="preserve"> </w:delText>
        </w:r>
      </w:del>
      <m:oMath>
        <m:r>
          <m:t>m</m:t>
        </m:r>
        <m:r>
          <m:rPr>
            <m:sty m:val="p"/>
          </m:rPr>
          <m:t>×</m:t>
        </m:r>
        <m:r>
          <m:t>n</m:t>
        </m:r>
      </m:oMath>
      <w:del w:id="7406" w:author="PR Preview" w:date="2026-01-01T00:00:00Z">
        <w:r>
          <w:delText xml:space="preserve"> </w:delText>
        </w:r>
      </w:del>
      <w:del w:id="7407" w:author="PR Preview" w:date="2026-01-01T00:00:00Z">
        <w:r>
          <w:delText xml:space="preserve">matrix</w:delText>
        </w:r>
      </w:del>
      <w:del w:id="7408" w:author="PR Preview" w:date="2026-01-01T00:00:00Z">
        <w:r>
          <w:delText xml:space="preserve"> </w:delText>
        </w:r>
      </w:del>
      <m:oMath>
        <m:r>
          <m:rPr>
            <m:sty m:val="bi"/>
          </m:rPr>
          <m:t>A</m:t>
        </m:r>
      </m:oMath>
      <w:del w:id="7409" w:author="PR Preview" w:date="2026-01-01T00:00:00Z">
        <w:r>
          <w:delText xml:space="preserve">,</w:delText>
        </w:r>
      </w:del>
    </w:p>
    <w:p>
      <w:pPr>
        <w:pStyle w:val="FirstParagraph"/>
      </w:pPr>
      <w:ins w:id="7410" w:author="PR Preview" w:date="2026-01-01T00:00:00Z">
        <w:r>
          <w:t xml:space="preserve">That set is</w:t>
        </w:r>
      </w:ins>
      <w:ins w:id="7411" w:author="PR Preview" w:date="2026-01-01T00:00:00Z">
        <w:r>
          <w:t xml:space="preserve"> </w:t>
        </w:r>
      </w:ins>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ins w:id="7412" w:author="PR Preview" w:date="2026-01-01T00:00:00Z">
        <w:r>
          <w:t xml:space="preserve">,</w:t>
        </w:r>
      </w:ins>
      <w:ins w:id="7413" w:author="PR Preview" w:date="2026-01-01T00:00:00Z">
        <w:r>
          <w:t xml:space="preserve"> </w:t>
        </w:r>
      </w:ins>
      <w:ins w:id="7414" w:author="PR Preview" w:date="2026-01-01T00:00:00Z">
        <w:r>
          <w:t xml:space="preserve">a subspace by</w:t>
        </w:r>
      </w:ins>
      <w:ins w:id="7415" w:author="PR Preview" w:date="2026-01-01T00:00:00Z">
        <w:r>
          <w:t xml:space="preserve"> </w:t>
        </w:r>
      </w:ins>
      <w:hyperlink w:anchor="thm-span-subspace">
        <w:ins w:id="7416" w:author="PR Preview" w:date="2026-01-01T00:00:00Z">
          <w:r>
            <w:rPr>
              <w:rStyle w:val="Hyperlink"/>
            </w:rPr>
            <w:t xml:space="preserve">Theorem 21</w:t>
          </w:r>
        </w:ins>
      </w:hyperlink>
      <w:ins w:id="7417" w:author="PR Preview" w:date="2026-01-01T00:00:00Z">
        <w:r>
          <w:t xml:space="preserve">,</w:t>
        </w:r>
      </w:ins>
      <w:ins w:id="7418" w:author="PR Preview" w:date="2026-01-01T00:00:00Z">
        <w:r>
          <w:t xml:space="preserve"> </w:t>
        </w:r>
      </w:ins>
      <w:ins w:id="7419" w:author="PR Preview" w:date="2026-01-01T00:00:00Z">
        <w:r>
          <w:t xml:space="preserve">as</w:t>
        </w:r>
      </w:ins>
      <w:ins w:id="7420" w:author="PR Preview" w:date="2026-01-01T00:00:00Z">
        <w:r>
          <w:t xml:space="preserve"> </w:t>
        </w:r>
      </w:ins>
      <w:hyperlink w:anchor="thm-orthogonal-complement-subspace">
        <w:ins w:id="7421" w:author="PR Preview" w:date="2026-01-01T00:00:00Z">
          <w:r>
            <w:rPr>
              <w:rStyle w:val="Hyperlink"/>
            </w:rPr>
            <w:t xml:space="preserve">Theorem 49</w:t>
          </w:r>
        </w:ins>
      </w:hyperlink>
      <w:ins w:id="7422" w:author="PR Preview" w:date="2026-01-01T00:00:00Z">
        <w:r>
          <w:t xml:space="preserve"> </w:t>
        </w:r>
      </w:ins>
      <w:ins w:id="7423" w:author="PR Preview" w:date="2026-01-01T00:00:00Z">
        <w:r>
          <w:t xml:space="preserve">says it must be.</w:t>
        </w:r>
      </w:ins>
      <w:ins w:id="7424" w:author="PR Preview" w:date="2026-01-01T00:00:00Z">
        <w:r>
          <w:t xml:space="preserve"> </w:t>
        </w:r>
      </w:ins>
      <w:ins w:id="7425" w:author="PR Preview" w:date="2026-01-01T00:00:00Z">
        <w:r>
          <w:t xml:space="preserve">It contains</w:t>
        </w:r>
      </w:ins>
      <w:ins w:id="7426" w:author="PR Preview" w:date="2026-01-01T00:00:00Z">
        <w:r>
          <w:t xml:space="preserve"> </w:t>
        </w:r>
      </w:ins>
      <m:oMath>
        <m:r>
          <m:rPr>
            <m:sty m:val="p"/>
          </m:rPr>
          <m:t>(</m:t>
        </m:r>
        <m:r>
          <m:rPr>
            <m:sty m:val="p"/>
          </m:rPr>
          <m:t>−</m:t>
        </m:r>
        <m:r>
          <m:t>2</m:t>
        </m:r>
        <m:r>
          <m:rPr>
            <m:sty m:val="p"/>
          </m:rPr>
          <m:t>,</m:t>
        </m:r>
        <m:r>
          <m:t>1</m:t>
        </m:r>
        <m:r>
          <m:rPr>
            <m:sty m:val="p"/>
          </m:rPr>
          <m:t>)</m:t>
        </m:r>
      </m:oMath>
      <w:ins w:id="7427" w:author="PR Preview" w:date="2026-01-01T00:00:00Z">
        <w:r>
          <w:t xml:space="preserve">, the vector</w:t>
        </w:r>
      </w:ins>
      <w:ins w:id="7428" w:author="PR Preview" w:date="2026-01-01T00:00:00Z">
        <w:r>
          <w:t xml:space="preserve"> </w:t>
        </w:r>
      </w:ins>
      <w:hyperlink w:anchor="rem-orthogonal-perpendicular">
        <w:ins w:id="7429" w:author="PR Preview" w:date="2026-01-01T00:00:00Z">
          <w:r>
            <w:rPr>
              <w:rStyle w:val="Hyperlink"/>
            </w:rPr>
            <w:t xml:space="preserve">Remark 8</w:t>
          </w:r>
        </w:ins>
      </w:hyperlink>
      <w:ins w:id="7430" w:author="PR Preview" w:date="2026-01-01T00:00:00Z">
        <w:r>
          <w:t xml:space="preserve"> </w:t>
        </w:r>
      </w:ins>
      <w:ins w:id="7431" w:author="PR Preview" w:date="2026-01-01T00:00:00Z">
        <w:r>
          <w:t xml:space="preserve">found perpendicular to</w:t>
        </w:r>
      </w:ins>
      <w:ins w:id="7432" w:author="PR Preview" w:date="2026-01-01T00:00:00Z">
        <w:r>
          <w:t xml:space="preserve"> </w:t>
        </w:r>
      </w:ins>
      <m:oMath>
        <m:r>
          <m:rPr>
            <m:sty m:val="p"/>
          </m:rPr>
          <m:t>(</m:t>
        </m:r>
        <m:r>
          <m:t>1</m:t>
        </m:r>
        <m:r>
          <m:rPr>
            <m:sty m:val="p"/>
          </m:rPr>
          <m:t>,</m:t>
        </m:r>
        <m:r>
          <m:t>2</m:t>
        </m:r>
        <m:r>
          <m:rPr>
            <m:sty m:val="p"/>
          </m:rPr>
          <m:t>)</m:t>
        </m:r>
      </m:oMath>
      <w:ins w:id="7433" w:author="PR Preview" w:date="2026-01-01T00:00:00Z">
        <w:r>
          <w:t xml:space="preserve">.</w:t>
        </w:r>
      </w:ins>
    </w:p>
    <w:bookmarkEnd w:id="315"/>
    <w:bookmarkStart w:id="316" w:name="thm-complement-null-space"/>
    <w:p>
      <w:pPr>
        <w:pStyle w:val="BodyText"/>
      </w:pPr>
      <w:ins w:id="7434" w:author="PR Preview" w:date="2026-01-01T00:00:00Z">
        <w:r>
          <w:rPr>
            <w:b/>
            <w:bCs/>
          </w:rPr>
          <w:t xml:space="preserve">Theorem 50 (The orthogonal complement of a column space is a null space)</w:t>
        </w:r>
      </w:ins>
      <w:ins w:id="7435" w:author="PR Preview" w:date="2026-01-01T00:00:00Z">
        <w:r>
          <w:t xml:space="preserve"> </w:t>
        </w:r>
      </w:ins>
      <w:ins w:id="7436" w:author="PR Preview" w:date="2026-01-01T00:00:00Z">
        <w:r>
          <w:t xml:space="preserve">For any</w:t>
        </w:r>
      </w:ins>
      <w:ins w:id="7437" w:author="PR Preview" w:date="2026-01-01T00:00:00Z">
        <w:r>
          <w:t xml:space="preserve"> </w:t>
        </w:r>
      </w:ins>
      <m:oMath>
        <m:r>
          <m:t>m</m:t>
        </m:r>
        <m:r>
          <m:rPr>
            <m:sty m:val="p"/>
          </m:rPr>
          <m:t>×</m:t>
        </m:r>
        <m:r>
          <m:t>n</m:t>
        </m:r>
      </m:oMath>
      <w:ins w:id="7438" w:author="PR Preview" w:date="2026-01-01T00:00:00Z">
        <w:r>
          <w:t xml:space="preserve"> </w:t>
        </w:r>
      </w:ins>
      <w:ins w:id="7439" w:author="PR Preview" w:date="2026-01-01T00:00:00Z">
        <w:r>
          <w:t xml:space="preserve">matrix</w:t>
        </w:r>
      </w:ins>
      <w:ins w:id="7440" w:author="PR Preview" w:date="2026-01-01T00:00:00Z">
        <w:r>
          <w:t xml:space="preserve"> </w:t>
        </w:r>
      </w:ins>
      <m:oMath>
        <m:r>
          <m:rPr>
            <m:sty m:val="bi"/>
          </m:rPr>
          <m:t>A</m:t>
        </m:r>
      </m:oMath>
      <w:ins w:id="7441" w:author="PR Preview" w:date="2026-01-01T00:00:00Z">
        <w:r>
          <w:t xml:space="preserve">,</w:t>
        </w:r>
      </w:ins>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16"/>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del w:id="7442" w:author="PR Preview" w:date="2026-01-01T00:00:00Z">
        <w:r>
          <w:delText xml:space="preserve">So</w:delText>
        </w:r>
      </w:del>
      <w:del w:id="7443" w:author="PR Preview" w:date="2026-01-01T00:00:00Z">
        <w:r>
          <w:delText xml:space="preserve"> </w:delText>
        </w:r>
      </w:del>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del w:id="7444" w:author="PR Preview" w:date="2026-01-01T00:00:00Z">
        <w:r>
          <w:delText xml:space="preserve"> </w:delText>
        </w:r>
      </w:del>
      <w:del w:id="7445" w:author="PR Preview" w:date="2026-01-01T00:00:00Z">
        <w:r>
          <w:delText xml:space="preserve">(</w:delText>
        </w:r>
      </w:del>
      <w:hyperlink w:anchor="def-null-space">
        <w:del w:id="7446" w:author="PR Preview" w:date="2026-01-01T00:00:00Z">
          <w:r>
            <w:rPr>
              <w:rStyle w:val="Hyperlink"/>
            </w:rPr>
            <w:delText xml:space="preserve">Definition 46</w:delText>
          </w:r>
        </w:del>
      </w:hyperlink>
      <w:del w:id="7447" w:author="PR Preview" w:date="2026-01-01T00:00:00Z">
        <w:r>
          <w:delText xml:space="preserve">)</w:delText>
        </w:r>
      </w:del>
      <w:del w:id="7448" w:author="PR Preview" w:date="2026-01-01T00:00:00Z">
        <w:r>
          <w:delText xml:space="preserve"> </w:delText>
        </w:r>
      </w:del>
      <w:del w:id="7449" w:author="PR Preview" w:date="2026-01-01T00:00:00Z">
        <w:r>
          <w:delText xml:space="preserve">exactly when</w:delText>
        </w:r>
      </w:del>
      <w:del w:id="7450" w:author="PR Preview" w:date="2026-01-01T00:00:00Z">
        <w:r>
          <w:delText xml:space="preserve"> </w:delText>
        </w:r>
      </w:del>
      <m:oMath>
        <m:sSub>
          <m:e>
            <m:acc>
              <m:accPr>
                <m:chr m:val="̃"/>
              </m:accPr>
              <m:e>
                <m:r>
                  <m:t>a</m:t>
                </m:r>
              </m:e>
            </m:acc>
          </m:e>
          <m:sub>
            <m:r>
              <m:t>j</m:t>
            </m:r>
          </m:sub>
        </m:sSub>
        <m:r>
          <m:rPr>
            <m:sty m:val="p"/>
          </m:rPr>
          <m:t>⋅</m:t>
        </m:r>
        <m:acc>
          <m:accPr>
            <m:chr m:val="̃"/>
          </m:accPr>
          <m:e>
            <m:r>
              <m:t>x</m:t>
            </m:r>
          </m:e>
        </m:acc>
        <m:r>
          <m:rPr>
            <m:sty m:val="p"/>
          </m:rPr>
          <m:t>=</m:t>
        </m:r>
        <m:r>
          <m:t>0</m:t>
        </m:r>
      </m:oMath>
      <w:del w:id="7451" w:author="PR Preview" w:date="2026-01-01T00:00:00Z">
        <w:r>
          <w:delText xml:space="preserve"> </w:delText>
        </w:r>
      </w:del>
      <w:del w:id="7452" w:author="PR Preview" w:date="2026-01-01T00:00:00Z">
        <w:r>
          <w:delText xml:space="preserve">for every column</w:delText>
        </w:r>
      </w:del>
      <w:del w:id="7453" w:author="PR Preview" w:date="2026-01-01T00:00:00Z">
        <w:r>
          <w:delText xml:space="preserve"> </w:delText>
        </w:r>
      </w:del>
      <m:oMath>
        <m:sSub>
          <m:e>
            <m:acc>
              <m:accPr>
                <m:chr m:val="̃"/>
              </m:accPr>
              <m:e>
                <m:r>
                  <m:t>a</m:t>
                </m:r>
              </m:e>
            </m:acc>
          </m:e>
          <m:sub>
            <m:r>
              <m:t>j</m:t>
            </m:r>
          </m:sub>
        </m:sSub>
      </m:oMath>
      <w:del w:id="7454" w:author="PR Preview" w:date="2026-01-01T00:00:00Z">
        <w:r>
          <w:delText xml:space="preserve">.</w:delText>
        </w:r>
      </w:del>
    </w:p>
    <w:p>
      <w:pPr>
        <w:pStyle w:val="FirstParagraph"/>
      </w:pPr>
      <w:ins w:id="7455" w:author="PR Preview" w:date="2026-01-01T00:00:00Z">
        <w:r>
          <w:t xml:space="preserve">So</w:t>
        </w:r>
      </w:ins>
      <w:ins w:id="7456" w:author="PR Preview" w:date="2026-01-01T00:00:00Z">
        <w:r>
          <w:t xml:space="preserve"> </w:t>
        </w:r>
      </w:ins>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ins w:id="7457" w:author="PR Preview" w:date="2026-01-01T00:00:00Z">
        <w:r>
          <w:t xml:space="preserve"> </w:t>
        </w:r>
      </w:ins>
      <w:ins w:id="7458" w:author="PR Preview" w:date="2026-01-01T00:00:00Z">
        <w:r>
          <w:t xml:space="preserve">(</w:t>
        </w:r>
      </w:ins>
      <w:hyperlink w:anchor="def-null-space">
        <w:ins w:id="7459" w:author="PR Preview" w:date="2026-01-01T00:00:00Z">
          <w:r>
            <w:rPr>
              <w:rStyle w:val="Hyperlink"/>
            </w:rPr>
            <w:t xml:space="preserve">Definition 47</w:t>
          </w:r>
        </w:ins>
      </w:hyperlink>
      <w:ins w:id="7460" w:author="PR Preview" w:date="2026-01-01T00:00:00Z">
        <w:r>
          <w:t xml:space="preserve">)</w:t>
        </w:r>
      </w:ins>
      <w:ins w:id="7461" w:author="PR Preview" w:date="2026-01-01T00:00:00Z">
        <w:r>
          <w:t xml:space="preserve"> </w:t>
        </w:r>
      </w:ins>
      <w:ins w:id="7462" w:author="PR Preview" w:date="2026-01-01T00:00:00Z">
        <w:r>
          <w:t xml:space="preserve">exactly when</w:t>
        </w:r>
      </w:ins>
      <w:ins w:id="7463" w:author="PR Preview" w:date="2026-01-01T00:00:00Z">
        <w:r>
          <w:t xml:space="preserve"> </w:t>
        </w:r>
      </w:ins>
      <m:oMath>
        <m:sSub>
          <m:e>
            <m:acc>
              <m:accPr>
                <m:chr m:val="̃"/>
              </m:accPr>
              <m:e>
                <m:r>
                  <m:t>a</m:t>
                </m:r>
              </m:e>
            </m:acc>
          </m:e>
          <m:sub>
            <m:r>
              <m:t>j</m:t>
            </m:r>
          </m:sub>
        </m:sSub>
        <m:r>
          <m:rPr>
            <m:sty m:val="p"/>
          </m:rPr>
          <m:t>⋅</m:t>
        </m:r>
        <m:acc>
          <m:accPr>
            <m:chr m:val="̃"/>
          </m:accPr>
          <m:e>
            <m:r>
              <m:t>x</m:t>
            </m:r>
          </m:e>
        </m:acc>
        <m:r>
          <m:rPr>
            <m:sty m:val="p"/>
          </m:rPr>
          <m:t>=</m:t>
        </m:r>
        <m:r>
          <m:t>0</m:t>
        </m:r>
      </m:oMath>
      <w:ins w:id="7464" w:author="PR Preview" w:date="2026-01-01T00:00:00Z">
        <w:r>
          <w:t xml:space="preserve"> </w:t>
        </w:r>
      </w:ins>
      <w:ins w:id="7465" w:author="PR Preview" w:date="2026-01-01T00:00:00Z">
        <w:r>
          <w:t xml:space="preserve">for every column</w:t>
        </w:r>
      </w:ins>
      <w:ins w:id="7466" w:author="PR Preview" w:date="2026-01-01T00:00:00Z">
        <w:r>
          <w:t xml:space="preserve"> </w:t>
        </w:r>
      </w:ins>
      <m:oMath>
        <m:sSub>
          <m:e>
            <m:acc>
              <m:accPr>
                <m:chr m:val="̃"/>
              </m:accPr>
              <m:e>
                <m:r>
                  <m:t>a</m:t>
                </m:r>
              </m:e>
            </m:acc>
          </m:e>
          <m:sub>
            <m:r>
              <m:t>j</m:t>
            </m:r>
          </m:sub>
        </m:sSub>
      </m:oMath>
      <w:ins w:id="7467" w:author="PR Preview" w:date="2026-01-01T00:00:00Z">
        <w:r>
          <w:t xml:space="preserve">.</w:t>
        </w:r>
      </w:ins>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17" w:name="exm-complement-null-space"/>
    <w:p>
      <w:pPr>
        <w:pStyle w:val="BodyText"/>
      </w:pPr>
      <w:del w:id="7468" w:author="PR Preview" w:date="2026-01-01T00:00:00Z">
        <w:r>
          <w:rPr>
            <w:b/>
            <w:bCs/>
          </w:rPr>
          <w:delText xml:space="preserve">Example 86 (The complement of the column space in</w:delText>
        </w:r>
      </w:del>
      <w:del w:id="7469" w:author="PR Preview" w:date="2026-01-01T00:00:00Z">
        <w:r>
          <w:rPr>
            <w:b/>
            <w:bCs/>
          </w:rPr>
          <w:delText xml:space="preserve"> </w:delText>
        </w:r>
      </w:del>
      <w:hyperlink w:anchor="exm-column-space">
        <w:del w:id="7470" w:author="PR Preview" w:date="2026-01-01T00:00:00Z">
          <w:r>
            <w:rPr>
              <w:rStyle w:val="Hyperlink"/>
              <w:b/>
              <w:bCs/>
            </w:rPr>
            <w:delText xml:space="preserve">Example 53</w:delText>
          </w:r>
        </w:del>
      </w:hyperlink>
      <w:del w:id="7471" w:author="PR Preview" w:date="2026-01-01T00:00:00Z">
        <w:r>
          <w:rPr>
            <w:b/>
            <w:bCs/>
          </w:rPr>
          <w:delText xml:space="preserve">)</w:delText>
        </w:r>
      </w:del>
      <w:del w:id="7472" w:author="PR Preview" w:date="2026-01-01T00:00:00Z">
        <w:r>
          <w:delText xml:space="preserve"> </w:delText>
        </w:r>
      </w:del>
      <w:del w:id="7473" w:author="PR Preview" w:date="2026-01-01T00:00:00Z">
        <w:r>
          <w:delText xml:space="preserve">For</w:delText>
        </w:r>
      </w:del>
      <w:del w:id="7474" w:author="PR Preview" w:date="2026-01-01T00:00:00Z">
        <w:r>
          <w:delText xml:space="preserve"> </w:delText>
        </w:r>
      </w:del>
      <m:oMath>
        <m:r>
          <m:rPr>
            <m:sty m:val="bi"/>
          </m:rPr>
          <m:t>A</m:t>
        </m:r>
      </m:oMath>
      <w:del w:id="7475" w:author="PR Preview" w:date="2026-01-01T00:00:00Z">
        <w:r>
          <w:delText xml:space="preserve"> </w:delText>
        </w:r>
      </w:del>
      <w:del w:id="7476" w:author="PR Preview" w:date="2026-01-01T00:00:00Z">
        <w:r>
          <w:delText xml:space="preserve">in</w:delText>
        </w:r>
      </w:del>
      <w:del w:id="7477" w:author="PR Preview" w:date="2026-01-01T00:00:00Z">
        <w:r>
          <w:delText xml:space="preserve"> </w:delText>
        </w:r>
      </w:del>
      <w:hyperlink w:anchor="exm-column-space">
        <w:del w:id="7478" w:author="PR Preview" w:date="2026-01-01T00:00:00Z">
          <w:r>
            <w:rPr>
              <w:rStyle w:val="Hyperlink"/>
            </w:rPr>
            <w:delText xml:space="preserve">Example 53</w:delText>
          </w:r>
        </w:del>
      </w:hyperlink>
      <w:del w:id="7479" w:author="PR Preview" w:date="2026-01-01T00:00:00Z">
        <w:r>
          <w:delText xml:space="preserve">,</w:delText>
        </w:r>
      </w:del>
      <w:del w:id="7480"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7481" w:author="PR Preview" w:date="2026-01-01T00:00:00Z">
        <w:r>
          <w:delText xml:space="preserve"> </w:delText>
        </w:r>
      </w:del>
      <w:del w:id="7482" w:author="PR Preview" w:date="2026-01-01T00:00:00Z">
        <w:r>
          <w:delText xml:space="preserve">(1).</w:delText>
        </w:r>
      </w:del>
      <w:del w:id="7483" w:author="PR Preview" w:date="2026-01-01T00:00:00Z">
        <w:r>
          <w:delText xml:space="preserve"> </w:delText>
        </w:r>
      </w:del>
      <w:hyperlink w:anchor="exm-null-space">
        <w:del w:id="7484" w:author="PR Preview" w:date="2026-01-01T00:00:00Z">
          <w:r>
            <w:rPr>
              <w:rStyle w:val="Hyperlink"/>
            </w:rPr>
            <w:delText xml:space="preserve">Example 55</w:delText>
          </w:r>
        </w:del>
      </w:hyperlink>
      <w:del w:id="7485" w:author="PR Preview" w:date="2026-01-01T00:00:00Z">
        <w:r>
          <w:delText xml:space="preserve"> </w:delText>
        </w:r>
      </w:del>
      <w:del w:id="7486" w:author="PR Preview" w:date="2026-01-01T00:00:00Z">
        <w:r>
          <w:delText xml:space="preserve">found</w:delText>
        </w:r>
      </w:del>
      <w:del w:id="7487"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7488" w:author="PR Preview" w:date="2026-01-01T00:00:00Z">
        <w:r>
          <w:delText xml:space="preserve">,</w:delText>
        </w:r>
      </w:del>
      <w:del w:id="7489" w:author="PR Preview" w:date="2026-01-01T00:00:00Z">
        <w:r>
          <w:delText xml:space="preserve"> </w:delText>
        </w:r>
      </w:del>
      <w:del w:id="7490" w:author="PR Preview" w:date="2026-01-01T00:00:00Z">
        <w:r>
          <w:delText xml:space="preserve">so by</w:delText>
        </w:r>
      </w:del>
      <w:del w:id="7491" w:author="PR Preview" w:date="2026-01-01T00:00:00Z">
        <w:r>
          <w:delText xml:space="preserve"> </w:delText>
        </w:r>
      </w:del>
      <w:hyperlink w:anchor="thm-complement-null-space">
        <w:del w:id="7492" w:author="PR Preview" w:date="2026-01-01T00:00:00Z">
          <w:r>
            <w:rPr>
              <w:rStyle w:val="Hyperlink"/>
            </w:rPr>
            <w:delText xml:space="preserve">Theorem 49</w:delText>
          </w:r>
        </w:del>
      </w:hyperlink>
      <w:del w:id="7493" w:author="PR Preview" w:date="2026-01-01T00:00:00Z">
        <w:r>
          <w:delText xml:space="preserve"> </w:delText>
        </w:r>
      </w:del>
      <w:del w:id="7494" w:author="PR Preview" w:date="2026-01-01T00:00:00Z">
        <w:r>
          <w:delText xml:space="preserve">this line is</w:delText>
        </w:r>
      </w:del>
      <w:del w:id="7495"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7496" w:author="PR Preview" w:date="2026-01-01T00:00:00Z">
        <w:r>
          <w:delText xml:space="preserve">.</w:delText>
        </w:r>
      </w:del>
      <w:del w:id="7497" w:author="PR Preview" w:date="2026-01-01T00:00:00Z">
        <w:r>
          <w:delText xml:space="preserve"> </w:delText>
        </w:r>
      </w:del>
      <w:del w:id="7498" w:author="PR Preview" w:date="2026-01-01T00:00:00Z">
        <w:r>
          <w:delText xml:space="preserve">Directly, for any</w:delText>
        </w:r>
      </w:del>
      <w:del w:id="7499" w:author="PR Preview" w:date="2026-01-01T00:00:00Z">
        <w:r>
          <w:delText xml:space="preserve"> </w:delText>
        </w:r>
      </w:del>
      <m:oMath>
        <m:r>
          <m:t>c</m:t>
        </m:r>
      </m:oMath>
      <w:del w:id="7500" w:author="PR Preview" w:date="2026-01-01T00:00:00Z">
        <w:r>
          <w:delText xml:space="preserve">,</w:delText>
        </w:r>
      </w:del>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7501" w:author="PR Preview" w:date="2026-01-01T00:00:00Z">
        <w:r>
          <w:rPr>
            <w:b/>
            <w:bCs/>
          </w:rPr>
          <w:delText xml:space="preserve">Theorem 50 (A subspace and its orthogonal complement make up the whole space)</w:delText>
        </w:r>
      </w:del>
      <w:del w:id="7502" w:author="PR Preview" w:date="2026-01-01T00:00:00Z">
        <w:r>
          <w:delText xml:space="preserve"> </w:delText>
        </w:r>
      </w:del>
      <w:del w:id="7503" w:author="PR Preview" w:date="2026-01-01T00:00:00Z">
        <w:r>
          <w:delText xml:space="preserve">Let</w:delText>
        </w:r>
      </w:del>
      <w:del w:id="7504" w:author="PR Preview" w:date="2026-01-01T00:00:00Z">
        <w:r>
          <w:delText xml:space="preserve"> </w:delText>
        </w:r>
      </w:del>
      <m:oMath>
        <m:r>
          <m:rPr>
            <m:scr m:val="script"/>
            <m:sty m:val="p"/>
          </m:rPr>
          <m:t>S</m:t>
        </m:r>
      </m:oMath>
      <w:del w:id="7505" w:author="PR Preview" w:date="2026-01-01T00:00:00Z">
        <w:r>
          <w:delText xml:space="preserve"> </w:delText>
        </w:r>
      </w:del>
      <w:del w:id="7506" w:author="PR Preview" w:date="2026-01-01T00:00:00Z">
        <w:r>
          <w:delText xml:space="preserve">be a subspace of</w:delText>
        </w:r>
      </w:del>
      <w:del w:id="7507" w:author="PR Preview" w:date="2026-01-01T00:00:00Z">
        <w:r>
          <w:delText xml:space="preserve"> </w:delText>
        </w:r>
      </w:del>
      <m:oMath>
        <m:sSup>
          <m:e>
            <m:r>
              <m:rPr>
                <m:scr m:val="double-struck"/>
                <m:sty m:val="p"/>
              </m:rPr>
              <m:t>R</m:t>
            </m:r>
          </m:e>
          <m:sup>
            <m:r>
              <m:t>p</m:t>
            </m:r>
          </m:sup>
        </m:sSup>
      </m:oMath>
      <w:del w:id="7508" w:author="PR Preview" w:date="2026-01-01T00:00:00Z">
        <w:r>
          <w:delText xml:space="preserve">. Then</w:delText>
        </w:r>
      </w:del>
    </w:p>
    <w:p>
      <w:pPr>
        <w:pStyle w:val="BodyText"/>
      </w:pPr>
      <w:ins w:id="7509" w:author="PR Preview" w:date="2026-01-01T00:00:00Z">
        <w:r>
          <w:rPr>
            <w:b/>
            <w:bCs/>
          </w:rPr>
          <w:t xml:space="preserve">Example 89 (The complement of the column space in</w:t>
        </w:r>
      </w:ins>
      <w:ins w:id="7510" w:author="PR Preview" w:date="2026-01-01T00:00:00Z">
        <w:r>
          <w:rPr>
            <w:b/>
            <w:bCs/>
          </w:rPr>
          <w:t xml:space="preserve"> </w:t>
        </w:r>
      </w:ins>
      <w:hyperlink w:anchor="exm-column-space">
        <w:ins w:id="7511" w:author="PR Preview" w:date="2026-01-01T00:00:00Z">
          <w:r>
            <w:rPr>
              <w:rStyle w:val="Hyperlink"/>
              <w:b/>
              <w:bCs/>
            </w:rPr>
            <w:t xml:space="preserve">Example 54</w:t>
          </w:r>
        </w:ins>
      </w:hyperlink>
      <w:ins w:id="7512" w:author="PR Preview" w:date="2026-01-01T00:00:00Z">
        <w:r>
          <w:rPr>
            <w:b/>
            <w:bCs/>
          </w:rPr>
          <w:t xml:space="preserve">)</w:t>
        </w:r>
      </w:ins>
      <w:ins w:id="7513" w:author="PR Preview" w:date="2026-01-01T00:00:00Z">
        <w:r>
          <w:t xml:space="preserve"> </w:t>
        </w:r>
      </w:ins>
      <w:ins w:id="7514" w:author="PR Preview" w:date="2026-01-01T00:00:00Z">
        <w:r>
          <w:t xml:space="preserve">For</w:t>
        </w:r>
      </w:ins>
      <w:ins w:id="7515" w:author="PR Preview" w:date="2026-01-01T00:00:00Z">
        <w:r>
          <w:t xml:space="preserve"> </w:t>
        </w:r>
      </w:ins>
      <m:oMath>
        <m:r>
          <m:rPr>
            <m:sty m:val="bi"/>
          </m:rPr>
          <m:t>A</m:t>
        </m:r>
      </m:oMath>
      <w:ins w:id="7516" w:author="PR Preview" w:date="2026-01-01T00:00:00Z">
        <w:r>
          <w:t xml:space="preserve"> </w:t>
        </w:r>
      </w:ins>
      <w:ins w:id="7517" w:author="PR Preview" w:date="2026-01-01T00:00:00Z">
        <w:r>
          <w:t xml:space="preserve">in</w:t>
        </w:r>
      </w:ins>
      <w:ins w:id="7518" w:author="PR Preview" w:date="2026-01-01T00:00:00Z">
        <w:r>
          <w:t xml:space="preserve"> </w:t>
        </w:r>
      </w:ins>
      <w:hyperlink w:anchor="exm-column-space">
        <w:ins w:id="7519" w:author="PR Preview" w:date="2026-01-01T00:00:00Z">
          <w:r>
            <w:rPr>
              <w:rStyle w:val="Hyperlink"/>
            </w:rPr>
            <w:t xml:space="preserve">Example 54</w:t>
          </w:r>
        </w:ins>
      </w:hyperlink>
      <w:ins w:id="7520" w:author="PR Preview" w:date="2026-01-01T00:00:00Z">
        <w:r>
          <w:t xml:space="preserve">,</w:t>
        </w:r>
      </w:ins>
      <w:ins w:id="7521"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7522" w:author="PR Preview" w:date="2026-01-01T00:00:00Z">
        <w:r>
          <w:t xml:space="preserve"> </w:t>
        </w:r>
      </w:ins>
      <w:ins w:id="7523" w:author="PR Preview" w:date="2026-01-01T00:00:00Z">
        <w:r>
          <w:t xml:space="preserve">(1).</w:t>
        </w:r>
      </w:ins>
      <w:ins w:id="7524" w:author="PR Preview" w:date="2026-01-01T00:00:00Z">
        <w:r>
          <w:t xml:space="preserve"> </w:t>
        </w:r>
      </w:ins>
      <w:hyperlink w:anchor="exm-null-space">
        <w:ins w:id="7525" w:author="PR Preview" w:date="2026-01-01T00:00:00Z">
          <w:r>
            <w:rPr>
              <w:rStyle w:val="Hyperlink"/>
            </w:rPr>
            <w:t xml:space="preserve">Example 56</w:t>
          </w:r>
        </w:ins>
      </w:hyperlink>
      <w:ins w:id="7526" w:author="PR Preview" w:date="2026-01-01T00:00:00Z">
        <w:r>
          <w:t xml:space="preserve"> </w:t>
        </w:r>
      </w:ins>
      <w:ins w:id="7527" w:author="PR Preview" w:date="2026-01-01T00:00:00Z">
        <w:r>
          <w:t xml:space="preserve">found</w:t>
        </w:r>
      </w:ins>
      <w:ins w:id="7528"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7529" w:author="PR Preview" w:date="2026-01-01T00:00:00Z">
        <w:r>
          <w:t xml:space="preserve">,</w:t>
        </w:r>
      </w:ins>
      <w:ins w:id="7530" w:author="PR Preview" w:date="2026-01-01T00:00:00Z">
        <w:r>
          <w:t xml:space="preserve"> </w:t>
        </w:r>
      </w:ins>
      <w:ins w:id="7531" w:author="PR Preview" w:date="2026-01-01T00:00:00Z">
        <w:r>
          <w:t xml:space="preserve">so by</w:t>
        </w:r>
      </w:ins>
      <w:ins w:id="7532" w:author="PR Preview" w:date="2026-01-01T00:00:00Z">
        <w:r>
          <w:t xml:space="preserve"> </w:t>
        </w:r>
      </w:ins>
      <w:hyperlink w:anchor="thm-complement-null-space">
        <w:ins w:id="7533" w:author="PR Preview" w:date="2026-01-01T00:00:00Z">
          <w:r>
            <w:rPr>
              <w:rStyle w:val="Hyperlink"/>
            </w:rPr>
            <w:t xml:space="preserve">Theorem 50</w:t>
          </w:r>
        </w:ins>
      </w:hyperlink>
      <w:ins w:id="7534" w:author="PR Preview" w:date="2026-01-01T00:00:00Z">
        <w:r>
          <w:t xml:space="preserve"> </w:t>
        </w:r>
      </w:ins>
      <w:ins w:id="7535" w:author="PR Preview" w:date="2026-01-01T00:00:00Z">
        <w:r>
          <w:t xml:space="preserve">this line is</w:t>
        </w:r>
      </w:ins>
      <w:ins w:id="7536"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7537" w:author="PR Preview" w:date="2026-01-01T00:00:00Z">
        <w:r>
          <w:t xml:space="preserve">.</w:t>
        </w:r>
      </w:ins>
      <w:ins w:id="7538" w:author="PR Preview" w:date="2026-01-01T00:00:00Z">
        <w:r>
          <w:t xml:space="preserve"> </w:t>
        </w:r>
      </w:ins>
      <w:ins w:id="7539" w:author="PR Preview" w:date="2026-01-01T00:00:00Z">
        <w:r>
          <w:t xml:space="preserve">Directly, for any</w:t>
        </w:r>
      </w:ins>
      <w:ins w:id="7540" w:author="PR Preview" w:date="2026-01-01T00:00:00Z">
        <w:r>
          <w:t xml:space="preserve"> </w:t>
        </w:r>
      </w:ins>
      <m:oMath>
        <m:r>
          <m:t>c</m:t>
        </m:r>
      </m:oMath>
      <w:ins w:id="7541" w:author="PR Preview" w:date="2026-01-01T00:00:00Z">
        <w:r>
          <w:t xml:space="preserve">,</w:t>
        </w:r>
      </w:ins>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48</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17"/>
    <w:bookmarkStart w:id="318" w:name="thm-orthogonal-direct-sum"/>
    <w:p>
      <w:pPr>
        <w:pStyle w:val="FirstParagraph"/>
      </w:pPr>
      <w:ins w:id="7542" w:author="PR Preview" w:date="2026-01-01T00:00:00Z">
        <w:r>
          <w:rPr>
            <w:b/>
            <w:bCs/>
          </w:rPr>
          <w:t xml:space="preserve">Theorem 51 (A subspace and its orthogonal complement make up the whole space)</w:t>
        </w:r>
      </w:ins>
      <w:ins w:id="7543" w:author="PR Preview" w:date="2026-01-01T00:00:00Z">
        <w:r>
          <w:t xml:space="preserve"> </w:t>
        </w:r>
      </w:ins>
      <w:ins w:id="7544" w:author="PR Preview" w:date="2026-01-01T00:00:00Z">
        <w:r>
          <w:t xml:space="preserve">Let</w:t>
        </w:r>
      </w:ins>
      <w:ins w:id="7545" w:author="PR Preview" w:date="2026-01-01T00:00:00Z">
        <w:r>
          <w:t xml:space="preserve"> </w:t>
        </w:r>
      </w:ins>
      <m:oMath>
        <m:r>
          <m:rPr>
            <m:scr m:val="script"/>
            <m:sty m:val="p"/>
          </m:rPr>
          <m:t>S</m:t>
        </m:r>
      </m:oMath>
      <w:ins w:id="7546" w:author="PR Preview" w:date="2026-01-01T00:00:00Z">
        <w:r>
          <w:t xml:space="preserve"> </w:t>
        </w:r>
      </w:ins>
      <w:ins w:id="7547" w:author="PR Preview" w:date="2026-01-01T00:00:00Z">
        <w:r>
          <w:t xml:space="preserve">be a subspace of</w:t>
        </w:r>
      </w:ins>
      <w:ins w:id="7548" w:author="PR Preview" w:date="2026-01-01T00:00:00Z">
        <w:r>
          <w:t xml:space="preserve"> </w:t>
        </w:r>
      </w:ins>
      <m:oMath>
        <m:sSup>
          <m:e>
            <m:r>
              <m:rPr>
                <m:scr m:val="double-struck"/>
                <m:sty m:val="p"/>
              </m:rPr>
              <m:t>R</m:t>
            </m:r>
          </m:e>
          <m:sup>
            <m:r>
              <m:t>p</m:t>
            </m:r>
          </m:sup>
        </m:sSup>
      </m:oMath>
      <w:ins w:id="7549" w:author="PR Preview" w:date="2026-01-01T00:00:00Z">
        <w:r>
          <w:t xml:space="preserve">. Then</w:t>
        </w:r>
      </w:ins>
    </w:p>
    <w:p>
      <w:pPr>
        <w:pStyle w:val="Compact"/>
        <w:numPr>
          <w:ilvl w:val="0"/>
          <w:numId w:val="1043"/>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3"/>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del w:id="7550" w:author="PR Preview" w:date="2026-01-01T00:00:00Z">
        <w:r>
          <w:delText xml:space="preserve"> </w:delText>
        </w:r>
      </w:del>
      <w:del w:id="7551" w:author="PR Preview" w:date="2026-01-01T00:00:00Z">
        <w:r>
          <w:delText xml:space="preserve">(</w:delText>
        </w:r>
      </w:del>
      <w:hyperlink w:anchor="def-direct-sum">
        <w:del w:id="7552" w:author="PR Preview" w:date="2026-01-01T00:00:00Z">
          <w:r>
            <w:rPr>
              <w:rStyle w:val="Hyperlink"/>
            </w:rPr>
            <w:delText xml:space="preserve">Definition 53</w:delText>
          </w:r>
        </w:del>
      </w:hyperlink>
      <w:del w:id="7553" w:author="PR Preview" w:date="2026-01-01T00:00:00Z">
        <w:r>
          <w:delText xml:space="preserve">).</w:delText>
        </w:r>
      </w:del>
    </w:p>
    <w:p>
      <w:pPr>
        <w:pStyle w:val="FirstParagraph"/>
      </w:pPr>
      <w:del w:id="7554" w:author="PR Preview" w:date="2026-01-01T00:00:00Z">
        <w:r>
          <w:delText xml:space="preserve">So every</w:delText>
        </w:r>
      </w:del>
      <w:del w:id="7555"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7556" w:author="PR Preview" w:date="2026-01-01T00:00:00Z">
        <w:r>
          <w:delText xml:space="preserve"> </w:delText>
        </w:r>
      </w:del>
      <w:del w:id="7557" w:author="PR Preview" w:date="2026-01-01T00:00:00Z">
        <w:r>
          <w:delText xml:space="preserve">can be written as</w:delText>
        </w:r>
      </w:del>
      <w:del w:id="7558" w:author="PR Preview" w:date="2026-01-01T00:00:00Z">
        <w:r>
          <w:delText xml:space="preserve"> </w:delText>
        </w:r>
      </w:del>
      <m:oMath>
        <m:acc>
          <m:accPr>
            <m:chr m:val="̃"/>
          </m:accPr>
          <m:e>
            <m:r>
              <m:t>y</m:t>
            </m:r>
          </m:e>
        </m:acc>
        <m:r>
          <m:rPr>
            <m:sty m:val="p"/>
          </m:rPr>
          <m:t>=</m:t>
        </m:r>
        <m:acc>
          <m:accPr>
            <m:chr m:val="̃"/>
          </m:accPr>
          <m:e>
            <m:r>
              <m:t>u</m:t>
            </m:r>
          </m:e>
        </m:acc>
        <m:r>
          <m:rPr>
            <m:sty m:val="p"/>
          </m:rPr>
          <m:t>+</m:t>
        </m:r>
        <m:acc>
          <m:accPr>
            <m:chr m:val="̃"/>
          </m:accPr>
          <m:e>
            <m:r>
              <m:t>v</m:t>
            </m:r>
          </m:e>
        </m:acc>
      </m:oMath>
      <w:del w:id="7559" w:author="PR Preview" w:date="2026-01-01T00:00:00Z">
        <w:r>
          <w:delText xml:space="preserve"> </w:delText>
        </w:r>
      </w:del>
      <w:del w:id="7560" w:author="PR Preview" w:date="2026-01-01T00:00:00Z">
        <w:r>
          <w:delText xml:space="preserve">with</w:delText>
        </w:r>
      </w:del>
      <w:del w:id="7561" w:author="PR Preview" w:date="2026-01-01T00:00:00Z">
        <w:r>
          <w:delText xml:space="preserve"> </w:delText>
        </w:r>
      </w:del>
      <m:oMath>
        <m:acc>
          <m:accPr>
            <m:chr m:val="̃"/>
          </m:accPr>
          <m:e>
            <m:r>
              <m:t>u</m:t>
            </m:r>
          </m:e>
        </m:acc>
        <m:r>
          <m:rPr>
            <m:sty m:val="p"/>
          </m:rPr>
          <m:t>∈</m:t>
        </m:r>
        <m:r>
          <m:rPr>
            <m:scr m:val="script"/>
            <m:sty m:val="p"/>
          </m:rPr>
          <m:t>S</m:t>
        </m:r>
      </m:oMath>
      <w:del w:id="7562" w:author="PR Preview" w:date="2026-01-01T00:00:00Z">
        <w:r>
          <w:delText xml:space="preserve"> </w:delText>
        </w:r>
      </w:del>
      <w:del w:id="7563" w:author="PR Preview" w:date="2026-01-01T00:00:00Z">
        <w:r>
          <w:delText xml:space="preserve">and</w:delText>
        </w:r>
      </w:del>
      <w:del w:id="7564" w:author="PR Preview" w:date="2026-01-01T00:00:00Z">
        <w:r>
          <w:delText xml:space="preserve"> </w:delText>
        </w:r>
      </w:del>
      <m:oMath>
        <m:acc>
          <m:accPr>
            <m:chr m:val="̃"/>
          </m:accPr>
          <m:e>
            <m:r>
              <m:t>v</m:t>
            </m:r>
          </m:e>
        </m:acc>
        <m:r>
          <m:rPr>
            <m:sty m:val="p"/>
          </m:rPr>
          <m:t>∈</m:t>
        </m:r>
        <m:sSup>
          <m:e>
            <m:r>
              <m:rPr>
                <m:scr m:val="script"/>
                <m:sty m:val="p"/>
              </m:rPr>
              <m:t>S</m:t>
            </m:r>
          </m:e>
          <m:sup>
            <m:r>
              <m:rPr>
                <m:sty m:val="p"/>
              </m:rPr>
              <m:t>⟂</m:t>
            </m:r>
          </m:sup>
        </m:sSup>
      </m:oMath>
      <w:del w:id="7565" w:author="PR Preview" w:date="2026-01-01T00:00:00Z">
        <w:r>
          <w:delText xml:space="preserve"> </w:delText>
        </w:r>
      </w:del>
      <w:del w:id="7566" w:author="PR Preview" w:date="2026-01-01T00:00:00Z">
        <w:r>
          <w:delText xml:space="preserve">in only one way (</w:delText>
        </w:r>
      </w:del>
      <w:hyperlink w:anchor="thm-direct-sum-equiv">
        <w:del w:id="7567" w:author="PR Preview" w:date="2026-01-01T00:00:00Z">
          <w:r>
            <w:rPr>
              <w:rStyle w:val="Hyperlink"/>
            </w:rPr>
            <w:delText xml:space="preserve">Theorem 46</w:delText>
          </w:r>
        </w:del>
      </w:hyperlink>
      <w:del w:id="7568" w:author="PR Preview" w:date="2026-01-01T00:00:00Z">
        <w:r>
          <w:delText xml:space="preserve">).</w:delText>
        </w:r>
      </w:del>
    </w:p>
    <w:p>
      <w:pPr>
        <w:pStyle w:val="BodyText"/>
      </w:pPr>
      <w:del w:id="7569" w:author="PR Preview" w:date="2026-01-01T00:00:00Z">
        <w:r>
          <w:rPr>
            <w:i/>
            <w:iCs/>
          </w:rPr>
          <w:delText xml:space="preserve">Proof</w:delText>
        </w:r>
      </w:del>
      <w:del w:id="7570" w:author="PR Preview" w:date="2026-01-01T00:00:00Z">
        <w:r>
          <w:delText xml:space="preserve">. </w:delText>
        </w:r>
      </w:del>
      <m:oMath>
        <m:sSup>
          <m:e>
            <m:r>
              <m:rPr>
                <m:scr m:val="script"/>
                <m:sty m:val="p"/>
              </m:rPr>
              <m:t>S</m:t>
            </m:r>
          </m:e>
          <m:sup>
            <m:r>
              <m:rPr>
                <m:sty m:val="p"/>
              </m:rPr>
              <m:t>⟂</m:t>
            </m:r>
          </m:sup>
        </m:sSup>
      </m:oMath>
      <w:del w:id="7571" w:author="PR Preview" w:date="2026-01-01T00:00:00Z">
        <w:r>
          <w:delText xml:space="preserve"> </w:delText>
        </w:r>
      </w:del>
      <w:del w:id="7572" w:author="PR Preview" w:date="2026-01-01T00:00:00Z">
        <w:r>
          <w:delText xml:space="preserve">is a subspace (</w:delText>
        </w:r>
      </w:del>
      <w:hyperlink w:anchor="thm-orthogonal-complement-subspace">
        <w:del w:id="7573" w:author="PR Preview" w:date="2026-01-01T00:00:00Z">
          <w:r>
            <w:rPr>
              <w:rStyle w:val="Hyperlink"/>
            </w:rPr>
            <w:delText xml:space="preserve">Theorem 48</w:delText>
          </w:r>
        </w:del>
      </w:hyperlink>
      <w:del w:id="7574" w:author="PR Preview" w:date="2026-01-01T00:00:00Z">
        <w:r>
          <w:delText xml:space="preserve">),</w:delText>
        </w:r>
      </w:del>
      <w:del w:id="7575" w:author="PR Preview" w:date="2026-01-01T00:00:00Z">
        <w:r>
          <w:delText xml:space="preserve"> </w:delText>
        </w:r>
      </w:del>
      <w:del w:id="7576" w:author="PR Preview" w:date="2026-01-01T00:00:00Z">
        <w:r>
          <w:delText xml:space="preserve">so it has a dimension (</w:delText>
        </w:r>
      </w:del>
      <w:hyperlink w:anchor="def-dimension">
        <w:del w:id="7577" w:author="PR Preview" w:date="2026-01-01T00:00:00Z">
          <w:r>
            <w:rPr>
              <w:rStyle w:val="Hyperlink"/>
            </w:rPr>
            <w:delText xml:space="preserve">Definition 44</w:delText>
          </w:r>
        </w:del>
      </w:hyperlink>
      <w:del w:id="7578" w:author="PR Preview" w:date="2026-01-01T00:00:00Z">
        <w:r>
          <w:delText xml:space="preserve">).</w:delText>
        </w:r>
      </w:del>
    </w:p>
    <w:p>
      <w:pPr>
        <w:pStyle w:val="Compact"/>
        <w:numPr>
          <w:ilvl w:val="0"/>
          <w:numId w:val="1043"/>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ins w:id="7579" w:author="PR Preview" w:date="2026-01-01T00:00:00Z">
        <w:r>
          <w:t xml:space="preserve"> </w:t>
        </w:r>
      </w:ins>
      <w:ins w:id="7580" w:author="PR Preview" w:date="2026-01-01T00:00:00Z">
        <w:r>
          <w:t xml:space="preserve">(</w:t>
        </w:r>
      </w:ins>
      <w:hyperlink w:anchor="def-direct-sum">
        <w:ins w:id="7581" w:author="PR Preview" w:date="2026-01-01T00:00:00Z">
          <w:r>
            <w:rPr>
              <w:rStyle w:val="Hyperlink"/>
            </w:rPr>
            <w:t xml:space="preserve">Definition 56</w:t>
          </w:r>
        </w:ins>
      </w:hyperlink>
      <w:ins w:id="7582" w:author="PR Preview" w:date="2026-01-01T00:00:00Z">
        <w:r>
          <w:t xml:space="preserve">).</w:t>
        </w:r>
      </w:ins>
    </w:p>
    <w:p>
      <w:pPr>
        <w:pStyle w:val="FirstParagraph"/>
      </w:pPr>
      <w:ins w:id="7583" w:author="PR Preview" w:date="2026-01-01T00:00:00Z">
        <w:r>
          <w:t xml:space="preserve">So every</w:t>
        </w:r>
      </w:ins>
      <w:ins w:id="7584" w:author="PR Preview" w:date="2026-01-01T00:00:00Z">
        <w:r>
          <w:t xml:space="preserve"> </w:t>
        </w:r>
      </w:ins>
      <m:oMath>
        <m:acc>
          <m:accPr>
            <m:chr m:val="̃"/>
          </m:accPr>
          <m:e>
            <m:r>
              <m:t>y</m:t>
            </m:r>
          </m:e>
        </m:acc>
        <m:r>
          <m:rPr>
            <m:sty m:val="p"/>
          </m:rPr>
          <m:t>∈</m:t>
        </m:r>
        <m:sSup>
          <m:e>
            <m:r>
              <m:rPr>
                <m:scr m:val="double-struck"/>
                <m:sty m:val="p"/>
              </m:rPr>
              <m:t>R</m:t>
            </m:r>
          </m:e>
          <m:sup>
            <m:r>
              <m:t>p</m:t>
            </m:r>
          </m:sup>
        </m:sSup>
      </m:oMath>
      <w:ins w:id="7585" w:author="PR Preview" w:date="2026-01-01T00:00:00Z">
        <w:r>
          <w:t xml:space="preserve"> </w:t>
        </w:r>
      </w:ins>
      <w:ins w:id="7586" w:author="PR Preview" w:date="2026-01-01T00:00:00Z">
        <w:r>
          <w:t xml:space="preserve">can be written as</w:t>
        </w:r>
      </w:ins>
      <w:ins w:id="7587" w:author="PR Preview" w:date="2026-01-01T00:00:00Z">
        <w:r>
          <w:t xml:space="preserve"> </w:t>
        </w:r>
      </w:ins>
      <m:oMath>
        <m:acc>
          <m:accPr>
            <m:chr m:val="̃"/>
          </m:accPr>
          <m:e>
            <m:r>
              <m:t>y</m:t>
            </m:r>
          </m:e>
        </m:acc>
        <m:r>
          <m:rPr>
            <m:sty m:val="p"/>
          </m:rPr>
          <m:t>=</m:t>
        </m:r>
        <m:acc>
          <m:accPr>
            <m:chr m:val="̃"/>
          </m:accPr>
          <m:e>
            <m:r>
              <m:t>u</m:t>
            </m:r>
          </m:e>
        </m:acc>
        <m:r>
          <m:rPr>
            <m:sty m:val="p"/>
          </m:rPr>
          <m:t>+</m:t>
        </m:r>
        <m:acc>
          <m:accPr>
            <m:chr m:val="̃"/>
          </m:accPr>
          <m:e>
            <m:r>
              <m:t>v</m:t>
            </m:r>
          </m:e>
        </m:acc>
      </m:oMath>
      <w:ins w:id="7588" w:author="PR Preview" w:date="2026-01-01T00:00:00Z">
        <w:r>
          <w:t xml:space="preserve"> </w:t>
        </w:r>
      </w:ins>
      <w:ins w:id="7589" w:author="PR Preview" w:date="2026-01-01T00:00:00Z">
        <w:r>
          <w:t xml:space="preserve">with</w:t>
        </w:r>
      </w:ins>
      <w:ins w:id="7590" w:author="PR Preview" w:date="2026-01-01T00:00:00Z">
        <w:r>
          <w:t xml:space="preserve"> </w:t>
        </w:r>
      </w:ins>
      <m:oMath>
        <m:acc>
          <m:accPr>
            <m:chr m:val="̃"/>
          </m:accPr>
          <m:e>
            <m:r>
              <m:t>u</m:t>
            </m:r>
          </m:e>
        </m:acc>
        <m:r>
          <m:rPr>
            <m:sty m:val="p"/>
          </m:rPr>
          <m:t>∈</m:t>
        </m:r>
        <m:r>
          <m:rPr>
            <m:scr m:val="script"/>
            <m:sty m:val="p"/>
          </m:rPr>
          <m:t>S</m:t>
        </m:r>
      </m:oMath>
      <w:ins w:id="7591" w:author="PR Preview" w:date="2026-01-01T00:00:00Z">
        <w:r>
          <w:t xml:space="preserve"> </w:t>
        </w:r>
      </w:ins>
      <w:ins w:id="7592" w:author="PR Preview" w:date="2026-01-01T00:00:00Z">
        <w:r>
          <w:t xml:space="preserve">and</w:t>
        </w:r>
      </w:ins>
      <w:ins w:id="7593" w:author="PR Preview" w:date="2026-01-01T00:00:00Z">
        <w:r>
          <w:t xml:space="preserve"> </w:t>
        </w:r>
      </w:ins>
      <m:oMath>
        <m:acc>
          <m:accPr>
            <m:chr m:val="̃"/>
          </m:accPr>
          <m:e>
            <m:r>
              <m:t>v</m:t>
            </m:r>
          </m:e>
        </m:acc>
        <m:r>
          <m:rPr>
            <m:sty m:val="p"/>
          </m:rPr>
          <m:t>∈</m:t>
        </m:r>
        <m:sSup>
          <m:e>
            <m:r>
              <m:rPr>
                <m:scr m:val="script"/>
                <m:sty m:val="p"/>
              </m:rPr>
              <m:t>S</m:t>
            </m:r>
          </m:e>
          <m:sup>
            <m:r>
              <m:rPr>
                <m:sty m:val="p"/>
              </m:rPr>
              <m:t>⟂</m:t>
            </m:r>
          </m:sup>
        </m:sSup>
      </m:oMath>
      <w:ins w:id="7594" w:author="PR Preview" w:date="2026-01-01T00:00:00Z">
        <w:r>
          <w:t xml:space="preserve"> </w:t>
        </w:r>
      </w:ins>
      <w:ins w:id="7595" w:author="PR Preview" w:date="2026-01-01T00:00:00Z">
        <w:r>
          <w:t xml:space="preserve">in only one way (</w:t>
        </w:r>
      </w:ins>
      <w:hyperlink w:anchor="thm-direct-sum-equiv">
        <w:ins w:id="7596" w:author="PR Preview" w:date="2026-01-01T00:00:00Z">
          <w:r>
            <w:rPr>
              <w:rStyle w:val="Hyperlink"/>
            </w:rPr>
            <w:t xml:space="preserve">Theorem 47</w:t>
          </w:r>
        </w:ins>
      </w:hyperlink>
      <w:ins w:id="7597" w:author="PR Preview" w:date="2026-01-01T00:00:00Z">
        <w:r>
          <w:t xml:space="preserve">).</w:t>
        </w:r>
      </w:ins>
    </w:p>
    <w:bookmarkEnd w:id="318"/>
    <w:p>
      <w:pPr>
        <w:pStyle w:val="BodyText"/>
      </w:pPr>
      <w:ins w:id="7598" w:author="PR Preview" w:date="2026-01-01T00:00:00Z">
        <w:r>
          <w:rPr>
            <w:i/>
            <w:iCs/>
          </w:rPr>
          <w:t xml:space="preserve">Proof</w:t>
        </w:r>
      </w:ins>
      <w:ins w:id="7599" w:author="PR Preview" w:date="2026-01-01T00:00:00Z">
        <w:r>
          <w:t xml:space="preserve">. </w:t>
        </w:r>
      </w:ins>
      <m:oMath>
        <m:sSup>
          <m:e>
            <m:r>
              <m:rPr>
                <m:scr m:val="script"/>
                <m:sty m:val="p"/>
              </m:rPr>
              <m:t>S</m:t>
            </m:r>
          </m:e>
          <m:sup>
            <m:r>
              <m:rPr>
                <m:sty m:val="p"/>
              </m:rPr>
              <m:t>⟂</m:t>
            </m:r>
          </m:sup>
        </m:sSup>
      </m:oMath>
      <w:ins w:id="7600" w:author="PR Preview" w:date="2026-01-01T00:00:00Z">
        <w:r>
          <w:t xml:space="preserve"> </w:t>
        </w:r>
      </w:ins>
      <w:ins w:id="7601" w:author="PR Preview" w:date="2026-01-01T00:00:00Z">
        <w:r>
          <w:t xml:space="preserve">is a subspace (</w:t>
        </w:r>
      </w:ins>
      <w:hyperlink w:anchor="thm-orthogonal-complement-subspace">
        <w:ins w:id="7602" w:author="PR Preview" w:date="2026-01-01T00:00:00Z">
          <w:r>
            <w:rPr>
              <w:rStyle w:val="Hyperlink"/>
            </w:rPr>
            <w:t xml:space="preserve">Theorem 49</w:t>
          </w:r>
        </w:ins>
      </w:hyperlink>
      <w:ins w:id="7603" w:author="PR Preview" w:date="2026-01-01T00:00:00Z">
        <w:r>
          <w:t xml:space="preserve">),</w:t>
        </w:r>
      </w:ins>
      <w:ins w:id="7604" w:author="PR Preview" w:date="2026-01-01T00:00:00Z">
        <w:r>
          <w:t xml:space="preserve"> </w:t>
        </w:r>
      </w:ins>
      <w:ins w:id="7605" w:author="PR Preview" w:date="2026-01-01T00:00:00Z">
        <w:r>
          <w:t xml:space="preserve">so it has a dimension (</w:t>
        </w:r>
      </w:ins>
      <w:hyperlink w:anchor="def-dimension">
        <w:ins w:id="7606" w:author="PR Preview" w:date="2026-01-01T00:00:00Z">
          <w:r>
            <w:rPr>
              <w:rStyle w:val="Hyperlink"/>
            </w:rPr>
            <w:t xml:space="preserve">Definition 44</w:t>
          </w:r>
        </w:ins>
      </w:hyperlink>
      <w:ins w:id="7607" w:author="PR Preview" w:date="2026-01-01T00:00:00Z">
        <w:r>
          <w:t xml:space="preserve">).</w:t>
        </w:r>
      </w:ins>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del w:id="7608" w:author="PR Preview" w:date="2026-01-01T00:00:00Z">
        <w:r>
          <w:rPr>
            <w:b/>
            <w:bCs/>
          </w:rPr>
          <w:delText xml:space="preserve">Part 2.</w:delText>
        </w:r>
      </w:del>
      <w:del w:id="7609" w:author="PR Preview" w:date="2026-01-01T00:00:00Z">
        <w:r>
          <w:delText xml:space="preserve"> </w:delText>
        </w:r>
      </w:del>
      <w:del w:id="7610" w:author="PR Preview" w:date="2026-01-01T00:00:00Z">
        <w:r>
          <w:delText xml:space="preserve">Let</w:delText>
        </w:r>
      </w:del>
      <w:del w:id="7611"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7612" w:author="PR Preview" w:date="2026-01-01T00:00:00Z">
        <w:r>
          <w:delText xml:space="preserve">.</w:delText>
        </w:r>
      </w:del>
      <w:del w:id="7613" w:author="PR Preview" w:date="2026-01-01T00:00:00Z">
        <w:r>
          <w:delText xml:space="preserve"> </w:delText>
        </w:r>
      </w:del>
      <w:del w:id="7614" w:author="PR Preview" w:date="2026-01-01T00:00:00Z">
        <w:r>
          <w:delText xml:space="preserve">If</w:delText>
        </w:r>
      </w:del>
      <w:del w:id="7615" w:author="PR Preview" w:date="2026-01-01T00:00:00Z">
        <w:r>
          <w:delText xml:space="preserve"> </w:delText>
        </w:r>
      </w:del>
      <m:oMath>
        <m:r>
          <m:t>d</m:t>
        </m:r>
        <m:r>
          <m:rPr>
            <m:sty m:val="p"/>
          </m:rPr>
          <m:t>=</m:t>
        </m:r>
        <m:r>
          <m:t>0</m:t>
        </m:r>
      </m:oMath>
      <w:del w:id="7616" w:author="PR Preview" w:date="2026-01-01T00:00:00Z">
        <w:r>
          <w:delText xml:space="preserve">, then</w:delText>
        </w:r>
      </w:del>
      <w:del w:id="7617" w:author="PR Preview" w:date="2026-01-01T00:00:00Z">
        <w:r>
          <w:delText xml:space="preserve"> </w:delText>
        </w:r>
      </w:del>
      <m:oMath>
        <m:r>
          <m:rPr>
            <m:scr m:val="script"/>
            <m:sty m:val="p"/>
          </m:rPr>
          <m:t>S</m:t>
        </m:r>
      </m:oMath>
      <w:del w:id="7618" w:author="PR Preview" w:date="2026-01-01T00:00:00Z">
        <w:r>
          <w:delText xml:space="preserve"> </w:delText>
        </w:r>
      </w:del>
      <w:del w:id="7619" w:author="PR Preview" w:date="2026-01-01T00:00:00Z">
        <w:r>
          <w:delText xml:space="preserve">has a basis (</w:delText>
        </w:r>
      </w:del>
      <w:hyperlink w:anchor="thm-extend-basis">
        <w:del w:id="7620" w:author="PR Preview" w:date="2026-01-01T00:00:00Z">
          <w:r>
            <w:rPr>
              <w:rStyle w:val="Hyperlink"/>
            </w:rPr>
            <w:delText xml:space="preserve">Theorem 28</w:delText>
          </w:r>
        </w:del>
      </w:hyperlink>
      <w:del w:id="7621" w:author="PR Preview" w:date="2026-01-01T00:00:00Z">
        <w:r>
          <w:delText xml:space="preserve">)</w:delText>
        </w:r>
      </w:del>
      <w:del w:id="7622" w:author="PR Preview" w:date="2026-01-01T00:00:00Z">
        <w:r>
          <w:delText xml:space="preserve"> </w:delText>
        </w:r>
      </w:del>
      <w:del w:id="7623" w:author="PR Preview" w:date="2026-01-01T00:00:00Z">
        <w:r>
          <w:delText xml:space="preserve">with</w:delText>
        </w:r>
      </w:del>
      <w:del w:id="7624" w:author="PR Preview" w:date="2026-01-01T00:00:00Z">
        <w:r>
          <w:delText xml:space="preserve"> </w:delText>
        </w:r>
      </w:del>
      <m:oMath>
        <m:r>
          <m:t>0</m:t>
        </m:r>
      </m:oMath>
      <w:del w:id="7625" w:author="PR Preview" w:date="2026-01-01T00:00:00Z">
        <w:r>
          <w:delText xml:space="preserve"> </w:delText>
        </w:r>
      </w:del>
      <w:del w:id="7626" w:author="PR Preview" w:date="2026-01-01T00:00:00Z">
        <w:r>
          <w:delText xml:space="preserve">vectors (</w:delText>
        </w:r>
      </w:del>
      <w:hyperlink w:anchor="def-dimension">
        <w:del w:id="7627" w:author="PR Preview" w:date="2026-01-01T00:00:00Z">
          <w:r>
            <w:rPr>
              <w:rStyle w:val="Hyperlink"/>
            </w:rPr>
            <w:delText xml:space="preserve">Definition 44</w:delText>
          </w:r>
        </w:del>
      </w:hyperlink>
      <w:del w:id="7628" w:author="PR Preview" w:date="2026-01-01T00:00:00Z">
        <w:r>
          <w:delText xml:space="preserve">), the empty list,</w:delText>
        </w:r>
      </w:del>
      <w:del w:id="7629" w:author="PR Preview" w:date="2026-01-01T00:00:00Z">
        <w:r>
          <w:delText xml:space="preserve"> </w:delText>
        </w:r>
      </w:del>
      <w:del w:id="7630" w:author="PR Preview" w:date="2026-01-01T00:00:00Z">
        <w:r>
          <w:delText xml:space="preserve">whose span is</w:delText>
        </w:r>
      </w:del>
      <w:del w:id="7631" w:author="PR Preview" w:date="2026-01-01T00:00:00Z">
        <w:r>
          <w:delText xml:space="preserve"> </w:delText>
        </w:r>
      </w:del>
      <m:oMath>
        <m:r>
          <m:t>​</m:t>
        </m:r>
        <m:d>
          <m:dPr>
            <m:begChr m:val="{"/>
            <m:sepChr m:val=""/>
            <m:endChr m:val="}"/>
            <m:grow/>
          </m:dPr>
          <m:e>
            <m:acc>
              <m:accPr>
                <m:chr m:val="̃"/>
              </m:accPr>
              <m:e>
                <m:r>
                  <m:t>0</m:t>
                </m:r>
              </m:e>
            </m:acc>
          </m:e>
        </m:d>
        <m:r>
          <m:t>​</m:t>
        </m:r>
      </m:oMath>
      <w:del w:id="7632" w:author="PR Preview" w:date="2026-01-01T00:00:00Z">
        <w:r>
          <w:delText xml:space="preserve"> </w:delText>
        </w:r>
      </w:del>
      <w:del w:id="7633" w:author="PR Preview" w:date="2026-01-01T00:00:00Z">
        <w:r>
          <w:delText xml:space="preserve">(</w:delText>
        </w:r>
      </w:del>
      <w:hyperlink w:anchor="def-span">
        <w:del w:id="7634" w:author="PR Preview" w:date="2026-01-01T00:00:00Z">
          <w:r>
            <w:rPr>
              <w:rStyle w:val="Hyperlink"/>
            </w:rPr>
            <w:delText xml:space="preserve">Definition 41</w:delText>
          </w:r>
        </w:del>
      </w:hyperlink>
      <w:del w:id="7635" w:author="PR Preview" w:date="2026-01-01T00:00:00Z">
        <w:r>
          <w:delText xml:space="preserve">);</w:delText>
        </w:r>
      </w:del>
      <w:del w:id="7636" w:author="PR Preview" w:date="2026-01-01T00:00:00Z">
        <w:r>
          <w:delText xml:space="preserve"> </w:delText>
        </w:r>
      </w:del>
      <w:del w:id="7637" w:author="PR Preview" w:date="2026-01-01T00:00:00Z">
        <w:r>
          <w:delText xml:space="preserve">so</w:delText>
        </w:r>
      </w:del>
      <w:del w:id="7638" w:author="PR Preview" w:date="2026-01-01T00:00:00Z">
        <w:r>
          <w:delText xml:space="preserve"> </w:delText>
        </w:r>
      </w:del>
      <m:oMath>
        <m:r>
          <m:rPr>
            <m:scr m:val="script"/>
            <m:sty m:val="p"/>
          </m:rPr>
          <m:t>S</m:t>
        </m:r>
        <m:r>
          <m:rPr>
            <m:sty m:val="p"/>
          </m:rPr>
          <m:t>=</m:t>
        </m:r>
        <m:r>
          <m:t>​</m:t>
        </m:r>
        <m:d>
          <m:dPr>
            <m:begChr m:val="{"/>
            <m:sepChr m:val=""/>
            <m:endChr m:val="}"/>
            <m:grow/>
          </m:dPr>
          <m:e>
            <m:acc>
              <m:accPr>
                <m:chr m:val="̃"/>
              </m:accPr>
              <m:e>
                <m:r>
                  <m:t>0</m:t>
                </m:r>
              </m:e>
            </m:acc>
          </m:e>
        </m:d>
        <m:r>
          <m:t>​</m:t>
        </m:r>
      </m:oMath>
      <w:del w:id="7639" w:author="PR Preview" w:date="2026-01-01T00:00:00Z">
        <w:r>
          <w:delText xml:space="preserve">,</w:delText>
        </w:r>
      </w:del>
      <w:del w:id="7640" w:author="PR Preview" w:date="2026-01-01T00:00:00Z">
        <w:r>
          <w:delText xml:space="preserve"> </w:delText>
        </w:r>
      </w:del>
      <m:oMath>
        <m:sSup>
          <m:e>
            <m:r>
              <m:rPr>
                <m:scr m:val="script"/>
                <m:sty m:val="p"/>
              </m:rPr>
              <m:t>S</m:t>
            </m:r>
          </m:e>
          <m:sup>
            <m:r>
              <m:rPr>
                <m:sty m:val="p"/>
              </m:rPr>
              <m:t>⟂</m:t>
            </m:r>
          </m:sup>
        </m:sSup>
        <m:r>
          <m:rPr>
            <m:sty m:val="p"/>
          </m:rPr>
          <m:t>=</m:t>
        </m:r>
        <m:sSup>
          <m:e>
            <m:r>
              <m:rPr>
                <m:scr m:val="double-struck"/>
                <m:sty m:val="p"/>
              </m:rPr>
              <m:t>R</m:t>
            </m:r>
          </m:e>
          <m:sup>
            <m:r>
              <m:t>p</m:t>
            </m:r>
          </m:sup>
        </m:sSup>
      </m:oMath>
      <w:del w:id="7641" w:author="PR Preview" w:date="2026-01-01T00:00:00Z">
        <w:r>
          <w:delText xml:space="preserve"> </w:delText>
        </w:r>
      </w:del>
      <w:del w:id="7642" w:author="PR Preview" w:date="2026-01-01T00:00:00Z">
        <w:r>
          <w:delText xml:space="preserve">(every</w:delText>
        </w:r>
      </w:del>
      <w:del w:id="7643" w:author="PR Preview" w:date="2026-01-01T00:00:00Z">
        <w:r>
          <w:delText xml:space="preserve"> </w:delText>
        </w:r>
      </w:del>
      <m:oMath>
        <m:acc>
          <m:accPr>
            <m:chr m:val="̃"/>
          </m:accPr>
          <m:e>
            <m:r>
              <m:t>u</m:t>
            </m:r>
          </m:e>
        </m:acc>
      </m:oMath>
      <w:del w:id="7644" w:author="PR Preview" w:date="2026-01-01T00:00:00Z">
        <w:r>
          <w:delText xml:space="preserve"> </w:delText>
        </w:r>
      </w:del>
      <w:del w:id="7645" w:author="PR Preview" w:date="2026-01-01T00:00:00Z">
        <w:r>
          <w:delText xml:space="preserve">satisfies</w:delText>
        </w:r>
      </w:del>
      <w:del w:id="7646" w:author="PR Preview" w:date="2026-01-01T00:00:00Z">
        <w:r>
          <w:delText xml:space="preserve"> </w:delText>
        </w:r>
      </w:del>
      <m:oMath>
        <m:acc>
          <m:accPr>
            <m:chr m:val="̃"/>
          </m:accPr>
          <m:e>
            <m:r>
              <m:t>0</m:t>
            </m:r>
          </m:e>
        </m:acc>
        <m:r>
          <m:rPr>
            <m:sty m:val="p"/>
          </m:rPr>
          <m:t>⋅</m:t>
        </m:r>
        <m:acc>
          <m:accPr>
            <m:chr m:val="̃"/>
          </m:accPr>
          <m:e>
            <m:r>
              <m:t>u</m:t>
            </m:r>
          </m:e>
        </m:acc>
        <m:r>
          <m:rPr>
            <m:sty m:val="p"/>
          </m:rPr>
          <m:t>=</m:t>
        </m:r>
        <m:r>
          <m:t>0</m:t>
        </m:r>
      </m:oMath>
      <w:del w:id="7647" w:author="PR Preview" w:date="2026-01-01T00:00:00Z">
        <w:r>
          <w:delText xml:space="preserve">),</w:delText>
        </w:r>
      </w:del>
      <w:del w:id="7648" w:author="PR Preview" w:date="2026-01-01T00:00:00Z">
        <w:r>
          <w:delText xml:space="preserve"> </w:delText>
        </w:r>
      </w:del>
      <w:del w:id="7649" w:author="PR Preview" w:date="2026-01-01T00:00:00Z">
        <w:r>
          <w:delText xml:space="preserve">and</w:delText>
        </w:r>
      </w:del>
      <w:del w:id="7650" w:author="PR Preview" w:date="2026-01-01T00:00:00Z">
        <w:r>
          <w:delText xml:space="preserve"> </w:delText>
        </w:r>
      </w:del>
      <m:oMath>
        <m:r>
          <m:t>0</m:t>
        </m:r>
        <m:r>
          <m:rPr>
            <m:sty m:val="p"/>
          </m:rPr>
          <m:t>+</m:t>
        </m:r>
        <m:r>
          <m:t>p</m:t>
        </m:r>
        <m:r>
          <m:rPr>
            <m:sty m:val="p"/>
          </m:rPr>
          <m:t>=</m:t>
        </m:r>
        <m:r>
          <m:t>p</m:t>
        </m:r>
      </m:oMath>
      <w:del w:id="7651" w:author="PR Preview" w:date="2026-01-01T00:00:00Z">
        <w:r>
          <w:delText xml:space="preserve"> </w:delText>
        </w:r>
      </w:del>
      <w:del w:id="7652" w:author="PR Preview" w:date="2026-01-01T00:00:00Z">
        <w:r>
          <w:delText xml:space="preserve">(</w:delText>
        </w:r>
      </w:del>
      <w:hyperlink w:anchor="exm-dimension">
        <w:del w:id="7653" w:author="PR Preview" w:date="2026-01-01T00:00:00Z">
          <w:r>
            <w:rPr>
              <w:rStyle w:val="Hyperlink"/>
            </w:rPr>
            <w:delText xml:space="preserve">Example 47</w:delText>
          </w:r>
        </w:del>
      </w:hyperlink>
      <w:del w:id="7654" w:author="PR Preview" w:date="2026-01-01T00:00:00Z">
        <w:r>
          <w:delText xml:space="preserve">).</w:delText>
        </w:r>
      </w:del>
      <w:del w:id="7655" w:author="PR Preview" w:date="2026-01-01T00:00:00Z">
        <w:r>
          <w:delText xml:space="preserve"> </w:delText>
        </w:r>
      </w:del>
      <w:del w:id="7656" w:author="PR Preview" w:date="2026-01-01T00:00:00Z">
        <w:r>
          <w:delText xml:space="preserve">If</w:delText>
        </w:r>
      </w:del>
      <w:del w:id="7657" w:author="PR Preview" w:date="2026-01-01T00:00:00Z">
        <w:r>
          <w:delText xml:space="preserve"> </w:delText>
        </w:r>
      </w:del>
      <m:oMath>
        <m:r>
          <m:t>d</m:t>
        </m:r>
        <m:r>
          <m:rPr>
            <m:sty m:val="p"/>
          </m:rPr>
          <m:t>≥</m:t>
        </m:r>
        <m:r>
          <m:t>1</m:t>
        </m:r>
      </m:oMath>
      <w:del w:id="7658" w:author="PR Preview" w:date="2026-01-01T00:00:00Z">
        <w:r>
          <w:delText xml:space="preserve">, choose a basis</w:delText>
        </w:r>
      </w:del>
      <w:del w:id="7659"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del w:id="7660" w:author="PR Preview" w:date="2026-01-01T00:00:00Z">
        <w:r>
          <w:delText xml:space="preserve"> </w:delText>
        </w:r>
      </w:del>
      <w:del w:id="7661" w:author="PR Preview" w:date="2026-01-01T00:00:00Z">
        <w:r>
          <w:delText xml:space="preserve">of</w:delText>
        </w:r>
      </w:del>
      <w:del w:id="7662" w:author="PR Preview" w:date="2026-01-01T00:00:00Z">
        <w:r>
          <w:delText xml:space="preserve"> </w:delText>
        </w:r>
      </w:del>
      <m:oMath>
        <m:r>
          <m:rPr>
            <m:scr m:val="script"/>
            <m:sty m:val="p"/>
          </m:rPr>
          <m:t>S</m:t>
        </m:r>
      </m:oMath>
      <w:del w:id="7663" w:author="PR Preview" w:date="2026-01-01T00:00:00Z">
        <w:r>
          <w:delText xml:space="preserve"> </w:delText>
        </w:r>
      </w:del>
      <w:del w:id="7664" w:author="PR Preview" w:date="2026-01-01T00:00:00Z">
        <w:r>
          <w:delText xml:space="preserve">(</w:delText>
        </w:r>
      </w:del>
      <w:hyperlink w:anchor="thm-extend-basis">
        <w:del w:id="7665" w:author="PR Preview" w:date="2026-01-01T00:00:00Z">
          <w:r>
            <w:rPr>
              <w:rStyle w:val="Hyperlink"/>
            </w:rPr>
            <w:delText xml:space="preserve">Theorem 28</w:delText>
          </w:r>
        </w:del>
      </w:hyperlink>
      <w:del w:id="7666" w:author="PR Preview" w:date="2026-01-01T00:00:00Z">
        <w:r>
          <w:delText xml:space="preserve">),</w:delText>
        </w:r>
      </w:del>
      <w:del w:id="7667" w:author="PR Preview" w:date="2026-01-01T00:00:00Z">
        <w:r>
          <w:delText xml:space="preserve"> </w:delText>
        </w:r>
      </w:del>
      <w:del w:id="7668" w:author="PR Preview" w:date="2026-01-01T00:00:00Z">
        <w:r>
          <w:delText xml:space="preserve">and let</w:delText>
        </w:r>
      </w:del>
      <w:del w:id="7669" w:author="PR Preview" w:date="2026-01-01T00:00:00Z">
        <w:r>
          <w:delText xml:space="preserve"> </w:delText>
        </w:r>
      </w:del>
      <m:oMath>
        <m:r>
          <m:rPr>
            <m:sty m:val="bi"/>
          </m:rPr>
          <m:t>A</m:t>
        </m:r>
      </m:oMath>
      <w:del w:id="7670" w:author="PR Preview" w:date="2026-01-01T00:00:00Z">
        <w:r>
          <w:delText xml:space="preserve"> </w:delText>
        </w:r>
      </w:del>
      <w:del w:id="7671" w:author="PR Preview" w:date="2026-01-01T00:00:00Z">
        <w:r>
          <w:delText xml:space="preserve">be the</w:delText>
        </w:r>
      </w:del>
      <w:del w:id="7672" w:author="PR Preview" w:date="2026-01-01T00:00:00Z">
        <w:r>
          <w:delText xml:space="preserve"> </w:delText>
        </w:r>
      </w:del>
      <m:oMath>
        <m:r>
          <m:t>p</m:t>
        </m:r>
        <m:r>
          <m:rPr>
            <m:sty m:val="p"/>
          </m:rPr>
          <m:t>×</m:t>
        </m:r>
        <m:r>
          <m:t>d</m:t>
        </m:r>
      </m:oMath>
      <w:del w:id="7673" w:author="PR Preview" w:date="2026-01-01T00:00:00Z">
        <w:r>
          <w:delText xml:space="preserve"> </w:delText>
        </w:r>
      </w:del>
      <w:del w:id="7674" w:author="PR Preview" w:date="2026-01-01T00:00:00Z">
        <w:r>
          <w:delText xml:space="preserve">matrix with these columns.</w:delText>
        </w:r>
      </w:del>
      <w:del w:id="7675" w:author="PR Preview" w:date="2026-01-01T00:00:00Z">
        <w:r>
          <w:delText xml:space="preserve"> </w:delText>
        </w:r>
      </w:del>
      <w:del w:id="7676" w:author="PR Preview" w:date="2026-01-01T00:00:00Z">
        <w:r>
          <w:delText xml:space="preserve">The basis spans</w:delText>
        </w:r>
      </w:del>
      <w:del w:id="7677" w:author="PR Preview" w:date="2026-01-01T00:00:00Z">
        <w:r>
          <w:delText xml:space="preserve"> </w:delText>
        </w:r>
      </w:del>
      <m:oMath>
        <m:r>
          <m:rPr>
            <m:scr m:val="script"/>
            <m:sty m:val="p"/>
          </m:rPr>
          <m:t>S</m:t>
        </m:r>
      </m:oMath>
      <w:del w:id="7678" w:author="PR Preview" w:date="2026-01-01T00:00:00Z">
        <w:r>
          <w:delText xml:space="preserve">,</w:delText>
        </w:r>
      </w:del>
      <w:del w:id="7679" w:author="PR Preview" w:date="2026-01-01T00:00:00Z">
        <w:r>
          <w:delText xml:space="preserve"> </w:delText>
        </w:r>
      </w:del>
      <w:del w:id="7680" w:author="PR Preview" w:date="2026-01-01T00:00:00Z">
        <w:r>
          <w:delText xml:space="preserve">so</w:delText>
        </w:r>
      </w:del>
      <w:del w:id="7681" w:author="PR Preview" w:date="2026-01-01T00:00:00Z">
        <w:r>
          <w:delText xml:space="preserve"> </w:delText>
        </w:r>
      </w:del>
      <m:oMath>
        <m:r>
          <m:rPr>
            <m:scr m:val="script"/>
            <m:sty m:val="p"/>
          </m:rPr>
          <m:t>S</m:t>
        </m:r>
        <m:r>
          <m:rPr>
            <m:sty m:val="p"/>
          </m:rPr>
          <m:t>=</m:t>
        </m:r>
        <m:r>
          <m:rPr>
            <m:scr m:val="script"/>
            <m:sty m:val="p"/>
          </m:rPr>
          <m:t>C</m:t>
        </m:r>
        <m:r>
          <m:rPr>
            <m:sty m:val="p"/>
          </m:rPr>
          <m:t>(</m:t>
        </m:r>
        <m:r>
          <m:rPr>
            <m:sty m:val="bi"/>
          </m:rPr>
          <m:t>A</m:t>
        </m:r>
        <m:r>
          <m:rPr>
            <m:sty m:val="p"/>
          </m:rPr>
          <m:t>)</m:t>
        </m:r>
      </m:oMath>
      <w:del w:id="7682" w:author="PR Preview" w:date="2026-01-01T00:00:00Z">
        <w:r>
          <w:delText xml:space="preserve"> </w:delText>
        </w:r>
      </w:del>
      <w:del w:id="7683" w:author="PR Preview" w:date="2026-01-01T00:00:00Z">
        <w:r>
          <w:delText xml:space="preserve">(</w:delText>
        </w:r>
      </w:del>
      <w:hyperlink w:anchor="thm-column-space-span">
        <w:del w:id="7684" w:author="PR Preview" w:date="2026-01-01T00:00:00Z">
          <w:r>
            <w:rPr>
              <w:rStyle w:val="Hyperlink"/>
            </w:rPr>
            <w:delText xml:space="preserve">Theorem 31</w:delText>
          </w:r>
        </w:del>
      </w:hyperlink>
      <w:del w:id="7685" w:author="PR Preview" w:date="2026-01-01T00:00:00Z">
        <w:r>
          <w:delText xml:space="preserve">),</w:delText>
        </w:r>
      </w:del>
      <w:del w:id="7686" w:author="PR Preview" w:date="2026-01-01T00:00:00Z">
        <w:r>
          <w:delText xml:space="preserve"> </w:delText>
        </w:r>
      </w:del>
      <w:del w:id="7687" w:author="PR Preview" w:date="2026-01-01T00:00:00Z">
        <w:r>
          <w:delText xml:space="preserve">and</w:delText>
        </w:r>
      </w:del>
      <w:del w:id="7688" w:author="PR Preview" w:date="2026-01-01T00:00:00Z">
        <w:r>
          <w:delText xml:space="preserve"> </w:delText>
        </w:r>
      </w:del>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7689" w:author="PR Preview" w:date="2026-01-01T00:00:00Z">
        <w:r>
          <w:delText xml:space="preserve"> </w:delText>
        </w:r>
      </w:del>
      <w:del w:id="7690" w:author="PR Preview" w:date="2026-01-01T00:00:00Z">
        <w:r>
          <w:delText xml:space="preserve">(</w:delText>
        </w:r>
      </w:del>
      <w:hyperlink w:anchor="thm-complement-null-space">
        <w:del w:id="7691" w:author="PR Preview" w:date="2026-01-01T00:00:00Z">
          <w:r>
            <w:rPr>
              <w:rStyle w:val="Hyperlink"/>
            </w:rPr>
            <w:delText xml:space="preserve">Theorem 49</w:delText>
          </w:r>
        </w:del>
      </w:hyperlink>
      <w:del w:id="7692" w:author="PR Preview" w:date="2026-01-01T00:00:00Z">
        <w:r>
          <w:delText xml:space="preserve">).</w:delText>
        </w:r>
      </w:del>
      <w:del w:id="7693" w:author="PR Preview" w:date="2026-01-01T00:00:00Z">
        <w:r>
          <w:delText xml:space="preserve"> </w:delText>
        </w:r>
      </w:del>
      <m:oMath>
        <m:sSup>
          <m:e>
            <m:r>
              <m:rPr>
                <m:sty m:val="bi"/>
              </m:rPr>
              <m:t>A</m:t>
            </m:r>
          </m:e>
          <m:sup>
            <m:r>
              <m:rPr>
                <m:sty m:val="p"/>
              </m:rPr>
              <m:t>⊤</m:t>
            </m:r>
          </m:sup>
        </m:sSup>
      </m:oMath>
      <w:del w:id="7694" w:author="PR Preview" w:date="2026-01-01T00:00:00Z">
        <w:r>
          <w:delText xml:space="preserve"> </w:delText>
        </w:r>
      </w:del>
      <w:del w:id="7695" w:author="PR Preview" w:date="2026-01-01T00:00:00Z">
        <w:r>
          <w:delText xml:space="preserve">is</w:delText>
        </w:r>
      </w:del>
      <w:del w:id="7696" w:author="PR Preview" w:date="2026-01-01T00:00:00Z">
        <w:r>
          <w:delText xml:space="preserve"> </w:delText>
        </w:r>
      </w:del>
      <m:oMath>
        <m:r>
          <m:t>d</m:t>
        </m:r>
        <m:r>
          <m:rPr>
            <m:sty m:val="p"/>
          </m:rPr>
          <m:t>×</m:t>
        </m:r>
        <m:r>
          <m:t>p</m:t>
        </m:r>
      </m:oMath>
      <w:del w:id="7697" w:author="PR Preview" w:date="2026-01-01T00:00:00Z">
        <w:r>
          <w:delText xml:space="preserve">, so</w:delText>
        </w:r>
      </w:del>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del w:id="7698" w:author="PR Preview" w:date="2026-01-01T00:00:00Z">
        <w:r>
          <w:rPr>
            <w:b/>
            <w:bCs/>
          </w:rPr>
          <w:delText xml:space="preserve">Part 3.</w:delText>
        </w:r>
      </w:del>
      <w:del w:id="7699"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oMath>
      <w:del w:id="7700" w:author="PR Preview" w:date="2026-01-01T00:00:00Z">
        <w:r>
          <w:delText xml:space="preserve"> </w:delText>
        </w:r>
      </w:del>
      <w:del w:id="7701" w:author="PR Preview" w:date="2026-01-01T00:00:00Z">
        <w:r>
          <w:delText xml:space="preserve">is a subspace of</w:delText>
        </w:r>
      </w:del>
      <w:del w:id="7702" w:author="PR Preview" w:date="2026-01-01T00:00:00Z">
        <w:r>
          <w:delText xml:space="preserve"> </w:delText>
        </w:r>
      </w:del>
      <m:oMath>
        <m:sSup>
          <m:e>
            <m:r>
              <m:rPr>
                <m:scr m:val="double-struck"/>
                <m:sty m:val="p"/>
              </m:rPr>
              <m:t>R</m:t>
            </m:r>
          </m:e>
          <m:sup>
            <m:r>
              <m:t>p</m:t>
            </m:r>
          </m:sup>
        </m:sSup>
      </m:oMath>
      <w:del w:id="7703" w:author="PR Preview" w:date="2026-01-01T00:00:00Z">
        <w:r>
          <w:delText xml:space="preserve"> </w:delText>
        </w:r>
      </w:del>
      <w:del w:id="7704" w:author="PR Preview" w:date="2026-01-01T00:00:00Z">
        <w:r>
          <w:delText xml:space="preserve">(</w:delText>
        </w:r>
      </w:del>
      <w:hyperlink w:anchor="thm-sum-intersection-subspace">
        <w:del w:id="7705" w:author="PR Preview" w:date="2026-01-01T00:00:00Z">
          <w:r>
            <w:rPr>
              <w:rStyle w:val="Hyperlink"/>
            </w:rPr>
            <w:delText xml:space="preserve">Theorem 43</w:delText>
          </w:r>
        </w:del>
      </w:hyperlink>
      <w:del w:id="7706" w:author="PR Preview" w:date="2026-01-01T00:00:00Z">
        <w:r>
          <w:delText xml:space="preserve">), and</w:delText>
        </w:r>
      </w:del>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del w:id="7707" w:author="PR Preview" w:date="2026-01-01T00:00:00Z">
        <w:r>
          <w:delText xml:space="preserve">Since</w:delText>
        </w:r>
      </w:del>
      <w:del w:id="7708"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7709" w:author="PR Preview" w:date="2026-01-01T00:00:00Z">
        <w:r>
          <w:delText xml:space="preserve">,</w:delText>
        </w:r>
      </w:del>
      <w:del w:id="7710" w:author="PR Preview" w:date="2026-01-01T00:00:00Z">
        <w:r>
          <w:delText xml:space="preserve"> </w:delText>
        </w:r>
      </w:del>
      <m:oMath>
        <m:sSup>
          <m:e>
            <m:r>
              <m:rPr>
                <m:scr m:val="double-struck"/>
                <m:sty m:val="p"/>
              </m:rPr>
              <m:t>R</m:t>
            </m:r>
          </m:e>
          <m:sup>
            <m:r>
              <m:t>p</m:t>
            </m:r>
          </m:sup>
        </m:sSup>
      </m:oMath>
      <w:del w:id="7711" w:author="PR Preview" w:date="2026-01-01T00:00:00Z">
        <w:r>
          <w:delText xml:space="preserve"> </w:delText>
        </w:r>
      </w:del>
      <w:del w:id="7712" w:author="PR Preview" w:date="2026-01-01T00:00:00Z">
        <w:r>
          <w:delText xml:space="preserve">is a subspace (</w:delText>
        </w:r>
      </w:del>
      <w:hyperlink w:anchor="exm-subspace">
        <w:del w:id="7713" w:author="PR Preview" w:date="2026-01-01T00:00:00Z">
          <w:r>
            <w:rPr>
              <w:rStyle w:val="Hyperlink"/>
            </w:rPr>
            <w:delText xml:space="preserve">Example 34</w:delText>
          </w:r>
        </w:del>
      </w:hyperlink>
      <w:del w:id="7714" w:author="PR Preview" w:date="2026-01-01T00:00:00Z">
        <w:r>
          <w:delText xml:space="preserve">)</w:delText>
        </w:r>
      </w:del>
      <w:del w:id="7715" w:author="PR Preview" w:date="2026-01-01T00:00:00Z">
        <w:r>
          <w:delText xml:space="preserve"> </w:delText>
        </w:r>
      </w:del>
      <w:del w:id="7716" w:author="PR Preview" w:date="2026-01-01T00:00:00Z">
        <w:r>
          <w:delText xml:space="preserve">and</w:delText>
        </w:r>
      </w:del>
      <w:del w:id="7717"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7718" w:author="PR Preview" w:date="2026-01-01T00:00:00Z">
        <w:r>
          <w:delText xml:space="preserve"> </w:delText>
        </w:r>
      </w:del>
      <w:del w:id="7719" w:author="PR Preview" w:date="2026-01-01T00:00:00Z">
        <w:r>
          <w:delText xml:space="preserve">(</w:delText>
        </w:r>
      </w:del>
      <w:hyperlink w:anchor="exm-dimension">
        <w:del w:id="7720" w:author="PR Preview" w:date="2026-01-01T00:00:00Z">
          <w:r>
            <w:rPr>
              <w:rStyle w:val="Hyperlink"/>
            </w:rPr>
            <w:delText xml:space="preserve">Example 47</w:delText>
          </w:r>
        </w:del>
      </w:hyperlink>
      <w:del w:id="7721" w:author="PR Preview" w:date="2026-01-01T00:00:00Z">
        <w:r>
          <w:delText xml:space="preserve">),</w:delText>
        </w:r>
      </w:del>
      <w:del w:id="7722" w:author="PR Preview" w:date="2026-01-01T00:00:00Z">
        <w:r>
          <w:delText xml:space="preserve"> </w:delText>
        </w:r>
      </w:del>
      <w:hyperlink w:anchor="thm-subspace-equal-dim">
        <w:del w:id="7723" w:author="PR Preview" w:date="2026-01-01T00:00:00Z">
          <w:r>
            <w:rPr>
              <w:rStyle w:val="Hyperlink"/>
            </w:rPr>
            <w:delText xml:space="preserve">Theorem 30</w:delText>
          </w:r>
        </w:del>
      </w:hyperlink>
      <w:del w:id="7724" w:author="PR Preview" w:date="2026-01-01T00:00:00Z">
        <w:r>
          <w:delText xml:space="preserve"> </w:delText>
        </w:r>
      </w:del>
      <w:del w:id="7725" w:author="PR Preview" w:date="2026-01-01T00:00:00Z">
        <w:r>
          <w:delText xml:space="preserve">gives</w:delText>
        </w:r>
      </w:del>
      <w:del w:id="7726"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7727" w:author="PR Preview" w:date="2026-01-01T00:00:00Z">
        <w:r>
          <w:delText xml:space="preserve">.</w:delText>
        </w:r>
      </w:del>
      <w:del w:id="7728" w:author="PR Preview" w:date="2026-01-01T00:00:00Z">
        <w:r>
          <w:delText xml:space="preserve"> </w:delText>
        </w:r>
      </w:del>
      <w:del w:id="7729" w:author="PR Preview" w:date="2026-01-01T00:00:00Z">
        <w:r>
          <w:delText xml:space="preserve">Together with part 1,</w:delText>
        </w:r>
      </w:del>
      <w:del w:id="7730"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del w:id="7731" w:author="PR Preview" w:date="2026-01-01T00:00:00Z">
        <w:r>
          <w:delText xml:space="preserve">.</w:delText>
        </w:r>
      </w:del>
      <w:del w:id="7732" w:author="PR Preview" w:date="2026-01-01T00:00:00Z">
        <w:r>
          <w:delText xml:space="preserve"> </w:delText>
        </w:r>
      </w:del>
      <w:del w:id="7733" w:author="PR Preview" w:date="2026-01-01T00:00:00Z">
        <w:r>
          <w:delText xml:space="preserve">The uniqueness of the split then follows from</w:delText>
        </w:r>
      </w:del>
      <w:del w:id="7734" w:author="PR Preview" w:date="2026-01-01T00:00:00Z">
        <w:r>
          <w:delText xml:space="preserve"> </w:delText>
        </w:r>
      </w:del>
      <w:hyperlink w:anchor="thm-direct-sum-equiv">
        <w:del w:id="7735" w:author="PR Preview" w:date="2026-01-01T00:00:00Z">
          <w:r>
            <w:rPr>
              <w:rStyle w:val="Hyperlink"/>
            </w:rPr>
            <w:delText xml:space="preserve">Theorem 46</w:delText>
          </w:r>
        </w:del>
      </w:hyperlink>
      <w:del w:id="7736" w:author="PR Preview" w:date="2026-01-01T00:00:00Z">
        <w:r>
          <w:delText xml:space="preserve"> </w:delText>
        </w:r>
      </w:del>
      <w:del w:id="7737" w:author="PR Preview" w:date="2026-01-01T00:00:00Z">
        <w:r>
          <w:delText xml:space="preserve">(statement 1 implies statement 3).</w:delText>
        </w:r>
      </w:del>
    </w:p>
    <w:p>
      <w:pPr>
        <w:pStyle w:val="BodyText"/>
      </w:pPr>
      <w:del w:id="7738" w:author="PR Preview" w:date="2026-01-01T00:00:00Z">
        <w:r>
          <w:rPr>
            <w:b/>
            <w:bCs/>
          </w:rPr>
          <w:delText xml:space="preserve">Example 87 (Splitting a vector of</w:delText>
        </w:r>
      </w:del>
      <w:del w:id="7739" w:author="PR Preview" w:date="2026-01-01T00:00:00Z">
        <w:r>
          <w:rPr>
            <w:b/>
            <w:bCs/>
          </w:rPr>
          <w:delText xml:space="preserve"> </w:delText>
        </w:r>
      </w:del>
      <m:oMath>
        <m:sSup>
          <m:e>
            <m:r>
              <m:rPr>
                <m:scr m:val="double-struck"/>
                <m:sty m:val="p"/>
              </m:rPr>
              <m:t>R</m:t>
            </m:r>
          </m:e>
          <m:sup>
            <m:r>
              <m:t>3</m:t>
            </m:r>
          </m:sup>
        </m:sSup>
      </m:oMath>
      <w:del w:id="7740" w:author="PR Preview" w:date="2026-01-01T00:00:00Z">
        <w:r>
          <w:rPr>
            <w:b/>
            <w:bCs/>
          </w:rPr>
          <w:delText xml:space="preserve"> </w:delText>
        </w:r>
      </w:del>
      <w:del w:id="7741" w:author="PR Preview" w:date="2026-01-01T00:00:00Z">
        <w:r>
          <w:rPr>
            <w:b/>
            <w:bCs/>
          </w:rPr>
          <w:delText xml:space="preserve">along a line and its complement)</w:delText>
        </w:r>
      </w:del>
      <w:del w:id="7742" w:author="PR Preview" w:date="2026-01-01T00:00:00Z">
        <w:r>
          <w:delText xml:space="preserve"> </w:delText>
        </w:r>
      </w:del>
      <w:del w:id="7743" w:author="PR Preview" w:date="2026-01-01T00:00:00Z">
        <w:r>
          <w:delText xml:space="preserve">Let</w:delText>
        </w:r>
      </w:del>
      <w:del w:id="7744"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7745" w:author="PR Preview" w:date="2026-01-01T00:00:00Z">
        <w:r>
          <w:delText xml:space="preserve"> </w:delText>
        </w:r>
      </w:del>
      <w:del w:id="7746" w:author="PR Preview" w:date="2026-01-01T00:00:00Z">
        <w:r>
          <w:delText xml:space="preserve">in</w:delText>
        </w:r>
      </w:del>
      <w:del w:id="7747" w:author="PR Preview" w:date="2026-01-01T00:00:00Z">
        <w:r>
          <w:delText xml:space="preserve"> </w:delText>
        </w:r>
      </w:del>
      <m:oMath>
        <m:sSup>
          <m:e>
            <m:r>
              <m:rPr>
                <m:scr m:val="double-struck"/>
                <m:sty m:val="p"/>
              </m:rPr>
              <m:t>R</m:t>
            </m:r>
          </m:e>
          <m:sup>
            <m:r>
              <m:t>3</m:t>
            </m:r>
          </m:sup>
        </m:sSup>
      </m:oMath>
      <w:del w:id="7748" w:author="PR Preview" w:date="2026-01-01T00:00:00Z">
        <w:r>
          <w:delText xml:space="preserve">.</w:delText>
        </w:r>
      </w:del>
      <w:del w:id="7749" w:author="PR Preview" w:date="2026-01-01T00:00:00Z">
        <w:r>
          <w:delText xml:space="preserve"> </w:delText>
        </w:r>
      </w:del>
      <w:del w:id="7750" w:author="PR Preview" w:date="2026-01-01T00:00:00Z">
        <w:r>
          <w:delText xml:space="preserve">A single nonzero vector is linearly independent</w:delText>
        </w:r>
      </w:del>
      <w:del w:id="7751" w:author="PR Preview" w:date="2026-01-01T00:00:00Z">
        <w:r>
          <w:delText xml:space="preserve"> </w:delText>
        </w:r>
      </w:del>
      <w:del w:id="7752" w:author="PR Preview" w:date="2026-01-01T00:00:00Z">
        <w:r>
          <w:delText xml:space="preserve">(</w:delText>
        </w:r>
      </w:del>
      <m:oMath>
        <m:r>
          <m:t>c</m:t>
        </m:r>
        <m:r>
          <m:t> </m:t>
        </m:r>
        <m:acc>
          <m:accPr>
            <m:chr m:val="̃"/>
          </m:accPr>
          <m:e>
            <m:r>
              <m:t>v</m:t>
            </m:r>
          </m:e>
        </m:acc>
        <m:r>
          <m:rPr>
            <m:sty m:val="p"/>
          </m:rPr>
          <m:t>=</m:t>
        </m:r>
        <m:acc>
          <m:accPr>
            <m:chr m:val="̃"/>
          </m:accPr>
          <m:e>
            <m:r>
              <m:t>0</m:t>
            </m:r>
          </m:e>
        </m:acc>
      </m:oMath>
      <w:del w:id="7753" w:author="PR Preview" w:date="2026-01-01T00:00:00Z">
        <w:r>
          <w:delText xml:space="preserve"> </w:delText>
        </w:r>
      </w:del>
      <w:del w:id="7754" w:author="PR Preview" w:date="2026-01-01T00:00:00Z">
        <w:r>
          <w:delText xml:space="preserve">with</w:delText>
        </w:r>
      </w:del>
      <w:del w:id="7755" w:author="PR Preview" w:date="2026-01-01T00:00:00Z">
        <w:r>
          <w:delText xml:space="preserve"> </w:delText>
        </w:r>
      </w:del>
      <m:oMath>
        <m:acc>
          <m:accPr>
            <m:chr m:val="̃"/>
          </m:accPr>
          <m:e>
            <m:r>
              <m:t>v</m:t>
            </m:r>
          </m:e>
        </m:acc>
        <m:r>
          <m:rPr>
            <m:sty m:val="p"/>
          </m:rPr>
          <m:t>≠</m:t>
        </m:r>
        <m:acc>
          <m:accPr>
            <m:chr m:val="̃"/>
          </m:accPr>
          <m:e>
            <m:r>
              <m:t>0</m:t>
            </m:r>
          </m:e>
        </m:acc>
      </m:oMath>
      <w:del w:id="7756" w:author="PR Preview" w:date="2026-01-01T00:00:00Z">
        <w:r>
          <w:delText xml:space="preserve"> </w:delText>
        </w:r>
      </w:del>
      <w:del w:id="7757" w:author="PR Preview" w:date="2026-01-01T00:00:00Z">
        <w:r>
          <w:delText xml:space="preserve">forces</w:delText>
        </w:r>
      </w:del>
      <w:del w:id="7758" w:author="PR Preview" w:date="2026-01-01T00:00:00Z">
        <w:r>
          <w:delText xml:space="preserve"> </w:delText>
        </w:r>
      </w:del>
      <m:oMath>
        <m:r>
          <m:t>c</m:t>
        </m:r>
        <m:r>
          <m:rPr>
            <m:sty m:val="p"/>
          </m:rPr>
          <m:t>=</m:t>
        </m:r>
        <m:r>
          <m:t>0</m:t>
        </m:r>
      </m:oMath>
      <w:del w:id="7759" w:author="PR Preview" w:date="2026-01-01T00:00:00Z">
        <w:r>
          <w:delText xml:space="preserve">),</w:delText>
        </w:r>
      </w:del>
      <w:del w:id="7760" w:author="PR Preview" w:date="2026-01-01T00:00:00Z">
        <w:r>
          <w:delText xml:space="preserve"> </w:delText>
        </w:r>
      </w:del>
      <w:del w:id="7761" w:author="PR Preview" w:date="2026-01-01T00:00:00Z">
        <w:r>
          <w:delText xml:space="preserve">so</w:delText>
        </w:r>
      </w:del>
      <w:del w:id="7762" w:author="PR Preview" w:date="2026-01-01T00:00:00Z">
        <w:r>
          <w:delText xml:space="preserve"> </w:delText>
        </w:r>
      </w:del>
      <m:oMath>
        <m:r>
          <m:rPr>
            <m:sty m:val="p"/>
          </m:rPr>
          <m:t>(</m:t>
        </m:r>
        <m:r>
          <m:t>1</m:t>
        </m:r>
        <m:r>
          <m:rPr>
            <m:sty m:val="p"/>
          </m:rPr>
          <m:t>,</m:t>
        </m:r>
        <m:r>
          <m:t>1</m:t>
        </m:r>
        <m:r>
          <m:rPr>
            <m:sty m:val="p"/>
          </m:rPr>
          <m:t>,</m:t>
        </m:r>
        <m:r>
          <m:t>0</m:t>
        </m:r>
        <m:r>
          <m:rPr>
            <m:sty m:val="p"/>
          </m:rPr>
          <m:t>)</m:t>
        </m:r>
      </m:oMath>
      <w:del w:id="7763" w:author="PR Preview" w:date="2026-01-01T00:00:00Z">
        <w:r>
          <w:delText xml:space="preserve"> </w:delText>
        </w:r>
      </w:del>
      <w:del w:id="7764" w:author="PR Preview" w:date="2026-01-01T00:00:00Z">
        <w:r>
          <w:delText xml:space="preserve">is a basis of</w:delText>
        </w:r>
      </w:del>
      <w:del w:id="7765" w:author="PR Preview" w:date="2026-01-01T00:00:00Z">
        <w:r>
          <w:delText xml:space="preserve"> </w:delText>
        </w:r>
      </w:del>
      <m:oMath>
        <m:r>
          <m:rPr>
            <m:scr m:val="script"/>
            <m:sty m:val="p"/>
          </m:rPr>
          <m:t>S</m:t>
        </m:r>
      </m:oMath>
      <w:del w:id="7766" w:author="PR Preview" w:date="2026-01-01T00:00:00Z">
        <w:r>
          <w:delText xml:space="preserve"> </w:delText>
        </w:r>
      </w:del>
      <w:del w:id="7767" w:author="PR Preview" w:date="2026-01-01T00:00:00Z">
        <w:r>
          <w:delText xml:space="preserve">and</w:delText>
        </w:r>
      </w:del>
      <w:del w:id="7768"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7769" w:author="PR Preview" w:date="2026-01-01T00:00:00Z">
        <w:r>
          <w:delText xml:space="preserve">.</w:delText>
        </w:r>
      </w:del>
      <w:del w:id="7770" w:author="PR Preview" w:date="2026-01-01T00:00:00Z">
        <w:r>
          <w:delText xml:space="preserve"> </w:delText>
        </w:r>
      </w:del>
      <w:del w:id="7771" w:author="PR Preview" w:date="2026-01-01T00:00:00Z">
        <w:r>
          <w:delText xml:space="preserve">A vector</w:delText>
        </w:r>
      </w:del>
      <w:del w:id="7772" w:author="PR Preview" w:date="2026-01-01T00:00:00Z">
        <w:r>
          <w:delText xml:space="preserve"> </w:delText>
        </w:r>
      </w:del>
      <m:oMath>
        <m:acc>
          <m:accPr>
            <m:chr m:val="̃"/>
          </m:accPr>
          <m:e>
            <m:r>
              <m:t>u</m:t>
            </m:r>
          </m:e>
        </m:acc>
      </m:oMath>
      <w:del w:id="7773" w:author="PR Preview" w:date="2026-01-01T00:00:00Z">
        <w:r>
          <w:delText xml:space="preserve"> </w:delText>
        </w:r>
      </w:del>
      <w:del w:id="7774" w:author="PR Preview" w:date="2026-01-01T00:00:00Z">
        <w:r>
          <w:delText xml:space="preserve">is in</w:delText>
        </w:r>
      </w:del>
      <w:del w:id="7775" w:author="PR Preview" w:date="2026-01-01T00:00:00Z">
        <w:r>
          <w:delText xml:space="preserve"> </w:delText>
        </w:r>
      </w:del>
      <m:oMath>
        <m:sSup>
          <m:e>
            <m:r>
              <m:rPr>
                <m:scr m:val="script"/>
                <m:sty m:val="p"/>
              </m:rPr>
              <m:t>S</m:t>
            </m:r>
          </m:e>
          <m:sup>
            <m:r>
              <m:rPr>
                <m:sty m:val="p"/>
              </m:rPr>
              <m:t>⟂</m:t>
            </m:r>
          </m:sup>
        </m:sSup>
      </m:oMath>
      <w:del w:id="7776" w:author="PR Preview" w:date="2026-01-01T00:00:00Z">
        <w:r>
          <w:delText xml:space="preserve"> </w:delText>
        </w:r>
      </w:del>
      <w:del w:id="7777" w:author="PR Preview" w:date="2026-01-01T00:00:00Z">
        <w:r>
          <w:delText xml:space="preserve">exactly when</w:delText>
        </w:r>
      </w:del>
      <w:del w:id="7778"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7779" w:author="PR Preview" w:date="2026-01-01T00:00:00Z">
        <w:r>
          <w:delText xml:space="preserve">:</w:delText>
        </w:r>
      </w:del>
      <w:del w:id="7780" w:author="PR Preview" w:date="2026-01-01T00:00:00Z">
        <w:r>
          <w:delText xml:space="preserve"> </w:delText>
        </w:r>
      </w:del>
      <w:del w:id="7781" w:author="PR Preview" w:date="2026-01-01T00:00:00Z">
        <w:r>
          <w:delText xml:space="preserve">that condition says</w:delText>
        </w:r>
      </w:del>
      <w:del w:id="7782"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del w:id="7783" w:author="PR Preview" w:date="2026-01-01T00:00:00Z">
        <w:r>
          <w:delText xml:space="preserve">,</w:delText>
        </w:r>
      </w:del>
      <w:del w:id="7784" w:author="PR Preview" w:date="2026-01-01T00:00:00Z">
        <w:r>
          <w:delText xml:space="preserve"> </w:delText>
        </w:r>
      </w:del>
      <w:del w:id="7785" w:author="PR Preview" w:date="2026-01-01T00:00:00Z">
        <w:r>
          <w:delText xml:space="preserve">and then</w:delText>
        </w:r>
      </w:del>
    </w:p>
    <w:p>
      <w:pPr>
        <w:pStyle w:val="BodyText"/>
      </w:pPr>
      <w:ins w:id="7786" w:author="PR Preview" w:date="2026-01-01T00:00:00Z">
        <w:r>
          <w:rPr>
            <w:b/>
            <w:bCs/>
          </w:rPr>
          <w:t xml:space="preserve">Part 2.</w:t>
        </w:r>
      </w:ins>
      <w:ins w:id="7787" w:author="PR Preview" w:date="2026-01-01T00:00:00Z">
        <w:r>
          <w:t xml:space="preserve"> </w:t>
        </w:r>
      </w:ins>
      <w:ins w:id="7788" w:author="PR Preview" w:date="2026-01-01T00:00:00Z">
        <w:r>
          <w:t xml:space="preserve">Let</w:t>
        </w:r>
      </w:ins>
      <w:ins w:id="7789"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7790" w:author="PR Preview" w:date="2026-01-01T00:00:00Z">
        <w:r>
          <w:t xml:space="preserve">.</w:t>
        </w:r>
      </w:ins>
      <w:ins w:id="7791" w:author="PR Preview" w:date="2026-01-01T00:00:00Z">
        <w:r>
          <w:t xml:space="preserve"> </w:t>
        </w:r>
      </w:ins>
      <w:ins w:id="7792" w:author="PR Preview" w:date="2026-01-01T00:00:00Z">
        <w:r>
          <w:t xml:space="preserve">If</w:t>
        </w:r>
      </w:ins>
      <w:ins w:id="7793" w:author="PR Preview" w:date="2026-01-01T00:00:00Z">
        <w:r>
          <w:t xml:space="preserve"> </w:t>
        </w:r>
      </w:ins>
      <m:oMath>
        <m:r>
          <m:t>d</m:t>
        </m:r>
        <m:r>
          <m:rPr>
            <m:sty m:val="p"/>
          </m:rPr>
          <m:t>=</m:t>
        </m:r>
        <m:r>
          <m:t>0</m:t>
        </m:r>
      </m:oMath>
      <w:ins w:id="7794" w:author="PR Preview" w:date="2026-01-01T00:00:00Z">
        <w:r>
          <w:t xml:space="preserve">, then</w:t>
        </w:r>
      </w:ins>
      <w:ins w:id="7795" w:author="PR Preview" w:date="2026-01-01T00:00:00Z">
        <w:r>
          <w:t xml:space="preserve"> </w:t>
        </w:r>
      </w:ins>
      <m:oMath>
        <m:r>
          <m:rPr>
            <m:scr m:val="script"/>
            <m:sty m:val="p"/>
          </m:rPr>
          <m:t>S</m:t>
        </m:r>
      </m:oMath>
      <w:ins w:id="7796" w:author="PR Preview" w:date="2026-01-01T00:00:00Z">
        <w:r>
          <w:t xml:space="preserve"> </w:t>
        </w:r>
      </w:ins>
      <w:ins w:id="7797" w:author="PR Preview" w:date="2026-01-01T00:00:00Z">
        <w:r>
          <w:t xml:space="preserve">has a basis (</w:t>
        </w:r>
      </w:ins>
      <w:hyperlink w:anchor="thm-extend-basis">
        <w:ins w:id="7798" w:author="PR Preview" w:date="2026-01-01T00:00:00Z">
          <w:r>
            <w:rPr>
              <w:rStyle w:val="Hyperlink"/>
            </w:rPr>
            <w:t xml:space="preserve">Theorem 28</w:t>
          </w:r>
        </w:ins>
      </w:hyperlink>
      <w:ins w:id="7799" w:author="PR Preview" w:date="2026-01-01T00:00:00Z">
        <w:r>
          <w:t xml:space="preserve">)</w:t>
        </w:r>
      </w:ins>
      <w:ins w:id="7800" w:author="PR Preview" w:date="2026-01-01T00:00:00Z">
        <w:r>
          <w:t xml:space="preserve"> </w:t>
        </w:r>
      </w:ins>
      <w:ins w:id="7801" w:author="PR Preview" w:date="2026-01-01T00:00:00Z">
        <w:r>
          <w:t xml:space="preserve">with</w:t>
        </w:r>
      </w:ins>
      <w:ins w:id="7802" w:author="PR Preview" w:date="2026-01-01T00:00:00Z">
        <w:r>
          <w:t xml:space="preserve"> </w:t>
        </w:r>
      </w:ins>
      <m:oMath>
        <m:r>
          <m:t>0</m:t>
        </m:r>
      </m:oMath>
      <w:ins w:id="7803" w:author="PR Preview" w:date="2026-01-01T00:00:00Z">
        <w:r>
          <w:t xml:space="preserve"> </w:t>
        </w:r>
      </w:ins>
      <w:ins w:id="7804" w:author="PR Preview" w:date="2026-01-01T00:00:00Z">
        <w:r>
          <w:t xml:space="preserve">vectors (</w:t>
        </w:r>
      </w:ins>
      <w:hyperlink w:anchor="def-dimension">
        <w:ins w:id="7805" w:author="PR Preview" w:date="2026-01-01T00:00:00Z">
          <w:r>
            <w:rPr>
              <w:rStyle w:val="Hyperlink"/>
            </w:rPr>
            <w:t xml:space="preserve">Definition 44</w:t>
          </w:r>
        </w:ins>
      </w:hyperlink>
      <w:ins w:id="7806" w:author="PR Preview" w:date="2026-01-01T00:00:00Z">
        <w:r>
          <w:t xml:space="preserve">), the empty list,</w:t>
        </w:r>
      </w:ins>
      <w:ins w:id="7807" w:author="PR Preview" w:date="2026-01-01T00:00:00Z">
        <w:r>
          <w:t xml:space="preserve"> </w:t>
        </w:r>
      </w:ins>
      <w:ins w:id="7808" w:author="PR Preview" w:date="2026-01-01T00:00:00Z">
        <w:r>
          <w:t xml:space="preserve">whose span is</w:t>
        </w:r>
      </w:ins>
      <w:ins w:id="7809" w:author="PR Preview" w:date="2026-01-01T00:00:00Z">
        <w:r>
          <w:t xml:space="preserve"> </w:t>
        </w:r>
      </w:ins>
      <m:oMath>
        <m:r>
          <m:t>​</m:t>
        </m:r>
        <m:d>
          <m:dPr>
            <m:begChr m:val="{"/>
            <m:sepChr m:val=""/>
            <m:endChr m:val="}"/>
            <m:grow/>
          </m:dPr>
          <m:e>
            <m:acc>
              <m:accPr>
                <m:chr m:val="̃"/>
              </m:accPr>
              <m:e>
                <m:r>
                  <m:t>0</m:t>
                </m:r>
              </m:e>
            </m:acc>
          </m:e>
        </m:d>
        <m:r>
          <m:t>​</m:t>
        </m:r>
      </m:oMath>
      <w:ins w:id="7810" w:author="PR Preview" w:date="2026-01-01T00:00:00Z">
        <w:r>
          <w:t xml:space="preserve"> </w:t>
        </w:r>
      </w:ins>
      <w:ins w:id="7811" w:author="PR Preview" w:date="2026-01-01T00:00:00Z">
        <w:r>
          <w:t xml:space="preserve">(</w:t>
        </w:r>
      </w:ins>
      <w:hyperlink w:anchor="def-span">
        <w:ins w:id="7812" w:author="PR Preview" w:date="2026-01-01T00:00:00Z">
          <w:r>
            <w:rPr>
              <w:rStyle w:val="Hyperlink"/>
            </w:rPr>
            <w:t xml:space="preserve">Definition 41</w:t>
          </w:r>
        </w:ins>
      </w:hyperlink>
      <w:ins w:id="7813" w:author="PR Preview" w:date="2026-01-01T00:00:00Z">
        <w:r>
          <w:t xml:space="preserve">);</w:t>
        </w:r>
      </w:ins>
      <w:ins w:id="7814" w:author="PR Preview" w:date="2026-01-01T00:00:00Z">
        <w:r>
          <w:t xml:space="preserve"> </w:t>
        </w:r>
      </w:ins>
      <w:ins w:id="7815" w:author="PR Preview" w:date="2026-01-01T00:00:00Z">
        <w:r>
          <w:t xml:space="preserve">so</w:t>
        </w:r>
      </w:ins>
      <w:ins w:id="7816" w:author="PR Preview" w:date="2026-01-01T00:00:00Z">
        <w:r>
          <w:t xml:space="preserve"> </w:t>
        </w:r>
      </w:ins>
      <m:oMath>
        <m:r>
          <m:rPr>
            <m:scr m:val="script"/>
            <m:sty m:val="p"/>
          </m:rPr>
          <m:t>S</m:t>
        </m:r>
        <m:r>
          <m:rPr>
            <m:sty m:val="p"/>
          </m:rPr>
          <m:t>=</m:t>
        </m:r>
        <m:r>
          <m:t>​</m:t>
        </m:r>
        <m:d>
          <m:dPr>
            <m:begChr m:val="{"/>
            <m:sepChr m:val=""/>
            <m:endChr m:val="}"/>
            <m:grow/>
          </m:dPr>
          <m:e>
            <m:acc>
              <m:accPr>
                <m:chr m:val="̃"/>
              </m:accPr>
              <m:e>
                <m:r>
                  <m:t>0</m:t>
                </m:r>
              </m:e>
            </m:acc>
          </m:e>
        </m:d>
        <m:r>
          <m:t>​</m:t>
        </m:r>
      </m:oMath>
      <w:ins w:id="7817" w:author="PR Preview" w:date="2026-01-01T00:00:00Z">
        <w:r>
          <w:t xml:space="preserve">,</w:t>
        </w:r>
      </w:ins>
      <w:ins w:id="7818" w:author="PR Preview" w:date="2026-01-01T00:00:00Z">
        <w:r>
          <w:t xml:space="preserve"> </w:t>
        </w:r>
      </w:ins>
      <m:oMath>
        <m:sSup>
          <m:e>
            <m:r>
              <m:rPr>
                <m:scr m:val="script"/>
                <m:sty m:val="p"/>
              </m:rPr>
              <m:t>S</m:t>
            </m:r>
          </m:e>
          <m:sup>
            <m:r>
              <m:rPr>
                <m:sty m:val="p"/>
              </m:rPr>
              <m:t>⟂</m:t>
            </m:r>
          </m:sup>
        </m:sSup>
        <m:r>
          <m:rPr>
            <m:sty m:val="p"/>
          </m:rPr>
          <m:t>=</m:t>
        </m:r>
        <m:sSup>
          <m:e>
            <m:r>
              <m:rPr>
                <m:scr m:val="double-struck"/>
                <m:sty m:val="p"/>
              </m:rPr>
              <m:t>R</m:t>
            </m:r>
          </m:e>
          <m:sup>
            <m:r>
              <m:t>p</m:t>
            </m:r>
          </m:sup>
        </m:sSup>
      </m:oMath>
      <w:ins w:id="7819" w:author="PR Preview" w:date="2026-01-01T00:00:00Z">
        <w:r>
          <w:t xml:space="preserve"> </w:t>
        </w:r>
      </w:ins>
      <w:ins w:id="7820" w:author="PR Preview" w:date="2026-01-01T00:00:00Z">
        <w:r>
          <w:t xml:space="preserve">(every</w:t>
        </w:r>
      </w:ins>
      <w:ins w:id="7821" w:author="PR Preview" w:date="2026-01-01T00:00:00Z">
        <w:r>
          <w:t xml:space="preserve"> </w:t>
        </w:r>
      </w:ins>
      <m:oMath>
        <m:acc>
          <m:accPr>
            <m:chr m:val="̃"/>
          </m:accPr>
          <m:e>
            <m:r>
              <m:t>u</m:t>
            </m:r>
          </m:e>
        </m:acc>
      </m:oMath>
      <w:ins w:id="7822" w:author="PR Preview" w:date="2026-01-01T00:00:00Z">
        <w:r>
          <w:t xml:space="preserve"> </w:t>
        </w:r>
      </w:ins>
      <w:ins w:id="7823" w:author="PR Preview" w:date="2026-01-01T00:00:00Z">
        <w:r>
          <w:t xml:space="preserve">satisfies</w:t>
        </w:r>
      </w:ins>
      <w:ins w:id="7824" w:author="PR Preview" w:date="2026-01-01T00:00:00Z">
        <w:r>
          <w:t xml:space="preserve"> </w:t>
        </w:r>
      </w:ins>
      <m:oMath>
        <m:acc>
          <m:accPr>
            <m:chr m:val="̃"/>
          </m:accPr>
          <m:e>
            <m:r>
              <m:t>0</m:t>
            </m:r>
          </m:e>
        </m:acc>
        <m:r>
          <m:rPr>
            <m:sty m:val="p"/>
          </m:rPr>
          <m:t>⋅</m:t>
        </m:r>
        <m:acc>
          <m:accPr>
            <m:chr m:val="̃"/>
          </m:accPr>
          <m:e>
            <m:r>
              <m:t>u</m:t>
            </m:r>
          </m:e>
        </m:acc>
        <m:r>
          <m:rPr>
            <m:sty m:val="p"/>
          </m:rPr>
          <m:t>=</m:t>
        </m:r>
        <m:r>
          <m:t>0</m:t>
        </m:r>
      </m:oMath>
      <w:ins w:id="7825" w:author="PR Preview" w:date="2026-01-01T00:00:00Z">
        <w:r>
          <w:t xml:space="preserve">),</w:t>
        </w:r>
      </w:ins>
      <w:ins w:id="7826" w:author="PR Preview" w:date="2026-01-01T00:00:00Z">
        <w:r>
          <w:t xml:space="preserve"> </w:t>
        </w:r>
      </w:ins>
      <w:ins w:id="7827" w:author="PR Preview" w:date="2026-01-01T00:00:00Z">
        <w:r>
          <w:t xml:space="preserve">and</w:t>
        </w:r>
      </w:ins>
      <w:ins w:id="7828" w:author="PR Preview" w:date="2026-01-01T00:00:00Z">
        <w:r>
          <w:t xml:space="preserve"> </w:t>
        </w:r>
      </w:ins>
      <m:oMath>
        <m:r>
          <m:t>0</m:t>
        </m:r>
        <m:r>
          <m:rPr>
            <m:sty m:val="p"/>
          </m:rPr>
          <m:t>+</m:t>
        </m:r>
        <m:r>
          <m:t>p</m:t>
        </m:r>
        <m:r>
          <m:rPr>
            <m:sty m:val="p"/>
          </m:rPr>
          <m:t>=</m:t>
        </m:r>
        <m:r>
          <m:t>p</m:t>
        </m:r>
      </m:oMath>
      <w:ins w:id="7829" w:author="PR Preview" w:date="2026-01-01T00:00:00Z">
        <w:r>
          <w:t xml:space="preserve"> </w:t>
        </w:r>
      </w:ins>
      <w:ins w:id="7830" w:author="PR Preview" w:date="2026-01-01T00:00:00Z">
        <w:r>
          <w:t xml:space="preserve">(</w:t>
        </w:r>
      </w:ins>
      <w:hyperlink w:anchor="exm-dimension">
        <w:ins w:id="7831" w:author="PR Preview" w:date="2026-01-01T00:00:00Z">
          <w:r>
            <w:rPr>
              <w:rStyle w:val="Hyperlink"/>
            </w:rPr>
            <w:t xml:space="preserve">Example 48</w:t>
          </w:r>
        </w:ins>
      </w:hyperlink>
      <w:ins w:id="7832" w:author="PR Preview" w:date="2026-01-01T00:00:00Z">
        <w:r>
          <w:t xml:space="preserve">).</w:t>
        </w:r>
      </w:ins>
      <w:ins w:id="7833" w:author="PR Preview" w:date="2026-01-01T00:00:00Z">
        <w:r>
          <w:t xml:space="preserve"> </w:t>
        </w:r>
      </w:ins>
      <w:ins w:id="7834" w:author="PR Preview" w:date="2026-01-01T00:00:00Z">
        <w:r>
          <w:t xml:space="preserve">If</w:t>
        </w:r>
      </w:ins>
      <w:ins w:id="7835" w:author="PR Preview" w:date="2026-01-01T00:00:00Z">
        <w:r>
          <w:t xml:space="preserve"> </w:t>
        </w:r>
      </w:ins>
      <m:oMath>
        <m:r>
          <m:t>d</m:t>
        </m:r>
        <m:r>
          <m:rPr>
            <m:sty m:val="p"/>
          </m:rPr>
          <m:t>≥</m:t>
        </m:r>
        <m:r>
          <m:t>1</m:t>
        </m:r>
      </m:oMath>
      <w:ins w:id="7836" w:author="PR Preview" w:date="2026-01-01T00:00:00Z">
        <w:r>
          <w:t xml:space="preserve">, choose a basis</w:t>
        </w:r>
      </w:ins>
      <w:ins w:id="7837"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ins w:id="7838" w:author="PR Preview" w:date="2026-01-01T00:00:00Z">
        <w:r>
          <w:t xml:space="preserve"> </w:t>
        </w:r>
      </w:ins>
      <w:ins w:id="7839" w:author="PR Preview" w:date="2026-01-01T00:00:00Z">
        <w:r>
          <w:t xml:space="preserve">of</w:t>
        </w:r>
      </w:ins>
      <w:ins w:id="7840" w:author="PR Preview" w:date="2026-01-01T00:00:00Z">
        <w:r>
          <w:t xml:space="preserve"> </w:t>
        </w:r>
      </w:ins>
      <m:oMath>
        <m:r>
          <m:rPr>
            <m:scr m:val="script"/>
            <m:sty m:val="p"/>
          </m:rPr>
          <m:t>S</m:t>
        </m:r>
      </m:oMath>
      <w:ins w:id="7841" w:author="PR Preview" w:date="2026-01-01T00:00:00Z">
        <w:r>
          <w:t xml:space="preserve"> </w:t>
        </w:r>
      </w:ins>
      <w:ins w:id="7842" w:author="PR Preview" w:date="2026-01-01T00:00:00Z">
        <w:r>
          <w:t xml:space="preserve">(</w:t>
        </w:r>
      </w:ins>
      <w:hyperlink w:anchor="thm-extend-basis">
        <w:ins w:id="7843" w:author="PR Preview" w:date="2026-01-01T00:00:00Z">
          <w:r>
            <w:rPr>
              <w:rStyle w:val="Hyperlink"/>
            </w:rPr>
            <w:t xml:space="preserve">Theorem 28</w:t>
          </w:r>
        </w:ins>
      </w:hyperlink>
      <w:ins w:id="7844" w:author="PR Preview" w:date="2026-01-01T00:00:00Z">
        <w:r>
          <w:t xml:space="preserve">),</w:t>
        </w:r>
      </w:ins>
      <w:ins w:id="7845" w:author="PR Preview" w:date="2026-01-01T00:00:00Z">
        <w:r>
          <w:t xml:space="preserve"> </w:t>
        </w:r>
      </w:ins>
      <w:ins w:id="7846" w:author="PR Preview" w:date="2026-01-01T00:00:00Z">
        <w:r>
          <w:t xml:space="preserve">and let</w:t>
        </w:r>
      </w:ins>
      <w:ins w:id="7847" w:author="PR Preview" w:date="2026-01-01T00:00:00Z">
        <w:r>
          <w:t xml:space="preserve"> </w:t>
        </w:r>
      </w:ins>
      <m:oMath>
        <m:r>
          <m:rPr>
            <m:sty m:val="bi"/>
          </m:rPr>
          <m:t>A</m:t>
        </m:r>
      </m:oMath>
      <w:ins w:id="7848" w:author="PR Preview" w:date="2026-01-01T00:00:00Z">
        <w:r>
          <w:t xml:space="preserve"> </w:t>
        </w:r>
      </w:ins>
      <w:ins w:id="7849" w:author="PR Preview" w:date="2026-01-01T00:00:00Z">
        <w:r>
          <w:t xml:space="preserve">be the</w:t>
        </w:r>
      </w:ins>
      <w:ins w:id="7850" w:author="PR Preview" w:date="2026-01-01T00:00:00Z">
        <w:r>
          <w:t xml:space="preserve"> </w:t>
        </w:r>
      </w:ins>
      <m:oMath>
        <m:r>
          <m:t>p</m:t>
        </m:r>
        <m:r>
          <m:rPr>
            <m:sty m:val="p"/>
          </m:rPr>
          <m:t>×</m:t>
        </m:r>
        <m:r>
          <m:t>d</m:t>
        </m:r>
      </m:oMath>
      <w:ins w:id="7851" w:author="PR Preview" w:date="2026-01-01T00:00:00Z">
        <w:r>
          <w:t xml:space="preserve"> </w:t>
        </w:r>
      </w:ins>
      <w:ins w:id="7852" w:author="PR Preview" w:date="2026-01-01T00:00:00Z">
        <w:r>
          <w:t xml:space="preserve">matrix with these columns.</w:t>
        </w:r>
      </w:ins>
      <w:ins w:id="7853" w:author="PR Preview" w:date="2026-01-01T00:00:00Z">
        <w:r>
          <w:t xml:space="preserve"> </w:t>
        </w:r>
      </w:ins>
      <w:ins w:id="7854" w:author="PR Preview" w:date="2026-01-01T00:00:00Z">
        <w:r>
          <w:t xml:space="preserve">The basis spans</w:t>
        </w:r>
      </w:ins>
      <w:ins w:id="7855" w:author="PR Preview" w:date="2026-01-01T00:00:00Z">
        <w:r>
          <w:t xml:space="preserve"> </w:t>
        </w:r>
      </w:ins>
      <m:oMath>
        <m:r>
          <m:rPr>
            <m:scr m:val="script"/>
            <m:sty m:val="p"/>
          </m:rPr>
          <m:t>S</m:t>
        </m:r>
      </m:oMath>
      <w:ins w:id="7856" w:author="PR Preview" w:date="2026-01-01T00:00:00Z">
        <w:r>
          <w:t xml:space="preserve">,</w:t>
        </w:r>
      </w:ins>
      <w:ins w:id="7857" w:author="PR Preview" w:date="2026-01-01T00:00:00Z">
        <w:r>
          <w:t xml:space="preserve"> </w:t>
        </w:r>
      </w:ins>
      <w:ins w:id="7858" w:author="PR Preview" w:date="2026-01-01T00:00:00Z">
        <w:r>
          <w:t xml:space="preserve">so</w:t>
        </w:r>
      </w:ins>
      <w:ins w:id="7859" w:author="PR Preview" w:date="2026-01-01T00:00:00Z">
        <w:r>
          <w:t xml:space="preserve"> </w:t>
        </w:r>
      </w:ins>
      <m:oMath>
        <m:r>
          <m:rPr>
            <m:scr m:val="script"/>
            <m:sty m:val="p"/>
          </m:rPr>
          <m:t>S</m:t>
        </m:r>
        <m:r>
          <m:rPr>
            <m:sty m:val="p"/>
          </m:rPr>
          <m:t>=</m:t>
        </m:r>
        <m:r>
          <m:rPr>
            <m:scr m:val="script"/>
            <m:sty m:val="p"/>
          </m:rPr>
          <m:t>C</m:t>
        </m:r>
        <m:r>
          <m:rPr>
            <m:sty m:val="p"/>
          </m:rPr>
          <m:t>(</m:t>
        </m:r>
        <m:r>
          <m:rPr>
            <m:sty m:val="bi"/>
          </m:rPr>
          <m:t>A</m:t>
        </m:r>
        <m:r>
          <m:rPr>
            <m:sty m:val="p"/>
          </m:rPr>
          <m:t>)</m:t>
        </m:r>
      </m:oMath>
      <w:ins w:id="7860" w:author="PR Preview" w:date="2026-01-01T00:00:00Z">
        <w:r>
          <w:t xml:space="preserve"> </w:t>
        </w:r>
      </w:ins>
      <w:ins w:id="7861" w:author="PR Preview" w:date="2026-01-01T00:00:00Z">
        <w:r>
          <w:t xml:space="preserve">(</w:t>
        </w:r>
      </w:ins>
      <w:hyperlink w:anchor="thm-column-space-span">
        <w:ins w:id="7862" w:author="PR Preview" w:date="2026-01-01T00:00:00Z">
          <w:r>
            <w:rPr>
              <w:rStyle w:val="Hyperlink"/>
            </w:rPr>
            <w:t xml:space="preserve">Theorem 31</w:t>
          </w:r>
        </w:ins>
      </w:hyperlink>
      <w:ins w:id="7863" w:author="PR Preview" w:date="2026-01-01T00:00:00Z">
        <w:r>
          <w:t xml:space="preserve">),</w:t>
        </w:r>
      </w:ins>
      <w:ins w:id="7864" w:author="PR Preview" w:date="2026-01-01T00:00:00Z">
        <w:r>
          <w:t xml:space="preserve"> </w:t>
        </w:r>
      </w:ins>
      <w:ins w:id="7865" w:author="PR Preview" w:date="2026-01-01T00:00:00Z">
        <w:r>
          <w:t xml:space="preserve">and</w:t>
        </w:r>
      </w:ins>
      <w:ins w:id="7866" w:author="PR Preview" w:date="2026-01-01T00:00:00Z">
        <w:r>
          <w:t xml:space="preserve"> </w:t>
        </w:r>
      </w:ins>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7867" w:author="PR Preview" w:date="2026-01-01T00:00:00Z">
        <w:r>
          <w:t xml:space="preserve"> </w:t>
        </w:r>
      </w:ins>
      <w:ins w:id="7868" w:author="PR Preview" w:date="2026-01-01T00:00:00Z">
        <w:r>
          <w:t xml:space="preserve">(</w:t>
        </w:r>
      </w:ins>
      <w:hyperlink w:anchor="thm-complement-null-space">
        <w:ins w:id="7869" w:author="PR Preview" w:date="2026-01-01T00:00:00Z">
          <w:r>
            <w:rPr>
              <w:rStyle w:val="Hyperlink"/>
            </w:rPr>
            <w:t xml:space="preserve">Theorem 50</w:t>
          </w:r>
        </w:ins>
      </w:hyperlink>
      <w:ins w:id="7870" w:author="PR Preview" w:date="2026-01-01T00:00:00Z">
        <w:r>
          <w:t xml:space="preserve">).</w:t>
        </w:r>
      </w:ins>
      <w:ins w:id="7871" w:author="PR Preview" w:date="2026-01-01T00:00:00Z">
        <w:r>
          <w:t xml:space="preserve"> </w:t>
        </w:r>
      </w:ins>
      <m:oMath>
        <m:sSup>
          <m:e>
            <m:r>
              <m:rPr>
                <m:sty m:val="bi"/>
              </m:rPr>
              <m:t>A</m:t>
            </m:r>
          </m:e>
          <m:sup>
            <m:r>
              <m:rPr>
                <m:sty m:val="p"/>
              </m:rPr>
              <m:t>⊤</m:t>
            </m:r>
          </m:sup>
        </m:sSup>
      </m:oMath>
      <w:ins w:id="7872" w:author="PR Preview" w:date="2026-01-01T00:00:00Z">
        <w:r>
          <w:t xml:space="preserve"> </w:t>
        </w:r>
      </w:ins>
      <w:ins w:id="7873" w:author="PR Preview" w:date="2026-01-01T00:00:00Z">
        <w:r>
          <w:t xml:space="preserve">is</w:t>
        </w:r>
      </w:ins>
      <w:ins w:id="7874" w:author="PR Preview" w:date="2026-01-01T00:00:00Z">
        <w:r>
          <w:t xml:space="preserve"> </w:t>
        </w:r>
      </w:ins>
      <m:oMath>
        <m:r>
          <m:t>d</m:t>
        </m:r>
        <m:r>
          <m:rPr>
            <m:sty m:val="p"/>
          </m:rPr>
          <m:t>×</m:t>
        </m:r>
        <m:r>
          <m:t>p</m:t>
        </m:r>
      </m:oMath>
      <w:ins w:id="7875" w:author="PR Preview" w:date="2026-01-01T00:00:00Z">
        <w:r>
          <w:t xml:space="preserve">, so</w:t>
        </w:r>
      </w:ins>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50</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39</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36</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ins w:id="7876" w:author="PR Preview" w:date="2026-01-01T00:00:00Z">
        <w:r>
          <w:rPr>
            <w:b/>
            <w:bCs/>
          </w:rPr>
          <w:t xml:space="preserve">Part 3.</w:t>
        </w:r>
      </w:ins>
      <w:ins w:id="7877" w:author="PR Preview" w:date="2026-01-01T00:00:00Z">
        <w:r>
          <w:t xml:space="preserve"> </w:t>
        </w:r>
      </w:ins>
      <m:oMath>
        <m:r>
          <m:rPr>
            <m:scr m:val="script"/>
            <m:sty m:val="p"/>
          </m:rPr>
          <m:t>S</m:t>
        </m:r>
        <m:r>
          <m:rPr>
            <m:sty m:val="p"/>
          </m:rPr>
          <m:t>+</m:t>
        </m:r>
        <m:sSup>
          <m:e>
            <m:r>
              <m:rPr>
                <m:scr m:val="script"/>
                <m:sty m:val="p"/>
              </m:rPr>
              <m:t>S</m:t>
            </m:r>
          </m:e>
          <m:sup>
            <m:r>
              <m:rPr>
                <m:sty m:val="p"/>
              </m:rPr>
              <m:t>⟂</m:t>
            </m:r>
          </m:sup>
        </m:sSup>
      </m:oMath>
      <w:ins w:id="7878" w:author="PR Preview" w:date="2026-01-01T00:00:00Z">
        <w:r>
          <w:t xml:space="preserve"> </w:t>
        </w:r>
      </w:ins>
      <w:ins w:id="7879" w:author="PR Preview" w:date="2026-01-01T00:00:00Z">
        <w:r>
          <w:t xml:space="preserve">is a subspace of</w:t>
        </w:r>
      </w:ins>
      <w:ins w:id="7880" w:author="PR Preview" w:date="2026-01-01T00:00:00Z">
        <w:r>
          <w:t xml:space="preserve"> </w:t>
        </w:r>
      </w:ins>
      <m:oMath>
        <m:sSup>
          <m:e>
            <m:r>
              <m:rPr>
                <m:scr m:val="double-struck"/>
                <m:sty m:val="p"/>
              </m:rPr>
              <m:t>R</m:t>
            </m:r>
          </m:e>
          <m:sup>
            <m:r>
              <m:t>p</m:t>
            </m:r>
          </m:sup>
        </m:sSup>
      </m:oMath>
      <w:ins w:id="7881" w:author="PR Preview" w:date="2026-01-01T00:00:00Z">
        <w:r>
          <w:t xml:space="preserve"> </w:t>
        </w:r>
      </w:ins>
      <w:ins w:id="7882" w:author="PR Preview" w:date="2026-01-01T00:00:00Z">
        <w:r>
          <w:t xml:space="preserve">(</w:t>
        </w:r>
      </w:ins>
      <w:hyperlink w:anchor="thm-sum-intersection-subspace">
        <w:ins w:id="7883" w:author="PR Preview" w:date="2026-01-01T00:00:00Z">
          <w:r>
            <w:rPr>
              <w:rStyle w:val="Hyperlink"/>
            </w:rPr>
            <w:t xml:space="preserve">Theorem 44</w:t>
          </w:r>
        </w:ins>
      </w:hyperlink>
      <w:ins w:id="7884" w:author="PR Preview" w:date="2026-01-01T00:00:00Z">
        <w:r>
          <w:t xml:space="preserve">), and</w:t>
        </w:r>
      </w:ins>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45</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48</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ins w:id="7885" w:author="PR Preview" w:date="2026-01-01T00:00:00Z">
        <w:r>
          <w:t xml:space="preserve">Since</w:t>
        </w:r>
      </w:ins>
      <w:ins w:id="7886"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7887" w:author="PR Preview" w:date="2026-01-01T00:00:00Z">
        <w:r>
          <w:t xml:space="preserve">,</w:t>
        </w:r>
      </w:ins>
      <w:ins w:id="7888" w:author="PR Preview" w:date="2026-01-01T00:00:00Z">
        <w:r>
          <w:t xml:space="preserve"> </w:t>
        </w:r>
      </w:ins>
      <m:oMath>
        <m:sSup>
          <m:e>
            <m:r>
              <m:rPr>
                <m:scr m:val="double-struck"/>
                <m:sty m:val="p"/>
              </m:rPr>
              <m:t>R</m:t>
            </m:r>
          </m:e>
          <m:sup>
            <m:r>
              <m:t>p</m:t>
            </m:r>
          </m:sup>
        </m:sSup>
      </m:oMath>
      <w:ins w:id="7889" w:author="PR Preview" w:date="2026-01-01T00:00:00Z">
        <w:r>
          <w:t xml:space="preserve"> </w:t>
        </w:r>
      </w:ins>
      <w:ins w:id="7890" w:author="PR Preview" w:date="2026-01-01T00:00:00Z">
        <w:r>
          <w:t xml:space="preserve">is a subspace (</w:t>
        </w:r>
      </w:ins>
      <w:hyperlink w:anchor="exm-subspace">
        <w:ins w:id="7891" w:author="PR Preview" w:date="2026-01-01T00:00:00Z">
          <w:r>
            <w:rPr>
              <w:rStyle w:val="Hyperlink"/>
            </w:rPr>
            <w:t xml:space="preserve">Example 35</w:t>
          </w:r>
        </w:ins>
      </w:hyperlink>
      <w:ins w:id="7892" w:author="PR Preview" w:date="2026-01-01T00:00:00Z">
        <w:r>
          <w:t xml:space="preserve">)</w:t>
        </w:r>
      </w:ins>
      <w:ins w:id="7893" w:author="PR Preview" w:date="2026-01-01T00:00:00Z">
        <w:r>
          <w:t xml:space="preserve"> </w:t>
        </w:r>
      </w:ins>
      <w:ins w:id="7894" w:author="PR Preview" w:date="2026-01-01T00:00:00Z">
        <w:r>
          <w:t xml:space="preserve">and</w:t>
        </w:r>
      </w:ins>
      <w:ins w:id="7895"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7896" w:author="PR Preview" w:date="2026-01-01T00:00:00Z">
        <w:r>
          <w:t xml:space="preserve"> </w:t>
        </w:r>
      </w:ins>
      <w:ins w:id="7897" w:author="PR Preview" w:date="2026-01-01T00:00:00Z">
        <w:r>
          <w:t xml:space="preserve">(</w:t>
        </w:r>
      </w:ins>
      <w:hyperlink w:anchor="exm-dimension">
        <w:ins w:id="7898" w:author="PR Preview" w:date="2026-01-01T00:00:00Z">
          <w:r>
            <w:rPr>
              <w:rStyle w:val="Hyperlink"/>
            </w:rPr>
            <w:t xml:space="preserve">Example 48</w:t>
          </w:r>
        </w:ins>
      </w:hyperlink>
      <w:ins w:id="7899" w:author="PR Preview" w:date="2026-01-01T00:00:00Z">
        <w:r>
          <w:t xml:space="preserve">),</w:t>
        </w:r>
      </w:ins>
      <w:ins w:id="7900" w:author="PR Preview" w:date="2026-01-01T00:00:00Z">
        <w:r>
          <w:t xml:space="preserve"> </w:t>
        </w:r>
      </w:ins>
      <w:hyperlink w:anchor="thm-subspace-equal-dim">
        <w:ins w:id="7901" w:author="PR Preview" w:date="2026-01-01T00:00:00Z">
          <w:r>
            <w:rPr>
              <w:rStyle w:val="Hyperlink"/>
            </w:rPr>
            <w:t xml:space="preserve">Theorem 30</w:t>
          </w:r>
        </w:ins>
      </w:hyperlink>
      <w:ins w:id="7902" w:author="PR Preview" w:date="2026-01-01T00:00:00Z">
        <w:r>
          <w:t xml:space="preserve"> </w:t>
        </w:r>
      </w:ins>
      <w:ins w:id="7903" w:author="PR Preview" w:date="2026-01-01T00:00:00Z">
        <w:r>
          <w:t xml:space="preserve">gives</w:t>
        </w:r>
      </w:ins>
      <w:ins w:id="7904"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7905" w:author="PR Preview" w:date="2026-01-01T00:00:00Z">
        <w:r>
          <w:t xml:space="preserve">.</w:t>
        </w:r>
      </w:ins>
      <w:ins w:id="7906" w:author="PR Preview" w:date="2026-01-01T00:00:00Z">
        <w:r>
          <w:t xml:space="preserve"> </w:t>
        </w:r>
      </w:ins>
      <w:ins w:id="7907" w:author="PR Preview" w:date="2026-01-01T00:00:00Z">
        <w:r>
          <w:t xml:space="preserve">Together with part 1,</w:t>
        </w:r>
      </w:ins>
      <w:ins w:id="7908"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ins w:id="7909" w:author="PR Preview" w:date="2026-01-01T00:00:00Z">
        <w:r>
          <w:t xml:space="preserve">.</w:t>
        </w:r>
      </w:ins>
      <w:ins w:id="7910" w:author="PR Preview" w:date="2026-01-01T00:00:00Z">
        <w:r>
          <w:t xml:space="preserve"> </w:t>
        </w:r>
      </w:ins>
      <w:ins w:id="7911" w:author="PR Preview" w:date="2026-01-01T00:00:00Z">
        <w:r>
          <w:t xml:space="preserve">The uniqueness of the split then follows from</w:t>
        </w:r>
      </w:ins>
      <w:ins w:id="7912" w:author="PR Preview" w:date="2026-01-01T00:00:00Z">
        <w:r>
          <w:t xml:space="preserve"> </w:t>
        </w:r>
      </w:ins>
      <w:hyperlink w:anchor="thm-direct-sum-equiv">
        <w:ins w:id="7913" w:author="PR Preview" w:date="2026-01-01T00:00:00Z">
          <w:r>
            <w:rPr>
              <w:rStyle w:val="Hyperlink"/>
            </w:rPr>
            <w:t xml:space="preserve">Theorem 47</w:t>
          </w:r>
        </w:ins>
      </w:hyperlink>
      <w:ins w:id="7914" w:author="PR Preview" w:date="2026-01-01T00:00:00Z">
        <w:r>
          <w:t xml:space="preserve"> </w:t>
        </w:r>
      </w:ins>
      <w:ins w:id="7915" w:author="PR Preview" w:date="2026-01-01T00:00:00Z">
        <w:r>
          <w:t xml:space="preserve">(statement 1 implies statement 3).</w:t>
        </w:r>
      </w:ins>
    </w:p>
    <w:bookmarkStart w:id="319" w:name="exm-orthogonal-direct-sum"/>
    <w:p>
      <w:pPr>
        <w:pStyle w:val="BodyText"/>
      </w:pPr>
      <w:ins w:id="7916" w:author="PR Preview" w:date="2026-01-01T00:00:00Z">
        <w:r>
          <w:rPr>
            <w:b/>
            <w:bCs/>
          </w:rPr>
          <w:t xml:space="preserve">Example 90 (Splitting a vector of</w:t>
        </w:r>
      </w:ins>
      <w:ins w:id="7917" w:author="PR Preview" w:date="2026-01-01T00:00:00Z">
        <w:r>
          <w:rPr>
            <w:b/>
            <w:bCs/>
          </w:rPr>
          <w:t xml:space="preserve"> </w:t>
        </w:r>
      </w:ins>
      <m:oMath>
        <m:sSup>
          <m:e>
            <m:r>
              <m:rPr>
                <m:scr m:val="double-struck"/>
                <m:sty m:val="p"/>
              </m:rPr>
              <m:t>R</m:t>
            </m:r>
          </m:e>
          <m:sup>
            <m:r>
              <m:t>3</m:t>
            </m:r>
          </m:sup>
        </m:sSup>
      </m:oMath>
      <w:ins w:id="7918" w:author="PR Preview" w:date="2026-01-01T00:00:00Z">
        <w:r>
          <w:rPr>
            <w:b/>
            <w:bCs/>
          </w:rPr>
          <w:t xml:space="preserve"> </w:t>
        </w:r>
      </w:ins>
      <w:ins w:id="7919" w:author="PR Preview" w:date="2026-01-01T00:00:00Z">
        <w:r>
          <w:rPr>
            <w:b/>
            <w:bCs/>
          </w:rPr>
          <w:t xml:space="preserve">along a line and its complement)</w:t>
        </w:r>
      </w:ins>
      <w:ins w:id="7920" w:author="PR Preview" w:date="2026-01-01T00:00:00Z">
        <w:r>
          <w:t xml:space="preserve"> </w:t>
        </w:r>
      </w:ins>
      <w:ins w:id="7921" w:author="PR Preview" w:date="2026-01-01T00:00:00Z">
        <w:r>
          <w:t xml:space="preserve">Let</w:t>
        </w:r>
      </w:ins>
      <w:ins w:id="792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7923" w:author="PR Preview" w:date="2026-01-01T00:00:00Z">
        <w:r>
          <w:t xml:space="preserve"> </w:t>
        </w:r>
      </w:ins>
      <w:ins w:id="7924" w:author="PR Preview" w:date="2026-01-01T00:00:00Z">
        <w:r>
          <w:t xml:space="preserve">in</w:t>
        </w:r>
      </w:ins>
      <w:ins w:id="7925" w:author="PR Preview" w:date="2026-01-01T00:00:00Z">
        <w:r>
          <w:t xml:space="preserve"> </w:t>
        </w:r>
      </w:ins>
      <m:oMath>
        <m:sSup>
          <m:e>
            <m:r>
              <m:rPr>
                <m:scr m:val="double-struck"/>
                <m:sty m:val="p"/>
              </m:rPr>
              <m:t>R</m:t>
            </m:r>
          </m:e>
          <m:sup>
            <m:r>
              <m:t>3</m:t>
            </m:r>
          </m:sup>
        </m:sSup>
      </m:oMath>
      <w:ins w:id="7926" w:author="PR Preview" w:date="2026-01-01T00:00:00Z">
        <w:r>
          <w:t xml:space="preserve">.</w:t>
        </w:r>
      </w:ins>
      <w:ins w:id="7927" w:author="PR Preview" w:date="2026-01-01T00:00:00Z">
        <w:r>
          <w:t xml:space="preserve"> </w:t>
        </w:r>
      </w:ins>
      <w:ins w:id="7928" w:author="PR Preview" w:date="2026-01-01T00:00:00Z">
        <w:r>
          <w:t xml:space="preserve">A single nonzero vector is linearly independent</w:t>
        </w:r>
      </w:ins>
      <w:ins w:id="7929" w:author="PR Preview" w:date="2026-01-01T00:00:00Z">
        <w:r>
          <w:t xml:space="preserve"> </w:t>
        </w:r>
      </w:ins>
      <w:ins w:id="7930" w:author="PR Preview" w:date="2026-01-01T00:00:00Z">
        <w:r>
          <w:t xml:space="preserve">(</w:t>
        </w:r>
      </w:ins>
      <m:oMath>
        <m:r>
          <m:t>c</m:t>
        </m:r>
        <m:r>
          <m:t> </m:t>
        </m:r>
        <m:acc>
          <m:accPr>
            <m:chr m:val="̃"/>
          </m:accPr>
          <m:e>
            <m:r>
              <m:t>v</m:t>
            </m:r>
          </m:e>
        </m:acc>
        <m:r>
          <m:rPr>
            <m:sty m:val="p"/>
          </m:rPr>
          <m:t>=</m:t>
        </m:r>
        <m:acc>
          <m:accPr>
            <m:chr m:val="̃"/>
          </m:accPr>
          <m:e>
            <m:r>
              <m:t>0</m:t>
            </m:r>
          </m:e>
        </m:acc>
      </m:oMath>
      <w:ins w:id="7931" w:author="PR Preview" w:date="2026-01-01T00:00:00Z">
        <w:r>
          <w:t xml:space="preserve"> </w:t>
        </w:r>
      </w:ins>
      <w:ins w:id="7932" w:author="PR Preview" w:date="2026-01-01T00:00:00Z">
        <w:r>
          <w:t xml:space="preserve">with</w:t>
        </w:r>
      </w:ins>
      <w:ins w:id="7933" w:author="PR Preview" w:date="2026-01-01T00:00:00Z">
        <w:r>
          <w:t xml:space="preserve"> </w:t>
        </w:r>
      </w:ins>
      <m:oMath>
        <m:acc>
          <m:accPr>
            <m:chr m:val="̃"/>
          </m:accPr>
          <m:e>
            <m:r>
              <m:t>v</m:t>
            </m:r>
          </m:e>
        </m:acc>
        <m:r>
          <m:rPr>
            <m:sty m:val="p"/>
          </m:rPr>
          <m:t>≠</m:t>
        </m:r>
        <m:acc>
          <m:accPr>
            <m:chr m:val="̃"/>
          </m:accPr>
          <m:e>
            <m:r>
              <m:t>0</m:t>
            </m:r>
          </m:e>
        </m:acc>
      </m:oMath>
      <w:ins w:id="7934" w:author="PR Preview" w:date="2026-01-01T00:00:00Z">
        <w:r>
          <w:t xml:space="preserve"> </w:t>
        </w:r>
      </w:ins>
      <w:ins w:id="7935" w:author="PR Preview" w:date="2026-01-01T00:00:00Z">
        <w:r>
          <w:t xml:space="preserve">forces</w:t>
        </w:r>
      </w:ins>
      <w:ins w:id="7936" w:author="PR Preview" w:date="2026-01-01T00:00:00Z">
        <w:r>
          <w:t xml:space="preserve"> </w:t>
        </w:r>
      </w:ins>
      <m:oMath>
        <m:r>
          <m:t>c</m:t>
        </m:r>
        <m:r>
          <m:rPr>
            <m:sty m:val="p"/>
          </m:rPr>
          <m:t>=</m:t>
        </m:r>
        <m:r>
          <m:t>0</m:t>
        </m:r>
      </m:oMath>
      <w:ins w:id="7937" w:author="PR Preview" w:date="2026-01-01T00:00:00Z">
        <w:r>
          <w:t xml:space="preserve">),</w:t>
        </w:r>
      </w:ins>
      <w:ins w:id="7938" w:author="PR Preview" w:date="2026-01-01T00:00:00Z">
        <w:r>
          <w:t xml:space="preserve"> </w:t>
        </w:r>
      </w:ins>
      <w:ins w:id="7939" w:author="PR Preview" w:date="2026-01-01T00:00:00Z">
        <w:r>
          <w:t xml:space="preserve">so</w:t>
        </w:r>
      </w:ins>
      <w:ins w:id="7940" w:author="PR Preview" w:date="2026-01-01T00:00:00Z">
        <w:r>
          <w:t xml:space="preserve"> </w:t>
        </w:r>
      </w:ins>
      <m:oMath>
        <m:r>
          <m:rPr>
            <m:sty m:val="p"/>
          </m:rPr>
          <m:t>(</m:t>
        </m:r>
        <m:r>
          <m:t>1</m:t>
        </m:r>
        <m:r>
          <m:rPr>
            <m:sty m:val="p"/>
          </m:rPr>
          <m:t>,</m:t>
        </m:r>
        <m:r>
          <m:t>1</m:t>
        </m:r>
        <m:r>
          <m:rPr>
            <m:sty m:val="p"/>
          </m:rPr>
          <m:t>,</m:t>
        </m:r>
        <m:r>
          <m:t>0</m:t>
        </m:r>
        <m:r>
          <m:rPr>
            <m:sty m:val="p"/>
          </m:rPr>
          <m:t>)</m:t>
        </m:r>
      </m:oMath>
      <w:ins w:id="7941" w:author="PR Preview" w:date="2026-01-01T00:00:00Z">
        <w:r>
          <w:t xml:space="preserve"> </w:t>
        </w:r>
      </w:ins>
      <w:ins w:id="7942" w:author="PR Preview" w:date="2026-01-01T00:00:00Z">
        <w:r>
          <w:t xml:space="preserve">is a basis of</w:t>
        </w:r>
      </w:ins>
      <w:ins w:id="7943" w:author="PR Preview" w:date="2026-01-01T00:00:00Z">
        <w:r>
          <w:t xml:space="preserve"> </w:t>
        </w:r>
      </w:ins>
      <m:oMath>
        <m:r>
          <m:rPr>
            <m:scr m:val="script"/>
            <m:sty m:val="p"/>
          </m:rPr>
          <m:t>S</m:t>
        </m:r>
      </m:oMath>
      <w:ins w:id="7944" w:author="PR Preview" w:date="2026-01-01T00:00:00Z">
        <w:r>
          <w:t xml:space="preserve"> </w:t>
        </w:r>
      </w:ins>
      <w:ins w:id="7945" w:author="PR Preview" w:date="2026-01-01T00:00:00Z">
        <w:r>
          <w:t xml:space="preserve">and</w:t>
        </w:r>
      </w:ins>
      <w:ins w:id="7946"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7947" w:author="PR Preview" w:date="2026-01-01T00:00:00Z">
        <w:r>
          <w:t xml:space="preserve">.</w:t>
        </w:r>
      </w:ins>
      <w:ins w:id="7948" w:author="PR Preview" w:date="2026-01-01T00:00:00Z">
        <w:r>
          <w:t xml:space="preserve"> </w:t>
        </w:r>
      </w:ins>
      <w:ins w:id="7949" w:author="PR Preview" w:date="2026-01-01T00:00:00Z">
        <w:r>
          <w:t xml:space="preserve">A vector</w:t>
        </w:r>
      </w:ins>
      <w:ins w:id="7950" w:author="PR Preview" w:date="2026-01-01T00:00:00Z">
        <w:r>
          <w:t xml:space="preserve"> </w:t>
        </w:r>
      </w:ins>
      <m:oMath>
        <m:acc>
          <m:accPr>
            <m:chr m:val="̃"/>
          </m:accPr>
          <m:e>
            <m:r>
              <m:t>u</m:t>
            </m:r>
          </m:e>
        </m:acc>
      </m:oMath>
      <w:ins w:id="7951" w:author="PR Preview" w:date="2026-01-01T00:00:00Z">
        <w:r>
          <w:t xml:space="preserve"> </w:t>
        </w:r>
      </w:ins>
      <w:ins w:id="7952" w:author="PR Preview" w:date="2026-01-01T00:00:00Z">
        <w:r>
          <w:t xml:space="preserve">is in</w:t>
        </w:r>
      </w:ins>
      <w:ins w:id="7953" w:author="PR Preview" w:date="2026-01-01T00:00:00Z">
        <w:r>
          <w:t xml:space="preserve"> </w:t>
        </w:r>
      </w:ins>
      <m:oMath>
        <m:sSup>
          <m:e>
            <m:r>
              <m:rPr>
                <m:scr m:val="script"/>
                <m:sty m:val="p"/>
              </m:rPr>
              <m:t>S</m:t>
            </m:r>
          </m:e>
          <m:sup>
            <m:r>
              <m:rPr>
                <m:sty m:val="p"/>
              </m:rPr>
              <m:t>⟂</m:t>
            </m:r>
          </m:sup>
        </m:sSup>
      </m:oMath>
      <w:ins w:id="7954" w:author="PR Preview" w:date="2026-01-01T00:00:00Z">
        <w:r>
          <w:t xml:space="preserve"> </w:t>
        </w:r>
      </w:ins>
      <w:ins w:id="7955" w:author="PR Preview" w:date="2026-01-01T00:00:00Z">
        <w:r>
          <w:t xml:space="preserve">exactly when</w:t>
        </w:r>
      </w:ins>
      <w:ins w:id="7956" w:author="PR Preview" w:date="2026-01-01T00:00:00Z">
        <w:r>
          <w:t xml:space="preserve"> </w:t>
        </w:r>
      </w:ins>
      <m:oMath>
        <m:sSub>
          <m:e>
            <m:r>
              <m:t>u</m:t>
            </m:r>
          </m:e>
          <m:sub>
            <m:r>
              <m:t>1</m:t>
            </m:r>
          </m:sub>
        </m:sSub>
        <m:r>
          <m:rPr>
            <m:sty m:val="p"/>
          </m:rPr>
          <m:t>+</m:t>
        </m:r>
        <m:sSub>
          <m:e>
            <m:r>
              <m:t>u</m:t>
            </m:r>
          </m:e>
          <m:sub>
            <m:r>
              <m:t>2</m:t>
            </m:r>
          </m:sub>
        </m:sSub>
        <m:r>
          <m:rPr>
            <m:sty m:val="p"/>
          </m:rPr>
          <m:t>=</m:t>
        </m:r>
        <m:r>
          <m:t>0</m:t>
        </m:r>
      </m:oMath>
      <w:ins w:id="7957" w:author="PR Preview" w:date="2026-01-01T00:00:00Z">
        <w:r>
          <w:t xml:space="preserve">:</w:t>
        </w:r>
      </w:ins>
      <w:ins w:id="7958" w:author="PR Preview" w:date="2026-01-01T00:00:00Z">
        <w:r>
          <w:t xml:space="preserve"> </w:t>
        </w:r>
      </w:ins>
      <w:ins w:id="7959" w:author="PR Preview" w:date="2026-01-01T00:00:00Z">
        <w:r>
          <w:t xml:space="preserve">that condition says</w:t>
        </w:r>
      </w:ins>
      <w:ins w:id="7960" w:author="PR Preview" w:date="2026-01-01T00:00:00Z">
        <w:r>
          <w:t xml:space="preserve"> </w:t>
        </w:r>
      </w:ins>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ins w:id="7961" w:author="PR Preview" w:date="2026-01-01T00:00:00Z">
        <w:r>
          <w:t xml:space="preserve">,</w:t>
        </w:r>
      </w:ins>
      <w:ins w:id="7962" w:author="PR Preview" w:date="2026-01-01T00:00:00Z">
        <w:r>
          <w:t xml:space="preserve"> </w:t>
        </w:r>
      </w:ins>
      <w:ins w:id="7963" w:author="PR Preview" w:date="2026-01-01T00:00:00Z">
        <w:r>
          <w:t xml:space="preserve">and then</w:t>
        </w:r>
      </w:ins>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19"/>
    <w:bookmarkStart w:id="320" w:name="thm-double-complement"/>
    <w:p>
      <w:pPr>
        <w:pStyle w:val="FirstParagraph"/>
      </w:pPr>
      <w:del w:id="7964" w:author="PR Preview" w:date="2026-01-01T00:00:00Z">
        <w:r>
          <w:rPr>
            <w:b/>
            <w:bCs/>
          </w:rPr>
          <w:delText xml:space="preserve">Theorem 51 (The orthogonal complement of the orthogonal complement)</w:delText>
        </w:r>
      </w:del>
      <w:del w:id="7965" w:author="PR Preview" w:date="2026-01-01T00:00:00Z">
        <w:r>
          <w:delText xml:space="preserve"> </w:delText>
        </w:r>
      </w:del>
      <w:del w:id="7966" w:author="PR Preview" w:date="2026-01-01T00:00:00Z">
        <w:r>
          <w:delText xml:space="preserve">For any subspace</w:delText>
        </w:r>
      </w:del>
      <w:del w:id="7967" w:author="PR Preview" w:date="2026-01-01T00:00:00Z">
        <w:r>
          <w:delText xml:space="preserve"> </w:delText>
        </w:r>
      </w:del>
      <m:oMath>
        <m:r>
          <m:rPr>
            <m:scr m:val="script"/>
            <m:sty m:val="p"/>
          </m:rPr>
          <m:t>S</m:t>
        </m:r>
      </m:oMath>
      <w:del w:id="7968" w:author="PR Preview" w:date="2026-01-01T00:00:00Z">
        <w:r>
          <w:delText xml:space="preserve"> </w:delText>
        </w:r>
      </w:del>
      <w:del w:id="7969" w:author="PR Preview" w:date="2026-01-01T00:00:00Z">
        <w:r>
          <w:delText xml:space="preserve">of</w:delText>
        </w:r>
      </w:del>
      <w:del w:id="7970" w:author="PR Preview" w:date="2026-01-01T00:00:00Z">
        <w:r>
          <w:delText xml:space="preserve"> </w:delText>
        </w:r>
      </w:del>
      <m:oMath>
        <m:sSup>
          <m:e>
            <m:r>
              <m:rPr>
                <m:scr m:val="double-struck"/>
                <m:sty m:val="p"/>
              </m:rPr>
              <m:t>R</m:t>
            </m:r>
          </m:e>
          <m:sup>
            <m:r>
              <m:t>p</m:t>
            </m:r>
          </m:sup>
        </m:sSup>
      </m:oMath>
      <w:del w:id="7971" w:author="PR Preview" w:date="2026-01-01T00:00:00Z">
        <w:r>
          <w:delText xml:space="preserve">,</w:delText>
        </w:r>
      </w:del>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p>
      <w:pPr>
        <w:pStyle w:val="FirstParagraph"/>
      </w:pPr>
      <w:del w:id="7972" w:author="PR Preview" w:date="2026-01-01T00:00:00Z">
        <w:r>
          <w:rPr>
            <w:i/>
            <w:iCs/>
          </w:rPr>
          <w:delText xml:space="preserve">Proof</w:delText>
        </w:r>
      </w:del>
      <w:del w:id="7973" w:author="PR Preview" w:date="2026-01-01T00:00:00Z">
        <w:r>
          <w:delText xml:space="preserve">. </w:delText>
        </w:r>
      </w:del>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7974" w:author="PR Preview" w:date="2026-01-01T00:00:00Z">
        <w:r>
          <w:rPr>
            <w:b/>
            <w:bCs/>
          </w:rPr>
          <w:delText xml:space="preserve">.</w:delText>
        </w:r>
      </w:del>
      <w:del w:id="7975" w:author="PR Preview" w:date="2026-01-01T00:00:00Z">
        <w:r>
          <w:delText xml:space="preserve"> </w:delText>
        </w:r>
      </w:del>
      <w:del w:id="7976" w:author="PR Preview" w:date="2026-01-01T00:00:00Z">
        <w:r>
          <w:delText xml:space="preserve">Take</w:delText>
        </w:r>
      </w:del>
      <w:del w:id="7977" w:author="PR Preview" w:date="2026-01-01T00:00:00Z">
        <w:r>
          <w:delText xml:space="preserve"> </w:delText>
        </w:r>
      </w:del>
      <m:oMath>
        <m:acc>
          <m:accPr>
            <m:chr m:val="̃"/>
          </m:accPr>
          <m:e>
            <m:r>
              <m:t>s</m:t>
            </m:r>
          </m:e>
        </m:acc>
        <m:r>
          <m:rPr>
            <m:sty m:val="p"/>
          </m:rPr>
          <m:t>∈</m:t>
        </m:r>
        <m:r>
          <m:rPr>
            <m:scr m:val="script"/>
            <m:sty m:val="p"/>
          </m:rPr>
          <m:t>S</m:t>
        </m:r>
      </m:oMath>
      <w:del w:id="7978" w:author="PR Preview" w:date="2026-01-01T00:00:00Z">
        <w:r>
          <w:delText xml:space="preserve"> </w:delText>
        </w:r>
      </w:del>
      <w:del w:id="7979" w:author="PR Preview" w:date="2026-01-01T00:00:00Z">
        <w:r>
          <w:delText xml:space="preserve">and any</w:delText>
        </w:r>
      </w:del>
      <w:del w:id="7980" w:author="PR Preview" w:date="2026-01-01T00:00:00Z">
        <w:r>
          <w:delText xml:space="preserve"> </w:delText>
        </w:r>
      </w:del>
      <m:oMath>
        <m:acc>
          <m:accPr>
            <m:chr m:val="̃"/>
          </m:accPr>
          <m:e>
            <m:r>
              <m:t>v</m:t>
            </m:r>
          </m:e>
        </m:acc>
        <m:r>
          <m:rPr>
            <m:sty m:val="p"/>
          </m:rPr>
          <m:t>∈</m:t>
        </m:r>
        <m:sSup>
          <m:e>
            <m:r>
              <m:rPr>
                <m:scr m:val="script"/>
                <m:sty m:val="p"/>
              </m:rPr>
              <m:t>S</m:t>
            </m:r>
          </m:e>
          <m:sup>
            <m:r>
              <m:rPr>
                <m:sty m:val="p"/>
              </m:rPr>
              <m:t>⟂</m:t>
            </m:r>
          </m:sup>
        </m:sSup>
      </m:oMath>
      <w:del w:id="7981" w:author="PR Preview" w:date="2026-01-01T00:00:00Z">
        <w:r>
          <w:delText xml:space="preserve">.</w:delText>
        </w:r>
      </w:del>
      <w:del w:id="7982" w:author="PR Preview" w:date="2026-01-01T00:00:00Z">
        <w:r>
          <w:delText xml:space="preserve"> </w:delText>
        </w:r>
      </w:del>
      <w:del w:id="7983" w:author="PR Preview" w:date="2026-01-01T00:00:00Z">
        <w:r>
          <w:delText xml:space="preserve">By</w:delText>
        </w:r>
      </w:del>
      <w:del w:id="7984" w:author="PR Preview" w:date="2026-01-01T00:00:00Z">
        <w:r>
          <w:delText xml:space="preserve"> </w:delText>
        </w:r>
      </w:del>
      <w:hyperlink w:anchor="def-orthogonal-complement">
        <w:del w:id="7985" w:author="PR Preview" w:date="2026-01-01T00:00:00Z">
          <w:r>
            <w:rPr>
              <w:rStyle w:val="Hyperlink"/>
            </w:rPr>
            <w:delText xml:space="preserve">Definition 55</w:delText>
          </w:r>
        </w:del>
      </w:hyperlink>
      <w:del w:id="7986" w:author="PR Preview" w:date="2026-01-01T00:00:00Z">
        <w:r>
          <w:delText xml:space="preserve">,</w:delText>
        </w:r>
      </w:del>
      <w:del w:id="7987" w:author="PR Preview" w:date="2026-01-01T00:00:00Z">
        <w:r>
          <w:delText xml:space="preserve"> </w:delText>
        </w:r>
      </w:del>
      <m:oMath>
        <m:acc>
          <m:accPr>
            <m:chr m:val="̃"/>
          </m:accPr>
          <m:e>
            <m:r>
              <m:t>s</m:t>
            </m:r>
          </m:e>
        </m:acc>
        <m:r>
          <m:rPr>
            <m:sty m:val="p"/>
          </m:rPr>
          <m:t>⋅</m:t>
        </m:r>
        <m:acc>
          <m:accPr>
            <m:chr m:val="̃"/>
          </m:accPr>
          <m:e>
            <m:r>
              <m:t>v</m:t>
            </m:r>
          </m:e>
        </m:acc>
        <m:r>
          <m:rPr>
            <m:sty m:val="p"/>
          </m:rPr>
          <m:t>=</m:t>
        </m:r>
        <m:r>
          <m:t>0</m:t>
        </m:r>
      </m:oMath>
      <w:del w:id="7988" w:author="PR Preview" w:date="2026-01-01T00:00:00Z">
        <w:r>
          <w:delText xml:space="preserve">,</w:delText>
        </w:r>
      </w:del>
      <w:del w:id="7989" w:author="PR Preview" w:date="2026-01-01T00:00:00Z">
        <w:r>
          <w:delText xml:space="preserve"> </w:delText>
        </w:r>
      </w:del>
      <w:del w:id="7990" w:author="PR Preview" w:date="2026-01-01T00:00:00Z">
        <w:r>
          <w:delText xml:space="preserve">so</w:delText>
        </w:r>
      </w:del>
      <w:del w:id="7991" w:author="PR Preview" w:date="2026-01-01T00:00:00Z">
        <w:r>
          <w:delText xml:space="preserve"> </w:delText>
        </w:r>
      </w:del>
      <m:oMath>
        <m:acc>
          <m:accPr>
            <m:chr m:val="̃"/>
          </m:accPr>
          <m:e>
            <m:r>
              <m:t>v</m:t>
            </m:r>
          </m:e>
        </m:acc>
        <m:r>
          <m:rPr>
            <m:sty m:val="p"/>
          </m:rPr>
          <m:t>⋅</m:t>
        </m:r>
        <m:acc>
          <m:accPr>
            <m:chr m:val="̃"/>
          </m:accPr>
          <m:e>
            <m:r>
              <m:t>s</m:t>
            </m:r>
          </m:e>
        </m:acc>
        <m:r>
          <m:rPr>
            <m:sty m:val="p"/>
          </m:rPr>
          <m:t>=</m:t>
        </m:r>
        <m:r>
          <m:t>0</m:t>
        </m:r>
      </m:oMath>
      <w:del w:id="7992" w:author="PR Preview" w:date="2026-01-01T00:00:00Z">
        <w:r>
          <w:delText xml:space="preserve"> </w:delText>
        </w:r>
      </w:del>
      <w:del w:id="7993" w:author="PR Preview" w:date="2026-01-01T00:00:00Z">
        <w:r>
          <w:delText xml:space="preserve">too (</w:delText>
        </w:r>
      </w:del>
      <w:hyperlink w:anchor="thm-lincom-symmetric">
        <w:del w:id="7994" w:author="PR Preview" w:date="2026-01-01T00:00:00Z">
          <w:r>
            <w:rPr>
              <w:rStyle w:val="Hyperlink"/>
            </w:rPr>
            <w:delText xml:space="preserve">Theorem 1</w:delText>
          </w:r>
        </w:del>
      </w:hyperlink>
      <w:del w:id="7995" w:author="PR Preview" w:date="2026-01-01T00:00:00Z">
        <w:r>
          <w:delText xml:space="preserve">).</w:delText>
        </w:r>
      </w:del>
      <w:del w:id="7996" w:author="PR Preview" w:date="2026-01-01T00:00:00Z">
        <w:r>
          <w:delText xml:space="preserve"> </w:delText>
        </w:r>
      </w:del>
      <w:del w:id="7997" w:author="PR Preview" w:date="2026-01-01T00:00:00Z">
        <w:r>
          <w:delText xml:space="preserve">So</w:delText>
        </w:r>
      </w:del>
      <w:del w:id="7998" w:author="PR Preview" w:date="2026-01-01T00:00:00Z">
        <w:r>
          <w:delText xml:space="preserve"> </w:delText>
        </w:r>
      </w:del>
      <m:oMath>
        <m:acc>
          <m:accPr>
            <m:chr m:val="̃"/>
          </m:accPr>
          <m:e>
            <m:r>
              <m:t>s</m:t>
            </m:r>
          </m:e>
        </m:acc>
      </m:oMath>
      <w:del w:id="7999" w:author="PR Preview" w:date="2026-01-01T00:00:00Z">
        <w:r>
          <w:delText xml:space="preserve"> </w:delText>
        </w:r>
      </w:del>
      <w:del w:id="8000" w:author="PR Preview" w:date="2026-01-01T00:00:00Z">
        <w:r>
          <w:delText xml:space="preserve">is orthogonal to every vector of</w:delText>
        </w:r>
      </w:del>
      <w:del w:id="8001" w:author="PR Preview" w:date="2026-01-01T00:00:00Z">
        <w:r>
          <w:delText xml:space="preserve"> </w:delText>
        </w:r>
      </w:del>
      <m:oMath>
        <m:sSup>
          <m:e>
            <m:r>
              <m:rPr>
                <m:scr m:val="script"/>
                <m:sty m:val="p"/>
              </m:rPr>
              <m:t>S</m:t>
            </m:r>
          </m:e>
          <m:sup>
            <m:r>
              <m:rPr>
                <m:sty m:val="p"/>
              </m:rPr>
              <m:t>⟂</m:t>
            </m:r>
          </m:sup>
        </m:sSup>
      </m:oMath>
      <w:del w:id="8002" w:author="PR Preview" w:date="2026-01-01T00:00:00Z">
        <w:r>
          <w:delText xml:space="preserve">,</w:delText>
        </w:r>
      </w:del>
      <w:del w:id="8003" w:author="PR Preview" w:date="2026-01-01T00:00:00Z">
        <w:r>
          <w:delText xml:space="preserve"> </w:delText>
        </w:r>
      </w:del>
      <w:del w:id="8004" w:author="PR Preview" w:date="2026-01-01T00:00:00Z">
        <w:r>
          <w:delText xml:space="preserve">that is,</w:delText>
        </w:r>
      </w:del>
      <w:del w:id="8005" w:author="PR Preview" w:date="2026-01-01T00:00:00Z">
        <w:r>
          <w:delText xml:space="preserve"> </w:delText>
        </w:r>
      </w:del>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8006" w:author="PR Preview" w:date="2026-01-01T00:00:00Z">
        <w:r>
          <w:delText xml:space="preserve">.</w:delText>
        </w:r>
      </w:del>
    </w:p>
    <w:p>
      <w:pPr>
        <w:pStyle w:val="BodyText"/>
      </w:pPr>
      <w:del w:id="8007" w:author="PR Preview" w:date="2026-01-01T00:00:00Z">
        <w:r>
          <w:rPr>
            <w:b/>
            <w:bCs/>
          </w:rPr>
          <w:delText xml:space="preserve">Equal dimensions.</w:delText>
        </w:r>
      </w:del>
      <w:del w:id="8008" w:author="PR Preview" w:date="2026-01-01T00:00:00Z">
        <w:r>
          <w:delText xml:space="preserve"> </w:delText>
        </w:r>
      </w:del>
      <m:oMath>
        <m:sSup>
          <m:e>
            <m:r>
              <m:rPr>
                <m:scr m:val="script"/>
                <m:sty m:val="p"/>
              </m:rPr>
              <m:t>S</m:t>
            </m:r>
          </m:e>
          <m:sup>
            <m:r>
              <m:rPr>
                <m:sty m:val="p"/>
              </m:rPr>
              <m:t>⟂</m:t>
            </m:r>
          </m:sup>
        </m:sSup>
      </m:oMath>
      <w:del w:id="8009" w:author="PR Preview" w:date="2026-01-01T00:00:00Z">
        <w:r>
          <w:delText xml:space="preserve"> </w:delText>
        </w:r>
      </w:del>
      <w:del w:id="8010" w:author="PR Preview" w:date="2026-01-01T00:00:00Z">
        <w:r>
          <w:delText xml:space="preserve">is a subspace (</w:delText>
        </w:r>
      </w:del>
      <w:hyperlink w:anchor="thm-orthogonal-complement-subspace">
        <w:del w:id="8011" w:author="PR Preview" w:date="2026-01-01T00:00:00Z">
          <w:r>
            <w:rPr>
              <w:rStyle w:val="Hyperlink"/>
            </w:rPr>
            <w:delText xml:space="preserve">Theorem 48</w:delText>
          </w:r>
        </w:del>
      </w:hyperlink>
      <w:del w:id="8012" w:author="PR Preview" w:date="2026-01-01T00:00:00Z">
        <w:r>
          <w:delText xml:space="preserve">),</w:delText>
        </w:r>
      </w:del>
      <w:del w:id="8013" w:author="PR Preview" w:date="2026-01-01T00:00:00Z">
        <w:r>
          <w:delText xml:space="preserve"> </w:delText>
        </w:r>
      </w:del>
      <w:del w:id="8014" w:author="PR Preview" w:date="2026-01-01T00:00:00Z">
        <w:r>
          <w:delText xml:space="preserve">so part 2 of</w:delText>
        </w:r>
      </w:del>
      <w:del w:id="8015" w:author="PR Preview" w:date="2026-01-01T00:00:00Z">
        <w:r>
          <w:delText xml:space="preserve"> </w:delText>
        </w:r>
      </w:del>
      <w:hyperlink w:anchor="thm-orthogonal-direct-sum">
        <w:del w:id="8016" w:author="PR Preview" w:date="2026-01-01T00:00:00Z">
          <w:r>
            <w:rPr>
              <w:rStyle w:val="Hyperlink"/>
            </w:rPr>
            <w:delText xml:space="preserve">Theorem 50</w:delText>
          </w:r>
        </w:del>
      </w:hyperlink>
      <w:del w:id="8017" w:author="PR Preview" w:date="2026-01-01T00:00:00Z">
        <w:r>
          <w:delText xml:space="preserve"> </w:delText>
        </w:r>
      </w:del>
      <w:del w:id="8018" w:author="PR Preview" w:date="2026-01-01T00:00:00Z">
        <w:r>
          <w:delText xml:space="preserve">applies to it as well as to</w:delText>
        </w:r>
      </w:del>
      <w:del w:id="8019" w:author="PR Preview" w:date="2026-01-01T00:00:00Z">
        <w:r>
          <w:delText xml:space="preserve"> </w:delText>
        </w:r>
      </w:del>
      <m:oMath>
        <m:r>
          <m:rPr>
            <m:scr m:val="script"/>
            <m:sty m:val="p"/>
          </m:rPr>
          <m:t>S</m:t>
        </m:r>
      </m:oMath>
      <w:del w:id="8020" w:author="PR Preview" w:date="2026-01-01T00:00:00Z">
        <w:r>
          <w:delText xml:space="preserve">:</w:delText>
        </w:r>
      </w:del>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del w:id="8021" w:author="PR Preview" w:date="2026-01-01T00:00:00Z">
        <w:r>
          <w:delText xml:space="preserve"> </w:delText>
        </w:r>
      </w:del>
      <w:del w:id="8022" w:author="PR Preview" w:date="2026-01-01T00:00:00Z">
        <w:r>
          <w:delText xml:space="preserve">is a subspace (</w:delText>
        </w:r>
      </w:del>
      <w:hyperlink w:anchor="thm-orthogonal-complement-subspace">
        <w:del w:id="8023" w:author="PR Preview" w:date="2026-01-01T00:00:00Z">
          <w:r>
            <w:rPr>
              <w:rStyle w:val="Hyperlink"/>
            </w:rPr>
            <w:delText xml:space="preserve">Theorem 48</w:delText>
          </w:r>
        </w:del>
      </w:hyperlink>
      <w:del w:id="8024" w:author="PR Preview" w:date="2026-01-01T00:00:00Z">
        <w:r>
          <w:delText xml:space="preserve">)</w:delText>
        </w:r>
      </w:del>
      <w:del w:id="8025" w:author="PR Preview" w:date="2026-01-01T00:00:00Z">
        <w:r>
          <w:delText xml:space="preserve"> </w:delText>
        </w:r>
      </w:del>
      <w:del w:id="8026" w:author="PR Preview" w:date="2026-01-01T00:00:00Z">
        <w:r>
          <w:delText xml:space="preserve">that contains</w:delText>
        </w:r>
      </w:del>
      <w:del w:id="8027" w:author="PR Preview" w:date="2026-01-01T00:00:00Z">
        <w:r>
          <w:delText xml:space="preserve"> </w:delText>
        </w:r>
      </w:del>
      <m:oMath>
        <m:r>
          <m:rPr>
            <m:scr m:val="script"/>
            <m:sty m:val="p"/>
          </m:rPr>
          <m:t>S</m:t>
        </m:r>
      </m:oMath>
      <w:del w:id="8028" w:author="PR Preview" w:date="2026-01-01T00:00:00Z">
        <w:r>
          <w:delText xml:space="preserve"> </w:delText>
        </w:r>
      </w:del>
      <w:del w:id="8029" w:author="PR Preview" w:date="2026-01-01T00:00:00Z">
        <w:r>
          <w:delText xml:space="preserve">and has the same dimension,</w:delText>
        </w:r>
      </w:del>
      <w:del w:id="8030" w:author="PR Preview" w:date="2026-01-01T00:00:00Z">
        <w:r>
          <w:delText xml:space="preserve"> </w:delText>
        </w:r>
      </w:del>
      <w:del w:id="8031" w:author="PR Preview" w:date="2026-01-01T00:00:00Z">
        <w:r>
          <w:delText xml:space="preserve">so it equals</w:delText>
        </w:r>
      </w:del>
      <w:del w:id="8032" w:author="PR Preview" w:date="2026-01-01T00:00:00Z">
        <w:r>
          <w:delText xml:space="preserve"> </w:delText>
        </w:r>
      </w:del>
      <m:oMath>
        <m:r>
          <m:rPr>
            <m:scr m:val="script"/>
            <m:sty m:val="p"/>
          </m:rPr>
          <m:t>S</m:t>
        </m:r>
      </m:oMath>
      <w:del w:id="8033" w:author="PR Preview" w:date="2026-01-01T00:00:00Z">
        <w:r>
          <w:delText xml:space="preserve"> </w:delText>
        </w:r>
      </w:del>
      <w:del w:id="8034" w:author="PR Preview" w:date="2026-01-01T00:00:00Z">
        <w:r>
          <w:delText xml:space="preserve">(</w:delText>
        </w:r>
      </w:del>
      <w:hyperlink w:anchor="thm-subspace-equal-dim">
        <w:del w:id="8035" w:author="PR Preview" w:date="2026-01-01T00:00:00Z">
          <w:r>
            <w:rPr>
              <w:rStyle w:val="Hyperlink"/>
            </w:rPr>
            <w:delText xml:space="preserve">Theorem 30</w:delText>
          </w:r>
        </w:del>
      </w:hyperlink>
      <w:del w:id="8036" w:author="PR Preview" w:date="2026-01-01T00:00:00Z">
        <w:r>
          <w:delText xml:space="preserve">).</w:delText>
        </w:r>
      </w:del>
    </w:p>
    <w:p>
      <w:pPr>
        <w:pStyle w:val="BodyText"/>
      </w:pPr>
      <w:del w:id="8037" w:author="PR Preview" w:date="2026-01-01T00:00:00Z">
        <w:r>
          <w:rPr>
            <w:b/>
            <w:bCs/>
          </w:rPr>
          <w:delText xml:space="preserve">Example 88 (Back to the line)</w:delText>
        </w:r>
      </w:del>
      <w:del w:id="8038" w:author="PR Preview" w:date="2026-01-01T00:00:00Z">
        <w:r>
          <w:delText xml:space="preserve"> </w:delText>
        </w:r>
      </w:del>
      <w:del w:id="8039" w:author="PR Preview" w:date="2026-01-01T00:00:00Z">
        <w:r>
          <w:delText xml:space="preserve">In</w:delText>
        </w:r>
      </w:del>
      <w:del w:id="8040" w:author="PR Preview" w:date="2026-01-01T00:00:00Z">
        <w:r>
          <w:delText xml:space="preserve"> </w:delText>
        </w:r>
      </w:del>
      <w:hyperlink w:anchor="exm-orthogonal-direct-sum">
        <w:del w:id="8041" w:author="PR Preview" w:date="2026-01-01T00:00:00Z">
          <w:r>
            <w:rPr>
              <w:rStyle w:val="Hyperlink"/>
            </w:rPr>
            <w:delText xml:space="preserve">Example 87</w:delText>
          </w:r>
        </w:del>
      </w:hyperlink>
      <w:del w:id="8042" w:author="PR Preview" w:date="2026-01-01T00:00:00Z">
        <w:r>
          <w:delText xml:space="preserve">,</w:delText>
        </w:r>
      </w:del>
      <w:del w:id="804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8044" w:author="PR Preview" w:date="2026-01-01T00:00:00Z">
        <w:r>
          <w:delText xml:space="preserve"> </w:delText>
        </w:r>
      </w:del>
      <w:del w:id="8045" w:author="PR Preview" w:date="2026-01-01T00:00:00Z">
        <w:r>
          <w:delText xml:space="preserve">and</w:delText>
        </w:r>
      </w:del>
      <w:del w:id="8046"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8047" w:author="PR Preview" w:date="2026-01-01T00:00:00Z">
        <w:r>
          <w:delText xml:space="preserve">.</w:delText>
        </w:r>
      </w:del>
      <w:del w:id="8048" w:author="PR Preview" w:date="2026-01-01T00:00:00Z">
        <w:r>
          <w:delText xml:space="preserve"> </w:delText>
        </w:r>
      </w:del>
      <w:del w:id="8049" w:author="PR Preview" w:date="2026-01-01T00:00:00Z">
        <w:r>
          <w:delText xml:space="preserve">Put those two spanning vectors in the columns of the</w:delText>
        </w:r>
      </w:del>
      <w:del w:id="8050" w:author="PR Preview" w:date="2026-01-01T00:00:00Z">
        <w:r>
          <w:delText xml:space="preserve"> </w:delText>
        </w:r>
      </w:del>
      <m:oMath>
        <m:r>
          <m:t>3</m:t>
        </m:r>
        <m:r>
          <m:rPr>
            <m:sty m:val="p"/>
          </m:rPr>
          <m:t>×</m:t>
        </m:r>
        <m:r>
          <m:t>2</m:t>
        </m:r>
      </m:oMath>
      <w:del w:id="8051" w:author="PR Preview" w:date="2026-01-01T00:00:00Z">
        <w:r>
          <w:delText xml:space="preserve"> </w:delText>
        </w:r>
      </w:del>
      <w:del w:id="8052" w:author="PR Preview" w:date="2026-01-01T00:00:00Z">
        <w:r>
          <w:delText xml:space="preserve">matrix</w:delText>
        </w:r>
      </w:del>
      <w:del w:id="8053"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8054" w:author="PR Preview" w:date="2026-01-01T00:00:00Z">
        <w:r>
          <w:delText xml:space="preserve">,</w:delText>
        </w:r>
      </w:del>
      <w:del w:id="8055" w:author="PR Preview" w:date="2026-01-01T00:00:00Z">
        <w:r>
          <w:delText xml:space="preserve"> </w:delText>
        </w:r>
      </w:del>
      <w:del w:id="8056" w:author="PR Preview" w:date="2026-01-01T00:00:00Z">
        <w:r>
          <w:delText xml:space="preserve">so</w:delText>
        </w:r>
      </w:del>
      <w:del w:id="8057"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8058" w:author="PR Preview" w:date="2026-01-01T00:00:00Z">
        <w:r>
          <w:delText xml:space="preserve"> </w:delText>
        </w:r>
      </w:del>
      <w:del w:id="8059" w:author="PR Preview" w:date="2026-01-01T00:00:00Z">
        <w:r>
          <w:delText xml:space="preserve">(</w:delText>
        </w:r>
      </w:del>
      <w:hyperlink w:anchor="thm-column-space-span">
        <w:del w:id="8060" w:author="PR Preview" w:date="2026-01-01T00:00:00Z">
          <w:r>
            <w:rPr>
              <w:rStyle w:val="Hyperlink"/>
            </w:rPr>
            <w:delText xml:space="preserve">Theorem 31</w:delText>
          </w:r>
        </w:del>
      </w:hyperlink>
      <w:del w:id="8061" w:author="PR Preview" w:date="2026-01-01T00:00:00Z">
        <w:r>
          <w:delText xml:space="preserve">)</w:delText>
        </w:r>
      </w:del>
      <w:del w:id="8062" w:author="PR Preview" w:date="2026-01-01T00:00:00Z">
        <w:r>
          <w:delText xml:space="preserve"> </w:delText>
        </w:r>
      </w:del>
      <w:del w:id="8063" w:author="PR Preview" w:date="2026-01-01T00:00:00Z">
        <w:r>
          <w:delText xml:space="preserve">and</w:delText>
        </w:r>
      </w:del>
      <w:del w:id="8064"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8065" w:author="PR Preview" w:date="2026-01-01T00:00:00Z">
        <w:r>
          <w:delText xml:space="preserve"> </w:delText>
        </w:r>
      </w:del>
      <w:del w:id="8066" w:author="PR Preview" w:date="2026-01-01T00:00:00Z">
        <w:r>
          <w:delText xml:space="preserve">(</w:delText>
        </w:r>
      </w:del>
      <w:hyperlink w:anchor="thm-complement-null-space">
        <w:del w:id="8067" w:author="PR Preview" w:date="2026-01-01T00:00:00Z">
          <w:r>
            <w:rPr>
              <w:rStyle w:val="Hyperlink"/>
            </w:rPr>
            <w:delText xml:space="preserve">Theorem 49</w:delText>
          </w:r>
        </w:del>
      </w:hyperlink>
      <w:del w:id="8068" w:author="PR Preview" w:date="2026-01-01T00:00:00Z">
        <w:r>
          <w:delText xml:space="preserve">).</w:delText>
        </w:r>
      </w:del>
      <w:del w:id="8069" w:author="PR Preview" w:date="2026-01-01T00:00:00Z">
        <w:r>
          <w:delText xml:space="preserve"> </w:delText>
        </w:r>
      </w:del>
      <w:del w:id="8070" w:author="PR Preview" w:date="2026-01-01T00:00:00Z">
        <w:r>
          <w:delText xml:space="preserve">Since</w:delText>
        </w:r>
      </w:del>
      <w:del w:id="8071" w:author="PR Preview" w:date="2026-01-01T00:00:00Z">
        <w:r>
          <w:delText xml:space="preserve"> </w:delText>
        </w:r>
      </w:del>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del w:id="8072" w:author="PR Preview" w:date="2026-01-01T00:00:00Z">
        <w:r>
          <w:delText xml:space="preserve"> </w:delText>
        </w:r>
      </w:del>
      <w:del w:id="8073" w:author="PR Preview" w:date="2026-01-01T00:00:00Z">
        <w:r>
          <w:delText xml:space="preserve">(</w:delText>
        </w:r>
      </w:del>
      <w:hyperlink w:anchor="def-matvec-mult">
        <w:del w:id="8074" w:author="PR Preview" w:date="2026-01-01T00:00:00Z">
          <w:r>
            <w:rPr>
              <w:rStyle w:val="Hyperlink"/>
            </w:rPr>
            <w:delText xml:space="preserve">Definition 28</w:delText>
          </w:r>
        </w:del>
      </w:hyperlink>
      <w:del w:id="8075" w:author="PR Preview" w:date="2026-01-01T00:00:00Z">
        <w:r>
          <w:delText xml:space="preserve">),</w:delText>
        </w:r>
      </w:del>
      <w:del w:id="8076" w:author="PR Preview" w:date="2026-01-01T00:00:00Z">
        <w:r>
          <w:delText xml:space="preserve"> </w:delText>
        </w:r>
      </w:del>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8077" w:author="PR Preview" w:date="2026-01-01T00:00:00Z">
        <w:r>
          <w:delText xml:space="preserve"> </w:delText>
        </w:r>
      </w:del>
      <w:del w:id="8078" w:author="PR Preview" w:date="2026-01-01T00:00:00Z">
        <w:r>
          <w:delText xml:space="preserve">exactly when</w:delText>
        </w:r>
      </w:del>
      <w:del w:id="8079"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8080" w:author="PR Preview" w:date="2026-01-01T00:00:00Z">
        <w:r>
          <w:delText xml:space="preserve"> </w:delText>
        </w:r>
      </w:del>
      <w:del w:id="8081" w:author="PR Preview" w:date="2026-01-01T00:00:00Z">
        <w:r>
          <w:delText xml:space="preserve">and</w:delText>
        </w:r>
      </w:del>
      <w:del w:id="8082" w:author="PR Preview" w:date="2026-01-01T00:00:00Z">
        <w:r>
          <w:delText xml:space="preserve"> </w:delText>
        </w:r>
      </w:del>
      <m:oMath>
        <m:sSub>
          <m:e>
            <m:r>
              <m:t>w</m:t>
            </m:r>
          </m:e>
          <m:sub>
            <m:r>
              <m:t>3</m:t>
            </m:r>
          </m:sub>
        </m:sSub>
        <m:r>
          <m:rPr>
            <m:sty m:val="p"/>
          </m:rPr>
          <m:t>=</m:t>
        </m:r>
        <m:r>
          <m:t>0</m:t>
        </m:r>
      </m:oMath>
      <w:del w:id="8083" w:author="PR Preview" w:date="2026-01-01T00:00:00Z">
        <w:r>
          <w:delText xml:space="preserve">.</w:delText>
        </w:r>
      </w:del>
      <w:del w:id="8084" w:author="PR Preview" w:date="2026-01-01T00:00:00Z">
        <w:r>
          <w:delText xml:space="preserve"> </w:delText>
        </w:r>
      </w:del>
      <w:del w:id="8085" w:author="PR Preview" w:date="2026-01-01T00:00:00Z">
        <w:r>
          <w:delText xml:space="preserve">So</w:delText>
        </w:r>
      </w:del>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p>
      <w:pPr>
        <w:pStyle w:val="FirstParagraph"/>
      </w:pPr>
      <w:del w:id="8086" w:author="PR Preview" w:date="2026-01-01T00:00:00Z">
        <w:r>
          <w:rPr>
            <w:b/>
            <w:bCs/>
          </w:rPr>
          <w:delText xml:space="preserve">Example 89 (A set that is not a subspace does not come back)</w:delText>
        </w:r>
      </w:del>
      <w:del w:id="8087" w:author="PR Preview" w:date="2026-01-01T00:00:00Z">
        <w:r>
          <w:delText xml:space="preserve"> </w:delText>
        </w:r>
      </w:del>
      <w:del w:id="8088" w:author="PR Preview" w:date="2026-01-01T00:00:00Z">
        <w:r>
          <w:delText xml:space="preserve">The one-element set</w:delText>
        </w:r>
      </w:del>
      <w:del w:id="8089"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del w:id="8090" w:author="PR Preview" w:date="2026-01-01T00:00:00Z">
        <w:r>
          <w:delText xml:space="preserve"> </w:delText>
        </w:r>
      </w:del>
      <w:del w:id="8091" w:author="PR Preview" w:date="2026-01-01T00:00:00Z">
        <w:r>
          <w:delText xml:space="preserve">is not a subspace.</w:delText>
        </w:r>
      </w:del>
      <w:del w:id="8092" w:author="PR Preview" w:date="2026-01-01T00:00:00Z">
        <w:r>
          <w:delText xml:space="preserve"> </w:delText>
        </w:r>
      </w:del>
      <w:del w:id="8093" w:author="PR Preview" w:date="2026-01-01T00:00:00Z">
        <w:r>
          <w:delText xml:space="preserve">Its orthogonal complement is the same as that of</w:delText>
        </w:r>
      </w:del>
      <w:del w:id="8094" w:author="PR Preview" w:date="2026-01-01T00:00:00Z">
        <w:r>
          <w:delText xml:space="preserve"> </w:delText>
        </w:r>
      </w:del>
      <m:oMath>
        <m:r>
          <m:rPr>
            <m:scr m:val="script"/>
            <m:sty m:val="p"/>
          </m:rPr>
          <m:t>S</m:t>
        </m:r>
      </m:oMath>
      <w:del w:id="8095" w:author="PR Preview" w:date="2026-01-01T00:00:00Z">
        <w:r>
          <w:delText xml:space="preserve"> </w:delText>
        </w:r>
      </w:del>
      <w:del w:id="8096" w:author="PR Preview" w:date="2026-01-01T00:00:00Z">
        <w:r>
          <w:delText xml:space="preserve">in</w:delText>
        </w:r>
      </w:del>
      <w:del w:id="8097" w:author="PR Preview" w:date="2026-01-01T00:00:00Z">
        <w:r>
          <w:delText xml:space="preserve"> </w:delText>
        </w:r>
      </w:del>
      <w:hyperlink w:anchor="exm-double-complement">
        <w:del w:id="8098" w:author="PR Preview" w:date="2026-01-01T00:00:00Z">
          <w:r>
            <w:rPr>
              <w:rStyle w:val="Hyperlink"/>
            </w:rPr>
            <w:delText xml:space="preserve">Example 88</w:delText>
          </w:r>
        </w:del>
      </w:hyperlink>
      <w:del w:id="8099" w:author="PR Preview" w:date="2026-01-01T00:00:00Z">
        <w:r>
          <w:delText xml:space="preserve">,</w:delText>
        </w:r>
      </w:del>
      <w:del w:id="8100" w:author="PR Preview" w:date="2026-01-01T00:00:00Z">
        <w:r>
          <w:delText xml:space="preserve"> </w:delText>
        </w:r>
      </w:del>
      <w:del w:id="8101" w:author="PR Preview" w:date="2026-01-01T00:00:00Z">
        <w:r>
          <w:delText xml:space="preserve">since both are defined by the single condition</w:delText>
        </w:r>
      </w:del>
      <w:del w:id="8102"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8103" w:author="PR Preview" w:date="2026-01-01T00:00:00Z">
        <w:r>
          <w:delText xml:space="preserve">,</w:delText>
        </w:r>
      </w:del>
      <w:del w:id="8104" w:author="PR Preview" w:date="2026-01-01T00:00:00Z">
        <w:r>
          <w:delText xml:space="preserve"> </w:delText>
        </w:r>
      </w:del>
      <w:del w:id="8105" w:author="PR Preview" w:date="2026-01-01T00:00:00Z">
        <w:r>
          <w:delText xml:space="preserve">so</w:delText>
        </w:r>
      </w:del>
      <w:del w:id="8106" w:author="PR Preview" w:date="2026-01-01T00:00:00Z">
        <w:r>
          <w:delText xml:space="preserve"> </w:delText>
        </w:r>
      </w:del>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8107" w:author="PR Preview" w:date="2026-01-01T00:00:00Z">
        <w:r>
          <w:delText xml:space="preserve">,</w:delText>
        </w:r>
      </w:del>
      <w:del w:id="8108" w:author="PR Preview" w:date="2026-01-01T00:00:00Z">
        <w:r>
          <w:delText xml:space="preserve"> </w:delText>
        </w:r>
      </w:del>
      <w:del w:id="8109" w:author="PR Preview" w:date="2026-01-01T00:00:00Z">
        <w:r>
          <w:delText xml:space="preserve">which contains</w:delText>
        </w:r>
      </w:del>
      <w:del w:id="8110"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X</m:t>
        </m:r>
      </m:oMath>
      <w:del w:id="8111" w:author="PR Preview" w:date="2026-01-01T00:00:00Z">
        <w:r>
          <w:delText xml:space="preserve">.</w:delText>
        </w:r>
      </w:del>
      <w:del w:id="8112" w:author="PR Preview" w:date="2026-01-01T00:00:00Z">
        <w:r>
          <w:delText xml:space="preserve"> </w:delText>
        </w:r>
      </w:del>
      <w:hyperlink w:anchor="thm-double-complement">
        <w:del w:id="8113" w:author="PR Preview" w:date="2026-01-01T00:00:00Z">
          <w:r>
            <w:rPr>
              <w:rStyle w:val="Hyperlink"/>
            </w:rPr>
            <w:delText xml:space="preserve">Theorem 51</w:delText>
          </w:r>
        </w:del>
      </w:hyperlink>
      <w:del w:id="8114" w:author="PR Preview" w:date="2026-01-01T00:00:00Z">
        <w:r>
          <w:delText xml:space="preserve"> </w:delText>
        </w:r>
      </w:del>
      <w:del w:id="8115" w:author="PR Preview" w:date="2026-01-01T00:00:00Z">
        <w:r>
          <w:delText xml:space="preserve">needs</w:delText>
        </w:r>
      </w:del>
      <w:del w:id="8116" w:author="PR Preview" w:date="2026-01-01T00:00:00Z">
        <w:r>
          <w:delText xml:space="preserve"> </w:delText>
        </w:r>
      </w:del>
      <m:oMath>
        <m:r>
          <m:rPr>
            <m:scr m:val="script"/>
            <m:sty m:val="p"/>
          </m:rPr>
          <m:t>S</m:t>
        </m:r>
      </m:oMath>
      <w:del w:id="8117" w:author="PR Preview" w:date="2026-01-01T00:00:00Z">
        <w:r>
          <w:delText xml:space="preserve"> </w:delText>
        </w:r>
      </w:del>
      <w:del w:id="8118" w:author="PR Preview" w:date="2026-01-01T00:00:00Z">
        <w:r>
          <w:delText xml:space="preserve">to be a subspace.</w:delText>
        </w:r>
      </w:del>
    </w:p>
    <w:p>
      <w:pPr>
        <w:pStyle w:val="FirstParagraph"/>
      </w:pPr>
      <w:ins w:id="8119" w:author="PR Preview" w:date="2026-01-01T00:00:00Z">
        <w:r>
          <w:rPr>
            <w:b/>
            <w:bCs/>
          </w:rPr>
          <w:t xml:space="preserve">Theorem 52 (The orthogonal complement of the orthogonal complement)</w:t>
        </w:r>
      </w:ins>
      <w:ins w:id="8120" w:author="PR Preview" w:date="2026-01-01T00:00:00Z">
        <w:r>
          <w:t xml:space="preserve"> </w:t>
        </w:r>
      </w:ins>
      <w:ins w:id="8121" w:author="PR Preview" w:date="2026-01-01T00:00:00Z">
        <w:r>
          <w:t xml:space="preserve">For any subspace</w:t>
        </w:r>
      </w:ins>
      <w:ins w:id="8122" w:author="PR Preview" w:date="2026-01-01T00:00:00Z">
        <w:r>
          <w:t xml:space="preserve"> </w:t>
        </w:r>
      </w:ins>
      <m:oMath>
        <m:r>
          <m:rPr>
            <m:scr m:val="script"/>
            <m:sty m:val="p"/>
          </m:rPr>
          <m:t>S</m:t>
        </m:r>
      </m:oMath>
      <w:ins w:id="8123" w:author="PR Preview" w:date="2026-01-01T00:00:00Z">
        <w:r>
          <w:t xml:space="preserve"> </w:t>
        </w:r>
      </w:ins>
      <w:ins w:id="8124" w:author="PR Preview" w:date="2026-01-01T00:00:00Z">
        <w:r>
          <w:t xml:space="preserve">of</w:t>
        </w:r>
      </w:ins>
      <w:ins w:id="8125" w:author="PR Preview" w:date="2026-01-01T00:00:00Z">
        <w:r>
          <w:t xml:space="preserve"> </w:t>
        </w:r>
      </w:ins>
      <m:oMath>
        <m:sSup>
          <m:e>
            <m:r>
              <m:rPr>
                <m:scr m:val="double-struck"/>
                <m:sty m:val="p"/>
              </m:rPr>
              <m:t>R</m:t>
            </m:r>
          </m:e>
          <m:sup>
            <m:r>
              <m:t>p</m:t>
            </m:r>
          </m:sup>
        </m:sSup>
      </m:oMath>
      <w:ins w:id="8126" w:author="PR Preview" w:date="2026-01-01T00:00:00Z">
        <w:r>
          <w:t xml:space="preserve">,</w:t>
        </w:r>
      </w:ins>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0"/>
    <w:p>
      <w:pPr>
        <w:pStyle w:val="FirstParagraph"/>
      </w:pPr>
      <w:ins w:id="8127" w:author="PR Preview" w:date="2026-01-01T00:00:00Z">
        <w:r>
          <w:rPr>
            <w:i/>
            <w:iCs/>
          </w:rPr>
          <w:t xml:space="preserve">Proof</w:t>
        </w:r>
      </w:ins>
      <w:ins w:id="8128" w:author="PR Preview" w:date="2026-01-01T00:00:00Z">
        <w:r>
          <w:t xml:space="preserve">. </w:t>
        </w:r>
      </w:ins>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8129" w:author="PR Preview" w:date="2026-01-01T00:00:00Z">
        <w:r>
          <w:rPr>
            <w:b/>
            <w:bCs/>
          </w:rPr>
          <w:t xml:space="preserve">.</w:t>
        </w:r>
      </w:ins>
      <w:ins w:id="8130" w:author="PR Preview" w:date="2026-01-01T00:00:00Z">
        <w:r>
          <w:t xml:space="preserve"> </w:t>
        </w:r>
      </w:ins>
      <w:ins w:id="8131" w:author="PR Preview" w:date="2026-01-01T00:00:00Z">
        <w:r>
          <w:t xml:space="preserve">Take</w:t>
        </w:r>
      </w:ins>
      <w:ins w:id="8132" w:author="PR Preview" w:date="2026-01-01T00:00:00Z">
        <w:r>
          <w:t xml:space="preserve"> </w:t>
        </w:r>
      </w:ins>
      <m:oMath>
        <m:acc>
          <m:accPr>
            <m:chr m:val="̃"/>
          </m:accPr>
          <m:e>
            <m:r>
              <m:t>s</m:t>
            </m:r>
          </m:e>
        </m:acc>
        <m:r>
          <m:rPr>
            <m:sty m:val="p"/>
          </m:rPr>
          <m:t>∈</m:t>
        </m:r>
        <m:r>
          <m:rPr>
            <m:scr m:val="script"/>
            <m:sty m:val="p"/>
          </m:rPr>
          <m:t>S</m:t>
        </m:r>
      </m:oMath>
      <w:ins w:id="8133" w:author="PR Preview" w:date="2026-01-01T00:00:00Z">
        <w:r>
          <w:t xml:space="preserve"> </w:t>
        </w:r>
      </w:ins>
      <w:ins w:id="8134" w:author="PR Preview" w:date="2026-01-01T00:00:00Z">
        <w:r>
          <w:t xml:space="preserve">and any</w:t>
        </w:r>
      </w:ins>
      <w:ins w:id="8135" w:author="PR Preview" w:date="2026-01-01T00:00:00Z">
        <w:r>
          <w:t xml:space="preserve"> </w:t>
        </w:r>
      </w:ins>
      <m:oMath>
        <m:acc>
          <m:accPr>
            <m:chr m:val="̃"/>
          </m:accPr>
          <m:e>
            <m:r>
              <m:t>v</m:t>
            </m:r>
          </m:e>
        </m:acc>
        <m:r>
          <m:rPr>
            <m:sty m:val="p"/>
          </m:rPr>
          <m:t>∈</m:t>
        </m:r>
        <m:sSup>
          <m:e>
            <m:r>
              <m:rPr>
                <m:scr m:val="script"/>
                <m:sty m:val="p"/>
              </m:rPr>
              <m:t>S</m:t>
            </m:r>
          </m:e>
          <m:sup>
            <m:r>
              <m:rPr>
                <m:sty m:val="p"/>
              </m:rPr>
              <m:t>⟂</m:t>
            </m:r>
          </m:sup>
        </m:sSup>
      </m:oMath>
      <w:ins w:id="8136" w:author="PR Preview" w:date="2026-01-01T00:00:00Z">
        <w:r>
          <w:t xml:space="preserve">.</w:t>
        </w:r>
      </w:ins>
      <w:ins w:id="8137" w:author="PR Preview" w:date="2026-01-01T00:00:00Z">
        <w:r>
          <w:t xml:space="preserve"> </w:t>
        </w:r>
      </w:ins>
      <w:ins w:id="8138" w:author="PR Preview" w:date="2026-01-01T00:00:00Z">
        <w:r>
          <w:t xml:space="preserve">By</w:t>
        </w:r>
      </w:ins>
      <w:ins w:id="8139" w:author="PR Preview" w:date="2026-01-01T00:00:00Z">
        <w:r>
          <w:t xml:space="preserve"> </w:t>
        </w:r>
      </w:ins>
      <w:hyperlink w:anchor="def-orthogonal-complement">
        <w:ins w:id="8140" w:author="PR Preview" w:date="2026-01-01T00:00:00Z">
          <w:r>
            <w:rPr>
              <w:rStyle w:val="Hyperlink"/>
            </w:rPr>
            <w:t xml:space="preserve">Definition 58</w:t>
          </w:r>
        </w:ins>
      </w:hyperlink>
      <w:ins w:id="8141" w:author="PR Preview" w:date="2026-01-01T00:00:00Z">
        <w:r>
          <w:t xml:space="preserve">,</w:t>
        </w:r>
      </w:ins>
      <w:ins w:id="8142" w:author="PR Preview" w:date="2026-01-01T00:00:00Z">
        <w:r>
          <w:t xml:space="preserve"> </w:t>
        </w:r>
      </w:ins>
      <m:oMath>
        <m:acc>
          <m:accPr>
            <m:chr m:val="̃"/>
          </m:accPr>
          <m:e>
            <m:r>
              <m:t>s</m:t>
            </m:r>
          </m:e>
        </m:acc>
        <m:r>
          <m:rPr>
            <m:sty m:val="p"/>
          </m:rPr>
          <m:t>⋅</m:t>
        </m:r>
        <m:acc>
          <m:accPr>
            <m:chr m:val="̃"/>
          </m:accPr>
          <m:e>
            <m:r>
              <m:t>v</m:t>
            </m:r>
          </m:e>
        </m:acc>
        <m:r>
          <m:rPr>
            <m:sty m:val="p"/>
          </m:rPr>
          <m:t>=</m:t>
        </m:r>
        <m:r>
          <m:t>0</m:t>
        </m:r>
      </m:oMath>
      <w:ins w:id="8143" w:author="PR Preview" w:date="2026-01-01T00:00:00Z">
        <w:r>
          <w:t xml:space="preserve">,</w:t>
        </w:r>
      </w:ins>
      <w:ins w:id="8144" w:author="PR Preview" w:date="2026-01-01T00:00:00Z">
        <w:r>
          <w:t xml:space="preserve"> </w:t>
        </w:r>
      </w:ins>
      <w:ins w:id="8145" w:author="PR Preview" w:date="2026-01-01T00:00:00Z">
        <w:r>
          <w:t xml:space="preserve">so</w:t>
        </w:r>
      </w:ins>
      <w:ins w:id="8146" w:author="PR Preview" w:date="2026-01-01T00:00:00Z">
        <w:r>
          <w:t xml:space="preserve"> </w:t>
        </w:r>
      </w:ins>
      <m:oMath>
        <m:acc>
          <m:accPr>
            <m:chr m:val="̃"/>
          </m:accPr>
          <m:e>
            <m:r>
              <m:t>v</m:t>
            </m:r>
          </m:e>
        </m:acc>
        <m:r>
          <m:rPr>
            <m:sty m:val="p"/>
          </m:rPr>
          <m:t>⋅</m:t>
        </m:r>
        <m:acc>
          <m:accPr>
            <m:chr m:val="̃"/>
          </m:accPr>
          <m:e>
            <m:r>
              <m:t>s</m:t>
            </m:r>
          </m:e>
        </m:acc>
        <m:r>
          <m:rPr>
            <m:sty m:val="p"/>
          </m:rPr>
          <m:t>=</m:t>
        </m:r>
        <m:r>
          <m:t>0</m:t>
        </m:r>
      </m:oMath>
      <w:ins w:id="8147" w:author="PR Preview" w:date="2026-01-01T00:00:00Z">
        <w:r>
          <w:t xml:space="preserve"> </w:t>
        </w:r>
      </w:ins>
      <w:ins w:id="8148" w:author="PR Preview" w:date="2026-01-01T00:00:00Z">
        <w:r>
          <w:t xml:space="preserve">too (</w:t>
        </w:r>
      </w:ins>
      <w:hyperlink w:anchor="thm-lincom-symmetric">
        <w:ins w:id="8149" w:author="PR Preview" w:date="2026-01-01T00:00:00Z">
          <w:r>
            <w:rPr>
              <w:rStyle w:val="Hyperlink"/>
            </w:rPr>
            <w:t xml:space="preserve">Theorem 1</w:t>
          </w:r>
        </w:ins>
      </w:hyperlink>
      <w:ins w:id="8150" w:author="PR Preview" w:date="2026-01-01T00:00:00Z">
        <w:r>
          <w:t xml:space="preserve">).</w:t>
        </w:r>
      </w:ins>
      <w:ins w:id="8151" w:author="PR Preview" w:date="2026-01-01T00:00:00Z">
        <w:r>
          <w:t xml:space="preserve"> </w:t>
        </w:r>
      </w:ins>
      <w:ins w:id="8152" w:author="PR Preview" w:date="2026-01-01T00:00:00Z">
        <w:r>
          <w:t xml:space="preserve">So</w:t>
        </w:r>
      </w:ins>
      <w:ins w:id="8153" w:author="PR Preview" w:date="2026-01-01T00:00:00Z">
        <w:r>
          <w:t xml:space="preserve"> </w:t>
        </w:r>
      </w:ins>
      <m:oMath>
        <m:acc>
          <m:accPr>
            <m:chr m:val="̃"/>
          </m:accPr>
          <m:e>
            <m:r>
              <m:t>s</m:t>
            </m:r>
          </m:e>
        </m:acc>
      </m:oMath>
      <w:ins w:id="8154" w:author="PR Preview" w:date="2026-01-01T00:00:00Z">
        <w:r>
          <w:t xml:space="preserve"> </w:t>
        </w:r>
      </w:ins>
      <w:ins w:id="8155" w:author="PR Preview" w:date="2026-01-01T00:00:00Z">
        <w:r>
          <w:t xml:space="preserve">is orthogonal to every vector of</w:t>
        </w:r>
      </w:ins>
      <w:ins w:id="8156" w:author="PR Preview" w:date="2026-01-01T00:00:00Z">
        <w:r>
          <w:t xml:space="preserve"> </w:t>
        </w:r>
      </w:ins>
      <m:oMath>
        <m:sSup>
          <m:e>
            <m:r>
              <m:rPr>
                <m:scr m:val="script"/>
                <m:sty m:val="p"/>
              </m:rPr>
              <m:t>S</m:t>
            </m:r>
          </m:e>
          <m:sup>
            <m:r>
              <m:rPr>
                <m:sty m:val="p"/>
              </m:rPr>
              <m:t>⟂</m:t>
            </m:r>
          </m:sup>
        </m:sSup>
      </m:oMath>
      <w:ins w:id="8157" w:author="PR Preview" w:date="2026-01-01T00:00:00Z">
        <w:r>
          <w:t xml:space="preserve">,</w:t>
        </w:r>
      </w:ins>
      <w:ins w:id="8158" w:author="PR Preview" w:date="2026-01-01T00:00:00Z">
        <w:r>
          <w:t xml:space="preserve"> </w:t>
        </w:r>
      </w:ins>
      <w:ins w:id="8159" w:author="PR Preview" w:date="2026-01-01T00:00:00Z">
        <w:r>
          <w:t xml:space="preserve">that is,</w:t>
        </w:r>
      </w:ins>
      <w:ins w:id="8160" w:author="PR Preview" w:date="2026-01-01T00:00:00Z">
        <w:r>
          <w:t xml:space="preserve"> </w:t>
        </w:r>
      </w:ins>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8161" w:author="PR Preview" w:date="2026-01-01T00:00:00Z">
        <w:r>
          <w:t xml:space="preserve">.</w:t>
        </w:r>
      </w:ins>
    </w:p>
    <w:p>
      <w:pPr>
        <w:pStyle w:val="BodyText"/>
      </w:pPr>
      <w:ins w:id="8162" w:author="PR Preview" w:date="2026-01-01T00:00:00Z">
        <w:r>
          <w:rPr>
            <w:b/>
            <w:bCs/>
          </w:rPr>
          <w:t xml:space="preserve">Equal dimensions.</w:t>
        </w:r>
      </w:ins>
      <w:ins w:id="8163" w:author="PR Preview" w:date="2026-01-01T00:00:00Z">
        <w:r>
          <w:t xml:space="preserve"> </w:t>
        </w:r>
      </w:ins>
      <m:oMath>
        <m:sSup>
          <m:e>
            <m:r>
              <m:rPr>
                <m:scr m:val="script"/>
                <m:sty m:val="p"/>
              </m:rPr>
              <m:t>S</m:t>
            </m:r>
          </m:e>
          <m:sup>
            <m:r>
              <m:rPr>
                <m:sty m:val="p"/>
              </m:rPr>
              <m:t>⟂</m:t>
            </m:r>
          </m:sup>
        </m:sSup>
      </m:oMath>
      <w:ins w:id="8164" w:author="PR Preview" w:date="2026-01-01T00:00:00Z">
        <w:r>
          <w:t xml:space="preserve"> </w:t>
        </w:r>
      </w:ins>
      <w:ins w:id="8165" w:author="PR Preview" w:date="2026-01-01T00:00:00Z">
        <w:r>
          <w:t xml:space="preserve">is a subspace (</w:t>
        </w:r>
      </w:ins>
      <w:hyperlink w:anchor="thm-orthogonal-complement-subspace">
        <w:ins w:id="8166" w:author="PR Preview" w:date="2026-01-01T00:00:00Z">
          <w:r>
            <w:rPr>
              <w:rStyle w:val="Hyperlink"/>
            </w:rPr>
            <w:t xml:space="preserve">Theorem 49</w:t>
          </w:r>
        </w:ins>
      </w:hyperlink>
      <w:ins w:id="8167" w:author="PR Preview" w:date="2026-01-01T00:00:00Z">
        <w:r>
          <w:t xml:space="preserve">),</w:t>
        </w:r>
      </w:ins>
      <w:ins w:id="8168" w:author="PR Preview" w:date="2026-01-01T00:00:00Z">
        <w:r>
          <w:t xml:space="preserve"> </w:t>
        </w:r>
      </w:ins>
      <w:ins w:id="8169" w:author="PR Preview" w:date="2026-01-01T00:00:00Z">
        <w:r>
          <w:t xml:space="preserve">so part 2 of</w:t>
        </w:r>
      </w:ins>
      <w:ins w:id="8170" w:author="PR Preview" w:date="2026-01-01T00:00:00Z">
        <w:r>
          <w:t xml:space="preserve"> </w:t>
        </w:r>
      </w:ins>
      <w:hyperlink w:anchor="thm-orthogonal-direct-sum">
        <w:ins w:id="8171" w:author="PR Preview" w:date="2026-01-01T00:00:00Z">
          <w:r>
            <w:rPr>
              <w:rStyle w:val="Hyperlink"/>
            </w:rPr>
            <w:t xml:space="preserve">Theorem 51</w:t>
          </w:r>
        </w:ins>
      </w:hyperlink>
      <w:ins w:id="8172" w:author="PR Preview" w:date="2026-01-01T00:00:00Z">
        <w:r>
          <w:t xml:space="preserve"> </w:t>
        </w:r>
      </w:ins>
      <w:ins w:id="8173" w:author="PR Preview" w:date="2026-01-01T00:00:00Z">
        <w:r>
          <w:t xml:space="preserve">applies to it as well as to</w:t>
        </w:r>
      </w:ins>
      <w:ins w:id="8174" w:author="PR Preview" w:date="2026-01-01T00:00:00Z">
        <w:r>
          <w:t xml:space="preserve"> </w:t>
        </w:r>
      </w:ins>
      <m:oMath>
        <m:r>
          <m:rPr>
            <m:scr m:val="script"/>
            <m:sty m:val="p"/>
          </m:rPr>
          <m:t>S</m:t>
        </m:r>
      </m:oMath>
      <w:ins w:id="8175" w:author="PR Preview" w:date="2026-01-01T00:00:00Z">
        <w:r>
          <w:t xml:space="preserve">:</w:t>
        </w:r>
      </w:ins>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51</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51</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ins w:id="8176" w:author="PR Preview" w:date="2026-01-01T00:00:00Z">
        <w:r>
          <w:t xml:space="preserve"> </w:t>
        </w:r>
      </w:ins>
      <w:ins w:id="8177" w:author="PR Preview" w:date="2026-01-01T00:00:00Z">
        <w:r>
          <w:t xml:space="preserve">is a subspace (</w:t>
        </w:r>
      </w:ins>
      <w:hyperlink w:anchor="thm-orthogonal-complement-subspace">
        <w:ins w:id="8178" w:author="PR Preview" w:date="2026-01-01T00:00:00Z">
          <w:r>
            <w:rPr>
              <w:rStyle w:val="Hyperlink"/>
            </w:rPr>
            <w:t xml:space="preserve">Theorem 49</w:t>
          </w:r>
        </w:ins>
      </w:hyperlink>
      <w:ins w:id="8179" w:author="PR Preview" w:date="2026-01-01T00:00:00Z">
        <w:r>
          <w:t xml:space="preserve">)</w:t>
        </w:r>
      </w:ins>
      <w:ins w:id="8180" w:author="PR Preview" w:date="2026-01-01T00:00:00Z">
        <w:r>
          <w:t xml:space="preserve"> </w:t>
        </w:r>
      </w:ins>
      <w:ins w:id="8181" w:author="PR Preview" w:date="2026-01-01T00:00:00Z">
        <w:r>
          <w:t xml:space="preserve">that contains</w:t>
        </w:r>
      </w:ins>
      <w:ins w:id="8182" w:author="PR Preview" w:date="2026-01-01T00:00:00Z">
        <w:r>
          <w:t xml:space="preserve"> </w:t>
        </w:r>
      </w:ins>
      <m:oMath>
        <m:r>
          <m:rPr>
            <m:scr m:val="script"/>
            <m:sty m:val="p"/>
          </m:rPr>
          <m:t>S</m:t>
        </m:r>
      </m:oMath>
      <w:ins w:id="8183" w:author="PR Preview" w:date="2026-01-01T00:00:00Z">
        <w:r>
          <w:t xml:space="preserve"> </w:t>
        </w:r>
      </w:ins>
      <w:ins w:id="8184" w:author="PR Preview" w:date="2026-01-01T00:00:00Z">
        <w:r>
          <w:t xml:space="preserve">and has the same dimension,</w:t>
        </w:r>
      </w:ins>
      <w:ins w:id="8185" w:author="PR Preview" w:date="2026-01-01T00:00:00Z">
        <w:r>
          <w:t xml:space="preserve"> </w:t>
        </w:r>
      </w:ins>
      <w:ins w:id="8186" w:author="PR Preview" w:date="2026-01-01T00:00:00Z">
        <w:r>
          <w:t xml:space="preserve">so it equals</w:t>
        </w:r>
      </w:ins>
      <w:ins w:id="8187" w:author="PR Preview" w:date="2026-01-01T00:00:00Z">
        <w:r>
          <w:t xml:space="preserve"> </w:t>
        </w:r>
      </w:ins>
      <m:oMath>
        <m:r>
          <m:rPr>
            <m:scr m:val="script"/>
            <m:sty m:val="p"/>
          </m:rPr>
          <m:t>S</m:t>
        </m:r>
      </m:oMath>
      <w:ins w:id="8188" w:author="PR Preview" w:date="2026-01-01T00:00:00Z">
        <w:r>
          <w:t xml:space="preserve"> </w:t>
        </w:r>
      </w:ins>
      <w:ins w:id="8189" w:author="PR Preview" w:date="2026-01-01T00:00:00Z">
        <w:r>
          <w:t xml:space="preserve">(</w:t>
        </w:r>
      </w:ins>
      <w:hyperlink w:anchor="thm-subspace-equal-dim">
        <w:ins w:id="8190" w:author="PR Preview" w:date="2026-01-01T00:00:00Z">
          <w:r>
            <w:rPr>
              <w:rStyle w:val="Hyperlink"/>
            </w:rPr>
            <w:t xml:space="preserve">Theorem 30</w:t>
          </w:r>
        </w:ins>
      </w:hyperlink>
      <w:ins w:id="8191" w:author="PR Preview" w:date="2026-01-01T00:00:00Z">
        <w:r>
          <w:t xml:space="preserve">).</w:t>
        </w:r>
      </w:ins>
    </w:p>
    <w:bookmarkStart w:id="321" w:name="exm-double-complement"/>
    <w:p>
      <w:pPr>
        <w:pStyle w:val="BodyText"/>
      </w:pPr>
      <w:ins w:id="8192" w:author="PR Preview" w:date="2026-01-01T00:00:00Z">
        <w:r>
          <w:rPr>
            <w:b/>
            <w:bCs/>
          </w:rPr>
          <w:t xml:space="preserve">Example 91 (Back to the line)</w:t>
        </w:r>
      </w:ins>
      <w:ins w:id="8193" w:author="PR Preview" w:date="2026-01-01T00:00:00Z">
        <w:r>
          <w:t xml:space="preserve"> </w:t>
        </w:r>
      </w:ins>
      <w:ins w:id="8194" w:author="PR Preview" w:date="2026-01-01T00:00:00Z">
        <w:r>
          <w:t xml:space="preserve">In</w:t>
        </w:r>
      </w:ins>
      <w:ins w:id="8195" w:author="PR Preview" w:date="2026-01-01T00:00:00Z">
        <w:r>
          <w:t xml:space="preserve"> </w:t>
        </w:r>
      </w:ins>
      <w:hyperlink w:anchor="exm-orthogonal-direct-sum">
        <w:ins w:id="8196" w:author="PR Preview" w:date="2026-01-01T00:00:00Z">
          <w:r>
            <w:rPr>
              <w:rStyle w:val="Hyperlink"/>
            </w:rPr>
            <w:t xml:space="preserve">Example 90</w:t>
          </w:r>
        </w:ins>
      </w:hyperlink>
      <w:ins w:id="8197" w:author="PR Preview" w:date="2026-01-01T00:00:00Z">
        <w:r>
          <w:t xml:space="preserve">,</w:t>
        </w:r>
      </w:ins>
      <w:ins w:id="8198"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8199" w:author="PR Preview" w:date="2026-01-01T00:00:00Z">
        <w:r>
          <w:t xml:space="preserve"> </w:t>
        </w:r>
      </w:ins>
      <w:ins w:id="8200" w:author="PR Preview" w:date="2026-01-01T00:00:00Z">
        <w:r>
          <w:t xml:space="preserve">and</w:t>
        </w:r>
      </w:ins>
      <w:ins w:id="8201"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8202" w:author="PR Preview" w:date="2026-01-01T00:00:00Z">
        <w:r>
          <w:t xml:space="preserve">.</w:t>
        </w:r>
      </w:ins>
      <w:ins w:id="8203" w:author="PR Preview" w:date="2026-01-01T00:00:00Z">
        <w:r>
          <w:t xml:space="preserve"> </w:t>
        </w:r>
      </w:ins>
      <w:ins w:id="8204" w:author="PR Preview" w:date="2026-01-01T00:00:00Z">
        <w:r>
          <w:t xml:space="preserve">Put those two spanning vectors in the columns of the</w:t>
        </w:r>
      </w:ins>
      <w:ins w:id="8205" w:author="PR Preview" w:date="2026-01-01T00:00:00Z">
        <w:r>
          <w:t xml:space="preserve"> </w:t>
        </w:r>
      </w:ins>
      <m:oMath>
        <m:r>
          <m:t>3</m:t>
        </m:r>
        <m:r>
          <m:rPr>
            <m:sty m:val="p"/>
          </m:rPr>
          <m:t>×</m:t>
        </m:r>
        <m:r>
          <m:t>2</m:t>
        </m:r>
      </m:oMath>
      <w:ins w:id="8206" w:author="PR Preview" w:date="2026-01-01T00:00:00Z">
        <w:r>
          <w:t xml:space="preserve"> </w:t>
        </w:r>
      </w:ins>
      <w:ins w:id="8207" w:author="PR Preview" w:date="2026-01-01T00:00:00Z">
        <w:r>
          <w:t xml:space="preserve">matrix</w:t>
        </w:r>
      </w:ins>
      <w:ins w:id="8208"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8209" w:author="PR Preview" w:date="2026-01-01T00:00:00Z">
        <w:r>
          <w:t xml:space="preserve">,</w:t>
        </w:r>
      </w:ins>
      <w:ins w:id="8210" w:author="PR Preview" w:date="2026-01-01T00:00:00Z">
        <w:r>
          <w:t xml:space="preserve"> </w:t>
        </w:r>
      </w:ins>
      <w:ins w:id="8211" w:author="PR Preview" w:date="2026-01-01T00:00:00Z">
        <w:r>
          <w:t xml:space="preserve">so</w:t>
        </w:r>
      </w:ins>
      <w:ins w:id="8212"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8213" w:author="PR Preview" w:date="2026-01-01T00:00:00Z">
        <w:r>
          <w:t xml:space="preserve"> </w:t>
        </w:r>
      </w:ins>
      <w:ins w:id="8214" w:author="PR Preview" w:date="2026-01-01T00:00:00Z">
        <w:r>
          <w:t xml:space="preserve">(</w:t>
        </w:r>
      </w:ins>
      <w:hyperlink w:anchor="thm-column-space-span">
        <w:ins w:id="8215" w:author="PR Preview" w:date="2026-01-01T00:00:00Z">
          <w:r>
            <w:rPr>
              <w:rStyle w:val="Hyperlink"/>
            </w:rPr>
            <w:t xml:space="preserve">Theorem 31</w:t>
          </w:r>
        </w:ins>
      </w:hyperlink>
      <w:ins w:id="8216" w:author="PR Preview" w:date="2026-01-01T00:00:00Z">
        <w:r>
          <w:t xml:space="preserve">)</w:t>
        </w:r>
      </w:ins>
      <w:ins w:id="8217" w:author="PR Preview" w:date="2026-01-01T00:00:00Z">
        <w:r>
          <w:t xml:space="preserve"> </w:t>
        </w:r>
      </w:ins>
      <w:ins w:id="8218" w:author="PR Preview" w:date="2026-01-01T00:00:00Z">
        <w:r>
          <w:t xml:space="preserve">and</w:t>
        </w:r>
      </w:ins>
      <w:ins w:id="8219"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8220" w:author="PR Preview" w:date="2026-01-01T00:00:00Z">
        <w:r>
          <w:t xml:space="preserve"> </w:t>
        </w:r>
      </w:ins>
      <w:ins w:id="8221" w:author="PR Preview" w:date="2026-01-01T00:00:00Z">
        <w:r>
          <w:t xml:space="preserve">(</w:t>
        </w:r>
      </w:ins>
      <w:hyperlink w:anchor="thm-complement-null-space">
        <w:ins w:id="8222" w:author="PR Preview" w:date="2026-01-01T00:00:00Z">
          <w:r>
            <w:rPr>
              <w:rStyle w:val="Hyperlink"/>
            </w:rPr>
            <w:t xml:space="preserve">Theorem 50</w:t>
          </w:r>
        </w:ins>
      </w:hyperlink>
      <w:ins w:id="8223" w:author="PR Preview" w:date="2026-01-01T00:00:00Z">
        <w:r>
          <w:t xml:space="preserve">).</w:t>
        </w:r>
      </w:ins>
      <w:ins w:id="8224" w:author="PR Preview" w:date="2026-01-01T00:00:00Z">
        <w:r>
          <w:t xml:space="preserve"> </w:t>
        </w:r>
      </w:ins>
      <w:ins w:id="8225" w:author="PR Preview" w:date="2026-01-01T00:00:00Z">
        <w:r>
          <w:t xml:space="preserve">Since</w:t>
        </w:r>
      </w:ins>
      <w:ins w:id="8226" w:author="PR Preview" w:date="2026-01-01T00:00:00Z">
        <w:r>
          <w:t xml:space="preserve"> </w:t>
        </w:r>
      </w:ins>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ins w:id="8227" w:author="PR Preview" w:date="2026-01-01T00:00:00Z">
        <w:r>
          <w:t xml:space="preserve"> </w:t>
        </w:r>
      </w:ins>
      <w:ins w:id="8228" w:author="PR Preview" w:date="2026-01-01T00:00:00Z">
        <w:r>
          <w:t xml:space="preserve">(</w:t>
        </w:r>
      </w:ins>
      <w:hyperlink w:anchor="def-matvec-mult">
        <w:ins w:id="8229" w:author="PR Preview" w:date="2026-01-01T00:00:00Z">
          <w:r>
            <w:rPr>
              <w:rStyle w:val="Hyperlink"/>
            </w:rPr>
            <w:t xml:space="preserve">Definition 28</w:t>
          </w:r>
        </w:ins>
      </w:hyperlink>
      <w:ins w:id="8230" w:author="PR Preview" w:date="2026-01-01T00:00:00Z">
        <w:r>
          <w:t xml:space="preserve">),</w:t>
        </w:r>
      </w:ins>
      <w:ins w:id="8231" w:author="PR Preview" w:date="2026-01-01T00:00:00Z">
        <w:r>
          <w:t xml:space="preserve"> </w:t>
        </w:r>
      </w:ins>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8232" w:author="PR Preview" w:date="2026-01-01T00:00:00Z">
        <w:r>
          <w:t xml:space="preserve"> </w:t>
        </w:r>
      </w:ins>
      <w:ins w:id="8233" w:author="PR Preview" w:date="2026-01-01T00:00:00Z">
        <w:r>
          <w:t xml:space="preserve">exactly when</w:t>
        </w:r>
      </w:ins>
      <w:ins w:id="8234" w:author="PR Preview" w:date="2026-01-01T00:00:00Z">
        <w:r>
          <w:t xml:space="preserve"> </w:t>
        </w:r>
      </w:ins>
      <m:oMath>
        <m:sSub>
          <m:e>
            <m:r>
              <m:t>w</m:t>
            </m:r>
          </m:e>
          <m:sub>
            <m:r>
              <m:t>1</m:t>
            </m:r>
          </m:sub>
        </m:sSub>
        <m:r>
          <m:rPr>
            <m:sty m:val="p"/>
          </m:rPr>
          <m:t>−</m:t>
        </m:r>
        <m:sSub>
          <m:e>
            <m:r>
              <m:t>w</m:t>
            </m:r>
          </m:e>
          <m:sub>
            <m:r>
              <m:t>2</m:t>
            </m:r>
          </m:sub>
        </m:sSub>
        <m:r>
          <m:rPr>
            <m:sty m:val="p"/>
          </m:rPr>
          <m:t>=</m:t>
        </m:r>
        <m:r>
          <m:t>0</m:t>
        </m:r>
      </m:oMath>
      <w:ins w:id="8235" w:author="PR Preview" w:date="2026-01-01T00:00:00Z">
        <w:r>
          <w:t xml:space="preserve"> </w:t>
        </w:r>
      </w:ins>
      <w:ins w:id="8236" w:author="PR Preview" w:date="2026-01-01T00:00:00Z">
        <w:r>
          <w:t xml:space="preserve">and</w:t>
        </w:r>
      </w:ins>
      <w:ins w:id="8237" w:author="PR Preview" w:date="2026-01-01T00:00:00Z">
        <w:r>
          <w:t xml:space="preserve"> </w:t>
        </w:r>
      </w:ins>
      <m:oMath>
        <m:sSub>
          <m:e>
            <m:r>
              <m:t>w</m:t>
            </m:r>
          </m:e>
          <m:sub>
            <m:r>
              <m:t>3</m:t>
            </m:r>
          </m:sub>
        </m:sSub>
        <m:r>
          <m:rPr>
            <m:sty m:val="p"/>
          </m:rPr>
          <m:t>=</m:t>
        </m:r>
        <m:r>
          <m:t>0</m:t>
        </m:r>
      </m:oMath>
      <w:ins w:id="8238" w:author="PR Preview" w:date="2026-01-01T00:00:00Z">
        <w:r>
          <w:t xml:space="preserve">.</w:t>
        </w:r>
      </w:ins>
      <w:ins w:id="8239" w:author="PR Preview" w:date="2026-01-01T00:00:00Z">
        <w:r>
          <w:t xml:space="preserve"> </w:t>
        </w:r>
      </w:ins>
      <w:ins w:id="8240"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1"/>
    <w:bookmarkStart w:id="322" w:name="exm-double-complement-fails"/>
    <w:p>
      <w:pPr>
        <w:pStyle w:val="FirstParagraph"/>
      </w:pPr>
      <w:ins w:id="8241" w:author="PR Preview" w:date="2026-01-01T00:00:00Z">
        <w:r>
          <w:rPr>
            <w:b/>
            <w:bCs/>
          </w:rPr>
          <w:t xml:space="preserve">Example 92 (A set that is not a subspace does not come back)</w:t>
        </w:r>
      </w:ins>
      <w:ins w:id="8242" w:author="PR Preview" w:date="2026-01-01T00:00:00Z">
        <w:r>
          <w:t xml:space="preserve"> </w:t>
        </w:r>
      </w:ins>
      <w:ins w:id="8243" w:author="PR Preview" w:date="2026-01-01T00:00:00Z">
        <w:r>
          <w:t xml:space="preserve">The one-element set</w:t>
        </w:r>
      </w:ins>
      <w:ins w:id="8244"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ins w:id="8245" w:author="PR Preview" w:date="2026-01-01T00:00:00Z">
        <w:r>
          <w:t xml:space="preserve"> </w:t>
        </w:r>
      </w:ins>
      <w:ins w:id="8246" w:author="PR Preview" w:date="2026-01-01T00:00:00Z">
        <w:r>
          <w:t xml:space="preserve">is not a subspace.</w:t>
        </w:r>
      </w:ins>
      <w:ins w:id="8247" w:author="PR Preview" w:date="2026-01-01T00:00:00Z">
        <w:r>
          <w:t xml:space="preserve"> </w:t>
        </w:r>
      </w:ins>
      <w:ins w:id="8248" w:author="PR Preview" w:date="2026-01-01T00:00:00Z">
        <w:r>
          <w:t xml:space="preserve">Its orthogonal complement is the same as that of</w:t>
        </w:r>
      </w:ins>
      <w:ins w:id="8249" w:author="PR Preview" w:date="2026-01-01T00:00:00Z">
        <w:r>
          <w:t xml:space="preserve"> </w:t>
        </w:r>
      </w:ins>
      <m:oMath>
        <m:r>
          <m:rPr>
            <m:scr m:val="script"/>
            <m:sty m:val="p"/>
          </m:rPr>
          <m:t>S</m:t>
        </m:r>
      </m:oMath>
      <w:ins w:id="8250" w:author="PR Preview" w:date="2026-01-01T00:00:00Z">
        <w:r>
          <w:t xml:space="preserve"> </w:t>
        </w:r>
      </w:ins>
      <w:ins w:id="8251" w:author="PR Preview" w:date="2026-01-01T00:00:00Z">
        <w:r>
          <w:t xml:space="preserve">in</w:t>
        </w:r>
      </w:ins>
      <w:ins w:id="8252" w:author="PR Preview" w:date="2026-01-01T00:00:00Z">
        <w:r>
          <w:t xml:space="preserve"> </w:t>
        </w:r>
      </w:ins>
      <w:hyperlink w:anchor="exm-double-complement">
        <w:ins w:id="8253" w:author="PR Preview" w:date="2026-01-01T00:00:00Z">
          <w:r>
            <w:rPr>
              <w:rStyle w:val="Hyperlink"/>
            </w:rPr>
            <w:t xml:space="preserve">Example 91</w:t>
          </w:r>
        </w:ins>
      </w:hyperlink>
      <w:ins w:id="8254" w:author="PR Preview" w:date="2026-01-01T00:00:00Z">
        <w:r>
          <w:t xml:space="preserve">,</w:t>
        </w:r>
      </w:ins>
      <w:ins w:id="8255" w:author="PR Preview" w:date="2026-01-01T00:00:00Z">
        <w:r>
          <w:t xml:space="preserve"> </w:t>
        </w:r>
      </w:ins>
      <w:ins w:id="8256" w:author="PR Preview" w:date="2026-01-01T00:00:00Z">
        <w:r>
          <w:t xml:space="preserve">since both are defined by the single condition</w:t>
        </w:r>
      </w:ins>
      <w:ins w:id="8257" w:author="PR Preview" w:date="2026-01-01T00:00:00Z">
        <w:r>
          <w:t xml:space="preserve"> </w:t>
        </w:r>
      </w:ins>
      <m:oMath>
        <m:sSub>
          <m:e>
            <m:r>
              <m:t>u</m:t>
            </m:r>
          </m:e>
          <m:sub>
            <m:r>
              <m:t>1</m:t>
            </m:r>
          </m:sub>
        </m:sSub>
        <m:r>
          <m:rPr>
            <m:sty m:val="p"/>
          </m:rPr>
          <m:t>+</m:t>
        </m:r>
        <m:sSub>
          <m:e>
            <m:r>
              <m:t>u</m:t>
            </m:r>
          </m:e>
          <m:sub>
            <m:r>
              <m:t>2</m:t>
            </m:r>
          </m:sub>
        </m:sSub>
        <m:r>
          <m:rPr>
            <m:sty m:val="p"/>
          </m:rPr>
          <m:t>=</m:t>
        </m:r>
        <m:r>
          <m:t>0</m:t>
        </m:r>
      </m:oMath>
      <w:ins w:id="8258" w:author="PR Preview" w:date="2026-01-01T00:00:00Z">
        <w:r>
          <w:t xml:space="preserve">,</w:t>
        </w:r>
      </w:ins>
      <w:ins w:id="8259" w:author="PR Preview" w:date="2026-01-01T00:00:00Z">
        <w:r>
          <w:t xml:space="preserve"> </w:t>
        </w:r>
      </w:ins>
      <w:ins w:id="8260" w:author="PR Preview" w:date="2026-01-01T00:00:00Z">
        <w:r>
          <w:t xml:space="preserve">so</w:t>
        </w:r>
      </w:ins>
      <w:ins w:id="8261" w:author="PR Preview" w:date="2026-01-01T00:00:00Z">
        <w:r>
          <w:t xml:space="preserve"> </w:t>
        </w:r>
      </w:ins>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8262" w:author="PR Preview" w:date="2026-01-01T00:00:00Z">
        <w:r>
          <w:t xml:space="preserve">,</w:t>
        </w:r>
      </w:ins>
      <w:ins w:id="8263" w:author="PR Preview" w:date="2026-01-01T00:00:00Z">
        <w:r>
          <w:t xml:space="preserve"> </w:t>
        </w:r>
      </w:ins>
      <w:ins w:id="8264" w:author="PR Preview" w:date="2026-01-01T00:00:00Z">
        <w:r>
          <w:t xml:space="preserve">which contains</w:t>
        </w:r>
      </w:ins>
      <w:ins w:id="8265"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X</m:t>
        </m:r>
      </m:oMath>
      <w:ins w:id="8266" w:author="PR Preview" w:date="2026-01-01T00:00:00Z">
        <w:r>
          <w:t xml:space="preserve">.</w:t>
        </w:r>
      </w:ins>
      <w:ins w:id="8267" w:author="PR Preview" w:date="2026-01-01T00:00:00Z">
        <w:r>
          <w:t xml:space="preserve"> </w:t>
        </w:r>
      </w:ins>
      <w:hyperlink w:anchor="thm-double-complement">
        <w:ins w:id="8268" w:author="PR Preview" w:date="2026-01-01T00:00:00Z">
          <w:r>
            <w:rPr>
              <w:rStyle w:val="Hyperlink"/>
            </w:rPr>
            <w:t xml:space="preserve">Theorem 52</w:t>
          </w:r>
        </w:ins>
      </w:hyperlink>
      <w:ins w:id="8269" w:author="PR Preview" w:date="2026-01-01T00:00:00Z">
        <w:r>
          <w:t xml:space="preserve"> </w:t>
        </w:r>
      </w:ins>
      <w:ins w:id="8270" w:author="PR Preview" w:date="2026-01-01T00:00:00Z">
        <w:r>
          <w:t xml:space="preserve">needs</w:t>
        </w:r>
      </w:ins>
      <w:ins w:id="8271" w:author="PR Preview" w:date="2026-01-01T00:00:00Z">
        <w:r>
          <w:t xml:space="preserve"> </w:t>
        </w:r>
      </w:ins>
      <m:oMath>
        <m:r>
          <m:rPr>
            <m:scr m:val="script"/>
            <m:sty m:val="p"/>
          </m:rPr>
          <m:t>S</m:t>
        </m:r>
      </m:oMath>
      <w:ins w:id="8272" w:author="PR Preview" w:date="2026-01-01T00:00:00Z">
        <w:r>
          <w:t xml:space="preserve"> </w:t>
        </w:r>
      </w:ins>
      <w:ins w:id="8273" w:author="PR Preview" w:date="2026-01-01T00:00:00Z">
        <w:r>
          <w:t xml:space="preserve">to be a subspace.</w:t>
        </w:r>
      </w:ins>
    </w:p>
    <w:bookmarkEnd w:id="322"/>
    <w:bookmarkEnd w:id="323"/>
    <w:bookmarkStart w:id="326" w:name="sec-fundamental-theorem"/>
    <w:p>
      <w:pPr>
        <w:pStyle w:val="Heading2"/>
      </w:pPr>
      <w:r>
        <w:t xml:space="preserve">9 The fundamental theorem of linear algebra</w:t>
      </w:r>
    </w:p>
    <w:bookmarkStart w:id="324" w:name="thm-fundamental-subspaces"/>
    <w:p>
      <w:pPr>
        <w:pStyle w:val="FirstParagraph"/>
      </w:pPr>
      <w:del w:id="8274" w:author="PR Preview" w:date="2026-01-01T00:00:00Z">
        <w:r>
          <w:rPr>
            <w:b/>
            <w:bCs/>
          </w:rPr>
          <w:delText xml:space="preserve">Theorem 52 (Fundamental theorem of linear algebra)</w:delText>
        </w:r>
      </w:del>
      <w:del w:id="8275" w:author="PR Preview" w:date="2026-01-01T00:00:00Z">
        <w:r>
          <w:delText xml:space="preserve"> </w:delText>
        </w:r>
      </w:del>
      <w:del w:id="8276" w:author="PR Preview" w:date="2026-01-01T00:00:00Z">
        <w:r>
          <w:delText xml:space="preserve">Let</w:delText>
        </w:r>
      </w:del>
      <w:del w:id="8277" w:author="PR Preview" w:date="2026-01-01T00:00:00Z">
        <w:r>
          <w:delText xml:space="preserve"> </w:delText>
        </w:r>
      </w:del>
      <m:oMath>
        <m:r>
          <m:rPr>
            <m:sty m:val="bi"/>
          </m:rPr>
          <m:t>A</m:t>
        </m:r>
      </m:oMath>
      <w:del w:id="8278" w:author="PR Preview" w:date="2026-01-01T00:00:00Z">
        <w:r>
          <w:delText xml:space="preserve"> </w:delText>
        </w:r>
      </w:del>
      <w:del w:id="8279" w:author="PR Preview" w:date="2026-01-01T00:00:00Z">
        <w:r>
          <w:delText xml:space="preserve">be an</w:delText>
        </w:r>
      </w:del>
      <w:del w:id="8280" w:author="PR Preview" w:date="2026-01-01T00:00:00Z">
        <w:r>
          <w:delText xml:space="preserve"> </w:delText>
        </w:r>
      </w:del>
      <m:oMath>
        <m:r>
          <m:t>m</m:t>
        </m:r>
        <m:r>
          <m:rPr>
            <m:sty m:val="p"/>
          </m:rPr>
          <m:t>×</m:t>
        </m:r>
        <m:r>
          <m:t>n</m:t>
        </m:r>
      </m:oMath>
      <w:del w:id="8281" w:author="PR Preview" w:date="2026-01-01T00:00:00Z">
        <w:r>
          <w:delText xml:space="preserve"> </w:delText>
        </w:r>
      </w:del>
      <w:del w:id="8282" w:author="PR Preview" w:date="2026-01-01T00:00:00Z">
        <w:r>
          <w:delText xml:space="preserve">matrix with</w:delText>
        </w:r>
      </w:del>
      <w:del w:id="8283"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8284" w:author="PR Preview" w:date="2026-01-01T00:00:00Z">
        <w:r>
          <w:delText xml:space="preserve">. Then</w:delText>
        </w:r>
      </w:del>
    </w:p>
    <w:p>
      <w:pPr>
        <w:pStyle w:val="FirstParagraph"/>
      </w:pPr>
      <w:ins w:id="8285" w:author="PR Preview" w:date="2026-01-01T00:00:00Z">
        <w:r>
          <w:rPr>
            <w:b/>
            <w:bCs/>
          </w:rPr>
          <w:t xml:space="preserve">Theorem 53 (Fundamental theorem of linear algebra)</w:t>
        </w:r>
      </w:ins>
      <w:ins w:id="8286" w:author="PR Preview" w:date="2026-01-01T00:00:00Z">
        <w:r>
          <w:t xml:space="preserve"> </w:t>
        </w:r>
      </w:ins>
      <w:ins w:id="8287" w:author="PR Preview" w:date="2026-01-01T00:00:00Z">
        <w:r>
          <w:t xml:space="preserve">Let</w:t>
        </w:r>
      </w:ins>
      <w:ins w:id="8288" w:author="PR Preview" w:date="2026-01-01T00:00:00Z">
        <w:r>
          <w:t xml:space="preserve"> </w:t>
        </w:r>
      </w:ins>
      <m:oMath>
        <m:r>
          <m:rPr>
            <m:sty m:val="bi"/>
          </m:rPr>
          <m:t>A</m:t>
        </m:r>
      </m:oMath>
      <w:ins w:id="8289" w:author="PR Preview" w:date="2026-01-01T00:00:00Z">
        <w:r>
          <w:t xml:space="preserve"> </w:t>
        </w:r>
      </w:ins>
      <w:ins w:id="8290" w:author="PR Preview" w:date="2026-01-01T00:00:00Z">
        <w:r>
          <w:t xml:space="preserve">be an</w:t>
        </w:r>
      </w:ins>
      <w:ins w:id="8291" w:author="PR Preview" w:date="2026-01-01T00:00:00Z">
        <w:r>
          <w:t xml:space="preserve"> </w:t>
        </w:r>
      </w:ins>
      <m:oMath>
        <m:r>
          <m:t>m</m:t>
        </m:r>
        <m:r>
          <m:rPr>
            <m:sty m:val="p"/>
          </m:rPr>
          <m:t>×</m:t>
        </m:r>
        <m:r>
          <m:t>n</m:t>
        </m:r>
      </m:oMath>
      <w:ins w:id="8292" w:author="PR Preview" w:date="2026-01-01T00:00:00Z">
        <w:r>
          <w:t xml:space="preserve"> </w:t>
        </w:r>
      </w:ins>
      <w:ins w:id="8293" w:author="PR Preview" w:date="2026-01-01T00:00:00Z">
        <w:r>
          <w:t xml:space="preserve">matrix with</w:t>
        </w:r>
      </w:ins>
      <w:ins w:id="8294" w:author="PR Preview" w:date="2026-01-01T00:00:00Z">
        <w:r>
          <w:t xml:space="preserve"> </w:t>
        </w:r>
      </w:ins>
      <m:oMath>
        <m:r>
          <m:rPr>
            <m:sty m:val="p"/>
          </m:rPr>
          <m:t>rank</m:t>
        </m:r>
        <m:r>
          <m:rPr>
            <m:sty m:val="p"/>
          </m:rPr>
          <m:t>(</m:t>
        </m:r>
        <m:r>
          <m:rPr>
            <m:sty m:val="bi"/>
          </m:rPr>
          <m:t>A</m:t>
        </m:r>
        <m:r>
          <m:rPr>
            <m:sty m:val="p"/>
          </m:rPr>
          <m:t>)</m:t>
        </m:r>
        <m:r>
          <m:rPr>
            <m:sty m:val="p"/>
          </m:rPr>
          <m:t>=</m:t>
        </m:r>
        <m:r>
          <m:t>r</m:t>
        </m:r>
      </m:oMath>
      <w:ins w:id="8295" w:author="PR Preview" w:date="2026-01-01T00:00:00Z">
        <w:r>
          <w:t xml:space="preserve">. Then</w:t>
        </w:r>
      </w:ins>
    </w:p>
    <w:p>
      <w:pPr>
        <w:numPr>
          <w:ilvl w:val="0"/>
          <w:numId w:val="1044"/>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4"/>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4"/>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4"/>
    <w:p>
      <w:pPr>
        <w:pStyle w:val="FirstParagraph"/>
      </w:pPr>
      <w:del w:id="8296" w:author="PR Preview" w:date="2026-01-01T00:00:00Z">
        <w:r>
          <w:rPr>
            <w:i/>
            <w:iCs/>
          </w:rPr>
          <w:delText xml:space="preserve">Proof</w:delText>
        </w:r>
      </w:del>
      <w:del w:id="8297" w:author="PR Preview" w:date="2026-01-01T00:00:00Z">
        <w:r>
          <w:delText xml:space="preserve">. </w:delText>
        </w:r>
      </w:del>
      <w:del w:id="8298" w:author="PR Preview" w:date="2026-01-01T00:00:00Z">
        <w:r>
          <w:rPr>
            <w:b/>
            <w:bCs/>
          </w:rPr>
          <w:delText xml:space="preserve">Part 1.</w:delText>
        </w:r>
      </w:del>
      <w:del w:id="8299" w:author="PR Preview" w:date="2026-01-01T00:00:00Z">
        <w:r>
          <w:delText xml:space="preserve"> </w:delText>
        </w:r>
      </w:del>
      <w:del w:id="8300" w:author="PR Preview" w:date="2026-01-01T00:00:00Z">
        <w:r>
          <w:delText xml:space="preserve">The first equation is</w:delText>
        </w:r>
      </w:del>
      <w:del w:id="8301" w:author="PR Preview" w:date="2026-01-01T00:00:00Z">
        <w:r>
          <w:delText xml:space="preserve"> </w:delText>
        </w:r>
      </w:del>
      <w:hyperlink w:anchor="thm-complement-null-space">
        <w:del w:id="8302" w:author="PR Preview" w:date="2026-01-01T00:00:00Z">
          <w:r>
            <w:rPr>
              <w:rStyle w:val="Hyperlink"/>
            </w:rPr>
            <w:delText xml:space="preserve">Theorem 49</w:delText>
          </w:r>
        </w:del>
      </w:hyperlink>
      <w:del w:id="8303" w:author="PR Preview" w:date="2026-01-01T00:00:00Z">
        <w:r>
          <w:delText xml:space="preserve">.</w:delText>
        </w:r>
      </w:del>
      <w:del w:id="8304" w:author="PR Preview" w:date="2026-01-01T00:00:00Z">
        <w:r>
          <w:delText xml:space="preserve"> </w:delText>
        </w:r>
      </w:del>
      <m:oMath>
        <m:r>
          <m:rPr>
            <m:scr m:val="script"/>
            <m:sty m:val="p"/>
          </m:rPr>
          <m:t>C</m:t>
        </m:r>
        <m:r>
          <m:rPr>
            <m:sty m:val="p"/>
          </m:rPr>
          <m:t>(</m:t>
        </m:r>
        <m:r>
          <m:rPr>
            <m:sty m:val="bi"/>
          </m:rPr>
          <m:t>A</m:t>
        </m:r>
        <m:r>
          <m:rPr>
            <m:sty m:val="p"/>
          </m:rPr>
          <m:t>)</m:t>
        </m:r>
      </m:oMath>
      <w:del w:id="8305" w:author="PR Preview" w:date="2026-01-01T00:00:00Z">
        <w:r>
          <w:delText xml:space="preserve"> </w:delText>
        </w:r>
      </w:del>
      <w:del w:id="8306" w:author="PR Preview" w:date="2026-01-01T00:00:00Z">
        <w:r>
          <w:delText xml:space="preserve">is a subspace of</w:delText>
        </w:r>
      </w:del>
      <w:del w:id="8307" w:author="PR Preview" w:date="2026-01-01T00:00:00Z">
        <w:r>
          <w:delText xml:space="preserve"> </w:delText>
        </w:r>
      </w:del>
      <m:oMath>
        <m:sSup>
          <m:e>
            <m:r>
              <m:rPr>
                <m:scr m:val="double-struck"/>
                <m:sty m:val="p"/>
              </m:rPr>
              <m:t>R</m:t>
            </m:r>
          </m:e>
          <m:sup>
            <m:r>
              <m:t>m</m:t>
            </m:r>
          </m:sup>
        </m:sSup>
      </m:oMath>
      <w:del w:id="8308" w:author="PR Preview" w:date="2026-01-01T00:00:00Z">
        <w:r>
          <w:delText xml:space="preserve"> </w:delText>
        </w:r>
      </w:del>
      <w:del w:id="8309" w:author="PR Preview" w:date="2026-01-01T00:00:00Z">
        <w:r>
          <w:delText xml:space="preserve">(</w:delText>
        </w:r>
      </w:del>
      <w:hyperlink w:anchor="thm-column-space-span">
        <w:del w:id="8310" w:author="PR Preview" w:date="2026-01-01T00:00:00Z">
          <w:r>
            <w:rPr>
              <w:rStyle w:val="Hyperlink"/>
            </w:rPr>
            <w:delText xml:space="preserve">Theorem 31</w:delText>
          </w:r>
        </w:del>
      </w:hyperlink>
      <w:del w:id="8311" w:author="PR Preview" w:date="2026-01-01T00:00:00Z">
        <w:r>
          <w:delText xml:space="preserve">), so</w:delText>
        </w:r>
      </w:del>
    </w:p>
    <w:p>
      <w:pPr>
        <w:pStyle w:val="FirstParagraph"/>
      </w:pPr>
      <w:ins w:id="8312" w:author="PR Preview" w:date="2026-01-01T00:00:00Z">
        <w:r>
          <w:rPr>
            <w:i/>
            <w:iCs/>
          </w:rPr>
          <w:t xml:space="preserve">Proof</w:t>
        </w:r>
      </w:ins>
      <w:ins w:id="8313" w:author="PR Preview" w:date="2026-01-01T00:00:00Z">
        <w:r>
          <w:t xml:space="preserve">. </w:t>
        </w:r>
      </w:ins>
      <w:ins w:id="8314" w:author="PR Preview" w:date="2026-01-01T00:00:00Z">
        <w:r>
          <w:rPr>
            <w:b/>
            <w:bCs/>
          </w:rPr>
          <w:t xml:space="preserve">Part 1.</w:t>
        </w:r>
      </w:ins>
      <w:ins w:id="8315" w:author="PR Preview" w:date="2026-01-01T00:00:00Z">
        <w:r>
          <w:t xml:space="preserve"> </w:t>
        </w:r>
      </w:ins>
      <w:ins w:id="8316" w:author="PR Preview" w:date="2026-01-01T00:00:00Z">
        <w:r>
          <w:t xml:space="preserve">The first equation is</w:t>
        </w:r>
      </w:ins>
      <w:ins w:id="8317" w:author="PR Preview" w:date="2026-01-01T00:00:00Z">
        <w:r>
          <w:t xml:space="preserve"> </w:t>
        </w:r>
      </w:ins>
      <w:hyperlink w:anchor="thm-complement-null-space">
        <w:ins w:id="8318" w:author="PR Preview" w:date="2026-01-01T00:00:00Z">
          <w:r>
            <w:rPr>
              <w:rStyle w:val="Hyperlink"/>
            </w:rPr>
            <w:t xml:space="preserve">Theorem 50</w:t>
          </w:r>
        </w:ins>
      </w:hyperlink>
      <w:ins w:id="8319" w:author="PR Preview" w:date="2026-01-01T00:00:00Z">
        <w:r>
          <w:t xml:space="preserve">.</w:t>
        </w:r>
      </w:ins>
      <w:ins w:id="8320" w:author="PR Preview" w:date="2026-01-01T00:00:00Z">
        <w:r>
          <w:t xml:space="preserve"> </w:t>
        </w:r>
      </w:ins>
      <m:oMath>
        <m:r>
          <m:rPr>
            <m:scr m:val="script"/>
            <m:sty m:val="p"/>
          </m:rPr>
          <m:t>C</m:t>
        </m:r>
        <m:r>
          <m:rPr>
            <m:sty m:val="p"/>
          </m:rPr>
          <m:t>(</m:t>
        </m:r>
        <m:r>
          <m:rPr>
            <m:sty m:val="bi"/>
          </m:rPr>
          <m:t>A</m:t>
        </m:r>
        <m:r>
          <m:rPr>
            <m:sty m:val="p"/>
          </m:rPr>
          <m:t>)</m:t>
        </m:r>
      </m:oMath>
      <w:ins w:id="8321" w:author="PR Preview" w:date="2026-01-01T00:00:00Z">
        <w:r>
          <w:t xml:space="preserve"> </w:t>
        </w:r>
      </w:ins>
      <w:ins w:id="8322" w:author="PR Preview" w:date="2026-01-01T00:00:00Z">
        <w:r>
          <w:t xml:space="preserve">is a subspace of</w:t>
        </w:r>
      </w:ins>
      <w:ins w:id="8323" w:author="PR Preview" w:date="2026-01-01T00:00:00Z">
        <w:r>
          <w:t xml:space="preserve"> </w:t>
        </w:r>
      </w:ins>
      <m:oMath>
        <m:sSup>
          <m:e>
            <m:r>
              <m:rPr>
                <m:scr m:val="double-struck"/>
                <m:sty m:val="p"/>
              </m:rPr>
              <m:t>R</m:t>
            </m:r>
          </m:e>
          <m:sup>
            <m:r>
              <m:t>m</m:t>
            </m:r>
          </m:sup>
        </m:sSup>
      </m:oMath>
      <w:ins w:id="8324" w:author="PR Preview" w:date="2026-01-01T00:00:00Z">
        <w:r>
          <w:t xml:space="preserve"> </w:t>
        </w:r>
      </w:ins>
      <w:ins w:id="8325" w:author="PR Preview" w:date="2026-01-01T00:00:00Z">
        <w:r>
          <w:t xml:space="preserve">(</w:t>
        </w:r>
      </w:ins>
      <w:hyperlink w:anchor="thm-column-space-span">
        <w:ins w:id="8326" w:author="PR Preview" w:date="2026-01-01T00:00:00Z">
          <w:r>
            <w:rPr>
              <w:rStyle w:val="Hyperlink"/>
            </w:rPr>
            <w:t xml:space="preserve">Theorem 31</w:t>
          </w:r>
        </w:ins>
      </w:hyperlink>
      <w:ins w:id="8327" w:author="PR Preview" w:date="2026-01-01T00:00:00Z">
        <w:r>
          <w:t xml:space="preserve">), so</w:t>
        </w:r>
      </w:ins>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52</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del w:id="8328" w:author="PR Preview" w:date="2026-01-01T00:00:00Z">
        <w:r>
          <w:rPr>
            <w:b/>
            <w:bCs/>
          </w:rPr>
          <w:delText xml:space="preserve">Part 4.</w:delText>
        </w:r>
      </w:del>
      <w:del w:id="8329"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del w:id="8330" w:author="PR Preview" w:date="2026-01-01T00:00:00Z">
        <w:r>
          <w:delText xml:space="preserve"> </w:delText>
        </w:r>
      </w:del>
      <w:del w:id="8331" w:author="PR Preview" w:date="2026-01-01T00:00:00Z">
        <w:r>
          <w:delText xml:space="preserve">by</w:delText>
        </w:r>
      </w:del>
      <w:del w:id="8332" w:author="PR Preview" w:date="2026-01-01T00:00:00Z">
        <w:r>
          <w:delText xml:space="preserve"> </w:delText>
        </w:r>
      </w:del>
      <w:hyperlink w:anchor="thm-rank-dim">
        <w:del w:id="8333" w:author="PR Preview" w:date="2026-01-01T00:00:00Z">
          <w:r>
            <w:rPr>
              <w:rStyle w:val="Hyperlink"/>
            </w:rPr>
            <w:delText xml:space="preserve">Theorem 35</w:delText>
          </w:r>
        </w:del>
      </w:hyperlink>
      <w:del w:id="8334" w:author="PR Preview" w:date="2026-01-01T00:00:00Z">
        <w:r>
          <w:delText xml:space="preserve">.</w:delText>
        </w:r>
      </w:del>
      <w:del w:id="8335"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del w:id="8336" w:author="PR Preview" w:date="2026-01-01T00:00:00Z">
        <w:r>
          <w:delText xml:space="preserve"> </w:delText>
        </w:r>
      </w:del>
      <w:del w:id="8337" w:author="PR Preview" w:date="2026-01-01T00:00:00Z">
        <w:r>
          <w:delText xml:space="preserve">by</w:delText>
        </w:r>
      </w:del>
      <w:del w:id="8338" w:author="PR Preview" w:date="2026-01-01T00:00:00Z">
        <w:r>
          <w:delText xml:space="preserve"> </w:delText>
        </w:r>
      </w:del>
      <w:hyperlink w:anchor="thm-rank-dim">
        <w:del w:id="8339" w:author="PR Preview" w:date="2026-01-01T00:00:00Z">
          <w:r>
            <w:rPr>
              <w:rStyle w:val="Hyperlink"/>
            </w:rPr>
            <w:delText xml:space="preserve">Theorem 35</w:delText>
          </w:r>
        </w:del>
      </w:hyperlink>
      <w:del w:id="8340" w:author="PR Preview" w:date="2026-01-01T00:00:00Z">
        <w:r>
          <w:delText xml:space="preserve">,</w:delText>
        </w:r>
      </w:del>
      <w:del w:id="8341" w:author="PR Preview" w:date="2026-01-01T00:00:00Z">
        <w:r>
          <w:delText xml:space="preserve"> </w:delText>
        </w:r>
      </w:del>
      <w:del w:id="8342" w:author="PR Preview" w:date="2026-01-01T00:00:00Z">
        <w:r>
          <w:delText xml:space="preserve">and that is</w:delText>
        </w:r>
      </w:del>
      <w:del w:id="8343" w:author="PR Preview" w:date="2026-01-01T00:00:00Z">
        <w:r>
          <w:delText xml:space="preserve"> </w:delText>
        </w:r>
      </w:del>
      <m:oMath>
        <m:r>
          <m:t>r</m:t>
        </m:r>
      </m:oMath>
      <w:del w:id="8344" w:author="PR Preview" w:date="2026-01-01T00:00:00Z">
        <w:r>
          <w:delText xml:space="preserve"> </w:delText>
        </w:r>
      </w:del>
      <w:del w:id="8345" w:author="PR Preview" w:date="2026-01-01T00:00:00Z">
        <w:r>
          <w:delText xml:space="preserve">by</w:delText>
        </w:r>
      </w:del>
      <w:del w:id="8346" w:author="PR Preview" w:date="2026-01-01T00:00:00Z">
        <w:r>
          <w:delText xml:space="preserve"> </w:delText>
        </w:r>
      </w:del>
      <w:hyperlink w:anchor="thm-rank-transpose">
        <w:del w:id="8347" w:author="PR Preview" w:date="2026-01-01T00:00:00Z">
          <w:r>
            <w:rPr>
              <w:rStyle w:val="Hyperlink"/>
            </w:rPr>
            <w:delText xml:space="preserve">Theorem 38</w:delText>
          </w:r>
        </w:del>
      </w:hyperlink>
      <w:del w:id="8348" w:author="PR Preview" w:date="2026-01-01T00:00:00Z">
        <w:r>
          <w:delText xml:space="preserve">.</w:delText>
        </w:r>
      </w:del>
      <w:del w:id="8349" w:author="PR Preview" w:date="2026-01-01T00:00:00Z">
        <w:r>
          <w:delText xml:space="preserve"> </w:delText>
        </w:r>
      </w:del>
      <m:oMath>
        <m:r>
          <m:rPr>
            <m:sty m:val="bi"/>
          </m:rPr>
          <m:t>A</m:t>
        </m:r>
      </m:oMath>
      <w:del w:id="8350" w:author="PR Preview" w:date="2026-01-01T00:00:00Z">
        <w:r>
          <w:delText xml:space="preserve"> </w:delText>
        </w:r>
      </w:del>
      <w:del w:id="8351" w:author="PR Preview" w:date="2026-01-01T00:00:00Z">
        <w:r>
          <w:delText xml:space="preserve">has</w:delText>
        </w:r>
      </w:del>
      <w:del w:id="8352" w:author="PR Preview" w:date="2026-01-01T00:00:00Z">
        <w:r>
          <w:delText xml:space="preserve"> </w:delText>
        </w:r>
      </w:del>
      <m:oMath>
        <m:r>
          <m:t>n</m:t>
        </m:r>
      </m:oMath>
      <w:del w:id="8353" w:author="PR Preview" w:date="2026-01-01T00:00:00Z">
        <w:r>
          <w:delText xml:space="preserve"> </w:delText>
        </w:r>
      </w:del>
      <w:del w:id="8354" w:author="PR Preview" w:date="2026-01-01T00:00:00Z">
        <w:r>
          <w:delText xml:space="preserve">columns,</w:delText>
        </w:r>
      </w:del>
      <w:del w:id="8355" w:author="PR Preview" w:date="2026-01-01T00:00:00Z">
        <w:r>
          <w:delText xml:space="preserve"> </w:delText>
        </w:r>
      </w:del>
      <w:del w:id="8356" w:author="PR Preview" w:date="2026-01-01T00:00:00Z">
        <w:r>
          <w:delText xml:space="preserve">so</w:delText>
        </w:r>
      </w:del>
      <w:del w:id="8357"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del w:id="8358" w:author="PR Preview" w:date="2026-01-01T00:00:00Z">
        <w:r>
          <w:delText xml:space="preserve"> </w:delText>
        </w:r>
      </w:del>
      <w:del w:id="8359" w:author="PR Preview" w:date="2026-01-01T00:00:00Z">
        <w:r>
          <w:delText xml:space="preserve">(</w:delText>
        </w:r>
      </w:del>
      <w:hyperlink w:anchor="def-nullity">
        <w:del w:id="8360" w:author="PR Preview" w:date="2026-01-01T00:00:00Z">
          <w:r>
            <w:rPr>
              <w:rStyle w:val="Hyperlink"/>
            </w:rPr>
            <w:delText xml:space="preserve">Definition 48</w:delText>
          </w:r>
        </w:del>
      </w:hyperlink>
      <w:del w:id="8361" w:author="PR Preview" w:date="2026-01-01T00:00:00Z">
        <w:r>
          <w:delText xml:space="preserve">,</w:delText>
        </w:r>
      </w:del>
      <w:del w:id="8362" w:author="PR Preview" w:date="2026-01-01T00:00:00Z">
        <w:r>
          <w:delText xml:space="preserve"> </w:delText>
        </w:r>
      </w:del>
      <w:hyperlink w:anchor="thm-rank-nullity">
        <w:del w:id="8363" w:author="PR Preview" w:date="2026-01-01T00:00:00Z">
          <w:r>
            <w:rPr>
              <w:rStyle w:val="Hyperlink"/>
            </w:rPr>
            <w:delText xml:space="preserve">Theorem 36</w:delText>
          </w:r>
        </w:del>
      </w:hyperlink>
      <w:del w:id="8364" w:author="PR Preview" w:date="2026-01-01T00:00:00Z">
        <w:r>
          <w:delText xml:space="preserve">).</w:delText>
        </w:r>
      </w:del>
      <w:del w:id="8365" w:author="PR Preview" w:date="2026-01-01T00:00:00Z">
        <w:r>
          <w:delText xml:space="preserve"> </w:delText>
        </w:r>
      </w:del>
      <m:oMath>
        <m:sSup>
          <m:e>
            <m:r>
              <m:rPr>
                <m:sty m:val="bi"/>
              </m:rPr>
              <m:t>A</m:t>
            </m:r>
          </m:e>
          <m:sup>
            <m:r>
              <m:rPr>
                <m:sty m:val="p"/>
              </m:rPr>
              <m:t>⊤</m:t>
            </m:r>
          </m:sup>
        </m:sSup>
      </m:oMath>
      <w:del w:id="8366" w:author="PR Preview" w:date="2026-01-01T00:00:00Z">
        <w:r>
          <w:delText xml:space="preserve"> </w:delText>
        </w:r>
      </w:del>
      <w:del w:id="8367" w:author="PR Preview" w:date="2026-01-01T00:00:00Z">
        <w:r>
          <w:delText xml:space="preserve">has</w:delText>
        </w:r>
      </w:del>
      <w:del w:id="8368" w:author="PR Preview" w:date="2026-01-01T00:00:00Z">
        <w:r>
          <w:delText xml:space="preserve"> </w:delText>
        </w:r>
      </w:del>
      <m:oMath>
        <m:r>
          <m:t>m</m:t>
        </m:r>
      </m:oMath>
      <w:del w:id="8369" w:author="PR Preview" w:date="2026-01-01T00:00:00Z">
        <w:r>
          <w:delText xml:space="preserve"> </w:delText>
        </w:r>
      </w:del>
      <w:del w:id="8370" w:author="PR Preview" w:date="2026-01-01T00:00:00Z">
        <w:r>
          <w:delText xml:space="preserve">columns and rank</w:delText>
        </w:r>
      </w:del>
      <w:del w:id="8371" w:author="PR Preview" w:date="2026-01-01T00:00:00Z">
        <w:r>
          <w:delText xml:space="preserve"> </w:delText>
        </w:r>
      </w:del>
      <m:oMath>
        <m:r>
          <m:t>r</m:t>
        </m:r>
      </m:oMath>
      <w:del w:id="8372" w:author="PR Preview" w:date="2026-01-01T00:00:00Z">
        <w:r>
          <w:delText xml:space="preserve">,</w:delText>
        </w:r>
      </w:del>
      <w:del w:id="8373" w:author="PR Preview" w:date="2026-01-01T00:00:00Z">
        <w:r>
          <w:delText xml:space="preserve"> </w:delText>
        </w:r>
      </w:del>
      <w:del w:id="8374" w:author="PR Preview" w:date="2026-01-01T00:00:00Z">
        <w:r>
          <w:delText xml:space="preserve">so</w:delText>
        </w:r>
      </w:del>
      <w:del w:id="8375"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del w:id="8376" w:author="PR Preview" w:date="2026-01-01T00:00:00Z">
        <w:r>
          <w:delText xml:space="preserve"> </w:delText>
        </w:r>
      </w:del>
      <w:del w:id="8377" w:author="PR Preview" w:date="2026-01-01T00:00:00Z">
        <w:r>
          <w:delText xml:space="preserve">in the same way.</w:delText>
        </w:r>
      </w:del>
    </w:p>
    <w:p>
      <w:pPr>
        <w:pStyle w:val="BodyText"/>
      </w:pPr>
      <w:del w:id="8378" w:author="PR Preview" w:date="2026-01-01T00:00:00Z">
        <w:r>
          <w:rPr>
            <w:b/>
            <w:bCs/>
          </w:rPr>
          <w:delText xml:space="preserve">Example 90 (The four subspaces of the matrix in</w:delText>
        </w:r>
      </w:del>
      <w:del w:id="8379" w:author="PR Preview" w:date="2026-01-01T00:00:00Z">
        <w:r>
          <w:rPr>
            <w:b/>
            <w:bCs/>
          </w:rPr>
          <w:delText xml:space="preserve"> </w:delText>
        </w:r>
      </w:del>
      <w:hyperlink w:anchor="exm-column-space">
        <w:del w:id="8380" w:author="PR Preview" w:date="2026-01-01T00:00:00Z">
          <w:r>
            <w:rPr>
              <w:rStyle w:val="Hyperlink"/>
              <w:b/>
              <w:bCs/>
            </w:rPr>
            <w:delText xml:space="preserve">Example 53</w:delText>
          </w:r>
        </w:del>
      </w:hyperlink>
      <w:del w:id="8381" w:author="PR Preview" w:date="2026-01-01T00:00:00Z">
        <w:r>
          <w:rPr>
            <w:b/>
            <w:bCs/>
          </w:rPr>
          <w:delText xml:space="preserve">)</w:delText>
        </w:r>
      </w:del>
      <w:del w:id="8382" w:author="PR Preview" w:date="2026-01-01T00:00:00Z">
        <w:r>
          <w:delText xml:space="preserve"> </w:delText>
        </w:r>
      </w:del>
      <w:del w:id="8383" w:author="PR Preview" w:date="2026-01-01T00:00:00Z">
        <w:r>
          <w:delText xml:space="preserve">For</w:delText>
        </w:r>
      </w:del>
      <w:del w:id="8384" w:author="PR Preview" w:date="2026-01-01T00:00:00Z">
        <w:r>
          <w:delText xml:space="preserve"> </w:delText>
        </w:r>
      </w:del>
      <m:oMath>
        <m:r>
          <m:rPr>
            <m:sty m:val="bi"/>
          </m:rPr>
          <m:t>A</m:t>
        </m:r>
      </m:oMath>
      <w:del w:id="8385" w:author="PR Preview" w:date="2026-01-01T00:00:00Z">
        <w:r>
          <w:delText xml:space="preserve"> </w:delText>
        </w:r>
      </w:del>
      <w:del w:id="8386" w:author="PR Preview" w:date="2026-01-01T00:00:00Z">
        <w:r>
          <w:delText xml:space="preserve">in</w:delText>
        </w:r>
      </w:del>
      <w:del w:id="8387" w:author="PR Preview" w:date="2026-01-01T00:00:00Z">
        <w:r>
          <w:delText xml:space="preserve"> </w:delText>
        </w:r>
      </w:del>
      <w:hyperlink w:anchor="exm-column-space">
        <w:del w:id="8388" w:author="PR Preview" w:date="2026-01-01T00:00:00Z">
          <w:r>
            <w:rPr>
              <w:rStyle w:val="Hyperlink"/>
            </w:rPr>
            <w:delText xml:space="preserve">Example 53</w:delText>
          </w:r>
        </w:del>
      </w:hyperlink>
      <w:del w:id="8389" w:author="PR Preview" w:date="2026-01-01T00:00:00Z">
        <w:r>
          <w:delText xml:space="preserve">,</w:delText>
        </w:r>
      </w:del>
      <w:del w:id="8390" w:author="PR Preview" w:date="2026-01-01T00:00:00Z">
        <w:r>
          <w:delText xml:space="preserve"> </w:delText>
        </w:r>
      </w:del>
      <m:oMath>
        <m:r>
          <m:t>m</m:t>
        </m:r>
        <m:r>
          <m:rPr>
            <m:sty m:val="p"/>
          </m:rPr>
          <m:t>=</m:t>
        </m:r>
        <m:r>
          <m:t>2</m:t>
        </m:r>
      </m:oMath>
      <w:del w:id="8391" w:author="PR Preview" w:date="2026-01-01T00:00:00Z">
        <w:r>
          <w:delText xml:space="preserve">,</w:delText>
        </w:r>
      </w:del>
      <w:del w:id="8392" w:author="PR Preview" w:date="2026-01-01T00:00:00Z">
        <w:r>
          <w:delText xml:space="preserve"> </w:delText>
        </w:r>
      </w:del>
      <m:oMath>
        <m:r>
          <m:t>n</m:t>
        </m:r>
        <m:r>
          <m:rPr>
            <m:sty m:val="p"/>
          </m:rPr>
          <m:t>=</m:t>
        </m:r>
        <m:r>
          <m:t>3</m:t>
        </m:r>
      </m:oMath>
      <w:del w:id="8393" w:author="PR Preview" w:date="2026-01-01T00:00:00Z">
        <w:r>
          <w:delText xml:space="preserve"> </w:delText>
        </w:r>
      </w:del>
      <w:del w:id="8394" w:author="PR Preview" w:date="2026-01-01T00:00:00Z">
        <w:r>
          <w:delText xml:space="preserve">and</w:delText>
        </w:r>
      </w:del>
      <w:del w:id="8395" w:author="PR Preview" w:date="2026-01-01T00:00:00Z">
        <w:r>
          <w:delText xml:space="preserve"> </w:delText>
        </w:r>
      </w:del>
      <m:oMath>
        <m:r>
          <m:t>r</m:t>
        </m:r>
        <m:r>
          <m:rPr>
            <m:sty m:val="p"/>
          </m:rPr>
          <m:t>=</m:t>
        </m:r>
        <m:r>
          <m:t>1</m:t>
        </m:r>
      </m:oMath>
      <w:del w:id="8396" w:author="PR Preview" w:date="2026-01-01T00:00:00Z">
        <w:r>
          <w:delText xml:space="preserve"> </w:delText>
        </w:r>
      </w:del>
      <w:del w:id="8397" w:author="PR Preview" w:date="2026-01-01T00:00:00Z">
        <w:r>
          <w:delText xml:space="preserve">(</w:delText>
        </w:r>
      </w:del>
      <w:hyperlink w:anchor="exm-rank-dim">
        <w:del w:id="8398" w:author="PR Preview" w:date="2026-01-01T00:00:00Z">
          <w:r>
            <w:rPr>
              <w:rStyle w:val="Hyperlink"/>
            </w:rPr>
            <w:delText xml:space="preserve">Example 60</w:delText>
          </w:r>
        </w:del>
      </w:hyperlink>
      <w:del w:id="8399" w:author="PR Preview" w:date="2026-01-01T00:00:00Z">
        <w:r>
          <w:delText xml:space="preserve">).</w:delText>
        </w:r>
      </w:del>
    </w:p>
    <w:p>
      <w:pPr>
        <w:pStyle w:val="BodyText"/>
      </w:pPr>
      <w:ins w:id="8400" w:author="PR Preview" w:date="2026-01-01T00:00:00Z">
        <w:r>
          <w:rPr>
            <w:b/>
            <w:bCs/>
          </w:rPr>
          <w:t xml:space="preserve">Part 4.</w:t>
        </w:r>
      </w:ins>
      <w:ins w:id="8401"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ins w:id="8402" w:author="PR Preview" w:date="2026-01-01T00:00:00Z">
        <w:r>
          <w:t xml:space="preserve"> </w:t>
        </w:r>
      </w:ins>
      <w:ins w:id="8403" w:author="PR Preview" w:date="2026-01-01T00:00:00Z">
        <w:r>
          <w:t xml:space="preserve">by</w:t>
        </w:r>
      </w:ins>
      <w:ins w:id="8404" w:author="PR Preview" w:date="2026-01-01T00:00:00Z">
        <w:r>
          <w:t xml:space="preserve"> </w:t>
        </w:r>
      </w:ins>
      <w:hyperlink w:anchor="thm-rank-dim">
        <w:ins w:id="8405" w:author="PR Preview" w:date="2026-01-01T00:00:00Z">
          <w:r>
            <w:rPr>
              <w:rStyle w:val="Hyperlink"/>
            </w:rPr>
            <w:t xml:space="preserve">Theorem 36</w:t>
          </w:r>
        </w:ins>
      </w:hyperlink>
      <w:ins w:id="8406" w:author="PR Preview" w:date="2026-01-01T00:00:00Z">
        <w:r>
          <w:t xml:space="preserve">.</w:t>
        </w:r>
      </w:ins>
      <w:ins w:id="8407" w:author="PR Preview" w:date="2026-01-01T00:00:00Z">
        <w:r>
          <w:t xml:space="preserve"> </w:t>
        </w:r>
      </w:ins>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ins w:id="8408" w:author="PR Preview" w:date="2026-01-01T00:00:00Z">
        <w:r>
          <w:t xml:space="preserve"> </w:t>
        </w:r>
      </w:ins>
      <w:ins w:id="8409" w:author="PR Preview" w:date="2026-01-01T00:00:00Z">
        <w:r>
          <w:t xml:space="preserve">by</w:t>
        </w:r>
      </w:ins>
      <w:ins w:id="8410" w:author="PR Preview" w:date="2026-01-01T00:00:00Z">
        <w:r>
          <w:t xml:space="preserve"> </w:t>
        </w:r>
      </w:ins>
      <w:hyperlink w:anchor="thm-rank-dim">
        <w:ins w:id="8411" w:author="PR Preview" w:date="2026-01-01T00:00:00Z">
          <w:r>
            <w:rPr>
              <w:rStyle w:val="Hyperlink"/>
            </w:rPr>
            <w:t xml:space="preserve">Theorem 36</w:t>
          </w:r>
        </w:ins>
      </w:hyperlink>
      <w:ins w:id="8412" w:author="PR Preview" w:date="2026-01-01T00:00:00Z">
        <w:r>
          <w:t xml:space="preserve">,</w:t>
        </w:r>
      </w:ins>
      <w:ins w:id="8413" w:author="PR Preview" w:date="2026-01-01T00:00:00Z">
        <w:r>
          <w:t xml:space="preserve"> </w:t>
        </w:r>
      </w:ins>
      <w:ins w:id="8414" w:author="PR Preview" w:date="2026-01-01T00:00:00Z">
        <w:r>
          <w:t xml:space="preserve">and that is</w:t>
        </w:r>
      </w:ins>
      <w:ins w:id="8415" w:author="PR Preview" w:date="2026-01-01T00:00:00Z">
        <w:r>
          <w:t xml:space="preserve"> </w:t>
        </w:r>
      </w:ins>
      <m:oMath>
        <m:r>
          <m:t>r</m:t>
        </m:r>
      </m:oMath>
      <w:ins w:id="8416" w:author="PR Preview" w:date="2026-01-01T00:00:00Z">
        <w:r>
          <w:t xml:space="preserve"> </w:t>
        </w:r>
      </w:ins>
      <w:ins w:id="8417" w:author="PR Preview" w:date="2026-01-01T00:00:00Z">
        <w:r>
          <w:t xml:space="preserve">by</w:t>
        </w:r>
      </w:ins>
      <w:ins w:id="8418" w:author="PR Preview" w:date="2026-01-01T00:00:00Z">
        <w:r>
          <w:t xml:space="preserve"> </w:t>
        </w:r>
      </w:ins>
      <w:hyperlink w:anchor="thm-rank-transpose">
        <w:ins w:id="8419" w:author="PR Preview" w:date="2026-01-01T00:00:00Z">
          <w:r>
            <w:rPr>
              <w:rStyle w:val="Hyperlink"/>
            </w:rPr>
            <w:t xml:space="preserve">Theorem 39</w:t>
          </w:r>
        </w:ins>
      </w:hyperlink>
      <w:ins w:id="8420" w:author="PR Preview" w:date="2026-01-01T00:00:00Z">
        <w:r>
          <w:t xml:space="preserve">.</w:t>
        </w:r>
      </w:ins>
      <w:ins w:id="8421" w:author="PR Preview" w:date="2026-01-01T00:00:00Z">
        <w:r>
          <w:t xml:space="preserve"> </w:t>
        </w:r>
      </w:ins>
      <m:oMath>
        <m:r>
          <m:rPr>
            <m:sty m:val="bi"/>
          </m:rPr>
          <m:t>A</m:t>
        </m:r>
      </m:oMath>
      <w:ins w:id="8422" w:author="PR Preview" w:date="2026-01-01T00:00:00Z">
        <w:r>
          <w:t xml:space="preserve"> </w:t>
        </w:r>
      </w:ins>
      <w:ins w:id="8423" w:author="PR Preview" w:date="2026-01-01T00:00:00Z">
        <w:r>
          <w:t xml:space="preserve">has</w:t>
        </w:r>
      </w:ins>
      <w:ins w:id="8424" w:author="PR Preview" w:date="2026-01-01T00:00:00Z">
        <w:r>
          <w:t xml:space="preserve"> </w:t>
        </w:r>
      </w:ins>
      <m:oMath>
        <m:r>
          <m:t>n</m:t>
        </m:r>
      </m:oMath>
      <w:ins w:id="8425" w:author="PR Preview" w:date="2026-01-01T00:00:00Z">
        <w:r>
          <w:t xml:space="preserve"> </w:t>
        </w:r>
      </w:ins>
      <w:ins w:id="8426" w:author="PR Preview" w:date="2026-01-01T00:00:00Z">
        <w:r>
          <w:t xml:space="preserve">columns,</w:t>
        </w:r>
      </w:ins>
      <w:ins w:id="8427" w:author="PR Preview" w:date="2026-01-01T00:00:00Z">
        <w:r>
          <w:t xml:space="preserve"> </w:t>
        </w:r>
      </w:ins>
      <w:ins w:id="8428" w:author="PR Preview" w:date="2026-01-01T00:00:00Z">
        <w:r>
          <w:t xml:space="preserve">so</w:t>
        </w:r>
      </w:ins>
      <w:ins w:id="8429" w:author="PR Preview" w:date="2026-01-01T00:00:00Z">
        <w:r>
          <w:t xml:space="preserve"> </w:t>
        </w:r>
      </w:ins>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ins w:id="8430" w:author="PR Preview" w:date="2026-01-01T00:00:00Z">
        <w:r>
          <w:t xml:space="preserve"> </w:t>
        </w:r>
      </w:ins>
      <w:ins w:id="8431" w:author="PR Preview" w:date="2026-01-01T00:00:00Z">
        <w:r>
          <w:t xml:space="preserve">(</w:t>
        </w:r>
      </w:ins>
      <w:hyperlink w:anchor="def-nullity">
        <w:ins w:id="8432" w:author="PR Preview" w:date="2026-01-01T00:00:00Z">
          <w:r>
            <w:rPr>
              <w:rStyle w:val="Hyperlink"/>
            </w:rPr>
            <w:t xml:space="preserve">Definition 51</w:t>
          </w:r>
        </w:ins>
      </w:hyperlink>
      <w:ins w:id="8433" w:author="PR Preview" w:date="2026-01-01T00:00:00Z">
        <w:r>
          <w:t xml:space="preserve">,</w:t>
        </w:r>
      </w:ins>
      <w:ins w:id="8434" w:author="PR Preview" w:date="2026-01-01T00:00:00Z">
        <w:r>
          <w:t xml:space="preserve"> </w:t>
        </w:r>
      </w:ins>
      <w:hyperlink w:anchor="thm-rank-nullity">
        <w:ins w:id="8435" w:author="PR Preview" w:date="2026-01-01T00:00:00Z">
          <w:r>
            <w:rPr>
              <w:rStyle w:val="Hyperlink"/>
            </w:rPr>
            <w:t xml:space="preserve">Theorem 37</w:t>
          </w:r>
        </w:ins>
      </w:hyperlink>
      <w:ins w:id="8436" w:author="PR Preview" w:date="2026-01-01T00:00:00Z">
        <w:r>
          <w:t xml:space="preserve">).</w:t>
        </w:r>
      </w:ins>
      <w:ins w:id="8437" w:author="PR Preview" w:date="2026-01-01T00:00:00Z">
        <w:r>
          <w:t xml:space="preserve"> </w:t>
        </w:r>
      </w:ins>
      <m:oMath>
        <m:sSup>
          <m:e>
            <m:r>
              <m:rPr>
                <m:sty m:val="bi"/>
              </m:rPr>
              <m:t>A</m:t>
            </m:r>
          </m:e>
          <m:sup>
            <m:r>
              <m:rPr>
                <m:sty m:val="p"/>
              </m:rPr>
              <m:t>⊤</m:t>
            </m:r>
          </m:sup>
        </m:sSup>
      </m:oMath>
      <w:ins w:id="8438" w:author="PR Preview" w:date="2026-01-01T00:00:00Z">
        <w:r>
          <w:t xml:space="preserve"> </w:t>
        </w:r>
      </w:ins>
      <w:ins w:id="8439" w:author="PR Preview" w:date="2026-01-01T00:00:00Z">
        <w:r>
          <w:t xml:space="preserve">has</w:t>
        </w:r>
      </w:ins>
      <w:ins w:id="8440" w:author="PR Preview" w:date="2026-01-01T00:00:00Z">
        <w:r>
          <w:t xml:space="preserve"> </w:t>
        </w:r>
      </w:ins>
      <m:oMath>
        <m:r>
          <m:t>m</m:t>
        </m:r>
      </m:oMath>
      <w:ins w:id="8441" w:author="PR Preview" w:date="2026-01-01T00:00:00Z">
        <w:r>
          <w:t xml:space="preserve"> </w:t>
        </w:r>
      </w:ins>
      <w:ins w:id="8442" w:author="PR Preview" w:date="2026-01-01T00:00:00Z">
        <w:r>
          <w:t xml:space="preserve">columns and rank</w:t>
        </w:r>
      </w:ins>
      <w:ins w:id="8443" w:author="PR Preview" w:date="2026-01-01T00:00:00Z">
        <w:r>
          <w:t xml:space="preserve"> </w:t>
        </w:r>
      </w:ins>
      <m:oMath>
        <m:r>
          <m:t>r</m:t>
        </m:r>
      </m:oMath>
      <w:ins w:id="8444" w:author="PR Preview" w:date="2026-01-01T00:00:00Z">
        <w:r>
          <w:t xml:space="preserve">,</w:t>
        </w:r>
      </w:ins>
      <w:ins w:id="8445" w:author="PR Preview" w:date="2026-01-01T00:00:00Z">
        <w:r>
          <w:t xml:space="preserve"> </w:t>
        </w:r>
      </w:ins>
      <w:ins w:id="8446" w:author="PR Preview" w:date="2026-01-01T00:00:00Z">
        <w:r>
          <w:t xml:space="preserve">so</w:t>
        </w:r>
      </w:ins>
      <w:ins w:id="8447" w:author="PR Preview" w:date="2026-01-01T00:00:00Z">
        <w:r>
          <w:t xml:space="preserve"> </w:t>
        </w:r>
      </w:ins>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ins w:id="8448" w:author="PR Preview" w:date="2026-01-01T00:00:00Z">
        <w:r>
          <w:t xml:space="preserve"> </w:t>
        </w:r>
      </w:ins>
      <w:ins w:id="8449" w:author="PR Preview" w:date="2026-01-01T00:00:00Z">
        <w:r>
          <w:t xml:space="preserve">in the same way.</w:t>
        </w:r>
      </w:ins>
    </w:p>
    <w:bookmarkStart w:id="325" w:name="exm-fundamental-subspaces"/>
    <w:p>
      <w:pPr>
        <w:pStyle w:val="BodyText"/>
      </w:pPr>
      <w:ins w:id="8450" w:author="PR Preview" w:date="2026-01-01T00:00:00Z">
        <w:r>
          <w:rPr>
            <w:b/>
            <w:bCs/>
          </w:rPr>
          <w:t xml:space="preserve">Example 93 (The four subspaces of the matrix in</w:t>
        </w:r>
      </w:ins>
      <w:ins w:id="8451" w:author="PR Preview" w:date="2026-01-01T00:00:00Z">
        <w:r>
          <w:rPr>
            <w:b/>
            <w:bCs/>
          </w:rPr>
          <w:t xml:space="preserve"> </w:t>
        </w:r>
      </w:ins>
      <w:hyperlink w:anchor="exm-column-space">
        <w:ins w:id="8452" w:author="PR Preview" w:date="2026-01-01T00:00:00Z">
          <w:r>
            <w:rPr>
              <w:rStyle w:val="Hyperlink"/>
              <w:b/>
              <w:bCs/>
            </w:rPr>
            <w:t xml:space="preserve">Example 54</w:t>
          </w:r>
        </w:ins>
      </w:hyperlink>
      <w:ins w:id="8453" w:author="PR Preview" w:date="2026-01-01T00:00:00Z">
        <w:r>
          <w:rPr>
            <w:b/>
            <w:bCs/>
          </w:rPr>
          <w:t xml:space="preserve">)</w:t>
        </w:r>
      </w:ins>
      <w:ins w:id="8454" w:author="PR Preview" w:date="2026-01-01T00:00:00Z">
        <w:r>
          <w:t xml:space="preserve"> </w:t>
        </w:r>
      </w:ins>
      <w:ins w:id="8455" w:author="PR Preview" w:date="2026-01-01T00:00:00Z">
        <w:r>
          <w:t xml:space="preserve">For</w:t>
        </w:r>
      </w:ins>
      <w:ins w:id="8456" w:author="PR Preview" w:date="2026-01-01T00:00:00Z">
        <w:r>
          <w:t xml:space="preserve"> </w:t>
        </w:r>
      </w:ins>
      <m:oMath>
        <m:r>
          <m:rPr>
            <m:sty m:val="bi"/>
          </m:rPr>
          <m:t>A</m:t>
        </m:r>
      </m:oMath>
      <w:ins w:id="8457" w:author="PR Preview" w:date="2026-01-01T00:00:00Z">
        <w:r>
          <w:t xml:space="preserve"> </w:t>
        </w:r>
      </w:ins>
      <w:ins w:id="8458" w:author="PR Preview" w:date="2026-01-01T00:00:00Z">
        <w:r>
          <w:t xml:space="preserve">in</w:t>
        </w:r>
      </w:ins>
      <w:ins w:id="8459" w:author="PR Preview" w:date="2026-01-01T00:00:00Z">
        <w:r>
          <w:t xml:space="preserve"> </w:t>
        </w:r>
      </w:ins>
      <w:hyperlink w:anchor="exm-column-space">
        <w:ins w:id="8460" w:author="PR Preview" w:date="2026-01-01T00:00:00Z">
          <w:r>
            <w:rPr>
              <w:rStyle w:val="Hyperlink"/>
            </w:rPr>
            <w:t xml:space="preserve">Example 54</w:t>
          </w:r>
        </w:ins>
      </w:hyperlink>
      <w:ins w:id="8461" w:author="PR Preview" w:date="2026-01-01T00:00:00Z">
        <w:r>
          <w:t xml:space="preserve">,</w:t>
        </w:r>
      </w:ins>
      <w:ins w:id="8462" w:author="PR Preview" w:date="2026-01-01T00:00:00Z">
        <w:r>
          <w:t xml:space="preserve"> </w:t>
        </w:r>
      </w:ins>
      <m:oMath>
        <m:r>
          <m:t>m</m:t>
        </m:r>
        <m:r>
          <m:rPr>
            <m:sty m:val="p"/>
          </m:rPr>
          <m:t>=</m:t>
        </m:r>
        <m:r>
          <m:t>2</m:t>
        </m:r>
      </m:oMath>
      <w:ins w:id="8463" w:author="PR Preview" w:date="2026-01-01T00:00:00Z">
        <w:r>
          <w:t xml:space="preserve">,</w:t>
        </w:r>
      </w:ins>
      <w:ins w:id="8464" w:author="PR Preview" w:date="2026-01-01T00:00:00Z">
        <w:r>
          <w:t xml:space="preserve"> </w:t>
        </w:r>
      </w:ins>
      <m:oMath>
        <m:r>
          <m:t>n</m:t>
        </m:r>
        <m:r>
          <m:rPr>
            <m:sty m:val="p"/>
          </m:rPr>
          <m:t>=</m:t>
        </m:r>
        <m:r>
          <m:t>3</m:t>
        </m:r>
      </m:oMath>
      <w:ins w:id="8465" w:author="PR Preview" w:date="2026-01-01T00:00:00Z">
        <w:r>
          <w:t xml:space="preserve"> </w:t>
        </w:r>
      </w:ins>
      <w:ins w:id="8466" w:author="PR Preview" w:date="2026-01-01T00:00:00Z">
        <w:r>
          <w:t xml:space="preserve">and</w:t>
        </w:r>
      </w:ins>
      <w:ins w:id="8467" w:author="PR Preview" w:date="2026-01-01T00:00:00Z">
        <w:r>
          <w:t xml:space="preserve"> </w:t>
        </w:r>
      </w:ins>
      <m:oMath>
        <m:r>
          <m:t>r</m:t>
        </m:r>
        <m:r>
          <m:rPr>
            <m:sty m:val="p"/>
          </m:rPr>
          <m:t>=</m:t>
        </m:r>
        <m:r>
          <m:t>1</m:t>
        </m:r>
      </m:oMath>
      <w:ins w:id="8468" w:author="PR Preview" w:date="2026-01-01T00:00:00Z">
        <w:r>
          <w:t xml:space="preserve"> </w:t>
        </w:r>
      </w:ins>
      <w:ins w:id="8469" w:author="PR Preview" w:date="2026-01-01T00:00:00Z">
        <w:r>
          <w:t xml:space="preserve">(</w:t>
        </w:r>
      </w:ins>
      <w:hyperlink w:anchor="exm-rank-dim">
        <w:ins w:id="8470" w:author="PR Preview" w:date="2026-01-01T00:00:00Z">
          <w:r>
            <w:rPr>
              <w:rStyle w:val="Hyperlink"/>
            </w:rPr>
            <w:t xml:space="preserve">Example 63</w:t>
          </w:r>
        </w:ins>
      </w:hyperlink>
      <w:ins w:id="8471" w:author="PR Preview" w:date="2026-01-01T00:00:00Z">
        <w:r>
          <w:t xml:space="preserve">).</w:t>
        </w:r>
      </w:ins>
    </w:p>
    <w:p>
      <w:pPr>
        <w:numPr>
          <w:ilvl w:val="0"/>
          <w:numId w:val="1045"/>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del w:id="8472" w:author="PR Preview" w:date="2026-01-01T00:00:00Z">
        <w:r>
          <w:delText xml:space="preserve">has dimension</w:delText>
        </w:r>
      </w:del>
      <w:del w:id="8473" w:author="PR Preview" w:date="2026-01-01T00:00:00Z">
        <w:r>
          <w:delText xml:space="preserve"> </w:delText>
        </w:r>
      </w:del>
      <m:oMath>
        <m:r>
          <m:t>1</m:t>
        </m:r>
        <m:r>
          <m:rPr>
            <m:sty m:val="p"/>
          </m:rPr>
          <m:t>=</m:t>
        </m:r>
        <m:r>
          <m:t>r</m:t>
        </m:r>
      </m:oMath>
      <w:del w:id="8474" w:author="PR Preview" w:date="2026-01-01T00:00:00Z">
        <w:r>
          <w:delText xml:space="preserve">,</w:delText>
        </w:r>
      </w:del>
      <w:del w:id="8475" w:author="PR Preview" w:date="2026-01-01T00:00:00Z">
        <w:r>
          <w:delText xml:space="preserve"> </w:delText>
        </w:r>
      </w:del>
      <w:del w:id="8476" w:author="PR Preview" w:date="2026-01-01T00:00:00Z">
        <w:r>
          <w:delText xml:space="preserve">and</w:delText>
        </w:r>
      </w:del>
      <w:del w:id="8477"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8478" w:author="PR Preview" w:date="2026-01-01T00:00:00Z">
        <w:r>
          <w:delText xml:space="preserve"> </w:delText>
        </w:r>
      </w:del>
      <w:del w:id="8479" w:author="PR Preview" w:date="2026-01-01T00:00:00Z">
        <w:r>
          <w:delText xml:space="preserve">has dimension</w:delText>
        </w:r>
      </w:del>
      <w:del w:id="8480" w:author="PR Preview" w:date="2026-01-01T00:00:00Z">
        <w:r>
          <w:delText xml:space="preserve"> </w:delText>
        </w:r>
      </w:del>
      <m:oMath>
        <m:r>
          <m:t>2</m:t>
        </m:r>
        <m:r>
          <m:rPr>
            <m:sty m:val="p"/>
          </m:rPr>
          <m:t>=</m:t>
        </m:r>
        <m:r>
          <m:t>n</m:t>
        </m:r>
        <m:r>
          <m:rPr>
            <m:sty m:val="p"/>
          </m:rPr>
          <m:t>−</m:t>
        </m:r>
        <m:r>
          <m:t>r</m:t>
        </m:r>
      </m:oMath>
      <w:del w:id="8481" w:author="PR Preview" w:date="2026-01-01T00:00:00Z">
        <w:r>
          <w:delText xml:space="preserve"> </w:delText>
        </w:r>
      </w:del>
      <w:del w:id="8482" w:author="PR Preview" w:date="2026-01-01T00:00:00Z">
        <w:r>
          <w:delText xml:space="preserve">(</w:delText>
        </w:r>
      </w:del>
      <w:hyperlink w:anchor="exm-nullity">
        <w:del w:id="8483" w:author="PR Preview" w:date="2026-01-01T00:00:00Z">
          <w:r>
            <w:rPr>
              <w:rStyle w:val="Hyperlink"/>
            </w:rPr>
            <w:delText xml:space="preserve">Example 61</w:delText>
          </w:r>
        </w:del>
      </w:hyperlink>
      <w:del w:id="8484" w:author="PR Preview" w:date="2026-01-01T00:00:00Z">
        <w:r>
          <w:delText xml:space="preserve">).</w:delText>
        </w:r>
      </w:del>
      <w:del w:id="8485" w:author="PR Preview" w:date="2026-01-01T00:00:00Z">
        <w:r>
          <w:delText xml:space="preserve"> </w:delText>
        </w:r>
      </w:del>
      <w:del w:id="8486" w:author="PR Preview" w:date="2026-01-01T00:00:00Z">
        <w:r>
          <w:delText xml:space="preserve">The spanning vectors are orthogonal:</w:delText>
        </w:r>
      </w:del>
    </w:p>
    <w:p>
      <w:pPr>
        <w:pStyle w:val="Compact"/>
        <w:numPr>
          <w:ilvl w:val="1"/>
          <w:numId w:val="1046"/>
        </w:numPr>
      </w:pPr>
      <w:ins w:id="8487" w:author="PR Preview" w:date="2026-01-01T00:00:00Z">
        <w:r>
          <w:t xml:space="preserve">has dimension</w:t>
        </w:r>
      </w:ins>
      <w:ins w:id="8488" w:author="PR Preview" w:date="2026-01-01T00:00:00Z">
        <w:r>
          <w:t xml:space="preserve"> </w:t>
        </w:r>
      </w:ins>
      <m:oMath>
        <m:r>
          <m:t>1</m:t>
        </m:r>
        <m:r>
          <m:rPr>
            <m:sty m:val="p"/>
          </m:rPr>
          <m:t>=</m:t>
        </m:r>
        <m:r>
          <m:t>r</m:t>
        </m:r>
      </m:oMath>
      <w:ins w:id="8489" w:author="PR Preview" w:date="2026-01-01T00:00:00Z">
        <w:r>
          <w:t xml:space="preserve">,</w:t>
        </w:r>
      </w:ins>
      <w:ins w:id="8490" w:author="PR Preview" w:date="2026-01-01T00:00:00Z">
        <w:r>
          <w:t xml:space="preserve"> </w:t>
        </w:r>
      </w:ins>
      <w:ins w:id="8491" w:author="PR Preview" w:date="2026-01-01T00:00:00Z">
        <w:r>
          <w:t xml:space="preserve">and</w:t>
        </w:r>
      </w:ins>
      <w:ins w:id="8492"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8493" w:author="PR Preview" w:date="2026-01-01T00:00:00Z">
        <w:r>
          <w:t xml:space="preserve"> </w:t>
        </w:r>
      </w:ins>
      <w:ins w:id="8494" w:author="PR Preview" w:date="2026-01-01T00:00:00Z">
        <w:r>
          <w:t xml:space="preserve">has dimension</w:t>
        </w:r>
      </w:ins>
      <w:ins w:id="8495" w:author="PR Preview" w:date="2026-01-01T00:00:00Z">
        <w:r>
          <w:t xml:space="preserve"> </w:t>
        </w:r>
      </w:ins>
      <m:oMath>
        <m:r>
          <m:t>2</m:t>
        </m:r>
        <m:r>
          <m:rPr>
            <m:sty m:val="p"/>
          </m:rPr>
          <m:t>=</m:t>
        </m:r>
        <m:r>
          <m:t>n</m:t>
        </m:r>
        <m:r>
          <m:rPr>
            <m:sty m:val="p"/>
          </m:rPr>
          <m:t>−</m:t>
        </m:r>
        <m:r>
          <m:t>r</m:t>
        </m:r>
      </m:oMath>
      <w:ins w:id="8496" w:author="PR Preview" w:date="2026-01-01T00:00:00Z">
        <w:r>
          <w:t xml:space="preserve"> </w:t>
        </w:r>
      </w:ins>
      <w:ins w:id="8497" w:author="PR Preview" w:date="2026-01-01T00:00:00Z">
        <w:r>
          <w:t xml:space="preserve">(</w:t>
        </w:r>
      </w:ins>
      <w:hyperlink w:anchor="exm-nullity">
        <w:ins w:id="8498" w:author="PR Preview" w:date="2026-01-01T00:00:00Z">
          <w:r>
            <w:rPr>
              <w:rStyle w:val="Hyperlink"/>
            </w:rPr>
            <w:t xml:space="preserve">Example 64</w:t>
          </w:r>
        </w:ins>
      </w:hyperlink>
      <w:ins w:id="8499" w:author="PR Preview" w:date="2026-01-01T00:00:00Z">
        <w:r>
          <w:t xml:space="preserve">).</w:t>
        </w:r>
      </w:ins>
      <w:ins w:id="8500" w:author="PR Preview" w:date="2026-01-01T00:00:00Z">
        <w:r>
          <w:t xml:space="preserve"> </w:t>
        </w:r>
      </w:ins>
      <w:ins w:id="8501" w:author="PR Preview" w:date="2026-01-01T00:00:00Z">
        <w:r>
          <w:t xml:space="preserve">The spanning vectors are orthogonal:</w:t>
        </w:r>
      </w:ins>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del w:id="8502" w:author="PR Preview" w:date="2026-01-01T00:00:00Z">
        <w:r>
          <w:rPr>
            <w:b/>
            <w:bCs/>
          </w:rPr>
          <w:delText xml:space="preserve">In</w:delText>
        </w:r>
      </w:del>
      <w:del w:id="8503" w:author="PR Preview" w:date="2026-01-01T00:00:00Z">
        <w:r>
          <w:rPr>
            <w:b/>
            <w:bCs/>
          </w:rPr>
          <w:delText xml:space="preserve"> </w:delText>
        </w:r>
      </w:del>
      <m:oMath>
        <m:sSup>
          <m:e>
            <m:r>
              <m:rPr>
                <m:scr m:val="double-struck"/>
                <m:sty m:val="p"/>
              </m:rPr>
              <m:t>R</m:t>
            </m:r>
          </m:e>
          <m:sup>
            <m:r>
              <m:t>2</m:t>
            </m:r>
          </m:sup>
        </m:sSup>
      </m:oMath>
      <w:del w:id="8504" w:author="PR Preview" w:date="2026-01-01T00:00:00Z">
        <w:r>
          <w:rPr>
            <w:b/>
            <w:bCs/>
          </w:rPr>
          <w:delText xml:space="preserve">:</w:delText>
        </w:r>
      </w:del>
      <w:del w:id="8505"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8506" w:author="PR Preview" w:date="2026-01-01T00:00:00Z">
        <w:r>
          <w:delText xml:space="preserve"> </w:delText>
        </w:r>
      </w:del>
      <w:del w:id="8507" w:author="PR Preview" w:date="2026-01-01T00:00:00Z">
        <w:r>
          <w:delText xml:space="preserve">has dimension</w:delText>
        </w:r>
      </w:del>
      <w:del w:id="8508" w:author="PR Preview" w:date="2026-01-01T00:00:00Z">
        <w:r>
          <w:delText xml:space="preserve"> </w:delText>
        </w:r>
      </w:del>
      <m:oMath>
        <m:r>
          <m:t>1</m:t>
        </m:r>
        <m:r>
          <m:rPr>
            <m:sty m:val="p"/>
          </m:rPr>
          <m:t>=</m:t>
        </m:r>
        <m:r>
          <m:t>r</m:t>
        </m:r>
      </m:oMath>
      <w:del w:id="8509" w:author="PR Preview" w:date="2026-01-01T00:00:00Z">
        <w:r>
          <w:delText xml:space="preserve">,</w:delText>
        </w:r>
      </w:del>
      <w:del w:id="8510" w:author="PR Preview" w:date="2026-01-01T00:00:00Z">
        <w:r>
          <w:delText xml:space="preserve"> </w:delText>
        </w:r>
      </w:del>
      <w:del w:id="8511" w:author="PR Preview" w:date="2026-01-01T00:00:00Z">
        <w:r>
          <w:delText xml:space="preserve">and</w:delText>
        </w:r>
      </w:del>
      <w:del w:id="8512"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8513" w:author="PR Preview" w:date="2026-01-01T00:00:00Z">
        <w:r>
          <w:delText xml:space="preserve"> </w:delText>
        </w:r>
      </w:del>
      <w:del w:id="8514" w:author="PR Preview" w:date="2026-01-01T00:00:00Z">
        <w:r>
          <w:delText xml:space="preserve">has dimension</w:delText>
        </w:r>
      </w:del>
      <w:del w:id="8515" w:author="PR Preview" w:date="2026-01-01T00:00:00Z">
        <w:r>
          <w:delText xml:space="preserve"> </w:delText>
        </w:r>
      </w:del>
      <m:oMath>
        <m:r>
          <m:t>1</m:t>
        </m:r>
        <m:r>
          <m:rPr>
            <m:sty m:val="p"/>
          </m:rPr>
          <m:t>=</m:t>
        </m:r>
        <m:r>
          <m:t>m</m:t>
        </m:r>
        <m:r>
          <m:rPr>
            <m:sty m:val="p"/>
          </m:rPr>
          <m:t>−</m:t>
        </m:r>
        <m:r>
          <m:t>r</m:t>
        </m:r>
      </m:oMath>
      <w:del w:id="8516" w:author="PR Preview" w:date="2026-01-01T00:00:00Z">
        <w:r>
          <w:delText xml:space="preserve"> </w:delText>
        </w:r>
      </w:del>
      <w:del w:id="8517" w:author="PR Preview" w:date="2026-01-01T00:00:00Z">
        <w:r>
          <w:delText xml:space="preserve">(</w:delText>
        </w:r>
      </w:del>
      <w:hyperlink w:anchor="exm-complement-null-space">
        <w:del w:id="8518" w:author="PR Preview" w:date="2026-01-01T00:00:00Z">
          <w:r>
            <w:rPr>
              <w:rStyle w:val="Hyperlink"/>
            </w:rPr>
            <w:delText xml:space="preserve">Example 86</w:delText>
          </w:r>
        </w:del>
      </w:hyperlink>
      <w:del w:id="8519" w:author="PR Preview" w:date="2026-01-01T00:00:00Z">
        <w:r>
          <w:delText xml:space="preserve">).</w:delText>
        </w:r>
      </w:del>
    </w:p>
    <w:p>
      <w:pPr>
        <w:pStyle w:val="FirstParagraph"/>
      </w:pPr>
      <w:del w:id="8520" w:author="PR Preview" w:date="2026-01-01T00:00:00Z">
        <w:r>
          <w:delText xml:space="preserve">By part 3,</w:delText>
        </w:r>
      </w:del>
      <w:del w:id="8521" w:author="PR Preview" w:date="2026-01-01T00:00:00Z">
        <w:r>
          <w:delText xml:space="preserve"> </w:delText>
        </w:r>
      </w:del>
      <m:oMath>
        <m:acc>
          <m:accPr>
            <m:chr m:val="̃"/>
          </m:accPr>
          <m:e>
            <m:r>
              <m:t>y</m:t>
            </m:r>
          </m:e>
        </m:acc>
        <m:r>
          <m:rPr>
            <m:sty m:val="p"/>
          </m:rPr>
          <m:t>=</m:t>
        </m:r>
        <m:r>
          <m:rPr>
            <m:sty m:val="p"/>
          </m:rPr>
          <m:t>(</m:t>
        </m:r>
        <m:r>
          <m:t>1</m:t>
        </m:r>
        <m:r>
          <m:rPr>
            <m:sty m:val="p"/>
          </m:rPr>
          <m:t>,</m:t>
        </m:r>
        <m:r>
          <m:t>0</m:t>
        </m:r>
        <m:r>
          <m:rPr>
            <m:sty m:val="p"/>
          </m:rPr>
          <m:t>,</m:t>
        </m:r>
        <m:r>
          <m:t>0</m:t>
        </m:r>
        <m:r>
          <m:rPr>
            <m:sty m:val="p"/>
          </m:rPr>
          <m:t>)</m:t>
        </m:r>
      </m:oMath>
      <w:del w:id="8522" w:author="PR Preview" w:date="2026-01-01T00:00:00Z">
        <w:r>
          <w:delText xml:space="preserve"> </w:delText>
        </w:r>
      </w:del>
      <w:del w:id="8523" w:author="PR Preview" w:date="2026-01-01T00:00:00Z">
        <w:r>
          <w:delText xml:space="preserve">splits uniquely</w:delText>
        </w:r>
      </w:del>
      <w:del w:id="8524" w:author="PR Preview" w:date="2026-01-01T00:00:00Z">
        <w:r>
          <w:delText xml:space="preserve"> </w:delText>
        </w:r>
      </w:del>
      <w:del w:id="8525" w:author="PR Preview" w:date="2026-01-01T00:00:00Z">
        <w:r>
          <w:delText xml:space="preserve">into a row-space part</w:delText>
        </w:r>
      </w:del>
      <w:del w:id="8526" w:author="PR Preview" w:date="2026-01-01T00:00:00Z">
        <w:r>
          <w:delText xml:space="preserve"> </w:delText>
        </w:r>
      </w:del>
      <m:oMath>
        <m:r>
          <m:t>t</m:t>
        </m:r>
        <m:r>
          <m:t> </m:t>
        </m:r>
        <m:r>
          <m:rPr>
            <m:sty m:val="p"/>
          </m:rPr>
          <m:t>(</m:t>
        </m:r>
        <m:r>
          <m:t>1</m:t>
        </m:r>
        <m:r>
          <m:rPr>
            <m:sty m:val="p"/>
          </m:rPr>
          <m:t>,</m:t>
        </m:r>
        <m:r>
          <m:rPr>
            <m:sty m:val="p"/>
          </m:rPr>
          <m:t>−</m:t>
        </m:r>
        <m:r>
          <m:t>2</m:t>
        </m:r>
        <m:r>
          <m:rPr>
            <m:sty m:val="p"/>
          </m:rPr>
          <m:t>,</m:t>
        </m:r>
        <m:r>
          <m:rPr>
            <m:sty m:val="p"/>
          </m:rPr>
          <m:t>−</m:t>
        </m:r>
        <m:r>
          <m:t>2</m:t>
        </m:r>
        <m:r>
          <m:rPr>
            <m:sty m:val="p"/>
          </m:rPr>
          <m:t>)</m:t>
        </m:r>
      </m:oMath>
      <w:del w:id="8527" w:author="PR Preview" w:date="2026-01-01T00:00:00Z">
        <w:r>
          <w:delText xml:space="preserve"> </w:delText>
        </w:r>
      </w:del>
      <w:del w:id="8528" w:author="PR Preview" w:date="2026-01-01T00:00:00Z">
        <w:r>
          <w:delText xml:space="preserve">and a null-space part.</w:delText>
        </w:r>
      </w:del>
      <w:del w:id="8529" w:author="PR Preview" w:date="2026-01-01T00:00:00Z">
        <w:r>
          <w:delText xml:space="preserve"> </w:delText>
        </w:r>
      </w:del>
      <w:del w:id="8530" w:author="PR Preview" w:date="2026-01-01T00:00:00Z">
        <w:r>
          <w:delText xml:space="preserve">The null-space part</w:delText>
        </w:r>
      </w:del>
      <w:del w:id="8531" w:author="PR Preview" w:date="2026-01-01T00:00:00Z">
        <w:r>
          <w:delText xml:space="preserve"> </w:delText>
        </w:r>
      </w:del>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del w:id="8532" w:author="PR Preview" w:date="2026-01-01T00:00:00Z">
        <w:r>
          <w:delText xml:space="preserve"> </w:delText>
        </w:r>
      </w:del>
      <w:del w:id="8533" w:author="PR Preview" w:date="2026-01-01T00:00:00Z">
        <w:r>
          <w:delText xml:space="preserve">lies in</w:delText>
        </w:r>
      </w:del>
      <w:del w:id="8534" w:author="PR Preview" w:date="2026-01-01T00:00:00Z">
        <w:r>
          <w:delText xml:space="preserve"> </w:delText>
        </w:r>
      </w:del>
      <m:oMath>
        <m:r>
          <m:rPr>
            <m:scr m:val="script"/>
            <m:sty m:val="p"/>
          </m:rPr>
          <m:t>N</m:t>
        </m:r>
        <m:r>
          <m:rPr>
            <m:sty m:val="p"/>
          </m:rPr>
          <m:t>(</m:t>
        </m:r>
        <m:r>
          <m:rPr>
            <m:sty m:val="bi"/>
          </m:rPr>
          <m:t>A</m:t>
        </m:r>
        <m:r>
          <m:rPr>
            <m:sty m:val="p"/>
          </m:rPr>
          <m:t>)</m:t>
        </m:r>
      </m:oMath>
      <w:del w:id="8535" w:author="PR Preview" w:date="2026-01-01T00:00:00Z">
        <w:r>
          <w:delText xml:space="preserve"> </w:delText>
        </w:r>
      </w:del>
      <w:del w:id="8536" w:author="PR Preview" w:date="2026-01-01T00:00:00Z">
        <w:r>
          <w:delText xml:space="preserve">(part 3),</w:delText>
        </w:r>
      </w:del>
      <w:del w:id="8537" w:author="PR Preview" w:date="2026-01-01T00:00:00Z">
        <w:r>
          <w:delText xml:space="preserve"> </w:delText>
        </w:r>
      </w:del>
      <w:del w:id="8538" w:author="PR Preview" w:date="2026-01-01T00:00:00Z">
        <w:r>
          <w:delText xml:space="preserve">and</w:delText>
        </w:r>
      </w:del>
      <w:del w:id="8539"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del w:id="8540" w:author="PR Preview" w:date="2026-01-01T00:00:00Z">
        <w:r>
          <w:delText xml:space="preserve"> </w:delText>
        </w:r>
      </w:del>
      <w:del w:id="8541" w:author="PR Preview" w:date="2026-01-01T00:00:00Z">
        <w:r>
          <w:delText xml:space="preserve">(</w:delText>
        </w:r>
      </w:del>
      <w:hyperlink w:anchor="thm-complement-null-space">
        <w:del w:id="8542" w:author="PR Preview" w:date="2026-01-01T00:00:00Z">
          <w:r>
            <w:rPr>
              <w:rStyle w:val="Hyperlink"/>
            </w:rPr>
            <w:delText xml:space="preserve">Theorem 49</w:delText>
          </w:r>
        </w:del>
      </w:hyperlink>
      <w:del w:id="8543" w:author="PR Preview" w:date="2026-01-01T00:00:00Z">
        <w:r>
          <w:delText xml:space="preserve"> </w:delText>
        </w:r>
      </w:del>
      <w:del w:id="8544" w:author="PR Preview" w:date="2026-01-01T00:00:00Z">
        <w:r>
          <w:delText xml:space="preserve">applied to</w:delText>
        </w:r>
      </w:del>
      <w:del w:id="8545" w:author="PR Preview" w:date="2026-01-01T00:00:00Z">
        <w:r>
          <w:delText xml:space="preserve"> </w:delText>
        </w:r>
      </w:del>
      <m:oMath>
        <m:sSup>
          <m:e>
            <m:r>
              <m:rPr>
                <m:sty m:val="bi"/>
              </m:rPr>
              <m:t>A</m:t>
            </m:r>
          </m:e>
          <m:sup>
            <m:r>
              <m:rPr>
                <m:sty m:val="p"/>
              </m:rPr>
              <m:t>⊤</m:t>
            </m:r>
          </m:sup>
        </m:sSup>
      </m:oMath>
      <w:del w:id="8546" w:author="PR Preview" w:date="2026-01-01T00:00:00Z">
        <w:r>
          <w:delText xml:space="preserve">, with</w:delText>
        </w:r>
      </w:del>
      <w:del w:id="8547" w:author="PR Preview" w:date="2026-01-01T00:00:00Z">
        <w:r>
          <w:delText xml:space="preserve"> </w:delText>
        </w:r>
      </w:del>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del w:id="8548" w:author="PR Preview" w:date="2026-01-01T00:00:00Z">
        <w:r>
          <w:delText xml:space="preserve">),</w:delText>
        </w:r>
      </w:del>
      <w:del w:id="8549" w:author="PR Preview" w:date="2026-01-01T00:00:00Z">
        <w:r>
          <w:delText xml:space="preserve"> </w:delText>
        </w:r>
      </w:del>
      <w:del w:id="8550" w:author="PR Preview" w:date="2026-01-01T00:00:00Z">
        <w:r>
          <w:delText xml:space="preserve">so it must be orthogonal to</w:delText>
        </w:r>
      </w:del>
      <w:del w:id="8551"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8552" w:author="PR Preview" w:date="2026-01-01T00:00:00Z">
        <w:r>
          <w:delText xml:space="preserve">:</w:delText>
        </w:r>
      </w:del>
    </w:p>
    <w:p>
      <w:pPr>
        <w:numPr>
          <w:ilvl w:val="0"/>
          <w:numId w:val="1045"/>
        </w:numPr>
      </w:pPr>
      <w:ins w:id="8553" w:author="PR Preview" w:date="2026-01-01T00:00:00Z">
        <w:r>
          <w:rPr>
            <w:b/>
            <w:bCs/>
          </w:rPr>
          <w:t xml:space="preserve">In</w:t>
        </w:r>
      </w:ins>
      <w:ins w:id="8554" w:author="PR Preview" w:date="2026-01-01T00:00:00Z">
        <w:r>
          <w:rPr>
            <w:b/>
            <w:bCs/>
          </w:rPr>
          <w:t xml:space="preserve"> </w:t>
        </w:r>
      </w:ins>
      <m:oMath>
        <m:sSup>
          <m:e>
            <m:r>
              <m:rPr>
                <m:scr m:val="double-struck"/>
                <m:sty m:val="p"/>
              </m:rPr>
              <m:t>R</m:t>
            </m:r>
          </m:e>
          <m:sup>
            <m:r>
              <m:t>2</m:t>
            </m:r>
          </m:sup>
        </m:sSup>
      </m:oMath>
      <w:ins w:id="8555" w:author="PR Preview" w:date="2026-01-01T00:00:00Z">
        <w:r>
          <w:rPr>
            <w:b/>
            <w:bCs/>
          </w:rPr>
          <w:t xml:space="preserve">:</w:t>
        </w:r>
      </w:ins>
      <w:ins w:id="8556"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8557" w:author="PR Preview" w:date="2026-01-01T00:00:00Z">
        <w:r>
          <w:t xml:space="preserve"> </w:t>
        </w:r>
      </w:ins>
      <w:ins w:id="8558" w:author="PR Preview" w:date="2026-01-01T00:00:00Z">
        <w:r>
          <w:t xml:space="preserve">has dimension</w:t>
        </w:r>
      </w:ins>
      <w:ins w:id="8559" w:author="PR Preview" w:date="2026-01-01T00:00:00Z">
        <w:r>
          <w:t xml:space="preserve"> </w:t>
        </w:r>
      </w:ins>
      <m:oMath>
        <m:r>
          <m:t>1</m:t>
        </m:r>
        <m:r>
          <m:rPr>
            <m:sty m:val="p"/>
          </m:rPr>
          <m:t>=</m:t>
        </m:r>
        <m:r>
          <m:t>r</m:t>
        </m:r>
      </m:oMath>
      <w:ins w:id="8560" w:author="PR Preview" w:date="2026-01-01T00:00:00Z">
        <w:r>
          <w:t xml:space="preserve">,</w:t>
        </w:r>
      </w:ins>
      <w:ins w:id="8561" w:author="PR Preview" w:date="2026-01-01T00:00:00Z">
        <w:r>
          <w:t xml:space="preserve"> </w:t>
        </w:r>
      </w:ins>
      <w:ins w:id="8562" w:author="PR Preview" w:date="2026-01-01T00:00:00Z">
        <w:r>
          <w:t xml:space="preserve">and</w:t>
        </w:r>
      </w:ins>
      <w:ins w:id="8563"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8564" w:author="PR Preview" w:date="2026-01-01T00:00:00Z">
        <w:r>
          <w:t xml:space="preserve"> </w:t>
        </w:r>
      </w:ins>
      <w:ins w:id="8565" w:author="PR Preview" w:date="2026-01-01T00:00:00Z">
        <w:r>
          <w:t xml:space="preserve">has dimension</w:t>
        </w:r>
      </w:ins>
      <w:ins w:id="8566" w:author="PR Preview" w:date="2026-01-01T00:00:00Z">
        <w:r>
          <w:t xml:space="preserve"> </w:t>
        </w:r>
      </w:ins>
      <m:oMath>
        <m:r>
          <m:t>1</m:t>
        </m:r>
        <m:r>
          <m:rPr>
            <m:sty m:val="p"/>
          </m:rPr>
          <m:t>=</m:t>
        </m:r>
        <m:r>
          <m:t>m</m:t>
        </m:r>
        <m:r>
          <m:rPr>
            <m:sty m:val="p"/>
          </m:rPr>
          <m:t>−</m:t>
        </m:r>
        <m:r>
          <m:t>r</m:t>
        </m:r>
      </m:oMath>
      <w:ins w:id="8567" w:author="PR Preview" w:date="2026-01-01T00:00:00Z">
        <w:r>
          <w:t xml:space="preserve"> </w:t>
        </w:r>
      </w:ins>
      <w:ins w:id="8568" w:author="PR Preview" w:date="2026-01-01T00:00:00Z">
        <w:r>
          <w:t xml:space="preserve">(</w:t>
        </w:r>
      </w:ins>
      <w:hyperlink w:anchor="exm-complement-null-space">
        <w:ins w:id="8569" w:author="PR Preview" w:date="2026-01-01T00:00:00Z">
          <w:r>
            <w:rPr>
              <w:rStyle w:val="Hyperlink"/>
            </w:rPr>
            <w:t xml:space="preserve">Example 89</w:t>
          </w:r>
        </w:ins>
      </w:hyperlink>
      <w:ins w:id="8570" w:author="PR Preview" w:date="2026-01-01T00:00:00Z">
        <w:r>
          <w:t xml:space="preserve">).</w:t>
        </w:r>
      </w:ins>
    </w:p>
    <w:p>
      <w:pPr>
        <w:pStyle w:val="FirstParagraph"/>
      </w:pPr>
      <w:ins w:id="8571" w:author="PR Preview" w:date="2026-01-01T00:00:00Z">
        <w:r>
          <w:t xml:space="preserve">By part 3,</w:t>
        </w:r>
      </w:ins>
      <w:ins w:id="8572" w:author="PR Preview" w:date="2026-01-01T00:00:00Z">
        <w:r>
          <w:t xml:space="preserve"> </w:t>
        </w:r>
      </w:ins>
      <m:oMath>
        <m:acc>
          <m:accPr>
            <m:chr m:val="̃"/>
          </m:accPr>
          <m:e>
            <m:r>
              <m:t>y</m:t>
            </m:r>
          </m:e>
        </m:acc>
        <m:r>
          <m:rPr>
            <m:sty m:val="p"/>
          </m:rPr>
          <m:t>=</m:t>
        </m:r>
        <m:r>
          <m:rPr>
            <m:sty m:val="p"/>
          </m:rPr>
          <m:t>(</m:t>
        </m:r>
        <m:r>
          <m:t>1</m:t>
        </m:r>
        <m:r>
          <m:rPr>
            <m:sty m:val="p"/>
          </m:rPr>
          <m:t>,</m:t>
        </m:r>
        <m:r>
          <m:t>0</m:t>
        </m:r>
        <m:r>
          <m:rPr>
            <m:sty m:val="p"/>
          </m:rPr>
          <m:t>,</m:t>
        </m:r>
        <m:r>
          <m:t>0</m:t>
        </m:r>
        <m:r>
          <m:rPr>
            <m:sty m:val="p"/>
          </m:rPr>
          <m:t>)</m:t>
        </m:r>
      </m:oMath>
      <w:ins w:id="8573" w:author="PR Preview" w:date="2026-01-01T00:00:00Z">
        <w:r>
          <w:t xml:space="preserve"> </w:t>
        </w:r>
      </w:ins>
      <w:ins w:id="8574" w:author="PR Preview" w:date="2026-01-01T00:00:00Z">
        <w:r>
          <w:t xml:space="preserve">splits uniquely</w:t>
        </w:r>
      </w:ins>
      <w:ins w:id="8575" w:author="PR Preview" w:date="2026-01-01T00:00:00Z">
        <w:r>
          <w:t xml:space="preserve"> </w:t>
        </w:r>
      </w:ins>
      <w:ins w:id="8576" w:author="PR Preview" w:date="2026-01-01T00:00:00Z">
        <w:r>
          <w:t xml:space="preserve">into a row-space part</w:t>
        </w:r>
      </w:ins>
      <w:ins w:id="8577" w:author="PR Preview" w:date="2026-01-01T00:00:00Z">
        <w:r>
          <w:t xml:space="preserve"> </w:t>
        </w:r>
      </w:ins>
      <m:oMath>
        <m:r>
          <m:t>t</m:t>
        </m:r>
        <m:r>
          <m:t> </m:t>
        </m:r>
        <m:r>
          <m:rPr>
            <m:sty m:val="p"/>
          </m:rPr>
          <m:t>(</m:t>
        </m:r>
        <m:r>
          <m:t>1</m:t>
        </m:r>
        <m:r>
          <m:rPr>
            <m:sty m:val="p"/>
          </m:rPr>
          <m:t>,</m:t>
        </m:r>
        <m:r>
          <m:rPr>
            <m:sty m:val="p"/>
          </m:rPr>
          <m:t>−</m:t>
        </m:r>
        <m:r>
          <m:t>2</m:t>
        </m:r>
        <m:r>
          <m:rPr>
            <m:sty m:val="p"/>
          </m:rPr>
          <m:t>,</m:t>
        </m:r>
        <m:r>
          <m:rPr>
            <m:sty m:val="p"/>
          </m:rPr>
          <m:t>−</m:t>
        </m:r>
        <m:r>
          <m:t>2</m:t>
        </m:r>
        <m:r>
          <m:rPr>
            <m:sty m:val="p"/>
          </m:rPr>
          <m:t>)</m:t>
        </m:r>
      </m:oMath>
      <w:ins w:id="8578" w:author="PR Preview" w:date="2026-01-01T00:00:00Z">
        <w:r>
          <w:t xml:space="preserve"> </w:t>
        </w:r>
      </w:ins>
      <w:ins w:id="8579" w:author="PR Preview" w:date="2026-01-01T00:00:00Z">
        <w:r>
          <w:t xml:space="preserve">and a null-space part.</w:t>
        </w:r>
      </w:ins>
      <w:ins w:id="8580" w:author="PR Preview" w:date="2026-01-01T00:00:00Z">
        <w:r>
          <w:t xml:space="preserve"> </w:t>
        </w:r>
      </w:ins>
      <w:ins w:id="8581" w:author="PR Preview" w:date="2026-01-01T00:00:00Z">
        <w:r>
          <w:t xml:space="preserve">The null-space part</w:t>
        </w:r>
      </w:ins>
      <w:ins w:id="8582" w:author="PR Preview" w:date="2026-01-01T00:00:00Z">
        <w:r>
          <w:t xml:space="preserve"> </w:t>
        </w:r>
      </w:ins>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ins w:id="8583" w:author="PR Preview" w:date="2026-01-01T00:00:00Z">
        <w:r>
          <w:t xml:space="preserve"> </w:t>
        </w:r>
      </w:ins>
      <w:ins w:id="8584" w:author="PR Preview" w:date="2026-01-01T00:00:00Z">
        <w:r>
          <w:t xml:space="preserve">lies in</w:t>
        </w:r>
      </w:ins>
      <w:ins w:id="8585" w:author="PR Preview" w:date="2026-01-01T00:00:00Z">
        <w:r>
          <w:t xml:space="preserve"> </w:t>
        </w:r>
      </w:ins>
      <m:oMath>
        <m:r>
          <m:rPr>
            <m:scr m:val="script"/>
            <m:sty m:val="p"/>
          </m:rPr>
          <m:t>N</m:t>
        </m:r>
        <m:r>
          <m:rPr>
            <m:sty m:val="p"/>
          </m:rPr>
          <m:t>(</m:t>
        </m:r>
        <m:r>
          <m:rPr>
            <m:sty m:val="bi"/>
          </m:rPr>
          <m:t>A</m:t>
        </m:r>
        <m:r>
          <m:rPr>
            <m:sty m:val="p"/>
          </m:rPr>
          <m:t>)</m:t>
        </m:r>
      </m:oMath>
      <w:ins w:id="8586" w:author="PR Preview" w:date="2026-01-01T00:00:00Z">
        <w:r>
          <w:t xml:space="preserve"> </w:t>
        </w:r>
      </w:ins>
      <w:ins w:id="8587" w:author="PR Preview" w:date="2026-01-01T00:00:00Z">
        <w:r>
          <w:t xml:space="preserve">(part 3),</w:t>
        </w:r>
      </w:ins>
      <w:ins w:id="8588" w:author="PR Preview" w:date="2026-01-01T00:00:00Z">
        <w:r>
          <w:t xml:space="preserve"> </w:t>
        </w:r>
      </w:ins>
      <w:ins w:id="8589" w:author="PR Preview" w:date="2026-01-01T00:00:00Z">
        <w:r>
          <w:t xml:space="preserve">and</w:t>
        </w:r>
      </w:ins>
      <w:ins w:id="8590"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ins w:id="8591" w:author="PR Preview" w:date="2026-01-01T00:00:00Z">
        <w:r>
          <w:t xml:space="preserve"> </w:t>
        </w:r>
      </w:ins>
      <w:ins w:id="8592" w:author="PR Preview" w:date="2026-01-01T00:00:00Z">
        <w:r>
          <w:t xml:space="preserve">(</w:t>
        </w:r>
      </w:ins>
      <w:hyperlink w:anchor="thm-complement-null-space">
        <w:ins w:id="8593" w:author="PR Preview" w:date="2026-01-01T00:00:00Z">
          <w:r>
            <w:rPr>
              <w:rStyle w:val="Hyperlink"/>
            </w:rPr>
            <w:t xml:space="preserve">Theorem 50</w:t>
          </w:r>
        </w:ins>
      </w:hyperlink>
      <w:ins w:id="8594" w:author="PR Preview" w:date="2026-01-01T00:00:00Z">
        <w:r>
          <w:t xml:space="preserve"> </w:t>
        </w:r>
      </w:ins>
      <w:ins w:id="8595" w:author="PR Preview" w:date="2026-01-01T00:00:00Z">
        <w:r>
          <w:t xml:space="preserve">applied to</w:t>
        </w:r>
      </w:ins>
      <w:ins w:id="8596" w:author="PR Preview" w:date="2026-01-01T00:00:00Z">
        <w:r>
          <w:t xml:space="preserve"> </w:t>
        </w:r>
      </w:ins>
      <m:oMath>
        <m:sSup>
          <m:e>
            <m:r>
              <m:rPr>
                <m:sty m:val="bi"/>
              </m:rPr>
              <m:t>A</m:t>
            </m:r>
          </m:e>
          <m:sup>
            <m:r>
              <m:rPr>
                <m:sty m:val="p"/>
              </m:rPr>
              <m:t>⊤</m:t>
            </m:r>
          </m:sup>
        </m:sSup>
      </m:oMath>
      <w:ins w:id="8597" w:author="PR Preview" w:date="2026-01-01T00:00:00Z">
        <w:r>
          <w:t xml:space="preserve">, with</w:t>
        </w:r>
      </w:ins>
      <w:ins w:id="8598" w:author="PR Preview" w:date="2026-01-01T00:00:00Z">
        <w:r>
          <w:t xml:space="preserve"> </w:t>
        </w:r>
      </w:ins>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ins w:id="8599" w:author="PR Preview" w:date="2026-01-01T00:00:00Z">
        <w:r>
          <w:t xml:space="preserve">),</w:t>
        </w:r>
      </w:ins>
      <w:ins w:id="8600" w:author="PR Preview" w:date="2026-01-01T00:00:00Z">
        <w:r>
          <w:t xml:space="preserve"> </w:t>
        </w:r>
      </w:ins>
      <w:ins w:id="8601" w:author="PR Preview" w:date="2026-01-01T00:00:00Z">
        <w:r>
          <w:t xml:space="preserve">so it must be orthogonal to</w:t>
        </w:r>
      </w:ins>
      <w:ins w:id="8602"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8603" w:author="PR Preview" w:date="2026-01-01T00:00:00Z">
        <w:r>
          <w:t xml:space="preserve">:</w:t>
        </w:r>
      </w:ins>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48</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5"/>
    <w:bookmarkEnd w:id="326"/>
    <w:bookmarkStart w:id="338" w:name="sec-inner-products"/>
    <w:p>
      <w:pPr>
        <w:pStyle w:val="Heading2"/>
      </w:pPr>
      <w:r>
        <w:t xml:space="preserve">10 Inner products</w:t>
      </w:r>
    </w:p>
    <w:bookmarkStart w:id="327" w:name="def-inner-product"/>
    <w:p>
      <w:pPr>
        <w:pStyle w:val="FirstParagraph"/>
      </w:pPr>
      <w:del w:id="8604" w:author="PR Preview" w:date="2026-01-01T00:00:00Z">
        <w:r>
          <w:rPr>
            <w:b/>
            <w:bCs/>
          </w:rPr>
          <w:delText xml:space="preserve">Definition 56 (Inner product)</w:delText>
        </w:r>
      </w:del>
      <w:del w:id="8605" w:author="PR Preview" w:date="2026-01-01T00:00:00Z">
        <w:r>
          <w:delText xml:space="preserve"> </w:delText>
        </w:r>
      </w:del>
      <w:del w:id="8606" w:author="PR Preview" w:date="2026-01-01T00:00:00Z">
        <w:r>
          <w:delText xml:space="preserve">An</w:delText>
        </w:r>
      </w:del>
      <w:del w:id="8607" w:author="PR Preview" w:date="2026-01-01T00:00:00Z">
        <w:r>
          <w:delText xml:space="preserve"> </w:delText>
        </w:r>
      </w:del>
      <w:del w:id="8608" w:author="PR Preview" w:date="2026-01-01T00:00:00Z">
        <w:r>
          <w:rPr>
            <w:b/>
            <w:bCs/>
          </w:rPr>
          <w:delText xml:space="preserve">inner product</w:delText>
        </w:r>
      </w:del>
      <w:del w:id="8609" w:author="PR Preview" w:date="2026-01-01T00:00:00Z">
        <w:r>
          <w:delText xml:space="preserve"> </w:delText>
        </w:r>
      </w:del>
      <w:del w:id="8610" w:author="PR Preview" w:date="2026-01-01T00:00:00Z">
        <w:r>
          <w:delText xml:space="preserve">on</w:delText>
        </w:r>
      </w:del>
      <w:del w:id="8611" w:author="PR Preview" w:date="2026-01-01T00:00:00Z">
        <w:r>
          <w:delText xml:space="preserve"> </w:delText>
        </w:r>
      </w:del>
      <m:oMath>
        <m:sSup>
          <m:e>
            <m:r>
              <m:rPr>
                <m:scr m:val="double-struck"/>
                <m:sty m:val="p"/>
              </m:rPr>
              <m:t>R</m:t>
            </m:r>
          </m:e>
          <m:sup>
            <m:r>
              <m:t>p</m:t>
            </m:r>
          </m:sup>
        </m:sSup>
      </m:oMath>
      <w:del w:id="8612" w:author="PR Preview" w:date="2026-01-01T00:00:00Z">
        <w:r>
          <w:delText xml:space="preserve"> </w:delText>
        </w:r>
      </w:del>
      <w:del w:id="8613" w:author="PR Preview" w:date="2026-01-01T00:00:00Z">
        <w:r>
          <w:delText xml:space="preserve">is a function</w:delText>
        </w:r>
      </w:del>
      <w:del w:id="8614" w:author="PR Preview" w:date="2026-01-01T00:00:00Z">
        <w:r>
          <w:delText xml:space="preserve"> </w:delText>
        </w:r>
      </w:del>
      <w:del w:id="8615" w:author="PR Preview" w:date="2026-01-01T00:00:00Z">
        <w:r>
          <w:delText xml:space="preserve">that assigns to each ordered pair of vectors</w:delText>
        </w:r>
      </w:del>
      <w:del w:id="8616"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8617" w:author="PR Preview" w:date="2026-01-01T00:00:00Z">
        <w:r>
          <w:delText xml:space="preserve"> </w:delText>
        </w:r>
      </w:del>
      <w:del w:id="8618" w:author="PR Preview" w:date="2026-01-01T00:00:00Z">
        <w:r>
          <w:delText xml:space="preserve">a real number</w:delText>
        </w:r>
      </w:del>
      <w:del w:id="8619" w:author="PR Preview" w:date="2026-01-01T00:00:00Z">
        <w:r>
          <w:delText xml:space="preserve"> </w:delText>
        </w:r>
      </w:del>
      <m:oMath>
        <m:d>
          <m:dPr>
            <m:begChr m:val="⟨"/>
            <m:sepChr m:val=""/>
            <m:endChr m:val="⟩"/>
            <m:grow/>
          </m:dPr>
          <m:e>
            <m:acc>
              <m:accPr>
                <m:chr m:val="̃"/>
              </m:accPr>
              <m:e>
                <m:r>
                  <m:t>x</m:t>
                </m:r>
              </m:e>
            </m:acc>
            <m:r>
              <m:rPr>
                <m:sty m:val="p"/>
              </m:rPr>
              <m:t>,</m:t>
            </m:r>
            <m:acc>
              <m:accPr>
                <m:chr m:val="̃"/>
              </m:accPr>
              <m:e>
                <m:r>
                  <m:t>y</m:t>
                </m:r>
              </m:e>
            </m:acc>
          </m:e>
        </m:d>
      </m:oMath>
      <w:del w:id="8620" w:author="PR Preview" w:date="2026-01-01T00:00:00Z">
        <w:r>
          <w:delText xml:space="preserve">,</w:delText>
        </w:r>
      </w:del>
      <w:del w:id="8621" w:author="PR Preview" w:date="2026-01-01T00:00:00Z">
        <w:r>
          <w:delText xml:space="preserve"> </w:delText>
        </w:r>
      </w:del>
      <w:del w:id="8622" w:author="PR Preview" w:date="2026-01-01T00:00:00Z">
        <w:r>
          <w:delText xml:space="preserve">and that has the following four properties</w:delText>
        </w:r>
      </w:del>
      <w:del w:id="8623" w:author="PR Preview" w:date="2026-01-01T00:00:00Z">
        <w:r>
          <w:delText xml:space="preserve"> </w:delText>
        </w:r>
      </w:del>
      <w:del w:id="8624" w:author="PR Preview" w:date="2026-01-01T00:00:00Z">
        <w:r>
          <w:delText xml:space="preserve">for all</w:delText>
        </w:r>
      </w:del>
      <w:del w:id="8625" w:author="PR Preview" w:date="2026-01-01T00:00:00Z">
        <w:r>
          <w:delText xml:space="preserve"> </w:delText>
        </w:r>
      </w:del>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del w:id="8626" w:author="PR Preview" w:date="2026-01-01T00:00:00Z">
        <w:r>
          <w:delText xml:space="preserve"> </w:delText>
        </w:r>
      </w:del>
      <w:del w:id="8627" w:author="PR Preview" w:date="2026-01-01T00:00:00Z">
        <w:r>
          <w:delText xml:space="preserve">and all real numbers</w:delText>
        </w:r>
      </w:del>
      <w:del w:id="8628" w:author="PR Preview" w:date="2026-01-01T00:00:00Z">
        <w:r>
          <w:delText xml:space="preserve"> </w:delText>
        </w:r>
      </w:del>
      <m:oMath>
        <m:r>
          <m:t>a</m:t>
        </m:r>
        <m:r>
          <m:rPr>
            <m:sty m:val="p"/>
          </m:rPr>
          <m:t>,</m:t>
        </m:r>
        <m:r>
          <m:t>b</m:t>
        </m:r>
      </m:oMath>
      <w:del w:id="8629" w:author="PR Preview" w:date="2026-01-01T00:00:00Z">
        <w:r>
          <w:delText xml:space="preserve">:</w:delText>
        </w:r>
      </w:del>
    </w:p>
    <w:p>
      <w:pPr>
        <w:pStyle w:val="FirstParagraph"/>
      </w:pPr>
      <w:ins w:id="8630" w:author="PR Preview" w:date="2026-01-01T00:00:00Z">
        <w:r>
          <w:rPr>
            <w:b/>
            <w:bCs/>
          </w:rPr>
          <w:t xml:space="preserve">Definition 59 (Inner product)</w:t>
        </w:r>
      </w:ins>
      <w:ins w:id="8631" w:author="PR Preview" w:date="2026-01-01T00:00:00Z">
        <w:r>
          <w:t xml:space="preserve"> </w:t>
        </w:r>
      </w:ins>
      <w:ins w:id="8632" w:author="PR Preview" w:date="2026-01-01T00:00:00Z">
        <w:r>
          <w:t xml:space="preserve">An</w:t>
        </w:r>
      </w:ins>
      <w:ins w:id="8633" w:author="PR Preview" w:date="2026-01-01T00:00:00Z">
        <w:r>
          <w:t xml:space="preserve"> </w:t>
        </w:r>
      </w:ins>
      <w:ins w:id="8634" w:author="PR Preview" w:date="2026-01-01T00:00:00Z">
        <w:r>
          <w:rPr>
            <w:b/>
            <w:bCs/>
          </w:rPr>
          <w:t xml:space="preserve">inner product</w:t>
        </w:r>
      </w:ins>
      <w:ins w:id="8635" w:author="PR Preview" w:date="2026-01-01T00:00:00Z">
        <w:r>
          <w:t xml:space="preserve"> </w:t>
        </w:r>
      </w:ins>
      <w:ins w:id="8636" w:author="PR Preview" w:date="2026-01-01T00:00:00Z">
        <w:r>
          <w:t xml:space="preserve">on</w:t>
        </w:r>
      </w:ins>
      <w:ins w:id="8637" w:author="PR Preview" w:date="2026-01-01T00:00:00Z">
        <w:r>
          <w:t xml:space="preserve"> </w:t>
        </w:r>
      </w:ins>
      <m:oMath>
        <m:sSup>
          <m:e>
            <m:r>
              <m:rPr>
                <m:scr m:val="double-struck"/>
                <m:sty m:val="p"/>
              </m:rPr>
              <m:t>R</m:t>
            </m:r>
          </m:e>
          <m:sup>
            <m:r>
              <m:t>p</m:t>
            </m:r>
          </m:sup>
        </m:sSup>
      </m:oMath>
      <w:ins w:id="8638" w:author="PR Preview" w:date="2026-01-01T00:00:00Z">
        <w:r>
          <w:t xml:space="preserve"> </w:t>
        </w:r>
      </w:ins>
      <w:ins w:id="8639" w:author="PR Preview" w:date="2026-01-01T00:00:00Z">
        <w:r>
          <w:t xml:space="preserve">is a function</w:t>
        </w:r>
      </w:ins>
      <w:ins w:id="8640" w:author="PR Preview" w:date="2026-01-01T00:00:00Z">
        <w:r>
          <w:t xml:space="preserve"> </w:t>
        </w:r>
      </w:ins>
      <w:ins w:id="8641" w:author="PR Preview" w:date="2026-01-01T00:00:00Z">
        <w:r>
          <w:t xml:space="preserve">that assigns to each ordered pair of vectors</w:t>
        </w:r>
      </w:ins>
      <w:ins w:id="8642"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8643" w:author="PR Preview" w:date="2026-01-01T00:00:00Z">
        <w:r>
          <w:t xml:space="preserve"> </w:t>
        </w:r>
      </w:ins>
      <w:ins w:id="8644" w:author="PR Preview" w:date="2026-01-01T00:00:00Z">
        <w:r>
          <w:t xml:space="preserve">a real number</w:t>
        </w:r>
      </w:ins>
      <w:ins w:id="8645" w:author="PR Preview" w:date="2026-01-01T00:00:00Z">
        <w:r>
          <w:t xml:space="preserve"> </w:t>
        </w:r>
      </w:ins>
      <m:oMath>
        <m:d>
          <m:dPr>
            <m:begChr m:val="⟨"/>
            <m:sepChr m:val=""/>
            <m:endChr m:val="⟩"/>
            <m:grow/>
          </m:dPr>
          <m:e>
            <m:acc>
              <m:accPr>
                <m:chr m:val="̃"/>
              </m:accPr>
              <m:e>
                <m:r>
                  <m:t>x</m:t>
                </m:r>
              </m:e>
            </m:acc>
            <m:r>
              <m:rPr>
                <m:sty m:val="p"/>
              </m:rPr>
              <m:t>,</m:t>
            </m:r>
            <m:acc>
              <m:accPr>
                <m:chr m:val="̃"/>
              </m:accPr>
              <m:e>
                <m:r>
                  <m:t>y</m:t>
                </m:r>
              </m:e>
            </m:acc>
          </m:e>
        </m:d>
      </m:oMath>
      <w:ins w:id="8646" w:author="PR Preview" w:date="2026-01-01T00:00:00Z">
        <w:r>
          <w:t xml:space="preserve">,</w:t>
        </w:r>
      </w:ins>
      <w:ins w:id="8647" w:author="PR Preview" w:date="2026-01-01T00:00:00Z">
        <w:r>
          <w:t xml:space="preserve"> </w:t>
        </w:r>
      </w:ins>
      <w:ins w:id="8648" w:author="PR Preview" w:date="2026-01-01T00:00:00Z">
        <w:r>
          <w:t xml:space="preserve">and that has the following four properties</w:t>
        </w:r>
      </w:ins>
      <w:ins w:id="8649" w:author="PR Preview" w:date="2026-01-01T00:00:00Z">
        <w:r>
          <w:t xml:space="preserve"> </w:t>
        </w:r>
      </w:ins>
      <w:ins w:id="8650" w:author="PR Preview" w:date="2026-01-01T00:00:00Z">
        <w:r>
          <w:t xml:space="preserve">for all</w:t>
        </w:r>
      </w:ins>
      <w:ins w:id="8651" w:author="PR Preview" w:date="2026-01-01T00:00:00Z">
        <w:r>
          <w:t xml:space="preserve"> </w:t>
        </w:r>
      </w:ins>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ins w:id="8652" w:author="PR Preview" w:date="2026-01-01T00:00:00Z">
        <w:r>
          <w:t xml:space="preserve"> </w:t>
        </w:r>
      </w:ins>
      <w:ins w:id="8653" w:author="PR Preview" w:date="2026-01-01T00:00:00Z">
        <w:r>
          <w:t xml:space="preserve">and all real numbers</w:t>
        </w:r>
      </w:ins>
      <w:ins w:id="8654" w:author="PR Preview" w:date="2026-01-01T00:00:00Z">
        <w:r>
          <w:t xml:space="preserve"> </w:t>
        </w:r>
      </w:ins>
      <m:oMath>
        <m:r>
          <m:t>a</m:t>
        </m:r>
        <m:r>
          <m:rPr>
            <m:sty m:val="p"/>
          </m:rPr>
          <m:t>,</m:t>
        </m:r>
        <m:r>
          <m:t>b</m:t>
        </m:r>
      </m:oMath>
      <w:ins w:id="8655" w:author="PR Preview" w:date="2026-01-01T00:00:00Z">
        <w:r>
          <w:t xml:space="preserve">:</w:t>
        </w:r>
      </w:ins>
    </w:p>
    <w:p>
      <w:pPr>
        <w:pStyle w:val="Compact"/>
        <w:numPr>
          <w:ilvl w:val="0"/>
          <w:numId w:val="1047"/>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7"/>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7"/>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27"/>
    <w:bookmarkStart w:id="328" w:name="rem-inner-product-other-sources"/>
    <w:p>
      <w:pPr>
        <w:pStyle w:val="FirstParagraph"/>
      </w:pPr>
      <w:del w:id="8656" w:author="PR Preview" w:date="2026-01-01T00:00:00Z">
        <w:r>
          <w:rPr>
            <w:i/>
            <w:iCs/>
          </w:rPr>
          <w:delText xml:space="preserve">Remark 15</w:delText>
        </w:r>
      </w:del>
      <w:del w:id="8657" w:author="PR Preview" w:date="2026-01-01T00:00:00Z">
        <w:r>
          <w:delText xml:space="preserve"> (The definition in other sources). </w:delText>
        </w:r>
      </w:del>
      <w:del w:id="8658" w:author="PR Preview" w:date="2026-01-01T00:00:00Z">
        <w:r>
          <w:delText xml:space="preserve">Axler (2024, Definition 6.2, p. 183)</w:delText>
        </w:r>
      </w:del>
      <w:del w:id="8659" w:author="PR Preview" w:date="2026-01-01T00:00:00Z">
        <w:r>
          <w:delText xml:space="preserve"> </w:delText>
        </w:r>
      </w:del>
      <w:del w:id="8660" w:author="PR Preview" w:date="2026-01-01T00:00:00Z">
        <w:r>
          <w:delText xml:space="preserve">states the same definition</w:delText>
        </w:r>
      </w:del>
      <w:del w:id="8661" w:author="PR Preview" w:date="2026-01-01T00:00:00Z">
        <w:r>
          <w:delText xml:space="preserve"> </w:delText>
        </w:r>
      </w:del>
      <w:del w:id="8662" w:author="PR Preview" w:date="2026-01-01T00:00:00Z">
        <w:r>
          <w:delText xml:space="preserve">for any vector space over the real or complex numbers.</w:delText>
        </w:r>
      </w:del>
      <w:del w:id="8663" w:author="PR Preview" w:date="2026-01-01T00:00:00Z">
        <w:r>
          <w:delText xml:space="preserve"> </w:delText>
        </w:r>
      </w:del>
      <w:del w:id="8664" w:author="PR Preview" w:date="2026-01-01T00:00:00Z">
        <w:r>
          <w:delText xml:space="preserve">Axler splits linearity in the first slot into additivity and homogeneity,</w:delText>
        </w:r>
      </w:del>
      <w:del w:id="8665" w:author="PR Preview" w:date="2026-01-01T00:00:00Z">
        <w:r>
          <w:delText xml:space="preserve"> </w:delText>
        </w:r>
      </w:del>
      <w:del w:id="8666" w:author="PR Preview" w:date="2026-01-01T00:00:00Z">
        <w:r>
          <w:delText xml:space="preserve">and his last property is</w:delText>
        </w:r>
      </w:del>
      <w:del w:id="8667" w:author="PR Preview" w:date="2026-01-01T00:00:00Z">
        <w:r>
          <w:delText xml:space="preserve"> </w:delText>
        </w:r>
      </w:del>
      <w:del w:id="8668" w:author="PR Preview" w:date="2026-01-01T00:00:00Z">
        <w:r>
          <w:rPr>
            <w:i/>
            <w:iCs/>
          </w:rPr>
          <w:delText xml:space="preserve">conjugate</w:delText>
        </w:r>
      </w:del>
      <w:del w:id="8669" w:author="PR Preview" w:date="2026-01-01T00:00:00Z">
        <w:r>
          <w:delText xml:space="preserve"> </w:delText>
        </w:r>
      </w:del>
      <w:del w:id="8670" w:author="PR Preview" w:date="2026-01-01T00:00:00Z">
        <w:r>
          <w:delText xml:space="preserve">symmetry,</w:delText>
        </w:r>
      </w:del>
      <w:del w:id="8671" w:author="PR Preview" w:date="2026-01-01T00:00:00Z">
        <w:r>
          <w:delText xml:space="preserve"> </w:delText>
        </w:r>
      </w:del>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del w:id="8672" w:author="PR Preview" w:date="2026-01-01T00:00:00Z">
        <w:r>
          <w:delText xml:space="preserve">,</w:delText>
        </w:r>
      </w:del>
      <w:del w:id="8673" w:author="PR Preview" w:date="2026-01-01T00:00:00Z">
        <w:r>
          <w:delText xml:space="preserve"> </w:delText>
        </w:r>
      </w:del>
      <w:del w:id="8674" w:author="PR Preview" w:date="2026-01-01T00:00:00Z">
        <w:r>
          <w:delText xml:space="preserve">which for real numbers is the same as symmetry.</w:delText>
        </w:r>
      </w:del>
      <w:del w:id="8675" w:author="PR Preview" w:date="2026-01-01T00:00:00Z">
        <w:r>
          <w:delText xml:space="preserve"> </w:delText>
        </w:r>
      </w:del>
      <w:del w:id="8676" w:author="PR Preview" w:date="2026-01-01T00:00:00Z">
        <w:r>
          <w:delText xml:space="preserve">Symmetry and linearity in the first slot together give linearity in the second slot.</w:delText>
        </w:r>
      </w:del>
    </w:p>
    <w:p>
      <w:pPr>
        <w:pStyle w:val="BodyText"/>
      </w:pPr>
      <w:del w:id="8677" w:author="PR Preview" w:date="2026-01-01T00:00:00Z">
        <w:r>
          <w:rPr>
            <w:b/>
            <w:bCs/>
          </w:rPr>
          <w:delText xml:space="preserve">Example 91 (The dot product is an inner product)</w:delText>
        </w:r>
      </w:del>
      <w:del w:id="8678" w:author="PR Preview" w:date="2026-01-01T00:00:00Z">
        <w:r>
          <w:delText xml:space="preserve"> </w:delText>
        </w:r>
      </w:del>
      <w:del w:id="8679" w:author="PR Preview" w:date="2026-01-01T00:00:00Z">
        <w:r>
          <w:delText xml:space="preserve">The dot product (2) is an inner product on</w:delText>
        </w:r>
      </w:del>
      <w:del w:id="8680" w:author="PR Preview" w:date="2026-01-01T00:00:00Z">
        <w:r>
          <w:delText xml:space="preserve"> </w:delText>
        </w:r>
      </w:del>
      <m:oMath>
        <m:sSup>
          <m:e>
            <m:r>
              <m:rPr>
                <m:scr m:val="double-struck"/>
                <m:sty m:val="p"/>
              </m:rPr>
              <m:t>R</m:t>
            </m:r>
          </m:e>
          <m:sup>
            <m:r>
              <m:t>p</m:t>
            </m:r>
          </m:sup>
        </m:sSup>
      </m:oMath>
      <w:del w:id="8681" w:author="PR Preview" w:date="2026-01-01T00:00:00Z">
        <w:r>
          <w:delText xml:space="preserve">,</w:delText>
        </w:r>
      </w:del>
      <w:del w:id="8682" w:author="PR Preview" w:date="2026-01-01T00:00:00Z">
        <w:r>
          <w:delText xml:space="preserve"> </w:delText>
        </w:r>
      </w:del>
      <w:del w:id="8683" w:author="PR Preview" w:date="2026-01-01T00:00:00Z">
        <w:r>
          <w:delText xml:space="preserve">called the</w:delText>
        </w:r>
      </w:del>
      <w:del w:id="8684" w:author="PR Preview" w:date="2026-01-01T00:00:00Z">
        <w:r>
          <w:delText xml:space="preserve"> </w:delText>
        </w:r>
      </w:del>
      <w:del w:id="8685" w:author="PR Preview" w:date="2026-01-01T00:00:00Z">
        <w:r>
          <w:rPr>
            <w:b/>
            <w:bCs/>
          </w:rPr>
          <w:delText xml:space="preserve">Euclidean</w:delText>
        </w:r>
      </w:del>
      <w:del w:id="8686" w:author="PR Preview" w:date="2026-01-01T00:00:00Z">
        <w:r>
          <w:delText xml:space="preserve"> </w:delText>
        </w:r>
      </w:del>
      <w:del w:id="8687" w:author="PR Preview" w:date="2026-01-01T00:00:00Z">
        <w:r>
          <w:delText xml:space="preserve">or</w:delText>
        </w:r>
      </w:del>
      <w:del w:id="8688" w:author="PR Preview" w:date="2026-01-01T00:00:00Z">
        <w:r>
          <w:delText xml:space="preserve"> </w:delText>
        </w:r>
      </w:del>
      <w:del w:id="8689" w:author="PR Preview" w:date="2026-01-01T00:00:00Z">
        <w:r>
          <w:rPr>
            <w:b/>
            <w:bCs/>
          </w:rPr>
          <w:delText xml:space="preserve">standard</w:delText>
        </w:r>
      </w:del>
      <w:del w:id="8690" w:author="PR Preview" w:date="2026-01-01T00:00:00Z">
        <w:r>
          <w:delText xml:space="preserve"> </w:delText>
        </w:r>
      </w:del>
      <w:del w:id="8691" w:author="PR Preview" w:date="2026-01-01T00:00:00Z">
        <w:r>
          <w:delText xml:space="preserve">inner product.</w:delText>
        </w:r>
      </w:del>
      <w:del w:id="8692" w:author="PR Preview" w:date="2026-01-01T00:00:00Z">
        <w:r>
          <w:delText xml:space="preserve"> </w:delText>
        </w:r>
      </w:del>
      <w:del w:id="8693" w:author="PR Preview" w:date="2026-01-01T00:00:00Z">
        <w:r>
          <w:delText xml:space="preserve">Each of the four properties in</w:delText>
        </w:r>
      </w:del>
      <w:del w:id="8694" w:author="PR Preview" w:date="2026-01-01T00:00:00Z">
        <w:r>
          <w:delText xml:space="preserve"> </w:delText>
        </w:r>
      </w:del>
      <w:hyperlink w:anchor="def-inner-product">
        <w:del w:id="8695" w:author="PR Preview" w:date="2026-01-01T00:00:00Z">
          <w:r>
            <w:rPr>
              <w:rStyle w:val="Hyperlink"/>
            </w:rPr>
            <w:delText xml:space="preserve">Definition 56</w:delText>
          </w:r>
        </w:del>
      </w:hyperlink>
      <w:del w:id="8696" w:author="PR Preview" w:date="2026-01-01T00:00:00Z">
        <w:r>
          <w:delText xml:space="preserve"> </w:delText>
        </w:r>
      </w:del>
      <w:del w:id="8697" w:author="PR Preview" w:date="2026-01-01T00:00:00Z">
        <w:r>
          <w:delText xml:space="preserve">holds:</w:delText>
        </w:r>
      </w:del>
    </w:p>
    <w:p>
      <w:pPr>
        <w:pStyle w:val="FirstParagraph"/>
      </w:pPr>
      <w:ins w:id="8698" w:author="PR Preview" w:date="2026-01-01T00:00:00Z">
        <w:r>
          <w:rPr>
            <w:i/>
            <w:iCs/>
          </w:rPr>
          <w:t xml:space="preserve">Remark 21</w:t>
        </w:r>
      </w:ins>
      <w:ins w:id="8699" w:author="PR Preview" w:date="2026-01-01T00:00:00Z">
        <w:r>
          <w:t xml:space="preserve"> (The definition in other sources). </w:t>
        </w:r>
      </w:ins>
      <w:ins w:id="8700" w:author="PR Preview" w:date="2026-01-01T00:00:00Z">
        <w:r>
          <w:t xml:space="preserve">Axler (2024, Definition 6.2, p. 183)</w:t>
        </w:r>
      </w:ins>
      <w:ins w:id="8701" w:author="PR Preview" w:date="2026-01-01T00:00:00Z">
        <w:r>
          <w:t xml:space="preserve"> </w:t>
        </w:r>
      </w:ins>
      <w:ins w:id="8702" w:author="PR Preview" w:date="2026-01-01T00:00:00Z">
        <w:r>
          <w:t xml:space="preserve">states the same definition</w:t>
        </w:r>
      </w:ins>
      <w:ins w:id="8703" w:author="PR Preview" w:date="2026-01-01T00:00:00Z">
        <w:r>
          <w:t xml:space="preserve"> </w:t>
        </w:r>
      </w:ins>
      <w:ins w:id="8704" w:author="PR Preview" w:date="2026-01-01T00:00:00Z">
        <w:r>
          <w:t xml:space="preserve">for any vector space over the real or complex numbers.</w:t>
        </w:r>
      </w:ins>
      <w:ins w:id="8705" w:author="PR Preview" w:date="2026-01-01T00:00:00Z">
        <w:r>
          <w:t xml:space="preserve"> </w:t>
        </w:r>
      </w:ins>
      <w:ins w:id="8706" w:author="PR Preview" w:date="2026-01-01T00:00:00Z">
        <w:r>
          <w:t xml:space="preserve">Axler splits linearity in the first slot into additivity and homogeneity,</w:t>
        </w:r>
      </w:ins>
      <w:ins w:id="8707" w:author="PR Preview" w:date="2026-01-01T00:00:00Z">
        <w:r>
          <w:t xml:space="preserve"> </w:t>
        </w:r>
      </w:ins>
      <w:ins w:id="8708" w:author="PR Preview" w:date="2026-01-01T00:00:00Z">
        <w:r>
          <w:t xml:space="preserve">and his last property is</w:t>
        </w:r>
      </w:ins>
      <w:ins w:id="8709" w:author="PR Preview" w:date="2026-01-01T00:00:00Z">
        <w:r>
          <w:t xml:space="preserve"> </w:t>
        </w:r>
      </w:ins>
      <w:ins w:id="8710" w:author="PR Preview" w:date="2026-01-01T00:00:00Z">
        <w:r>
          <w:rPr>
            <w:i/>
            <w:iCs/>
          </w:rPr>
          <w:t xml:space="preserve">conjugate</w:t>
        </w:r>
      </w:ins>
      <w:ins w:id="8711" w:author="PR Preview" w:date="2026-01-01T00:00:00Z">
        <w:r>
          <w:t xml:space="preserve"> </w:t>
        </w:r>
      </w:ins>
      <w:ins w:id="8712" w:author="PR Preview" w:date="2026-01-01T00:00:00Z">
        <w:r>
          <w:t xml:space="preserve">symmetry,</w:t>
        </w:r>
      </w:ins>
      <w:ins w:id="8713" w:author="PR Preview" w:date="2026-01-01T00:00:00Z">
        <w:r>
          <w:t xml:space="preserve"> </w:t>
        </w:r>
      </w:ins>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ins w:id="8714" w:author="PR Preview" w:date="2026-01-01T00:00:00Z">
        <w:r>
          <w:t xml:space="preserve">,</w:t>
        </w:r>
      </w:ins>
      <w:ins w:id="8715" w:author="PR Preview" w:date="2026-01-01T00:00:00Z">
        <w:r>
          <w:t xml:space="preserve"> </w:t>
        </w:r>
      </w:ins>
      <w:ins w:id="8716" w:author="PR Preview" w:date="2026-01-01T00:00:00Z">
        <w:r>
          <w:t xml:space="preserve">which for real numbers is the same as symmetry.</w:t>
        </w:r>
      </w:ins>
      <w:ins w:id="8717" w:author="PR Preview" w:date="2026-01-01T00:00:00Z">
        <w:r>
          <w:t xml:space="preserve"> </w:t>
        </w:r>
      </w:ins>
      <w:ins w:id="8718" w:author="PR Preview" w:date="2026-01-01T00:00:00Z">
        <w:r>
          <w:t xml:space="preserve">Symmetry and linearity in the first slot together give linearity in the second slot.</w:t>
        </w:r>
      </w:ins>
    </w:p>
    <w:bookmarkEnd w:id="328"/>
    <w:bookmarkStart w:id="329" w:name="exm-dot-product-inner-product"/>
    <w:p>
      <w:pPr>
        <w:pStyle w:val="BodyText"/>
      </w:pPr>
      <w:ins w:id="8719" w:author="PR Preview" w:date="2026-01-01T00:00:00Z">
        <w:r>
          <w:rPr>
            <w:b/>
            <w:bCs/>
          </w:rPr>
          <w:t xml:space="preserve">Example 94 (The dot product is an inner product)</w:t>
        </w:r>
      </w:ins>
      <w:ins w:id="8720" w:author="PR Preview" w:date="2026-01-01T00:00:00Z">
        <w:r>
          <w:t xml:space="preserve"> </w:t>
        </w:r>
      </w:ins>
      <w:ins w:id="8721" w:author="PR Preview" w:date="2026-01-01T00:00:00Z">
        <w:r>
          <w:t xml:space="preserve">The dot product (2) is an inner product on</w:t>
        </w:r>
      </w:ins>
      <w:ins w:id="8722" w:author="PR Preview" w:date="2026-01-01T00:00:00Z">
        <w:r>
          <w:t xml:space="preserve"> </w:t>
        </w:r>
      </w:ins>
      <m:oMath>
        <m:sSup>
          <m:e>
            <m:r>
              <m:rPr>
                <m:scr m:val="double-struck"/>
                <m:sty m:val="p"/>
              </m:rPr>
              <m:t>R</m:t>
            </m:r>
          </m:e>
          <m:sup>
            <m:r>
              <m:t>p</m:t>
            </m:r>
          </m:sup>
        </m:sSup>
      </m:oMath>
      <w:ins w:id="8723" w:author="PR Preview" w:date="2026-01-01T00:00:00Z">
        <w:r>
          <w:t xml:space="preserve">,</w:t>
        </w:r>
      </w:ins>
      <w:ins w:id="8724" w:author="PR Preview" w:date="2026-01-01T00:00:00Z">
        <w:r>
          <w:t xml:space="preserve"> </w:t>
        </w:r>
      </w:ins>
      <w:ins w:id="8725" w:author="PR Preview" w:date="2026-01-01T00:00:00Z">
        <w:r>
          <w:t xml:space="preserve">called the</w:t>
        </w:r>
      </w:ins>
      <w:ins w:id="8726" w:author="PR Preview" w:date="2026-01-01T00:00:00Z">
        <w:r>
          <w:t xml:space="preserve"> </w:t>
        </w:r>
      </w:ins>
      <w:ins w:id="8727" w:author="PR Preview" w:date="2026-01-01T00:00:00Z">
        <w:r>
          <w:rPr>
            <w:b/>
            <w:bCs/>
          </w:rPr>
          <w:t xml:space="preserve">Euclidean</w:t>
        </w:r>
      </w:ins>
      <w:ins w:id="8728" w:author="PR Preview" w:date="2026-01-01T00:00:00Z">
        <w:r>
          <w:t xml:space="preserve"> </w:t>
        </w:r>
      </w:ins>
      <w:ins w:id="8729" w:author="PR Preview" w:date="2026-01-01T00:00:00Z">
        <w:r>
          <w:t xml:space="preserve">or</w:t>
        </w:r>
      </w:ins>
      <w:ins w:id="8730" w:author="PR Preview" w:date="2026-01-01T00:00:00Z">
        <w:r>
          <w:t xml:space="preserve"> </w:t>
        </w:r>
      </w:ins>
      <w:ins w:id="8731" w:author="PR Preview" w:date="2026-01-01T00:00:00Z">
        <w:r>
          <w:rPr>
            <w:b/>
            <w:bCs/>
          </w:rPr>
          <w:t xml:space="preserve">standard</w:t>
        </w:r>
      </w:ins>
      <w:ins w:id="8732" w:author="PR Preview" w:date="2026-01-01T00:00:00Z">
        <w:r>
          <w:t xml:space="preserve"> </w:t>
        </w:r>
      </w:ins>
      <w:ins w:id="8733" w:author="PR Preview" w:date="2026-01-01T00:00:00Z">
        <w:r>
          <w:t xml:space="preserve">inner product.</w:t>
        </w:r>
      </w:ins>
      <w:ins w:id="8734" w:author="PR Preview" w:date="2026-01-01T00:00:00Z">
        <w:r>
          <w:t xml:space="preserve"> </w:t>
        </w:r>
      </w:ins>
      <w:ins w:id="8735" w:author="PR Preview" w:date="2026-01-01T00:00:00Z">
        <w:r>
          <w:t xml:space="preserve">Each of the four properties in</w:t>
        </w:r>
      </w:ins>
      <w:ins w:id="8736" w:author="PR Preview" w:date="2026-01-01T00:00:00Z">
        <w:r>
          <w:t xml:space="preserve"> </w:t>
        </w:r>
      </w:ins>
      <w:hyperlink w:anchor="def-inner-product">
        <w:ins w:id="8737" w:author="PR Preview" w:date="2026-01-01T00:00:00Z">
          <w:r>
            <w:rPr>
              <w:rStyle w:val="Hyperlink"/>
            </w:rPr>
            <w:t xml:space="preserve">Definition 59</w:t>
          </w:r>
        </w:ins>
      </w:hyperlink>
      <w:ins w:id="8738" w:author="PR Preview" w:date="2026-01-01T00:00:00Z">
        <w:r>
          <w:t xml:space="preserve"> </w:t>
        </w:r>
      </w:ins>
      <w:ins w:id="8739" w:author="PR Preview" w:date="2026-01-01T00:00:00Z">
        <w:r>
          <w:t xml:space="preserve">holds:</w:t>
        </w:r>
      </w:ins>
    </w:p>
    <w:p>
      <w:pPr>
        <w:pStyle w:val="Compact"/>
        <w:numPr>
          <w:ilvl w:val="0"/>
          <w:numId w:val="1048"/>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8"/>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del w:id="8740" w:author="PR Preview" w:date="2026-01-01T00:00:00Z">
        <w:r>
          <w:rPr>
            <w:b/>
            <w:bCs/>
          </w:rPr>
          <w:delText xml:space="preserve">linearity in the first slot</w:delText>
        </w:r>
      </w:del>
      <w:del w:id="8741" w:author="PR Preview" w:date="2026-01-01T00:00:00Z">
        <w:r>
          <w:delText xml:space="preserve">: this property is the first-slot half of</w:delText>
        </w:r>
      </w:del>
      <w:del w:id="8742" w:author="PR Preview" w:date="2026-01-01T00:00:00Z">
        <w:r>
          <w:delText xml:space="preserve"> </w:delText>
        </w:r>
      </w:del>
      <w:hyperlink w:anchor="thm-dot-linear">
        <w:del w:id="8743" w:author="PR Preview" w:date="2026-01-01T00:00:00Z">
          <w:r>
            <w:rPr>
              <w:rStyle w:val="Hyperlink"/>
            </w:rPr>
            <w:delText xml:space="preserve">Theorem 47</w:delText>
          </w:r>
        </w:del>
      </w:hyperlink>
      <w:del w:id="8744" w:author="PR Preview" w:date="2026-01-01T00:00:00Z">
        <w:r>
          <w:delText xml:space="preserve">;</w:delText>
        </w:r>
      </w:del>
    </w:p>
    <w:p>
      <w:pPr>
        <w:pStyle w:val="Compact"/>
        <w:numPr>
          <w:ilvl w:val="0"/>
          <w:numId w:val="1048"/>
        </w:numPr>
      </w:pPr>
      <w:ins w:id="8745" w:author="PR Preview" w:date="2026-01-01T00:00:00Z">
        <w:r>
          <w:rPr>
            <w:b/>
            <w:bCs/>
          </w:rPr>
          <w:t xml:space="preserve">linearity in the first slot</w:t>
        </w:r>
      </w:ins>
      <w:ins w:id="8746" w:author="PR Preview" w:date="2026-01-01T00:00:00Z">
        <w:r>
          <w:t xml:space="preserve">: this property is the first-slot half of</w:t>
        </w:r>
      </w:ins>
      <w:ins w:id="8747" w:author="PR Preview" w:date="2026-01-01T00:00:00Z">
        <w:r>
          <w:t xml:space="preserve"> </w:t>
        </w:r>
      </w:ins>
      <w:hyperlink w:anchor="thm-dot-linear">
        <w:ins w:id="8748" w:author="PR Preview" w:date="2026-01-01T00:00:00Z">
          <w:r>
            <w:rPr>
              <w:rStyle w:val="Hyperlink"/>
            </w:rPr>
            <w:t xml:space="preserve">Theorem 48</w:t>
          </w:r>
        </w:ins>
      </w:hyperlink>
      <w:ins w:id="8749" w:author="PR Preview" w:date="2026-01-01T00:00:00Z">
        <w:r>
          <w:t xml:space="preserve">;</w:t>
        </w:r>
      </w:ins>
    </w:p>
    <w:p>
      <w:pPr>
        <w:pStyle w:val="Compact"/>
        <w:numPr>
          <w:ilvl w:val="0"/>
          <w:numId w:val="1048"/>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29"/>
    <w:bookmarkStart w:id="330" w:name="def-inner-product-space"/>
    <w:p>
      <w:pPr>
        <w:pStyle w:val="BodyText"/>
      </w:pPr>
      <w:del w:id="8750" w:author="PR Preview" w:date="2026-01-01T00:00:00Z">
        <w:r>
          <w:rPr>
            <w:b/>
            <w:bCs/>
          </w:rPr>
          <w:delText xml:space="preserve">Definition 57 (Inner product space)</w:delText>
        </w:r>
      </w:del>
      <w:del w:id="8751" w:author="PR Preview" w:date="2026-01-01T00:00:00Z">
        <w:r>
          <w:delText xml:space="preserve"> </w:delText>
        </w:r>
      </w:del>
      <w:del w:id="8752" w:author="PR Preview" w:date="2026-01-01T00:00:00Z">
        <w:r>
          <w:delText xml:space="preserve">An</w:delText>
        </w:r>
      </w:del>
      <w:del w:id="8753" w:author="PR Preview" w:date="2026-01-01T00:00:00Z">
        <w:r>
          <w:delText xml:space="preserve"> </w:delText>
        </w:r>
      </w:del>
      <w:del w:id="8754" w:author="PR Preview" w:date="2026-01-01T00:00:00Z">
        <w:r>
          <w:rPr>
            <w:b/>
            <w:bCs/>
          </w:rPr>
          <w:delText xml:space="preserve">inner product space</w:delText>
        </w:r>
      </w:del>
      <w:del w:id="8755" w:author="PR Preview" w:date="2026-01-01T00:00:00Z">
        <w:r>
          <w:delText xml:space="preserve"> </w:delText>
        </w:r>
      </w:del>
      <w:del w:id="8756" w:author="PR Preview" w:date="2026-01-01T00:00:00Z">
        <w:r>
          <w:delText xml:space="preserve">is a vector space equipped with an inner product (</w:delText>
        </w:r>
      </w:del>
      <w:hyperlink w:anchor="def-inner-product">
        <w:del w:id="8757" w:author="PR Preview" w:date="2026-01-01T00:00:00Z">
          <w:r>
            <w:rPr>
              <w:rStyle w:val="Hyperlink"/>
            </w:rPr>
            <w:delText xml:space="preserve">Definition 56</w:delText>
          </w:r>
        </w:del>
      </w:hyperlink>
      <w:del w:id="8758" w:author="PR Preview" w:date="2026-01-01T00:00:00Z">
        <w:r>
          <w:delText xml:space="preserve">).</w:delText>
        </w:r>
      </w:del>
      <w:del w:id="8759" w:author="PR Preview" w:date="2026-01-01T00:00:00Z">
        <w:r>
          <w:delText xml:space="preserve"> </w:delText>
        </w:r>
      </w:del>
      <w:del w:id="8760" w:author="PR Preview" w:date="2026-01-01T00:00:00Z">
        <w:r>
          <w:delText xml:space="preserve">For vectors in</w:delText>
        </w:r>
      </w:del>
      <w:del w:id="8761" w:author="PR Preview" w:date="2026-01-01T00:00:00Z">
        <w:r>
          <w:delText xml:space="preserve"> </w:delText>
        </w:r>
      </w:del>
      <m:oMath>
        <m:sSup>
          <m:e>
            <m:r>
              <m:rPr>
                <m:scr m:val="double-struck"/>
                <m:sty m:val="p"/>
              </m:rPr>
              <m:t>R</m:t>
            </m:r>
          </m:e>
          <m:sup>
            <m:r>
              <m:t>p</m:t>
            </m:r>
          </m:sup>
        </m:sSup>
      </m:oMath>
      <w:del w:id="8762" w:author="PR Preview" w:date="2026-01-01T00:00:00Z">
        <w:r>
          <w:delText xml:space="preserve"> </w:delText>
        </w:r>
      </w:del>
      <w:del w:id="8763" w:author="PR Preview" w:date="2026-01-01T00:00:00Z">
        <w:r>
          <w:delText xml:space="preserve">(</w:delText>
        </w:r>
      </w:del>
      <w:hyperlink w:anchor="def-real-coordinate-space">
        <w:del w:id="8764" w:author="PR Preview" w:date="2026-01-01T00:00:00Z">
          <w:r>
            <w:rPr>
              <w:rStyle w:val="Hyperlink"/>
            </w:rPr>
            <w:delText xml:space="preserve">Definition 2</w:delText>
          </w:r>
        </w:del>
      </w:hyperlink>
      <w:del w:id="8765" w:author="PR Preview" w:date="2026-01-01T00:00:00Z">
        <w:r>
          <w:delText xml:space="preserve">),</w:delText>
        </w:r>
      </w:del>
      <w:del w:id="8766" w:author="PR Preview" w:date="2026-01-01T00:00:00Z">
        <w:r>
          <w:delText xml:space="preserve"> </w:delText>
        </w:r>
      </w:del>
      <w:del w:id="8767" w:author="PR Preview" w:date="2026-01-01T00:00:00Z">
        <w:r>
          <w:delText xml:space="preserve">the pair</w:delText>
        </w:r>
      </w:del>
      <w:del w:id="8768" w:author="PR Preview" w:date="2026-01-01T00:00:00Z">
        <w:r>
          <w:delText xml:space="preserve"> </w:delText>
        </w:r>
      </w:del>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del w:id="8769" w:author="PR Preview" w:date="2026-01-01T00:00:00Z">
        <w:r>
          <w:delText xml:space="preserve"> </w:delText>
        </w:r>
      </w:del>
      <w:del w:id="8770" w:author="PR Preview" w:date="2026-01-01T00:00:00Z">
        <w:r>
          <w:delText xml:space="preserve">is a real inner product space.</w:delText>
        </w:r>
      </w:del>
    </w:p>
    <w:p>
      <w:pPr>
        <w:pStyle w:val="BodyText"/>
      </w:pPr>
      <w:del w:id="8771" w:author="PR Preview" w:date="2026-01-01T00:00:00Z">
        <w:r>
          <w:rPr>
            <w:b/>
            <w:bCs/>
          </w:rPr>
          <w:delText xml:space="preserve">Example 92 (Real coordinate space as an inner product space)</w:delText>
        </w:r>
      </w:del>
      <w:del w:id="8772" w:author="PR Preview" w:date="2026-01-01T00:00:00Z">
        <w:r>
          <w:delText xml:space="preserve"> </w:delText>
        </w:r>
      </w:del>
      <w:del w:id="8773" w:author="PR Preview" w:date="2026-01-01T00:00:00Z">
        <w:r>
          <w:delText xml:space="preserve">The Euclidean space</w:delText>
        </w:r>
      </w:del>
      <w:del w:id="8774" w:author="PR Preview" w:date="2026-01-01T00:00:00Z">
        <w:r>
          <w:delText xml:space="preserve"> </w:delText>
        </w:r>
      </w:del>
      <m:oMath>
        <m:sSup>
          <m:e>
            <m:r>
              <m:rPr>
                <m:scr m:val="double-struck"/>
                <m:sty m:val="p"/>
              </m:rPr>
              <m:t>R</m:t>
            </m:r>
          </m:e>
          <m:sup>
            <m:r>
              <m:t>p</m:t>
            </m:r>
          </m:sup>
        </m:sSup>
      </m:oMath>
      <w:del w:id="8775" w:author="PR Preview" w:date="2026-01-01T00:00:00Z">
        <w:r>
          <w:delText xml:space="preserve"> </w:delText>
        </w:r>
      </w:del>
      <w:del w:id="8776" w:author="PR Preview" w:date="2026-01-01T00:00:00Z">
        <w:r>
          <w:delText xml:space="preserve">equipped with the standard dot product (2)</w:delText>
        </w:r>
      </w:del>
      <w:del w:id="8777" w:author="PR Preview" w:date="2026-01-01T00:00:00Z">
        <w:r>
          <w:delText xml:space="preserve"> </w:delText>
        </w:r>
      </w:del>
      <w:del w:id="8778" w:author="PR Preview" w:date="2026-01-01T00:00:00Z">
        <w:r>
          <w:delText xml:space="preserve">is an inner product space, because the dot product satisfies the four inner product axioms (</w:delText>
        </w:r>
      </w:del>
      <w:hyperlink w:anchor="exm-dot-product-inner-product">
        <w:del w:id="8779" w:author="PR Preview" w:date="2026-01-01T00:00:00Z">
          <w:r>
            <w:rPr>
              <w:rStyle w:val="Hyperlink"/>
            </w:rPr>
            <w:delText xml:space="preserve">Example 91</w:delText>
          </w:r>
        </w:del>
      </w:hyperlink>
      <w:del w:id="8780" w:author="PR Preview" w:date="2026-01-01T00:00:00Z">
        <w:r>
          <w:delText xml:space="preserve">).</w:delText>
        </w:r>
      </w:del>
      <w:del w:id="8781" w:author="PR Preview" w:date="2026-01-01T00:00:00Z">
        <w:r>
          <w:delText xml:space="preserve"> </w:delText>
        </w:r>
      </w:del>
      <w:del w:id="8782" w:author="PR Preview" w:date="2026-01-01T00:00:00Z">
        <w:r>
          <w:delText xml:space="preserve">For</w:delText>
        </w:r>
      </w:del>
      <w:del w:id="8783" w:author="PR Preview" w:date="2026-01-01T00:00:00Z">
        <w:r>
          <w:delText xml:space="preserve"> </w:delText>
        </w:r>
      </w:del>
      <m:oMath>
        <m:r>
          <m:t>p</m:t>
        </m:r>
        <m:r>
          <m:rPr>
            <m:sty m:val="p"/>
          </m:rPr>
          <m:t>=</m:t>
        </m:r>
        <m:r>
          <m:t>2</m:t>
        </m:r>
      </m:oMath>
      <w:del w:id="8784" w:author="PR Preview" w:date="2026-01-01T00:00:00Z">
        <w:r>
          <w:delText xml:space="preserve">, any vector</w:delText>
        </w:r>
      </w:del>
      <w:del w:id="8785"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8786" w:author="PR Preview" w:date="2026-01-01T00:00:00Z">
        <w:r>
          <w:delText xml:space="preserve"> </w:delText>
        </w:r>
      </w:del>
      <w:del w:id="8787" w:author="PR Preview" w:date="2026-01-01T00:00:00Z">
        <w:r>
          <w:delText xml:space="preserve">has squared norm</w:delText>
        </w:r>
      </w:del>
      <w:del w:id="8788" w:author="PR Preview" w:date="2026-01-01T00:00:00Z">
        <w:r>
          <w:delText xml:space="preserve"> </w:delText>
        </w:r>
      </w:del>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del w:id="8789" w:author="PR Preview" w:date="2026-01-01T00:00:00Z">
        <w:r>
          <w:delText xml:space="preserve">,</w:delText>
        </w:r>
      </w:del>
      <w:del w:id="8790" w:author="PR Preview" w:date="2026-01-01T00:00:00Z">
        <w:r>
          <w:delText xml:space="preserve"> </w:delText>
        </w:r>
      </w:del>
      <w:del w:id="8791" w:author="PR Preview" w:date="2026-01-01T00:00:00Z">
        <w:r>
          <w:delText xml:space="preserve">which is zero if and only if</w:delText>
        </w:r>
      </w:del>
    </w:p>
    <w:p>
      <w:pPr>
        <w:pStyle w:val="BodyText"/>
      </w:pPr>
      <w:ins w:id="8792" w:author="PR Preview" w:date="2026-01-01T00:00:00Z">
        <w:r>
          <w:rPr>
            <w:b/>
            <w:bCs/>
          </w:rPr>
          <w:t xml:space="preserve">Definition 60 (Inner product space)</w:t>
        </w:r>
      </w:ins>
      <w:ins w:id="8793" w:author="PR Preview" w:date="2026-01-01T00:00:00Z">
        <w:r>
          <w:t xml:space="preserve"> </w:t>
        </w:r>
      </w:ins>
      <w:ins w:id="8794" w:author="PR Preview" w:date="2026-01-01T00:00:00Z">
        <w:r>
          <w:t xml:space="preserve">An</w:t>
        </w:r>
      </w:ins>
      <w:ins w:id="8795" w:author="PR Preview" w:date="2026-01-01T00:00:00Z">
        <w:r>
          <w:t xml:space="preserve"> </w:t>
        </w:r>
      </w:ins>
      <w:ins w:id="8796" w:author="PR Preview" w:date="2026-01-01T00:00:00Z">
        <w:r>
          <w:rPr>
            <w:b/>
            <w:bCs/>
          </w:rPr>
          <w:t xml:space="preserve">inner product space</w:t>
        </w:r>
      </w:ins>
      <w:ins w:id="8797" w:author="PR Preview" w:date="2026-01-01T00:00:00Z">
        <w:r>
          <w:t xml:space="preserve"> </w:t>
        </w:r>
      </w:ins>
      <w:ins w:id="8798" w:author="PR Preview" w:date="2026-01-01T00:00:00Z">
        <w:r>
          <w:t xml:space="preserve">is a vector space equipped with an inner product (</w:t>
        </w:r>
      </w:ins>
      <w:hyperlink w:anchor="def-inner-product">
        <w:ins w:id="8799" w:author="PR Preview" w:date="2026-01-01T00:00:00Z">
          <w:r>
            <w:rPr>
              <w:rStyle w:val="Hyperlink"/>
            </w:rPr>
            <w:t xml:space="preserve">Definition 59</w:t>
          </w:r>
        </w:ins>
      </w:hyperlink>
      <w:ins w:id="8800" w:author="PR Preview" w:date="2026-01-01T00:00:00Z">
        <w:r>
          <w:t xml:space="preserve">).</w:t>
        </w:r>
      </w:ins>
      <w:ins w:id="8801" w:author="PR Preview" w:date="2026-01-01T00:00:00Z">
        <w:r>
          <w:t xml:space="preserve"> </w:t>
        </w:r>
      </w:ins>
      <w:ins w:id="8802" w:author="PR Preview" w:date="2026-01-01T00:00:00Z">
        <w:r>
          <w:t xml:space="preserve">For vectors in</w:t>
        </w:r>
      </w:ins>
      <w:ins w:id="8803" w:author="PR Preview" w:date="2026-01-01T00:00:00Z">
        <w:r>
          <w:t xml:space="preserve"> </w:t>
        </w:r>
      </w:ins>
      <m:oMath>
        <m:sSup>
          <m:e>
            <m:r>
              <m:rPr>
                <m:scr m:val="double-struck"/>
                <m:sty m:val="p"/>
              </m:rPr>
              <m:t>R</m:t>
            </m:r>
          </m:e>
          <m:sup>
            <m:r>
              <m:t>p</m:t>
            </m:r>
          </m:sup>
        </m:sSup>
      </m:oMath>
      <w:ins w:id="8804" w:author="PR Preview" w:date="2026-01-01T00:00:00Z">
        <w:r>
          <w:t xml:space="preserve"> </w:t>
        </w:r>
      </w:ins>
      <w:ins w:id="8805" w:author="PR Preview" w:date="2026-01-01T00:00:00Z">
        <w:r>
          <w:t xml:space="preserve">(</w:t>
        </w:r>
      </w:ins>
      <w:hyperlink w:anchor="def-real-coordinate-space">
        <w:ins w:id="8806" w:author="PR Preview" w:date="2026-01-01T00:00:00Z">
          <w:r>
            <w:rPr>
              <w:rStyle w:val="Hyperlink"/>
            </w:rPr>
            <w:t xml:space="preserve">Definition 2</w:t>
          </w:r>
        </w:ins>
      </w:hyperlink>
      <w:ins w:id="8807" w:author="PR Preview" w:date="2026-01-01T00:00:00Z">
        <w:r>
          <w:t xml:space="preserve">),</w:t>
        </w:r>
      </w:ins>
      <w:ins w:id="8808" w:author="PR Preview" w:date="2026-01-01T00:00:00Z">
        <w:r>
          <w:t xml:space="preserve"> </w:t>
        </w:r>
      </w:ins>
      <w:ins w:id="8809" w:author="PR Preview" w:date="2026-01-01T00:00:00Z">
        <w:r>
          <w:t xml:space="preserve">the pair</w:t>
        </w:r>
      </w:ins>
      <w:ins w:id="8810" w:author="PR Preview" w:date="2026-01-01T00:00:00Z">
        <w:r>
          <w:t xml:space="preserve"> </w:t>
        </w:r>
      </w:ins>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ins w:id="8811" w:author="PR Preview" w:date="2026-01-01T00:00:00Z">
        <w:r>
          <w:t xml:space="preserve"> </w:t>
        </w:r>
      </w:ins>
      <w:ins w:id="8812" w:author="PR Preview" w:date="2026-01-01T00:00:00Z">
        <w:r>
          <w:t xml:space="preserve">is a real inner product space.</w:t>
        </w:r>
      </w:ins>
    </w:p>
    <w:bookmarkEnd w:id="330"/>
    <w:bookmarkStart w:id="331" w:name="exm-inner-product-space"/>
    <w:p>
      <w:pPr>
        <w:pStyle w:val="BodyText"/>
      </w:pPr>
      <w:ins w:id="8813" w:author="PR Preview" w:date="2026-01-01T00:00:00Z">
        <w:r>
          <w:rPr>
            <w:b/>
            <w:bCs/>
          </w:rPr>
          <w:t xml:space="preserve">Example 95 (Real coordinate space as an inner product space)</w:t>
        </w:r>
      </w:ins>
      <w:ins w:id="8814" w:author="PR Preview" w:date="2026-01-01T00:00:00Z">
        <w:r>
          <w:t xml:space="preserve"> </w:t>
        </w:r>
      </w:ins>
      <w:ins w:id="8815" w:author="PR Preview" w:date="2026-01-01T00:00:00Z">
        <w:r>
          <w:t xml:space="preserve">The Euclidean space</w:t>
        </w:r>
      </w:ins>
      <w:ins w:id="8816" w:author="PR Preview" w:date="2026-01-01T00:00:00Z">
        <w:r>
          <w:t xml:space="preserve"> </w:t>
        </w:r>
      </w:ins>
      <m:oMath>
        <m:sSup>
          <m:e>
            <m:r>
              <m:rPr>
                <m:scr m:val="double-struck"/>
                <m:sty m:val="p"/>
              </m:rPr>
              <m:t>R</m:t>
            </m:r>
          </m:e>
          <m:sup>
            <m:r>
              <m:t>p</m:t>
            </m:r>
          </m:sup>
        </m:sSup>
      </m:oMath>
      <w:ins w:id="8817" w:author="PR Preview" w:date="2026-01-01T00:00:00Z">
        <w:r>
          <w:t xml:space="preserve"> </w:t>
        </w:r>
      </w:ins>
      <w:ins w:id="8818" w:author="PR Preview" w:date="2026-01-01T00:00:00Z">
        <w:r>
          <w:t xml:space="preserve">equipped with the standard dot product (2)</w:t>
        </w:r>
      </w:ins>
      <w:ins w:id="8819" w:author="PR Preview" w:date="2026-01-01T00:00:00Z">
        <w:r>
          <w:t xml:space="preserve"> </w:t>
        </w:r>
      </w:ins>
      <w:ins w:id="8820" w:author="PR Preview" w:date="2026-01-01T00:00:00Z">
        <w:r>
          <w:t xml:space="preserve">is an inner product space, because the dot product satisfies the four inner product axioms (</w:t>
        </w:r>
      </w:ins>
      <w:hyperlink w:anchor="exm-dot-product-inner-product">
        <w:ins w:id="8821" w:author="PR Preview" w:date="2026-01-01T00:00:00Z">
          <w:r>
            <w:rPr>
              <w:rStyle w:val="Hyperlink"/>
            </w:rPr>
            <w:t xml:space="preserve">Example 94</w:t>
          </w:r>
        </w:ins>
      </w:hyperlink>
      <w:ins w:id="8822" w:author="PR Preview" w:date="2026-01-01T00:00:00Z">
        <w:r>
          <w:t xml:space="preserve">).</w:t>
        </w:r>
      </w:ins>
      <w:ins w:id="8823" w:author="PR Preview" w:date="2026-01-01T00:00:00Z">
        <w:r>
          <w:t xml:space="preserve"> </w:t>
        </w:r>
      </w:ins>
      <w:ins w:id="8824" w:author="PR Preview" w:date="2026-01-01T00:00:00Z">
        <w:r>
          <w:t xml:space="preserve">For</w:t>
        </w:r>
      </w:ins>
      <w:ins w:id="8825" w:author="PR Preview" w:date="2026-01-01T00:00:00Z">
        <w:r>
          <w:t xml:space="preserve"> </w:t>
        </w:r>
      </w:ins>
      <m:oMath>
        <m:r>
          <m:t>p</m:t>
        </m:r>
        <m:r>
          <m:rPr>
            <m:sty m:val="p"/>
          </m:rPr>
          <m:t>=</m:t>
        </m:r>
        <m:r>
          <m:t>2</m:t>
        </m:r>
      </m:oMath>
      <w:ins w:id="8826" w:author="PR Preview" w:date="2026-01-01T00:00:00Z">
        <w:r>
          <w:t xml:space="preserve">, any vector</w:t>
        </w:r>
      </w:ins>
      <w:ins w:id="8827"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ins w:id="8828" w:author="PR Preview" w:date="2026-01-01T00:00:00Z">
        <w:r>
          <w:t xml:space="preserve"> </w:t>
        </w:r>
      </w:ins>
      <w:ins w:id="8829" w:author="PR Preview" w:date="2026-01-01T00:00:00Z">
        <w:r>
          <w:t xml:space="preserve">has squared norm</w:t>
        </w:r>
      </w:ins>
      <w:ins w:id="8830" w:author="PR Preview" w:date="2026-01-01T00:00:00Z">
        <w:r>
          <w:t xml:space="preserve"> </w:t>
        </w:r>
      </w:ins>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ins w:id="8831" w:author="PR Preview" w:date="2026-01-01T00:00:00Z">
        <w:r>
          <w:t xml:space="preserve">,</w:t>
        </w:r>
      </w:ins>
      <w:ins w:id="8832" w:author="PR Preview" w:date="2026-01-01T00:00:00Z">
        <w:r>
          <w:t xml:space="preserve"> </w:t>
        </w:r>
      </w:ins>
      <w:ins w:id="8833"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1"/>
    <w:bookmarkStart w:id="332" w:name="exm-weighted-inner-product"/>
    <w:p>
      <w:pPr>
        <w:pStyle w:val="BodyText"/>
      </w:pPr>
      <w:del w:id="8834" w:author="PR Preview" w:date="2026-01-01T00:00:00Z">
        <w:r>
          <w:rPr>
            <w:b/>
            <w:bCs/>
          </w:rPr>
          <w:delText xml:space="preserve">Example 93 (A weighted inner product)</w:delText>
        </w:r>
      </w:del>
      <w:del w:id="8835" w:author="PR Preview" w:date="2026-01-01T00:00:00Z">
        <w:r>
          <w:delText xml:space="preserve"> </w:delText>
        </w:r>
      </w:del>
      <w:del w:id="8836" w:author="PR Preview" w:date="2026-01-01T00:00:00Z">
        <w:r>
          <w:delText xml:space="preserve">Let</w:delText>
        </w:r>
      </w:del>
      <w:del w:id="8837" w:author="PR Preview" w:date="2026-01-01T00:00:00Z">
        <w:r>
          <w:delText xml:space="preserve"> </w:delText>
        </w:r>
      </w:del>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8838" w:author="PR Preview" w:date="2026-01-01T00:00:00Z">
        <w:r>
          <w:delText xml:space="preserve"> </w:delText>
        </w:r>
      </w:del>
      <w:del w:id="8839" w:author="PR Preview" w:date="2026-01-01T00:00:00Z">
        <w:r>
          <w:delText xml:space="preserve">be a vector of positive numbers, and define</w:delText>
        </w:r>
      </w:del>
    </w:p>
    <w:p>
      <w:pPr>
        <w:pStyle w:val="BodyText"/>
      </w:pPr>
      <w:ins w:id="8840" w:author="PR Preview" w:date="2026-01-01T00:00:00Z">
        <w:r>
          <w:rPr>
            <w:b/>
            <w:bCs/>
          </w:rPr>
          <w:t xml:space="preserve">Example 96 (A weighted inner product)</w:t>
        </w:r>
      </w:ins>
      <w:ins w:id="8841" w:author="PR Preview" w:date="2026-01-01T00:00:00Z">
        <w:r>
          <w:t xml:space="preserve"> </w:t>
        </w:r>
      </w:ins>
      <w:ins w:id="8842" w:author="PR Preview" w:date="2026-01-01T00:00:00Z">
        <w:r>
          <w:t xml:space="preserve">Let</w:t>
        </w:r>
      </w:ins>
      <w:ins w:id="8843" w:author="PR Preview" w:date="2026-01-01T00:00:00Z">
        <w:r>
          <w:t xml:space="preserve"> </w:t>
        </w:r>
      </w:ins>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8844" w:author="PR Preview" w:date="2026-01-01T00:00:00Z">
        <w:r>
          <w:t xml:space="preserve"> </w:t>
        </w:r>
      </w:ins>
      <w:ins w:id="8845" w:author="PR Preview" w:date="2026-01-01T00:00:00Z">
        <w:r>
          <w:t xml:space="preserve">be a vector of positive numbers, and define</w:t>
        </w:r>
      </w:ins>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9"/>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see the derivation after this list;</w:t>
      </w:r>
    </w:p>
    <w:p>
      <w:pPr>
        <w:pStyle w:val="Compact"/>
        <w:numPr>
          <w:ilvl w:val="0"/>
          <w:numId w:val="1049"/>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2"/>
    <w:bookmarkStart w:id="334" w:name="exm-not-inner-product"/>
    <w:p>
      <w:pPr>
        <w:pStyle w:val="FirstParagraph"/>
      </w:pPr>
      <w:del w:id="8846" w:author="PR Preview" w:date="2026-01-01T00:00:00Z">
        <w:r>
          <w:rPr>
            <w:b/>
            <w:bCs/>
          </w:rPr>
          <w:delText xml:space="preserve">Example 94 (Functions that are not inner products)</w:delText>
        </w:r>
      </w:del>
      <w:del w:id="8847" w:author="PR Preview" w:date="2026-01-01T00:00:00Z">
        <w:r>
          <w:delText xml:space="preserve"> </w:delText>
        </w:r>
      </w:del>
      <w:del w:id="8848" w:author="PR Preview" w:date="2026-01-01T00:00:00Z">
        <w:r>
          <w:delText xml:space="preserve">Each of these functions on</w:delText>
        </w:r>
      </w:del>
      <w:del w:id="8849" w:author="PR Preview" w:date="2026-01-01T00:00:00Z">
        <w:r>
          <w:delText xml:space="preserve"> </w:delText>
        </w:r>
      </w:del>
      <m:oMath>
        <m:sSup>
          <m:e>
            <m:r>
              <m:rPr>
                <m:scr m:val="double-struck"/>
                <m:sty m:val="p"/>
              </m:rPr>
              <m:t>R</m:t>
            </m:r>
          </m:e>
          <m:sup>
            <m:r>
              <m:t>2</m:t>
            </m:r>
          </m:sup>
        </m:sSup>
      </m:oMath>
      <w:del w:id="8850" w:author="PR Preview" w:date="2026-01-01T00:00:00Z">
        <w:r>
          <w:delText xml:space="preserve"> </w:delText>
        </w:r>
      </w:del>
      <w:del w:id="8851" w:author="PR Preview" w:date="2026-01-01T00:00:00Z">
        <w:r>
          <w:delText xml:space="preserve">has some of the properties in</w:delText>
        </w:r>
      </w:del>
      <w:del w:id="8852" w:author="PR Preview" w:date="2026-01-01T00:00:00Z">
        <w:r>
          <w:delText xml:space="preserve"> </w:delText>
        </w:r>
      </w:del>
      <w:hyperlink w:anchor="def-inner-product">
        <w:del w:id="8853" w:author="PR Preview" w:date="2026-01-01T00:00:00Z">
          <w:r>
            <w:rPr>
              <w:rStyle w:val="Hyperlink"/>
            </w:rPr>
            <w:delText xml:space="preserve">Definition 56</w:delText>
          </w:r>
        </w:del>
      </w:hyperlink>
      <w:del w:id="8854" w:author="PR Preview" w:date="2026-01-01T00:00:00Z">
        <w:r>
          <w:delText xml:space="preserve">, but not all four:</w:delText>
        </w:r>
      </w:del>
    </w:p>
    <w:p>
      <w:pPr>
        <w:pStyle w:val="FirstParagraph"/>
      </w:pPr>
      <w:ins w:id="8855" w:author="PR Preview" w:date="2026-01-01T00:00:00Z">
        <w:r>
          <w:rPr>
            <w:b/>
            <w:bCs/>
          </w:rPr>
          <w:t xml:space="preserve">Example 97 (Functions that are not inner products)</w:t>
        </w:r>
      </w:ins>
      <w:ins w:id="8856" w:author="PR Preview" w:date="2026-01-01T00:00:00Z">
        <w:r>
          <w:t xml:space="preserve"> </w:t>
        </w:r>
      </w:ins>
      <w:ins w:id="8857" w:author="PR Preview" w:date="2026-01-01T00:00:00Z">
        <w:r>
          <w:t xml:space="preserve">Each of these functions on</w:t>
        </w:r>
      </w:ins>
      <w:ins w:id="8858" w:author="PR Preview" w:date="2026-01-01T00:00:00Z">
        <w:r>
          <w:t xml:space="preserve"> </w:t>
        </w:r>
      </w:ins>
      <m:oMath>
        <m:sSup>
          <m:e>
            <m:r>
              <m:rPr>
                <m:scr m:val="double-struck"/>
                <m:sty m:val="p"/>
              </m:rPr>
              <m:t>R</m:t>
            </m:r>
          </m:e>
          <m:sup>
            <m:r>
              <m:t>2</m:t>
            </m:r>
          </m:sup>
        </m:sSup>
      </m:oMath>
      <w:ins w:id="8859" w:author="PR Preview" w:date="2026-01-01T00:00:00Z">
        <w:r>
          <w:t xml:space="preserve"> </w:t>
        </w:r>
      </w:ins>
      <w:ins w:id="8860" w:author="PR Preview" w:date="2026-01-01T00:00:00Z">
        <w:r>
          <w:t xml:space="preserve">has some of the properties in</w:t>
        </w:r>
      </w:ins>
      <w:ins w:id="8861" w:author="PR Preview" w:date="2026-01-01T00:00:00Z">
        <w:r>
          <w:t xml:space="preserve"> </w:t>
        </w:r>
      </w:ins>
      <w:hyperlink w:anchor="def-inner-product">
        <w:ins w:id="8862" w:author="PR Preview" w:date="2026-01-01T00:00:00Z">
          <w:r>
            <w:rPr>
              <w:rStyle w:val="Hyperlink"/>
            </w:rPr>
            <w:t xml:space="preserve">Definition 59</w:t>
          </w:r>
        </w:ins>
      </w:hyperlink>
      <w:ins w:id="8863" w:author="PR Preview" w:date="2026-01-01T00:00:00Z">
        <w:r>
          <w:t xml:space="preserve">, but not all four:</w:t>
        </w:r>
      </w:ins>
    </w:p>
    <w:p>
      <w:pPr>
        <w:numPr>
          <w:ilvl w:val="0"/>
          <w:numId w:val="1050"/>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0"/>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0"/>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4"/>
    <w:bookmarkStart w:id="335" w:name="def-orthogonal-inner-product"/>
    <w:p>
      <w:pPr>
        <w:pStyle w:val="FirstParagraph"/>
      </w:pPr>
      <w:del w:id="8864" w:author="PR Preview" w:date="2026-01-01T00:00:00Z">
        <w:r>
          <w:rPr>
            <w:b/>
            <w:bCs/>
          </w:rPr>
          <w:delText xml:space="preserve">Definition 58 (Orthogonality in an inner product space)</w:delText>
        </w:r>
      </w:del>
      <w:del w:id="8865" w:author="PR Preview" w:date="2026-01-01T00:00:00Z">
        <w:r>
          <w:delText xml:space="preserve"> </w:delText>
        </w:r>
      </w:del>
      <w:del w:id="8866" w:author="PR Preview" w:date="2026-01-01T00:00:00Z">
        <w:r>
          <w:delText xml:space="preserve">In an inner product space (</w:delText>
        </w:r>
      </w:del>
      <w:hyperlink w:anchor="def-inner-product-space">
        <w:del w:id="8867" w:author="PR Preview" w:date="2026-01-01T00:00:00Z">
          <w:r>
            <w:rPr>
              <w:rStyle w:val="Hyperlink"/>
            </w:rPr>
            <w:delText xml:space="preserve">Definition 57</w:delText>
          </w:r>
        </w:del>
      </w:hyperlink>
      <w:del w:id="8868" w:author="PR Preview" w:date="2026-01-01T00:00:00Z">
        <w:r>
          <w:delText xml:space="preserve">)</w:delText>
        </w:r>
      </w:del>
      <w:del w:id="8869" w:author="PR Preview" w:date="2026-01-01T00:00:00Z">
        <w:r>
          <w:delText xml:space="preserve"> </w:delText>
        </w:r>
      </w:del>
      <w:del w:id="8870" w:author="PR Preview" w:date="2026-01-01T00:00:00Z">
        <w:r>
          <w:delText xml:space="preserve">with inner product</w:delText>
        </w:r>
      </w:del>
      <w:del w:id="8871" w:author="PR Preview" w:date="2026-01-01T00:00:00Z">
        <w:r>
          <w:delText xml:space="preserve"> </w:delText>
        </w:r>
      </w:del>
      <m:oMath>
        <m:d>
          <m:dPr>
            <m:begChr m:val="⟨"/>
            <m:sepChr m:val=""/>
            <m:endChr m:val="⟩"/>
            <m:grow/>
          </m:dPr>
          <m:e>
            <m:r>
              <m:rPr>
                <m:sty m:val="p"/>
              </m:rPr>
              <m:t>⋅</m:t>
            </m:r>
            <m:r>
              <m:rPr>
                <m:sty m:val="p"/>
              </m:rPr>
              <m:t>,</m:t>
            </m:r>
            <m:r>
              <m:rPr>
                <m:sty m:val="p"/>
              </m:rPr>
              <m:t>⋅</m:t>
            </m:r>
          </m:e>
        </m:d>
      </m:oMath>
      <w:del w:id="8872" w:author="PR Preview" w:date="2026-01-01T00:00:00Z">
        <w:r>
          <w:delText xml:space="preserve">,</w:delText>
        </w:r>
      </w:del>
      <w:del w:id="8873" w:author="PR Preview" w:date="2026-01-01T00:00:00Z">
        <w:r>
          <w:delText xml:space="preserve"> </w:delText>
        </w:r>
      </w:del>
      <w:del w:id="8874" w:author="PR Preview" w:date="2026-01-01T00:00:00Z">
        <w:r>
          <w:delText xml:space="preserve">two vectors</w:delText>
        </w:r>
      </w:del>
      <w:del w:id="8875" w:author="PR Preview" w:date="2026-01-01T00:00:00Z">
        <w:r>
          <w:delText xml:space="preserve"> </w:delText>
        </w:r>
      </w:del>
      <m:oMath>
        <m:acc>
          <m:accPr>
            <m:chr m:val="̃"/>
          </m:accPr>
          <m:e>
            <m:r>
              <m:t>x</m:t>
            </m:r>
          </m:e>
        </m:acc>
      </m:oMath>
      <w:del w:id="8876" w:author="PR Preview" w:date="2026-01-01T00:00:00Z">
        <w:r>
          <w:delText xml:space="preserve"> </w:delText>
        </w:r>
      </w:del>
      <w:del w:id="8877" w:author="PR Preview" w:date="2026-01-01T00:00:00Z">
        <w:r>
          <w:delText xml:space="preserve">and</w:delText>
        </w:r>
      </w:del>
      <w:del w:id="8878" w:author="PR Preview" w:date="2026-01-01T00:00:00Z">
        <w:r>
          <w:delText xml:space="preserve"> </w:delText>
        </w:r>
      </w:del>
      <m:oMath>
        <m:acc>
          <m:accPr>
            <m:chr m:val="̃"/>
          </m:accPr>
          <m:e>
            <m:r>
              <m:t>y</m:t>
            </m:r>
          </m:e>
        </m:acc>
      </m:oMath>
      <w:del w:id="8879" w:author="PR Preview" w:date="2026-01-01T00:00:00Z">
        <w:r>
          <w:delText xml:space="preserve"> </w:delText>
        </w:r>
      </w:del>
      <w:del w:id="8880" w:author="PR Preview" w:date="2026-01-01T00:00:00Z">
        <w:r>
          <w:delText xml:space="preserve">are</w:delText>
        </w:r>
      </w:del>
      <w:del w:id="8881" w:author="PR Preview" w:date="2026-01-01T00:00:00Z">
        <w:r>
          <w:delText xml:space="preserve"> </w:delText>
        </w:r>
      </w:del>
      <w:del w:id="8882" w:author="PR Preview" w:date="2026-01-01T00:00:00Z">
        <w:r>
          <w:rPr>
            <w:b/>
            <w:bCs/>
          </w:rPr>
          <w:delText xml:space="preserve">orthogonal with respect to</w:delText>
        </w:r>
      </w:del>
      <w:del w:id="8883" w:author="PR Preview" w:date="2026-01-01T00:00:00Z">
        <w:r>
          <w:delText xml:space="preserve"> </w:delText>
        </w:r>
      </w:del>
      <m:oMath>
        <m:d>
          <m:dPr>
            <m:begChr m:val="⟨"/>
            <m:sepChr m:val=""/>
            <m:endChr m:val="⟩"/>
            <m:grow/>
          </m:dPr>
          <m:e>
            <m:r>
              <m:rPr>
                <m:sty m:val="p"/>
              </m:rPr>
              <m:t>⋅</m:t>
            </m:r>
            <m:r>
              <m:rPr>
                <m:sty m:val="p"/>
              </m:rPr>
              <m:t>,</m:t>
            </m:r>
            <m:r>
              <m:rPr>
                <m:sty m:val="p"/>
              </m:rPr>
              <m:t>⋅</m:t>
            </m:r>
          </m:e>
        </m:d>
      </m:oMath>
      <w:del w:id="8884" w:author="PR Preview" w:date="2026-01-01T00:00:00Z">
        <w:r>
          <w:delText xml:space="preserve">,</w:delText>
        </w:r>
      </w:del>
      <w:del w:id="8885" w:author="PR Preview" w:date="2026-01-01T00:00:00Z">
        <w:r>
          <w:delText xml:space="preserve"> </w:delText>
        </w:r>
      </w:del>
      <w:del w:id="8886" w:author="PR Preview" w:date="2026-01-01T00:00:00Z">
        <w:r>
          <w:delText xml:space="preserve">written</w:delText>
        </w:r>
      </w:del>
      <w:del w:id="8887" w:author="PR Preview" w:date="2026-01-01T00:00:00Z">
        <w:r>
          <w:delText xml:space="preserve"> </w:delText>
        </w:r>
      </w:del>
      <m:oMath>
        <m:acc>
          <m:accPr>
            <m:chr m:val="̃"/>
          </m:accPr>
          <m:e>
            <m:r>
              <m:t>x</m:t>
            </m:r>
          </m:e>
        </m:acc>
        <m:r>
          <m:rPr>
            <m:sty m:val="p"/>
          </m:rPr>
          <m:t>⟂</m:t>
        </m:r>
        <m:acc>
          <m:accPr>
            <m:chr m:val="̃"/>
          </m:accPr>
          <m:e>
            <m:r>
              <m:t>y</m:t>
            </m:r>
          </m:e>
        </m:acc>
      </m:oMath>
      <w:del w:id="8888" w:author="PR Preview" w:date="2026-01-01T00:00:00Z">
        <w:r>
          <w:delText xml:space="preserve">, if</w:delText>
        </w:r>
      </w:del>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del w:id="8889" w:author="PR Preview" w:date="2026-01-01T00:00:00Z">
        <w:r>
          <w:delText xml:space="preserve">(Banerjee and Roy 2014, Definition 7.3, p. 181)</w:delText>
        </w:r>
      </w:del>
      <w:del w:id="8890" w:author="PR Preview" w:date="2026-01-01T00:00:00Z">
        <w:r>
          <w:delText xml:space="preserve">.</w:delText>
        </w:r>
      </w:del>
      <w:del w:id="8891" w:author="PR Preview" w:date="2026-01-01T00:00:00Z">
        <w:r>
          <w:delText xml:space="preserve"> </w:delText>
        </w:r>
      </w:del>
      <w:del w:id="8892" w:author="PR Preview" w:date="2026-01-01T00:00:00Z">
        <w:r>
          <w:delText xml:space="preserve">With the dot product as the inner product (</w:delText>
        </w:r>
      </w:del>
      <w:hyperlink w:anchor="exm-dot-product-inner-product">
        <w:del w:id="8893" w:author="PR Preview" w:date="2026-01-01T00:00:00Z">
          <w:r>
            <w:rPr>
              <w:rStyle w:val="Hyperlink"/>
            </w:rPr>
            <w:delText xml:space="preserve">Example 91</w:delText>
          </w:r>
        </w:del>
      </w:hyperlink>
      <w:del w:id="8894" w:author="PR Preview" w:date="2026-01-01T00:00:00Z">
        <w:r>
          <w:delText xml:space="preserve">),</w:delText>
        </w:r>
      </w:del>
      <w:del w:id="8895" w:author="PR Preview" w:date="2026-01-01T00:00:00Z">
        <w:r>
          <w:delText xml:space="preserve"> </w:delText>
        </w:r>
      </w:del>
      <w:del w:id="8896" w:author="PR Preview" w:date="2026-01-01T00:00:00Z">
        <w:r>
          <w:delText xml:space="preserve">this condition is orthogonality as in</w:delText>
        </w:r>
      </w:del>
      <w:del w:id="8897" w:author="PR Preview" w:date="2026-01-01T00:00:00Z">
        <w:r>
          <w:delText xml:space="preserve"> </w:delText>
        </w:r>
      </w:del>
      <w:hyperlink w:anchor="def-orthogonal-vectors">
        <w:del w:id="8898" w:author="PR Preview" w:date="2026-01-01T00:00:00Z">
          <w:r>
            <w:rPr>
              <w:rStyle w:val="Hyperlink"/>
            </w:rPr>
            <w:delText xml:space="preserve">Definition 13</w:delText>
          </w:r>
        </w:del>
      </w:hyperlink>
      <w:del w:id="8899" w:author="PR Preview" w:date="2026-01-01T00:00:00Z">
        <w:r>
          <w:delText xml:space="preserve">.</w:delText>
        </w:r>
      </w:del>
    </w:p>
    <w:p>
      <w:pPr>
        <w:pStyle w:val="BodyText"/>
      </w:pPr>
      <w:del w:id="8900" w:author="PR Preview" w:date="2026-01-01T00:00:00Z">
        <w:r>
          <w:rPr>
            <w:b/>
            <w:bCs/>
          </w:rPr>
          <w:delText xml:space="preserve">Example 95 (Orthogonality depends on the inner product)</w:delText>
        </w:r>
      </w:del>
      <w:del w:id="8901" w:author="PR Preview" w:date="2026-01-01T00:00:00Z">
        <w:r>
          <w:delText xml:space="preserve"> </w:delText>
        </w:r>
      </w:del>
      <w:del w:id="8902" w:author="PR Preview" w:date="2026-01-01T00:00:00Z">
        <w:r>
          <w:delText xml:space="preserve">Take the weighted inner product of</w:delText>
        </w:r>
      </w:del>
      <w:del w:id="8903" w:author="PR Preview" w:date="2026-01-01T00:00:00Z">
        <w:r>
          <w:delText xml:space="preserve"> </w:delText>
        </w:r>
      </w:del>
      <w:hyperlink w:anchor="exm-weighted-inner-product">
        <w:del w:id="8904" w:author="PR Preview" w:date="2026-01-01T00:00:00Z">
          <w:r>
            <w:rPr>
              <w:rStyle w:val="Hyperlink"/>
            </w:rPr>
            <w:delText xml:space="preserve">Example 93</w:delText>
          </w:r>
        </w:del>
      </w:hyperlink>
      <w:del w:id="8905" w:author="PR Preview" w:date="2026-01-01T00:00:00Z">
        <w:r>
          <w:delText xml:space="preserve"> </w:delText>
        </w:r>
      </w:del>
      <w:del w:id="8906" w:author="PR Preview" w:date="2026-01-01T00:00:00Z">
        <w:r>
          <w:delText xml:space="preserve">with</w:delText>
        </w:r>
      </w:del>
      <w:del w:id="8907" w:author="PR Preview" w:date="2026-01-01T00:00:00Z">
        <w:r>
          <w:delText xml:space="preserve"> </w:delText>
        </w:r>
      </w:del>
      <m:oMath>
        <m:acc>
          <m:accPr>
            <m:chr m:val="̃"/>
          </m:accPr>
          <m:e>
            <m:r>
              <m:t>c</m:t>
            </m:r>
          </m:e>
        </m:acc>
        <m:r>
          <m:rPr>
            <m:sty m:val="p"/>
          </m:rPr>
          <m:t>=</m:t>
        </m:r>
        <m:r>
          <m:rPr>
            <m:sty m:val="p"/>
          </m:rPr>
          <m:t>(</m:t>
        </m:r>
        <m:r>
          <m:t>2</m:t>
        </m:r>
        <m:r>
          <m:rPr>
            <m:sty m:val="p"/>
          </m:rPr>
          <m:t>,</m:t>
        </m:r>
        <m:r>
          <m:t>1</m:t>
        </m:r>
        <m:r>
          <m:rPr>
            <m:sty m:val="p"/>
          </m:rPr>
          <m:t>)</m:t>
        </m:r>
      </m:oMath>
      <w:del w:id="8908" w:author="PR Preview" w:date="2026-01-01T00:00:00Z">
        <w:r>
          <w:delText xml:space="preserve">,</w:delText>
        </w:r>
      </w:del>
      <w:del w:id="8909" w:author="PR Preview" w:date="2026-01-01T00:00:00Z">
        <w:r>
          <w:delText xml:space="preserve"> </w:delText>
        </w:r>
      </w:del>
      <w:del w:id="8910" w:author="PR Preview" w:date="2026-01-01T00:00:00Z">
        <w:r>
          <w:delText xml:space="preserve">and let</w:delText>
        </w:r>
      </w:del>
      <w:del w:id="8911"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8912" w:author="PR Preview" w:date="2026-01-01T00:00:00Z">
        <w:r>
          <w:delText xml:space="preserve"> </w:delText>
        </w:r>
      </w:del>
      <w:del w:id="8913" w:author="PR Preview" w:date="2026-01-01T00:00:00Z">
        <w:r>
          <w:delText xml:space="preserve">and</w:delText>
        </w:r>
      </w:del>
      <w:del w:id="8914" w:author="PR Preview" w:date="2026-01-01T00:00:00Z">
        <w:r>
          <w:delText xml:space="preserve"> </w:delText>
        </w:r>
      </w:del>
      <m:oMath>
        <m:acc>
          <m:accPr>
            <m:chr m:val="̃"/>
          </m:accPr>
          <m:e>
            <m:r>
              <m:t>y</m:t>
            </m:r>
          </m:e>
        </m:acc>
        <m:r>
          <m:rPr>
            <m:sty m:val="p"/>
          </m:rPr>
          <m:t>=</m:t>
        </m:r>
        <m:r>
          <m:rPr>
            <m:sty m:val="p"/>
          </m:rPr>
          <m:t>(</m:t>
        </m:r>
        <m:r>
          <m:t>1</m:t>
        </m:r>
        <m:r>
          <m:rPr>
            <m:sty m:val="p"/>
          </m:rPr>
          <m:t>,</m:t>
        </m:r>
        <m:r>
          <m:rPr>
            <m:sty m:val="p"/>
          </m:rPr>
          <m:t>−</m:t>
        </m:r>
        <m:r>
          <m:t>1</m:t>
        </m:r>
        <m:r>
          <m:rPr>
            <m:sty m:val="p"/>
          </m:rPr>
          <m:t>)</m:t>
        </m:r>
      </m:oMath>
      <w:del w:id="8915" w:author="PR Preview" w:date="2026-01-01T00:00:00Z">
        <w:r>
          <w:delText xml:space="preserve">.</w:delText>
        </w:r>
      </w:del>
      <w:del w:id="8916" w:author="PR Preview" w:date="2026-01-01T00:00:00Z">
        <w:r>
          <w:delText xml:space="preserve"> </w:delText>
        </w:r>
      </w:del>
      <w:del w:id="8917" w:author="PR Preview" w:date="2026-01-01T00:00:00Z">
        <w:r>
          <w:delText xml:space="preserve">Then</w:delText>
        </w:r>
      </w:del>
    </w:p>
    <w:p>
      <w:pPr>
        <w:pStyle w:val="FirstParagraph"/>
      </w:pPr>
      <w:ins w:id="8918" w:author="PR Preview" w:date="2026-01-01T00:00:00Z">
        <w:r>
          <w:rPr>
            <w:b/>
            <w:bCs/>
          </w:rPr>
          <w:t xml:space="preserve">Definition 61 (Orthogonality in an inner product space)</w:t>
        </w:r>
      </w:ins>
      <w:ins w:id="8919" w:author="PR Preview" w:date="2026-01-01T00:00:00Z">
        <w:r>
          <w:t xml:space="preserve"> </w:t>
        </w:r>
      </w:ins>
      <w:ins w:id="8920" w:author="PR Preview" w:date="2026-01-01T00:00:00Z">
        <w:r>
          <w:t xml:space="preserve">In an inner product space (</w:t>
        </w:r>
      </w:ins>
      <w:hyperlink w:anchor="def-inner-product-space">
        <w:ins w:id="8921" w:author="PR Preview" w:date="2026-01-01T00:00:00Z">
          <w:r>
            <w:rPr>
              <w:rStyle w:val="Hyperlink"/>
            </w:rPr>
            <w:t xml:space="preserve">Definition 60</w:t>
          </w:r>
        </w:ins>
      </w:hyperlink>
      <w:ins w:id="8922" w:author="PR Preview" w:date="2026-01-01T00:00:00Z">
        <w:r>
          <w:t xml:space="preserve">)</w:t>
        </w:r>
      </w:ins>
      <w:ins w:id="8923" w:author="PR Preview" w:date="2026-01-01T00:00:00Z">
        <w:r>
          <w:t xml:space="preserve"> </w:t>
        </w:r>
      </w:ins>
      <w:ins w:id="8924" w:author="PR Preview" w:date="2026-01-01T00:00:00Z">
        <w:r>
          <w:t xml:space="preserve">with inner product</w:t>
        </w:r>
      </w:ins>
      <w:ins w:id="8925" w:author="PR Preview" w:date="2026-01-01T00:00:00Z">
        <w:r>
          <w:t xml:space="preserve"> </w:t>
        </w:r>
      </w:ins>
      <m:oMath>
        <m:d>
          <m:dPr>
            <m:begChr m:val="⟨"/>
            <m:sepChr m:val=""/>
            <m:endChr m:val="⟩"/>
            <m:grow/>
          </m:dPr>
          <m:e>
            <m:r>
              <m:rPr>
                <m:sty m:val="p"/>
              </m:rPr>
              <m:t>⋅</m:t>
            </m:r>
            <m:r>
              <m:rPr>
                <m:sty m:val="p"/>
              </m:rPr>
              <m:t>,</m:t>
            </m:r>
            <m:r>
              <m:rPr>
                <m:sty m:val="p"/>
              </m:rPr>
              <m:t>⋅</m:t>
            </m:r>
          </m:e>
        </m:d>
      </m:oMath>
      <w:ins w:id="8926" w:author="PR Preview" w:date="2026-01-01T00:00:00Z">
        <w:r>
          <w:t xml:space="preserve">,</w:t>
        </w:r>
      </w:ins>
      <w:ins w:id="8927" w:author="PR Preview" w:date="2026-01-01T00:00:00Z">
        <w:r>
          <w:t xml:space="preserve"> </w:t>
        </w:r>
      </w:ins>
      <w:ins w:id="8928" w:author="PR Preview" w:date="2026-01-01T00:00:00Z">
        <w:r>
          <w:t xml:space="preserve">two vectors</w:t>
        </w:r>
      </w:ins>
      <w:ins w:id="8929" w:author="PR Preview" w:date="2026-01-01T00:00:00Z">
        <w:r>
          <w:t xml:space="preserve"> </w:t>
        </w:r>
      </w:ins>
      <m:oMath>
        <m:acc>
          <m:accPr>
            <m:chr m:val="̃"/>
          </m:accPr>
          <m:e>
            <m:r>
              <m:t>x</m:t>
            </m:r>
          </m:e>
        </m:acc>
      </m:oMath>
      <w:ins w:id="8930" w:author="PR Preview" w:date="2026-01-01T00:00:00Z">
        <w:r>
          <w:t xml:space="preserve"> </w:t>
        </w:r>
      </w:ins>
      <w:ins w:id="8931" w:author="PR Preview" w:date="2026-01-01T00:00:00Z">
        <w:r>
          <w:t xml:space="preserve">and</w:t>
        </w:r>
      </w:ins>
      <w:ins w:id="8932" w:author="PR Preview" w:date="2026-01-01T00:00:00Z">
        <w:r>
          <w:t xml:space="preserve"> </w:t>
        </w:r>
      </w:ins>
      <m:oMath>
        <m:acc>
          <m:accPr>
            <m:chr m:val="̃"/>
          </m:accPr>
          <m:e>
            <m:r>
              <m:t>y</m:t>
            </m:r>
          </m:e>
        </m:acc>
      </m:oMath>
      <w:ins w:id="8933" w:author="PR Preview" w:date="2026-01-01T00:00:00Z">
        <w:r>
          <w:t xml:space="preserve"> </w:t>
        </w:r>
      </w:ins>
      <w:ins w:id="8934" w:author="PR Preview" w:date="2026-01-01T00:00:00Z">
        <w:r>
          <w:t xml:space="preserve">are</w:t>
        </w:r>
      </w:ins>
      <w:ins w:id="8935" w:author="PR Preview" w:date="2026-01-01T00:00:00Z">
        <w:r>
          <w:t xml:space="preserve"> </w:t>
        </w:r>
      </w:ins>
      <w:ins w:id="8936" w:author="PR Preview" w:date="2026-01-01T00:00:00Z">
        <w:r>
          <w:rPr>
            <w:b/>
            <w:bCs/>
          </w:rPr>
          <w:t xml:space="preserve">orthogonal with respect to</w:t>
        </w:r>
      </w:ins>
      <w:ins w:id="8937" w:author="PR Preview" w:date="2026-01-01T00:00:00Z">
        <w:r>
          <w:t xml:space="preserve"> </w:t>
        </w:r>
      </w:ins>
      <m:oMath>
        <m:d>
          <m:dPr>
            <m:begChr m:val="⟨"/>
            <m:sepChr m:val=""/>
            <m:endChr m:val="⟩"/>
            <m:grow/>
          </m:dPr>
          <m:e>
            <m:r>
              <m:rPr>
                <m:sty m:val="p"/>
              </m:rPr>
              <m:t>⋅</m:t>
            </m:r>
            <m:r>
              <m:rPr>
                <m:sty m:val="p"/>
              </m:rPr>
              <m:t>,</m:t>
            </m:r>
            <m:r>
              <m:rPr>
                <m:sty m:val="p"/>
              </m:rPr>
              <m:t>⋅</m:t>
            </m:r>
          </m:e>
        </m:d>
      </m:oMath>
      <w:ins w:id="8938" w:author="PR Preview" w:date="2026-01-01T00:00:00Z">
        <w:r>
          <w:t xml:space="preserve">,</w:t>
        </w:r>
      </w:ins>
      <w:ins w:id="8939" w:author="PR Preview" w:date="2026-01-01T00:00:00Z">
        <w:r>
          <w:t xml:space="preserve"> </w:t>
        </w:r>
      </w:ins>
      <w:ins w:id="8940" w:author="PR Preview" w:date="2026-01-01T00:00:00Z">
        <w:r>
          <w:t xml:space="preserve">written</w:t>
        </w:r>
      </w:ins>
      <w:ins w:id="8941" w:author="PR Preview" w:date="2026-01-01T00:00:00Z">
        <w:r>
          <w:t xml:space="preserve"> </w:t>
        </w:r>
      </w:ins>
      <m:oMath>
        <m:acc>
          <m:accPr>
            <m:chr m:val="̃"/>
          </m:accPr>
          <m:e>
            <m:r>
              <m:t>x</m:t>
            </m:r>
          </m:e>
        </m:acc>
        <m:r>
          <m:rPr>
            <m:sty m:val="p"/>
          </m:rPr>
          <m:t>⟂</m:t>
        </m:r>
        <m:acc>
          <m:accPr>
            <m:chr m:val="̃"/>
          </m:accPr>
          <m:e>
            <m:r>
              <m:t>y</m:t>
            </m:r>
          </m:e>
        </m:acc>
      </m:oMath>
      <w:ins w:id="8942" w:author="PR Preview" w:date="2026-01-01T00:00:00Z">
        <w:r>
          <w:t xml:space="preserve">, if</w:t>
        </w:r>
      </w:ins>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ins w:id="8943" w:author="PR Preview" w:date="2026-01-01T00:00:00Z">
        <w:r>
          <w:t xml:space="preserve">(Banerjee and Roy 2014, Definition 7.3, p. 181)</w:t>
        </w:r>
      </w:ins>
      <w:ins w:id="8944" w:author="PR Preview" w:date="2026-01-01T00:00:00Z">
        <w:r>
          <w:t xml:space="preserve">.</w:t>
        </w:r>
      </w:ins>
    </w:p>
    <w:bookmarkEnd w:id="335"/>
    <w:bookmarkStart w:id="336" w:name="exm-orthogonal-inner-product"/>
    <w:p>
      <w:pPr>
        <w:pStyle w:val="BodyText"/>
      </w:pPr>
      <w:ins w:id="8945" w:author="PR Preview" w:date="2026-01-01T00:00:00Z">
        <w:r>
          <w:rPr>
            <w:b/>
            <w:bCs/>
          </w:rPr>
          <w:t xml:space="preserve">Example 98 (Orthogonality depends on the inner product)</w:t>
        </w:r>
      </w:ins>
      <w:ins w:id="8946" w:author="PR Preview" w:date="2026-01-01T00:00:00Z">
        <w:r>
          <w:t xml:space="preserve"> </w:t>
        </w:r>
      </w:ins>
      <w:ins w:id="8947" w:author="PR Preview" w:date="2026-01-01T00:00:00Z">
        <w:r>
          <w:t xml:space="preserve">Take the weighted inner product of</w:t>
        </w:r>
      </w:ins>
      <w:ins w:id="8948" w:author="PR Preview" w:date="2026-01-01T00:00:00Z">
        <w:r>
          <w:t xml:space="preserve"> </w:t>
        </w:r>
      </w:ins>
      <w:hyperlink w:anchor="exm-weighted-inner-product">
        <w:ins w:id="8949" w:author="PR Preview" w:date="2026-01-01T00:00:00Z">
          <w:r>
            <w:rPr>
              <w:rStyle w:val="Hyperlink"/>
            </w:rPr>
            <w:t xml:space="preserve">Example 96</w:t>
          </w:r>
        </w:ins>
      </w:hyperlink>
      <w:ins w:id="8950" w:author="PR Preview" w:date="2026-01-01T00:00:00Z">
        <w:r>
          <w:t xml:space="preserve"> </w:t>
        </w:r>
      </w:ins>
      <w:ins w:id="8951" w:author="PR Preview" w:date="2026-01-01T00:00:00Z">
        <w:r>
          <w:t xml:space="preserve">with</w:t>
        </w:r>
      </w:ins>
      <w:ins w:id="8952" w:author="PR Preview" w:date="2026-01-01T00:00:00Z">
        <w:r>
          <w:t xml:space="preserve"> </w:t>
        </w:r>
      </w:ins>
      <m:oMath>
        <m:acc>
          <m:accPr>
            <m:chr m:val="̃"/>
          </m:accPr>
          <m:e>
            <m:r>
              <m:t>c</m:t>
            </m:r>
          </m:e>
        </m:acc>
        <m:r>
          <m:rPr>
            <m:sty m:val="p"/>
          </m:rPr>
          <m:t>=</m:t>
        </m:r>
        <m:r>
          <m:rPr>
            <m:sty m:val="p"/>
          </m:rPr>
          <m:t>(</m:t>
        </m:r>
        <m:r>
          <m:t>2</m:t>
        </m:r>
        <m:r>
          <m:rPr>
            <m:sty m:val="p"/>
          </m:rPr>
          <m:t>,</m:t>
        </m:r>
        <m:r>
          <m:t>1</m:t>
        </m:r>
        <m:r>
          <m:rPr>
            <m:sty m:val="p"/>
          </m:rPr>
          <m:t>)</m:t>
        </m:r>
      </m:oMath>
      <w:ins w:id="8953" w:author="PR Preview" w:date="2026-01-01T00:00:00Z">
        <w:r>
          <w:t xml:space="preserve">,</w:t>
        </w:r>
      </w:ins>
      <w:ins w:id="8954" w:author="PR Preview" w:date="2026-01-01T00:00:00Z">
        <w:r>
          <w:t xml:space="preserve"> </w:t>
        </w:r>
      </w:ins>
      <w:ins w:id="8955" w:author="PR Preview" w:date="2026-01-01T00:00:00Z">
        <w:r>
          <w:t xml:space="preserve">and let</w:t>
        </w:r>
      </w:ins>
      <w:ins w:id="8956"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8957" w:author="PR Preview" w:date="2026-01-01T00:00:00Z">
        <w:r>
          <w:t xml:space="preserve"> </w:t>
        </w:r>
      </w:ins>
      <w:ins w:id="8958" w:author="PR Preview" w:date="2026-01-01T00:00:00Z">
        <w:r>
          <w:t xml:space="preserve">and</w:t>
        </w:r>
      </w:ins>
      <w:ins w:id="8959" w:author="PR Preview" w:date="2026-01-01T00:00:00Z">
        <w:r>
          <w:t xml:space="preserve"> </w:t>
        </w:r>
      </w:ins>
      <m:oMath>
        <m:acc>
          <m:accPr>
            <m:chr m:val="̃"/>
          </m:accPr>
          <m:e>
            <m:r>
              <m:t>y</m:t>
            </m:r>
          </m:e>
        </m:acc>
        <m:r>
          <m:rPr>
            <m:sty m:val="p"/>
          </m:rPr>
          <m:t>=</m:t>
        </m:r>
        <m:r>
          <m:rPr>
            <m:sty m:val="p"/>
          </m:rPr>
          <m:t>(</m:t>
        </m:r>
        <m:r>
          <m:t>1</m:t>
        </m:r>
        <m:r>
          <m:rPr>
            <m:sty m:val="p"/>
          </m:rPr>
          <m:t>,</m:t>
        </m:r>
        <m:r>
          <m:rPr>
            <m:sty m:val="p"/>
          </m:rPr>
          <m:t>−</m:t>
        </m:r>
        <m:r>
          <m:t>1</m:t>
        </m:r>
        <m:r>
          <m:rPr>
            <m:sty m:val="p"/>
          </m:rPr>
          <m:t>)</m:t>
        </m:r>
      </m:oMath>
      <w:ins w:id="8960" w:author="PR Preview" w:date="2026-01-01T00:00:00Z">
        <w:r>
          <w:t xml:space="preserve">.</w:t>
        </w:r>
      </w:ins>
      <w:ins w:id="8961" w:author="PR Preview" w:date="2026-01-01T00:00:00Z">
        <w:r>
          <w:t xml:space="preserve"> </w:t>
        </w:r>
      </w:ins>
      <w:ins w:id="8962" w:author="PR Preview" w:date="2026-01-01T00:00:00Z">
        <w:r>
          <w:t xml:space="preserve">Then</w:t>
        </w:r>
      </w:ins>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36"/>
    <w:bookmarkStart w:id="337" w:name="rem-orthogonal-inner-product-dot-product"/>
    <w:p>
      <w:pPr>
        <w:pStyle w:val="FirstParagraph"/>
      </w:pPr>
      <w:ins w:id="8963" w:author="PR Preview" w:date="2026-01-01T00:00:00Z">
        <w:r>
          <w:rPr>
            <w:i/>
            <w:iCs/>
          </w:rPr>
          <w:t xml:space="preserve">Remark 22</w:t>
        </w:r>
      </w:ins>
      <w:ins w:id="8964" w:author="PR Preview" w:date="2026-01-01T00:00:00Z">
        <w:r>
          <w:t xml:space="preserve"> (Orthogonality for the dot product). </w:t>
        </w:r>
      </w:ins>
      <w:ins w:id="8965" w:author="PR Preview" w:date="2026-01-01T00:00:00Z">
        <w:r>
          <w:t xml:space="preserve">With the dot product as the inner product (</w:t>
        </w:r>
      </w:ins>
      <w:hyperlink w:anchor="exm-dot-product-inner-product">
        <w:ins w:id="8966" w:author="PR Preview" w:date="2026-01-01T00:00:00Z">
          <w:r>
            <w:rPr>
              <w:rStyle w:val="Hyperlink"/>
            </w:rPr>
            <w:t xml:space="preserve">Example 94</w:t>
          </w:r>
        </w:ins>
      </w:hyperlink>
      <w:ins w:id="8967" w:author="PR Preview" w:date="2026-01-01T00:00:00Z">
        <w:r>
          <w:t xml:space="preserve">),</w:t>
        </w:r>
      </w:ins>
      <w:ins w:id="8968" w:author="PR Preview" w:date="2026-01-01T00:00:00Z">
        <w:r>
          <w:t xml:space="preserve"> </w:t>
        </w:r>
      </w:ins>
      <w:ins w:id="8969" w:author="PR Preview" w:date="2026-01-01T00:00:00Z">
        <w:r>
          <w:t xml:space="preserve">the condition of</w:t>
        </w:r>
      </w:ins>
      <w:ins w:id="8970" w:author="PR Preview" w:date="2026-01-01T00:00:00Z">
        <w:r>
          <w:t xml:space="preserve"> </w:t>
        </w:r>
      </w:ins>
      <w:hyperlink w:anchor="def-orthogonal-inner-product">
        <w:ins w:id="8971" w:author="PR Preview" w:date="2026-01-01T00:00:00Z">
          <w:r>
            <w:rPr>
              <w:rStyle w:val="Hyperlink"/>
            </w:rPr>
            <w:t xml:space="preserve">Definition 61</w:t>
          </w:r>
        </w:ins>
      </w:hyperlink>
      <w:ins w:id="8972" w:author="PR Preview" w:date="2026-01-01T00:00:00Z">
        <w:r>
          <w:t xml:space="preserve"> </w:t>
        </w:r>
      </w:ins>
      <w:ins w:id="8973" w:author="PR Preview" w:date="2026-01-01T00:00:00Z">
        <w:r>
          <w:t xml:space="preserve">is orthogonality as in</w:t>
        </w:r>
      </w:ins>
      <w:ins w:id="8974" w:author="PR Preview" w:date="2026-01-01T00:00:00Z">
        <w:r>
          <w:t xml:space="preserve"> </w:t>
        </w:r>
      </w:ins>
      <w:hyperlink w:anchor="def-orthogonal-vectors">
        <w:ins w:id="8975" w:author="PR Preview" w:date="2026-01-01T00:00:00Z">
          <w:r>
            <w:rPr>
              <w:rStyle w:val="Hyperlink"/>
            </w:rPr>
            <w:t xml:space="preserve">Definition 13</w:t>
          </w:r>
        </w:ins>
      </w:hyperlink>
      <w:ins w:id="8976" w:author="PR Preview" w:date="2026-01-01T00:00:00Z">
        <w:r>
          <w:t xml:space="preserve">.</w:t>
        </w:r>
      </w:ins>
    </w:p>
    <w:bookmarkEnd w:id="337"/>
    <w:bookmarkEnd w:id="338"/>
    <w:bookmarkStart w:id="36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9" name="Picture"/>
                  <a:graphic>
                    <a:graphicData uri="http://schemas.openxmlformats.org/drawingml/2006/picture">
                      <pic:pic>
                        <pic:nvPicPr>
                          <pic:cNvPr descr="/opt/quarto/share/formats/docx/note.png" id="340"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1" w:name="thm-norm-properties"/>
    <w:p>
      <w:pPr>
        <w:pStyle w:val="BodyText"/>
      </w:pPr>
      <w:del w:id="8977" w:author="PR Preview" w:date="2026-01-01T00:00:00Z">
        <w:r>
          <w:rPr>
            <w:b/>
            <w:bCs/>
          </w:rPr>
          <w:delText xml:space="preserve">Theorem 53 (Basic properties of the Euclidean norm)</w:delText>
        </w:r>
      </w:del>
      <w:del w:id="8978" w:author="PR Preview" w:date="2026-01-01T00:00:00Z">
        <w:r>
          <w:delText xml:space="preserve"> </w:delText>
        </w:r>
      </w:del>
      <w:del w:id="8979" w:author="PR Preview" w:date="2026-01-01T00:00:00Z">
        <w:r>
          <w:delText xml:space="preserve">For any</w:delText>
        </w:r>
      </w:del>
      <w:del w:id="8980" w:author="PR Preview" w:date="2026-01-01T00:00:00Z">
        <w:r>
          <w:delText xml:space="preserve"> </w:delText>
        </w:r>
      </w:del>
      <m:oMath>
        <m:acc>
          <m:accPr>
            <m:chr m:val="̃"/>
          </m:accPr>
          <m:e>
            <m:r>
              <m:t>x</m:t>
            </m:r>
          </m:e>
        </m:acc>
        <m:r>
          <m:rPr>
            <m:sty m:val="p"/>
          </m:rPr>
          <m:t>∈</m:t>
        </m:r>
        <m:sSup>
          <m:e>
            <m:r>
              <m:rPr>
                <m:scr m:val="double-struck"/>
                <m:sty m:val="p"/>
              </m:rPr>
              <m:t>R</m:t>
            </m:r>
          </m:e>
          <m:sup>
            <m:r>
              <m:t>p</m:t>
            </m:r>
          </m:sup>
        </m:sSup>
      </m:oMath>
      <w:del w:id="8981" w:author="PR Preview" w:date="2026-01-01T00:00:00Z">
        <w:r>
          <w:delText xml:space="preserve"> </w:delText>
        </w:r>
      </w:del>
      <w:del w:id="8982" w:author="PR Preview" w:date="2026-01-01T00:00:00Z">
        <w:r>
          <w:delText xml:space="preserve">and any number</w:delText>
        </w:r>
      </w:del>
      <w:del w:id="8983" w:author="PR Preview" w:date="2026-01-01T00:00:00Z">
        <w:r>
          <w:delText xml:space="preserve"> </w:delText>
        </w:r>
      </w:del>
      <m:oMath>
        <m:r>
          <m:t>c</m:t>
        </m:r>
      </m:oMath>
      <w:del w:id="8984" w:author="PR Preview" w:date="2026-01-01T00:00:00Z">
        <w:r>
          <w:delText xml:space="preserve">:</w:delText>
        </w:r>
      </w:del>
    </w:p>
    <w:p>
      <w:pPr>
        <w:pStyle w:val="BodyText"/>
      </w:pPr>
      <w:ins w:id="8985" w:author="PR Preview" w:date="2026-01-01T00:00:00Z">
        <w:r>
          <w:rPr>
            <w:b/>
            <w:bCs/>
          </w:rPr>
          <w:t xml:space="preserve">Theorem 54 (Basic properties of the Euclidean norm)</w:t>
        </w:r>
      </w:ins>
      <w:ins w:id="8986" w:author="PR Preview" w:date="2026-01-01T00:00:00Z">
        <w:r>
          <w:t xml:space="preserve"> </w:t>
        </w:r>
      </w:ins>
      <w:ins w:id="8987" w:author="PR Preview" w:date="2026-01-01T00:00:00Z">
        <w:r>
          <w:t xml:space="preserve">For any</w:t>
        </w:r>
      </w:ins>
      <w:ins w:id="8988" w:author="PR Preview" w:date="2026-01-01T00:00:00Z">
        <w:r>
          <w:t xml:space="preserve"> </w:t>
        </w:r>
      </w:ins>
      <m:oMath>
        <m:acc>
          <m:accPr>
            <m:chr m:val="̃"/>
          </m:accPr>
          <m:e>
            <m:r>
              <m:t>x</m:t>
            </m:r>
          </m:e>
        </m:acc>
        <m:r>
          <m:rPr>
            <m:sty m:val="p"/>
          </m:rPr>
          <m:t>∈</m:t>
        </m:r>
        <m:sSup>
          <m:e>
            <m:r>
              <m:rPr>
                <m:scr m:val="double-struck"/>
                <m:sty m:val="p"/>
              </m:rPr>
              <m:t>R</m:t>
            </m:r>
          </m:e>
          <m:sup>
            <m:r>
              <m:t>p</m:t>
            </m:r>
          </m:sup>
        </m:sSup>
      </m:oMath>
      <w:ins w:id="8989" w:author="PR Preview" w:date="2026-01-01T00:00:00Z">
        <w:r>
          <w:t xml:space="preserve"> </w:t>
        </w:r>
      </w:ins>
      <w:ins w:id="8990" w:author="PR Preview" w:date="2026-01-01T00:00:00Z">
        <w:r>
          <w:t xml:space="preserve">and any number</w:t>
        </w:r>
      </w:ins>
      <w:ins w:id="8991" w:author="PR Preview" w:date="2026-01-01T00:00:00Z">
        <w:r>
          <w:t xml:space="preserve"> </w:t>
        </w:r>
      </w:ins>
      <m:oMath>
        <m:r>
          <m:t>c</m:t>
        </m:r>
      </m:oMath>
      <w:ins w:id="8992" w:author="PR Preview" w:date="2026-01-01T00:00:00Z">
        <w:r>
          <w:t xml:space="preserve">:</w:t>
        </w:r>
      </w:ins>
    </w:p>
    <w:p>
      <w:pPr>
        <w:pStyle w:val="Compact"/>
        <w:numPr>
          <w:ilvl w:val="0"/>
          <w:numId w:val="1051"/>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1"/>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1"/>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2" w:name="exm-norm-properties"/>
    <w:p>
      <w:pPr>
        <w:pStyle w:val="FirstParagraph"/>
      </w:pPr>
      <w:del w:id="8993" w:author="PR Preview" w:date="2026-01-01T00:00:00Z">
        <w:r>
          <w:rPr>
            <w:b/>
            <w:bCs/>
          </w:rPr>
          <w:delText xml:space="preserve">Example 96 (Scaling a vector scales its length)</w:delText>
        </w:r>
      </w:del>
      <w:del w:id="8994" w:author="PR Preview" w:date="2026-01-01T00:00:00Z">
        <w:r>
          <w:delText xml:space="preserve"> </w:delText>
        </w:r>
      </w:del>
      <w:del w:id="8995" w:author="PR Preview" w:date="2026-01-01T00:00:00Z">
        <w:r>
          <w:delText xml:space="preserve">For</w:delText>
        </w:r>
      </w:del>
      <w:del w:id="8996" w:author="PR Preview" w:date="2026-01-01T00:00:00Z">
        <w:r>
          <w:delText xml:space="preserve"> </w:delText>
        </w:r>
      </w:del>
      <m:oMath>
        <m:acc>
          <m:accPr>
            <m:chr m:val="̃"/>
          </m:accPr>
          <m:e>
            <m:r>
              <m:t>x</m:t>
            </m:r>
          </m:e>
        </m:acc>
        <m:r>
          <m:rPr>
            <m:sty m:val="p"/>
          </m:rPr>
          <m:t>=</m:t>
        </m:r>
        <m:r>
          <m:rPr>
            <m:sty m:val="p"/>
          </m:rPr>
          <m:t>(</m:t>
        </m:r>
        <m:r>
          <m:t>3</m:t>
        </m:r>
        <m:r>
          <m:rPr>
            <m:sty m:val="p"/>
          </m:rPr>
          <m:t>,</m:t>
        </m:r>
        <m:r>
          <m:t>4</m:t>
        </m:r>
        <m:r>
          <m:rPr>
            <m:sty m:val="p"/>
          </m:rPr>
          <m:t>)</m:t>
        </m:r>
      </m:oMath>
      <w:del w:id="8997" w:author="PR Preview" w:date="2026-01-01T00:00:00Z">
        <w:r>
          <w:delText xml:space="preserve">,</w:delText>
        </w:r>
      </w:del>
      <w:del w:id="8998" w:author="PR Preview" w:date="2026-01-01T00:00:00Z">
        <w:r>
          <w:delText xml:space="preserve"> </w:delText>
        </w:r>
      </w:del>
      <m:oMath>
        <m:r>
          <m:t>​</m:t>
        </m:r>
        <m:d>
          <m:dPr>
            <m:begChr m:val="∥"/>
            <m:sepChr m:val=""/>
            <m:endChr m:val="∥"/>
            <m:grow/>
          </m:dPr>
          <m:e>
            <m:acc>
              <m:accPr>
                <m:chr m:val="̃"/>
              </m:accPr>
              <m:e>
                <m:r>
                  <m:t>x</m:t>
                </m:r>
              </m:e>
            </m:acc>
          </m:e>
        </m:d>
        <m:r>
          <m:t>​</m:t>
        </m:r>
        <m:r>
          <m:rPr>
            <m:sty m:val="p"/>
          </m:rPr>
          <m:t>=</m:t>
        </m:r>
        <m:r>
          <m:t>5</m:t>
        </m:r>
      </m:oMath>
      <w:del w:id="8999" w:author="PR Preview" w:date="2026-01-01T00:00:00Z">
        <w:r>
          <w:delText xml:space="preserve"> </w:delText>
        </w:r>
      </w:del>
      <w:del w:id="9000" w:author="PR Preview" w:date="2026-01-01T00:00:00Z">
        <w:r>
          <w:delText xml:space="preserve">(</w:delText>
        </w:r>
      </w:del>
      <w:hyperlink w:anchor="exm-euclidean-norm">
        <w:del w:id="9001" w:author="PR Preview" w:date="2026-01-01T00:00:00Z">
          <w:r>
            <w:rPr>
              <w:rStyle w:val="Hyperlink"/>
            </w:rPr>
            <w:delText xml:space="preserve">Example 9</w:delText>
          </w:r>
        </w:del>
      </w:hyperlink>
      <w:del w:id="9002" w:author="PR Preview" w:date="2026-01-01T00:00:00Z">
        <w:r>
          <w:delText xml:space="preserve">).</w:delText>
        </w:r>
      </w:del>
      <w:del w:id="9003" w:author="PR Preview" w:date="2026-01-01T00:00:00Z">
        <w:r>
          <w:delText xml:space="preserve"> </w:delText>
        </w:r>
      </w:del>
      <w:del w:id="9004" w:author="PR Preview" w:date="2026-01-01T00:00:00Z">
        <w:r>
          <w:delText xml:space="preserve">Then</w:delText>
        </w:r>
      </w:del>
      <w:del w:id="9005" w:author="PR Preview" w:date="2026-01-01T00:00:00Z">
        <w:r>
          <w:delText xml:space="preserve"> </w:delText>
        </w:r>
      </w:del>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del w:id="9006" w:author="PR Preview" w:date="2026-01-01T00:00:00Z">
        <w:r>
          <w:delText xml:space="preserve"> </w:delText>
        </w:r>
      </w:del>
      <w:del w:id="9007" w:author="PR Preview" w:date="2026-01-01T00:00:00Z">
        <w:r>
          <w:delText xml:space="preserve">has norm</w:delText>
        </w:r>
      </w:del>
    </w:p>
    <w:p>
      <w:pPr>
        <w:pStyle w:val="FirstParagraph"/>
      </w:pPr>
      <w:ins w:id="9008" w:author="PR Preview" w:date="2026-01-01T00:00:00Z">
        <w:r>
          <w:rPr>
            <w:b/>
            <w:bCs/>
          </w:rPr>
          <w:t xml:space="preserve">Example 99 (Scaling a vector scales its length)</w:t>
        </w:r>
      </w:ins>
      <w:ins w:id="9009" w:author="PR Preview" w:date="2026-01-01T00:00:00Z">
        <w:r>
          <w:t xml:space="preserve"> </w:t>
        </w:r>
      </w:ins>
      <w:ins w:id="9010" w:author="PR Preview" w:date="2026-01-01T00:00:00Z">
        <w:r>
          <w:t xml:space="preserve">For</w:t>
        </w:r>
      </w:ins>
      <w:ins w:id="9011" w:author="PR Preview" w:date="2026-01-01T00:00:00Z">
        <w:r>
          <w:t xml:space="preserve"> </w:t>
        </w:r>
      </w:ins>
      <m:oMath>
        <m:acc>
          <m:accPr>
            <m:chr m:val="̃"/>
          </m:accPr>
          <m:e>
            <m:r>
              <m:t>x</m:t>
            </m:r>
          </m:e>
        </m:acc>
        <m:r>
          <m:rPr>
            <m:sty m:val="p"/>
          </m:rPr>
          <m:t>=</m:t>
        </m:r>
        <m:r>
          <m:rPr>
            <m:sty m:val="p"/>
          </m:rPr>
          <m:t>(</m:t>
        </m:r>
        <m:r>
          <m:t>3</m:t>
        </m:r>
        <m:r>
          <m:rPr>
            <m:sty m:val="p"/>
          </m:rPr>
          <m:t>,</m:t>
        </m:r>
        <m:r>
          <m:t>4</m:t>
        </m:r>
        <m:r>
          <m:rPr>
            <m:sty m:val="p"/>
          </m:rPr>
          <m:t>)</m:t>
        </m:r>
      </m:oMath>
      <w:ins w:id="9012" w:author="PR Preview" w:date="2026-01-01T00:00:00Z">
        <w:r>
          <w:t xml:space="preserve">,</w:t>
        </w:r>
      </w:ins>
      <w:ins w:id="9013" w:author="PR Preview" w:date="2026-01-01T00:00:00Z">
        <w:r>
          <w:t xml:space="preserve"> </w:t>
        </w:r>
      </w:ins>
      <m:oMath>
        <m:r>
          <m:t>​</m:t>
        </m:r>
        <m:d>
          <m:dPr>
            <m:begChr m:val="∥"/>
            <m:sepChr m:val=""/>
            <m:endChr m:val="∥"/>
            <m:grow/>
          </m:dPr>
          <m:e>
            <m:acc>
              <m:accPr>
                <m:chr m:val="̃"/>
              </m:accPr>
              <m:e>
                <m:r>
                  <m:t>x</m:t>
                </m:r>
              </m:e>
            </m:acc>
          </m:e>
        </m:d>
        <m:r>
          <m:t>​</m:t>
        </m:r>
        <m:r>
          <m:rPr>
            <m:sty m:val="p"/>
          </m:rPr>
          <m:t>=</m:t>
        </m:r>
        <m:r>
          <m:t>5</m:t>
        </m:r>
      </m:oMath>
      <w:ins w:id="9014" w:author="PR Preview" w:date="2026-01-01T00:00:00Z">
        <w:r>
          <w:t xml:space="preserve"> </w:t>
        </w:r>
      </w:ins>
      <w:ins w:id="9015" w:author="PR Preview" w:date="2026-01-01T00:00:00Z">
        <w:r>
          <w:t xml:space="preserve">(</w:t>
        </w:r>
      </w:ins>
      <w:hyperlink w:anchor="exm-euclidean-norm">
        <w:ins w:id="9016" w:author="PR Preview" w:date="2026-01-01T00:00:00Z">
          <w:r>
            <w:rPr>
              <w:rStyle w:val="Hyperlink"/>
            </w:rPr>
            <w:t xml:space="preserve">Example 10</w:t>
          </w:r>
        </w:ins>
      </w:hyperlink>
      <w:ins w:id="9017" w:author="PR Preview" w:date="2026-01-01T00:00:00Z">
        <w:r>
          <w:t xml:space="preserve">).</w:t>
        </w:r>
      </w:ins>
      <w:ins w:id="9018" w:author="PR Preview" w:date="2026-01-01T00:00:00Z">
        <w:r>
          <w:t xml:space="preserve"> </w:t>
        </w:r>
      </w:ins>
      <w:ins w:id="9019" w:author="PR Preview" w:date="2026-01-01T00:00:00Z">
        <w:r>
          <w:t xml:space="preserve">Then</w:t>
        </w:r>
      </w:ins>
      <w:ins w:id="9020" w:author="PR Preview" w:date="2026-01-01T00:00:00Z">
        <w:r>
          <w:t xml:space="preserve"> </w:t>
        </w:r>
      </w:ins>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ins w:id="9021" w:author="PR Preview" w:date="2026-01-01T00:00:00Z">
        <w:r>
          <w:t xml:space="preserve"> </w:t>
        </w:r>
      </w:ins>
      <w:ins w:id="9022"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del w:id="9023" w:author="PR Preview" w:date="2026-01-01T00:00:00Z">
        <w:r>
          <w:delText xml:space="preserve">and</w:delText>
        </w:r>
      </w:del>
      <w:del w:id="9024" w:author="PR Preview" w:date="2026-01-01T00:00:00Z">
        <w:r>
          <w:delText xml:space="preserve"> </w:delText>
        </w:r>
      </w:del>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del w:id="9025" w:author="PR Preview" w:date="2026-01-01T00:00:00Z">
        <w:r>
          <w:delText xml:space="preserve"> </w:delText>
        </w:r>
      </w:del>
      <w:del w:id="9026" w:author="PR Preview" w:date="2026-01-01T00:00:00Z">
        <w:r>
          <w:delText xml:space="preserve">is the unit vector in</w:delText>
        </w:r>
      </w:del>
      <w:del w:id="9027" w:author="PR Preview" w:date="2026-01-01T00:00:00Z">
        <w:r>
          <w:delText xml:space="preserve"> </w:delText>
        </w:r>
      </w:del>
      <w:hyperlink w:anchor="exm-euclidean-norm">
        <w:del w:id="9028" w:author="PR Preview" w:date="2026-01-01T00:00:00Z">
          <w:r>
            <w:rPr>
              <w:rStyle w:val="Hyperlink"/>
            </w:rPr>
            <w:delText xml:space="preserve">Example 9</w:delText>
          </w:r>
        </w:del>
      </w:hyperlink>
      <w:del w:id="9029" w:author="PR Preview" w:date="2026-01-01T00:00:00Z">
        <w:r>
          <w:delText xml:space="preserve">.</w:delText>
        </w:r>
      </w:del>
    </w:p>
    <w:p>
      <w:pPr>
        <w:pStyle w:val="BodyText"/>
      </w:pPr>
      <w:del w:id="9030" w:author="PR Preview" w:date="2026-01-01T00:00:00Z">
        <w:r>
          <w:rPr>
            <w:b/>
            <w:bCs/>
          </w:rPr>
          <w:delText xml:space="preserve">Theorem 54 (The squared norm of a sum)</w:delText>
        </w:r>
      </w:del>
      <w:del w:id="9031" w:author="PR Preview" w:date="2026-01-01T00:00:00Z">
        <w:r>
          <w:delText xml:space="preserve"> </w:delText>
        </w:r>
      </w:del>
      <w:del w:id="9032" w:author="PR Preview" w:date="2026-01-01T00:00:00Z">
        <w:r>
          <w:delText xml:space="preserve">For any</w:delText>
        </w:r>
      </w:del>
      <w:del w:id="9033"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9034" w:author="PR Preview" w:date="2026-01-01T00:00:00Z">
        <w:r>
          <w:delText xml:space="preserve">,</w:delText>
        </w:r>
      </w:del>
    </w:p>
    <w:p>
      <w:pPr>
        <w:pStyle w:val="FirstParagraph"/>
      </w:pPr>
      <w:ins w:id="9035" w:author="PR Preview" w:date="2026-01-01T00:00:00Z">
        <w:r>
          <w:t xml:space="preserve">and</w:t>
        </w:r>
      </w:ins>
      <w:ins w:id="9036" w:author="PR Preview" w:date="2026-01-01T00:00:00Z">
        <w:r>
          <w:t xml:space="preserve"> </w:t>
        </w:r>
      </w:ins>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ins w:id="9037" w:author="PR Preview" w:date="2026-01-01T00:00:00Z">
        <w:r>
          <w:t xml:space="preserve"> </w:t>
        </w:r>
      </w:ins>
      <w:ins w:id="9038" w:author="PR Preview" w:date="2026-01-01T00:00:00Z">
        <w:r>
          <w:t xml:space="preserve">is the unit vector in</w:t>
        </w:r>
      </w:ins>
      <w:ins w:id="9039" w:author="PR Preview" w:date="2026-01-01T00:00:00Z">
        <w:r>
          <w:t xml:space="preserve"> </w:t>
        </w:r>
      </w:ins>
      <w:hyperlink w:anchor="exm-euclidean-norm">
        <w:ins w:id="9040" w:author="PR Preview" w:date="2026-01-01T00:00:00Z">
          <w:r>
            <w:rPr>
              <w:rStyle w:val="Hyperlink"/>
            </w:rPr>
            <w:t xml:space="preserve">Example 10</w:t>
          </w:r>
        </w:ins>
      </w:hyperlink>
      <w:ins w:id="9041" w:author="PR Preview" w:date="2026-01-01T00:00:00Z">
        <w:r>
          <w:t xml:space="preserve">.</w:t>
        </w:r>
      </w:ins>
    </w:p>
    <w:bookmarkEnd w:id="342"/>
    <w:bookmarkStart w:id="343" w:name="thm-norm-sum-square"/>
    <w:p>
      <w:pPr>
        <w:pStyle w:val="BodyText"/>
      </w:pPr>
      <w:ins w:id="9042" w:author="PR Preview" w:date="2026-01-01T00:00:00Z">
        <w:r>
          <w:rPr>
            <w:b/>
            <w:bCs/>
          </w:rPr>
          <w:t xml:space="preserve">Theorem 55 (The squared norm of a sum)</w:t>
        </w:r>
      </w:ins>
      <w:ins w:id="9043" w:author="PR Preview" w:date="2026-01-01T00:00:00Z">
        <w:r>
          <w:t xml:space="preserve"> </w:t>
        </w:r>
      </w:ins>
      <w:ins w:id="9044" w:author="PR Preview" w:date="2026-01-01T00:00:00Z">
        <w:r>
          <w:t xml:space="preserve">For any</w:t>
        </w:r>
      </w:ins>
      <w:ins w:id="9045"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9046" w:author="PR Preview" w:date="2026-01-01T00:00:00Z">
        <w:r>
          <w:t xml:space="preserve">,</w:t>
        </w:r>
      </w:ins>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3"/>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48</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48</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4" w:name="exm-norm-sum-square"/>
    <w:p>
      <w:pPr>
        <w:pStyle w:val="BodyText"/>
      </w:pPr>
      <w:del w:id="9047" w:author="PR Preview" w:date="2026-01-01T00:00:00Z">
        <w:r>
          <w:rPr>
            <w:b/>
            <w:bCs/>
          </w:rPr>
          <w:delText xml:space="preserve">Example 97 (Checking the expansion)</w:delText>
        </w:r>
      </w:del>
      <w:del w:id="9048" w:author="PR Preview" w:date="2026-01-01T00:00:00Z">
        <w:r>
          <w:delText xml:space="preserve"> </w:delText>
        </w:r>
      </w:del>
      <w:del w:id="9049" w:author="PR Preview" w:date="2026-01-01T00:00:00Z">
        <w:r>
          <w:delText xml:space="preserve">For</w:delText>
        </w:r>
      </w:del>
      <w:del w:id="9050" w:author="PR Preview" w:date="2026-01-01T00:00:00Z">
        <w:r>
          <w:delText xml:space="preserve"> </w:delText>
        </w:r>
      </w:del>
      <m:oMath>
        <m:acc>
          <m:accPr>
            <m:chr m:val="̃"/>
          </m:accPr>
          <m:e>
            <m:r>
              <m:t>x</m:t>
            </m:r>
          </m:e>
        </m:acc>
        <m:r>
          <m:rPr>
            <m:sty m:val="p"/>
          </m:rPr>
          <m:t>=</m:t>
        </m:r>
        <m:r>
          <m:rPr>
            <m:sty m:val="p"/>
          </m:rPr>
          <m:t>(</m:t>
        </m:r>
        <m:r>
          <m:t>3</m:t>
        </m:r>
        <m:r>
          <m:rPr>
            <m:sty m:val="p"/>
          </m:rPr>
          <m:t>,</m:t>
        </m:r>
        <m:r>
          <m:t>0</m:t>
        </m:r>
        <m:r>
          <m:rPr>
            <m:sty m:val="p"/>
          </m:rPr>
          <m:t>)</m:t>
        </m:r>
      </m:oMath>
      <w:del w:id="9051" w:author="PR Preview" w:date="2026-01-01T00:00:00Z">
        <w:r>
          <w:delText xml:space="preserve"> </w:delText>
        </w:r>
      </w:del>
      <w:del w:id="9052" w:author="PR Preview" w:date="2026-01-01T00:00:00Z">
        <w:r>
          <w:delText xml:space="preserve">and</w:delText>
        </w:r>
      </w:del>
      <w:del w:id="9053" w:author="PR Preview" w:date="2026-01-01T00:00:00Z">
        <w:r>
          <w:delText xml:space="preserve"> </w:delText>
        </w:r>
      </w:del>
      <m:oMath>
        <m:acc>
          <m:accPr>
            <m:chr m:val="̃"/>
          </m:accPr>
          <m:e>
            <m:r>
              <m:t>y</m:t>
            </m:r>
          </m:e>
        </m:acc>
        <m:r>
          <m:rPr>
            <m:sty m:val="p"/>
          </m:rPr>
          <m:t>=</m:t>
        </m:r>
        <m:r>
          <m:rPr>
            <m:sty m:val="p"/>
          </m:rPr>
          <m:t>(</m:t>
        </m:r>
        <m:r>
          <m:t>1</m:t>
        </m:r>
        <m:r>
          <m:rPr>
            <m:sty m:val="p"/>
          </m:rPr>
          <m:t>,</m:t>
        </m:r>
        <m:r>
          <m:t>4</m:t>
        </m:r>
        <m:r>
          <m:rPr>
            <m:sty m:val="p"/>
          </m:rPr>
          <m:t>)</m:t>
        </m:r>
      </m:oMath>
      <w:del w:id="9054" w:author="PR Preview" w:date="2026-01-01T00:00:00Z">
        <w:r>
          <w:delText xml:space="preserve">:</w:delText>
        </w:r>
      </w:del>
      <w:del w:id="9055" w:author="PR Preview" w:date="2026-01-01T00:00:00Z">
        <w:r>
          <w:delText xml:space="preserve"> </w:delText>
        </w:r>
      </w:del>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del w:id="9056" w:author="PR Preview" w:date="2026-01-01T00:00:00Z">
        <w:r>
          <w:delText xml:space="preserve">, so</w:delText>
        </w:r>
      </w:del>
    </w:p>
    <w:p>
      <w:pPr>
        <w:pStyle w:val="BodyText"/>
      </w:pPr>
      <w:ins w:id="9057" w:author="PR Preview" w:date="2026-01-01T00:00:00Z">
        <w:r>
          <w:rPr>
            <w:b/>
            <w:bCs/>
          </w:rPr>
          <w:t xml:space="preserve">Example 100 (Checking the expansion)</w:t>
        </w:r>
      </w:ins>
      <w:ins w:id="9058" w:author="PR Preview" w:date="2026-01-01T00:00:00Z">
        <w:r>
          <w:t xml:space="preserve"> </w:t>
        </w:r>
      </w:ins>
      <w:ins w:id="9059" w:author="PR Preview" w:date="2026-01-01T00:00:00Z">
        <w:r>
          <w:t xml:space="preserve">For</w:t>
        </w:r>
      </w:ins>
      <w:ins w:id="9060" w:author="PR Preview" w:date="2026-01-01T00:00:00Z">
        <w:r>
          <w:t xml:space="preserve"> </w:t>
        </w:r>
      </w:ins>
      <m:oMath>
        <m:acc>
          <m:accPr>
            <m:chr m:val="̃"/>
          </m:accPr>
          <m:e>
            <m:r>
              <m:t>x</m:t>
            </m:r>
          </m:e>
        </m:acc>
        <m:r>
          <m:rPr>
            <m:sty m:val="p"/>
          </m:rPr>
          <m:t>=</m:t>
        </m:r>
        <m:r>
          <m:rPr>
            <m:sty m:val="p"/>
          </m:rPr>
          <m:t>(</m:t>
        </m:r>
        <m:r>
          <m:t>3</m:t>
        </m:r>
        <m:r>
          <m:rPr>
            <m:sty m:val="p"/>
          </m:rPr>
          <m:t>,</m:t>
        </m:r>
        <m:r>
          <m:t>0</m:t>
        </m:r>
        <m:r>
          <m:rPr>
            <m:sty m:val="p"/>
          </m:rPr>
          <m:t>)</m:t>
        </m:r>
      </m:oMath>
      <w:ins w:id="9061" w:author="PR Preview" w:date="2026-01-01T00:00:00Z">
        <w:r>
          <w:t xml:space="preserve"> </w:t>
        </w:r>
      </w:ins>
      <w:ins w:id="9062" w:author="PR Preview" w:date="2026-01-01T00:00:00Z">
        <w:r>
          <w:t xml:space="preserve">and</w:t>
        </w:r>
      </w:ins>
      <w:ins w:id="9063" w:author="PR Preview" w:date="2026-01-01T00:00:00Z">
        <w:r>
          <w:t xml:space="preserve"> </w:t>
        </w:r>
      </w:ins>
      <m:oMath>
        <m:acc>
          <m:accPr>
            <m:chr m:val="̃"/>
          </m:accPr>
          <m:e>
            <m:r>
              <m:t>y</m:t>
            </m:r>
          </m:e>
        </m:acc>
        <m:r>
          <m:rPr>
            <m:sty m:val="p"/>
          </m:rPr>
          <m:t>=</m:t>
        </m:r>
        <m:r>
          <m:rPr>
            <m:sty m:val="p"/>
          </m:rPr>
          <m:t>(</m:t>
        </m:r>
        <m:r>
          <m:t>1</m:t>
        </m:r>
        <m:r>
          <m:rPr>
            <m:sty m:val="p"/>
          </m:rPr>
          <m:t>,</m:t>
        </m:r>
        <m:r>
          <m:t>4</m:t>
        </m:r>
        <m:r>
          <m:rPr>
            <m:sty m:val="p"/>
          </m:rPr>
          <m:t>)</m:t>
        </m:r>
      </m:oMath>
      <w:ins w:id="9064" w:author="PR Preview" w:date="2026-01-01T00:00:00Z">
        <w:r>
          <w:t xml:space="preserve">:</w:t>
        </w:r>
      </w:ins>
      <w:ins w:id="9065" w:author="PR Preview" w:date="2026-01-01T00:00:00Z">
        <w:r>
          <w:t xml:space="preserve"> </w:t>
        </w:r>
      </w:ins>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ins w:id="9066" w:author="PR Preview" w:date="2026-01-01T00:00:00Z">
        <w:r>
          <w:t xml:space="preserve">, so</w:t>
        </w:r>
      </w:ins>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4"/>
    <w:bookmarkStart w:id="345" w:name="thm-cauchy-schwarz"/>
    <w:p>
      <w:pPr>
        <w:pStyle w:val="BodyText"/>
      </w:pPr>
      <w:del w:id="9067" w:author="PR Preview" w:date="2026-01-01T00:00:00Z">
        <w:r>
          <w:rPr>
            <w:b/>
            <w:bCs/>
          </w:rPr>
          <w:delText xml:space="preserve">Theorem 55 (Cauchy-Schwarz inequality)</w:delText>
        </w:r>
      </w:del>
      <w:del w:id="9068" w:author="PR Preview" w:date="2026-01-01T00:00:00Z">
        <w:r>
          <w:delText xml:space="preserve"> </w:delText>
        </w:r>
      </w:del>
      <w:del w:id="9069" w:author="PR Preview" w:date="2026-01-01T00:00:00Z">
        <w:r>
          <w:delText xml:space="preserve">For any</w:delText>
        </w:r>
      </w:del>
      <w:del w:id="9070"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9071" w:author="PR Preview" w:date="2026-01-01T00:00:00Z">
        <w:r>
          <w:delText xml:space="preserve">,</w:delText>
        </w:r>
      </w:del>
    </w:p>
    <w:p>
      <w:pPr>
        <w:pStyle w:val="BodyText"/>
      </w:pPr>
      <w:ins w:id="9072" w:author="PR Preview" w:date="2026-01-01T00:00:00Z">
        <w:r>
          <w:rPr>
            <w:b/>
            <w:bCs/>
          </w:rPr>
          <w:t xml:space="preserve">Theorem 56 (Cauchy-Schwarz inequality)</w:t>
        </w:r>
      </w:ins>
      <w:ins w:id="9073" w:author="PR Preview" w:date="2026-01-01T00:00:00Z">
        <w:r>
          <w:t xml:space="preserve"> </w:t>
        </w:r>
      </w:ins>
      <w:ins w:id="9074" w:author="PR Preview" w:date="2026-01-01T00:00:00Z">
        <w:r>
          <w:t xml:space="preserve">For any</w:t>
        </w:r>
      </w:ins>
      <w:ins w:id="9075"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9076" w:author="PR Preview" w:date="2026-01-01T00:00:00Z">
        <w:r>
          <w:t xml:space="preserve">,</w:t>
        </w:r>
      </w:ins>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5"/>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del w:id="9077" w:author="PR Preview" w:date="2026-01-01T00:00:00Z">
        <w:r>
          <w:delText xml:space="preserve">and</w:delText>
        </w:r>
      </w:del>
      <w:del w:id="9078" w:author="PR Preview" w:date="2026-01-01T00:00:00Z">
        <w:r>
          <w:delText xml:space="preserve"> </w:delText>
        </w:r>
      </w:del>
      <m:oMath>
        <m:r>
          <m:t>​</m:t>
        </m:r>
        <m:d>
          <m:dPr>
            <m:begChr m:val="∥"/>
            <m:sepChr m:val=""/>
            <m:endChr m:val="∥"/>
            <m:grow/>
          </m:dPr>
          <m:e>
            <m:acc>
              <m:accPr>
                <m:chr m:val="̃"/>
              </m:accPr>
              <m:e>
                <m:r>
                  <m:t>0</m:t>
                </m:r>
              </m:e>
            </m:acc>
          </m:e>
        </m:d>
        <m:r>
          <m:t>​</m:t>
        </m:r>
        <m:r>
          <m:rPr>
            <m:sty m:val="p"/>
          </m:rPr>
          <m:t>=</m:t>
        </m:r>
        <m:r>
          <m:t>0</m:t>
        </m:r>
      </m:oMath>
      <w:del w:id="9079" w:author="PR Preview" w:date="2026-01-01T00:00:00Z">
        <w:r>
          <w:delText xml:space="preserve"> </w:delText>
        </w:r>
      </w:del>
      <w:del w:id="9080" w:author="PR Preview" w:date="2026-01-01T00:00:00Z">
        <w:r>
          <w:delText xml:space="preserve">(</w:delText>
        </w:r>
      </w:del>
      <w:hyperlink w:anchor="thm-norm-properties">
        <w:del w:id="9081" w:author="PR Preview" w:date="2026-01-01T00:00:00Z">
          <w:r>
            <w:rPr>
              <w:rStyle w:val="Hyperlink"/>
            </w:rPr>
            <w:delText xml:space="preserve">Theorem 53</w:delText>
          </w:r>
        </w:del>
      </w:hyperlink>
      <w:del w:id="9082" w:author="PR Preview" w:date="2026-01-01T00:00:00Z">
        <w:r>
          <w:delText xml:space="preserve">, part 1),</w:delText>
        </w:r>
      </w:del>
      <w:del w:id="9083" w:author="PR Preview" w:date="2026-01-01T00:00:00Z">
        <w:r>
          <w:delText xml:space="preserve"> </w:delText>
        </w:r>
      </w:del>
      <w:del w:id="9084" w:author="PR Preview" w:date="2026-01-01T00:00:00Z">
        <w:r>
          <w:delText xml:space="preserve">so both sides are</w:delText>
        </w:r>
      </w:del>
      <w:del w:id="9085" w:author="PR Preview" w:date="2026-01-01T00:00:00Z">
        <w:r>
          <w:delText xml:space="preserve"> </w:delText>
        </w:r>
      </w:del>
      <m:oMath>
        <m:r>
          <m:t>0</m:t>
        </m:r>
      </m:oMath>
      <w:del w:id="9086" w:author="PR Preview" w:date="2026-01-01T00:00:00Z">
        <w:r>
          <w:delText xml:space="preserve"> </w:delText>
        </w:r>
      </w:del>
      <w:del w:id="9087" w:author="PR Preview" w:date="2026-01-01T00:00:00Z">
        <w:r>
          <w:delText xml:space="preserve">and equality holds;</w:delText>
        </w:r>
      </w:del>
      <w:del w:id="9088" w:author="PR Preview" w:date="2026-01-01T00:00:00Z">
        <w:r>
          <w:delText xml:space="preserve"> </w:delText>
        </w:r>
      </w:del>
      <w:del w:id="9089" w:author="PR Preview" w:date="2026-01-01T00:00:00Z">
        <w:r>
          <w:delText xml:space="preserve">and</w:delText>
        </w:r>
      </w:del>
      <w:del w:id="9090" w:author="PR Preview" w:date="2026-01-01T00:00:00Z">
        <w:r>
          <w:delText xml:space="preserve"> </w:delText>
        </w:r>
      </w:del>
      <m:oMath>
        <m:acc>
          <m:accPr>
            <m:chr m:val="̃"/>
          </m:accPr>
          <m:e>
            <m:r>
              <m:t>x</m:t>
            </m:r>
          </m:e>
        </m:acc>
        <m:r>
          <m:rPr>
            <m:sty m:val="p"/>
          </m:rPr>
          <m:t>,</m:t>
        </m:r>
        <m:acc>
          <m:accPr>
            <m:chr m:val="̃"/>
          </m:accPr>
          <m:e>
            <m:r>
              <m:t>y</m:t>
            </m:r>
          </m:e>
        </m:acc>
      </m:oMath>
      <w:del w:id="9091" w:author="PR Preview" w:date="2026-01-01T00:00:00Z">
        <w:r>
          <w:delText xml:space="preserve"> </w:delText>
        </w:r>
      </w:del>
      <w:del w:id="9092" w:author="PR Preview" w:date="2026-01-01T00:00:00Z">
        <w:r>
          <w:delText xml:space="preserve">are linearly dependent, because</w:delText>
        </w:r>
      </w:del>
      <w:del w:id="9093" w:author="PR Preview" w:date="2026-01-01T00:00:00Z">
        <w:r>
          <w:delText xml:space="preserve"> </w:delText>
        </w:r>
      </w:del>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del w:id="9094" w:author="PR Preview" w:date="2026-01-01T00:00:00Z">
        <w:r>
          <w:delText xml:space="preserve">.</w:delText>
        </w:r>
      </w:del>
    </w:p>
    <w:p>
      <w:pPr>
        <w:pStyle w:val="FirstParagraph"/>
      </w:pPr>
      <w:del w:id="9095" w:author="PR Preview" w:date="2026-01-01T00:00:00Z">
        <w:r>
          <w:rPr>
            <w:b/>
            <w:bCs/>
          </w:rPr>
          <w:delText xml:space="preserve">If</w:delText>
        </w:r>
      </w:del>
      <w:del w:id="9096" w:author="PR Preview" w:date="2026-01-01T00:00:00Z">
        <w:r>
          <w:rPr>
            <w:b/>
            <w:bCs/>
          </w:rPr>
          <w:delText xml:space="preserve"> </w:delText>
        </w:r>
      </w:del>
      <m:oMath>
        <m:acc>
          <m:accPr>
            <m:chr m:val="̃"/>
          </m:accPr>
          <m:e>
            <m:r>
              <m:t>y</m:t>
            </m:r>
          </m:e>
        </m:acc>
        <m:r>
          <m:rPr>
            <m:sty m:val="p"/>
          </m:rPr>
          <m:t>≠</m:t>
        </m:r>
        <m:acc>
          <m:accPr>
            <m:chr m:val="̃"/>
          </m:accPr>
          <m:e>
            <m:r>
              <m:t>0</m:t>
            </m:r>
          </m:e>
        </m:acc>
      </m:oMath>
      <w:del w:id="9097" w:author="PR Preview" w:date="2026-01-01T00:00:00Z">
        <w:r>
          <w:rPr>
            <w:b/>
            <w:bCs/>
          </w:rPr>
          <w:delText xml:space="preserve">.</w:delText>
        </w:r>
      </w:del>
      <w:del w:id="9098" w:author="PR Preview" w:date="2026-01-01T00:00:00Z">
        <w:r>
          <w:delText xml:space="preserve"> </w:delText>
        </w:r>
      </w:del>
      <w:del w:id="9099" w:author="PR Preview" w:date="2026-01-01T00:00:00Z">
        <w:r>
          <w:delText xml:space="preserve">Then</w:delText>
        </w:r>
      </w:del>
      <w:del w:id="9100" w:author="PR Preview" w:date="2026-01-01T00:00:00Z">
        <w:r>
          <w:delText xml:space="preserve"> </w:delText>
        </w:r>
      </w:del>
      <m:oMath>
        <m:r>
          <m:t>​</m:t>
        </m:r>
        <m:d>
          <m:dPr>
            <m:begChr m:val="∥"/>
            <m:sepChr m:val=""/>
            <m:endChr m:val="∥"/>
            <m:grow/>
          </m:dPr>
          <m:e>
            <m:acc>
              <m:accPr>
                <m:chr m:val="̃"/>
              </m:accPr>
              <m:e>
                <m:r>
                  <m:t>y</m:t>
                </m:r>
              </m:e>
            </m:acc>
          </m:e>
        </m:d>
        <m:r>
          <m:t>​</m:t>
        </m:r>
        <m:r>
          <m:rPr>
            <m:sty m:val="p"/>
          </m:rPr>
          <m:t>&gt;</m:t>
        </m:r>
        <m:r>
          <m:t>0</m:t>
        </m:r>
      </m:oMath>
      <w:del w:id="9101" w:author="PR Preview" w:date="2026-01-01T00:00:00Z">
        <w:r>
          <w:delText xml:space="preserve"> </w:delText>
        </w:r>
      </w:del>
      <w:del w:id="9102" w:author="PR Preview" w:date="2026-01-01T00:00:00Z">
        <w:r>
          <w:delText xml:space="preserve">(</w:delText>
        </w:r>
      </w:del>
      <w:hyperlink w:anchor="thm-norm-properties">
        <w:del w:id="9103" w:author="PR Preview" w:date="2026-01-01T00:00:00Z">
          <w:r>
            <w:rPr>
              <w:rStyle w:val="Hyperlink"/>
            </w:rPr>
            <w:delText xml:space="preserve">Theorem 53</w:delText>
          </w:r>
        </w:del>
      </w:hyperlink>
      <w:del w:id="9104" w:author="PR Preview" w:date="2026-01-01T00:00:00Z">
        <w:r>
          <w:delText xml:space="preserve">, part 1).</w:delText>
        </w:r>
      </w:del>
      <w:del w:id="9105" w:author="PR Preview" w:date="2026-01-01T00:00:00Z">
        <w:r>
          <w:delText xml:space="preserve"> </w:delText>
        </w:r>
      </w:del>
      <w:del w:id="9106" w:author="PR Preview" w:date="2026-01-01T00:00:00Z">
        <w:r>
          <w:delText xml:space="preserve">Let</w:delText>
        </w:r>
      </w:del>
      <w:del w:id="9107" w:author="PR Preview" w:date="2026-01-01T00:00:00Z">
        <w:r>
          <w:delText xml:space="preserve"> </w:delText>
        </w:r>
      </w:del>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del w:id="9108" w:author="PR Preview" w:date="2026-01-01T00:00:00Z">
        <w:r>
          <w:delText xml:space="preserve">. Then</w:delText>
        </w:r>
      </w:del>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del w:id="9109" w:author="PR Preview" w:date="2026-01-01T00:00:00Z">
        <w:r>
          <w:delText xml:space="preserve">The left side is at least</w:delText>
        </w:r>
      </w:del>
      <w:del w:id="9110" w:author="PR Preview" w:date="2026-01-01T00:00:00Z">
        <w:r>
          <w:delText xml:space="preserve"> </w:delText>
        </w:r>
      </w:del>
      <m:oMath>
        <m:r>
          <m:t>0</m:t>
        </m:r>
      </m:oMath>
      <w:del w:id="9111" w:author="PR Preview" w:date="2026-01-01T00:00:00Z">
        <w:r>
          <w:delText xml:space="preserve"> </w:delText>
        </w:r>
      </w:del>
      <w:del w:id="9112" w:author="PR Preview" w:date="2026-01-01T00:00:00Z">
        <w:r>
          <w:delText xml:space="preserve">(</w:delText>
        </w:r>
      </w:del>
      <w:hyperlink w:anchor="thm-norm-properties">
        <w:del w:id="9113" w:author="PR Preview" w:date="2026-01-01T00:00:00Z">
          <w:r>
            <w:rPr>
              <w:rStyle w:val="Hyperlink"/>
            </w:rPr>
            <w:delText xml:space="preserve">Theorem 53</w:delText>
          </w:r>
        </w:del>
      </w:hyperlink>
      <w:del w:id="9114" w:author="PR Preview" w:date="2026-01-01T00:00:00Z">
        <w:r>
          <w:delText xml:space="preserve">, part 1), so</w:delText>
        </w:r>
      </w:del>
    </w:p>
    <w:p>
      <w:pPr>
        <w:pStyle w:val="Compact"/>
        <w:numPr>
          <w:ilvl w:val="0"/>
          <w:numId w:val="1046"/>
        </w:numPr>
      </w:pPr>
      <w:ins w:id="9115" w:author="PR Preview" w:date="2026-01-01T00:00:00Z">
        <w:r>
          <w:t xml:space="preserve">and</w:t>
        </w:r>
      </w:ins>
      <w:ins w:id="9116" w:author="PR Preview" w:date="2026-01-01T00:00:00Z">
        <w:r>
          <w:t xml:space="preserve"> </w:t>
        </w:r>
      </w:ins>
      <m:oMath>
        <m:r>
          <m:t>​</m:t>
        </m:r>
        <m:d>
          <m:dPr>
            <m:begChr m:val="∥"/>
            <m:sepChr m:val=""/>
            <m:endChr m:val="∥"/>
            <m:grow/>
          </m:dPr>
          <m:e>
            <m:acc>
              <m:accPr>
                <m:chr m:val="̃"/>
              </m:accPr>
              <m:e>
                <m:r>
                  <m:t>0</m:t>
                </m:r>
              </m:e>
            </m:acc>
          </m:e>
        </m:d>
        <m:r>
          <m:t>​</m:t>
        </m:r>
        <m:r>
          <m:rPr>
            <m:sty m:val="p"/>
          </m:rPr>
          <m:t>=</m:t>
        </m:r>
        <m:r>
          <m:t>0</m:t>
        </m:r>
      </m:oMath>
      <w:ins w:id="9117" w:author="PR Preview" w:date="2026-01-01T00:00:00Z">
        <w:r>
          <w:t xml:space="preserve"> </w:t>
        </w:r>
      </w:ins>
      <w:ins w:id="9118" w:author="PR Preview" w:date="2026-01-01T00:00:00Z">
        <w:r>
          <w:t xml:space="preserve">(</w:t>
        </w:r>
      </w:ins>
      <w:hyperlink w:anchor="thm-norm-properties">
        <w:ins w:id="9119" w:author="PR Preview" w:date="2026-01-01T00:00:00Z">
          <w:r>
            <w:rPr>
              <w:rStyle w:val="Hyperlink"/>
            </w:rPr>
            <w:t xml:space="preserve">Theorem 54</w:t>
          </w:r>
        </w:ins>
      </w:hyperlink>
      <w:ins w:id="9120" w:author="PR Preview" w:date="2026-01-01T00:00:00Z">
        <w:r>
          <w:t xml:space="preserve">, part 1),</w:t>
        </w:r>
      </w:ins>
      <w:ins w:id="9121" w:author="PR Preview" w:date="2026-01-01T00:00:00Z">
        <w:r>
          <w:t xml:space="preserve"> </w:t>
        </w:r>
      </w:ins>
      <w:ins w:id="9122" w:author="PR Preview" w:date="2026-01-01T00:00:00Z">
        <w:r>
          <w:t xml:space="preserve">so both sides are</w:t>
        </w:r>
      </w:ins>
      <w:ins w:id="9123" w:author="PR Preview" w:date="2026-01-01T00:00:00Z">
        <w:r>
          <w:t xml:space="preserve"> </w:t>
        </w:r>
      </w:ins>
      <m:oMath>
        <m:r>
          <m:t>0</m:t>
        </m:r>
      </m:oMath>
      <w:ins w:id="9124" w:author="PR Preview" w:date="2026-01-01T00:00:00Z">
        <w:r>
          <w:t xml:space="preserve"> </w:t>
        </w:r>
      </w:ins>
      <w:ins w:id="9125" w:author="PR Preview" w:date="2026-01-01T00:00:00Z">
        <w:r>
          <w:t xml:space="preserve">and equality holds;</w:t>
        </w:r>
      </w:ins>
      <w:ins w:id="9126" w:author="PR Preview" w:date="2026-01-01T00:00:00Z">
        <w:r>
          <w:t xml:space="preserve"> </w:t>
        </w:r>
      </w:ins>
      <w:ins w:id="9127" w:author="PR Preview" w:date="2026-01-01T00:00:00Z">
        <w:r>
          <w:t xml:space="preserve">and</w:t>
        </w:r>
      </w:ins>
      <w:ins w:id="9128" w:author="PR Preview" w:date="2026-01-01T00:00:00Z">
        <w:r>
          <w:t xml:space="preserve"> </w:t>
        </w:r>
      </w:ins>
      <m:oMath>
        <m:acc>
          <m:accPr>
            <m:chr m:val="̃"/>
          </m:accPr>
          <m:e>
            <m:r>
              <m:t>x</m:t>
            </m:r>
          </m:e>
        </m:acc>
        <m:r>
          <m:rPr>
            <m:sty m:val="p"/>
          </m:rPr>
          <m:t>,</m:t>
        </m:r>
        <m:acc>
          <m:accPr>
            <m:chr m:val="̃"/>
          </m:accPr>
          <m:e>
            <m:r>
              <m:t>y</m:t>
            </m:r>
          </m:e>
        </m:acc>
      </m:oMath>
      <w:ins w:id="9129" w:author="PR Preview" w:date="2026-01-01T00:00:00Z">
        <w:r>
          <w:t xml:space="preserve"> </w:t>
        </w:r>
      </w:ins>
      <w:ins w:id="9130" w:author="PR Preview" w:date="2026-01-01T00:00:00Z">
        <w:r>
          <w:t xml:space="preserve">are linearly dependent, because</w:t>
        </w:r>
      </w:ins>
      <w:ins w:id="9131" w:author="PR Preview" w:date="2026-01-01T00:00:00Z">
        <w:r>
          <w:t xml:space="preserve"> </w:t>
        </w:r>
      </w:ins>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ins w:id="9132" w:author="PR Preview" w:date="2026-01-01T00:00:00Z">
        <w:r>
          <w:t xml:space="preserve">.</w:t>
        </w:r>
      </w:ins>
    </w:p>
    <w:p>
      <w:pPr>
        <w:pStyle w:val="FirstParagraph"/>
      </w:pPr>
      <w:ins w:id="9133" w:author="PR Preview" w:date="2026-01-01T00:00:00Z">
        <w:r>
          <w:rPr>
            <w:b/>
            <w:bCs/>
          </w:rPr>
          <w:t xml:space="preserve">If</w:t>
        </w:r>
      </w:ins>
      <w:ins w:id="9134" w:author="PR Preview" w:date="2026-01-01T00:00:00Z">
        <w:r>
          <w:rPr>
            <w:b/>
            <w:bCs/>
          </w:rPr>
          <w:t xml:space="preserve"> </w:t>
        </w:r>
      </w:ins>
      <m:oMath>
        <m:acc>
          <m:accPr>
            <m:chr m:val="̃"/>
          </m:accPr>
          <m:e>
            <m:r>
              <m:t>y</m:t>
            </m:r>
          </m:e>
        </m:acc>
        <m:r>
          <m:rPr>
            <m:sty m:val="p"/>
          </m:rPr>
          <m:t>≠</m:t>
        </m:r>
        <m:acc>
          <m:accPr>
            <m:chr m:val="̃"/>
          </m:accPr>
          <m:e>
            <m:r>
              <m:t>0</m:t>
            </m:r>
          </m:e>
        </m:acc>
      </m:oMath>
      <w:ins w:id="9135" w:author="PR Preview" w:date="2026-01-01T00:00:00Z">
        <w:r>
          <w:rPr>
            <w:b/>
            <w:bCs/>
          </w:rPr>
          <w:t xml:space="preserve">.</w:t>
        </w:r>
      </w:ins>
      <w:ins w:id="9136" w:author="PR Preview" w:date="2026-01-01T00:00:00Z">
        <w:r>
          <w:t xml:space="preserve"> </w:t>
        </w:r>
      </w:ins>
      <w:ins w:id="9137" w:author="PR Preview" w:date="2026-01-01T00:00:00Z">
        <w:r>
          <w:t xml:space="preserve">Then</w:t>
        </w:r>
      </w:ins>
      <w:ins w:id="9138" w:author="PR Preview" w:date="2026-01-01T00:00:00Z">
        <w:r>
          <w:t xml:space="preserve"> </w:t>
        </w:r>
      </w:ins>
      <m:oMath>
        <m:r>
          <m:t>​</m:t>
        </m:r>
        <m:d>
          <m:dPr>
            <m:begChr m:val="∥"/>
            <m:sepChr m:val=""/>
            <m:endChr m:val="∥"/>
            <m:grow/>
          </m:dPr>
          <m:e>
            <m:acc>
              <m:accPr>
                <m:chr m:val="̃"/>
              </m:accPr>
              <m:e>
                <m:r>
                  <m:t>y</m:t>
                </m:r>
              </m:e>
            </m:acc>
          </m:e>
        </m:d>
        <m:r>
          <m:t>​</m:t>
        </m:r>
        <m:r>
          <m:rPr>
            <m:sty m:val="p"/>
          </m:rPr>
          <m:t>&gt;</m:t>
        </m:r>
        <m:r>
          <m:t>0</m:t>
        </m:r>
      </m:oMath>
      <w:ins w:id="9139" w:author="PR Preview" w:date="2026-01-01T00:00:00Z">
        <w:r>
          <w:t xml:space="preserve"> </w:t>
        </w:r>
      </w:ins>
      <w:ins w:id="9140" w:author="PR Preview" w:date="2026-01-01T00:00:00Z">
        <w:r>
          <w:t xml:space="preserve">(</w:t>
        </w:r>
      </w:ins>
      <w:hyperlink w:anchor="thm-norm-properties">
        <w:ins w:id="9141" w:author="PR Preview" w:date="2026-01-01T00:00:00Z">
          <w:r>
            <w:rPr>
              <w:rStyle w:val="Hyperlink"/>
            </w:rPr>
            <w:t xml:space="preserve">Theorem 54</w:t>
          </w:r>
        </w:ins>
      </w:hyperlink>
      <w:ins w:id="9142" w:author="PR Preview" w:date="2026-01-01T00:00:00Z">
        <w:r>
          <w:t xml:space="preserve">, part 1).</w:t>
        </w:r>
      </w:ins>
      <w:ins w:id="9143" w:author="PR Preview" w:date="2026-01-01T00:00:00Z">
        <w:r>
          <w:t xml:space="preserve"> </w:t>
        </w:r>
      </w:ins>
      <w:ins w:id="9144" w:author="PR Preview" w:date="2026-01-01T00:00:00Z">
        <w:r>
          <w:t xml:space="preserve">Let</w:t>
        </w:r>
      </w:ins>
      <w:ins w:id="9145" w:author="PR Preview" w:date="2026-01-01T00:00:00Z">
        <w:r>
          <w:t xml:space="preserve"> </w:t>
        </w:r>
      </w:ins>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ins w:id="9146" w:author="PR Preview" w:date="2026-01-01T00:00:00Z">
        <w:r>
          <w:t xml:space="preserve">. Then</w:t>
        </w:r>
      </w:ins>
    </w:p>
    <w:p>
      <w:pPr>
        <w:pStyle w:val="BodyText"/>
      </w:pPr>
      <w:bookmarkStart w:id="346"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48</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54</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46"/>
    </w:p>
    <w:p>
      <w:pPr>
        <w:pStyle w:val="FirstParagraph"/>
      </w:pPr>
      <w:ins w:id="9147" w:author="PR Preview" w:date="2026-01-01T00:00:00Z">
        <w:r>
          <w:t xml:space="preserve">The left side is at least</w:t>
        </w:r>
      </w:ins>
      <w:ins w:id="9148" w:author="PR Preview" w:date="2026-01-01T00:00:00Z">
        <w:r>
          <w:t xml:space="preserve"> </w:t>
        </w:r>
      </w:ins>
      <m:oMath>
        <m:r>
          <m:t>0</m:t>
        </m:r>
      </m:oMath>
      <w:ins w:id="9149" w:author="PR Preview" w:date="2026-01-01T00:00:00Z">
        <w:r>
          <w:t xml:space="preserve"> </w:t>
        </w:r>
      </w:ins>
      <w:ins w:id="9150" w:author="PR Preview" w:date="2026-01-01T00:00:00Z">
        <w:r>
          <w:t xml:space="preserve">(</w:t>
        </w:r>
      </w:ins>
      <w:hyperlink w:anchor="thm-norm-properties">
        <w:ins w:id="9151" w:author="PR Preview" w:date="2026-01-01T00:00:00Z">
          <w:r>
            <w:rPr>
              <w:rStyle w:val="Hyperlink"/>
            </w:rPr>
            <w:t xml:space="preserve">Theorem 54</w:t>
          </w:r>
        </w:ins>
      </w:hyperlink>
      <w:ins w:id="9152" w:author="PR Preview" w:date="2026-01-01T00:00:00Z">
        <w:r>
          <w:t xml:space="preserve">, part 1), so</w:t>
        </w:r>
      </w:ins>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del w:id="9153" w:author="PR Preview" w:date="2026-01-01T00:00:00Z">
        <w:r>
          <w:rPr>
            <w:b/>
            <w:bCs/>
          </w:rPr>
          <w:delText xml:space="preserve">When equality holds (</w:delText>
        </w:r>
      </w:del>
      <m:oMath>
        <m:acc>
          <m:accPr>
            <m:chr m:val="̃"/>
          </m:accPr>
          <m:e>
            <m:r>
              <m:t>y</m:t>
            </m:r>
          </m:e>
        </m:acc>
        <m:r>
          <m:rPr>
            <m:sty m:val="p"/>
          </m:rPr>
          <m:t>≠</m:t>
        </m:r>
        <m:acc>
          <m:accPr>
            <m:chr m:val="̃"/>
          </m:accPr>
          <m:e>
            <m:r>
              <m:t>0</m:t>
            </m:r>
          </m:e>
        </m:acc>
      </m:oMath>
      <w:del w:id="9154" w:author="PR Preview" w:date="2026-01-01T00:00:00Z">
        <w:r>
          <w:rPr>
            <w:b/>
            <w:bCs/>
          </w:rPr>
          <w:delText xml:space="preserve">).</w:delText>
        </w:r>
      </w:del>
      <w:del w:id="9155" w:author="PR Preview" w:date="2026-01-01T00:00:00Z">
        <w:r>
          <w:delText xml:space="preserve"> </w:delText>
        </w:r>
      </w:del>
      <w:del w:id="9156" w:author="PR Preview" w:date="2026-01-01T00:00:00Z">
        <w:r>
          <w:delText xml:space="preserve">Both sides of the inequality are nonnegative,</w:delText>
        </w:r>
      </w:del>
      <w:del w:id="9157" w:author="PR Preview" w:date="2026-01-01T00:00:00Z">
        <w:r>
          <w:delText xml:space="preserve"> </w:delText>
        </w:r>
      </w:del>
      <w:del w:id="9158" w:author="PR Preview" w:date="2026-01-01T00:00:00Z">
        <w:r>
          <w:delText xml:space="preserve">so equality holds exactly when</w:delText>
        </w:r>
      </w:del>
      <w:del w:id="9159" w:author="PR Preview" w:date="2026-01-01T00:00:00Z">
        <w:r>
          <w:delText xml:space="preserve"> </w:delText>
        </w:r>
      </w:del>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del w:id="9160" w:author="PR Preview" w:date="2026-01-01T00:00:00Z">
        <w:r>
          <w:delText xml:space="preserve">,</w:delText>
        </w:r>
      </w:del>
      <w:del w:id="9161" w:author="PR Preview" w:date="2026-01-01T00:00:00Z">
        <w:r>
          <w:delText xml:space="preserve"> </w:delText>
        </w:r>
      </w:del>
      <w:del w:id="9162" w:author="PR Preview" w:date="2026-01-01T00:00:00Z">
        <w:r>
          <w:delText xml:space="preserve">that is (dividing by</w:delText>
        </w:r>
      </w:del>
      <w:del w:id="9163" w:author="PR Preview" w:date="2026-01-01T00:00:00Z">
        <w:r>
          <w:delText xml:space="preserve"> </w:delText>
        </w:r>
      </w:del>
      <m:oMath>
        <m:r>
          <m:t>​</m:t>
        </m:r>
        <m:d>
          <m:dPr>
            <m:begChr m:val="∥"/>
            <m:sepChr m:val=""/>
            <m:endChr m:val="∥"/>
            <m:grow/>
          </m:dPr>
          <m:e>
            <m:acc>
              <m:accPr>
                <m:chr m:val="̃"/>
              </m:accPr>
              <m:e>
                <m:r>
                  <m:t>y</m:t>
                </m:r>
              </m:e>
            </m:acc>
          </m:e>
        </m:d>
        <m:sSup>
          <m:e>
            <m:r>
              <m:t>​</m:t>
            </m:r>
          </m:e>
          <m:sup>
            <m:r>
              <m:t>2</m:t>
            </m:r>
          </m:sup>
        </m:sSup>
        <m:r>
          <m:rPr>
            <m:sty m:val="p"/>
          </m:rPr>
          <m:t>&gt;</m:t>
        </m:r>
        <m:r>
          <m:t>0</m:t>
        </m:r>
      </m:oMath>
      <w:del w:id="9164" w:author="PR Preview" w:date="2026-01-01T00:00:00Z">
        <w:r>
          <w:delText xml:space="preserve"> </w:delText>
        </w:r>
      </w:del>
      <w:del w:id="9165" w:author="PR Preview" w:date="2026-01-01T00:00:00Z">
        <w:r>
          <w:delText xml:space="preserve">and rearranging),</w:delText>
        </w:r>
      </w:del>
      <w:del w:id="9166" w:author="PR Preview" w:date="2026-01-01T00:00:00Z">
        <w:r>
          <w:delText xml:space="preserve"> </w:delText>
        </w:r>
      </w:del>
      <w:del w:id="9167" w:author="PR Preview" w:date="2026-01-01T00:00:00Z">
        <w:r>
          <w:delText xml:space="preserve">when</w:delText>
        </w:r>
      </w:del>
      <w:del w:id="9168" w:author="PR Preview" w:date="2026-01-01T00:00:00Z">
        <w:r>
          <w:delText xml:space="preserve"> </w:delText>
        </w:r>
      </w:del>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del w:id="9169" w:author="PR Preview" w:date="2026-01-01T00:00:00Z">
        <w:r>
          <w:delText xml:space="preserve">.</w:delText>
        </w:r>
      </w:del>
      <w:del w:id="9170" w:author="PR Preview" w:date="2026-01-01T00:00:00Z">
        <w:r>
          <w:delText xml:space="preserve"> </w:delText>
        </w:r>
      </w:del>
      <w:del w:id="9171" w:author="PR Preview" w:date="2026-01-01T00:00:00Z">
        <w:r>
          <w:delText xml:space="preserve">By</w:delText>
        </w:r>
      </w:del>
      <w:del w:id="9172" w:author="PR Preview" w:date="2026-01-01T00:00:00Z">
        <w:r>
          <w:delText xml:space="preserve"> </w:delText>
        </w:r>
      </w:del>
      <w:hyperlink w:anchor="eq-cauchy-schwarz-chain">
        <w:del w:id="9173" w:author="PR Preview" w:date="2026-01-01T00:00:00Z">
          <w:r>
            <w:rPr>
              <w:rStyle w:val="Hyperlink"/>
            </w:rPr>
            <w:delText xml:space="preserve">Equation 6</w:delText>
          </w:r>
        </w:del>
      </w:hyperlink>
      <w:del w:id="9174" w:author="PR Preview" w:date="2026-01-01T00:00:00Z">
        <w:r>
          <w:delText xml:space="preserve">, that quantity is</w:delText>
        </w:r>
      </w:del>
      <w:del w:id="9175" w:author="PR Preview" w:date="2026-01-01T00:00:00Z">
        <w:r>
          <w:delText xml:space="preserve"> </w:delText>
        </w:r>
      </w:del>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del w:id="9176" w:author="PR Preview" w:date="2026-01-01T00:00:00Z">
        <w:r>
          <w:delText xml:space="preserve">,</w:delText>
        </w:r>
      </w:del>
      <w:del w:id="9177" w:author="PR Preview" w:date="2026-01-01T00:00:00Z">
        <w:r>
          <w:delText xml:space="preserve"> </w:delText>
        </w:r>
      </w:del>
      <w:del w:id="9178" w:author="PR Preview" w:date="2026-01-01T00:00:00Z">
        <w:r>
          <w:delText xml:space="preserve">so equality holds exactly when</w:delText>
        </w:r>
      </w:del>
      <w:del w:id="9179" w:author="PR Preview" w:date="2026-01-01T00:00:00Z">
        <w:r>
          <w:delText xml:space="preserve"> </w:delText>
        </w:r>
      </w:del>
      <m:oMath>
        <m:acc>
          <m:accPr>
            <m:chr m:val="̃"/>
          </m:accPr>
          <m:e>
            <m:r>
              <m:t>x</m:t>
            </m:r>
          </m:e>
        </m:acc>
        <m:r>
          <m:rPr>
            <m:sty m:val="p"/>
          </m:rPr>
          <m:t>−</m:t>
        </m:r>
        <m:r>
          <m:t>t</m:t>
        </m:r>
        <m:r>
          <m:t> </m:t>
        </m:r>
        <m:acc>
          <m:accPr>
            <m:chr m:val="̃"/>
          </m:accPr>
          <m:e>
            <m:r>
              <m:t>y</m:t>
            </m:r>
          </m:e>
        </m:acc>
        <m:r>
          <m:rPr>
            <m:sty m:val="p"/>
          </m:rPr>
          <m:t>=</m:t>
        </m:r>
        <m:acc>
          <m:accPr>
            <m:chr m:val="̃"/>
          </m:accPr>
          <m:e>
            <m:r>
              <m:t>0</m:t>
            </m:r>
          </m:e>
        </m:acc>
      </m:oMath>
      <w:del w:id="9180" w:author="PR Preview" w:date="2026-01-01T00:00:00Z">
        <w:r>
          <w:delText xml:space="preserve"> </w:delText>
        </w:r>
      </w:del>
      <w:del w:id="9181" w:author="PR Preview" w:date="2026-01-01T00:00:00Z">
        <w:r>
          <w:delText xml:space="preserve">(</w:delText>
        </w:r>
      </w:del>
      <w:hyperlink w:anchor="thm-norm-properties">
        <w:del w:id="9182" w:author="PR Preview" w:date="2026-01-01T00:00:00Z">
          <w:r>
            <w:rPr>
              <w:rStyle w:val="Hyperlink"/>
            </w:rPr>
            <w:delText xml:space="preserve">Theorem 53</w:delText>
          </w:r>
        </w:del>
      </w:hyperlink>
      <w:del w:id="9183" w:author="PR Preview" w:date="2026-01-01T00:00:00Z">
        <w:r>
          <w:delText xml:space="preserve">, part 1),</w:delText>
        </w:r>
      </w:del>
      <w:del w:id="9184" w:author="PR Preview" w:date="2026-01-01T00:00:00Z">
        <w:r>
          <w:delText xml:space="preserve"> </w:delText>
        </w:r>
      </w:del>
      <w:del w:id="9185" w:author="PR Preview" w:date="2026-01-01T00:00:00Z">
        <w:r>
          <w:delText xml:space="preserve">that is, when</w:delText>
        </w:r>
      </w:del>
      <w:del w:id="9186" w:author="PR Preview" w:date="2026-01-01T00:00:00Z">
        <w:r>
          <w:delText xml:space="preserve"> </w:delText>
        </w:r>
      </w:del>
      <m:oMath>
        <m:acc>
          <m:accPr>
            <m:chr m:val="̃"/>
          </m:accPr>
          <m:e>
            <m:r>
              <m:t>x</m:t>
            </m:r>
          </m:e>
        </m:acc>
        <m:r>
          <m:rPr>
            <m:sty m:val="p"/>
          </m:rPr>
          <m:t>=</m:t>
        </m:r>
        <m:r>
          <m:t>t</m:t>
        </m:r>
        <m:r>
          <m:t> </m:t>
        </m:r>
        <m:acc>
          <m:accPr>
            <m:chr m:val="̃"/>
          </m:accPr>
          <m:e>
            <m:r>
              <m:t>y</m:t>
            </m:r>
          </m:e>
        </m:acc>
      </m:oMath>
      <w:del w:id="9187" w:author="PR Preview" w:date="2026-01-01T00:00:00Z">
        <w:r>
          <w:delText xml:space="preserve">.</w:delText>
        </w:r>
      </w:del>
    </w:p>
    <w:p>
      <w:pPr>
        <w:pStyle w:val="BodyText"/>
      </w:pPr>
      <w:ins w:id="9188" w:author="PR Preview" w:date="2026-01-01T00:00:00Z">
        <w:r>
          <w:rPr>
            <w:b/>
            <w:bCs/>
          </w:rPr>
          <w:t xml:space="preserve">When equality holds (</w:t>
        </w:r>
      </w:ins>
      <m:oMath>
        <m:acc>
          <m:accPr>
            <m:chr m:val="̃"/>
          </m:accPr>
          <m:e>
            <m:r>
              <m:t>y</m:t>
            </m:r>
          </m:e>
        </m:acc>
        <m:r>
          <m:rPr>
            <m:sty m:val="p"/>
          </m:rPr>
          <m:t>≠</m:t>
        </m:r>
        <m:acc>
          <m:accPr>
            <m:chr m:val="̃"/>
          </m:accPr>
          <m:e>
            <m:r>
              <m:t>0</m:t>
            </m:r>
          </m:e>
        </m:acc>
      </m:oMath>
      <w:ins w:id="9189" w:author="PR Preview" w:date="2026-01-01T00:00:00Z">
        <w:r>
          <w:rPr>
            <w:b/>
            <w:bCs/>
          </w:rPr>
          <w:t xml:space="preserve">).</w:t>
        </w:r>
      </w:ins>
      <w:ins w:id="9190" w:author="PR Preview" w:date="2026-01-01T00:00:00Z">
        <w:r>
          <w:t xml:space="preserve"> </w:t>
        </w:r>
      </w:ins>
      <w:ins w:id="9191" w:author="PR Preview" w:date="2026-01-01T00:00:00Z">
        <w:r>
          <w:t xml:space="preserve">Both sides of the inequality are nonnegative,</w:t>
        </w:r>
      </w:ins>
      <w:ins w:id="9192" w:author="PR Preview" w:date="2026-01-01T00:00:00Z">
        <w:r>
          <w:t xml:space="preserve"> </w:t>
        </w:r>
      </w:ins>
      <w:ins w:id="9193" w:author="PR Preview" w:date="2026-01-01T00:00:00Z">
        <w:r>
          <w:t xml:space="preserve">so equality holds exactly when</w:t>
        </w:r>
      </w:ins>
      <w:ins w:id="9194" w:author="PR Preview" w:date="2026-01-01T00:00:00Z">
        <w:r>
          <w:t xml:space="preserve"> </w:t>
        </w:r>
      </w:ins>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ins w:id="9195" w:author="PR Preview" w:date="2026-01-01T00:00:00Z">
        <w:r>
          <w:t xml:space="preserve">,</w:t>
        </w:r>
      </w:ins>
      <w:ins w:id="9196" w:author="PR Preview" w:date="2026-01-01T00:00:00Z">
        <w:r>
          <w:t xml:space="preserve"> </w:t>
        </w:r>
      </w:ins>
      <w:ins w:id="9197" w:author="PR Preview" w:date="2026-01-01T00:00:00Z">
        <w:r>
          <w:t xml:space="preserve">that is (dividing by</w:t>
        </w:r>
      </w:ins>
      <w:ins w:id="9198" w:author="PR Preview" w:date="2026-01-01T00:00:00Z">
        <w:r>
          <w:t xml:space="preserve"> </w:t>
        </w:r>
      </w:ins>
      <m:oMath>
        <m:r>
          <m:t>​</m:t>
        </m:r>
        <m:d>
          <m:dPr>
            <m:begChr m:val="∥"/>
            <m:sepChr m:val=""/>
            <m:endChr m:val="∥"/>
            <m:grow/>
          </m:dPr>
          <m:e>
            <m:acc>
              <m:accPr>
                <m:chr m:val="̃"/>
              </m:accPr>
              <m:e>
                <m:r>
                  <m:t>y</m:t>
                </m:r>
              </m:e>
            </m:acc>
          </m:e>
        </m:d>
        <m:sSup>
          <m:e>
            <m:r>
              <m:t>​</m:t>
            </m:r>
          </m:e>
          <m:sup>
            <m:r>
              <m:t>2</m:t>
            </m:r>
          </m:sup>
        </m:sSup>
        <m:r>
          <m:rPr>
            <m:sty m:val="p"/>
          </m:rPr>
          <m:t>&gt;</m:t>
        </m:r>
        <m:r>
          <m:t>0</m:t>
        </m:r>
      </m:oMath>
      <w:ins w:id="9199" w:author="PR Preview" w:date="2026-01-01T00:00:00Z">
        <w:r>
          <w:t xml:space="preserve"> </w:t>
        </w:r>
      </w:ins>
      <w:ins w:id="9200" w:author="PR Preview" w:date="2026-01-01T00:00:00Z">
        <w:r>
          <w:t xml:space="preserve">and rearranging),</w:t>
        </w:r>
      </w:ins>
      <w:ins w:id="9201" w:author="PR Preview" w:date="2026-01-01T00:00:00Z">
        <w:r>
          <w:t xml:space="preserve"> </w:t>
        </w:r>
      </w:ins>
      <w:ins w:id="9202" w:author="PR Preview" w:date="2026-01-01T00:00:00Z">
        <w:r>
          <w:t xml:space="preserve">when</w:t>
        </w:r>
      </w:ins>
      <w:ins w:id="9203" w:author="PR Preview" w:date="2026-01-01T00:00:00Z">
        <w:r>
          <w:t xml:space="preserve"> </w:t>
        </w:r>
      </w:ins>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ins w:id="9204" w:author="PR Preview" w:date="2026-01-01T00:00:00Z">
        <w:r>
          <w:t xml:space="preserve">.</w:t>
        </w:r>
      </w:ins>
      <w:ins w:id="9205" w:author="PR Preview" w:date="2026-01-01T00:00:00Z">
        <w:r>
          <w:t xml:space="preserve"> </w:t>
        </w:r>
      </w:ins>
      <w:ins w:id="9206" w:author="PR Preview" w:date="2026-01-01T00:00:00Z">
        <w:r>
          <w:t xml:space="preserve">By</w:t>
        </w:r>
      </w:ins>
      <w:ins w:id="9207" w:author="PR Preview" w:date="2026-01-01T00:00:00Z">
        <w:r>
          <w:t xml:space="preserve"> </w:t>
        </w:r>
      </w:ins>
      <w:hyperlink w:anchor="eq-cauchy-schwarz-chain">
        <w:ins w:id="9208" w:author="PR Preview" w:date="2026-01-01T00:00:00Z">
          <w:r>
            <w:rPr>
              <w:rStyle w:val="Hyperlink"/>
            </w:rPr>
            <w:t xml:space="preserve">Equation 6</w:t>
          </w:r>
        </w:ins>
      </w:hyperlink>
      <w:ins w:id="9209" w:author="PR Preview" w:date="2026-01-01T00:00:00Z">
        <w:r>
          <w:t xml:space="preserve">, that quantity is</w:t>
        </w:r>
      </w:ins>
      <w:ins w:id="9210" w:author="PR Preview" w:date="2026-01-01T00:00:00Z">
        <w:r>
          <w:t xml:space="preserve"> </w:t>
        </w:r>
      </w:ins>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ins w:id="9211" w:author="PR Preview" w:date="2026-01-01T00:00:00Z">
        <w:r>
          <w:t xml:space="preserve">,</w:t>
        </w:r>
      </w:ins>
      <w:ins w:id="9212" w:author="PR Preview" w:date="2026-01-01T00:00:00Z">
        <w:r>
          <w:t xml:space="preserve"> </w:t>
        </w:r>
      </w:ins>
      <w:ins w:id="9213" w:author="PR Preview" w:date="2026-01-01T00:00:00Z">
        <w:r>
          <w:t xml:space="preserve">so equality holds exactly when</w:t>
        </w:r>
      </w:ins>
      <w:ins w:id="9214" w:author="PR Preview" w:date="2026-01-01T00:00:00Z">
        <w:r>
          <w:t xml:space="preserve"> </w:t>
        </w:r>
      </w:ins>
      <m:oMath>
        <m:acc>
          <m:accPr>
            <m:chr m:val="̃"/>
          </m:accPr>
          <m:e>
            <m:r>
              <m:t>x</m:t>
            </m:r>
          </m:e>
        </m:acc>
        <m:r>
          <m:rPr>
            <m:sty m:val="p"/>
          </m:rPr>
          <m:t>−</m:t>
        </m:r>
        <m:r>
          <m:t>t</m:t>
        </m:r>
        <m:r>
          <m:t> </m:t>
        </m:r>
        <m:acc>
          <m:accPr>
            <m:chr m:val="̃"/>
          </m:accPr>
          <m:e>
            <m:r>
              <m:t>y</m:t>
            </m:r>
          </m:e>
        </m:acc>
        <m:r>
          <m:rPr>
            <m:sty m:val="p"/>
          </m:rPr>
          <m:t>=</m:t>
        </m:r>
        <m:acc>
          <m:accPr>
            <m:chr m:val="̃"/>
          </m:accPr>
          <m:e>
            <m:r>
              <m:t>0</m:t>
            </m:r>
          </m:e>
        </m:acc>
      </m:oMath>
      <w:ins w:id="9215" w:author="PR Preview" w:date="2026-01-01T00:00:00Z">
        <w:r>
          <w:t xml:space="preserve"> </w:t>
        </w:r>
      </w:ins>
      <w:ins w:id="9216" w:author="PR Preview" w:date="2026-01-01T00:00:00Z">
        <w:r>
          <w:t xml:space="preserve">(</w:t>
        </w:r>
      </w:ins>
      <w:hyperlink w:anchor="thm-norm-properties">
        <w:ins w:id="9217" w:author="PR Preview" w:date="2026-01-01T00:00:00Z">
          <w:r>
            <w:rPr>
              <w:rStyle w:val="Hyperlink"/>
            </w:rPr>
            <w:t xml:space="preserve">Theorem 54</w:t>
          </w:r>
        </w:ins>
      </w:hyperlink>
      <w:ins w:id="9218" w:author="PR Preview" w:date="2026-01-01T00:00:00Z">
        <w:r>
          <w:t xml:space="preserve">, part 1),</w:t>
        </w:r>
      </w:ins>
      <w:ins w:id="9219" w:author="PR Preview" w:date="2026-01-01T00:00:00Z">
        <w:r>
          <w:t xml:space="preserve"> </w:t>
        </w:r>
      </w:ins>
      <w:ins w:id="9220" w:author="PR Preview" w:date="2026-01-01T00:00:00Z">
        <w:r>
          <w:t xml:space="preserve">that is, when</w:t>
        </w:r>
      </w:ins>
      <w:ins w:id="9221" w:author="PR Preview" w:date="2026-01-01T00:00:00Z">
        <w:r>
          <w:t xml:space="preserve"> </w:t>
        </w:r>
      </w:ins>
      <m:oMath>
        <m:acc>
          <m:accPr>
            <m:chr m:val="̃"/>
          </m:accPr>
          <m:e>
            <m:r>
              <m:t>x</m:t>
            </m:r>
          </m:e>
        </m:acc>
        <m:r>
          <m:rPr>
            <m:sty m:val="p"/>
          </m:rPr>
          <m:t>=</m:t>
        </m:r>
        <m:r>
          <m:t>t</m:t>
        </m:r>
        <m:r>
          <m:t> </m:t>
        </m:r>
        <m:acc>
          <m:accPr>
            <m:chr m:val="̃"/>
          </m:accPr>
          <m:e>
            <m:r>
              <m:t>y</m:t>
            </m:r>
          </m:e>
        </m:acc>
      </m:oMath>
      <w:ins w:id="9222" w:author="PR Preview" w:date="2026-01-01T00:00:00Z">
        <w:r>
          <w:t xml:space="preserve">.</w:t>
        </w:r>
      </w:ins>
    </w:p>
    <w:p>
      <w:pPr>
        <w:numPr>
          <w:ilvl w:val="0"/>
          <w:numId w:val="1052"/>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2"/>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48</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54</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47" w:name="exm-cauchy-schwarz"/>
    <w:p>
      <w:pPr>
        <w:pStyle w:val="FirstParagraph"/>
      </w:pPr>
      <w:del w:id="9223" w:author="PR Preview" w:date="2026-01-01T00:00:00Z">
        <w:r>
          <w:rPr>
            <w:b/>
            <w:bCs/>
          </w:rPr>
          <w:delText xml:space="preserve">Example 98 (A strict case and an equality case)</w:delText>
        </w:r>
      </w:del>
      <w:del w:id="9224" w:author="PR Preview" w:date="2026-01-01T00:00:00Z">
        <w:r>
          <w:delText xml:space="preserve"> </w:delText>
        </w:r>
      </w:del>
      <w:del w:id="9225" w:author="PR Preview" w:date="2026-01-01T00:00:00Z">
        <w:r>
          <w:delText xml:space="preserve"> </w:delText>
        </w:r>
      </w:del>
    </w:p>
    <w:p>
      <w:pPr>
        <w:pStyle w:val="FirstParagraph"/>
      </w:pPr>
      <w:ins w:id="9226" w:author="PR Preview" w:date="2026-01-01T00:00:00Z">
        <w:r>
          <w:rPr>
            <w:b/>
            <w:bCs/>
          </w:rPr>
          <w:t xml:space="preserve">Example 101 (A strict case and an equality case)</w:t>
        </w:r>
      </w:ins>
      <w:ins w:id="9227" w:author="PR Preview" w:date="2026-01-01T00:00:00Z">
        <w:r>
          <w:t xml:space="preserve"> </w:t>
        </w:r>
      </w:ins>
      <w:ins w:id="9228" w:author="PR Preview" w:date="2026-01-01T00:00:00Z">
        <w:r>
          <w:t xml:space="preserve"> </w:t>
        </w:r>
      </w:ins>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47"/>
    <w:bookmarkStart w:id="348" w:name="thm-triangle-inequality"/>
    <w:p>
      <w:pPr>
        <w:pStyle w:val="FirstParagraph"/>
      </w:pPr>
      <w:del w:id="9229" w:author="PR Preview" w:date="2026-01-01T00:00:00Z">
        <w:r>
          <w:rPr>
            <w:b/>
            <w:bCs/>
          </w:rPr>
          <w:delText xml:space="preserve">Theorem 56 (Triangle inequality)</w:delText>
        </w:r>
      </w:del>
      <w:del w:id="9230" w:author="PR Preview" w:date="2026-01-01T00:00:00Z">
        <w:r>
          <w:delText xml:space="preserve"> </w:delText>
        </w:r>
      </w:del>
      <w:del w:id="9231" w:author="PR Preview" w:date="2026-01-01T00:00:00Z">
        <w:r>
          <w:delText xml:space="preserve">For any</w:delText>
        </w:r>
      </w:del>
      <w:del w:id="9232"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9233" w:author="PR Preview" w:date="2026-01-01T00:00:00Z">
        <w:r>
          <w:delText xml:space="preserve">,</w:delText>
        </w:r>
      </w:del>
    </w:p>
    <w:p>
      <w:pPr>
        <w:pStyle w:val="FirstParagraph"/>
      </w:pPr>
      <w:ins w:id="9234" w:author="PR Preview" w:date="2026-01-01T00:00:00Z">
        <w:r>
          <w:rPr>
            <w:b/>
            <w:bCs/>
          </w:rPr>
          <w:t xml:space="preserve">Theorem 57 (Triangle inequality)</w:t>
        </w:r>
      </w:ins>
      <w:ins w:id="9235" w:author="PR Preview" w:date="2026-01-01T00:00:00Z">
        <w:r>
          <w:t xml:space="preserve"> </w:t>
        </w:r>
      </w:ins>
      <w:ins w:id="9236" w:author="PR Preview" w:date="2026-01-01T00:00:00Z">
        <w:r>
          <w:t xml:space="preserve">For any</w:t>
        </w:r>
      </w:ins>
      <w:ins w:id="9237"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9238" w:author="PR Preview" w:date="2026-01-01T00:00:00Z">
        <w:r>
          <w:t xml:space="preserve">,</w:t>
        </w:r>
      </w:ins>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4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56</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del w:id="9239" w:author="PR Preview" w:date="2026-01-01T00:00:00Z">
        <w:r>
          <w:delText xml:space="preserve">Both</w:delText>
        </w:r>
      </w:del>
      <w:del w:id="9240" w:author="PR Preview" w:date="2026-01-01T00:00:00Z">
        <w:r>
          <w:delText xml:space="preserve"> </w:delText>
        </w:r>
      </w:del>
      <m:oMath>
        <m:r>
          <m:t>​</m:t>
        </m:r>
        <m:d>
          <m:dPr>
            <m:begChr m:val="∥"/>
            <m:sepChr m:val=""/>
            <m:endChr m:val="∥"/>
            <m:grow/>
          </m:dPr>
          <m:e>
            <m:acc>
              <m:accPr>
                <m:chr m:val="̃"/>
              </m:accPr>
              <m:e>
                <m:r>
                  <m:t>x</m:t>
                </m:r>
              </m:e>
            </m:acc>
            <m:r>
              <m:rPr>
                <m:sty m:val="p"/>
              </m:rPr>
              <m:t>+</m:t>
            </m:r>
            <m:acc>
              <m:accPr>
                <m:chr m:val="̃"/>
              </m:accPr>
              <m:e>
                <m:r>
                  <m:t>y</m:t>
                </m:r>
              </m:e>
            </m:acc>
          </m:e>
        </m:d>
        <m:r>
          <m:t>​</m:t>
        </m:r>
      </m:oMath>
      <w:del w:id="9241" w:author="PR Preview" w:date="2026-01-01T00:00:00Z">
        <w:r>
          <w:delText xml:space="preserve"> </w:delText>
        </w:r>
      </w:del>
      <w:del w:id="9242" w:author="PR Preview" w:date="2026-01-01T00:00:00Z">
        <w:r>
          <w:delText xml:space="preserve">and</w:delText>
        </w:r>
      </w:del>
      <w:del w:id="9243" w:author="PR Preview" w:date="2026-01-01T00:00:00Z">
        <w:r>
          <w:delText xml:space="preserve"> </w:delText>
        </w:r>
      </w:del>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del w:id="9244" w:author="PR Preview" w:date="2026-01-01T00:00:00Z">
        <w:r>
          <w:delText xml:space="preserve"> </w:delText>
        </w:r>
      </w:del>
      <w:del w:id="9245" w:author="PR Preview" w:date="2026-01-01T00:00:00Z">
        <w:r>
          <w:delText xml:space="preserve">are nonnegative (</w:delText>
        </w:r>
      </w:del>
      <w:hyperlink w:anchor="thm-norm-properties">
        <w:del w:id="9246" w:author="PR Preview" w:date="2026-01-01T00:00:00Z">
          <w:r>
            <w:rPr>
              <w:rStyle w:val="Hyperlink"/>
            </w:rPr>
            <w:delText xml:space="preserve">Theorem 53</w:delText>
          </w:r>
        </w:del>
      </w:hyperlink>
      <w:del w:id="9247" w:author="PR Preview" w:date="2026-01-01T00:00:00Z">
        <w:r>
          <w:delText xml:space="preserve">),</w:delText>
        </w:r>
      </w:del>
      <w:del w:id="9248" w:author="PR Preview" w:date="2026-01-01T00:00:00Z">
        <w:r>
          <w:delText xml:space="preserve"> </w:delText>
        </w:r>
      </w:del>
      <w:del w:id="9249" w:author="PR Preview" w:date="2026-01-01T00:00:00Z">
        <w:r>
          <w:delText xml:space="preserve">and for nonnegative numbers</w:delText>
        </w:r>
      </w:del>
      <w:del w:id="9250" w:author="PR Preview" w:date="2026-01-01T00:00:00Z">
        <w:r>
          <w:delText xml:space="preserve"> </w:delText>
        </w:r>
      </w:del>
      <m:oMath>
        <m:sSup>
          <m:e>
            <m:r>
              <m:t>a</m:t>
            </m:r>
          </m:e>
          <m:sup>
            <m:r>
              <m:t>2</m:t>
            </m:r>
          </m:sup>
        </m:sSup>
        <m:r>
          <m:rPr>
            <m:sty m:val="p"/>
          </m:rPr>
          <m:t>≤</m:t>
        </m:r>
        <m:sSup>
          <m:e>
            <m:r>
              <m:t>b</m:t>
            </m:r>
          </m:e>
          <m:sup>
            <m:r>
              <m:t>2</m:t>
            </m:r>
          </m:sup>
        </m:sSup>
      </m:oMath>
      <w:del w:id="9251" w:author="PR Preview" w:date="2026-01-01T00:00:00Z">
        <w:r>
          <w:delText xml:space="preserve"> </w:delText>
        </w:r>
      </w:del>
      <w:del w:id="9252" w:author="PR Preview" w:date="2026-01-01T00:00:00Z">
        <w:r>
          <w:delText xml:space="preserve">implies</w:delText>
        </w:r>
      </w:del>
      <w:del w:id="9253" w:author="PR Preview" w:date="2026-01-01T00:00:00Z">
        <w:r>
          <w:delText xml:space="preserve"> </w:delText>
        </w:r>
      </w:del>
      <m:oMath>
        <m:r>
          <m:t>a</m:t>
        </m:r>
        <m:r>
          <m:rPr>
            <m:sty m:val="p"/>
          </m:rPr>
          <m:t>≤</m:t>
        </m:r>
        <m:r>
          <m:t>b</m:t>
        </m:r>
      </m:oMath>
      <w:del w:id="9254" w:author="PR Preview" w:date="2026-01-01T00:00:00Z">
        <w:r>
          <w:delText xml:space="preserve">.</w:delText>
        </w:r>
      </w:del>
    </w:p>
    <w:p>
      <w:pPr>
        <w:pStyle w:val="BodyText"/>
      </w:pPr>
      <w:del w:id="9255" w:author="PR Preview" w:date="2026-01-01T00:00:00Z">
        <w:r>
          <w:rPr>
            <w:b/>
            <w:bCs/>
          </w:rPr>
          <w:delText xml:space="preserve">Example 99 (A strict case and an equality case)</w:delText>
        </w:r>
      </w:del>
      <w:del w:id="9256" w:author="PR Preview" w:date="2026-01-01T00:00:00Z">
        <w:r>
          <w:delText xml:space="preserve"> </w:delText>
        </w:r>
      </w:del>
      <w:del w:id="9257" w:author="PR Preview" w:date="2026-01-01T00:00:00Z">
        <w:r>
          <w:delText xml:space="preserve"> </w:delText>
        </w:r>
      </w:del>
    </w:p>
    <w:p>
      <w:pPr>
        <w:pStyle w:val="FirstParagraph"/>
      </w:pPr>
      <w:ins w:id="9258" w:author="PR Preview" w:date="2026-01-01T00:00:00Z">
        <w:r>
          <w:t xml:space="preserve">Both</w:t>
        </w:r>
      </w:ins>
      <w:ins w:id="9259" w:author="PR Preview" w:date="2026-01-01T00:00:00Z">
        <w:r>
          <w:t xml:space="preserve"> </w:t>
        </w:r>
      </w:ins>
      <m:oMath>
        <m:r>
          <m:t>​</m:t>
        </m:r>
        <m:d>
          <m:dPr>
            <m:begChr m:val="∥"/>
            <m:sepChr m:val=""/>
            <m:endChr m:val="∥"/>
            <m:grow/>
          </m:dPr>
          <m:e>
            <m:acc>
              <m:accPr>
                <m:chr m:val="̃"/>
              </m:accPr>
              <m:e>
                <m:r>
                  <m:t>x</m:t>
                </m:r>
              </m:e>
            </m:acc>
            <m:r>
              <m:rPr>
                <m:sty m:val="p"/>
              </m:rPr>
              <m:t>+</m:t>
            </m:r>
            <m:acc>
              <m:accPr>
                <m:chr m:val="̃"/>
              </m:accPr>
              <m:e>
                <m:r>
                  <m:t>y</m:t>
                </m:r>
              </m:e>
            </m:acc>
          </m:e>
        </m:d>
        <m:r>
          <m:t>​</m:t>
        </m:r>
      </m:oMath>
      <w:ins w:id="9260" w:author="PR Preview" w:date="2026-01-01T00:00:00Z">
        <w:r>
          <w:t xml:space="preserve"> </w:t>
        </w:r>
      </w:ins>
      <w:ins w:id="9261" w:author="PR Preview" w:date="2026-01-01T00:00:00Z">
        <w:r>
          <w:t xml:space="preserve">and</w:t>
        </w:r>
      </w:ins>
      <w:ins w:id="9262" w:author="PR Preview" w:date="2026-01-01T00:00:00Z">
        <w:r>
          <w:t xml:space="preserve"> </w:t>
        </w:r>
      </w:ins>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ins w:id="9263" w:author="PR Preview" w:date="2026-01-01T00:00:00Z">
        <w:r>
          <w:t xml:space="preserve"> </w:t>
        </w:r>
      </w:ins>
      <w:ins w:id="9264" w:author="PR Preview" w:date="2026-01-01T00:00:00Z">
        <w:r>
          <w:t xml:space="preserve">are nonnegative (</w:t>
        </w:r>
      </w:ins>
      <w:hyperlink w:anchor="thm-norm-properties">
        <w:ins w:id="9265" w:author="PR Preview" w:date="2026-01-01T00:00:00Z">
          <w:r>
            <w:rPr>
              <w:rStyle w:val="Hyperlink"/>
            </w:rPr>
            <w:t xml:space="preserve">Theorem 54</w:t>
          </w:r>
        </w:ins>
      </w:hyperlink>
      <w:ins w:id="9266" w:author="PR Preview" w:date="2026-01-01T00:00:00Z">
        <w:r>
          <w:t xml:space="preserve">),</w:t>
        </w:r>
      </w:ins>
      <w:ins w:id="9267" w:author="PR Preview" w:date="2026-01-01T00:00:00Z">
        <w:r>
          <w:t xml:space="preserve"> </w:t>
        </w:r>
      </w:ins>
      <w:ins w:id="9268" w:author="PR Preview" w:date="2026-01-01T00:00:00Z">
        <w:r>
          <w:t xml:space="preserve">and for nonnegative numbers</w:t>
        </w:r>
      </w:ins>
      <w:ins w:id="9269" w:author="PR Preview" w:date="2026-01-01T00:00:00Z">
        <w:r>
          <w:t xml:space="preserve"> </w:t>
        </w:r>
      </w:ins>
      <m:oMath>
        <m:sSup>
          <m:e>
            <m:r>
              <m:t>a</m:t>
            </m:r>
          </m:e>
          <m:sup>
            <m:r>
              <m:t>2</m:t>
            </m:r>
          </m:sup>
        </m:sSup>
        <m:r>
          <m:rPr>
            <m:sty m:val="p"/>
          </m:rPr>
          <m:t>≤</m:t>
        </m:r>
        <m:sSup>
          <m:e>
            <m:r>
              <m:t>b</m:t>
            </m:r>
          </m:e>
          <m:sup>
            <m:r>
              <m:t>2</m:t>
            </m:r>
          </m:sup>
        </m:sSup>
      </m:oMath>
      <w:ins w:id="9270" w:author="PR Preview" w:date="2026-01-01T00:00:00Z">
        <w:r>
          <w:t xml:space="preserve"> </w:t>
        </w:r>
      </w:ins>
      <w:ins w:id="9271" w:author="PR Preview" w:date="2026-01-01T00:00:00Z">
        <w:r>
          <w:t xml:space="preserve">implies</w:t>
        </w:r>
      </w:ins>
      <w:ins w:id="9272" w:author="PR Preview" w:date="2026-01-01T00:00:00Z">
        <w:r>
          <w:t xml:space="preserve"> </w:t>
        </w:r>
      </w:ins>
      <m:oMath>
        <m:r>
          <m:t>a</m:t>
        </m:r>
        <m:r>
          <m:rPr>
            <m:sty m:val="p"/>
          </m:rPr>
          <m:t>≤</m:t>
        </m:r>
        <m:r>
          <m:t>b</m:t>
        </m:r>
      </m:oMath>
      <w:ins w:id="9273" w:author="PR Preview" w:date="2026-01-01T00:00:00Z">
        <w:r>
          <w:t xml:space="preserve">.</w:t>
        </w:r>
      </w:ins>
    </w:p>
    <w:bookmarkStart w:id="349" w:name="exm-triangle-inequality"/>
    <w:p>
      <w:pPr>
        <w:pStyle w:val="BodyText"/>
      </w:pPr>
      <w:ins w:id="9274" w:author="PR Preview" w:date="2026-01-01T00:00:00Z">
        <w:r>
          <w:rPr>
            <w:b/>
            <w:bCs/>
          </w:rPr>
          <w:t xml:space="preserve">Example 102 (A strict case and an equality case)</w:t>
        </w:r>
      </w:ins>
      <w:ins w:id="9275" w:author="PR Preview" w:date="2026-01-01T00:00:00Z">
        <w:r>
          <w:t xml:space="preserve"> </w:t>
        </w:r>
      </w:ins>
      <w:ins w:id="9276" w:author="PR Preview" w:date="2026-01-01T00:00:00Z">
        <w:r>
          <w:t xml:space="preserve"> </w:t>
        </w:r>
      </w:ins>
    </w:p>
    <w:p>
      <w:pPr>
        <w:numPr>
          <w:ilvl w:val="0"/>
          <w:numId w:val="1054"/>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49"/>
    <w:bookmarkStart w:id="350" w:name="def-norm"/>
    <w:p>
      <w:pPr>
        <w:pStyle w:val="FirstParagraph"/>
      </w:pPr>
      <w:del w:id="9277" w:author="PR Preview" w:date="2026-01-01T00:00:00Z">
        <w:r>
          <w:rPr>
            <w:b/>
            <w:bCs/>
          </w:rPr>
          <w:delText xml:space="preserve">Definition 59 (Norm (normed vector space))</w:delText>
        </w:r>
      </w:del>
      <w:del w:id="9278" w:author="PR Preview" w:date="2026-01-01T00:00:00Z">
        <w:r>
          <w:delText xml:space="preserve"> </w:delText>
        </w:r>
      </w:del>
      <w:del w:id="9279" w:author="PR Preview" w:date="2026-01-01T00:00:00Z">
        <w:r>
          <w:delText xml:space="preserve">A</w:delText>
        </w:r>
      </w:del>
      <w:del w:id="9280" w:author="PR Preview" w:date="2026-01-01T00:00:00Z">
        <w:r>
          <w:delText xml:space="preserve"> </w:delText>
        </w:r>
      </w:del>
      <w:del w:id="9281" w:author="PR Preview" w:date="2026-01-01T00:00:00Z">
        <w:r>
          <w:rPr>
            <w:b/>
            <w:bCs/>
          </w:rPr>
          <w:delText xml:space="preserve">norm</w:delText>
        </w:r>
      </w:del>
      <w:del w:id="9282" w:author="PR Preview" w:date="2026-01-01T00:00:00Z">
        <w:r>
          <w:delText xml:space="preserve"> </w:delText>
        </w:r>
      </w:del>
      <w:del w:id="9283" w:author="PR Preview" w:date="2026-01-01T00:00:00Z">
        <w:r>
          <w:delText xml:space="preserve">on a real vector space</w:delText>
        </w:r>
      </w:del>
      <w:del w:id="9284" w:author="PR Preview" w:date="2026-01-01T00:00:00Z">
        <w:r>
          <w:delText xml:space="preserve"> </w:delText>
        </w:r>
      </w:del>
      <m:oMath>
        <m:r>
          <m:t>V</m:t>
        </m:r>
      </m:oMath>
      <w:del w:id="9285" w:author="PR Preview" w:date="2026-01-01T00:00:00Z">
        <w:r>
          <w:delText xml:space="preserve"> </w:delText>
        </w:r>
      </w:del>
      <w:del w:id="9286" w:author="PR Preview" w:date="2026-01-01T00:00:00Z">
        <w:r>
          <w:delText xml:space="preserve">is a function</w:delText>
        </w:r>
      </w:del>
      <w:del w:id="9287"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9288" w:author="PR Preview" w:date="2026-01-01T00:00:00Z">
        <w:r>
          <w:delText xml:space="preserve"> </w:delText>
        </w:r>
      </w:del>
      <w:del w:id="9289" w:author="PR Preview" w:date="2026-01-01T00:00:00Z">
        <w:r>
          <w:delText xml:space="preserve">that assigns to each vector</w:delText>
        </w:r>
      </w:del>
      <w:del w:id="9290" w:author="PR Preview" w:date="2026-01-01T00:00:00Z">
        <w:r>
          <w:delText xml:space="preserve"> </w:delText>
        </w:r>
      </w:del>
      <m:oMath>
        <m:acc>
          <m:accPr>
            <m:chr m:val="̃"/>
          </m:accPr>
          <m:e>
            <m:r>
              <m:t>x</m:t>
            </m:r>
          </m:e>
        </m:acc>
        <m:r>
          <m:rPr>
            <m:sty m:val="p"/>
          </m:rPr>
          <m:t>∈</m:t>
        </m:r>
        <m:r>
          <m:t>V</m:t>
        </m:r>
      </m:oMath>
      <w:del w:id="9291" w:author="PR Preview" w:date="2026-01-01T00:00:00Z">
        <w:r>
          <w:delText xml:space="preserve"> </w:delText>
        </w:r>
      </w:del>
      <w:del w:id="9292" w:author="PR Preview" w:date="2026-01-01T00:00:00Z">
        <w:r>
          <w:delText xml:space="preserve">a nonnegative real number</w:delText>
        </w:r>
      </w:del>
      <w:del w:id="9293" w:author="PR Preview" w:date="2026-01-01T00:00:00Z">
        <w:r>
          <w:delText xml:space="preserve"> </w:delText>
        </w:r>
      </w:del>
      <m:oMath>
        <m:r>
          <m:t>​</m:t>
        </m:r>
        <m:d>
          <m:dPr>
            <m:begChr m:val="∥"/>
            <m:sepChr m:val=""/>
            <m:endChr m:val="∥"/>
            <m:grow/>
          </m:dPr>
          <m:e>
            <m:acc>
              <m:accPr>
                <m:chr m:val="̃"/>
              </m:accPr>
              <m:e>
                <m:r>
                  <m:t>x</m:t>
                </m:r>
              </m:e>
            </m:acc>
          </m:e>
        </m:d>
        <m:r>
          <m:t>​</m:t>
        </m:r>
      </m:oMath>
      <w:del w:id="9294" w:author="PR Preview" w:date="2026-01-01T00:00:00Z">
        <w:r>
          <w:delText xml:space="preserve">,</w:delText>
        </w:r>
      </w:del>
      <w:del w:id="9295" w:author="PR Preview" w:date="2026-01-01T00:00:00Z">
        <w:r>
          <w:delText xml:space="preserve"> </w:delText>
        </w:r>
      </w:del>
      <w:del w:id="9296" w:author="PR Preview" w:date="2026-01-01T00:00:00Z">
        <w:r>
          <w:delText xml:space="preserve">and satisfies the following three axioms for all</w:delText>
        </w:r>
      </w:del>
      <w:del w:id="9297" w:author="PR Preview" w:date="2026-01-01T00:00:00Z">
        <w:r>
          <w:delText xml:space="preserve"> </w:delText>
        </w:r>
      </w:del>
      <m:oMath>
        <m:acc>
          <m:accPr>
            <m:chr m:val="̃"/>
          </m:accPr>
          <m:e>
            <m:r>
              <m:t>x</m:t>
            </m:r>
          </m:e>
        </m:acc>
        <m:r>
          <m:rPr>
            <m:sty m:val="p"/>
          </m:rPr>
          <m:t>,</m:t>
        </m:r>
        <m:acc>
          <m:accPr>
            <m:chr m:val="̃"/>
          </m:accPr>
          <m:e>
            <m:r>
              <m:t>y</m:t>
            </m:r>
          </m:e>
        </m:acc>
        <m:r>
          <m:rPr>
            <m:sty m:val="p"/>
          </m:rPr>
          <m:t>∈</m:t>
        </m:r>
        <m:r>
          <m:t>V</m:t>
        </m:r>
      </m:oMath>
      <w:del w:id="9298" w:author="PR Preview" w:date="2026-01-01T00:00:00Z">
        <w:r>
          <w:delText xml:space="preserve"> </w:delText>
        </w:r>
      </w:del>
      <w:del w:id="9299" w:author="PR Preview" w:date="2026-01-01T00:00:00Z">
        <w:r>
          <w:delText xml:space="preserve">and all scalars</w:delText>
        </w:r>
      </w:del>
      <w:del w:id="9300" w:author="PR Preview" w:date="2026-01-01T00:00:00Z">
        <w:r>
          <w:delText xml:space="preserve"> </w:delText>
        </w:r>
      </w:del>
      <m:oMath>
        <m:r>
          <m:t>c</m:t>
        </m:r>
        <m:r>
          <m:rPr>
            <m:sty m:val="p"/>
          </m:rPr>
          <m:t>∈</m:t>
        </m:r>
        <m:r>
          <m:rPr>
            <m:scr m:val="double-struck"/>
            <m:sty m:val="p"/>
          </m:rPr>
          <m:t>R</m:t>
        </m:r>
      </m:oMath>
      <w:del w:id="9301" w:author="PR Preview" w:date="2026-01-01T00:00:00Z">
        <w:r>
          <w:delText xml:space="preserve">:</w:delText>
        </w:r>
      </w:del>
    </w:p>
    <w:p>
      <w:pPr>
        <w:pStyle w:val="FirstParagraph"/>
      </w:pPr>
      <w:ins w:id="9302" w:author="PR Preview" w:date="2026-01-01T00:00:00Z">
        <w:r>
          <w:rPr>
            <w:b/>
            <w:bCs/>
          </w:rPr>
          <w:t xml:space="preserve">Definition 62 (Norm (normed vector space))</w:t>
        </w:r>
      </w:ins>
      <w:ins w:id="9303" w:author="PR Preview" w:date="2026-01-01T00:00:00Z">
        <w:r>
          <w:t xml:space="preserve"> </w:t>
        </w:r>
      </w:ins>
      <w:ins w:id="9304" w:author="PR Preview" w:date="2026-01-01T00:00:00Z">
        <w:r>
          <w:t xml:space="preserve">A</w:t>
        </w:r>
      </w:ins>
      <w:ins w:id="9305" w:author="PR Preview" w:date="2026-01-01T00:00:00Z">
        <w:r>
          <w:t xml:space="preserve"> </w:t>
        </w:r>
      </w:ins>
      <w:ins w:id="9306" w:author="PR Preview" w:date="2026-01-01T00:00:00Z">
        <w:r>
          <w:rPr>
            <w:b/>
            <w:bCs/>
          </w:rPr>
          <w:t xml:space="preserve">norm</w:t>
        </w:r>
      </w:ins>
      <w:ins w:id="9307" w:author="PR Preview" w:date="2026-01-01T00:00:00Z">
        <w:r>
          <w:t xml:space="preserve"> </w:t>
        </w:r>
      </w:ins>
      <w:ins w:id="9308" w:author="PR Preview" w:date="2026-01-01T00:00:00Z">
        <w:r>
          <w:t xml:space="preserve">on a real vector space</w:t>
        </w:r>
      </w:ins>
      <w:ins w:id="9309" w:author="PR Preview" w:date="2026-01-01T00:00:00Z">
        <w:r>
          <w:t xml:space="preserve"> </w:t>
        </w:r>
      </w:ins>
      <m:oMath>
        <m:r>
          <m:t>V</m:t>
        </m:r>
      </m:oMath>
      <w:ins w:id="9310" w:author="PR Preview" w:date="2026-01-01T00:00:00Z">
        <w:r>
          <w:t xml:space="preserve"> </w:t>
        </w:r>
      </w:ins>
      <w:ins w:id="9311" w:author="PR Preview" w:date="2026-01-01T00:00:00Z">
        <w:r>
          <w:t xml:space="preserve">is a function</w:t>
        </w:r>
      </w:ins>
      <w:ins w:id="9312"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9313" w:author="PR Preview" w:date="2026-01-01T00:00:00Z">
        <w:r>
          <w:t xml:space="preserve"> </w:t>
        </w:r>
      </w:ins>
      <w:ins w:id="9314" w:author="PR Preview" w:date="2026-01-01T00:00:00Z">
        <w:r>
          <w:t xml:space="preserve">that assigns to each vector</w:t>
        </w:r>
      </w:ins>
      <w:ins w:id="9315" w:author="PR Preview" w:date="2026-01-01T00:00:00Z">
        <w:r>
          <w:t xml:space="preserve"> </w:t>
        </w:r>
      </w:ins>
      <m:oMath>
        <m:acc>
          <m:accPr>
            <m:chr m:val="̃"/>
          </m:accPr>
          <m:e>
            <m:r>
              <m:t>x</m:t>
            </m:r>
          </m:e>
        </m:acc>
        <m:r>
          <m:rPr>
            <m:sty m:val="p"/>
          </m:rPr>
          <m:t>∈</m:t>
        </m:r>
        <m:r>
          <m:t>V</m:t>
        </m:r>
      </m:oMath>
      <w:ins w:id="9316" w:author="PR Preview" w:date="2026-01-01T00:00:00Z">
        <w:r>
          <w:t xml:space="preserve"> </w:t>
        </w:r>
      </w:ins>
      <w:ins w:id="9317" w:author="PR Preview" w:date="2026-01-01T00:00:00Z">
        <w:r>
          <w:t xml:space="preserve">a nonnegative real number</w:t>
        </w:r>
      </w:ins>
      <w:ins w:id="9318" w:author="PR Preview" w:date="2026-01-01T00:00:00Z">
        <w:r>
          <w:t xml:space="preserve"> </w:t>
        </w:r>
      </w:ins>
      <m:oMath>
        <m:r>
          <m:t>​</m:t>
        </m:r>
        <m:d>
          <m:dPr>
            <m:begChr m:val="∥"/>
            <m:sepChr m:val=""/>
            <m:endChr m:val="∥"/>
            <m:grow/>
          </m:dPr>
          <m:e>
            <m:acc>
              <m:accPr>
                <m:chr m:val="̃"/>
              </m:accPr>
              <m:e>
                <m:r>
                  <m:t>x</m:t>
                </m:r>
              </m:e>
            </m:acc>
          </m:e>
        </m:d>
        <m:r>
          <m:t>​</m:t>
        </m:r>
      </m:oMath>
      <w:ins w:id="9319" w:author="PR Preview" w:date="2026-01-01T00:00:00Z">
        <w:r>
          <w:t xml:space="preserve">,</w:t>
        </w:r>
      </w:ins>
      <w:ins w:id="9320" w:author="PR Preview" w:date="2026-01-01T00:00:00Z">
        <w:r>
          <w:t xml:space="preserve"> </w:t>
        </w:r>
      </w:ins>
      <w:ins w:id="9321" w:author="PR Preview" w:date="2026-01-01T00:00:00Z">
        <w:r>
          <w:t xml:space="preserve">and satisfies the following three axioms for all</w:t>
        </w:r>
      </w:ins>
      <w:ins w:id="9322" w:author="PR Preview" w:date="2026-01-01T00:00:00Z">
        <w:r>
          <w:t xml:space="preserve"> </w:t>
        </w:r>
      </w:ins>
      <m:oMath>
        <m:acc>
          <m:accPr>
            <m:chr m:val="̃"/>
          </m:accPr>
          <m:e>
            <m:r>
              <m:t>x</m:t>
            </m:r>
          </m:e>
        </m:acc>
        <m:r>
          <m:rPr>
            <m:sty m:val="p"/>
          </m:rPr>
          <m:t>,</m:t>
        </m:r>
        <m:acc>
          <m:accPr>
            <m:chr m:val="̃"/>
          </m:accPr>
          <m:e>
            <m:r>
              <m:t>y</m:t>
            </m:r>
          </m:e>
        </m:acc>
        <m:r>
          <m:rPr>
            <m:sty m:val="p"/>
          </m:rPr>
          <m:t>∈</m:t>
        </m:r>
        <m:r>
          <m:t>V</m:t>
        </m:r>
      </m:oMath>
      <w:ins w:id="9323" w:author="PR Preview" w:date="2026-01-01T00:00:00Z">
        <w:r>
          <w:t xml:space="preserve"> </w:t>
        </w:r>
      </w:ins>
      <w:ins w:id="9324" w:author="PR Preview" w:date="2026-01-01T00:00:00Z">
        <w:r>
          <w:t xml:space="preserve">and all scalars</w:t>
        </w:r>
      </w:ins>
      <w:ins w:id="9325" w:author="PR Preview" w:date="2026-01-01T00:00:00Z">
        <w:r>
          <w:t xml:space="preserve"> </w:t>
        </w:r>
      </w:ins>
      <m:oMath>
        <m:r>
          <m:t>c</m:t>
        </m:r>
        <m:r>
          <m:rPr>
            <m:sty m:val="p"/>
          </m:rPr>
          <m:t>∈</m:t>
        </m:r>
        <m:r>
          <m:rPr>
            <m:scr m:val="double-struck"/>
            <m:sty m:val="p"/>
          </m:rPr>
          <m:t>R</m:t>
        </m:r>
      </m:oMath>
      <w:ins w:id="9326" w:author="PR Preview" w:date="2026-01-01T00:00:00Z">
        <w:r>
          <w:t xml:space="preserve">:</w:t>
        </w:r>
      </w:ins>
    </w:p>
    <w:p>
      <w:pPr>
        <w:pStyle w:val="Compact"/>
        <w:numPr>
          <w:ilvl w:val="0"/>
          <w:numId w:val="1055"/>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5"/>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5"/>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0"/>
    <w:bookmarkStart w:id="351" w:name="exm-norm-euclidean"/>
    <w:p>
      <w:pPr>
        <w:pStyle w:val="BodyText"/>
      </w:pPr>
      <w:del w:id="9327" w:author="PR Preview" w:date="2026-01-01T00:00:00Z">
        <w:r>
          <w:rPr>
            <w:b/>
            <w:bCs/>
          </w:rPr>
          <w:delText xml:space="preserve">Example 100 (Euclidean space as a normed vector space)</w:delText>
        </w:r>
      </w:del>
      <w:del w:id="9328" w:author="PR Preview" w:date="2026-01-01T00:00:00Z">
        <w:r>
          <w:delText xml:space="preserve"> </w:delText>
        </w:r>
      </w:del>
      <w:del w:id="9329" w:author="PR Preview" w:date="2026-01-01T00:00:00Z">
        <w:r>
          <w:delText xml:space="preserve">The Euclidean space</w:delText>
        </w:r>
      </w:del>
      <w:del w:id="9330" w:author="PR Preview" w:date="2026-01-01T00:00:00Z">
        <w:r>
          <w:delText xml:space="preserve"> </w:delText>
        </w:r>
      </w:del>
      <m:oMath>
        <m:sSup>
          <m:e>
            <m:r>
              <m:rPr>
                <m:scr m:val="double-struck"/>
                <m:sty m:val="p"/>
              </m:rPr>
              <m:t>R</m:t>
            </m:r>
          </m:e>
          <m:sup>
            <m:r>
              <m:t>p</m:t>
            </m:r>
          </m:sup>
        </m:sSup>
      </m:oMath>
      <w:del w:id="9331" w:author="PR Preview" w:date="2026-01-01T00:00:00Z">
        <w:r>
          <w:delText xml:space="preserve"> </w:delText>
        </w:r>
      </w:del>
      <w:del w:id="9332" w:author="PR Preview" w:date="2026-01-01T00:00:00Z">
        <w:r>
          <w:delText xml:space="preserve">equipped with the Euclidean norm (</w:delText>
        </w:r>
      </w:del>
      <w:hyperlink w:anchor="def-euclidean-norm">
        <w:del w:id="9333" w:author="PR Preview" w:date="2026-01-01T00:00:00Z">
          <w:r>
            <w:rPr>
              <w:rStyle w:val="Hyperlink"/>
            </w:rPr>
            <w:delText xml:space="preserve">Definition 14</w:delText>
          </w:r>
        </w:del>
      </w:hyperlink>
      <w:del w:id="9334" w:author="PR Preview" w:date="2026-01-01T00:00:00Z">
        <w:r>
          <w:delText xml:space="preserve">)</w:delText>
        </w:r>
      </w:del>
      <w:del w:id="9335" w:author="PR Preview" w:date="2026-01-01T00:00:00Z">
        <w:r>
          <w:delText xml:space="preserve"> </w:delText>
        </w:r>
      </w:del>
      <w:del w:id="9336" w:author="PR Preview" w:date="2026-01-01T00:00:00Z">
        <w:r>
          <w:delText xml:space="preserve">is a normed vector space:</w:delText>
        </w:r>
      </w:del>
    </w:p>
    <w:p>
      <w:pPr>
        <w:pStyle w:val="Compact"/>
        <w:numPr>
          <w:ilvl w:val="0"/>
          <w:numId w:val="1055"/>
        </w:numPr>
      </w:pPr>
      <w:del w:id="9337" w:author="PR Preview" w:date="2026-01-01T00:00:00Z">
        <w:r>
          <w:delText xml:space="preserve">Positivity and absolute homogeneity hold by</w:delText>
        </w:r>
      </w:del>
      <w:del w:id="9338" w:author="PR Preview" w:date="2026-01-01T00:00:00Z">
        <w:r>
          <w:delText xml:space="preserve"> </w:delText>
        </w:r>
      </w:del>
      <w:hyperlink w:anchor="thm-norm-properties">
        <w:del w:id="9339" w:author="PR Preview" w:date="2026-01-01T00:00:00Z">
          <w:r>
            <w:rPr>
              <w:rStyle w:val="Hyperlink"/>
            </w:rPr>
            <w:delText xml:space="preserve">Theorem 53</w:delText>
          </w:r>
        </w:del>
      </w:hyperlink>
      <w:del w:id="9340" w:author="PR Preview" w:date="2026-01-01T00:00:00Z">
        <w:r>
          <w:delText xml:space="preserve">.</w:delText>
        </w:r>
      </w:del>
    </w:p>
    <w:p>
      <w:pPr>
        <w:pStyle w:val="Compact"/>
        <w:numPr>
          <w:ilvl w:val="0"/>
          <w:numId w:val="1055"/>
        </w:numPr>
      </w:pPr>
      <w:del w:id="9341" w:author="PR Preview" w:date="2026-01-01T00:00:00Z">
        <w:r>
          <w:delText xml:space="preserve">The triangle inequality holds by</w:delText>
        </w:r>
      </w:del>
      <w:del w:id="9342" w:author="PR Preview" w:date="2026-01-01T00:00:00Z">
        <w:r>
          <w:delText xml:space="preserve"> </w:delText>
        </w:r>
      </w:del>
      <w:hyperlink w:anchor="thm-triangle-inequality">
        <w:del w:id="9343" w:author="PR Preview" w:date="2026-01-01T00:00:00Z">
          <w:r>
            <w:rPr>
              <w:rStyle w:val="Hyperlink"/>
            </w:rPr>
            <w:delText xml:space="preserve">Theorem 56</w:delText>
          </w:r>
        </w:del>
      </w:hyperlink>
      <w:del w:id="9344" w:author="PR Preview" w:date="2026-01-01T00:00:00Z">
        <w:r>
          <w:delText xml:space="preserve">.</w:delText>
        </w:r>
      </w:del>
    </w:p>
    <w:p>
      <w:pPr>
        <w:pStyle w:val="FirstParagraph"/>
      </w:pPr>
      <w:del w:id="9345" w:author="PR Preview" w:date="2026-01-01T00:00:00Z">
        <w:r>
          <w:delText xml:space="preserve">Every inner product space</w:delText>
        </w:r>
      </w:del>
      <w:del w:id="9346" w:author="PR Preview" w:date="2026-01-01T00:00:00Z">
        <w:r>
          <w:delText xml:space="preserve"> </w:delText>
        </w:r>
      </w:del>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del w:id="9347" w:author="PR Preview" w:date="2026-01-01T00:00:00Z">
        <w:r>
          <w:delText xml:space="preserve"> </w:delText>
        </w:r>
      </w:del>
      <w:del w:id="9348" w:author="PR Preview" w:date="2026-01-01T00:00:00Z">
        <w:r>
          <w:delText xml:space="preserve">(</w:delText>
        </w:r>
      </w:del>
      <w:hyperlink w:anchor="def-inner-product-space">
        <w:del w:id="9349" w:author="PR Preview" w:date="2026-01-01T00:00:00Z">
          <w:r>
            <w:rPr>
              <w:rStyle w:val="Hyperlink"/>
            </w:rPr>
            <w:delText xml:space="preserve">Definition 57</w:delText>
          </w:r>
        </w:del>
      </w:hyperlink>
      <w:del w:id="9350" w:author="PR Preview" w:date="2026-01-01T00:00:00Z">
        <w:r>
          <w:delText xml:space="preserve">)</w:delText>
        </w:r>
      </w:del>
      <w:del w:id="9351" w:author="PR Preview" w:date="2026-01-01T00:00:00Z">
        <w:r>
          <w:delText xml:space="preserve"> </w:delText>
        </w:r>
      </w:del>
      <w:del w:id="9352" w:author="PR Preview" w:date="2026-01-01T00:00:00Z">
        <w:r>
          <w:delText xml:space="preserve">naturally defines an induced norm</w:delText>
        </w:r>
      </w:del>
      <w:del w:id="9353" w:author="PR Preview" w:date="2026-01-01T00:00:00Z">
        <w:r>
          <w:delText xml:space="preserve"> </w:delText>
        </w:r>
      </w:del>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del w:id="9354" w:author="PR Preview" w:date="2026-01-01T00:00:00Z">
        <w:r>
          <w:delText xml:space="preserve">,</w:delText>
        </w:r>
      </w:del>
      <w:del w:id="9355" w:author="PR Preview" w:date="2026-01-01T00:00:00Z">
        <w:r>
          <w:delText xml:space="preserve"> </w:delText>
        </w:r>
      </w:del>
      <w:del w:id="9356" w:author="PR Preview" w:date="2026-01-01T00:00:00Z">
        <w:r>
          <w:delText xml:space="preserve">which satisfies all three norm axioms.</w:delText>
        </w:r>
      </w:del>
    </w:p>
    <w:p>
      <w:pPr>
        <w:pStyle w:val="BodyText"/>
      </w:pPr>
      <w:del w:id="9357" w:author="PR Preview" w:date="2026-01-01T00:00:00Z">
        <w:r>
          <w:rPr>
            <w:b/>
            <w:bCs/>
          </w:rPr>
          <w:delText xml:space="preserve">Definition 60 (Vector</w:delText>
        </w:r>
      </w:del>
      <w:del w:id="9358" w:author="PR Preview" w:date="2026-01-01T00:00:00Z">
        <w:r>
          <w:rPr>
            <w:b/>
            <w:bCs/>
          </w:rPr>
          <w:delText xml:space="preserve"> </w:delText>
        </w:r>
      </w:del>
      <m:oMath>
        <m:r>
          <m:t>p</m:t>
        </m:r>
      </m:oMath>
      <w:del w:id="9359" w:author="PR Preview" w:date="2026-01-01T00:00:00Z">
        <w:r>
          <w:rPr>
            <w:b/>
            <w:bCs/>
          </w:rPr>
          <w:delText xml:space="preserve">-norm (</w:delText>
        </w:r>
      </w:del>
      <m:oMath>
        <m:sSub>
          <m:e>
            <m:r>
              <m:t>ℓ</m:t>
            </m:r>
          </m:e>
          <m:sub>
            <m:r>
              <m:t>p</m:t>
            </m:r>
          </m:sub>
        </m:sSub>
      </m:oMath>
      <w:del w:id="9360" w:author="PR Preview" w:date="2026-01-01T00:00:00Z">
        <w:r>
          <w:rPr>
            <w:b/>
            <w:bCs/>
          </w:rPr>
          <w:delText xml:space="preserve"> </w:delText>
        </w:r>
      </w:del>
      <w:del w:id="9361" w:author="PR Preview" w:date="2026-01-01T00:00:00Z">
        <w:r>
          <w:rPr>
            <w:b/>
            <w:bCs/>
          </w:rPr>
          <w:delText xml:space="preserve">norm,</w:delText>
        </w:r>
      </w:del>
      <w:del w:id="9362" w:author="PR Preview" w:date="2026-01-01T00:00:00Z">
        <w:r>
          <w:rPr>
            <w:b/>
            <w:bCs/>
          </w:rPr>
          <w:delText xml:space="preserve"> </w:delText>
        </w:r>
      </w:del>
      <m:oMath>
        <m:sSub>
          <m:e>
            <m:r>
              <m:t>ℓ</m:t>
            </m:r>
          </m:e>
          <m:sub>
            <m:r>
              <m:t>1</m:t>
            </m:r>
          </m:sub>
        </m:sSub>
      </m:oMath>
      <w:del w:id="9363" w:author="PR Preview" w:date="2026-01-01T00:00:00Z">
        <w:r>
          <w:rPr>
            <w:b/>
            <w:bCs/>
          </w:rPr>
          <w:delText xml:space="preserve"> </w:delText>
        </w:r>
      </w:del>
      <w:del w:id="9364" w:author="PR Preview" w:date="2026-01-01T00:00:00Z">
        <w:r>
          <w:rPr>
            <w:b/>
            <w:bCs/>
          </w:rPr>
          <w:delText xml:space="preserve">norm,</w:delText>
        </w:r>
      </w:del>
      <w:del w:id="9365" w:author="PR Preview" w:date="2026-01-01T00:00:00Z">
        <w:r>
          <w:rPr>
            <w:b/>
            <w:bCs/>
          </w:rPr>
          <w:delText xml:space="preserve"> </w:delText>
        </w:r>
      </w:del>
      <m:oMath>
        <m:sSub>
          <m:e>
            <m:r>
              <m:t>ℓ</m:t>
            </m:r>
          </m:e>
          <m:sub>
            <m:r>
              <m:t>2</m:t>
            </m:r>
          </m:sub>
        </m:sSub>
      </m:oMath>
      <w:del w:id="9366" w:author="PR Preview" w:date="2026-01-01T00:00:00Z">
        <w:r>
          <w:rPr>
            <w:b/>
            <w:bCs/>
          </w:rPr>
          <w:delText xml:space="preserve"> </w:delText>
        </w:r>
      </w:del>
      <w:del w:id="9367" w:author="PR Preview" w:date="2026-01-01T00:00:00Z">
        <w:r>
          <w:rPr>
            <w:b/>
            <w:bCs/>
          </w:rPr>
          <w:delText xml:space="preserve">norm, infinity norm))</w:delText>
        </w:r>
      </w:del>
      <w:del w:id="9368" w:author="PR Preview" w:date="2026-01-01T00:00:00Z">
        <w:r>
          <w:delText xml:space="preserve"> </w:delText>
        </w:r>
      </w:del>
      <w:del w:id="9369" w:author="PR Preview" w:date="2026-01-01T00:00:00Z">
        <w:r>
          <w:delText xml:space="preserve">For a vector</w:delText>
        </w:r>
      </w:del>
      <w:del w:id="9370"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9371" w:author="PR Preview" w:date="2026-01-01T00:00:00Z">
        <w:r>
          <w:delText xml:space="preserve"> </w:delText>
        </w:r>
      </w:del>
      <w:del w:id="9372" w:author="PR Preview" w:date="2026-01-01T00:00:00Z">
        <w:r>
          <w:delText xml:space="preserve">and any real number</w:delText>
        </w:r>
      </w:del>
      <w:del w:id="9373" w:author="PR Preview" w:date="2026-01-01T00:00:00Z">
        <w:r>
          <w:delText xml:space="preserve"> </w:delText>
        </w:r>
      </w:del>
      <m:oMath>
        <m:r>
          <m:t>k</m:t>
        </m:r>
        <m:r>
          <m:rPr>
            <m:sty m:val="p"/>
          </m:rPr>
          <m:t>≥</m:t>
        </m:r>
        <m:r>
          <m:t>1</m:t>
        </m:r>
      </m:oMath>
      <w:del w:id="9374" w:author="PR Preview" w:date="2026-01-01T00:00:00Z">
        <w:r>
          <w:delText xml:space="preserve">,</w:delText>
        </w:r>
      </w:del>
      <w:del w:id="9375" w:author="PR Preview" w:date="2026-01-01T00:00:00Z">
        <w:r>
          <w:delText xml:space="preserve"> </w:delText>
        </w:r>
      </w:del>
      <w:del w:id="9376" w:author="PR Preview" w:date="2026-01-01T00:00:00Z">
        <w:r>
          <w:delText xml:space="preserve">the</w:delText>
        </w:r>
      </w:del>
      <w:del w:id="9377" w:author="PR Preview" w:date="2026-01-01T00:00:00Z">
        <w:r>
          <w:delText xml:space="preserve"> </w:delText>
        </w:r>
      </w:del>
      <w:del w:id="9378" w:author="PR Preview" w:date="2026-01-01T00:00:00Z">
        <w:r>
          <w:rPr>
            <w:b/>
            <w:bCs/>
          </w:rPr>
          <w:delText xml:space="preserve">vector</w:delText>
        </w:r>
      </w:del>
      <w:del w:id="9379" w:author="PR Preview" w:date="2026-01-01T00:00:00Z">
        <w:r>
          <w:rPr>
            <w:b/>
            <w:bCs/>
          </w:rPr>
          <w:delText xml:space="preserve"> </w:delText>
        </w:r>
      </w:del>
      <m:oMath>
        <m:r>
          <m:t>p</m:t>
        </m:r>
      </m:oMath>
      <w:del w:id="9380" w:author="PR Preview" w:date="2026-01-01T00:00:00Z">
        <w:r>
          <w:rPr>
            <w:b/>
            <w:bCs/>
          </w:rPr>
          <w:delText xml:space="preserve">-norm</w:delText>
        </w:r>
      </w:del>
      <w:del w:id="9381" w:author="PR Preview" w:date="2026-01-01T00:00:00Z">
        <w:r>
          <w:delText xml:space="preserve"> </w:delText>
        </w:r>
      </w:del>
      <w:del w:id="9382" w:author="PR Preview" w:date="2026-01-01T00:00:00Z">
        <w:r>
          <w:delText xml:space="preserve">(or</w:delText>
        </w:r>
      </w:del>
      <w:del w:id="9383" w:author="PR Preview" w:date="2026-01-01T00:00:00Z">
        <w:r>
          <w:delText xml:space="preserve"> </w:delText>
        </w:r>
      </w:del>
      <m:oMath>
        <m:sSub>
          <m:e>
            <m:r>
              <m:t>ℓ</m:t>
            </m:r>
          </m:e>
          <m:sub>
            <m:r>
              <m:t>p</m:t>
            </m:r>
          </m:sub>
        </m:sSub>
      </m:oMath>
      <w:del w:id="9384" w:author="PR Preview" w:date="2026-01-01T00:00:00Z">
        <w:r>
          <w:rPr>
            <w:b/>
            <w:bCs/>
          </w:rPr>
          <w:delText xml:space="preserve"> </w:delText>
        </w:r>
      </w:del>
      <w:del w:id="9385" w:author="PR Preview" w:date="2026-01-01T00:00:00Z">
        <w:r>
          <w:rPr>
            <w:b/>
            <w:bCs/>
          </w:rPr>
          <w:delText xml:space="preserve">norm</w:delText>
        </w:r>
      </w:del>
      <w:del w:id="9386" w:author="PR Preview" w:date="2026-01-01T00:00:00Z">
        <w:r>
          <w:delText xml:space="preserve">, traditionally named with parameter</w:delText>
        </w:r>
      </w:del>
      <w:del w:id="9387" w:author="PR Preview" w:date="2026-01-01T00:00:00Z">
        <w:r>
          <w:delText xml:space="preserve"> </w:delText>
        </w:r>
      </w:del>
      <m:oMath>
        <m:r>
          <m:t>p</m:t>
        </m:r>
      </m:oMath>
      <w:del w:id="9388" w:author="PR Preview" w:date="2026-01-01T00:00:00Z">
        <w:r>
          <w:delText xml:space="preserve"> </w:delText>
        </w:r>
      </w:del>
      <w:del w:id="9389" w:author="PR Preview" w:date="2026-01-01T00:00:00Z">
        <w:r>
          <w:delText xml:space="preserve">but denoted here with exponent</w:delText>
        </w:r>
      </w:del>
      <w:del w:id="9390" w:author="PR Preview" w:date="2026-01-01T00:00:00Z">
        <w:r>
          <w:delText xml:space="preserve"> </w:delText>
        </w:r>
      </w:del>
      <m:oMath>
        <m:r>
          <m:t>k</m:t>
        </m:r>
      </m:oMath>
      <w:del w:id="9391" w:author="PR Preview" w:date="2026-01-01T00:00:00Z">
        <w:r>
          <w:delText xml:space="preserve"> </w:delText>
        </w:r>
      </w:del>
      <w:del w:id="9392" w:author="PR Preview" w:date="2026-01-01T00:00:00Z">
        <w:r>
          <w:delText xml:space="preserve">to avoid clashing with the ambient vector dimension</w:delText>
        </w:r>
      </w:del>
      <w:del w:id="9393" w:author="PR Preview" w:date="2026-01-01T00:00:00Z">
        <w:r>
          <w:delText xml:space="preserve"> </w:delText>
        </w:r>
      </w:del>
      <m:oMath>
        <m:r>
          <m:t>p</m:t>
        </m:r>
      </m:oMath>
      <w:del w:id="9394" w:author="PR Preview" w:date="2026-01-01T00:00:00Z">
        <w:r>
          <w:delText xml:space="preserve">) is:</w:delText>
        </w:r>
      </w:del>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del w:id="9395" w:author="PR Preview" w:date="2026-01-01T00:00:00Z">
        <w:r>
          <w:delText xml:space="preserve">The cases</w:delText>
        </w:r>
      </w:del>
      <w:del w:id="9396" w:author="PR Preview" w:date="2026-01-01T00:00:00Z">
        <w:r>
          <w:delText xml:space="preserve"> </w:delText>
        </w:r>
      </w:del>
      <m:oMath>
        <m:r>
          <m:t>k</m:t>
        </m:r>
        <m:r>
          <m:rPr>
            <m:sty m:val="p"/>
          </m:rPr>
          <m:t>=</m:t>
        </m:r>
        <m:r>
          <m:t>1</m:t>
        </m:r>
      </m:oMath>
      <w:del w:id="9397" w:author="PR Preview" w:date="2026-01-01T00:00:00Z">
        <w:r>
          <w:delText xml:space="preserve"> </w:delText>
        </w:r>
      </w:del>
      <w:del w:id="9398" w:author="PR Preview" w:date="2026-01-01T00:00:00Z">
        <w:r>
          <w:delText xml:space="preserve">and</w:delText>
        </w:r>
      </w:del>
      <w:del w:id="9399" w:author="PR Preview" w:date="2026-01-01T00:00:00Z">
        <w:r>
          <w:delText xml:space="preserve"> </w:delText>
        </w:r>
      </w:del>
      <m:oMath>
        <m:r>
          <m:t>k</m:t>
        </m:r>
        <m:r>
          <m:rPr>
            <m:sty m:val="p"/>
          </m:rPr>
          <m:t>=</m:t>
        </m:r>
        <m:r>
          <m:t>2</m:t>
        </m:r>
      </m:oMath>
      <w:del w:id="9400" w:author="PR Preview" w:date="2026-01-01T00:00:00Z">
        <w:r>
          <w:delText xml:space="preserve"> </w:delText>
        </w:r>
      </w:del>
      <w:del w:id="9401" w:author="PR Preview" w:date="2026-01-01T00:00:00Z">
        <w:r>
          <w:delText xml:space="preserve">are named the</w:delText>
        </w:r>
      </w:del>
      <w:del w:id="9402" w:author="PR Preview" w:date="2026-01-01T00:00:00Z">
        <w:r>
          <w:delText xml:space="preserve"> </w:delText>
        </w:r>
      </w:del>
      <m:oMath>
        <m:sSub>
          <m:e>
            <m:r>
              <m:t>ℓ</m:t>
            </m:r>
          </m:e>
          <m:sub>
            <m:r>
              <m:t>1</m:t>
            </m:r>
          </m:sub>
        </m:sSub>
      </m:oMath>
      <w:del w:id="9403" w:author="PR Preview" w:date="2026-01-01T00:00:00Z">
        <w:r>
          <w:rPr>
            <w:b/>
            <w:bCs/>
          </w:rPr>
          <w:delText xml:space="preserve"> </w:delText>
        </w:r>
      </w:del>
      <w:del w:id="9404" w:author="PR Preview" w:date="2026-01-01T00:00:00Z">
        <w:r>
          <w:rPr>
            <w:b/>
            <w:bCs/>
          </w:rPr>
          <w:delText xml:space="preserve">norm</w:delText>
        </w:r>
      </w:del>
      <w:del w:id="9405" w:author="PR Preview" w:date="2026-01-01T00:00:00Z">
        <w:r>
          <w:delText xml:space="preserve"> </w:delText>
        </w:r>
      </w:del>
      <w:del w:id="9406" w:author="PR Preview" w:date="2026-01-01T00:00:00Z">
        <w:r>
          <w:delText xml:space="preserve">(also the</w:delText>
        </w:r>
      </w:del>
      <w:del w:id="9407" w:author="PR Preview" w:date="2026-01-01T00:00:00Z">
        <w:r>
          <w:delText xml:space="preserve"> </w:delText>
        </w:r>
      </w:del>
      <w:del w:id="9408" w:author="PR Preview" w:date="2026-01-01T00:00:00Z">
        <w:r>
          <w:rPr>
            <w:b/>
            <w:bCs/>
          </w:rPr>
          <w:delText xml:space="preserve">taxicab norm</w:delText>
        </w:r>
      </w:del>
      <w:del w:id="9409" w:author="PR Preview" w:date="2026-01-01T00:00:00Z">
        <w:r>
          <w:delText xml:space="preserve"> </w:delText>
        </w:r>
      </w:del>
      <w:del w:id="9410" w:author="PR Preview" w:date="2026-01-01T00:00:00Z">
        <w:r>
          <w:delText xml:space="preserve">or</w:delText>
        </w:r>
      </w:del>
      <w:del w:id="9411" w:author="PR Preview" w:date="2026-01-01T00:00:00Z">
        <w:r>
          <w:delText xml:space="preserve"> </w:delText>
        </w:r>
      </w:del>
      <w:del w:id="9412" w:author="PR Preview" w:date="2026-01-01T00:00:00Z">
        <w:r>
          <w:rPr>
            <w:b/>
            <w:bCs/>
          </w:rPr>
          <w:delText xml:space="preserve">Manhattan norm</w:delText>
        </w:r>
      </w:del>
      <w:del w:id="9413" w:author="PR Preview" w:date="2026-01-01T00:00:00Z">
        <w:r>
          <w:delText xml:space="preserve">)</w:delText>
        </w:r>
      </w:del>
      <w:del w:id="9414" w:author="PR Preview" w:date="2026-01-01T00:00:00Z">
        <w:r>
          <w:delText xml:space="preserve"> </w:delText>
        </w:r>
      </w:del>
      <w:del w:id="9415" w:author="PR Preview" w:date="2026-01-01T00:00:00Z">
        <w:r>
          <w:delText xml:space="preserve">and the</w:delText>
        </w:r>
      </w:del>
      <w:del w:id="9416" w:author="PR Preview" w:date="2026-01-01T00:00:00Z">
        <w:r>
          <w:delText xml:space="preserve"> </w:delText>
        </w:r>
      </w:del>
      <m:oMath>
        <m:sSub>
          <m:e>
            <m:r>
              <m:t>ℓ</m:t>
            </m:r>
          </m:e>
          <m:sub>
            <m:r>
              <m:t>2</m:t>
            </m:r>
          </m:sub>
        </m:sSub>
      </m:oMath>
      <w:del w:id="9417" w:author="PR Preview" w:date="2026-01-01T00:00:00Z">
        <w:r>
          <w:rPr>
            <w:b/>
            <w:bCs/>
          </w:rPr>
          <w:delText xml:space="preserve"> </w:delText>
        </w:r>
      </w:del>
      <w:del w:id="9418" w:author="PR Preview" w:date="2026-01-01T00:00:00Z">
        <w:r>
          <w:rPr>
            <w:b/>
            <w:bCs/>
          </w:rPr>
          <w:delText xml:space="preserve">norm</w:delText>
        </w:r>
      </w:del>
      <w:del w:id="9419" w:author="PR Preview" w:date="2026-01-01T00:00:00Z">
        <w:r>
          <w:delText xml:space="preserve">.</w:delText>
        </w:r>
      </w:del>
      <w:del w:id="9420" w:author="PR Preview" w:date="2026-01-01T00:00:00Z">
        <w:r>
          <w:delText xml:space="preserve"> </w:delText>
        </w:r>
      </w:del>
      <w:del w:id="9421" w:author="PR Preview" w:date="2026-01-01T00:00:00Z">
        <w:r>
          <w:delText xml:space="preserve">The</w:delText>
        </w:r>
      </w:del>
      <w:del w:id="9422" w:author="PR Preview" w:date="2026-01-01T00:00:00Z">
        <w:r>
          <w:delText xml:space="preserve"> </w:delText>
        </w:r>
      </w:del>
      <w:del w:id="9423" w:author="PR Preview" w:date="2026-01-01T00:00:00Z">
        <w:r>
          <w:rPr>
            <w:b/>
            <w:bCs/>
          </w:rPr>
          <w:delText xml:space="preserve">infinity norm</w:delText>
        </w:r>
      </w:del>
      <w:del w:id="9424" w:author="PR Preview" w:date="2026-01-01T00:00:00Z">
        <w:r>
          <w:delText xml:space="preserve"> </w:delText>
        </w:r>
      </w:del>
      <w:del w:id="9425" w:author="PR Preview" w:date="2026-01-01T00:00:00Z">
        <w:r>
          <w:delText xml:space="preserve">(also the</w:delText>
        </w:r>
      </w:del>
      <w:del w:id="9426" w:author="PR Preview" w:date="2026-01-01T00:00:00Z">
        <w:r>
          <w:delText xml:space="preserve"> </w:delText>
        </w:r>
      </w:del>
      <m:oMath>
        <m:sSub>
          <m:e>
            <m:r>
              <m:t>ℓ</m:t>
            </m:r>
          </m:e>
          <m:sub>
            <m:r>
              <m:rPr>
                <m:sty m:val="p"/>
              </m:rPr>
              <m:t>∞</m:t>
            </m:r>
          </m:sub>
        </m:sSub>
      </m:oMath>
      <w:del w:id="9427" w:author="PR Preview" w:date="2026-01-01T00:00:00Z">
        <w:r>
          <w:rPr>
            <w:b/>
            <w:bCs/>
          </w:rPr>
          <w:delText xml:space="preserve"> </w:delText>
        </w:r>
      </w:del>
      <w:del w:id="9428" w:author="PR Preview" w:date="2026-01-01T00:00:00Z">
        <w:r>
          <w:rPr>
            <w:b/>
            <w:bCs/>
          </w:rPr>
          <w:delText xml:space="preserve">norm</w:delText>
        </w:r>
      </w:del>
      <w:del w:id="9429" w:author="PR Preview" w:date="2026-01-01T00:00:00Z">
        <w:r>
          <w:delText xml:space="preserve">,</w:delText>
        </w:r>
      </w:del>
      <w:del w:id="9430" w:author="PR Preview" w:date="2026-01-01T00:00:00Z">
        <w:r>
          <w:delText xml:space="preserve"> </w:delText>
        </w:r>
      </w:del>
      <w:del w:id="9431" w:author="PR Preview" w:date="2026-01-01T00:00:00Z">
        <w:r>
          <w:rPr>
            <w:b/>
            <w:bCs/>
          </w:rPr>
          <w:delText xml:space="preserve">maximum norm</w:delText>
        </w:r>
      </w:del>
      <w:del w:id="9432" w:author="PR Preview" w:date="2026-01-01T00:00:00Z">
        <w:r>
          <w:delText xml:space="preserve">, or</w:delText>
        </w:r>
      </w:del>
      <w:del w:id="9433" w:author="PR Preview" w:date="2026-01-01T00:00:00Z">
        <w:r>
          <w:delText xml:space="preserve"> </w:delText>
        </w:r>
      </w:del>
      <w:del w:id="9434" w:author="PR Preview" w:date="2026-01-01T00:00:00Z">
        <w:r>
          <w:rPr>
            <w:b/>
            <w:bCs/>
          </w:rPr>
          <w:delText xml:space="preserve">Chebyshev norm</w:delText>
        </w:r>
      </w:del>
      <w:del w:id="9435" w:author="PR Preview" w:date="2026-01-01T00:00:00Z">
        <w:r>
          <w:delText xml:space="preserve">) is defined separately by</w:delText>
        </w:r>
      </w:del>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p>
      <w:pPr>
        <w:pStyle w:val="FirstParagraph"/>
      </w:pPr>
      <w:del w:id="9436" w:author="PR Preview" w:date="2026-01-01T00:00:00Z">
        <w:r>
          <w:rPr>
            <w:b/>
            <w:bCs/>
          </w:rPr>
          <w:delText xml:space="preserve">Example 101 (Calculating</w:delText>
        </w:r>
      </w:del>
      <w:del w:id="9437" w:author="PR Preview" w:date="2026-01-01T00:00:00Z">
        <w:r>
          <w:rPr>
            <w:b/>
            <w:bCs/>
          </w:rPr>
          <w:delText xml:space="preserve"> </w:delText>
        </w:r>
      </w:del>
      <m:oMath>
        <m:sSub>
          <m:e>
            <m:r>
              <m:t>ℓ</m:t>
            </m:r>
          </m:e>
          <m:sub>
            <m:r>
              <m:t>1</m:t>
            </m:r>
          </m:sub>
        </m:sSub>
      </m:oMath>
      <w:del w:id="9438" w:author="PR Preview" w:date="2026-01-01T00:00:00Z">
        <w:r>
          <w:rPr>
            <w:b/>
            <w:bCs/>
          </w:rPr>
          <w:delText xml:space="preserve">,</w:delText>
        </w:r>
      </w:del>
      <w:del w:id="9439" w:author="PR Preview" w:date="2026-01-01T00:00:00Z">
        <w:r>
          <w:rPr>
            <w:b/>
            <w:bCs/>
          </w:rPr>
          <w:delText xml:space="preserve"> </w:delText>
        </w:r>
      </w:del>
      <m:oMath>
        <m:sSub>
          <m:e>
            <m:r>
              <m:t>ℓ</m:t>
            </m:r>
          </m:e>
          <m:sub>
            <m:r>
              <m:t>2</m:t>
            </m:r>
          </m:sub>
        </m:sSub>
      </m:oMath>
      <w:del w:id="9440" w:author="PR Preview" w:date="2026-01-01T00:00:00Z">
        <w:r>
          <w:rPr>
            <w:b/>
            <w:bCs/>
          </w:rPr>
          <w:delText xml:space="preserve">, and</w:delText>
        </w:r>
      </w:del>
      <w:del w:id="9441" w:author="PR Preview" w:date="2026-01-01T00:00:00Z">
        <w:r>
          <w:rPr>
            <w:b/>
            <w:bCs/>
          </w:rPr>
          <w:delText xml:space="preserve"> </w:delText>
        </w:r>
      </w:del>
      <m:oMath>
        <m:sSub>
          <m:e>
            <m:r>
              <m:t>ℓ</m:t>
            </m:r>
          </m:e>
          <m:sub>
            <m:r>
              <m:rPr>
                <m:sty m:val="p"/>
              </m:rPr>
              <m:t>∞</m:t>
            </m:r>
          </m:sub>
        </m:sSub>
      </m:oMath>
      <w:del w:id="9442" w:author="PR Preview" w:date="2026-01-01T00:00:00Z">
        <w:r>
          <w:rPr>
            <w:b/>
            <w:bCs/>
          </w:rPr>
          <w:delText xml:space="preserve"> </w:delText>
        </w:r>
      </w:del>
      <w:del w:id="9443" w:author="PR Preview" w:date="2026-01-01T00:00:00Z">
        <w:r>
          <w:rPr>
            <w:b/>
            <w:bCs/>
          </w:rPr>
          <w:delText xml:space="preserve">norms)</w:delText>
        </w:r>
      </w:del>
      <w:del w:id="9444" w:author="PR Preview" w:date="2026-01-01T00:00:00Z">
        <w:r>
          <w:delText xml:space="preserve"> </w:delText>
        </w:r>
      </w:del>
      <w:del w:id="9445" w:author="PR Preview" w:date="2026-01-01T00:00:00Z">
        <w:r>
          <w:delText xml:space="preserve">For</w:delText>
        </w:r>
      </w:del>
      <w:del w:id="9446" w:author="PR Preview" w:date="2026-01-01T00:00:00Z">
        <w:r>
          <w:delText xml:space="preserve"> </w:delText>
        </w:r>
      </w:del>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del w:id="9447" w:author="PR Preview" w:date="2026-01-01T00:00:00Z">
        <w:r>
          <w:delText xml:space="preserve">:</w:delText>
        </w:r>
      </w:del>
    </w:p>
    <w:p>
      <w:pPr>
        <w:pStyle w:val="BodyText"/>
      </w:pPr>
      <w:ins w:id="9448" w:author="PR Preview" w:date="2026-01-01T00:00:00Z">
        <w:r>
          <w:rPr>
            <w:b/>
            <w:bCs/>
          </w:rPr>
          <w:t xml:space="preserve">Example 103 (Euclidean space as a normed vector space)</w:t>
        </w:r>
      </w:ins>
      <w:ins w:id="9449" w:author="PR Preview" w:date="2026-01-01T00:00:00Z">
        <w:r>
          <w:t xml:space="preserve"> </w:t>
        </w:r>
      </w:ins>
      <w:ins w:id="9450" w:author="PR Preview" w:date="2026-01-01T00:00:00Z">
        <w:r>
          <w:t xml:space="preserve">The Euclidean space</w:t>
        </w:r>
      </w:ins>
      <w:ins w:id="9451" w:author="PR Preview" w:date="2026-01-01T00:00:00Z">
        <w:r>
          <w:t xml:space="preserve"> </w:t>
        </w:r>
      </w:ins>
      <m:oMath>
        <m:sSup>
          <m:e>
            <m:r>
              <m:rPr>
                <m:scr m:val="double-struck"/>
                <m:sty m:val="p"/>
              </m:rPr>
              <m:t>R</m:t>
            </m:r>
          </m:e>
          <m:sup>
            <m:r>
              <m:t>p</m:t>
            </m:r>
          </m:sup>
        </m:sSup>
      </m:oMath>
      <w:ins w:id="9452" w:author="PR Preview" w:date="2026-01-01T00:00:00Z">
        <w:r>
          <w:t xml:space="preserve"> </w:t>
        </w:r>
      </w:ins>
      <w:ins w:id="9453" w:author="PR Preview" w:date="2026-01-01T00:00:00Z">
        <w:r>
          <w:t xml:space="preserve">equipped with the Euclidean norm (</w:t>
        </w:r>
      </w:ins>
      <w:hyperlink w:anchor="def-euclidean-norm">
        <w:ins w:id="9454" w:author="PR Preview" w:date="2026-01-01T00:00:00Z">
          <w:r>
            <w:rPr>
              <w:rStyle w:val="Hyperlink"/>
            </w:rPr>
            <w:t xml:space="preserve">Definition 14</w:t>
          </w:r>
        </w:ins>
      </w:hyperlink>
      <w:ins w:id="9455" w:author="PR Preview" w:date="2026-01-01T00:00:00Z">
        <w:r>
          <w:t xml:space="preserve">)</w:t>
        </w:r>
      </w:ins>
      <w:ins w:id="9456" w:author="PR Preview" w:date="2026-01-01T00:00:00Z">
        <w:r>
          <w:t xml:space="preserve"> </w:t>
        </w:r>
      </w:ins>
      <w:ins w:id="9457" w:author="PR Preview" w:date="2026-01-01T00:00:00Z">
        <w:r>
          <w:t xml:space="preserve">is a normed vector space:</w:t>
        </w:r>
      </w:ins>
    </w:p>
    <w:p>
      <w:pPr>
        <w:pStyle w:val="Compact"/>
        <w:numPr>
          <w:ilvl w:val="0"/>
          <w:numId w:val="1056"/>
        </w:numPr>
      </w:pPr>
      <w:ins w:id="9458" w:author="PR Preview" w:date="2026-01-01T00:00:00Z">
        <w:r>
          <w:t xml:space="preserve">Positivity and absolute homogeneity hold by</w:t>
        </w:r>
      </w:ins>
      <w:ins w:id="9459" w:author="PR Preview" w:date="2026-01-01T00:00:00Z">
        <w:r>
          <w:t xml:space="preserve"> </w:t>
        </w:r>
      </w:ins>
      <w:hyperlink w:anchor="thm-norm-properties">
        <w:ins w:id="9460" w:author="PR Preview" w:date="2026-01-01T00:00:00Z">
          <w:r>
            <w:rPr>
              <w:rStyle w:val="Hyperlink"/>
            </w:rPr>
            <w:t xml:space="preserve">Theorem 54</w:t>
          </w:r>
        </w:ins>
      </w:hyperlink>
      <w:ins w:id="9461" w:author="PR Preview" w:date="2026-01-01T00:00:00Z">
        <w:r>
          <w:t xml:space="preserve">.</w:t>
        </w:r>
      </w:ins>
    </w:p>
    <w:p>
      <w:pPr>
        <w:pStyle w:val="Compact"/>
        <w:numPr>
          <w:ilvl w:val="0"/>
          <w:numId w:val="1056"/>
        </w:numPr>
      </w:pPr>
      <w:ins w:id="9462" w:author="PR Preview" w:date="2026-01-01T00:00:00Z">
        <w:r>
          <w:t xml:space="preserve">The triangle inequality holds by</w:t>
        </w:r>
      </w:ins>
      <w:ins w:id="9463" w:author="PR Preview" w:date="2026-01-01T00:00:00Z">
        <w:r>
          <w:t xml:space="preserve"> </w:t>
        </w:r>
      </w:ins>
      <w:hyperlink w:anchor="thm-triangle-inequality">
        <w:ins w:id="9464" w:author="PR Preview" w:date="2026-01-01T00:00:00Z">
          <w:r>
            <w:rPr>
              <w:rStyle w:val="Hyperlink"/>
            </w:rPr>
            <w:t xml:space="preserve">Theorem 57</w:t>
          </w:r>
        </w:ins>
      </w:hyperlink>
      <w:ins w:id="9465" w:author="PR Preview" w:date="2026-01-01T00:00:00Z">
        <w:r>
          <w:t xml:space="preserve">.</w:t>
        </w:r>
      </w:ins>
    </w:p>
    <w:p>
      <w:pPr>
        <w:pStyle w:val="FirstParagraph"/>
      </w:pPr>
      <w:ins w:id="9466" w:author="PR Preview" w:date="2026-01-01T00:00:00Z">
        <w:r>
          <w:t xml:space="preserve">Every inner product space</w:t>
        </w:r>
      </w:ins>
      <w:ins w:id="9467" w:author="PR Preview" w:date="2026-01-01T00:00:00Z">
        <w:r>
          <w:t xml:space="preserve"> </w:t>
        </w:r>
      </w:ins>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ins w:id="9468" w:author="PR Preview" w:date="2026-01-01T00:00:00Z">
        <w:r>
          <w:t xml:space="preserve"> </w:t>
        </w:r>
      </w:ins>
      <w:ins w:id="9469" w:author="PR Preview" w:date="2026-01-01T00:00:00Z">
        <w:r>
          <w:t xml:space="preserve">(</w:t>
        </w:r>
      </w:ins>
      <w:hyperlink w:anchor="def-inner-product-space">
        <w:ins w:id="9470" w:author="PR Preview" w:date="2026-01-01T00:00:00Z">
          <w:r>
            <w:rPr>
              <w:rStyle w:val="Hyperlink"/>
            </w:rPr>
            <w:t xml:space="preserve">Definition 60</w:t>
          </w:r>
        </w:ins>
      </w:hyperlink>
      <w:ins w:id="9471" w:author="PR Preview" w:date="2026-01-01T00:00:00Z">
        <w:r>
          <w:t xml:space="preserve">)</w:t>
        </w:r>
      </w:ins>
      <w:ins w:id="9472" w:author="PR Preview" w:date="2026-01-01T00:00:00Z">
        <w:r>
          <w:t xml:space="preserve"> </w:t>
        </w:r>
      </w:ins>
      <w:ins w:id="9473" w:author="PR Preview" w:date="2026-01-01T00:00:00Z">
        <w:r>
          <w:t xml:space="preserve">naturally defines an induced norm</w:t>
        </w:r>
      </w:ins>
      <w:ins w:id="9474" w:author="PR Preview" w:date="2026-01-01T00:00:00Z">
        <w:r>
          <w:t xml:space="preserve"> </w:t>
        </w:r>
      </w:ins>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ins w:id="9475" w:author="PR Preview" w:date="2026-01-01T00:00:00Z">
        <w:r>
          <w:t xml:space="preserve">,</w:t>
        </w:r>
      </w:ins>
      <w:ins w:id="9476" w:author="PR Preview" w:date="2026-01-01T00:00:00Z">
        <w:r>
          <w:t xml:space="preserve"> </w:t>
        </w:r>
      </w:ins>
      <w:ins w:id="9477" w:author="PR Preview" w:date="2026-01-01T00:00:00Z">
        <w:r>
          <w:t xml:space="preserve">which satisfies all three norm axioms.</w:t>
        </w:r>
      </w:ins>
    </w:p>
    <w:bookmarkEnd w:id="351"/>
    <w:bookmarkStart w:id="352" w:name="def-vector-p-norm"/>
    <w:p>
      <w:pPr>
        <w:pStyle w:val="BodyText"/>
      </w:pPr>
      <w:ins w:id="9478" w:author="PR Preview" w:date="2026-01-01T00:00:00Z">
        <w:r>
          <w:rPr>
            <w:b/>
            <w:bCs/>
          </w:rPr>
          <w:t xml:space="preserve">Definition 63 (Vector</w:t>
        </w:r>
      </w:ins>
      <w:ins w:id="9479" w:author="PR Preview" w:date="2026-01-01T00:00:00Z">
        <w:r>
          <w:rPr>
            <w:b/>
            <w:bCs/>
          </w:rPr>
          <w:t xml:space="preserve"> </w:t>
        </w:r>
      </w:ins>
      <m:oMath>
        <m:r>
          <m:t>p</m:t>
        </m:r>
      </m:oMath>
      <w:ins w:id="9480" w:author="PR Preview" w:date="2026-01-01T00:00:00Z">
        <w:r>
          <w:rPr>
            <w:b/>
            <w:bCs/>
          </w:rPr>
          <w:t xml:space="preserve">-norm (</w:t>
        </w:r>
      </w:ins>
      <m:oMath>
        <m:sSub>
          <m:e>
            <m:r>
              <m:t>ℓ</m:t>
            </m:r>
          </m:e>
          <m:sub>
            <m:r>
              <m:t>p</m:t>
            </m:r>
          </m:sub>
        </m:sSub>
      </m:oMath>
      <w:ins w:id="9481" w:author="PR Preview" w:date="2026-01-01T00:00:00Z">
        <w:r>
          <w:rPr>
            <w:b/>
            <w:bCs/>
          </w:rPr>
          <w:t xml:space="preserve"> </w:t>
        </w:r>
      </w:ins>
      <w:ins w:id="9482" w:author="PR Preview" w:date="2026-01-01T00:00:00Z">
        <w:r>
          <w:rPr>
            <w:b/>
            <w:bCs/>
          </w:rPr>
          <w:t xml:space="preserve">norm,</w:t>
        </w:r>
      </w:ins>
      <w:ins w:id="9483" w:author="PR Preview" w:date="2026-01-01T00:00:00Z">
        <w:r>
          <w:rPr>
            <w:b/>
            <w:bCs/>
          </w:rPr>
          <w:t xml:space="preserve"> </w:t>
        </w:r>
      </w:ins>
      <m:oMath>
        <m:sSub>
          <m:e>
            <m:r>
              <m:t>ℓ</m:t>
            </m:r>
          </m:e>
          <m:sub>
            <m:r>
              <m:t>1</m:t>
            </m:r>
          </m:sub>
        </m:sSub>
      </m:oMath>
      <w:ins w:id="9484" w:author="PR Preview" w:date="2026-01-01T00:00:00Z">
        <w:r>
          <w:rPr>
            <w:b/>
            <w:bCs/>
          </w:rPr>
          <w:t xml:space="preserve"> </w:t>
        </w:r>
      </w:ins>
      <w:ins w:id="9485" w:author="PR Preview" w:date="2026-01-01T00:00:00Z">
        <w:r>
          <w:rPr>
            <w:b/>
            <w:bCs/>
          </w:rPr>
          <w:t xml:space="preserve">norm,</w:t>
        </w:r>
      </w:ins>
      <w:ins w:id="9486" w:author="PR Preview" w:date="2026-01-01T00:00:00Z">
        <w:r>
          <w:rPr>
            <w:b/>
            <w:bCs/>
          </w:rPr>
          <w:t xml:space="preserve"> </w:t>
        </w:r>
      </w:ins>
      <m:oMath>
        <m:sSub>
          <m:e>
            <m:r>
              <m:t>ℓ</m:t>
            </m:r>
          </m:e>
          <m:sub>
            <m:r>
              <m:t>2</m:t>
            </m:r>
          </m:sub>
        </m:sSub>
      </m:oMath>
      <w:ins w:id="9487" w:author="PR Preview" w:date="2026-01-01T00:00:00Z">
        <w:r>
          <w:rPr>
            <w:b/>
            <w:bCs/>
          </w:rPr>
          <w:t xml:space="preserve"> </w:t>
        </w:r>
      </w:ins>
      <w:ins w:id="9488" w:author="PR Preview" w:date="2026-01-01T00:00:00Z">
        <w:r>
          <w:rPr>
            <w:b/>
            <w:bCs/>
          </w:rPr>
          <w:t xml:space="preserve">norm, infinity norm))</w:t>
        </w:r>
      </w:ins>
      <w:ins w:id="9489" w:author="PR Preview" w:date="2026-01-01T00:00:00Z">
        <w:r>
          <w:t xml:space="preserve"> </w:t>
        </w:r>
      </w:ins>
      <w:ins w:id="9490" w:author="PR Preview" w:date="2026-01-01T00:00:00Z">
        <w:r>
          <w:t xml:space="preserve">For a vector</w:t>
        </w:r>
      </w:ins>
      <w:ins w:id="9491"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ins w:id="9492" w:author="PR Preview" w:date="2026-01-01T00:00:00Z">
        <w:r>
          <w:t xml:space="preserve"> </w:t>
        </w:r>
      </w:ins>
      <w:ins w:id="9493" w:author="PR Preview" w:date="2026-01-01T00:00:00Z">
        <w:r>
          <w:t xml:space="preserve">and any real number</w:t>
        </w:r>
      </w:ins>
      <w:ins w:id="9494" w:author="PR Preview" w:date="2026-01-01T00:00:00Z">
        <w:r>
          <w:t xml:space="preserve"> </w:t>
        </w:r>
      </w:ins>
      <m:oMath>
        <m:r>
          <m:t>k</m:t>
        </m:r>
        <m:r>
          <m:rPr>
            <m:sty m:val="p"/>
          </m:rPr>
          <m:t>≥</m:t>
        </m:r>
        <m:r>
          <m:t>1</m:t>
        </m:r>
      </m:oMath>
      <w:ins w:id="9495" w:author="PR Preview" w:date="2026-01-01T00:00:00Z">
        <w:r>
          <w:t xml:space="preserve">,</w:t>
        </w:r>
      </w:ins>
      <w:ins w:id="9496" w:author="PR Preview" w:date="2026-01-01T00:00:00Z">
        <w:r>
          <w:t xml:space="preserve"> </w:t>
        </w:r>
      </w:ins>
      <w:ins w:id="9497" w:author="PR Preview" w:date="2026-01-01T00:00:00Z">
        <w:r>
          <w:t xml:space="preserve">the</w:t>
        </w:r>
      </w:ins>
      <w:ins w:id="9498" w:author="PR Preview" w:date="2026-01-01T00:00:00Z">
        <w:r>
          <w:t xml:space="preserve"> </w:t>
        </w:r>
      </w:ins>
      <w:ins w:id="9499" w:author="PR Preview" w:date="2026-01-01T00:00:00Z">
        <w:r>
          <w:rPr>
            <w:b/>
            <w:bCs/>
          </w:rPr>
          <w:t xml:space="preserve">vector</w:t>
        </w:r>
      </w:ins>
      <w:ins w:id="9500" w:author="PR Preview" w:date="2026-01-01T00:00:00Z">
        <w:r>
          <w:rPr>
            <w:b/>
            <w:bCs/>
          </w:rPr>
          <w:t xml:space="preserve"> </w:t>
        </w:r>
      </w:ins>
      <m:oMath>
        <m:r>
          <m:t>p</m:t>
        </m:r>
      </m:oMath>
      <w:ins w:id="9501" w:author="PR Preview" w:date="2026-01-01T00:00:00Z">
        <w:r>
          <w:rPr>
            <w:b/>
            <w:bCs/>
          </w:rPr>
          <w:t xml:space="preserve">-norm</w:t>
        </w:r>
      </w:ins>
      <w:ins w:id="9502" w:author="PR Preview" w:date="2026-01-01T00:00:00Z">
        <w:r>
          <w:t xml:space="preserve"> </w:t>
        </w:r>
      </w:ins>
      <w:ins w:id="9503" w:author="PR Preview" w:date="2026-01-01T00:00:00Z">
        <w:r>
          <w:t xml:space="preserve">(or</w:t>
        </w:r>
      </w:ins>
      <w:ins w:id="9504" w:author="PR Preview" w:date="2026-01-01T00:00:00Z">
        <w:r>
          <w:t xml:space="preserve"> </w:t>
        </w:r>
      </w:ins>
      <m:oMath>
        <m:sSub>
          <m:e>
            <m:r>
              <m:t>ℓ</m:t>
            </m:r>
          </m:e>
          <m:sub>
            <m:r>
              <m:t>p</m:t>
            </m:r>
          </m:sub>
        </m:sSub>
      </m:oMath>
      <w:ins w:id="9505" w:author="PR Preview" w:date="2026-01-01T00:00:00Z">
        <w:r>
          <w:rPr>
            <w:b/>
            <w:bCs/>
          </w:rPr>
          <w:t xml:space="preserve"> </w:t>
        </w:r>
      </w:ins>
      <w:ins w:id="9506" w:author="PR Preview" w:date="2026-01-01T00:00:00Z">
        <w:r>
          <w:rPr>
            <w:b/>
            <w:bCs/>
          </w:rPr>
          <w:t xml:space="preserve">norm</w:t>
        </w:r>
      </w:ins>
      <w:ins w:id="9507" w:author="PR Preview" w:date="2026-01-01T00:00:00Z">
        <w:r>
          <w:t xml:space="preserve">, traditionally named with parameter</w:t>
        </w:r>
      </w:ins>
      <w:ins w:id="9508" w:author="PR Preview" w:date="2026-01-01T00:00:00Z">
        <w:r>
          <w:t xml:space="preserve"> </w:t>
        </w:r>
      </w:ins>
      <m:oMath>
        <m:r>
          <m:t>p</m:t>
        </m:r>
      </m:oMath>
      <w:ins w:id="9509" w:author="PR Preview" w:date="2026-01-01T00:00:00Z">
        <w:r>
          <w:t xml:space="preserve"> </w:t>
        </w:r>
      </w:ins>
      <w:ins w:id="9510" w:author="PR Preview" w:date="2026-01-01T00:00:00Z">
        <w:r>
          <w:t xml:space="preserve">but denoted here with exponent</w:t>
        </w:r>
      </w:ins>
      <w:ins w:id="9511" w:author="PR Preview" w:date="2026-01-01T00:00:00Z">
        <w:r>
          <w:t xml:space="preserve"> </w:t>
        </w:r>
      </w:ins>
      <m:oMath>
        <m:r>
          <m:t>k</m:t>
        </m:r>
      </m:oMath>
      <w:ins w:id="9512" w:author="PR Preview" w:date="2026-01-01T00:00:00Z">
        <w:r>
          <w:t xml:space="preserve"> </w:t>
        </w:r>
      </w:ins>
      <w:ins w:id="9513" w:author="PR Preview" w:date="2026-01-01T00:00:00Z">
        <w:r>
          <w:t xml:space="preserve">to avoid clashing with the ambient vector dimension</w:t>
        </w:r>
      </w:ins>
      <w:ins w:id="9514" w:author="PR Preview" w:date="2026-01-01T00:00:00Z">
        <w:r>
          <w:t xml:space="preserve"> </w:t>
        </w:r>
      </w:ins>
      <m:oMath>
        <m:r>
          <m:t>p</m:t>
        </m:r>
      </m:oMath>
      <w:ins w:id="9515" w:author="PR Preview" w:date="2026-01-01T00:00:00Z">
        <w:r>
          <w:t xml:space="preserve">) is:</w:t>
        </w:r>
      </w:ins>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ins w:id="9516" w:author="PR Preview" w:date="2026-01-01T00:00:00Z">
        <w:r>
          <w:t xml:space="preserve">The cases</w:t>
        </w:r>
      </w:ins>
      <w:ins w:id="9517" w:author="PR Preview" w:date="2026-01-01T00:00:00Z">
        <w:r>
          <w:t xml:space="preserve"> </w:t>
        </w:r>
      </w:ins>
      <m:oMath>
        <m:r>
          <m:t>k</m:t>
        </m:r>
        <m:r>
          <m:rPr>
            <m:sty m:val="p"/>
          </m:rPr>
          <m:t>=</m:t>
        </m:r>
        <m:r>
          <m:t>1</m:t>
        </m:r>
      </m:oMath>
      <w:ins w:id="9518" w:author="PR Preview" w:date="2026-01-01T00:00:00Z">
        <w:r>
          <w:t xml:space="preserve"> </w:t>
        </w:r>
      </w:ins>
      <w:ins w:id="9519" w:author="PR Preview" w:date="2026-01-01T00:00:00Z">
        <w:r>
          <w:t xml:space="preserve">and</w:t>
        </w:r>
      </w:ins>
      <w:ins w:id="9520" w:author="PR Preview" w:date="2026-01-01T00:00:00Z">
        <w:r>
          <w:t xml:space="preserve"> </w:t>
        </w:r>
      </w:ins>
      <m:oMath>
        <m:r>
          <m:t>k</m:t>
        </m:r>
        <m:r>
          <m:rPr>
            <m:sty m:val="p"/>
          </m:rPr>
          <m:t>=</m:t>
        </m:r>
        <m:r>
          <m:t>2</m:t>
        </m:r>
      </m:oMath>
      <w:ins w:id="9521" w:author="PR Preview" w:date="2026-01-01T00:00:00Z">
        <w:r>
          <w:t xml:space="preserve"> </w:t>
        </w:r>
      </w:ins>
      <w:ins w:id="9522" w:author="PR Preview" w:date="2026-01-01T00:00:00Z">
        <w:r>
          <w:t xml:space="preserve">are named the</w:t>
        </w:r>
      </w:ins>
      <w:ins w:id="9523" w:author="PR Preview" w:date="2026-01-01T00:00:00Z">
        <w:r>
          <w:t xml:space="preserve"> </w:t>
        </w:r>
      </w:ins>
      <m:oMath>
        <m:sSub>
          <m:e>
            <m:r>
              <m:t>ℓ</m:t>
            </m:r>
          </m:e>
          <m:sub>
            <m:r>
              <m:t>1</m:t>
            </m:r>
          </m:sub>
        </m:sSub>
      </m:oMath>
      <w:ins w:id="9524" w:author="PR Preview" w:date="2026-01-01T00:00:00Z">
        <w:r>
          <w:rPr>
            <w:b/>
            <w:bCs/>
          </w:rPr>
          <w:t xml:space="preserve"> </w:t>
        </w:r>
      </w:ins>
      <w:ins w:id="9525" w:author="PR Preview" w:date="2026-01-01T00:00:00Z">
        <w:r>
          <w:rPr>
            <w:b/>
            <w:bCs/>
          </w:rPr>
          <w:t xml:space="preserve">norm</w:t>
        </w:r>
      </w:ins>
      <w:ins w:id="9526" w:author="PR Preview" w:date="2026-01-01T00:00:00Z">
        <w:r>
          <w:t xml:space="preserve"> </w:t>
        </w:r>
      </w:ins>
      <w:ins w:id="9527" w:author="PR Preview" w:date="2026-01-01T00:00:00Z">
        <w:r>
          <w:t xml:space="preserve">(also the</w:t>
        </w:r>
      </w:ins>
      <w:ins w:id="9528" w:author="PR Preview" w:date="2026-01-01T00:00:00Z">
        <w:r>
          <w:t xml:space="preserve"> </w:t>
        </w:r>
      </w:ins>
      <w:ins w:id="9529" w:author="PR Preview" w:date="2026-01-01T00:00:00Z">
        <w:r>
          <w:rPr>
            <w:b/>
            <w:bCs/>
          </w:rPr>
          <w:t xml:space="preserve">taxicab norm</w:t>
        </w:r>
      </w:ins>
      <w:ins w:id="9530" w:author="PR Preview" w:date="2026-01-01T00:00:00Z">
        <w:r>
          <w:t xml:space="preserve"> </w:t>
        </w:r>
      </w:ins>
      <w:ins w:id="9531" w:author="PR Preview" w:date="2026-01-01T00:00:00Z">
        <w:r>
          <w:t xml:space="preserve">or</w:t>
        </w:r>
      </w:ins>
      <w:ins w:id="9532" w:author="PR Preview" w:date="2026-01-01T00:00:00Z">
        <w:r>
          <w:t xml:space="preserve"> </w:t>
        </w:r>
      </w:ins>
      <w:ins w:id="9533" w:author="PR Preview" w:date="2026-01-01T00:00:00Z">
        <w:r>
          <w:rPr>
            <w:b/>
            <w:bCs/>
          </w:rPr>
          <w:t xml:space="preserve">Manhattan norm</w:t>
        </w:r>
      </w:ins>
      <w:ins w:id="9534" w:author="PR Preview" w:date="2026-01-01T00:00:00Z">
        <w:r>
          <w:t xml:space="preserve">)</w:t>
        </w:r>
      </w:ins>
      <w:ins w:id="9535" w:author="PR Preview" w:date="2026-01-01T00:00:00Z">
        <w:r>
          <w:t xml:space="preserve"> </w:t>
        </w:r>
      </w:ins>
      <w:ins w:id="9536" w:author="PR Preview" w:date="2026-01-01T00:00:00Z">
        <w:r>
          <w:t xml:space="preserve">and the</w:t>
        </w:r>
      </w:ins>
      <w:ins w:id="9537" w:author="PR Preview" w:date="2026-01-01T00:00:00Z">
        <w:r>
          <w:t xml:space="preserve"> </w:t>
        </w:r>
      </w:ins>
      <m:oMath>
        <m:sSub>
          <m:e>
            <m:r>
              <m:t>ℓ</m:t>
            </m:r>
          </m:e>
          <m:sub>
            <m:r>
              <m:t>2</m:t>
            </m:r>
          </m:sub>
        </m:sSub>
      </m:oMath>
      <w:ins w:id="9538" w:author="PR Preview" w:date="2026-01-01T00:00:00Z">
        <w:r>
          <w:rPr>
            <w:b/>
            <w:bCs/>
          </w:rPr>
          <w:t xml:space="preserve"> </w:t>
        </w:r>
      </w:ins>
      <w:ins w:id="9539" w:author="PR Preview" w:date="2026-01-01T00:00:00Z">
        <w:r>
          <w:rPr>
            <w:b/>
            <w:bCs/>
          </w:rPr>
          <w:t xml:space="preserve">norm</w:t>
        </w:r>
      </w:ins>
      <w:ins w:id="9540" w:author="PR Preview" w:date="2026-01-01T00:00:00Z">
        <w:r>
          <w:t xml:space="preserve">.</w:t>
        </w:r>
      </w:ins>
    </w:p>
    <w:bookmarkEnd w:id="352"/>
    <w:bookmarkStart w:id="353" w:name="exm-vector-p-norm"/>
    <w:p>
      <w:pPr>
        <w:pStyle w:val="BodyText"/>
      </w:pPr>
      <w:ins w:id="9541" w:author="PR Preview" w:date="2026-01-01T00:00:00Z">
        <w:r>
          <w:rPr>
            <w:b/>
            <w:bCs/>
          </w:rPr>
          <w:t xml:space="preserve">Example 104 (Calculating</w:t>
        </w:r>
      </w:ins>
      <w:ins w:id="9542" w:author="PR Preview" w:date="2026-01-01T00:00:00Z">
        <w:r>
          <w:rPr>
            <w:b/>
            <w:bCs/>
          </w:rPr>
          <w:t xml:space="preserve"> </w:t>
        </w:r>
      </w:ins>
      <m:oMath>
        <m:sSub>
          <m:e>
            <m:r>
              <m:t>ℓ</m:t>
            </m:r>
          </m:e>
          <m:sub>
            <m:r>
              <m:t>1</m:t>
            </m:r>
          </m:sub>
        </m:sSub>
      </m:oMath>
      <w:ins w:id="9543" w:author="PR Preview" w:date="2026-01-01T00:00:00Z">
        <w:r>
          <w:rPr>
            <w:b/>
            <w:bCs/>
          </w:rPr>
          <w:t xml:space="preserve">,</w:t>
        </w:r>
      </w:ins>
      <w:ins w:id="9544" w:author="PR Preview" w:date="2026-01-01T00:00:00Z">
        <w:r>
          <w:rPr>
            <w:b/>
            <w:bCs/>
          </w:rPr>
          <w:t xml:space="preserve"> </w:t>
        </w:r>
      </w:ins>
      <m:oMath>
        <m:sSub>
          <m:e>
            <m:r>
              <m:t>ℓ</m:t>
            </m:r>
          </m:e>
          <m:sub>
            <m:r>
              <m:t>2</m:t>
            </m:r>
          </m:sub>
        </m:sSub>
      </m:oMath>
      <w:ins w:id="9545" w:author="PR Preview" w:date="2026-01-01T00:00:00Z">
        <w:r>
          <w:rPr>
            <w:b/>
            <w:bCs/>
          </w:rPr>
          <w:t xml:space="preserve">, and</w:t>
        </w:r>
      </w:ins>
      <w:ins w:id="9546" w:author="PR Preview" w:date="2026-01-01T00:00:00Z">
        <w:r>
          <w:rPr>
            <w:b/>
            <w:bCs/>
          </w:rPr>
          <w:t xml:space="preserve"> </w:t>
        </w:r>
      </w:ins>
      <m:oMath>
        <m:sSub>
          <m:e>
            <m:r>
              <m:t>ℓ</m:t>
            </m:r>
          </m:e>
          <m:sub>
            <m:r>
              <m:rPr>
                <m:sty m:val="p"/>
              </m:rPr>
              <m:t>∞</m:t>
            </m:r>
          </m:sub>
        </m:sSub>
      </m:oMath>
      <w:ins w:id="9547" w:author="PR Preview" w:date="2026-01-01T00:00:00Z">
        <w:r>
          <w:rPr>
            <w:b/>
            <w:bCs/>
          </w:rPr>
          <w:t xml:space="preserve"> </w:t>
        </w:r>
      </w:ins>
      <w:ins w:id="9548" w:author="PR Preview" w:date="2026-01-01T00:00:00Z">
        <w:r>
          <w:rPr>
            <w:b/>
            <w:bCs/>
          </w:rPr>
          <w:t xml:space="preserve">norms)</w:t>
        </w:r>
      </w:ins>
      <w:ins w:id="9549" w:author="PR Preview" w:date="2026-01-01T00:00:00Z">
        <w:r>
          <w:t xml:space="preserve"> </w:t>
        </w:r>
      </w:ins>
      <w:ins w:id="9550" w:author="PR Preview" w:date="2026-01-01T00:00:00Z">
        <w:r>
          <w:t xml:space="preserve">For</w:t>
        </w:r>
      </w:ins>
      <w:ins w:id="9551" w:author="PR Preview" w:date="2026-01-01T00:00:00Z">
        <w:r>
          <w:t xml:space="preserve"> </w:t>
        </w:r>
      </w:ins>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ins w:id="9552" w:author="PR Preview" w:date="2026-01-01T00:00:00Z">
        <w:r>
          <w:t xml:space="preserve">:</w:t>
        </w:r>
      </w:ins>
    </w:p>
    <w:p>
      <w:pPr>
        <w:numPr>
          <w:ilvl w:val="0"/>
          <w:numId w:val="1057"/>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7"/>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7"/>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3"/>
    <w:bookmarkStart w:id="354" w:name="rem-vector-norms-sparsity"/>
    <w:p>
      <w:pPr>
        <w:pStyle w:val="FirstParagraph"/>
      </w:pPr>
      <w:del w:id="9553" w:author="PR Preview" w:date="2026-01-01T00:00:00Z">
        <w:r>
          <w:rPr>
            <w:i/>
            <w:iCs/>
          </w:rPr>
          <w:delText xml:space="preserve">Remark 16</w:delText>
        </w:r>
      </w:del>
      <w:del w:id="9554" w:author="PR Preview" w:date="2026-01-01T00:00:00Z">
        <w:r>
          <w:delText xml:space="preserve"> (Unit balls and regularization in machine learning). </w:delText>
        </w:r>
      </w:del>
      <w:del w:id="9555" w:author="PR Preview" w:date="2026-01-01T00:00:00Z">
        <w:r>
          <w:delText xml:space="preserve">The unit ball in</w:delText>
        </w:r>
      </w:del>
      <w:del w:id="9556" w:author="PR Preview" w:date="2026-01-01T00:00:00Z">
        <w:r>
          <w:delText xml:space="preserve"> </w:delText>
        </w:r>
      </w:del>
      <m:oMath>
        <m:sSup>
          <m:e>
            <m:r>
              <m:rPr>
                <m:scr m:val="double-struck"/>
                <m:sty m:val="p"/>
              </m:rPr>
              <m:t>R</m:t>
            </m:r>
          </m:e>
          <m:sup>
            <m:r>
              <m:t>2</m:t>
            </m:r>
          </m:sup>
        </m:sSup>
      </m:oMath>
      <w:del w:id="9557" w:author="PR Preview" w:date="2026-01-01T00:00:00Z">
        <w:r>
          <w:delText xml:space="preserve"> </w:delText>
        </w:r>
      </w:del>
      <w:del w:id="9558" w:author="PR Preview" w:date="2026-01-01T00:00:00Z">
        <w:r>
          <w:delText xml:space="preserve">under the</w:delText>
        </w:r>
      </w:del>
      <w:del w:id="9559" w:author="PR Preview" w:date="2026-01-01T00:00:00Z">
        <w:r>
          <w:delText xml:space="preserve"> </w:delText>
        </w:r>
      </w:del>
      <m:oMath>
        <m:sSub>
          <m:e>
            <m:r>
              <m:t>ℓ</m:t>
            </m:r>
          </m:e>
          <m:sub>
            <m:r>
              <m:t>p</m:t>
            </m:r>
          </m:sub>
        </m:sSub>
      </m:oMath>
      <w:del w:id="9560" w:author="PR Preview" w:date="2026-01-01T00:00:00Z">
        <w:r>
          <w:delText xml:space="preserve"> </w:delText>
        </w:r>
      </w:del>
      <w:del w:id="9561" w:author="PR Preview" w:date="2026-01-01T00:00:00Z">
        <w:r>
          <w:delText xml:space="preserve">norm is the set</w:delText>
        </w:r>
      </w:del>
      <w:del w:id="9562" w:author="PR Preview" w:date="2026-01-01T00:00:00Z">
        <w:r>
          <w:delText xml:space="preserve"> </w:delText>
        </w:r>
      </w:del>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del w:id="9563" w:author="PR Preview" w:date="2026-01-01T00:00:00Z">
        <w:r>
          <w:delText xml:space="preserve">:</w:delText>
        </w:r>
      </w:del>
    </w:p>
    <w:p>
      <w:pPr>
        <w:pStyle w:val="FirstParagraph"/>
      </w:pPr>
      <w:ins w:id="9564" w:author="PR Preview" w:date="2026-01-01T00:00:00Z">
        <w:r>
          <w:rPr>
            <w:i/>
            <w:iCs/>
          </w:rPr>
          <w:t xml:space="preserve">Remark 23</w:t>
        </w:r>
      </w:ins>
      <w:ins w:id="9565" w:author="PR Preview" w:date="2026-01-01T00:00:00Z">
        <w:r>
          <w:t xml:space="preserve"> (Unit balls and regularization in machine learning). </w:t>
        </w:r>
      </w:ins>
      <w:ins w:id="9566" w:author="PR Preview" w:date="2026-01-01T00:00:00Z">
        <w:r>
          <w:t xml:space="preserve">The unit ball in</w:t>
        </w:r>
      </w:ins>
      <w:ins w:id="9567" w:author="PR Preview" w:date="2026-01-01T00:00:00Z">
        <w:r>
          <w:t xml:space="preserve"> </w:t>
        </w:r>
      </w:ins>
      <m:oMath>
        <m:sSup>
          <m:e>
            <m:r>
              <m:rPr>
                <m:scr m:val="double-struck"/>
                <m:sty m:val="p"/>
              </m:rPr>
              <m:t>R</m:t>
            </m:r>
          </m:e>
          <m:sup>
            <m:r>
              <m:t>2</m:t>
            </m:r>
          </m:sup>
        </m:sSup>
      </m:oMath>
      <w:ins w:id="9568" w:author="PR Preview" w:date="2026-01-01T00:00:00Z">
        <w:r>
          <w:t xml:space="preserve"> </w:t>
        </w:r>
      </w:ins>
      <w:ins w:id="9569" w:author="PR Preview" w:date="2026-01-01T00:00:00Z">
        <w:r>
          <w:t xml:space="preserve">under the</w:t>
        </w:r>
      </w:ins>
      <w:ins w:id="9570" w:author="PR Preview" w:date="2026-01-01T00:00:00Z">
        <w:r>
          <w:t xml:space="preserve"> </w:t>
        </w:r>
      </w:ins>
      <m:oMath>
        <m:sSub>
          <m:e>
            <m:r>
              <m:t>ℓ</m:t>
            </m:r>
          </m:e>
          <m:sub>
            <m:r>
              <m:t>p</m:t>
            </m:r>
          </m:sub>
        </m:sSub>
      </m:oMath>
      <w:ins w:id="9571" w:author="PR Preview" w:date="2026-01-01T00:00:00Z">
        <w:r>
          <w:t xml:space="preserve"> </w:t>
        </w:r>
      </w:ins>
      <w:ins w:id="9572" w:author="PR Preview" w:date="2026-01-01T00:00:00Z">
        <w:r>
          <w:t xml:space="preserve">norm is the set</w:t>
        </w:r>
      </w:ins>
      <w:ins w:id="9573" w:author="PR Preview" w:date="2026-01-01T00:00:00Z">
        <w:r>
          <w:t xml:space="preserve"> </w:t>
        </w:r>
      </w:ins>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ins w:id="9574" w:author="PR Preview" w:date="2026-01-01T00:00:00Z">
        <w:r>
          <w:t xml:space="preserve">:</w:t>
        </w:r>
      </w:ins>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4"/>
    <w:bookmarkStart w:id="355" w:name="def-infinity-norm"/>
    <w:p>
      <w:pPr>
        <w:pStyle w:val="BodyText"/>
      </w:pPr>
      <w:del w:id="9575" w:author="PR Preview" w:date="2026-01-01T00:00:00Z">
        <w:r>
          <w:rPr>
            <w:b/>
            <w:bCs/>
          </w:rPr>
          <w:delText xml:space="preserve">Theorem 57 (The</w:delText>
        </w:r>
      </w:del>
      <w:del w:id="9576" w:author="PR Preview" w:date="2026-01-01T00:00:00Z">
        <w:r>
          <w:rPr>
            <w:b/>
            <w:bCs/>
          </w:rPr>
          <w:delText xml:space="preserve"> </w:delText>
        </w:r>
      </w:del>
      <m:oMath>
        <m:sSub>
          <m:e>
            <m:r>
              <m:t>ℓ</m:t>
            </m:r>
          </m:e>
          <m:sub>
            <m:r>
              <m:t>1</m:t>
            </m:r>
          </m:sub>
        </m:sSub>
      </m:oMath>
      <w:del w:id="9577" w:author="PR Preview" w:date="2026-01-01T00:00:00Z">
        <w:r>
          <w:rPr>
            <w:b/>
            <w:bCs/>
          </w:rPr>
          <w:delText xml:space="preserve">,</w:delText>
        </w:r>
      </w:del>
      <w:del w:id="9578" w:author="PR Preview" w:date="2026-01-01T00:00:00Z">
        <w:r>
          <w:rPr>
            <w:b/>
            <w:bCs/>
          </w:rPr>
          <w:delText xml:space="preserve"> </w:delText>
        </w:r>
      </w:del>
      <m:oMath>
        <m:sSub>
          <m:e>
            <m:r>
              <m:t>ℓ</m:t>
            </m:r>
          </m:e>
          <m:sub>
            <m:r>
              <m:t>2</m:t>
            </m:r>
          </m:sub>
        </m:sSub>
      </m:oMath>
      <w:del w:id="9579" w:author="PR Preview" w:date="2026-01-01T00:00:00Z">
        <w:r>
          <w:rPr>
            <w:b/>
            <w:bCs/>
          </w:rPr>
          <w:delText xml:space="preserve"> </w:delText>
        </w:r>
      </w:del>
      <w:del w:id="9580" w:author="PR Preview" w:date="2026-01-01T00:00:00Z">
        <w:r>
          <w:rPr>
            <w:b/>
            <w:bCs/>
          </w:rPr>
          <w:delText xml:space="preserve">and infinity norms, and the norm axioms)</w:delText>
        </w:r>
      </w:del>
      <w:del w:id="9581" w:author="PR Preview" w:date="2026-01-01T00:00:00Z">
        <w:r>
          <w:delText xml:space="preserve"> </w:delText>
        </w:r>
      </w:del>
      <w:del w:id="9582" w:author="PR Preview" w:date="2026-01-01T00:00:00Z">
        <w:r>
          <w:delText xml:space="preserve">Let</w:delText>
        </w:r>
      </w:del>
      <w:del w:id="9583"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9584" w:author="PR Preview" w:date="2026-01-01T00:00:00Z">
        <w:r>
          <w:delText xml:space="preserve">.</w:delText>
        </w:r>
      </w:del>
    </w:p>
    <w:p>
      <w:pPr>
        <w:pStyle w:val="BodyText"/>
      </w:pPr>
      <w:ins w:id="9585" w:author="PR Preview" w:date="2026-01-01T00:00:00Z">
        <w:r>
          <w:rPr>
            <w:b/>
            <w:bCs/>
          </w:rPr>
          <w:t xml:space="preserve">Definition 64 (Infinity norm (</w:t>
        </w:r>
      </w:ins>
      <m:oMath>
        <m:sSub>
          <m:e>
            <m:r>
              <m:t>ℓ</m:t>
            </m:r>
          </m:e>
          <m:sub>
            <m:r>
              <m:rPr>
                <m:sty m:val="p"/>
              </m:rPr>
              <m:t>∞</m:t>
            </m:r>
          </m:sub>
        </m:sSub>
      </m:oMath>
      <w:ins w:id="9586" w:author="PR Preview" w:date="2026-01-01T00:00:00Z">
        <w:r>
          <w:rPr>
            <w:b/>
            <w:bCs/>
          </w:rPr>
          <w:t xml:space="preserve"> </w:t>
        </w:r>
      </w:ins>
      <w:ins w:id="9587" w:author="PR Preview" w:date="2026-01-01T00:00:00Z">
        <w:r>
          <w:rPr>
            <w:b/>
            <w:bCs/>
          </w:rPr>
          <w:t xml:space="preserve">norm, maximum norm, Chebyshev norm))</w:t>
        </w:r>
      </w:ins>
      <w:ins w:id="9588" w:author="PR Preview" w:date="2026-01-01T00:00:00Z">
        <w:r>
          <w:t xml:space="preserve"> </w:t>
        </w:r>
      </w:ins>
      <w:ins w:id="9589" w:author="PR Preview" w:date="2026-01-01T00:00:00Z">
        <w:r>
          <w:t xml:space="preserve">For a vector</w:t>
        </w:r>
      </w:ins>
      <w:ins w:id="9590"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ins w:id="9591" w:author="PR Preview" w:date="2026-01-01T00:00:00Z">
        <w:r>
          <w:t xml:space="preserve">,</w:t>
        </w:r>
      </w:ins>
      <w:ins w:id="9592" w:author="PR Preview" w:date="2026-01-01T00:00:00Z">
        <w:r>
          <w:t xml:space="preserve"> </w:t>
        </w:r>
      </w:ins>
      <w:ins w:id="9593" w:author="PR Preview" w:date="2026-01-01T00:00:00Z">
        <w:r>
          <w:t xml:space="preserve">the</w:t>
        </w:r>
      </w:ins>
      <w:ins w:id="9594" w:author="PR Preview" w:date="2026-01-01T00:00:00Z">
        <w:r>
          <w:t xml:space="preserve"> </w:t>
        </w:r>
      </w:ins>
      <w:ins w:id="9595" w:author="PR Preview" w:date="2026-01-01T00:00:00Z">
        <w:r>
          <w:rPr>
            <w:b/>
            <w:bCs/>
          </w:rPr>
          <w:t xml:space="preserve">infinity norm</w:t>
        </w:r>
      </w:ins>
      <w:ins w:id="9596" w:author="PR Preview" w:date="2026-01-01T00:00:00Z">
        <w:r>
          <w:t xml:space="preserve"> </w:t>
        </w:r>
      </w:ins>
      <w:ins w:id="9597" w:author="PR Preview" w:date="2026-01-01T00:00:00Z">
        <w:r>
          <w:t xml:space="preserve">(also the</w:t>
        </w:r>
      </w:ins>
      <w:ins w:id="9598" w:author="PR Preview" w:date="2026-01-01T00:00:00Z">
        <w:r>
          <w:t xml:space="preserve"> </w:t>
        </w:r>
      </w:ins>
      <m:oMath>
        <m:sSub>
          <m:e>
            <m:r>
              <m:t>ℓ</m:t>
            </m:r>
          </m:e>
          <m:sub>
            <m:r>
              <m:rPr>
                <m:sty m:val="p"/>
              </m:rPr>
              <m:t>∞</m:t>
            </m:r>
          </m:sub>
        </m:sSub>
      </m:oMath>
      <w:ins w:id="9599" w:author="PR Preview" w:date="2026-01-01T00:00:00Z">
        <w:r>
          <w:rPr>
            <w:b/>
            <w:bCs/>
          </w:rPr>
          <w:t xml:space="preserve"> </w:t>
        </w:r>
      </w:ins>
      <w:ins w:id="9600" w:author="PR Preview" w:date="2026-01-01T00:00:00Z">
        <w:r>
          <w:rPr>
            <w:b/>
            <w:bCs/>
          </w:rPr>
          <w:t xml:space="preserve">norm</w:t>
        </w:r>
      </w:ins>
      <w:ins w:id="9601" w:author="PR Preview" w:date="2026-01-01T00:00:00Z">
        <w:r>
          <w:t xml:space="preserve">,</w:t>
        </w:r>
      </w:ins>
      <w:ins w:id="9602" w:author="PR Preview" w:date="2026-01-01T00:00:00Z">
        <w:r>
          <w:t xml:space="preserve"> </w:t>
        </w:r>
      </w:ins>
      <w:ins w:id="9603" w:author="PR Preview" w:date="2026-01-01T00:00:00Z">
        <w:r>
          <w:rPr>
            <w:b/>
            <w:bCs/>
          </w:rPr>
          <w:t xml:space="preserve">maximum norm</w:t>
        </w:r>
      </w:ins>
      <w:ins w:id="9604" w:author="PR Preview" w:date="2026-01-01T00:00:00Z">
        <w:r>
          <w:t xml:space="preserve">, or</w:t>
        </w:r>
      </w:ins>
      <w:ins w:id="9605" w:author="PR Preview" w:date="2026-01-01T00:00:00Z">
        <w:r>
          <w:t xml:space="preserve"> </w:t>
        </w:r>
      </w:ins>
      <w:ins w:id="9606" w:author="PR Preview" w:date="2026-01-01T00:00:00Z">
        <w:r>
          <w:rPr>
            <w:b/>
            <w:bCs/>
          </w:rPr>
          <w:t xml:space="preserve">Chebyshev norm</w:t>
        </w:r>
      </w:ins>
      <w:ins w:id="9607" w:author="PR Preview" w:date="2026-01-01T00:00:00Z">
        <w:r>
          <w:t xml:space="preserve">) is defined separately from the</w:t>
        </w:r>
      </w:ins>
      <w:ins w:id="9608" w:author="PR Preview" w:date="2026-01-01T00:00:00Z">
        <w:r>
          <w:t xml:space="preserve"> </w:t>
        </w:r>
      </w:ins>
      <m:oMath>
        <m:r>
          <m:t>p</m:t>
        </m:r>
      </m:oMath>
      <w:ins w:id="9609" w:author="PR Preview" w:date="2026-01-01T00:00:00Z">
        <w:r>
          <w:t xml:space="preserve">-norms (</w:t>
        </w:r>
      </w:ins>
      <w:hyperlink w:anchor="def-vector-p-norm">
        <w:ins w:id="9610" w:author="PR Preview" w:date="2026-01-01T00:00:00Z">
          <w:r>
            <w:rPr>
              <w:rStyle w:val="Hyperlink"/>
            </w:rPr>
            <w:t xml:space="preserve">Definition 63</w:t>
          </w:r>
        </w:ins>
      </w:hyperlink>
      <w:ins w:id="9611" w:author="PR Preview" w:date="2026-01-01T00:00:00Z">
        <w:r>
          <w:t xml:space="preserve">) by</w:t>
        </w:r>
      </w:ins>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5"/>
    <w:bookmarkStart w:id="356" w:name="thm-vector-p-norm"/>
    <w:p>
      <w:pPr>
        <w:pStyle w:val="FirstParagraph"/>
      </w:pPr>
      <w:ins w:id="9612" w:author="PR Preview" w:date="2026-01-01T00:00:00Z">
        <w:r>
          <w:rPr>
            <w:b/>
            <w:bCs/>
          </w:rPr>
          <w:t xml:space="preserve">Theorem 58 (The</w:t>
        </w:r>
      </w:ins>
      <w:ins w:id="9613" w:author="PR Preview" w:date="2026-01-01T00:00:00Z">
        <w:r>
          <w:rPr>
            <w:b/>
            <w:bCs/>
          </w:rPr>
          <w:t xml:space="preserve"> </w:t>
        </w:r>
      </w:ins>
      <m:oMath>
        <m:sSub>
          <m:e>
            <m:r>
              <m:t>ℓ</m:t>
            </m:r>
          </m:e>
          <m:sub>
            <m:r>
              <m:t>1</m:t>
            </m:r>
          </m:sub>
        </m:sSub>
      </m:oMath>
      <w:ins w:id="9614" w:author="PR Preview" w:date="2026-01-01T00:00:00Z">
        <w:r>
          <w:rPr>
            <w:b/>
            <w:bCs/>
          </w:rPr>
          <w:t xml:space="preserve">,</w:t>
        </w:r>
      </w:ins>
      <w:ins w:id="9615" w:author="PR Preview" w:date="2026-01-01T00:00:00Z">
        <w:r>
          <w:rPr>
            <w:b/>
            <w:bCs/>
          </w:rPr>
          <w:t xml:space="preserve"> </w:t>
        </w:r>
      </w:ins>
      <m:oMath>
        <m:sSub>
          <m:e>
            <m:r>
              <m:t>ℓ</m:t>
            </m:r>
          </m:e>
          <m:sub>
            <m:r>
              <m:t>2</m:t>
            </m:r>
          </m:sub>
        </m:sSub>
      </m:oMath>
      <w:ins w:id="9616" w:author="PR Preview" w:date="2026-01-01T00:00:00Z">
        <w:r>
          <w:rPr>
            <w:b/>
            <w:bCs/>
          </w:rPr>
          <w:t xml:space="preserve"> </w:t>
        </w:r>
      </w:ins>
      <w:ins w:id="9617" w:author="PR Preview" w:date="2026-01-01T00:00:00Z">
        <w:r>
          <w:rPr>
            <w:b/>
            <w:bCs/>
          </w:rPr>
          <w:t xml:space="preserve">and infinity norms, and the norm axioms)</w:t>
        </w:r>
      </w:ins>
      <w:ins w:id="9618" w:author="PR Preview" w:date="2026-01-01T00:00:00Z">
        <w:r>
          <w:t xml:space="preserve"> </w:t>
        </w:r>
      </w:ins>
      <w:ins w:id="9619" w:author="PR Preview" w:date="2026-01-01T00:00:00Z">
        <w:r>
          <w:t xml:space="preserve">Let</w:t>
        </w:r>
      </w:ins>
      <w:ins w:id="9620"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ins w:id="9621" w:author="PR Preview" w:date="2026-01-01T00:00:00Z">
        <w:r>
          <w:t xml:space="preserve">.</w:t>
        </w:r>
      </w:ins>
    </w:p>
    <w:p>
      <w:pPr>
        <w:pStyle w:val="Compact"/>
        <w:numPr>
          <w:ilvl w:val="0"/>
          <w:numId w:val="1059"/>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9"/>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del w:id="9622" w:author="PR Preview" w:date="2026-01-01T00:00:00Z">
        <w:r>
          <w:delText xml:space="preserve">For every real number</w:delText>
        </w:r>
      </w:del>
      <w:del w:id="9623" w:author="PR Preview" w:date="2026-01-01T00:00:00Z">
        <w:r>
          <w:delText xml:space="preserve"> </w:delText>
        </w:r>
      </w:del>
      <m:oMath>
        <m:r>
          <m:t>k</m:t>
        </m:r>
        <m:r>
          <m:rPr>
            <m:sty m:val="p"/>
          </m:rPr>
          <m:t>≥</m:t>
        </m:r>
        <m:r>
          <m:t>1</m:t>
        </m:r>
      </m:oMath>
      <w:del w:id="9624" w:author="PR Preview" w:date="2026-01-01T00:00:00Z">
        <w:r>
          <w:delText xml:space="preserve">, and for</w:delText>
        </w:r>
      </w:del>
      <w:del w:id="9625" w:author="PR Preview" w:date="2026-01-01T00:00:00Z">
        <w:r>
          <w:delText xml:space="preserve"> </w:delText>
        </w:r>
      </w:del>
      <m:oMath>
        <m:r>
          <m:t>k</m:t>
        </m:r>
        <m:r>
          <m:rPr>
            <m:sty m:val="p"/>
          </m:rPr>
          <m:t>=</m:t>
        </m:r>
        <m:r>
          <m:rPr>
            <m:sty m:val="p"/>
          </m:rPr>
          <m:t>∞</m:t>
        </m:r>
      </m:oMath>
      <w:del w:id="9626" w:author="PR Preview" w:date="2026-01-01T00:00:00Z">
        <w:r>
          <w:delText xml:space="preserve">,</w:delText>
        </w:r>
      </w:del>
      <w:del w:id="9627" w:author="PR Preview" w:date="2026-01-01T00:00:00Z">
        <w:r>
          <w:delText xml:space="preserve"> </w:delText>
        </w:r>
      </w:del>
      <m:oMath>
        <m:r>
          <m:t>​</m:t>
        </m:r>
        <m:d>
          <m:dPr>
            <m:begChr m:val="∥"/>
            <m:sepChr m:val=""/>
            <m:endChr m:val="∥"/>
            <m:grow/>
          </m:dPr>
          <m:e>
            <m:r>
              <m:rPr>
                <m:sty m:val="p"/>
              </m:rPr>
              <m:t>⋅</m:t>
            </m:r>
          </m:e>
        </m:d>
        <m:sSub>
          <m:e>
            <m:r>
              <m:t>​</m:t>
            </m:r>
          </m:e>
          <m:sub>
            <m:r>
              <m:t>k</m:t>
            </m:r>
          </m:sub>
        </m:sSub>
      </m:oMath>
      <w:del w:id="9628" w:author="PR Preview" w:date="2026-01-01T00:00:00Z">
        <w:r>
          <w:delText xml:space="preserve"> </w:delText>
        </w:r>
      </w:del>
      <w:del w:id="9629" w:author="PR Preview" w:date="2026-01-01T00:00:00Z">
        <w:r>
          <w:delText xml:space="preserve">is a norm on</w:delText>
        </w:r>
      </w:del>
      <w:del w:id="9630" w:author="PR Preview" w:date="2026-01-01T00:00:00Z">
        <w:r>
          <w:delText xml:space="preserve"> </w:delText>
        </w:r>
      </w:del>
      <m:oMath>
        <m:sSup>
          <m:e>
            <m:r>
              <m:rPr>
                <m:scr m:val="double-struck"/>
                <m:sty m:val="p"/>
              </m:rPr>
              <m:t>R</m:t>
            </m:r>
          </m:e>
          <m:sup>
            <m:r>
              <m:t>p</m:t>
            </m:r>
          </m:sup>
        </m:sSup>
      </m:oMath>
      <w:del w:id="9631" w:author="PR Preview" w:date="2026-01-01T00:00:00Z">
        <w:r>
          <w:delText xml:space="preserve"> </w:delText>
        </w:r>
      </w:del>
      <w:del w:id="9632" w:author="PR Preview" w:date="2026-01-01T00:00:00Z">
        <w:r>
          <w:delText xml:space="preserve">(</w:delText>
        </w:r>
      </w:del>
      <w:hyperlink w:anchor="def-norm">
        <w:del w:id="9633" w:author="PR Preview" w:date="2026-01-01T00:00:00Z">
          <w:r>
            <w:rPr>
              <w:rStyle w:val="Hyperlink"/>
            </w:rPr>
            <w:delText xml:space="preserve">Definition 59</w:delText>
          </w:r>
        </w:del>
      </w:hyperlink>
      <w:del w:id="9634" w:author="PR Preview" w:date="2026-01-01T00:00:00Z">
        <w:r>
          <w:delText xml:space="preserve">).</w:delText>
        </w:r>
      </w:del>
    </w:p>
    <w:p>
      <w:pPr>
        <w:pStyle w:val="FirstParagraph"/>
      </w:pPr>
      <w:del w:id="9635" w:author="PR Preview" w:date="2026-01-01T00:00:00Z">
        <w:r>
          <w:rPr>
            <w:i/>
            <w:iCs/>
          </w:rPr>
          <w:delText xml:space="preserve">Proof</w:delText>
        </w:r>
      </w:del>
      <w:del w:id="9636" w:author="PR Preview" w:date="2026-01-01T00:00:00Z">
        <w:r>
          <w:delText xml:space="preserve">. </w:delText>
        </w:r>
      </w:del>
      <w:del w:id="9637" w:author="PR Preview" w:date="2026-01-01T00:00:00Z">
        <w:r>
          <w:rPr>
            <w:b/>
            <w:bCs/>
          </w:rPr>
          <w:delText xml:space="preserve">Part 1.</w:delText>
        </w:r>
      </w:del>
      <w:del w:id="9638" w:author="PR Preview" w:date="2026-01-01T00:00:00Z">
        <w:r>
          <w:delText xml:space="preserve"> </w:delText>
        </w:r>
      </w:del>
      <w:del w:id="9639" w:author="PR Preview" w:date="2026-01-01T00:00:00Z">
        <w:r>
          <w:delText xml:space="preserve">Setting</w:delText>
        </w:r>
      </w:del>
      <w:del w:id="9640" w:author="PR Preview" w:date="2026-01-01T00:00:00Z">
        <w:r>
          <w:delText xml:space="preserve"> </w:delText>
        </w:r>
      </w:del>
      <m:oMath>
        <m:r>
          <m:t>k</m:t>
        </m:r>
        <m:r>
          <m:rPr>
            <m:sty m:val="p"/>
          </m:rPr>
          <m:t>=</m:t>
        </m:r>
        <m:r>
          <m:t>1</m:t>
        </m:r>
      </m:oMath>
      <w:del w:id="9641" w:author="PR Preview" w:date="2026-01-01T00:00:00Z">
        <w:r>
          <w:delText xml:space="preserve"> </w:delText>
        </w:r>
      </w:del>
      <w:del w:id="9642" w:author="PR Preview" w:date="2026-01-01T00:00:00Z">
        <w:r>
          <w:delText xml:space="preserve">in</w:delText>
        </w:r>
      </w:del>
      <w:del w:id="9643" w:author="PR Preview" w:date="2026-01-01T00:00:00Z">
        <w:r>
          <w:delText xml:space="preserve"> </w:delText>
        </w:r>
      </w:del>
      <w:hyperlink w:anchor="def-vector-p-norm">
        <w:del w:id="9644" w:author="PR Preview" w:date="2026-01-01T00:00:00Z">
          <w:r>
            <w:rPr>
              <w:rStyle w:val="Hyperlink"/>
            </w:rPr>
            <w:delText xml:space="preserve">Definition 60</w:delText>
          </w:r>
        </w:del>
      </w:hyperlink>
      <w:del w:id="9645" w:author="PR Preview" w:date="2026-01-01T00:00:00Z">
        <w:r>
          <w:delText xml:space="preserve"> </w:delText>
        </w:r>
      </w:del>
      <w:del w:id="9646" w:author="PR Preview" w:date="2026-01-01T00:00:00Z">
        <w:r>
          <w:delText xml:space="preserve">gives</w:delText>
        </w:r>
      </w:del>
      <w:del w:id="9647" w:author="PR Preview" w:date="2026-01-01T00:00:00Z">
        <w:r>
          <w:delText xml:space="preserve"> </w:delText>
        </w:r>
      </w:del>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del w:id="9648" w:author="PR Preview" w:date="2026-01-01T00:00:00Z">
        <w:r>
          <w:delText xml:space="preserve">.</w:delText>
        </w:r>
      </w:del>
      <w:del w:id="9649" w:author="PR Preview" w:date="2026-01-01T00:00:00Z">
        <w:r>
          <w:delText xml:space="preserve"> </w:delText>
        </w:r>
      </w:del>
      <w:del w:id="9650" w:author="PR Preview" w:date="2026-01-01T00:00:00Z">
        <w:r>
          <w:delText xml:space="preserve">Setting</w:delText>
        </w:r>
      </w:del>
      <w:del w:id="9651" w:author="PR Preview" w:date="2026-01-01T00:00:00Z">
        <w:r>
          <w:delText xml:space="preserve"> </w:delText>
        </w:r>
      </w:del>
      <m:oMath>
        <m:r>
          <m:t>k</m:t>
        </m:r>
        <m:r>
          <m:rPr>
            <m:sty m:val="p"/>
          </m:rPr>
          <m:t>=</m:t>
        </m:r>
        <m:r>
          <m:t>2</m:t>
        </m:r>
      </m:oMath>
      <w:del w:id="9652" w:author="PR Preview" w:date="2026-01-01T00:00:00Z">
        <w:r>
          <w:delText xml:space="preserve"> </w:delText>
        </w:r>
      </w:del>
      <w:del w:id="9653" w:author="PR Preview" w:date="2026-01-01T00:00:00Z">
        <w:r>
          <w:delText xml:space="preserve">gives</w:delText>
        </w:r>
      </w:del>
      <w:del w:id="9654" w:author="PR Preview" w:date="2026-01-01T00:00:00Z">
        <w:r>
          <w:delText xml:space="preserve"> </w:delText>
        </w:r>
      </w:del>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del w:id="9655" w:author="PR Preview" w:date="2026-01-01T00:00:00Z">
        <w:r>
          <w:delText xml:space="preserve">,</w:delText>
        </w:r>
      </w:del>
      <w:del w:id="9656" w:author="PR Preview" w:date="2026-01-01T00:00:00Z">
        <w:r>
          <w:delText xml:space="preserve"> </w:delText>
        </w:r>
      </w:del>
      <w:del w:id="9657" w:author="PR Preview" w:date="2026-01-01T00:00:00Z">
        <w:r>
          <w:delText xml:space="preserve">and</w:delText>
        </w:r>
      </w:del>
      <w:del w:id="9658" w:author="PR Preview" w:date="2026-01-01T00:00:00Z">
        <w:r>
          <w:delText xml:space="preserve"> </w:delText>
        </w:r>
      </w:del>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del w:id="9659" w:author="PR Preview" w:date="2026-01-01T00:00:00Z">
        <w:r>
          <w:delText xml:space="preserve"> </w:delText>
        </w:r>
      </w:del>
      <w:del w:id="9660" w:author="PR Preview" w:date="2026-01-01T00:00:00Z">
        <w:r>
          <w:delText xml:space="preserve">for every real number</w:delText>
        </w:r>
      </w:del>
      <w:del w:id="9661" w:author="PR Preview" w:date="2026-01-01T00:00:00Z">
        <w:r>
          <w:delText xml:space="preserve"> </w:delText>
        </w:r>
      </w:del>
      <m:oMath>
        <m:sSub>
          <m:e>
            <m:r>
              <m:t>x</m:t>
            </m:r>
          </m:e>
          <m:sub>
            <m:r>
              <m:t>i</m:t>
            </m:r>
          </m:sub>
        </m:sSub>
      </m:oMath>
      <w:del w:id="9662" w:author="PR Preview" w:date="2026-01-01T00:00:00Z">
        <w:r>
          <w:delText xml:space="preserve">.</w:delText>
        </w:r>
      </w:del>
    </w:p>
    <w:p>
      <w:pPr>
        <w:pStyle w:val="Compact"/>
        <w:numPr>
          <w:ilvl w:val="0"/>
          <w:numId w:val="1059"/>
        </w:numPr>
      </w:pPr>
      <w:ins w:id="9663" w:author="PR Preview" w:date="2026-01-01T00:00:00Z">
        <w:r>
          <w:t xml:space="preserve">For every real number</w:t>
        </w:r>
      </w:ins>
      <w:ins w:id="9664" w:author="PR Preview" w:date="2026-01-01T00:00:00Z">
        <w:r>
          <w:t xml:space="preserve"> </w:t>
        </w:r>
      </w:ins>
      <m:oMath>
        <m:r>
          <m:t>k</m:t>
        </m:r>
        <m:r>
          <m:rPr>
            <m:sty m:val="p"/>
          </m:rPr>
          <m:t>≥</m:t>
        </m:r>
        <m:r>
          <m:t>1</m:t>
        </m:r>
      </m:oMath>
      <w:ins w:id="9665" w:author="PR Preview" w:date="2026-01-01T00:00:00Z">
        <w:r>
          <w:t xml:space="preserve">, and for</w:t>
        </w:r>
      </w:ins>
      <w:ins w:id="9666" w:author="PR Preview" w:date="2026-01-01T00:00:00Z">
        <w:r>
          <w:t xml:space="preserve"> </w:t>
        </w:r>
      </w:ins>
      <m:oMath>
        <m:r>
          <m:t>k</m:t>
        </m:r>
        <m:r>
          <m:rPr>
            <m:sty m:val="p"/>
          </m:rPr>
          <m:t>=</m:t>
        </m:r>
        <m:r>
          <m:rPr>
            <m:sty m:val="p"/>
          </m:rPr>
          <m:t>∞</m:t>
        </m:r>
      </m:oMath>
      <w:ins w:id="9667" w:author="PR Preview" w:date="2026-01-01T00:00:00Z">
        <w:r>
          <w:t xml:space="preserve">,</w:t>
        </w:r>
      </w:ins>
      <w:ins w:id="9668" w:author="PR Preview" w:date="2026-01-01T00:00:00Z">
        <w:r>
          <w:t xml:space="preserve"> </w:t>
        </w:r>
      </w:ins>
      <m:oMath>
        <m:r>
          <m:t>​</m:t>
        </m:r>
        <m:d>
          <m:dPr>
            <m:begChr m:val="∥"/>
            <m:sepChr m:val=""/>
            <m:endChr m:val="∥"/>
            <m:grow/>
          </m:dPr>
          <m:e>
            <m:r>
              <m:rPr>
                <m:sty m:val="p"/>
              </m:rPr>
              <m:t>⋅</m:t>
            </m:r>
          </m:e>
        </m:d>
        <m:sSub>
          <m:e>
            <m:r>
              <m:t>​</m:t>
            </m:r>
          </m:e>
          <m:sub>
            <m:r>
              <m:t>k</m:t>
            </m:r>
          </m:sub>
        </m:sSub>
      </m:oMath>
      <w:ins w:id="9669" w:author="PR Preview" w:date="2026-01-01T00:00:00Z">
        <w:r>
          <w:t xml:space="preserve"> </w:t>
        </w:r>
      </w:ins>
      <w:ins w:id="9670" w:author="PR Preview" w:date="2026-01-01T00:00:00Z">
        <w:r>
          <w:t xml:space="preserve">is a norm on</w:t>
        </w:r>
      </w:ins>
      <w:ins w:id="9671" w:author="PR Preview" w:date="2026-01-01T00:00:00Z">
        <w:r>
          <w:t xml:space="preserve"> </w:t>
        </w:r>
      </w:ins>
      <m:oMath>
        <m:sSup>
          <m:e>
            <m:r>
              <m:rPr>
                <m:scr m:val="double-struck"/>
                <m:sty m:val="p"/>
              </m:rPr>
              <m:t>R</m:t>
            </m:r>
          </m:e>
          <m:sup>
            <m:r>
              <m:t>p</m:t>
            </m:r>
          </m:sup>
        </m:sSup>
      </m:oMath>
      <w:ins w:id="9672" w:author="PR Preview" w:date="2026-01-01T00:00:00Z">
        <w:r>
          <w:t xml:space="preserve"> </w:t>
        </w:r>
      </w:ins>
      <w:ins w:id="9673" w:author="PR Preview" w:date="2026-01-01T00:00:00Z">
        <w:r>
          <w:t xml:space="preserve">(</w:t>
        </w:r>
      </w:ins>
      <w:hyperlink w:anchor="def-norm">
        <w:ins w:id="9674" w:author="PR Preview" w:date="2026-01-01T00:00:00Z">
          <w:r>
            <w:rPr>
              <w:rStyle w:val="Hyperlink"/>
            </w:rPr>
            <w:t xml:space="preserve">Definition 62</w:t>
          </w:r>
        </w:ins>
      </w:hyperlink>
      <w:ins w:id="9675" w:author="PR Preview" w:date="2026-01-01T00:00:00Z">
        <w:r>
          <w:t xml:space="preserve">).</w:t>
        </w:r>
      </w:ins>
    </w:p>
    <w:bookmarkEnd w:id="356"/>
    <w:p>
      <w:pPr>
        <w:pStyle w:val="FirstParagraph"/>
      </w:pPr>
      <w:ins w:id="9676" w:author="PR Preview" w:date="2026-01-01T00:00:00Z">
        <w:r>
          <w:rPr>
            <w:i/>
            <w:iCs/>
          </w:rPr>
          <w:t xml:space="preserve">Proof</w:t>
        </w:r>
      </w:ins>
      <w:ins w:id="9677" w:author="PR Preview" w:date="2026-01-01T00:00:00Z">
        <w:r>
          <w:t xml:space="preserve">. </w:t>
        </w:r>
      </w:ins>
      <w:ins w:id="9678" w:author="PR Preview" w:date="2026-01-01T00:00:00Z">
        <w:r>
          <w:rPr>
            <w:b/>
            <w:bCs/>
          </w:rPr>
          <w:t xml:space="preserve">Part 1.</w:t>
        </w:r>
      </w:ins>
      <w:ins w:id="9679" w:author="PR Preview" w:date="2026-01-01T00:00:00Z">
        <w:r>
          <w:t xml:space="preserve"> </w:t>
        </w:r>
      </w:ins>
      <w:ins w:id="9680" w:author="PR Preview" w:date="2026-01-01T00:00:00Z">
        <w:r>
          <w:t xml:space="preserve">Setting</w:t>
        </w:r>
      </w:ins>
      <w:ins w:id="9681" w:author="PR Preview" w:date="2026-01-01T00:00:00Z">
        <w:r>
          <w:t xml:space="preserve"> </w:t>
        </w:r>
      </w:ins>
      <m:oMath>
        <m:r>
          <m:t>k</m:t>
        </m:r>
        <m:r>
          <m:rPr>
            <m:sty m:val="p"/>
          </m:rPr>
          <m:t>=</m:t>
        </m:r>
        <m:r>
          <m:t>1</m:t>
        </m:r>
      </m:oMath>
      <w:ins w:id="9682" w:author="PR Preview" w:date="2026-01-01T00:00:00Z">
        <w:r>
          <w:t xml:space="preserve"> </w:t>
        </w:r>
      </w:ins>
      <w:ins w:id="9683" w:author="PR Preview" w:date="2026-01-01T00:00:00Z">
        <w:r>
          <w:t xml:space="preserve">in</w:t>
        </w:r>
      </w:ins>
      <w:ins w:id="9684" w:author="PR Preview" w:date="2026-01-01T00:00:00Z">
        <w:r>
          <w:t xml:space="preserve"> </w:t>
        </w:r>
      </w:ins>
      <w:hyperlink w:anchor="def-vector-p-norm">
        <w:ins w:id="9685" w:author="PR Preview" w:date="2026-01-01T00:00:00Z">
          <w:r>
            <w:rPr>
              <w:rStyle w:val="Hyperlink"/>
            </w:rPr>
            <w:t xml:space="preserve">Definition 63</w:t>
          </w:r>
        </w:ins>
      </w:hyperlink>
      <w:ins w:id="9686" w:author="PR Preview" w:date="2026-01-01T00:00:00Z">
        <w:r>
          <w:t xml:space="preserve"> </w:t>
        </w:r>
      </w:ins>
      <w:ins w:id="9687" w:author="PR Preview" w:date="2026-01-01T00:00:00Z">
        <w:r>
          <w:t xml:space="preserve">gives</w:t>
        </w:r>
      </w:ins>
      <w:ins w:id="9688" w:author="PR Preview" w:date="2026-01-01T00:00:00Z">
        <w:r>
          <w:t xml:space="preserve"> </w:t>
        </w:r>
      </w:ins>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ins w:id="9689" w:author="PR Preview" w:date="2026-01-01T00:00:00Z">
        <w:r>
          <w:t xml:space="preserve">.</w:t>
        </w:r>
      </w:ins>
      <w:ins w:id="9690" w:author="PR Preview" w:date="2026-01-01T00:00:00Z">
        <w:r>
          <w:t xml:space="preserve"> </w:t>
        </w:r>
      </w:ins>
      <w:ins w:id="9691" w:author="PR Preview" w:date="2026-01-01T00:00:00Z">
        <w:r>
          <w:t xml:space="preserve">Setting</w:t>
        </w:r>
      </w:ins>
      <w:ins w:id="9692" w:author="PR Preview" w:date="2026-01-01T00:00:00Z">
        <w:r>
          <w:t xml:space="preserve"> </w:t>
        </w:r>
      </w:ins>
      <m:oMath>
        <m:r>
          <m:t>k</m:t>
        </m:r>
        <m:r>
          <m:rPr>
            <m:sty m:val="p"/>
          </m:rPr>
          <m:t>=</m:t>
        </m:r>
        <m:r>
          <m:t>2</m:t>
        </m:r>
      </m:oMath>
      <w:ins w:id="9693" w:author="PR Preview" w:date="2026-01-01T00:00:00Z">
        <w:r>
          <w:t xml:space="preserve"> </w:t>
        </w:r>
      </w:ins>
      <w:ins w:id="9694" w:author="PR Preview" w:date="2026-01-01T00:00:00Z">
        <w:r>
          <w:t xml:space="preserve">gives</w:t>
        </w:r>
      </w:ins>
      <w:ins w:id="9695" w:author="PR Preview" w:date="2026-01-01T00:00:00Z">
        <w:r>
          <w:t xml:space="preserve"> </w:t>
        </w:r>
      </w:ins>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ins w:id="9696" w:author="PR Preview" w:date="2026-01-01T00:00:00Z">
        <w:r>
          <w:t xml:space="preserve">,</w:t>
        </w:r>
      </w:ins>
      <w:ins w:id="9697" w:author="PR Preview" w:date="2026-01-01T00:00:00Z">
        <w:r>
          <w:t xml:space="preserve"> </w:t>
        </w:r>
      </w:ins>
      <w:ins w:id="9698" w:author="PR Preview" w:date="2026-01-01T00:00:00Z">
        <w:r>
          <w:t xml:space="preserve">and</w:t>
        </w:r>
      </w:ins>
      <w:ins w:id="9699" w:author="PR Preview" w:date="2026-01-01T00:00:00Z">
        <w:r>
          <w:t xml:space="preserve"> </w:t>
        </w:r>
      </w:ins>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ins w:id="9700" w:author="PR Preview" w:date="2026-01-01T00:00:00Z">
        <w:r>
          <w:t xml:space="preserve"> </w:t>
        </w:r>
      </w:ins>
      <w:ins w:id="9701" w:author="PR Preview" w:date="2026-01-01T00:00:00Z">
        <w:r>
          <w:t xml:space="preserve">for every real number</w:t>
        </w:r>
      </w:ins>
      <w:ins w:id="9702" w:author="PR Preview" w:date="2026-01-01T00:00:00Z">
        <w:r>
          <w:t xml:space="preserve"> </w:t>
        </w:r>
      </w:ins>
      <m:oMath>
        <m:sSub>
          <m:e>
            <m:r>
              <m:t>x</m:t>
            </m:r>
          </m:e>
          <m:sub>
            <m:r>
              <m:t>i</m:t>
            </m:r>
          </m:sub>
        </m:sSub>
      </m:oMath>
      <w:ins w:id="9703" w:author="PR Preview" w:date="2026-01-01T00:00:00Z">
        <w:r>
          <w:t xml:space="preserve">.</w:t>
        </w:r>
      </w:ins>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0"/>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0"/>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0"/>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57" w:name="exm-vector-p-norm-limit"/>
    <w:p>
      <w:pPr>
        <w:pStyle w:val="BodyText"/>
      </w:pPr>
      <w:del w:id="9704" w:author="PR Preview" w:date="2026-01-01T00:00:00Z">
        <w:r>
          <w:rPr>
            <w:b/>
            <w:bCs/>
          </w:rPr>
          <w:delText xml:space="preserve">Example 102 (The</w:delText>
        </w:r>
      </w:del>
      <w:del w:id="9705" w:author="PR Preview" w:date="2026-01-01T00:00:00Z">
        <w:r>
          <w:rPr>
            <w:b/>
            <w:bCs/>
          </w:rPr>
          <w:delText xml:space="preserve"> </w:delText>
        </w:r>
      </w:del>
      <m:oMath>
        <m:sSub>
          <m:e>
            <m:r>
              <m:t>ℓ</m:t>
            </m:r>
          </m:e>
          <m:sub>
            <m:r>
              <m:t>k</m:t>
            </m:r>
          </m:sub>
        </m:sSub>
      </m:oMath>
      <w:del w:id="9706" w:author="PR Preview" w:date="2026-01-01T00:00:00Z">
        <w:r>
          <w:rPr>
            <w:b/>
            <w:bCs/>
          </w:rPr>
          <w:delText xml:space="preserve"> </w:delText>
        </w:r>
      </w:del>
      <w:del w:id="9707" w:author="PR Preview" w:date="2026-01-01T00:00:00Z">
        <w:r>
          <w:rPr>
            <w:b/>
            <w:bCs/>
          </w:rPr>
          <w:delText xml:space="preserve">norm approaches the maximum norm as</w:delText>
        </w:r>
      </w:del>
      <w:del w:id="9708" w:author="PR Preview" w:date="2026-01-01T00:00:00Z">
        <w:r>
          <w:rPr>
            <w:b/>
            <w:bCs/>
          </w:rPr>
          <w:delText xml:space="preserve"> </w:delText>
        </w:r>
      </w:del>
      <m:oMath>
        <m:r>
          <m:t>k</m:t>
        </m:r>
      </m:oMath>
      <w:del w:id="9709" w:author="PR Preview" w:date="2026-01-01T00:00:00Z">
        <w:r>
          <w:rPr>
            <w:b/>
            <w:bCs/>
          </w:rPr>
          <w:delText xml:space="preserve"> </w:delText>
        </w:r>
      </w:del>
      <w:del w:id="9710" w:author="PR Preview" w:date="2026-01-01T00:00:00Z">
        <w:r>
          <w:rPr>
            <w:b/>
            <w:bCs/>
          </w:rPr>
          <w:delText xml:space="preserve">grows)</w:delText>
        </w:r>
      </w:del>
      <w:del w:id="9711" w:author="PR Preview" w:date="2026-01-01T00:00:00Z">
        <w:r>
          <w:delText xml:space="preserve"> </w:delText>
        </w:r>
      </w:del>
      <w:del w:id="9712" w:author="PR Preview" w:date="2026-01-01T00:00:00Z">
        <w:r>
          <w:delText xml:space="preserve">Take</w:delText>
        </w:r>
      </w:del>
      <w:del w:id="9713" w:author="PR Preview" w:date="2026-01-01T00:00:00Z">
        <w:r>
          <w:delText xml:space="preserve"> </w:delText>
        </w:r>
      </w:del>
      <m:oMath>
        <m:acc>
          <m:accPr>
            <m:chr m:val="̃"/>
          </m:accPr>
          <m:e>
            <m:r>
              <m:t>x</m:t>
            </m:r>
          </m:e>
        </m:acc>
        <m:r>
          <m:rPr>
            <m:sty m:val="p"/>
          </m:rPr>
          <m:t>=</m:t>
        </m:r>
        <m:r>
          <m:rPr>
            <m:sty m:val="p"/>
          </m:rPr>
          <m:t>(</m:t>
        </m:r>
        <m:r>
          <m:t>3</m:t>
        </m:r>
        <m:r>
          <m:rPr>
            <m:sty m:val="p"/>
          </m:rPr>
          <m:t>,</m:t>
        </m:r>
        <m:r>
          <m:rPr>
            <m:sty m:val="p"/>
          </m:rPr>
          <m:t>−</m:t>
        </m:r>
        <m:r>
          <m:t>4</m:t>
        </m:r>
        <m:r>
          <m:rPr>
            <m:sty m:val="p"/>
          </m:rPr>
          <m:t>)</m:t>
        </m:r>
      </m:oMath>
      <w:del w:id="9714" w:author="PR Preview" w:date="2026-01-01T00:00:00Z">
        <w:r>
          <w:delText xml:space="preserve"> </w:delText>
        </w:r>
      </w:del>
      <w:del w:id="9715" w:author="PR Preview" w:date="2026-01-01T00:00:00Z">
        <w:r>
          <w:delText xml:space="preserve">and</w:delText>
        </w:r>
      </w:del>
      <w:del w:id="9716" w:author="PR Preview" w:date="2026-01-01T00:00:00Z">
        <w:r>
          <w:delText xml:space="preserve"> </w:delText>
        </w:r>
      </w:del>
      <m:oMath>
        <m:acc>
          <m:accPr>
            <m:chr m:val="̃"/>
          </m:accPr>
          <m:e>
            <m:r>
              <m:t>y</m:t>
            </m:r>
          </m:e>
        </m:acc>
        <m:r>
          <m:rPr>
            <m:sty m:val="p"/>
          </m:rPr>
          <m:t>=</m:t>
        </m:r>
        <m:r>
          <m:rPr>
            <m:sty m:val="p"/>
          </m:rPr>
          <m:t>(</m:t>
        </m:r>
        <m:r>
          <m:rPr>
            <m:sty m:val="p"/>
          </m:rPr>
          <m:t>−</m:t>
        </m:r>
        <m:r>
          <m:t>1</m:t>
        </m:r>
        <m:r>
          <m:rPr>
            <m:sty m:val="p"/>
          </m:rPr>
          <m:t>,</m:t>
        </m:r>
        <m:r>
          <m:t>5</m:t>
        </m:r>
        <m:r>
          <m:rPr>
            <m:sty m:val="p"/>
          </m:rPr>
          <m:t>)</m:t>
        </m:r>
      </m:oMath>
      <w:del w:id="9717" w:author="PR Preview" w:date="2026-01-01T00:00:00Z">
        <w:r>
          <w:delText xml:space="preserve"> </w:delText>
        </w:r>
      </w:del>
      <w:del w:id="9718" w:author="PR Preview" w:date="2026-01-01T00:00:00Z">
        <w:r>
          <w:delText xml:space="preserve">in</w:delText>
        </w:r>
      </w:del>
      <w:del w:id="9719" w:author="PR Preview" w:date="2026-01-01T00:00:00Z">
        <w:r>
          <w:delText xml:space="preserve"> </w:delText>
        </w:r>
      </w:del>
      <m:oMath>
        <m:sSup>
          <m:e>
            <m:r>
              <m:rPr>
                <m:scr m:val="double-struck"/>
                <m:sty m:val="p"/>
              </m:rPr>
              <m:t>R</m:t>
            </m:r>
          </m:e>
          <m:sup>
            <m:r>
              <m:t>2</m:t>
            </m:r>
          </m:sup>
        </m:sSup>
      </m:oMath>
      <w:del w:id="9720" w:author="PR Preview" w:date="2026-01-01T00:00:00Z">
        <w:r>
          <w:delText xml:space="preserve">.</w:delText>
        </w:r>
      </w:del>
      <w:del w:id="9721" w:author="PR Preview" w:date="2026-01-01T00:00:00Z">
        <w:r>
          <w:delText xml:space="preserve"> </w:delText>
        </w:r>
      </w:del>
      <w:del w:id="9722" w:author="PR Preview" w:date="2026-01-01T00:00:00Z">
        <w:r>
          <w:delText xml:space="preserve">The code computes</w:delText>
        </w:r>
      </w:del>
      <w:del w:id="9723" w:author="PR Preview" w:date="2026-01-01T00:00:00Z">
        <w:r>
          <w:delText xml:space="preserve"> </w:delText>
        </w:r>
      </w:del>
      <m:oMath>
        <m:r>
          <m:t>​</m:t>
        </m:r>
        <m:d>
          <m:dPr>
            <m:begChr m:val="∥"/>
            <m:sepChr m:val=""/>
            <m:endChr m:val="∥"/>
            <m:grow/>
          </m:dPr>
          <m:e>
            <m:acc>
              <m:accPr>
                <m:chr m:val="̃"/>
              </m:accPr>
              <m:e>
                <m:r>
                  <m:t>x</m:t>
                </m:r>
              </m:e>
            </m:acc>
          </m:e>
        </m:d>
        <m:sSub>
          <m:e>
            <m:r>
              <m:t>​</m:t>
            </m:r>
          </m:e>
          <m:sub>
            <m:r>
              <m:t>k</m:t>
            </m:r>
          </m:sub>
        </m:sSub>
      </m:oMath>
      <w:del w:id="9724" w:author="PR Preview" w:date="2026-01-01T00:00:00Z">
        <w:r>
          <w:delText xml:space="preserve"> </w:delText>
        </w:r>
      </w:del>
      <w:del w:id="9725" w:author="PR Preview" w:date="2026-01-01T00:00:00Z">
        <w:r>
          <w:delText xml:space="preserve">for several values of</w:delText>
        </w:r>
      </w:del>
      <w:del w:id="9726" w:author="PR Preview" w:date="2026-01-01T00:00:00Z">
        <w:r>
          <w:delText xml:space="preserve"> </w:delText>
        </w:r>
      </w:del>
      <m:oMath>
        <m:r>
          <m:t>k</m:t>
        </m:r>
      </m:oMath>
      <w:del w:id="9727" w:author="PR Preview" w:date="2026-01-01T00:00:00Z">
        <w:r>
          <w:delText xml:space="preserve">, including</w:delText>
        </w:r>
      </w:del>
      <w:del w:id="9728" w:author="PR Preview" w:date="2026-01-01T00:00:00Z">
        <w:r>
          <w:delText xml:space="preserve"> </w:delText>
        </w:r>
      </w:del>
      <m:oMath>
        <m:r>
          <m:t>k</m:t>
        </m:r>
        <m:r>
          <m:rPr>
            <m:sty m:val="p"/>
          </m:rPr>
          <m:t>=</m:t>
        </m:r>
        <m:r>
          <m:rPr>
            <m:sty m:val="p"/>
          </m:rPr>
          <m:t>∞</m:t>
        </m:r>
      </m:oMath>
      <w:del w:id="9729" w:author="PR Preview" w:date="2026-01-01T00:00:00Z">
        <w:r>
          <w:delText xml:space="preserve"> </w:delText>
        </w:r>
      </w:del>
      <w:del w:id="9730" w:author="PR Preview" w:date="2026-01-01T00:00:00Z">
        <w:r>
          <w:delText xml:space="preserve">as the maximum,</w:delText>
        </w:r>
      </w:del>
      <w:del w:id="9731" w:author="PR Preview" w:date="2026-01-01T00:00:00Z">
        <w:r>
          <w:delText xml:space="preserve"> </w:delText>
        </w:r>
      </w:del>
      <w:del w:id="9732" w:author="PR Preview" w:date="2026-01-01T00:00:00Z">
        <w:r>
          <w:delText xml:space="preserve">and checks the triangle inequality for</w:delText>
        </w:r>
      </w:del>
      <w:del w:id="9733" w:author="PR Preview" w:date="2026-01-01T00:00:00Z">
        <w:r>
          <w:delText xml:space="preserve"> </w:delText>
        </w:r>
      </w:del>
      <m:oMath>
        <m:acc>
          <m:accPr>
            <m:chr m:val="̃"/>
          </m:accPr>
          <m:e>
            <m:r>
              <m:t>x</m:t>
            </m:r>
          </m:e>
        </m:acc>
      </m:oMath>
      <w:del w:id="9734" w:author="PR Preview" w:date="2026-01-01T00:00:00Z">
        <w:r>
          <w:delText xml:space="preserve"> </w:delText>
        </w:r>
      </w:del>
      <w:del w:id="9735" w:author="PR Preview" w:date="2026-01-01T00:00:00Z">
        <w:r>
          <w:delText xml:space="preserve">and</w:delText>
        </w:r>
      </w:del>
      <w:del w:id="9736" w:author="PR Preview" w:date="2026-01-01T00:00:00Z">
        <w:r>
          <w:delText xml:space="preserve"> </w:delText>
        </w:r>
      </w:del>
      <m:oMath>
        <m:acc>
          <m:accPr>
            <m:chr m:val="̃"/>
          </m:accPr>
          <m:e>
            <m:r>
              <m:t>y</m:t>
            </m:r>
          </m:e>
        </m:acc>
      </m:oMath>
      <w:del w:id="9737" w:author="PR Preview" w:date="2026-01-01T00:00:00Z">
        <w:r>
          <w:delText xml:space="preserve"> </w:delText>
        </w:r>
      </w:del>
      <w:del w:id="9738" w:author="PR Preview" w:date="2026-01-01T00:00:00Z">
        <w:r>
          <w:delText xml:space="preserve">at each of them.</w:delText>
        </w:r>
      </w:del>
    </w:p>
    <w:p>
      <w:pPr>
        <w:pStyle w:val="BodyText"/>
      </w:pPr>
      <w:ins w:id="9739" w:author="PR Preview" w:date="2026-01-01T00:00:00Z">
        <w:r>
          <w:rPr>
            <w:b/>
            <w:bCs/>
          </w:rPr>
          <w:t xml:space="preserve">Example 105 (The</w:t>
        </w:r>
      </w:ins>
      <w:ins w:id="9740" w:author="PR Preview" w:date="2026-01-01T00:00:00Z">
        <w:r>
          <w:rPr>
            <w:b/>
            <w:bCs/>
          </w:rPr>
          <w:t xml:space="preserve"> </w:t>
        </w:r>
      </w:ins>
      <m:oMath>
        <m:sSub>
          <m:e>
            <m:r>
              <m:t>ℓ</m:t>
            </m:r>
          </m:e>
          <m:sub>
            <m:r>
              <m:t>k</m:t>
            </m:r>
          </m:sub>
        </m:sSub>
      </m:oMath>
      <w:ins w:id="9741" w:author="PR Preview" w:date="2026-01-01T00:00:00Z">
        <w:r>
          <w:rPr>
            <w:b/>
            <w:bCs/>
          </w:rPr>
          <w:t xml:space="preserve"> </w:t>
        </w:r>
      </w:ins>
      <w:ins w:id="9742" w:author="PR Preview" w:date="2026-01-01T00:00:00Z">
        <w:r>
          <w:rPr>
            <w:b/>
            <w:bCs/>
          </w:rPr>
          <w:t xml:space="preserve">norm approaches the maximum norm as</w:t>
        </w:r>
      </w:ins>
      <w:ins w:id="9743" w:author="PR Preview" w:date="2026-01-01T00:00:00Z">
        <w:r>
          <w:rPr>
            <w:b/>
            <w:bCs/>
          </w:rPr>
          <w:t xml:space="preserve"> </w:t>
        </w:r>
      </w:ins>
      <m:oMath>
        <m:r>
          <m:t>k</m:t>
        </m:r>
      </m:oMath>
      <w:ins w:id="9744" w:author="PR Preview" w:date="2026-01-01T00:00:00Z">
        <w:r>
          <w:rPr>
            <w:b/>
            <w:bCs/>
          </w:rPr>
          <w:t xml:space="preserve"> </w:t>
        </w:r>
      </w:ins>
      <w:ins w:id="9745" w:author="PR Preview" w:date="2026-01-01T00:00:00Z">
        <w:r>
          <w:rPr>
            <w:b/>
            <w:bCs/>
          </w:rPr>
          <w:t xml:space="preserve">grows)</w:t>
        </w:r>
      </w:ins>
      <w:ins w:id="9746" w:author="PR Preview" w:date="2026-01-01T00:00:00Z">
        <w:r>
          <w:t xml:space="preserve"> </w:t>
        </w:r>
      </w:ins>
      <w:ins w:id="9747" w:author="PR Preview" w:date="2026-01-01T00:00:00Z">
        <w:r>
          <w:t xml:space="preserve">Take</w:t>
        </w:r>
      </w:ins>
      <w:ins w:id="9748" w:author="PR Preview" w:date="2026-01-01T00:00:00Z">
        <w:r>
          <w:t xml:space="preserve"> </w:t>
        </w:r>
      </w:ins>
      <m:oMath>
        <m:acc>
          <m:accPr>
            <m:chr m:val="̃"/>
          </m:accPr>
          <m:e>
            <m:r>
              <m:t>x</m:t>
            </m:r>
          </m:e>
        </m:acc>
        <m:r>
          <m:rPr>
            <m:sty m:val="p"/>
          </m:rPr>
          <m:t>=</m:t>
        </m:r>
        <m:r>
          <m:rPr>
            <m:sty m:val="p"/>
          </m:rPr>
          <m:t>(</m:t>
        </m:r>
        <m:r>
          <m:t>3</m:t>
        </m:r>
        <m:r>
          <m:rPr>
            <m:sty m:val="p"/>
          </m:rPr>
          <m:t>,</m:t>
        </m:r>
        <m:r>
          <m:rPr>
            <m:sty m:val="p"/>
          </m:rPr>
          <m:t>−</m:t>
        </m:r>
        <m:r>
          <m:t>4</m:t>
        </m:r>
        <m:r>
          <m:rPr>
            <m:sty m:val="p"/>
          </m:rPr>
          <m:t>)</m:t>
        </m:r>
      </m:oMath>
      <w:ins w:id="9749" w:author="PR Preview" w:date="2026-01-01T00:00:00Z">
        <w:r>
          <w:t xml:space="preserve"> </w:t>
        </w:r>
      </w:ins>
      <w:ins w:id="9750" w:author="PR Preview" w:date="2026-01-01T00:00:00Z">
        <w:r>
          <w:t xml:space="preserve">and</w:t>
        </w:r>
      </w:ins>
      <w:ins w:id="9751" w:author="PR Preview" w:date="2026-01-01T00:00:00Z">
        <w:r>
          <w:t xml:space="preserve"> </w:t>
        </w:r>
      </w:ins>
      <m:oMath>
        <m:acc>
          <m:accPr>
            <m:chr m:val="̃"/>
          </m:accPr>
          <m:e>
            <m:r>
              <m:t>y</m:t>
            </m:r>
          </m:e>
        </m:acc>
        <m:r>
          <m:rPr>
            <m:sty m:val="p"/>
          </m:rPr>
          <m:t>=</m:t>
        </m:r>
        <m:r>
          <m:rPr>
            <m:sty m:val="p"/>
          </m:rPr>
          <m:t>(</m:t>
        </m:r>
        <m:r>
          <m:rPr>
            <m:sty m:val="p"/>
          </m:rPr>
          <m:t>−</m:t>
        </m:r>
        <m:r>
          <m:t>1</m:t>
        </m:r>
        <m:r>
          <m:rPr>
            <m:sty m:val="p"/>
          </m:rPr>
          <m:t>,</m:t>
        </m:r>
        <m:r>
          <m:t>5</m:t>
        </m:r>
        <m:r>
          <m:rPr>
            <m:sty m:val="p"/>
          </m:rPr>
          <m:t>)</m:t>
        </m:r>
      </m:oMath>
      <w:ins w:id="9752" w:author="PR Preview" w:date="2026-01-01T00:00:00Z">
        <w:r>
          <w:t xml:space="preserve"> </w:t>
        </w:r>
      </w:ins>
      <w:ins w:id="9753" w:author="PR Preview" w:date="2026-01-01T00:00:00Z">
        <w:r>
          <w:t xml:space="preserve">in</w:t>
        </w:r>
      </w:ins>
      <w:ins w:id="9754" w:author="PR Preview" w:date="2026-01-01T00:00:00Z">
        <w:r>
          <w:t xml:space="preserve"> </w:t>
        </w:r>
      </w:ins>
      <m:oMath>
        <m:sSup>
          <m:e>
            <m:r>
              <m:rPr>
                <m:scr m:val="double-struck"/>
                <m:sty m:val="p"/>
              </m:rPr>
              <m:t>R</m:t>
            </m:r>
          </m:e>
          <m:sup>
            <m:r>
              <m:t>2</m:t>
            </m:r>
          </m:sup>
        </m:sSup>
      </m:oMath>
      <w:ins w:id="9755" w:author="PR Preview" w:date="2026-01-01T00:00:00Z">
        <w:r>
          <w:t xml:space="preserve">.</w:t>
        </w:r>
      </w:ins>
      <w:ins w:id="9756" w:author="PR Preview" w:date="2026-01-01T00:00:00Z">
        <w:r>
          <w:t xml:space="preserve"> </w:t>
        </w:r>
      </w:ins>
      <w:ins w:id="9757" w:author="PR Preview" w:date="2026-01-01T00:00:00Z">
        <w:r>
          <w:t xml:space="preserve">The code computes</w:t>
        </w:r>
      </w:ins>
      <w:ins w:id="9758" w:author="PR Preview" w:date="2026-01-01T00:00:00Z">
        <w:r>
          <w:t xml:space="preserve"> </w:t>
        </w:r>
      </w:ins>
      <m:oMath>
        <m:r>
          <m:t>​</m:t>
        </m:r>
        <m:d>
          <m:dPr>
            <m:begChr m:val="∥"/>
            <m:sepChr m:val=""/>
            <m:endChr m:val="∥"/>
            <m:grow/>
          </m:dPr>
          <m:e>
            <m:acc>
              <m:accPr>
                <m:chr m:val="̃"/>
              </m:accPr>
              <m:e>
                <m:r>
                  <m:t>x</m:t>
                </m:r>
              </m:e>
            </m:acc>
          </m:e>
        </m:d>
        <m:sSub>
          <m:e>
            <m:r>
              <m:t>​</m:t>
            </m:r>
          </m:e>
          <m:sub>
            <m:r>
              <m:t>k</m:t>
            </m:r>
          </m:sub>
        </m:sSub>
      </m:oMath>
      <w:ins w:id="9759" w:author="PR Preview" w:date="2026-01-01T00:00:00Z">
        <w:r>
          <w:t xml:space="preserve"> </w:t>
        </w:r>
      </w:ins>
      <w:ins w:id="9760" w:author="PR Preview" w:date="2026-01-01T00:00:00Z">
        <w:r>
          <w:t xml:space="preserve">for several values of</w:t>
        </w:r>
      </w:ins>
      <w:ins w:id="9761" w:author="PR Preview" w:date="2026-01-01T00:00:00Z">
        <w:r>
          <w:t xml:space="preserve"> </w:t>
        </w:r>
      </w:ins>
      <m:oMath>
        <m:r>
          <m:t>k</m:t>
        </m:r>
      </m:oMath>
      <w:ins w:id="9762" w:author="PR Preview" w:date="2026-01-01T00:00:00Z">
        <w:r>
          <w:t xml:space="preserve">, including</w:t>
        </w:r>
      </w:ins>
      <w:ins w:id="9763" w:author="PR Preview" w:date="2026-01-01T00:00:00Z">
        <w:r>
          <w:t xml:space="preserve"> </w:t>
        </w:r>
      </w:ins>
      <m:oMath>
        <m:r>
          <m:t>k</m:t>
        </m:r>
        <m:r>
          <m:rPr>
            <m:sty m:val="p"/>
          </m:rPr>
          <m:t>=</m:t>
        </m:r>
        <m:r>
          <m:rPr>
            <m:sty m:val="p"/>
          </m:rPr>
          <m:t>∞</m:t>
        </m:r>
      </m:oMath>
      <w:ins w:id="9764" w:author="PR Preview" w:date="2026-01-01T00:00:00Z">
        <w:r>
          <w:t xml:space="preserve"> </w:t>
        </w:r>
      </w:ins>
      <w:ins w:id="9765" w:author="PR Preview" w:date="2026-01-01T00:00:00Z">
        <w:r>
          <w:t xml:space="preserve">as the maximum,</w:t>
        </w:r>
      </w:ins>
      <w:ins w:id="9766" w:author="PR Preview" w:date="2026-01-01T00:00:00Z">
        <w:r>
          <w:t xml:space="preserve"> </w:t>
        </w:r>
      </w:ins>
      <w:ins w:id="9767" w:author="PR Preview" w:date="2026-01-01T00:00:00Z">
        <w:r>
          <w:t xml:space="preserve">and checks the triangle inequality for</w:t>
        </w:r>
      </w:ins>
      <w:ins w:id="9768" w:author="PR Preview" w:date="2026-01-01T00:00:00Z">
        <w:r>
          <w:t xml:space="preserve"> </w:t>
        </w:r>
      </w:ins>
      <m:oMath>
        <m:acc>
          <m:accPr>
            <m:chr m:val="̃"/>
          </m:accPr>
          <m:e>
            <m:r>
              <m:t>x</m:t>
            </m:r>
          </m:e>
        </m:acc>
      </m:oMath>
      <w:ins w:id="9769" w:author="PR Preview" w:date="2026-01-01T00:00:00Z">
        <w:r>
          <w:t xml:space="preserve"> </w:t>
        </w:r>
      </w:ins>
      <w:ins w:id="9770" w:author="PR Preview" w:date="2026-01-01T00:00:00Z">
        <w:r>
          <w:t xml:space="preserve">and</w:t>
        </w:r>
      </w:ins>
      <w:ins w:id="9771" w:author="PR Preview" w:date="2026-01-01T00:00:00Z">
        <w:r>
          <w:t xml:space="preserve"> </w:t>
        </w:r>
      </w:ins>
      <m:oMath>
        <m:acc>
          <m:accPr>
            <m:chr m:val="̃"/>
          </m:accPr>
          <m:e>
            <m:r>
              <m:t>y</m:t>
            </m:r>
          </m:e>
        </m:acc>
      </m:oMath>
      <w:ins w:id="9772" w:author="PR Preview" w:date="2026-01-01T00:00:00Z">
        <w:r>
          <w:t xml:space="preserve"> </w:t>
        </w:r>
      </w:ins>
      <w:ins w:id="9773" w:author="PR Preview" w:date="2026-01-01T00:00:00Z">
        <w:r>
          <w:t xml:space="preserve">at each of them.</w:t>
        </w:r>
      </w:ins>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del w:id="9774" w:author="PR Preview" w:date="2026-01-01T00:00:00Z">
        <w:r>
          <w:delText xml:space="preserve">By part 1 of</w:delText>
        </w:r>
      </w:del>
      <w:del w:id="9775" w:author="PR Preview" w:date="2026-01-01T00:00:00Z">
        <w:r>
          <w:delText xml:space="preserve"> </w:delText>
        </w:r>
      </w:del>
      <w:hyperlink w:anchor="thm-vector-p-norm">
        <w:del w:id="9776" w:author="PR Preview" w:date="2026-01-01T00:00:00Z">
          <w:r>
            <w:rPr>
              <w:rStyle w:val="Hyperlink"/>
            </w:rPr>
            <w:delText xml:space="preserve">Theorem 57</w:delText>
          </w:r>
        </w:del>
      </w:hyperlink>
      <w:del w:id="9777" w:author="PR Preview" w:date="2026-01-01T00:00:00Z">
        <w:r>
          <w:delText xml:space="preserve">, the</w:delText>
        </w:r>
      </w:del>
      <w:del w:id="9778" w:author="PR Preview" w:date="2026-01-01T00:00:00Z">
        <w:r>
          <w:delText xml:space="preserve"> </w:delText>
        </w:r>
      </w:del>
      <m:oMath>
        <m:sSub>
          <m:e>
            <m:r>
              <m:t>ℓ</m:t>
            </m:r>
          </m:e>
          <m:sub>
            <m:r>
              <m:t>1</m:t>
            </m:r>
          </m:sub>
        </m:sSub>
      </m:oMath>
      <w:del w:id="9779" w:author="PR Preview" w:date="2026-01-01T00:00:00Z">
        <w:r>
          <w:delText xml:space="preserve"> </w:delText>
        </w:r>
      </w:del>
      <w:del w:id="9780" w:author="PR Preview" w:date="2026-01-01T00:00:00Z">
        <w:r>
          <w:delText xml:space="preserve">norm 7 equals</w:delText>
        </w:r>
      </w:del>
      <w:del w:id="9781" w:author="PR Preview" w:date="2026-01-01T00:00:00Z">
        <w:r>
          <w:delText xml:space="preserve"> </w:delText>
        </w:r>
      </w:del>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del w:id="9782" w:author="PR Preview" w:date="2026-01-01T00:00:00Z">
        <w:r>
          <w:delText xml:space="preserve">,</w:delText>
        </w:r>
      </w:del>
      <w:del w:id="9783" w:author="PR Preview" w:date="2026-01-01T00:00:00Z">
        <w:r>
          <w:delText xml:space="preserve"> </w:delText>
        </w:r>
      </w:del>
      <w:del w:id="9784" w:author="PR Preview" w:date="2026-01-01T00:00:00Z">
        <w:r>
          <w:delText xml:space="preserve">and the</w:delText>
        </w:r>
      </w:del>
      <w:del w:id="9785" w:author="PR Preview" w:date="2026-01-01T00:00:00Z">
        <w:r>
          <w:delText xml:space="preserve"> </w:delText>
        </w:r>
      </w:del>
      <m:oMath>
        <m:sSub>
          <m:e>
            <m:r>
              <m:t>ℓ</m:t>
            </m:r>
          </m:e>
          <m:sub>
            <m:r>
              <m:t>2</m:t>
            </m:r>
          </m:sub>
        </m:sSub>
      </m:oMath>
      <w:del w:id="9786" w:author="PR Preview" w:date="2026-01-01T00:00:00Z">
        <w:r>
          <w:delText xml:space="preserve"> </w:delText>
        </w:r>
      </w:del>
      <w:del w:id="9787" w:author="PR Preview" w:date="2026-01-01T00:00:00Z">
        <w:r>
          <w:delText xml:space="preserve">norm 5 equals</w:delText>
        </w:r>
      </w:del>
      <w:del w:id="9788" w:author="PR Preview" w:date="2026-01-01T00:00:00Z">
        <w:r>
          <w:delText xml:space="preserve"> </w:delText>
        </w:r>
      </w:del>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del w:id="9789" w:author="PR Preview" w:date="2026-01-01T00:00:00Z">
        <w:r>
          <w:delText xml:space="preserve">.</w:delText>
        </w:r>
      </w:del>
      <w:del w:id="9790" w:author="PR Preview" w:date="2026-01-01T00:00:00Z">
        <w:r>
          <w:delText xml:space="preserve"> </w:delText>
        </w:r>
      </w:del>
      <w:del w:id="9791" w:author="PR Preview" w:date="2026-01-01T00:00:00Z">
        <w:r>
          <w:delText xml:space="preserve">By part 2, the norms approach the maximum norm 4:</w:delText>
        </w:r>
      </w:del>
      <w:del w:id="9792" w:author="PR Preview" w:date="2026-01-01T00:00:00Z">
        <w:r>
          <w:delText xml:space="preserve"> </w:delText>
        </w:r>
      </w:del>
      <w:del w:id="9793" w:author="PR Preview" w:date="2026-01-01T00:00:00Z">
        <w:r>
          <w:delText xml:space="preserve">at</w:delText>
        </w:r>
      </w:del>
      <w:del w:id="9794" w:author="PR Preview" w:date="2026-01-01T00:00:00Z">
        <w:r>
          <w:delText xml:space="preserve"> </w:delText>
        </w:r>
      </w:del>
      <m:oMath>
        <m:r>
          <m:t>k</m:t>
        </m:r>
        <m:r>
          <m:rPr>
            <m:sty m:val="p"/>
          </m:rPr>
          <m:t>=</m:t>
        </m:r>
        <m:r>
          <m:t>64</m:t>
        </m:r>
      </m:oMath>
      <w:del w:id="9795" w:author="PR Preview" w:date="2026-01-01T00:00:00Z">
        <w:r>
          <w:delText xml:space="preserve"> </w:delText>
        </w:r>
      </w:del>
      <w:del w:id="9796" w:author="PR Preview" w:date="2026-01-01T00:00:00Z">
        <w:r>
          <w:delText xml:space="preserve">the</w:delText>
        </w:r>
      </w:del>
      <w:del w:id="9797" w:author="PR Preview" w:date="2026-01-01T00:00:00Z">
        <w:r>
          <w:delText xml:space="preserve"> </w:delText>
        </w:r>
      </w:del>
      <m:oMath>
        <m:sSub>
          <m:e>
            <m:r>
              <m:t>ℓ</m:t>
            </m:r>
          </m:e>
          <m:sub>
            <m:r>
              <m:t>k</m:t>
            </m:r>
          </m:sub>
        </m:sSub>
      </m:oMath>
      <w:del w:id="9798" w:author="PR Preview" w:date="2026-01-01T00:00:00Z">
        <w:r>
          <w:delText xml:space="preserve"> </w:delText>
        </w:r>
      </w:del>
      <w:del w:id="9799" w:author="PR Preview" w:date="2026-01-01T00:00:00Z">
        <w:r>
          <w:delText xml:space="preserve">norm is within</w:delText>
        </w:r>
      </w:del>
      <w:del w:id="9800" w:author="PR Preview" w:date="2026-01-01T00:00:00Z">
        <w:r>
          <w:delText xml:space="preserve"> </w:delText>
        </w:r>
      </w:del>
      <w:del w:id="9801" w:author="PR Preview" w:date="2026-01-01T00:00:00Z">
        <w:r>
          <w:delText xml:space="preserve">0.00000000063 of it.</w:delText>
        </w:r>
      </w:del>
      <w:del w:id="9802" w:author="PR Preview" w:date="2026-01-01T00:00:00Z">
        <w:r>
          <w:delText xml:space="preserve"> </w:delText>
        </w:r>
      </w:del>
      <w:del w:id="9803" w:author="PR Preview" w:date="2026-01-01T00:00:00Z">
        <w:r>
          <w:delText xml:space="preserve">By part 3, the triangle inequality holds at all 8 of the 8 values of</w:delText>
        </w:r>
      </w:del>
      <w:del w:id="9804" w:author="PR Preview" w:date="2026-01-01T00:00:00Z">
        <w:r>
          <w:delText xml:space="preserve"> </w:delText>
        </w:r>
      </w:del>
      <m:oMath>
        <m:r>
          <m:t>k</m:t>
        </m:r>
      </m:oMath>
      <w:del w:id="9805" w:author="PR Preview" w:date="2026-01-01T00:00:00Z">
        <w:r>
          <w:delText xml:space="preserve">.</w:delText>
        </w:r>
      </w:del>
    </w:p>
    <w:p>
      <w:pPr>
        <w:pStyle w:val="BodyText"/>
      </w:pPr>
      <w:del w:id="9806" w:author="PR Preview" w:date="2026-01-01T00:00:00Z">
        <w:r>
          <w:rPr>
            <w:b/>
            <w:bCs/>
          </w:rPr>
          <w:delText xml:space="preserve">Definition 61 (Cosine and sine)</w:delText>
        </w:r>
      </w:del>
      <w:del w:id="9807" w:author="PR Preview" w:date="2026-01-01T00:00:00Z">
        <w:r>
          <w:delText xml:space="preserve"> </w:delText>
        </w:r>
      </w:del>
      <w:del w:id="9808" w:author="PR Preview" w:date="2026-01-01T00:00:00Z">
        <w:r>
          <w:delText xml:space="preserve">The</w:delText>
        </w:r>
      </w:del>
      <w:del w:id="9809" w:author="PR Preview" w:date="2026-01-01T00:00:00Z">
        <w:r>
          <w:delText xml:space="preserve"> </w:delText>
        </w:r>
      </w:del>
      <w:del w:id="9810" w:author="PR Preview" w:date="2026-01-01T00:00:00Z">
        <w:r>
          <w:rPr>
            <w:i/>
            <w:iCs/>
          </w:rPr>
          <w:delText xml:space="preserve">unit circle</w:delText>
        </w:r>
      </w:del>
      <w:del w:id="9811" w:author="PR Preview" w:date="2026-01-01T00:00:00Z">
        <w:r>
          <w:delText xml:space="preserve"> </w:delText>
        </w:r>
      </w:del>
      <w:del w:id="9812" w:author="PR Preview" w:date="2026-01-01T00:00:00Z">
        <w:r>
          <w:delText xml:space="preserve">is the set of points</w:delText>
        </w:r>
      </w:del>
      <w:del w:id="9813" w:author="PR Preview" w:date="2026-01-01T00:00:00Z">
        <w:r>
          <w:delText xml:space="preserve"> </w:delText>
        </w:r>
      </w:del>
      <m:oMath>
        <m:r>
          <m:rPr>
            <m:sty m:val="p"/>
          </m:rPr>
          <m:t>(</m:t>
        </m:r>
        <m:sSub>
          <m:e>
            <m:r>
              <m:t>x</m:t>
            </m:r>
          </m:e>
          <m:sub>
            <m:r>
              <m:t>1</m:t>
            </m:r>
          </m:sub>
        </m:sSub>
        <m:r>
          <m:rPr>
            <m:sty m:val="p"/>
          </m:rPr>
          <m:t>,</m:t>
        </m:r>
        <m:sSub>
          <m:e>
            <m:r>
              <m:t>x</m:t>
            </m:r>
          </m:e>
          <m:sub>
            <m:r>
              <m:t>2</m:t>
            </m:r>
          </m:sub>
        </m:sSub>
        <m:r>
          <m:rPr>
            <m:sty m:val="p"/>
          </m:rPr>
          <m:t>)</m:t>
        </m:r>
      </m:oMath>
      <w:del w:id="9814" w:author="PR Preview" w:date="2026-01-01T00:00:00Z">
        <w:r>
          <w:delText xml:space="preserve"> </w:delText>
        </w:r>
      </w:del>
      <w:del w:id="9815" w:author="PR Preview" w:date="2026-01-01T00:00:00Z">
        <w:r>
          <w:delText xml:space="preserve">in the plane with</w:delText>
        </w:r>
      </w:del>
      <w:del w:id="9816"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t>1</m:t>
        </m:r>
      </m:oMath>
      <w:del w:id="9817" w:author="PR Preview" w:date="2026-01-01T00:00:00Z">
        <w:r>
          <w:delText xml:space="preserve">,</w:delText>
        </w:r>
      </w:del>
      <w:del w:id="9818" w:author="PR Preview" w:date="2026-01-01T00:00:00Z">
        <w:r>
          <w:delText xml:space="preserve"> </w:delText>
        </w:r>
      </w:del>
      <w:del w:id="9819" w:author="PR Preview" w:date="2026-01-01T00:00:00Z">
        <w:r>
          <w:delText xml:space="preserve">and</w:delText>
        </w:r>
      </w:del>
      <w:del w:id="9820" w:author="PR Preview" w:date="2026-01-01T00:00:00Z">
        <w:r>
          <w:delText xml:space="preserve"> </w:delText>
        </w:r>
      </w:del>
      <m:oMath>
        <m:r>
          <m:t>π</m:t>
        </m:r>
        <m:r>
          <m:rPr>
            <m:sty m:val="p"/>
          </m:rPr>
          <m:t>≈</m:t>
        </m:r>
        <m:r>
          <m:t>3.14159</m:t>
        </m:r>
      </m:oMath>
      <w:del w:id="9821" w:author="PR Preview" w:date="2026-01-01T00:00:00Z">
        <w:r>
          <w:delText xml:space="preserve"> </w:delText>
        </w:r>
      </w:del>
      <w:del w:id="9822" w:author="PR Preview" w:date="2026-01-01T00:00:00Z">
        <w:r>
          <w:delText xml:space="preserve">is half of its circumference.</w:delText>
        </w:r>
      </w:del>
      <w:del w:id="9823" w:author="PR Preview" w:date="2026-01-01T00:00:00Z">
        <w:r>
          <w:delText xml:space="preserve"> </w:delText>
        </w:r>
      </w:del>
      <w:del w:id="9824" w:author="PR Preview" w:date="2026-01-01T00:00:00Z">
        <w:r>
          <w:delText xml:space="preserve">For a real number</w:delText>
        </w:r>
      </w:del>
      <w:del w:id="9825" w:author="PR Preview" w:date="2026-01-01T00:00:00Z">
        <w:r>
          <w:delText xml:space="preserve"> </w:delText>
        </w:r>
      </w:del>
      <m:oMath>
        <m:r>
          <m:t>θ</m:t>
        </m:r>
      </m:oMath>
      <w:del w:id="9826" w:author="PR Preview" w:date="2026-01-01T00:00:00Z">
        <w:r>
          <w:delText xml:space="preserve">, start at the point</w:delText>
        </w:r>
      </w:del>
      <w:del w:id="9827" w:author="PR Preview" w:date="2026-01-01T00:00:00Z">
        <w:r>
          <w:delText xml:space="preserve"> </w:delText>
        </w:r>
      </w:del>
      <m:oMath>
        <m:r>
          <m:rPr>
            <m:sty m:val="p"/>
          </m:rPr>
          <m:t>(</m:t>
        </m:r>
        <m:r>
          <m:t>1</m:t>
        </m:r>
        <m:r>
          <m:rPr>
            <m:sty m:val="p"/>
          </m:rPr>
          <m:t>,</m:t>
        </m:r>
        <m:r>
          <m:t>0</m:t>
        </m:r>
        <m:r>
          <m:rPr>
            <m:sty m:val="p"/>
          </m:rPr>
          <m:t>)</m:t>
        </m:r>
      </m:oMath>
      <w:del w:id="9828" w:author="PR Preview" w:date="2026-01-01T00:00:00Z">
        <w:r>
          <w:delText xml:space="preserve"> </w:delText>
        </w:r>
      </w:del>
      <w:del w:id="9829" w:author="PR Preview" w:date="2026-01-01T00:00:00Z">
        <w:r>
          <w:delText xml:space="preserve">and move a distance</w:delText>
        </w:r>
      </w:del>
      <w:del w:id="9830" w:author="PR Preview" w:date="2026-01-01T00:00:00Z">
        <w:r>
          <w:delText xml:space="preserve"> </w:delText>
        </w:r>
      </w:del>
      <m:oMath>
        <m:r>
          <m:t>​</m:t>
        </m:r>
        <m:d>
          <m:dPr>
            <m:begChr m:val="|"/>
            <m:sepChr m:val=""/>
            <m:endChr m:val="|"/>
            <m:grow/>
          </m:dPr>
          <m:e>
            <m:r>
              <m:t>θ</m:t>
            </m:r>
          </m:e>
        </m:d>
        <m:r>
          <m:t>​</m:t>
        </m:r>
      </m:oMath>
      <w:del w:id="9831" w:author="PR Preview" w:date="2026-01-01T00:00:00Z">
        <w:r>
          <w:delText xml:space="preserve"> </w:delText>
        </w:r>
      </w:del>
      <w:del w:id="9832" w:author="PR Preview" w:date="2026-01-01T00:00:00Z">
        <w:r>
          <w:delText xml:space="preserve">along the unit circle,</w:delText>
        </w:r>
      </w:del>
      <w:del w:id="9833" w:author="PR Preview" w:date="2026-01-01T00:00:00Z">
        <w:r>
          <w:delText xml:space="preserve"> </w:delText>
        </w:r>
      </w:del>
      <w:del w:id="9834" w:author="PR Preview" w:date="2026-01-01T00:00:00Z">
        <w:r>
          <w:delText xml:space="preserve">counterclockwise if</w:delText>
        </w:r>
      </w:del>
      <w:del w:id="9835" w:author="PR Preview" w:date="2026-01-01T00:00:00Z">
        <w:r>
          <w:delText xml:space="preserve"> </w:delText>
        </w:r>
      </w:del>
      <m:oMath>
        <m:r>
          <m:t>θ</m:t>
        </m:r>
        <m:r>
          <m:rPr>
            <m:sty m:val="p"/>
          </m:rPr>
          <m:t>≥</m:t>
        </m:r>
        <m:r>
          <m:t>0</m:t>
        </m:r>
      </m:oMath>
      <w:del w:id="9836" w:author="PR Preview" w:date="2026-01-01T00:00:00Z">
        <w:r>
          <w:delText xml:space="preserve"> </w:delText>
        </w:r>
      </w:del>
      <w:del w:id="9837" w:author="PR Preview" w:date="2026-01-01T00:00:00Z">
        <w:r>
          <w:delText xml:space="preserve">and clockwise if</w:delText>
        </w:r>
      </w:del>
      <w:del w:id="9838" w:author="PR Preview" w:date="2026-01-01T00:00:00Z">
        <w:r>
          <w:delText xml:space="preserve"> </w:delText>
        </w:r>
      </w:del>
      <m:oMath>
        <m:r>
          <m:t>θ</m:t>
        </m:r>
        <m:r>
          <m:rPr>
            <m:sty m:val="p"/>
          </m:rPr>
          <m:t>&lt;</m:t>
        </m:r>
        <m:r>
          <m:t>0</m:t>
        </m:r>
      </m:oMath>
      <w:del w:id="9839" w:author="PR Preview" w:date="2026-01-01T00:00:00Z">
        <w:r>
          <w:delText xml:space="preserve">.</w:delText>
        </w:r>
      </w:del>
      <w:del w:id="9840" w:author="PR Preview" w:date="2026-01-01T00:00:00Z">
        <w:r>
          <w:delText xml:space="preserve"> </w:delText>
        </w:r>
      </w:del>
      <w:del w:id="9841" w:author="PR Preview" w:date="2026-01-01T00:00:00Z">
        <w:r>
          <w:delText xml:space="preserve">The point reached is</w:delText>
        </w:r>
      </w:del>
      <w:del w:id="9842" w:author="PR Preview" w:date="2026-01-01T00:00:00Z">
        <w:r>
          <w:delText xml:space="preserve"> </w:delText>
        </w:r>
      </w:del>
      <m:oMath>
        <m:r>
          <m:rPr>
            <m:sty m:val="p"/>
          </m:rPr>
          <m:t>(</m:t>
        </m:r>
        <m:r>
          <m:rPr>
            <m:sty m:val="p"/>
          </m:rPr>
          <m:t>cos</m:t>
        </m:r>
        <m:r>
          <m:t>θ</m:t>
        </m:r>
        <m:r>
          <m:rPr>
            <m:sty m:val="p"/>
          </m:rPr>
          <m:t>,</m:t>
        </m:r>
        <m:r>
          <m:rPr>
            <m:sty m:val="p"/>
          </m:rPr>
          <m:t>sin</m:t>
        </m:r>
        <m:r>
          <m:t>θ</m:t>
        </m:r>
        <m:r>
          <m:rPr>
            <m:sty m:val="p"/>
          </m:rPr>
          <m:t>)</m:t>
        </m:r>
      </m:oMath>
      <w:del w:id="9843" w:author="PR Preview" w:date="2026-01-01T00:00:00Z">
        <w:r>
          <w:delText xml:space="preserve">:</w:delText>
        </w:r>
      </w:del>
      <w:del w:id="9844" w:author="PR Preview" w:date="2026-01-01T00:00:00Z">
        <w:r>
          <w:delText xml:space="preserve"> </w:delText>
        </w:r>
      </w:del>
      <w:del w:id="9845" w:author="PR Preview" w:date="2026-01-01T00:00:00Z">
        <w:r>
          <w:delText xml:space="preserve">its first coordinate is the</w:delText>
        </w:r>
      </w:del>
      <w:del w:id="9846" w:author="PR Preview" w:date="2026-01-01T00:00:00Z">
        <w:r>
          <w:delText xml:space="preserve"> </w:delText>
        </w:r>
      </w:del>
      <w:del w:id="9847" w:author="PR Preview" w:date="2026-01-01T00:00:00Z">
        <w:r>
          <w:rPr>
            <w:b/>
            <w:bCs/>
          </w:rPr>
          <w:delText xml:space="preserve">cosine</w:delText>
        </w:r>
      </w:del>
      <w:del w:id="9848" w:author="PR Preview" w:date="2026-01-01T00:00:00Z">
        <w:r>
          <w:delText xml:space="preserve"> </w:delText>
        </w:r>
      </w:del>
      <w:del w:id="9849" w:author="PR Preview" w:date="2026-01-01T00:00:00Z">
        <w:r>
          <w:delText xml:space="preserve">of</w:delText>
        </w:r>
      </w:del>
      <w:del w:id="9850" w:author="PR Preview" w:date="2026-01-01T00:00:00Z">
        <w:r>
          <w:delText xml:space="preserve"> </w:delText>
        </w:r>
      </w:del>
      <m:oMath>
        <m:r>
          <m:t>θ</m:t>
        </m:r>
      </m:oMath>
      <w:del w:id="9851" w:author="PR Preview" w:date="2026-01-01T00:00:00Z">
        <w:r>
          <w:delText xml:space="preserve">,</w:delText>
        </w:r>
      </w:del>
      <w:del w:id="9852" w:author="PR Preview" w:date="2026-01-01T00:00:00Z">
        <w:r>
          <w:delText xml:space="preserve"> </w:delText>
        </w:r>
      </w:del>
      <w:del w:id="9853" w:author="PR Preview" w:date="2026-01-01T00:00:00Z">
        <w:r>
          <w:delText xml:space="preserve">and its second coordinate is the</w:delText>
        </w:r>
      </w:del>
      <w:del w:id="9854" w:author="PR Preview" w:date="2026-01-01T00:00:00Z">
        <w:r>
          <w:delText xml:space="preserve"> </w:delText>
        </w:r>
      </w:del>
      <w:del w:id="9855" w:author="PR Preview" w:date="2026-01-01T00:00:00Z">
        <w:r>
          <w:rPr>
            <w:b/>
            <w:bCs/>
          </w:rPr>
          <w:delText xml:space="preserve">sine</w:delText>
        </w:r>
      </w:del>
      <w:del w:id="9856" w:author="PR Preview" w:date="2026-01-01T00:00:00Z">
        <w:r>
          <w:delText xml:space="preserve"> </w:delText>
        </w:r>
      </w:del>
      <w:del w:id="9857" w:author="PR Preview" w:date="2026-01-01T00:00:00Z">
        <w:r>
          <w:delText xml:space="preserve">of</w:delText>
        </w:r>
      </w:del>
      <w:del w:id="9858" w:author="PR Preview" w:date="2026-01-01T00:00:00Z">
        <w:r>
          <w:delText xml:space="preserve"> </w:delText>
        </w:r>
      </w:del>
      <m:oMath>
        <m:r>
          <m:t>θ</m:t>
        </m:r>
      </m:oMath>
      <w:del w:id="9859" w:author="PR Preview" w:date="2026-01-01T00:00:00Z">
        <w:r>
          <w:delText xml:space="preserve">.</w:delText>
        </w:r>
      </w:del>
    </w:p>
    <w:p>
      <w:pPr>
        <w:pStyle w:val="BodyText"/>
      </w:pPr>
      <w:del w:id="9860" w:author="PR Preview" w:date="2026-01-01T00:00:00Z">
        <w:r>
          <w:rPr>
            <w:b/>
            <w:bCs/>
          </w:rPr>
          <w:delText xml:space="preserve">Example 103 (Cosines and sines of some angles)</w:delText>
        </w:r>
      </w:del>
      <w:del w:id="9861" w:author="PR Preview" w:date="2026-01-01T00:00:00Z">
        <w:r>
          <w:delText xml:space="preserve"> </w:delText>
        </w:r>
      </w:del>
      <w:del w:id="9862" w:author="PR Preview" w:date="2026-01-01T00:00:00Z">
        <w:r>
          <w:delText xml:space="preserve"> </w:delText>
        </w:r>
      </w:del>
    </w:p>
    <w:p>
      <w:pPr>
        <w:pStyle w:val="FirstParagraph"/>
      </w:pPr>
      <w:ins w:id="9863" w:author="PR Preview" w:date="2026-01-01T00:00:00Z">
        <w:r>
          <w:t xml:space="preserve">By part 1 of</w:t>
        </w:r>
      </w:ins>
      <w:ins w:id="9864" w:author="PR Preview" w:date="2026-01-01T00:00:00Z">
        <w:r>
          <w:t xml:space="preserve"> </w:t>
        </w:r>
      </w:ins>
      <w:hyperlink w:anchor="thm-vector-p-norm">
        <w:ins w:id="9865" w:author="PR Preview" w:date="2026-01-01T00:00:00Z">
          <w:r>
            <w:rPr>
              <w:rStyle w:val="Hyperlink"/>
            </w:rPr>
            <w:t xml:space="preserve">Theorem 58</w:t>
          </w:r>
        </w:ins>
      </w:hyperlink>
      <w:ins w:id="9866" w:author="PR Preview" w:date="2026-01-01T00:00:00Z">
        <w:r>
          <w:t xml:space="preserve">, the</w:t>
        </w:r>
      </w:ins>
      <w:ins w:id="9867" w:author="PR Preview" w:date="2026-01-01T00:00:00Z">
        <w:r>
          <w:t xml:space="preserve"> </w:t>
        </w:r>
      </w:ins>
      <m:oMath>
        <m:sSub>
          <m:e>
            <m:r>
              <m:t>ℓ</m:t>
            </m:r>
          </m:e>
          <m:sub>
            <m:r>
              <m:t>1</m:t>
            </m:r>
          </m:sub>
        </m:sSub>
      </m:oMath>
      <w:ins w:id="9868" w:author="PR Preview" w:date="2026-01-01T00:00:00Z">
        <w:r>
          <w:t xml:space="preserve"> </w:t>
        </w:r>
      </w:ins>
      <w:ins w:id="9869" w:author="PR Preview" w:date="2026-01-01T00:00:00Z">
        <w:r>
          <w:t xml:space="preserve">norm 7 equals</w:t>
        </w:r>
      </w:ins>
      <w:ins w:id="9870" w:author="PR Preview" w:date="2026-01-01T00:00:00Z">
        <w:r>
          <w:t xml:space="preserve"> </w:t>
        </w:r>
      </w:ins>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ins w:id="9871" w:author="PR Preview" w:date="2026-01-01T00:00:00Z">
        <w:r>
          <w:t xml:space="preserve">,</w:t>
        </w:r>
      </w:ins>
      <w:ins w:id="9872" w:author="PR Preview" w:date="2026-01-01T00:00:00Z">
        <w:r>
          <w:t xml:space="preserve"> </w:t>
        </w:r>
      </w:ins>
      <w:ins w:id="9873" w:author="PR Preview" w:date="2026-01-01T00:00:00Z">
        <w:r>
          <w:t xml:space="preserve">and the</w:t>
        </w:r>
      </w:ins>
      <w:ins w:id="9874" w:author="PR Preview" w:date="2026-01-01T00:00:00Z">
        <w:r>
          <w:t xml:space="preserve"> </w:t>
        </w:r>
      </w:ins>
      <m:oMath>
        <m:sSub>
          <m:e>
            <m:r>
              <m:t>ℓ</m:t>
            </m:r>
          </m:e>
          <m:sub>
            <m:r>
              <m:t>2</m:t>
            </m:r>
          </m:sub>
        </m:sSub>
      </m:oMath>
      <w:ins w:id="9875" w:author="PR Preview" w:date="2026-01-01T00:00:00Z">
        <w:r>
          <w:t xml:space="preserve"> </w:t>
        </w:r>
      </w:ins>
      <w:ins w:id="9876" w:author="PR Preview" w:date="2026-01-01T00:00:00Z">
        <w:r>
          <w:t xml:space="preserve">norm 5 equals</w:t>
        </w:r>
      </w:ins>
      <w:ins w:id="9877" w:author="PR Preview" w:date="2026-01-01T00:00:00Z">
        <w:r>
          <w:t xml:space="preserve"> </w:t>
        </w:r>
      </w:ins>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ins w:id="9878" w:author="PR Preview" w:date="2026-01-01T00:00:00Z">
        <w:r>
          <w:t xml:space="preserve">.</w:t>
        </w:r>
      </w:ins>
      <w:ins w:id="9879" w:author="PR Preview" w:date="2026-01-01T00:00:00Z">
        <w:r>
          <w:t xml:space="preserve"> </w:t>
        </w:r>
      </w:ins>
      <w:ins w:id="9880" w:author="PR Preview" w:date="2026-01-01T00:00:00Z">
        <w:r>
          <w:t xml:space="preserve">By part 2, the norms approach the maximum norm 4:</w:t>
        </w:r>
      </w:ins>
      <w:ins w:id="9881" w:author="PR Preview" w:date="2026-01-01T00:00:00Z">
        <w:r>
          <w:t xml:space="preserve"> </w:t>
        </w:r>
      </w:ins>
      <w:ins w:id="9882" w:author="PR Preview" w:date="2026-01-01T00:00:00Z">
        <w:r>
          <w:t xml:space="preserve">at</w:t>
        </w:r>
      </w:ins>
      <w:ins w:id="9883" w:author="PR Preview" w:date="2026-01-01T00:00:00Z">
        <w:r>
          <w:t xml:space="preserve"> </w:t>
        </w:r>
      </w:ins>
      <m:oMath>
        <m:r>
          <m:t>k</m:t>
        </m:r>
        <m:r>
          <m:rPr>
            <m:sty m:val="p"/>
          </m:rPr>
          <m:t>=</m:t>
        </m:r>
        <m:r>
          <m:t>64</m:t>
        </m:r>
      </m:oMath>
      <w:ins w:id="9884" w:author="PR Preview" w:date="2026-01-01T00:00:00Z">
        <w:r>
          <w:t xml:space="preserve"> </w:t>
        </w:r>
      </w:ins>
      <w:ins w:id="9885" w:author="PR Preview" w:date="2026-01-01T00:00:00Z">
        <w:r>
          <w:t xml:space="preserve">the</w:t>
        </w:r>
      </w:ins>
      <w:ins w:id="9886" w:author="PR Preview" w:date="2026-01-01T00:00:00Z">
        <w:r>
          <w:t xml:space="preserve"> </w:t>
        </w:r>
      </w:ins>
      <m:oMath>
        <m:sSub>
          <m:e>
            <m:r>
              <m:t>ℓ</m:t>
            </m:r>
          </m:e>
          <m:sub>
            <m:r>
              <m:t>k</m:t>
            </m:r>
          </m:sub>
        </m:sSub>
      </m:oMath>
      <w:ins w:id="9887" w:author="PR Preview" w:date="2026-01-01T00:00:00Z">
        <w:r>
          <w:t xml:space="preserve"> </w:t>
        </w:r>
      </w:ins>
      <w:ins w:id="9888" w:author="PR Preview" w:date="2026-01-01T00:00:00Z">
        <w:r>
          <w:t xml:space="preserve">norm is within</w:t>
        </w:r>
      </w:ins>
      <w:ins w:id="9889" w:author="PR Preview" w:date="2026-01-01T00:00:00Z">
        <w:r>
          <w:t xml:space="preserve"> </w:t>
        </w:r>
      </w:ins>
      <w:ins w:id="9890" w:author="PR Preview" w:date="2026-01-01T00:00:00Z">
        <w:r>
          <w:t xml:space="preserve">0.00000000063 of it.</w:t>
        </w:r>
      </w:ins>
      <w:ins w:id="9891" w:author="PR Preview" w:date="2026-01-01T00:00:00Z">
        <w:r>
          <w:t xml:space="preserve"> </w:t>
        </w:r>
      </w:ins>
      <w:ins w:id="9892" w:author="PR Preview" w:date="2026-01-01T00:00:00Z">
        <w:r>
          <w:t xml:space="preserve">By part 3, the triangle inequality holds at all 8 of the 8 values of</w:t>
        </w:r>
      </w:ins>
      <w:ins w:id="9893" w:author="PR Preview" w:date="2026-01-01T00:00:00Z">
        <w:r>
          <w:t xml:space="preserve"> </w:t>
        </w:r>
      </w:ins>
      <m:oMath>
        <m:r>
          <m:t>k</m:t>
        </m:r>
      </m:oMath>
      <w:ins w:id="9894" w:author="PR Preview" w:date="2026-01-01T00:00:00Z">
        <w:r>
          <w:t xml:space="preserve">.</w:t>
        </w:r>
      </w:ins>
    </w:p>
    <w:bookmarkEnd w:id="357"/>
    <w:bookmarkStart w:id="358" w:name="def-cosine-sine"/>
    <w:p>
      <w:pPr>
        <w:pStyle w:val="BodyText"/>
      </w:pPr>
      <w:ins w:id="9895" w:author="PR Preview" w:date="2026-01-01T00:00:00Z">
        <w:r>
          <w:rPr>
            <w:b/>
            <w:bCs/>
          </w:rPr>
          <w:t xml:space="preserve">Definition 65 (Cosine and sine)</w:t>
        </w:r>
      </w:ins>
      <w:ins w:id="9896" w:author="PR Preview" w:date="2026-01-01T00:00:00Z">
        <w:r>
          <w:t xml:space="preserve"> </w:t>
        </w:r>
      </w:ins>
      <w:ins w:id="9897" w:author="PR Preview" w:date="2026-01-01T00:00:00Z">
        <w:r>
          <w:t xml:space="preserve">The</w:t>
        </w:r>
      </w:ins>
      <w:ins w:id="9898" w:author="PR Preview" w:date="2026-01-01T00:00:00Z">
        <w:r>
          <w:t xml:space="preserve"> </w:t>
        </w:r>
      </w:ins>
      <w:ins w:id="9899" w:author="PR Preview" w:date="2026-01-01T00:00:00Z">
        <w:r>
          <w:rPr>
            <w:i/>
            <w:iCs/>
          </w:rPr>
          <w:t xml:space="preserve">unit circle</w:t>
        </w:r>
      </w:ins>
      <w:ins w:id="9900" w:author="PR Preview" w:date="2026-01-01T00:00:00Z">
        <w:r>
          <w:t xml:space="preserve"> </w:t>
        </w:r>
      </w:ins>
      <w:ins w:id="9901" w:author="PR Preview" w:date="2026-01-01T00:00:00Z">
        <w:r>
          <w:t xml:space="preserve">is the set of points</w:t>
        </w:r>
      </w:ins>
      <w:ins w:id="9902" w:author="PR Preview" w:date="2026-01-01T00:00:00Z">
        <w:r>
          <w:t xml:space="preserve"> </w:t>
        </w:r>
      </w:ins>
      <m:oMath>
        <m:r>
          <m:rPr>
            <m:sty m:val="p"/>
          </m:rPr>
          <m:t>(</m:t>
        </m:r>
        <m:sSub>
          <m:e>
            <m:r>
              <m:t>x</m:t>
            </m:r>
          </m:e>
          <m:sub>
            <m:r>
              <m:t>1</m:t>
            </m:r>
          </m:sub>
        </m:sSub>
        <m:r>
          <m:rPr>
            <m:sty m:val="p"/>
          </m:rPr>
          <m:t>,</m:t>
        </m:r>
        <m:sSub>
          <m:e>
            <m:r>
              <m:t>x</m:t>
            </m:r>
          </m:e>
          <m:sub>
            <m:r>
              <m:t>2</m:t>
            </m:r>
          </m:sub>
        </m:sSub>
        <m:r>
          <m:rPr>
            <m:sty m:val="p"/>
          </m:rPr>
          <m:t>)</m:t>
        </m:r>
      </m:oMath>
      <w:ins w:id="9903" w:author="PR Preview" w:date="2026-01-01T00:00:00Z">
        <w:r>
          <w:t xml:space="preserve"> </w:t>
        </w:r>
      </w:ins>
      <w:ins w:id="9904" w:author="PR Preview" w:date="2026-01-01T00:00:00Z">
        <w:r>
          <w:t xml:space="preserve">in the plane with</w:t>
        </w:r>
      </w:ins>
      <w:ins w:id="9905"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t>1</m:t>
        </m:r>
      </m:oMath>
      <w:ins w:id="9906" w:author="PR Preview" w:date="2026-01-01T00:00:00Z">
        <w:r>
          <w:t xml:space="preserve">,</w:t>
        </w:r>
      </w:ins>
      <w:ins w:id="9907" w:author="PR Preview" w:date="2026-01-01T00:00:00Z">
        <w:r>
          <w:t xml:space="preserve"> </w:t>
        </w:r>
      </w:ins>
      <w:ins w:id="9908" w:author="PR Preview" w:date="2026-01-01T00:00:00Z">
        <w:r>
          <w:t xml:space="preserve">and</w:t>
        </w:r>
      </w:ins>
      <w:ins w:id="9909" w:author="PR Preview" w:date="2026-01-01T00:00:00Z">
        <w:r>
          <w:t xml:space="preserve"> </w:t>
        </w:r>
      </w:ins>
      <m:oMath>
        <m:r>
          <m:t>π</m:t>
        </m:r>
        <m:r>
          <m:rPr>
            <m:sty m:val="p"/>
          </m:rPr>
          <m:t>≈</m:t>
        </m:r>
        <m:r>
          <m:t>3.14159</m:t>
        </m:r>
      </m:oMath>
      <w:ins w:id="9910" w:author="PR Preview" w:date="2026-01-01T00:00:00Z">
        <w:r>
          <w:t xml:space="preserve"> </w:t>
        </w:r>
      </w:ins>
      <w:ins w:id="9911" w:author="PR Preview" w:date="2026-01-01T00:00:00Z">
        <w:r>
          <w:t xml:space="preserve">is half of its circumference.</w:t>
        </w:r>
      </w:ins>
      <w:ins w:id="9912" w:author="PR Preview" w:date="2026-01-01T00:00:00Z">
        <w:r>
          <w:t xml:space="preserve"> </w:t>
        </w:r>
      </w:ins>
      <w:ins w:id="9913" w:author="PR Preview" w:date="2026-01-01T00:00:00Z">
        <w:r>
          <w:t xml:space="preserve">For a real number</w:t>
        </w:r>
      </w:ins>
      <w:ins w:id="9914" w:author="PR Preview" w:date="2026-01-01T00:00:00Z">
        <w:r>
          <w:t xml:space="preserve"> </w:t>
        </w:r>
      </w:ins>
      <m:oMath>
        <m:r>
          <m:t>θ</m:t>
        </m:r>
      </m:oMath>
      <w:ins w:id="9915" w:author="PR Preview" w:date="2026-01-01T00:00:00Z">
        <w:r>
          <w:t xml:space="preserve">, start at the point</w:t>
        </w:r>
      </w:ins>
      <w:ins w:id="9916" w:author="PR Preview" w:date="2026-01-01T00:00:00Z">
        <w:r>
          <w:t xml:space="preserve"> </w:t>
        </w:r>
      </w:ins>
      <m:oMath>
        <m:r>
          <m:rPr>
            <m:sty m:val="p"/>
          </m:rPr>
          <m:t>(</m:t>
        </m:r>
        <m:r>
          <m:t>1</m:t>
        </m:r>
        <m:r>
          <m:rPr>
            <m:sty m:val="p"/>
          </m:rPr>
          <m:t>,</m:t>
        </m:r>
        <m:r>
          <m:t>0</m:t>
        </m:r>
        <m:r>
          <m:rPr>
            <m:sty m:val="p"/>
          </m:rPr>
          <m:t>)</m:t>
        </m:r>
      </m:oMath>
      <w:ins w:id="9917" w:author="PR Preview" w:date="2026-01-01T00:00:00Z">
        <w:r>
          <w:t xml:space="preserve"> </w:t>
        </w:r>
      </w:ins>
      <w:ins w:id="9918" w:author="PR Preview" w:date="2026-01-01T00:00:00Z">
        <w:r>
          <w:t xml:space="preserve">and move a distance</w:t>
        </w:r>
      </w:ins>
      <w:ins w:id="9919" w:author="PR Preview" w:date="2026-01-01T00:00:00Z">
        <w:r>
          <w:t xml:space="preserve"> </w:t>
        </w:r>
      </w:ins>
      <m:oMath>
        <m:r>
          <m:t>​</m:t>
        </m:r>
        <m:d>
          <m:dPr>
            <m:begChr m:val="|"/>
            <m:sepChr m:val=""/>
            <m:endChr m:val="|"/>
            <m:grow/>
          </m:dPr>
          <m:e>
            <m:r>
              <m:t>θ</m:t>
            </m:r>
          </m:e>
        </m:d>
        <m:r>
          <m:t>​</m:t>
        </m:r>
      </m:oMath>
      <w:ins w:id="9920" w:author="PR Preview" w:date="2026-01-01T00:00:00Z">
        <w:r>
          <w:t xml:space="preserve"> </w:t>
        </w:r>
      </w:ins>
      <w:ins w:id="9921" w:author="PR Preview" w:date="2026-01-01T00:00:00Z">
        <w:r>
          <w:t xml:space="preserve">along the unit circle,</w:t>
        </w:r>
      </w:ins>
      <w:ins w:id="9922" w:author="PR Preview" w:date="2026-01-01T00:00:00Z">
        <w:r>
          <w:t xml:space="preserve"> </w:t>
        </w:r>
      </w:ins>
      <w:ins w:id="9923" w:author="PR Preview" w:date="2026-01-01T00:00:00Z">
        <w:r>
          <w:t xml:space="preserve">counterclockwise if</w:t>
        </w:r>
      </w:ins>
      <w:ins w:id="9924" w:author="PR Preview" w:date="2026-01-01T00:00:00Z">
        <w:r>
          <w:t xml:space="preserve"> </w:t>
        </w:r>
      </w:ins>
      <m:oMath>
        <m:r>
          <m:t>θ</m:t>
        </m:r>
        <m:r>
          <m:rPr>
            <m:sty m:val="p"/>
          </m:rPr>
          <m:t>≥</m:t>
        </m:r>
        <m:r>
          <m:t>0</m:t>
        </m:r>
      </m:oMath>
      <w:ins w:id="9925" w:author="PR Preview" w:date="2026-01-01T00:00:00Z">
        <w:r>
          <w:t xml:space="preserve"> </w:t>
        </w:r>
      </w:ins>
      <w:ins w:id="9926" w:author="PR Preview" w:date="2026-01-01T00:00:00Z">
        <w:r>
          <w:t xml:space="preserve">and clockwise if</w:t>
        </w:r>
      </w:ins>
      <w:ins w:id="9927" w:author="PR Preview" w:date="2026-01-01T00:00:00Z">
        <w:r>
          <w:t xml:space="preserve"> </w:t>
        </w:r>
      </w:ins>
      <m:oMath>
        <m:r>
          <m:t>θ</m:t>
        </m:r>
        <m:r>
          <m:rPr>
            <m:sty m:val="p"/>
          </m:rPr>
          <m:t>&lt;</m:t>
        </m:r>
        <m:r>
          <m:t>0</m:t>
        </m:r>
      </m:oMath>
      <w:ins w:id="9928" w:author="PR Preview" w:date="2026-01-01T00:00:00Z">
        <w:r>
          <w:t xml:space="preserve">.</w:t>
        </w:r>
      </w:ins>
      <w:ins w:id="9929" w:author="PR Preview" w:date="2026-01-01T00:00:00Z">
        <w:r>
          <w:t xml:space="preserve"> </w:t>
        </w:r>
      </w:ins>
      <w:ins w:id="9930" w:author="PR Preview" w:date="2026-01-01T00:00:00Z">
        <w:r>
          <w:t xml:space="preserve">The point reached is</w:t>
        </w:r>
      </w:ins>
      <w:ins w:id="9931" w:author="PR Preview" w:date="2026-01-01T00:00:00Z">
        <w:r>
          <w:t xml:space="preserve"> </w:t>
        </w:r>
      </w:ins>
      <m:oMath>
        <m:r>
          <m:rPr>
            <m:sty m:val="p"/>
          </m:rPr>
          <m:t>(</m:t>
        </m:r>
        <m:r>
          <m:rPr>
            <m:sty m:val="p"/>
          </m:rPr>
          <m:t>cos</m:t>
        </m:r>
        <m:r>
          <m:t>θ</m:t>
        </m:r>
        <m:r>
          <m:rPr>
            <m:sty m:val="p"/>
          </m:rPr>
          <m:t>,</m:t>
        </m:r>
        <m:r>
          <m:rPr>
            <m:sty m:val="p"/>
          </m:rPr>
          <m:t>sin</m:t>
        </m:r>
        <m:r>
          <m:t>θ</m:t>
        </m:r>
        <m:r>
          <m:rPr>
            <m:sty m:val="p"/>
          </m:rPr>
          <m:t>)</m:t>
        </m:r>
      </m:oMath>
      <w:ins w:id="9932" w:author="PR Preview" w:date="2026-01-01T00:00:00Z">
        <w:r>
          <w:t xml:space="preserve">:</w:t>
        </w:r>
      </w:ins>
      <w:ins w:id="9933" w:author="PR Preview" w:date="2026-01-01T00:00:00Z">
        <w:r>
          <w:t xml:space="preserve"> </w:t>
        </w:r>
      </w:ins>
      <w:ins w:id="9934" w:author="PR Preview" w:date="2026-01-01T00:00:00Z">
        <w:r>
          <w:t xml:space="preserve">its first coordinate is the</w:t>
        </w:r>
      </w:ins>
      <w:ins w:id="9935" w:author="PR Preview" w:date="2026-01-01T00:00:00Z">
        <w:r>
          <w:t xml:space="preserve"> </w:t>
        </w:r>
      </w:ins>
      <w:ins w:id="9936" w:author="PR Preview" w:date="2026-01-01T00:00:00Z">
        <w:r>
          <w:rPr>
            <w:b/>
            <w:bCs/>
          </w:rPr>
          <w:t xml:space="preserve">cosine</w:t>
        </w:r>
      </w:ins>
      <w:ins w:id="9937" w:author="PR Preview" w:date="2026-01-01T00:00:00Z">
        <w:r>
          <w:t xml:space="preserve"> </w:t>
        </w:r>
      </w:ins>
      <w:ins w:id="9938" w:author="PR Preview" w:date="2026-01-01T00:00:00Z">
        <w:r>
          <w:t xml:space="preserve">of</w:t>
        </w:r>
      </w:ins>
      <w:ins w:id="9939" w:author="PR Preview" w:date="2026-01-01T00:00:00Z">
        <w:r>
          <w:t xml:space="preserve"> </w:t>
        </w:r>
      </w:ins>
      <m:oMath>
        <m:r>
          <m:t>θ</m:t>
        </m:r>
      </m:oMath>
      <w:ins w:id="9940" w:author="PR Preview" w:date="2026-01-01T00:00:00Z">
        <w:r>
          <w:t xml:space="preserve">,</w:t>
        </w:r>
      </w:ins>
      <w:ins w:id="9941" w:author="PR Preview" w:date="2026-01-01T00:00:00Z">
        <w:r>
          <w:t xml:space="preserve"> </w:t>
        </w:r>
      </w:ins>
      <w:ins w:id="9942" w:author="PR Preview" w:date="2026-01-01T00:00:00Z">
        <w:r>
          <w:t xml:space="preserve">and its second coordinate is the</w:t>
        </w:r>
      </w:ins>
      <w:ins w:id="9943" w:author="PR Preview" w:date="2026-01-01T00:00:00Z">
        <w:r>
          <w:t xml:space="preserve"> </w:t>
        </w:r>
      </w:ins>
      <w:ins w:id="9944" w:author="PR Preview" w:date="2026-01-01T00:00:00Z">
        <w:r>
          <w:rPr>
            <w:b/>
            <w:bCs/>
          </w:rPr>
          <w:t xml:space="preserve">sine</w:t>
        </w:r>
      </w:ins>
      <w:ins w:id="9945" w:author="PR Preview" w:date="2026-01-01T00:00:00Z">
        <w:r>
          <w:t xml:space="preserve"> </w:t>
        </w:r>
      </w:ins>
      <w:ins w:id="9946" w:author="PR Preview" w:date="2026-01-01T00:00:00Z">
        <w:r>
          <w:t xml:space="preserve">of</w:t>
        </w:r>
      </w:ins>
      <w:ins w:id="9947" w:author="PR Preview" w:date="2026-01-01T00:00:00Z">
        <w:r>
          <w:t xml:space="preserve"> </w:t>
        </w:r>
      </w:ins>
      <m:oMath>
        <m:r>
          <m:t>θ</m:t>
        </m:r>
      </m:oMath>
      <w:ins w:id="9948" w:author="PR Preview" w:date="2026-01-01T00:00:00Z">
        <w:r>
          <w:t xml:space="preserve">.</w:t>
        </w:r>
      </w:ins>
    </w:p>
    <w:bookmarkEnd w:id="358"/>
    <w:bookmarkStart w:id="359" w:name="exm-cosine-sine"/>
    <w:p>
      <w:pPr>
        <w:pStyle w:val="BodyText"/>
      </w:pPr>
      <w:ins w:id="9949" w:author="PR Preview" w:date="2026-01-01T00:00:00Z">
        <w:r>
          <w:rPr>
            <w:b/>
            <w:bCs/>
          </w:rPr>
          <w:t xml:space="preserve">Example 106 (Cosines and sines of some angles)</w:t>
        </w:r>
      </w:ins>
      <w:ins w:id="9950" w:author="PR Preview" w:date="2026-01-01T00:00:00Z">
        <w:r>
          <w:t xml:space="preserve"> </w:t>
        </w:r>
      </w:ins>
      <w:ins w:id="9951" w:author="PR Preview" w:date="2026-01-01T00:00:00Z">
        <w:r>
          <w:t xml:space="preserve"> </w:t>
        </w:r>
      </w:ins>
    </w:p>
    <w:p>
      <w:pPr>
        <w:numPr>
          <w:ilvl w:val="0"/>
          <w:numId w:val="1061"/>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1"/>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1"/>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1"/>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59"/>
    <w:bookmarkStart w:id="360" w:name="def-angle"/>
    <w:p>
      <w:pPr>
        <w:pStyle w:val="BodyText"/>
      </w:pPr>
      <w:del w:id="9952" w:author="PR Preview" w:date="2026-01-01T00:00:00Z">
        <w:r>
          <w:rPr>
            <w:b/>
            <w:bCs/>
          </w:rPr>
          <w:delText xml:space="preserve">Definition 62 (Angle between two vectors)</w:delText>
        </w:r>
      </w:del>
      <w:del w:id="9953" w:author="PR Preview" w:date="2026-01-01T00:00:00Z">
        <w:r>
          <w:delText xml:space="preserve"> </w:delText>
        </w:r>
      </w:del>
      <w:del w:id="9954" w:author="PR Preview" w:date="2026-01-01T00:00:00Z">
        <w:r>
          <w:delText xml:space="preserve">The</w:delText>
        </w:r>
      </w:del>
      <w:del w:id="9955" w:author="PR Preview" w:date="2026-01-01T00:00:00Z">
        <w:r>
          <w:delText xml:space="preserve"> </w:delText>
        </w:r>
      </w:del>
      <w:del w:id="9956" w:author="PR Preview" w:date="2026-01-01T00:00:00Z">
        <w:r>
          <w:rPr>
            <w:b/>
            <w:bCs/>
          </w:rPr>
          <w:delText xml:space="preserve">angle</w:delText>
        </w:r>
      </w:del>
      <w:del w:id="9957" w:author="PR Preview" w:date="2026-01-01T00:00:00Z">
        <w:r>
          <w:delText xml:space="preserve"> </w:delText>
        </w:r>
      </w:del>
      <w:del w:id="9958" w:author="PR Preview" w:date="2026-01-01T00:00:00Z">
        <w:r>
          <w:delText xml:space="preserve">between two nonzero vectors</w:delText>
        </w:r>
      </w:del>
      <w:del w:id="9959"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9960" w:author="PR Preview" w:date="2026-01-01T00:00:00Z">
        <w:r>
          <w:delText xml:space="preserve"> </w:delText>
        </w:r>
      </w:del>
      <w:del w:id="9961" w:author="PR Preview" w:date="2026-01-01T00:00:00Z">
        <w:r>
          <w:delText xml:space="preserve">is the unique number</w:delText>
        </w:r>
      </w:del>
      <w:del w:id="9962" w:author="PR Preview" w:date="2026-01-01T00:00:00Z">
        <w:r>
          <w:delText xml:space="preserve"> </w:delText>
        </w:r>
      </w:del>
      <m:oMath>
        <m:r>
          <m:t>θ</m:t>
        </m:r>
        <m:r>
          <m:rPr>
            <m:sty m:val="p"/>
          </m:rPr>
          <m:t>∈</m:t>
        </m:r>
        <m:r>
          <m:rPr>
            <m:sty m:val="p"/>
          </m:rPr>
          <m:t>[</m:t>
        </m:r>
        <m:r>
          <m:t>0</m:t>
        </m:r>
        <m:r>
          <m:rPr>
            <m:sty m:val="p"/>
          </m:rPr>
          <m:t>,</m:t>
        </m:r>
        <m:r>
          <m:t>π</m:t>
        </m:r>
        <m:r>
          <m:rPr>
            <m:sty m:val="p"/>
          </m:rPr>
          <m:t>]</m:t>
        </m:r>
      </m:oMath>
      <w:del w:id="9963" w:author="PR Preview" w:date="2026-01-01T00:00:00Z">
        <w:r>
          <w:delText xml:space="preserve"> </w:delText>
        </w:r>
      </w:del>
      <w:del w:id="9964" w:author="PR Preview" w:date="2026-01-01T00:00:00Z">
        <w:r>
          <w:delText xml:space="preserve">whose cosine (</w:delText>
        </w:r>
      </w:del>
      <w:hyperlink w:anchor="def-cosine-sine">
        <w:del w:id="9965" w:author="PR Preview" w:date="2026-01-01T00:00:00Z">
          <w:r>
            <w:rPr>
              <w:rStyle w:val="Hyperlink"/>
            </w:rPr>
            <w:delText xml:space="preserve">Definition 61</w:delText>
          </w:r>
        </w:del>
      </w:hyperlink>
      <w:del w:id="9966" w:author="PR Preview" w:date="2026-01-01T00:00:00Z">
        <w:r>
          <w:delText xml:space="preserve">) satisfies</w:delText>
        </w:r>
      </w:del>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del w:id="9967" w:author="PR Preview" w:date="2026-01-01T00:00:00Z">
        <w:r>
          <w:rPr>
            <w:i/>
            <w:iCs/>
          </w:rPr>
          <w:delText xml:space="preserve">Remark 17</w:delText>
        </w:r>
      </w:del>
      <w:del w:id="9968" w:author="PR Preview" w:date="2026-01-01T00:00:00Z">
        <w:r>
          <w:delText xml:space="preserve"> (Why the angle is well defined). </w:delText>
        </w:r>
      </w:del>
      <w:del w:id="9969" w:author="PR Preview" w:date="2026-01-01T00:00:00Z">
        <w:r>
          <w:delText xml:space="preserve">The denominator is positive, because both vectors are nonzero (</w:delText>
        </w:r>
      </w:del>
      <w:hyperlink w:anchor="thm-norm-properties">
        <w:del w:id="9970" w:author="PR Preview" w:date="2026-01-01T00:00:00Z">
          <w:r>
            <w:rPr>
              <w:rStyle w:val="Hyperlink"/>
            </w:rPr>
            <w:delText xml:space="preserve">Theorem 53</w:delText>
          </w:r>
        </w:del>
      </w:hyperlink>
      <w:del w:id="9971" w:author="PR Preview" w:date="2026-01-01T00:00:00Z">
        <w:r>
          <w:delText xml:space="preserve">),</w:delText>
        </w:r>
      </w:del>
      <w:del w:id="9972" w:author="PR Preview" w:date="2026-01-01T00:00:00Z">
        <w:r>
          <w:delText xml:space="preserve"> </w:delText>
        </w:r>
      </w:del>
      <w:del w:id="9973" w:author="PR Preview" w:date="2026-01-01T00:00:00Z">
        <w:r>
          <w:delText xml:space="preserve">and by</w:delText>
        </w:r>
      </w:del>
      <w:del w:id="9974" w:author="PR Preview" w:date="2026-01-01T00:00:00Z">
        <w:r>
          <w:delText xml:space="preserve"> </w:delText>
        </w:r>
      </w:del>
      <w:hyperlink w:anchor="thm-cauchy-schwarz">
        <w:del w:id="9975" w:author="PR Preview" w:date="2026-01-01T00:00:00Z">
          <w:r>
            <w:rPr>
              <w:rStyle w:val="Hyperlink"/>
            </w:rPr>
            <w:delText xml:space="preserve">Theorem 55</w:delText>
          </w:r>
        </w:del>
      </w:hyperlink>
      <w:del w:id="9976" w:author="PR Preview" w:date="2026-01-01T00:00:00Z">
        <w:r>
          <w:delText xml:space="preserve"> </w:delText>
        </w:r>
      </w:del>
      <w:del w:id="9977" w:author="PR Preview" w:date="2026-01-01T00:00:00Z">
        <w:r>
          <w:delText xml:space="preserve">the ratio lies between</w:delText>
        </w:r>
      </w:del>
      <w:del w:id="9978" w:author="PR Preview" w:date="2026-01-01T00:00:00Z">
        <w:r>
          <w:delText xml:space="preserve"> </w:delText>
        </w:r>
      </w:del>
      <m:oMath>
        <m:r>
          <m:rPr>
            <m:sty m:val="p"/>
          </m:rPr>
          <m:t>−</m:t>
        </m:r>
        <m:r>
          <m:t>1</m:t>
        </m:r>
      </m:oMath>
      <w:del w:id="9979" w:author="PR Preview" w:date="2026-01-01T00:00:00Z">
        <w:r>
          <w:delText xml:space="preserve"> </w:delText>
        </w:r>
      </w:del>
      <w:del w:id="9980" w:author="PR Preview" w:date="2026-01-01T00:00:00Z">
        <w:r>
          <w:delText xml:space="preserve">and</w:delText>
        </w:r>
      </w:del>
      <w:del w:id="9981" w:author="PR Preview" w:date="2026-01-01T00:00:00Z">
        <w:r>
          <w:delText xml:space="preserve"> </w:delText>
        </w:r>
      </w:del>
      <m:oMath>
        <m:r>
          <m:t>1</m:t>
        </m:r>
      </m:oMath>
      <w:del w:id="9982" w:author="PR Preview" w:date="2026-01-01T00:00:00Z">
        <w:r>
          <w:delText xml:space="preserve">.</w:delText>
        </w:r>
      </w:del>
      <w:del w:id="9983" w:author="PR Preview" w:date="2026-01-01T00:00:00Z">
        <w:r>
          <w:delText xml:space="preserve"> </w:delText>
        </w:r>
      </w:del>
      <w:del w:id="9984" w:author="PR Preview" w:date="2026-01-01T00:00:00Z">
        <w:r>
          <w:delText xml:space="preserve">On</w:delText>
        </w:r>
      </w:del>
      <w:del w:id="9985" w:author="PR Preview" w:date="2026-01-01T00:00:00Z">
        <w:r>
          <w:delText xml:space="preserve"> </w:delText>
        </w:r>
      </w:del>
      <m:oMath>
        <m:r>
          <m:rPr>
            <m:sty m:val="p"/>
          </m:rPr>
          <m:t>[</m:t>
        </m:r>
        <m:r>
          <m:t>0</m:t>
        </m:r>
        <m:r>
          <m:rPr>
            <m:sty m:val="p"/>
          </m:rPr>
          <m:t>,</m:t>
        </m:r>
        <m:r>
          <m:t>π</m:t>
        </m:r>
        <m:r>
          <m:rPr>
            <m:sty m:val="p"/>
          </m:rPr>
          <m:t>]</m:t>
        </m:r>
      </m:oMath>
      <w:del w:id="9986" w:author="PR Preview" w:date="2026-01-01T00:00:00Z">
        <w:r>
          <w:delText xml:space="preserve">,</w:delText>
        </w:r>
      </w:del>
      <w:del w:id="9987" w:author="PR Preview" w:date="2026-01-01T00:00:00Z">
        <w:r>
          <w:delText xml:space="preserve"> </w:delText>
        </w:r>
      </w:del>
      <m:oMath>
        <m:r>
          <m:rPr>
            <m:sty m:val="p"/>
          </m:rPr>
          <m:t>cos</m:t>
        </m:r>
      </m:oMath>
      <w:del w:id="9988" w:author="PR Preview" w:date="2026-01-01T00:00:00Z">
        <w:r>
          <w:delText xml:space="preserve"> </w:delText>
        </w:r>
      </w:del>
      <w:del w:id="9989" w:author="PR Preview" w:date="2026-01-01T00:00:00Z">
        <w:r>
          <w:delText xml:space="preserve">is decreasing from</w:delText>
        </w:r>
      </w:del>
      <w:del w:id="9990" w:author="PR Preview" w:date="2026-01-01T00:00:00Z">
        <w:r>
          <w:delText xml:space="preserve"> </w:delText>
        </w:r>
      </w:del>
      <m:oMath>
        <m:r>
          <m:t>1</m:t>
        </m:r>
      </m:oMath>
      <w:del w:id="9991" w:author="PR Preview" w:date="2026-01-01T00:00:00Z">
        <w:r>
          <w:delText xml:space="preserve"> </w:delText>
        </w:r>
      </w:del>
      <w:del w:id="9992" w:author="PR Preview" w:date="2026-01-01T00:00:00Z">
        <w:r>
          <w:delText xml:space="preserve">to</w:delText>
        </w:r>
      </w:del>
      <w:del w:id="9993" w:author="PR Preview" w:date="2026-01-01T00:00:00Z">
        <w:r>
          <w:delText xml:space="preserve"> </w:delText>
        </w:r>
      </w:del>
      <m:oMath>
        <m:r>
          <m:rPr>
            <m:sty m:val="p"/>
          </m:rPr>
          <m:t>−</m:t>
        </m:r>
        <m:r>
          <m:t>1</m:t>
        </m:r>
      </m:oMath>
      <w:del w:id="9994" w:author="PR Preview" w:date="2026-01-01T00:00:00Z">
        <w:r>
          <w:delText xml:space="preserve"> </w:delText>
        </w:r>
      </w:del>
      <w:del w:id="9995" w:author="PR Preview" w:date="2026-01-01T00:00:00Z">
        <w:r>
          <w:delText xml:space="preserve">and takes each value in</w:delText>
        </w:r>
      </w:del>
      <w:del w:id="9996" w:author="PR Preview" w:date="2026-01-01T00:00:00Z">
        <w:r>
          <w:delText xml:space="preserve"> </w:delText>
        </w:r>
      </w:del>
      <m:oMath>
        <m:r>
          <m:rPr>
            <m:sty m:val="p"/>
          </m:rPr>
          <m:t>[</m:t>
        </m:r>
        <m:r>
          <m:rPr>
            <m:sty m:val="p"/>
          </m:rPr>
          <m:t>−</m:t>
        </m:r>
        <m:r>
          <m:t>1</m:t>
        </m:r>
        <m:r>
          <m:rPr>
            <m:sty m:val="p"/>
          </m:rPr>
          <m:t>,</m:t>
        </m:r>
        <m:r>
          <m:t>1</m:t>
        </m:r>
        <m:r>
          <m:rPr>
            <m:sty m:val="p"/>
          </m:rPr>
          <m:t>]</m:t>
        </m:r>
      </m:oMath>
      <w:del w:id="9997" w:author="PR Preview" w:date="2026-01-01T00:00:00Z">
        <w:r>
          <w:delText xml:space="preserve"> </w:delText>
        </w:r>
      </w:del>
      <w:del w:id="9998" w:author="PR Preview" w:date="2026-01-01T00:00:00Z">
        <w:r>
          <w:delText xml:space="preserve">exactly once,</w:delText>
        </w:r>
      </w:del>
      <w:del w:id="9999" w:author="PR Preview" w:date="2026-01-01T00:00:00Z">
        <w:r>
          <w:delText xml:space="preserve"> </w:delText>
        </w:r>
      </w:del>
      <w:del w:id="10000" w:author="PR Preview" w:date="2026-01-01T00:00:00Z">
        <w:r>
          <w:delText xml:space="preserve">so there is exactly one such</w:delText>
        </w:r>
      </w:del>
      <w:del w:id="10001" w:author="PR Preview" w:date="2026-01-01T00:00:00Z">
        <w:r>
          <w:delText xml:space="preserve"> </w:delText>
        </w:r>
      </w:del>
      <m:oMath>
        <m:r>
          <m:t>θ</m:t>
        </m:r>
      </m:oMath>
      <w:del w:id="10002" w:author="PR Preview" w:date="2026-01-01T00:00:00Z">
        <w:r>
          <w:delText xml:space="preserve">.</w:delText>
        </w:r>
      </w:del>
      <w:del w:id="10003" w:author="PR Preview" w:date="2026-01-01T00:00:00Z">
        <w:r>
          <w:delText xml:space="preserve"> </w:delText>
        </w:r>
      </w:del>
      <w:del w:id="10004" w:author="PR Preview" w:date="2026-01-01T00:00:00Z">
        <w:r>
          <w:delText xml:space="preserve">The angle is</w:delText>
        </w:r>
      </w:del>
      <w:del w:id="10005" w:author="PR Preview" w:date="2026-01-01T00:00:00Z">
        <w:r>
          <w:delText xml:space="preserve"> </w:delText>
        </w:r>
      </w:del>
      <m:oMath>
        <m:r>
          <m:t>π</m:t>
        </m:r>
        <m:r>
          <m:rPr>
            <m:sty m:val="p"/>
          </m:rPr>
          <m:t>/</m:t>
        </m:r>
        <m:r>
          <m:t>2</m:t>
        </m:r>
      </m:oMath>
      <w:del w:id="10006" w:author="PR Preview" w:date="2026-01-01T00:00:00Z">
        <w:r>
          <w:delText xml:space="preserve"> </w:delText>
        </w:r>
      </w:del>
      <w:del w:id="10007" w:author="PR Preview" w:date="2026-01-01T00:00:00Z">
        <w:r>
          <w:delText xml:space="preserve">exactly when</w:delText>
        </w:r>
      </w:del>
      <w:del w:id="10008" w:author="PR Preview" w:date="2026-01-01T00:00:00Z">
        <w:r>
          <w:delText xml:space="preserve"> </w:delText>
        </w:r>
      </w:del>
      <m:oMath>
        <m:acc>
          <m:accPr>
            <m:chr m:val="̃"/>
          </m:accPr>
          <m:e>
            <m:r>
              <m:t>x</m:t>
            </m:r>
          </m:e>
        </m:acc>
        <m:r>
          <m:rPr>
            <m:sty m:val="p"/>
          </m:rPr>
          <m:t>⋅</m:t>
        </m:r>
        <m:acc>
          <m:accPr>
            <m:chr m:val="̃"/>
          </m:accPr>
          <m:e>
            <m:r>
              <m:t>y</m:t>
            </m:r>
          </m:e>
        </m:acc>
        <m:r>
          <m:rPr>
            <m:sty m:val="p"/>
          </m:rPr>
          <m:t>=</m:t>
        </m:r>
        <m:r>
          <m:t>0</m:t>
        </m:r>
      </m:oMath>
      <w:del w:id="10009" w:author="PR Preview" w:date="2026-01-01T00:00:00Z">
        <w:r>
          <w:delText xml:space="preserve">,</w:delText>
        </w:r>
      </w:del>
      <w:del w:id="10010" w:author="PR Preview" w:date="2026-01-01T00:00:00Z">
        <w:r>
          <w:delText xml:space="preserve"> </w:delText>
        </w:r>
      </w:del>
      <w:del w:id="10011" w:author="PR Preview" w:date="2026-01-01T00:00:00Z">
        <w:r>
          <w:delText xml:space="preserve">so for nonzero vectors, orthogonal (</w:delText>
        </w:r>
      </w:del>
      <w:hyperlink w:anchor="def-orthogonal-vectors">
        <w:del w:id="10012" w:author="PR Preview" w:date="2026-01-01T00:00:00Z">
          <w:r>
            <w:rPr>
              <w:rStyle w:val="Hyperlink"/>
            </w:rPr>
            <w:delText xml:space="preserve">Definition 13</w:delText>
          </w:r>
        </w:del>
      </w:hyperlink>
      <w:del w:id="10013" w:author="PR Preview" w:date="2026-01-01T00:00:00Z">
        <w:r>
          <w:delText xml:space="preserve">) means at a right angle.</w:delText>
        </w:r>
      </w:del>
    </w:p>
    <w:p>
      <w:pPr>
        <w:pStyle w:val="BodyText"/>
      </w:pPr>
      <w:del w:id="10014" w:author="PR Preview" w:date="2026-01-01T00:00:00Z">
        <w:r>
          <w:rPr>
            <w:b/>
            <w:bCs/>
          </w:rPr>
          <w:delText xml:space="preserve">Example 104 (Some angles in the plane)</w:delText>
        </w:r>
      </w:del>
      <w:del w:id="10015" w:author="PR Preview" w:date="2026-01-01T00:00:00Z">
        <w:r>
          <w:delText xml:space="preserve"> </w:delText>
        </w:r>
      </w:del>
      <w:del w:id="10016" w:author="PR Preview" w:date="2026-01-01T00:00:00Z">
        <w:r>
          <w:delText xml:space="preserve"> </w:delText>
        </w:r>
      </w:del>
    </w:p>
    <w:p>
      <w:pPr>
        <w:pStyle w:val="BodyText"/>
      </w:pPr>
      <w:ins w:id="10017" w:author="PR Preview" w:date="2026-01-01T00:00:00Z">
        <w:r>
          <w:rPr>
            <w:b/>
            <w:bCs/>
          </w:rPr>
          <w:t xml:space="preserve">Definition 66 (Angle between two vectors)</w:t>
        </w:r>
      </w:ins>
      <w:ins w:id="10018" w:author="PR Preview" w:date="2026-01-01T00:00:00Z">
        <w:r>
          <w:t xml:space="preserve"> </w:t>
        </w:r>
      </w:ins>
      <w:ins w:id="10019" w:author="PR Preview" w:date="2026-01-01T00:00:00Z">
        <w:r>
          <w:t xml:space="preserve">The</w:t>
        </w:r>
      </w:ins>
      <w:ins w:id="10020" w:author="PR Preview" w:date="2026-01-01T00:00:00Z">
        <w:r>
          <w:t xml:space="preserve"> </w:t>
        </w:r>
      </w:ins>
      <w:ins w:id="10021" w:author="PR Preview" w:date="2026-01-01T00:00:00Z">
        <w:r>
          <w:rPr>
            <w:b/>
            <w:bCs/>
          </w:rPr>
          <w:t xml:space="preserve">angle</w:t>
        </w:r>
      </w:ins>
      <w:ins w:id="10022" w:author="PR Preview" w:date="2026-01-01T00:00:00Z">
        <w:r>
          <w:t xml:space="preserve"> </w:t>
        </w:r>
      </w:ins>
      <w:ins w:id="10023" w:author="PR Preview" w:date="2026-01-01T00:00:00Z">
        <w:r>
          <w:t xml:space="preserve">between two nonzero vectors</w:t>
        </w:r>
      </w:ins>
      <w:ins w:id="10024"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10025" w:author="PR Preview" w:date="2026-01-01T00:00:00Z">
        <w:r>
          <w:t xml:space="preserve"> </w:t>
        </w:r>
      </w:ins>
      <w:ins w:id="10026" w:author="PR Preview" w:date="2026-01-01T00:00:00Z">
        <w:r>
          <w:t xml:space="preserve">is the unique number</w:t>
        </w:r>
      </w:ins>
      <w:ins w:id="10027" w:author="PR Preview" w:date="2026-01-01T00:00:00Z">
        <w:r>
          <w:t xml:space="preserve"> </w:t>
        </w:r>
      </w:ins>
      <m:oMath>
        <m:r>
          <m:t>θ</m:t>
        </m:r>
        <m:r>
          <m:rPr>
            <m:sty m:val="p"/>
          </m:rPr>
          <m:t>∈</m:t>
        </m:r>
        <m:r>
          <m:rPr>
            <m:sty m:val="p"/>
          </m:rPr>
          <m:t>[</m:t>
        </m:r>
        <m:r>
          <m:t>0</m:t>
        </m:r>
        <m:r>
          <m:rPr>
            <m:sty m:val="p"/>
          </m:rPr>
          <m:t>,</m:t>
        </m:r>
        <m:r>
          <m:t>π</m:t>
        </m:r>
        <m:r>
          <m:rPr>
            <m:sty m:val="p"/>
          </m:rPr>
          <m:t>]</m:t>
        </m:r>
      </m:oMath>
      <w:ins w:id="10028" w:author="PR Preview" w:date="2026-01-01T00:00:00Z">
        <w:r>
          <w:t xml:space="preserve"> </w:t>
        </w:r>
      </w:ins>
      <w:ins w:id="10029" w:author="PR Preview" w:date="2026-01-01T00:00:00Z">
        <w:r>
          <w:t xml:space="preserve">whose cosine (</w:t>
        </w:r>
      </w:ins>
      <w:hyperlink w:anchor="def-cosine-sine">
        <w:ins w:id="10030" w:author="PR Preview" w:date="2026-01-01T00:00:00Z">
          <w:r>
            <w:rPr>
              <w:rStyle w:val="Hyperlink"/>
            </w:rPr>
            <w:t xml:space="preserve">Definition 65</w:t>
          </w:r>
        </w:ins>
      </w:hyperlink>
      <w:ins w:id="10031" w:author="PR Preview" w:date="2026-01-01T00:00:00Z">
        <w:r>
          <w:t xml:space="preserve">) satisfies</w:t>
        </w:r>
      </w:ins>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0"/>
    <w:bookmarkStart w:id="361" w:name="rem-angle-well-defined"/>
    <w:p>
      <w:pPr>
        <w:pStyle w:val="FirstParagraph"/>
      </w:pPr>
      <w:ins w:id="10032" w:author="PR Preview" w:date="2026-01-01T00:00:00Z">
        <w:r>
          <w:rPr>
            <w:i/>
            <w:iCs/>
          </w:rPr>
          <w:t xml:space="preserve">Remark 24</w:t>
        </w:r>
      </w:ins>
      <w:ins w:id="10033" w:author="PR Preview" w:date="2026-01-01T00:00:00Z">
        <w:r>
          <w:t xml:space="preserve"> (Why the angle is well defined). </w:t>
        </w:r>
      </w:ins>
      <w:ins w:id="10034" w:author="PR Preview" w:date="2026-01-01T00:00:00Z">
        <w:r>
          <w:t xml:space="preserve">The denominator is positive, because both vectors are nonzero (</w:t>
        </w:r>
      </w:ins>
      <w:hyperlink w:anchor="thm-norm-properties">
        <w:ins w:id="10035" w:author="PR Preview" w:date="2026-01-01T00:00:00Z">
          <w:r>
            <w:rPr>
              <w:rStyle w:val="Hyperlink"/>
            </w:rPr>
            <w:t xml:space="preserve">Theorem 54</w:t>
          </w:r>
        </w:ins>
      </w:hyperlink>
      <w:ins w:id="10036" w:author="PR Preview" w:date="2026-01-01T00:00:00Z">
        <w:r>
          <w:t xml:space="preserve">),</w:t>
        </w:r>
      </w:ins>
      <w:ins w:id="10037" w:author="PR Preview" w:date="2026-01-01T00:00:00Z">
        <w:r>
          <w:t xml:space="preserve"> </w:t>
        </w:r>
      </w:ins>
      <w:ins w:id="10038" w:author="PR Preview" w:date="2026-01-01T00:00:00Z">
        <w:r>
          <w:t xml:space="preserve">and by</w:t>
        </w:r>
      </w:ins>
      <w:ins w:id="10039" w:author="PR Preview" w:date="2026-01-01T00:00:00Z">
        <w:r>
          <w:t xml:space="preserve"> </w:t>
        </w:r>
      </w:ins>
      <w:hyperlink w:anchor="thm-cauchy-schwarz">
        <w:ins w:id="10040" w:author="PR Preview" w:date="2026-01-01T00:00:00Z">
          <w:r>
            <w:rPr>
              <w:rStyle w:val="Hyperlink"/>
            </w:rPr>
            <w:t xml:space="preserve">Theorem 56</w:t>
          </w:r>
        </w:ins>
      </w:hyperlink>
      <w:ins w:id="10041" w:author="PR Preview" w:date="2026-01-01T00:00:00Z">
        <w:r>
          <w:t xml:space="preserve"> </w:t>
        </w:r>
      </w:ins>
      <w:ins w:id="10042" w:author="PR Preview" w:date="2026-01-01T00:00:00Z">
        <w:r>
          <w:t xml:space="preserve">the ratio lies between</w:t>
        </w:r>
      </w:ins>
      <w:ins w:id="10043" w:author="PR Preview" w:date="2026-01-01T00:00:00Z">
        <w:r>
          <w:t xml:space="preserve"> </w:t>
        </w:r>
      </w:ins>
      <m:oMath>
        <m:r>
          <m:rPr>
            <m:sty m:val="p"/>
          </m:rPr>
          <m:t>−</m:t>
        </m:r>
        <m:r>
          <m:t>1</m:t>
        </m:r>
      </m:oMath>
      <w:ins w:id="10044" w:author="PR Preview" w:date="2026-01-01T00:00:00Z">
        <w:r>
          <w:t xml:space="preserve"> </w:t>
        </w:r>
      </w:ins>
      <w:ins w:id="10045" w:author="PR Preview" w:date="2026-01-01T00:00:00Z">
        <w:r>
          <w:t xml:space="preserve">and</w:t>
        </w:r>
      </w:ins>
      <w:ins w:id="10046" w:author="PR Preview" w:date="2026-01-01T00:00:00Z">
        <w:r>
          <w:t xml:space="preserve"> </w:t>
        </w:r>
      </w:ins>
      <m:oMath>
        <m:r>
          <m:t>1</m:t>
        </m:r>
      </m:oMath>
      <w:ins w:id="10047" w:author="PR Preview" w:date="2026-01-01T00:00:00Z">
        <w:r>
          <w:t xml:space="preserve">.</w:t>
        </w:r>
      </w:ins>
      <w:ins w:id="10048" w:author="PR Preview" w:date="2026-01-01T00:00:00Z">
        <w:r>
          <w:t xml:space="preserve"> </w:t>
        </w:r>
      </w:ins>
      <w:ins w:id="10049" w:author="PR Preview" w:date="2026-01-01T00:00:00Z">
        <w:r>
          <w:t xml:space="preserve">On</w:t>
        </w:r>
      </w:ins>
      <w:ins w:id="10050" w:author="PR Preview" w:date="2026-01-01T00:00:00Z">
        <w:r>
          <w:t xml:space="preserve"> </w:t>
        </w:r>
      </w:ins>
      <m:oMath>
        <m:r>
          <m:rPr>
            <m:sty m:val="p"/>
          </m:rPr>
          <m:t>[</m:t>
        </m:r>
        <m:r>
          <m:t>0</m:t>
        </m:r>
        <m:r>
          <m:rPr>
            <m:sty m:val="p"/>
          </m:rPr>
          <m:t>,</m:t>
        </m:r>
        <m:r>
          <m:t>π</m:t>
        </m:r>
        <m:r>
          <m:rPr>
            <m:sty m:val="p"/>
          </m:rPr>
          <m:t>]</m:t>
        </m:r>
      </m:oMath>
      <w:ins w:id="10051" w:author="PR Preview" w:date="2026-01-01T00:00:00Z">
        <w:r>
          <w:t xml:space="preserve">,</w:t>
        </w:r>
      </w:ins>
      <w:ins w:id="10052" w:author="PR Preview" w:date="2026-01-01T00:00:00Z">
        <w:r>
          <w:t xml:space="preserve"> </w:t>
        </w:r>
      </w:ins>
      <m:oMath>
        <m:r>
          <m:rPr>
            <m:sty m:val="p"/>
          </m:rPr>
          <m:t>cos</m:t>
        </m:r>
      </m:oMath>
      <w:ins w:id="10053" w:author="PR Preview" w:date="2026-01-01T00:00:00Z">
        <w:r>
          <w:t xml:space="preserve"> </w:t>
        </w:r>
      </w:ins>
      <w:ins w:id="10054" w:author="PR Preview" w:date="2026-01-01T00:00:00Z">
        <w:r>
          <w:t xml:space="preserve">is decreasing from</w:t>
        </w:r>
      </w:ins>
      <w:ins w:id="10055" w:author="PR Preview" w:date="2026-01-01T00:00:00Z">
        <w:r>
          <w:t xml:space="preserve"> </w:t>
        </w:r>
      </w:ins>
      <m:oMath>
        <m:r>
          <m:t>1</m:t>
        </m:r>
      </m:oMath>
      <w:ins w:id="10056" w:author="PR Preview" w:date="2026-01-01T00:00:00Z">
        <w:r>
          <w:t xml:space="preserve"> </w:t>
        </w:r>
      </w:ins>
      <w:ins w:id="10057" w:author="PR Preview" w:date="2026-01-01T00:00:00Z">
        <w:r>
          <w:t xml:space="preserve">to</w:t>
        </w:r>
      </w:ins>
      <w:ins w:id="10058" w:author="PR Preview" w:date="2026-01-01T00:00:00Z">
        <w:r>
          <w:t xml:space="preserve"> </w:t>
        </w:r>
      </w:ins>
      <m:oMath>
        <m:r>
          <m:rPr>
            <m:sty m:val="p"/>
          </m:rPr>
          <m:t>−</m:t>
        </m:r>
        <m:r>
          <m:t>1</m:t>
        </m:r>
      </m:oMath>
      <w:ins w:id="10059" w:author="PR Preview" w:date="2026-01-01T00:00:00Z">
        <w:r>
          <w:t xml:space="preserve"> </w:t>
        </w:r>
      </w:ins>
      <w:ins w:id="10060" w:author="PR Preview" w:date="2026-01-01T00:00:00Z">
        <w:r>
          <w:t xml:space="preserve">and takes each value in</w:t>
        </w:r>
      </w:ins>
      <w:ins w:id="10061" w:author="PR Preview" w:date="2026-01-01T00:00:00Z">
        <w:r>
          <w:t xml:space="preserve"> </w:t>
        </w:r>
      </w:ins>
      <m:oMath>
        <m:r>
          <m:rPr>
            <m:sty m:val="p"/>
          </m:rPr>
          <m:t>[</m:t>
        </m:r>
        <m:r>
          <m:rPr>
            <m:sty m:val="p"/>
          </m:rPr>
          <m:t>−</m:t>
        </m:r>
        <m:r>
          <m:t>1</m:t>
        </m:r>
        <m:r>
          <m:rPr>
            <m:sty m:val="p"/>
          </m:rPr>
          <m:t>,</m:t>
        </m:r>
        <m:r>
          <m:t>1</m:t>
        </m:r>
        <m:r>
          <m:rPr>
            <m:sty m:val="p"/>
          </m:rPr>
          <m:t>]</m:t>
        </m:r>
      </m:oMath>
      <w:ins w:id="10062" w:author="PR Preview" w:date="2026-01-01T00:00:00Z">
        <w:r>
          <w:t xml:space="preserve"> </w:t>
        </w:r>
      </w:ins>
      <w:ins w:id="10063" w:author="PR Preview" w:date="2026-01-01T00:00:00Z">
        <w:r>
          <w:t xml:space="preserve">exactly once,</w:t>
        </w:r>
      </w:ins>
      <w:ins w:id="10064" w:author="PR Preview" w:date="2026-01-01T00:00:00Z">
        <w:r>
          <w:t xml:space="preserve"> </w:t>
        </w:r>
      </w:ins>
      <w:ins w:id="10065" w:author="PR Preview" w:date="2026-01-01T00:00:00Z">
        <w:r>
          <w:t xml:space="preserve">so there is exactly one such</w:t>
        </w:r>
      </w:ins>
      <w:ins w:id="10066" w:author="PR Preview" w:date="2026-01-01T00:00:00Z">
        <w:r>
          <w:t xml:space="preserve"> </w:t>
        </w:r>
      </w:ins>
      <m:oMath>
        <m:r>
          <m:t>θ</m:t>
        </m:r>
      </m:oMath>
      <w:ins w:id="10067" w:author="PR Preview" w:date="2026-01-01T00:00:00Z">
        <w:r>
          <w:t xml:space="preserve">.</w:t>
        </w:r>
      </w:ins>
      <w:ins w:id="10068" w:author="PR Preview" w:date="2026-01-01T00:00:00Z">
        <w:r>
          <w:t xml:space="preserve"> </w:t>
        </w:r>
      </w:ins>
      <w:ins w:id="10069" w:author="PR Preview" w:date="2026-01-01T00:00:00Z">
        <w:r>
          <w:t xml:space="preserve">The angle is</w:t>
        </w:r>
      </w:ins>
      <w:ins w:id="10070" w:author="PR Preview" w:date="2026-01-01T00:00:00Z">
        <w:r>
          <w:t xml:space="preserve"> </w:t>
        </w:r>
      </w:ins>
      <m:oMath>
        <m:r>
          <m:t>π</m:t>
        </m:r>
        <m:r>
          <m:rPr>
            <m:sty m:val="p"/>
          </m:rPr>
          <m:t>/</m:t>
        </m:r>
        <m:r>
          <m:t>2</m:t>
        </m:r>
      </m:oMath>
      <w:ins w:id="10071" w:author="PR Preview" w:date="2026-01-01T00:00:00Z">
        <w:r>
          <w:t xml:space="preserve"> </w:t>
        </w:r>
      </w:ins>
      <w:ins w:id="10072" w:author="PR Preview" w:date="2026-01-01T00:00:00Z">
        <w:r>
          <w:t xml:space="preserve">exactly when</w:t>
        </w:r>
      </w:ins>
      <w:ins w:id="10073" w:author="PR Preview" w:date="2026-01-01T00:00:00Z">
        <w:r>
          <w:t xml:space="preserve"> </w:t>
        </w:r>
      </w:ins>
      <m:oMath>
        <m:acc>
          <m:accPr>
            <m:chr m:val="̃"/>
          </m:accPr>
          <m:e>
            <m:r>
              <m:t>x</m:t>
            </m:r>
          </m:e>
        </m:acc>
        <m:r>
          <m:rPr>
            <m:sty m:val="p"/>
          </m:rPr>
          <m:t>⋅</m:t>
        </m:r>
        <m:acc>
          <m:accPr>
            <m:chr m:val="̃"/>
          </m:accPr>
          <m:e>
            <m:r>
              <m:t>y</m:t>
            </m:r>
          </m:e>
        </m:acc>
        <m:r>
          <m:rPr>
            <m:sty m:val="p"/>
          </m:rPr>
          <m:t>=</m:t>
        </m:r>
        <m:r>
          <m:t>0</m:t>
        </m:r>
      </m:oMath>
      <w:ins w:id="10074" w:author="PR Preview" w:date="2026-01-01T00:00:00Z">
        <w:r>
          <w:t xml:space="preserve">,</w:t>
        </w:r>
      </w:ins>
      <w:ins w:id="10075" w:author="PR Preview" w:date="2026-01-01T00:00:00Z">
        <w:r>
          <w:t xml:space="preserve"> </w:t>
        </w:r>
      </w:ins>
      <w:ins w:id="10076" w:author="PR Preview" w:date="2026-01-01T00:00:00Z">
        <w:r>
          <w:t xml:space="preserve">so for nonzero vectors, orthogonal (</w:t>
        </w:r>
      </w:ins>
      <w:hyperlink w:anchor="def-orthogonal-vectors">
        <w:ins w:id="10077" w:author="PR Preview" w:date="2026-01-01T00:00:00Z">
          <w:r>
            <w:rPr>
              <w:rStyle w:val="Hyperlink"/>
            </w:rPr>
            <w:t xml:space="preserve">Definition 13</w:t>
          </w:r>
        </w:ins>
      </w:hyperlink>
      <w:ins w:id="10078" w:author="PR Preview" w:date="2026-01-01T00:00:00Z">
        <w:r>
          <w:t xml:space="preserve">) means at a right angle.</w:t>
        </w:r>
      </w:ins>
    </w:p>
    <w:bookmarkEnd w:id="361"/>
    <w:bookmarkStart w:id="362" w:name="exm-angle"/>
    <w:p>
      <w:pPr>
        <w:pStyle w:val="BodyText"/>
      </w:pPr>
      <w:ins w:id="10079" w:author="PR Preview" w:date="2026-01-01T00:00:00Z">
        <w:r>
          <w:rPr>
            <w:b/>
            <w:bCs/>
          </w:rPr>
          <w:t xml:space="preserve">Example 107 (Some angles in the plane)</w:t>
        </w:r>
      </w:ins>
      <w:ins w:id="10080" w:author="PR Preview" w:date="2026-01-01T00:00:00Z">
        <w:r>
          <w:t xml:space="preserve"> </w:t>
        </w:r>
      </w:ins>
      <w:ins w:id="10081" w:author="PR Preview" w:date="2026-01-01T00:00:00Z">
        <w:r>
          <w:t xml:space="preserve"> </w:t>
        </w:r>
      </w:ins>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2"/>
    <w:bookmarkStart w:id="363" w:name="def-cosine-similarity"/>
    <w:p>
      <w:pPr>
        <w:pStyle w:val="FirstParagraph"/>
      </w:pPr>
      <w:del w:id="10082" w:author="PR Preview" w:date="2026-01-01T00:00:00Z">
        <w:r>
          <w:rPr>
            <w:b/>
            <w:bCs/>
          </w:rPr>
          <w:delText xml:space="preserve">Definition 63 (Cosine similarity)</w:delText>
        </w:r>
      </w:del>
      <w:del w:id="10083" w:author="PR Preview" w:date="2026-01-01T00:00:00Z">
        <w:r>
          <w:delText xml:space="preserve"> </w:delText>
        </w:r>
      </w:del>
      <w:del w:id="10084" w:author="PR Preview" w:date="2026-01-01T00:00:00Z">
        <w:r>
          <w:delText xml:space="preserve">The</w:delText>
        </w:r>
      </w:del>
      <w:del w:id="10085" w:author="PR Preview" w:date="2026-01-01T00:00:00Z">
        <w:r>
          <w:delText xml:space="preserve"> </w:delText>
        </w:r>
      </w:del>
      <w:del w:id="10086" w:author="PR Preview" w:date="2026-01-01T00:00:00Z">
        <w:r>
          <w:rPr>
            <w:b/>
            <w:bCs/>
          </w:rPr>
          <w:delText xml:space="preserve">cosine similarity</w:delText>
        </w:r>
      </w:del>
      <w:del w:id="10087" w:author="PR Preview" w:date="2026-01-01T00:00:00Z">
        <w:r>
          <w:delText xml:space="preserve"> </w:delText>
        </w:r>
      </w:del>
      <w:del w:id="10088" w:author="PR Preview" w:date="2026-01-01T00:00:00Z">
        <w:r>
          <w:delText xml:space="preserve">between two nonzero vectors</w:delText>
        </w:r>
      </w:del>
      <w:del w:id="10089"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10090" w:author="PR Preview" w:date="2026-01-01T00:00:00Z">
        <w:r>
          <w:delText xml:space="preserve"> </w:delText>
        </w:r>
      </w:del>
      <w:del w:id="10091" w:author="PR Preview" w:date="2026-01-01T00:00:00Z">
        <w:r>
          <w:delText xml:space="preserve">is</w:delText>
        </w:r>
      </w:del>
      <w:del w:id="10092" w:author="PR Preview" w:date="2026-01-01T00:00:00Z">
        <w:r>
          <w:delText xml:space="preserve"> </w:delText>
        </w:r>
      </w:del>
      <w:del w:id="10093" w:author="PR Preview" w:date="2026-01-01T00:00:00Z">
        <w:r>
          <w:delText xml:space="preserve">the cosine of the angle between them (</w:delText>
        </w:r>
      </w:del>
      <w:hyperlink w:anchor="def-angle">
        <w:del w:id="10094" w:author="PR Preview" w:date="2026-01-01T00:00:00Z">
          <w:r>
            <w:rPr>
              <w:rStyle w:val="Hyperlink"/>
            </w:rPr>
            <w:delText xml:space="preserve">Definition 62</w:delText>
          </w:r>
        </w:del>
      </w:hyperlink>
      <w:del w:id="10095" w:author="PR Preview" w:date="2026-01-01T00:00:00Z">
        <w:r>
          <w:delText xml:space="preserve">):</w:delText>
        </w:r>
      </w:del>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del w:id="10096" w:author="PR Preview" w:date="2026-01-01T00:00:00Z">
        <w:r>
          <w:delText xml:space="preserve">In a general real inner product space (</w:delText>
        </w:r>
      </w:del>
      <w:hyperlink w:anchor="def-inner-product-space">
        <w:del w:id="10097" w:author="PR Preview" w:date="2026-01-01T00:00:00Z">
          <w:r>
            <w:rPr>
              <w:rStyle w:val="Hyperlink"/>
            </w:rPr>
            <w:delText xml:space="preserve">Definition 57</w:delText>
          </w:r>
        </w:del>
      </w:hyperlink>
      <w:del w:id="10098" w:author="PR Preview" w:date="2026-01-01T00:00:00Z">
        <w:r>
          <w:delText xml:space="preserve">) with inner product</w:delText>
        </w:r>
      </w:del>
      <w:del w:id="10099" w:author="PR Preview" w:date="2026-01-01T00:00:00Z">
        <w:r>
          <w:delText xml:space="preserve"> </w:delText>
        </w:r>
      </w:del>
      <m:oMath>
        <m:d>
          <m:dPr>
            <m:begChr m:val="⟨"/>
            <m:sepChr m:val=""/>
            <m:endChr m:val="⟩"/>
            <m:grow/>
          </m:dPr>
          <m:e>
            <m:r>
              <m:rPr>
                <m:sty m:val="p"/>
              </m:rPr>
              <m:t>⋅</m:t>
            </m:r>
            <m:r>
              <m:rPr>
                <m:sty m:val="p"/>
              </m:rPr>
              <m:t>,</m:t>
            </m:r>
            <m:r>
              <m:rPr>
                <m:sty m:val="p"/>
              </m:rPr>
              <m:t>⋅</m:t>
            </m:r>
          </m:e>
        </m:d>
      </m:oMath>
      <w:del w:id="10100" w:author="PR Preview" w:date="2026-01-01T00:00:00Z">
        <w:r>
          <w:delText xml:space="preserve"> </w:delText>
        </w:r>
      </w:del>
      <w:del w:id="10101" w:author="PR Preview" w:date="2026-01-01T00:00:00Z">
        <w:r>
          <w:delText xml:space="preserve">and induced norm</w:delText>
        </w:r>
      </w:del>
      <w:del w:id="10102" w:author="PR Preview" w:date="2026-01-01T00:00:00Z">
        <w:r>
          <w:delText xml:space="preserve"> </w:delText>
        </w:r>
      </w:del>
      <m:oMath>
        <m:r>
          <m:t>​</m:t>
        </m:r>
        <m:d>
          <m:dPr>
            <m:begChr m:val="∥"/>
            <m:sepChr m:val=""/>
            <m:endChr m:val="∥"/>
            <m:grow/>
          </m:dPr>
          <m:e>
            <m:r>
              <m:rPr>
                <m:sty m:val="p"/>
              </m:rPr>
              <m:t>⋅</m:t>
            </m:r>
          </m:e>
        </m:d>
        <m:r>
          <m:t>​</m:t>
        </m:r>
      </m:oMath>
      <w:del w:id="10103" w:author="PR Preview" w:date="2026-01-01T00:00:00Z">
        <w:r>
          <w:delText xml:space="preserve">, the cosine similarity is</w:delText>
        </w:r>
      </w:del>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del w:id="10104" w:author="PR Preview" w:date="2026-01-01T00:00:00Z">
        <w:r>
          <w:rPr>
            <w:b/>
            <w:bCs/>
          </w:rPr>
          <w:delText xml:space="preserve">Example 105 (Cosine similarity of parallel, orthogonal, and arbitrary vectors)</w:delText>
        </w:r>
      </w:del>
      <w:del w:id="10105" w:author="PR Preview" w:date="2026-01-01T00:00:00Z">
        <w:r>
          <w:delText xml:space="preserve"> </w:delText>
        </w:r>
      </w:del>
      <w:del w:id="10106" w:author="PR Preview" w:date="2026-01-01T00:00:00Z">
        <w:r>
          <w:delText xml:space="preserve">For vectors in</w:delText>
        </w:r>
      </w:del>
      <w:del w:id="10107" w:author="PR Preview" w:date="2026-01-01T00:00:00Z">
        <w:r>
          <w:delText xml:space="preserve"> </w:delText>
        </w:r>
      </w:del>
      <m:oMath>
        <m:sSup>
          <m:e>
            <m:r>
              <m:rPr>
                <m:scr m:val="double-struck"/>
                <m:sty m:val="p"/>
              </m:rPr>
              <m:t>R</m:t>
            </m:r>
          </m:e>
          <m:sup>
            <m:r>
              <m:t>2</m:t>
            </m:r>
          </m:sup>
        </m:sSup>
      </m:oMath>
      <w:del w:id="10108" w:author="PR Preview" w:date="2026-01-01T00:00:00Z">
        <w:r>
          <w:delText xml:space="preserve">:</w:delText>
        </w:r>
      </w:del>
    </w:p>
    <w:p>
      <w:pPr>
        <w:pStyle w:val="FirstParagraph"/>
      </w:pPr>
      <w:ins w:id="10109" w:author="PR Preview" w:date="2026-01-01T00:00:00Z">
        <w:r>
          <w:rPr>
            <w:b/>
            <w:bCs/>
          </w:rPr>
          <w:t xml:space="preserve">Definition 67 (Cosine similarity)</w:t>
        </w:r>
      </w:ins>
      <w:ins w:id="10110" w:author="PR Preview" w:date="2026-01-01T00:00:00Z">
        <w:r>
          <w:t xml:space="preserve"> </w:t>
        </w:r>
      </w:ins>
      <w:ins w:id="10111" w:author="PR Preview" w:date="2026-01-01T00:00:00Z">
        <w:r>
          <w:t xml:space="preserve">The</w:t>
        </w:r>
      </w:ins>
      <w:ins w:id="10112" w:author="PR Preview" w:date="2026-01-01T00:00:00Z">
        <w:r>
          <w:t xml:space="preserve"> </w:t>
        </w:r>
      </w:ins>
      <w:ins w:id="10113" w:author="PR Preview" w:date="2026-01-01T00:00:00Z">
        <w:r>
          <w:rPr>
            <w:b/>
            <w:bCs/>
          </w:rPr>
          <w:t xml:space="preserve">cosine similarity</w:t>
        </w:r>
      </w:ins>
      <w:ins w:id="10114" w:author="PR Preview" w:date="2026-01-01T00:00:00Z">
        <w:r>
          <w:t xml:space="preserve"> </w:t>
        </w:r>
      </w:ins>
      <w:ins w:id="10115" w:author="PR Preview" w:date="2026-01-01T00:00:00Z">
        <w:r>
          <w:t xml:space="preserve">between two nonzero vectors</w:t>
        </w:r>
      </w:ins>
      <w:ins w:id="10116"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10117" w:author="PR Preview" w:date="2026-01-01T00:00:00Z">
        <w:r>
          <w:t xml:space="preserve"> </w:t>
        </w:r>
      </w:ins>
      <w:ins w:id="10118" w:author="PR Preview" w:date="2026-01-01T00:00:00Z">
        <w:r>
          <w:t xml:space="preserve">is</w:t>
        </w:r>
      </w:ins>
      <w:ins w:id="10119" w:author="PR Preview" w:date="2026-01-01T00:00:00Z">
        <w:r>
          <w:t xml:space="preserve"> </w:t>
        </w:r>
      </w:ins>
      <w:ins w:id="10120" w:author="PR Preview" w:date="2026-01-01T00:00:00Z">
        <w:r>
          <w:t xml:space="preserve">the cosine of the angle between them (</w:t>
        </w:r>
      </w:ins>
      <w:hyperlink w:anchor="def-angle">
        <w:ins w:id="10121" w:author="PR Preview" w:date="2026-01-01T00:00:00Z">
          <w:r>
            <w:rPr>
              <w:rStyle w:val="Hyperlink"/>
            </w:rPr>
            <w:t xml:space="preserve">Definition 66</w:t>
          </w:r>
        </w:ins>
      </w:hyperlink>
      <w:ins w:id="10122" w:author="PR Preview" w:date="2026-01-01T00:00:00Z">
        <w:r>
          <w:t xml:space="preserve">):</w:t>
        </w:r>
      </w:ins>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3"/>
    <w:bookmarkStart w:id="364" w:name="exm-cosine-similarity"/>
    <w:p>
      <w:pPr>
        <w:pStyle w:val="FirstParagraph"/>
      </w:pPr>
      <w:ins w:id="10123" w:author="PR Preview" w:date="2026-01-01T00:00:00Z">
        <w:r>
          <w:rPr>
            <w:b/>
            <w:bCs/>
          </w:rPr>
          <w:t xml:space="preserve">Example 108 (Cosine similarity of parallel, orthogonal, and arbitrary vectors)</w:t>
        </w:r>
      </w:ins>
      <w:ins w:id="10124" w:author="PR Preview" w:date="2026-01-01T00:00:00Z">
        <w:r>
          <w:t xml:space="preserve"> </w:t>
        </w:r>
      </w:ins>
      <w:ins w:id="10125" w:author="PR Preview" w:date="2026-01-01T00:00:00Z">
        <w:r>
          <w:t xml:space="preserve">For vectors in</w:t>
        </w:r>
      </w:ins>
      <w:ins w:id="10126" w:author="PR Preview" w:date="2026-01-01T00:00:00Z">
        <w:r>
          <w:t xml:space="preserve"> </w:t>
        </w:r>
      </w:ins>
      <m:oMath>
        <m:sSup>
          <m:e>
            <m:r>
              <m:rPr>
                <m:scr m:val="double-struck"/>
                <m:sty m:val="p"/>
              </m:rPr>
              <m:t>R</m:t>
            </m:r>
          </m:e>
          <m:sup>
            <m:r>
              <m:t>2</m:t>
            </m:r>
          </m:sup>
        </m:sSup>
      </m:oMath>
      <w:ins w:id="10127" w:author="PR Preview" w:date="2026-01-01T00:00:00Z">
        <w:r>
          <w:t xml:space="preserve">:</w:t>
        </w:r>
      </w:ins>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4"/>
    <w:bookmarkStart w:id="365" w:name="X64c41f557e7f698c947bb0d906d626137043d1e"/>
    <w:p>
      <w:pPr>
        <w:pStyle w:val="BodyText"/>
      </w:pPr>
      <w:ins w:id="10128" w:author="PR Preview" w:date="2026-01-01T00:00:00Z">
        <w:r>
          <w:rPr>
            <w:b/>
            <w:bCs/>
          </w:rPr>
          <w:t xml:space="preserve">Definition 68 (Cosine similarity in an inner product space)</w:t>
        </w:r>
      </w:ins>
      <w:ins w:id="10129" w:author="PR Preview" w:date="2026-01-01T00:00:00Z">
        <w:r>
          <w:t xml:space="preserve"> </w:t>
        </w:r>
      </w:ins>
      <w:ins w:id="10130" w:author="PR Preview" w:date="2026-01-01T00:00:00Z">
        <w:r>
          <w:t xml:space="preserve">In a general real inner product space (</w:t>
        </w:r>
      </w:ins>
      <w:hyperlink w:anchor="def-inner-product-space">
        <w:ins w:id="10131" w:author="PR Preview" w:date="2026-01-01T00:00:00Z">
          <w:r>
            <w:rPr>
              <w:rStyle w:val="Hyperlink"/>
            </w:rPr>
            <w:t xml:space="preserve">Definition 60</w:t>
          </w:r>
        </w:ins>
      </w:hyperlink>
      <w:ins w:id="10132" w:author="PR Preview" w:date="2026-01-01T00:00:00Z">
        <w:r>
          <w:t xml:space="preserve">) with inner product</w:t>
        </w:r>
      </w:ins>
      <w:ins w:id="10133" w:author="PR Preview" w:date="2026-01-01T00:00:00Z">
        <w:r>
          <w:t xml:space="preserve"> </w:t>
        </w:r>
      </w:ins>
      <m:oMath>
        <m:d>
          <m:dPr>
            <m:begChr m:val="⟨"/>
            <m:sepChr m:val=""/>
            <m:endChr m:val="⟩"/>
            <m:grow/>
          </m:dPr>
          <m:e>
            <m:r>
              <m:rPr>
                <m:sty m:val="p"/>
              </m:rPr>
              <m:t>⋅</m:t>
            </m:r>
            <m:r>
              <m:rPr>
                <m:sty m:val="p"/>
              </m:rPr>
              <m:t>,</m:t>
            </m:r>
            <m:r>
              <m:rPr>
                <m:sty m:val="p"/>
              </m:rPr>
              <m:t>⋅</m:t>
            </m:r>
          </m:e>
        </m:d>
      </m:oMath>
      <w:ins w:id="10134" w:author="PR Preview" w:date="2026-01-01T00:00:00Z">
        <w:r>
          <w:t xml:space="preserve"> </w:t>
        </w:r>
      </w:ins>
      <w:ins w:id="10135" w:author="PR Preview" w:date="2026-01-01T00:00:00Z">
        <w:r>
          <w:t xml:space="preserve">and induced norm</w:t>
        </w:r>
      </w:ins>
      <w:ins w:id="10136" w:author="PR Preview" w:date="2026-01-01T00:00:00Z">
        <w:r>
          <w:t xml:space="preserve"> </w:t>
        </w:r>
      </w:ins>
      <m:oMath>
        <m:r>
          <m:t>​</m:t>
        </m:r>
        <m:d>
          <m:dPr>
            <m:begChr m:val="∥"/>
            <m:sepChr m:val=""/>
            <m:endChr m:val="∥"/>
            <m:grow/>
          </m:dPr>
          <m:e>
            <m:r>
              <m:rPr>
                <m:sty m:val="p"/>
              </m:rPr>
              <m:t>⋅</m:t>
            </m:r>
          </m:e>
        </m:d>
        <m:r>
          <m:t>​</m:t>
        </m:r>
      </m:oMath>
      <w:ins w:id="10137" w:author="PR Preview" w:date="2026-01-01T00:00:00Z">
        <w:r>
          <w:t xml:space="preserve">, the</w:t>
        </w:r>
      </w:ins>
      <w:ins w:id="10138" w:author="PR Preview" w:date="2026-01-01T00:00:00Z">
        <w:r>
          <w:t xml:space="preserve"> </w:t>
        </w:r>
      </w:ins>
      <w:ins w:id="10139" w:author="PR Preview" w:date="2026-01-01T00:00:00Z">
        <w:r>
          <w:rPr>
            <w:b/>
            <w:bCs/>
          </w:rPr>
          <w:t xml:space="preserve">cosine similarity</w:t>
        </w:r>
      </w:ins>
      <w:ins w:id="10140" w:author="PR Preview" w:date="2026-01-01T00:00:00Z">
        <w:r>
          <w:t xml:space="preserve"> </w:t>
        </w:r>
      </w:ins>
      <w:ins w:id="10141" w:author="PR Preview" w:date="2026-01-01T00:00:00Z">
        <w:r>
          <w:t xml:space="preserve">is</w:t>
        </w:r>
      </w:ins>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End w:id="366"/>
    <w:bookmarkStart w:id="38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7" name="Picture"/>
                  <a:graphic>
                    <a:graphicData uri="http://schemas.openxmlformats.org/drawingml/2006/picture">
                      <pic:pic>
                        <pic:nvPicPr>
                          <pic:cNvPr descr="/opt/quarto/share/formats/docx/note.png" id="368"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69" w:name="thm-dot-linear-sum"/>
    <w:p>
      <w:pPr>
        <w:pStyle w:val="BodyText"/>
      </w:pPr>
      <w:del w:id="10142" w:author="PR Preview" w:date="2026-01-01T00:00:00Z">
        <w:r>
          <w:rPr>
            <w:b/>
            <w:bCs/>
          </w:rPr>
          <w:delText xml:space="preserve">Theorem 58 (The dot product of a vector with a linear combination)</w:delText>
        </w:r>
      </w:del>
      <w:del w:id="10143" w:author="PR Preview" w:date="2026-01-01T00:00:00Z">
        <w:r>
          <w:delText xml:space="preserve"> </w:delText>
        </w:r>
      </w:del>
      <w:del w:id="10144" w:author="PR Preview" w:date="2026-01-01T00:00:00Z">
        <w:r>
          <w:delText xml:space="preserve">For vectors</w:delText>
        </w:r>
      </w:del>
      <w:del w:id="10145" w:author="PR Preview" w:date="2026-01-01T00:00:00Z">
        <w:r>
          <w:delText xml:space="preserve"> </w:delText>
        </w:r>
      </w:del>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del w:id="10146" w:author="PR Preview" w:date="2026-01-01T00:00:00Z">
        <w:r>
          <w:delText xml:space="preserve"> </w:delText>
        </w:r>
      </w:del>
      <w:del w:id="10147" w:author="PR Preview" w:date="2026-01-01T00:00:00Z">
        <w:r>
          <w:delText xml:space="preserve">and numbers</w:delText>
        </w:r>
      </w:del>
      <w:del w:id="10148"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0149" w:author="PR Preview" w:date="2026-01-01T00:00:00Z">
        <w:r>
          <w:delText xml:space="preserve">, with</w:delText>
        </w:r>
      </w:del>
      <w:del w:id="10150" w:author="PR Preview" w:date="2026-01-01T00:00:00Z">
        <w:r>
          <w:delText xml:space="preserve"> </w:delText>
        </w:r>
      </w:del>
      <m:oMath>
        <m:r>
          <m:t>k</m:t>
        </m:r>
        <m:r>
          <m:rPr>
            <m:sty m:val="p"/>
          </m:rPr>
          <m:t>≥</m:t>
        </m:r>
        <m:r>
          <m:t>1</m:t>
        </m:r>
      </m:oMath>
      <w:del w:id="10151" w:author="PR Preview" w:date="2026-01-01T00:00:00Z">
        <w:r>
          <w:delText xml:space="preserve">,</w:delText>
        </w:r>
      </w:del>
    </w:p>
    <w:p>
      <w:pPr>
        <w:pStyle w:val="BodyText"/>
      </w:pPr>
      <w:ins w:id="10152" w:author="PR Preview" w:date="2026-01-01T00:00:00Z">
        <w:r>
          <w:rPr>
            <w:b/>
            <w:bCs/>
          </w:rPr>
          <w:t xml:space="preserve">Theorem 59 (The dot product of a vector with a linear combination)</w:t>
        </w:r>
      </w:ins>
      <w:ins w:id="10153" w:author="PR Preview" w:date="2026-01-01T00:00:00Z">
        <w:r>
          <w:t xml:space="preserve"> </w:t>
        </w:r>
      </w:ins>
      <w:ins w:id="10154" w:author="PR Preview" w:date="2026-01-01T00:00:00Z">
        <w:r>
          <w:t xml:space="preserve">For vectors</w:t>
        </w:r>
      </w:ins>
      <w:ins w:id="10155" w:author="PR Preview" w:date="2026-01-01T00:00:00Z">
        <w:r>
          <w:t xml:space="preserve"> </w:t>
        </w:r>
      </w:ins>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ins w:id="10156" w:author="PR Preview" w:date="2026-01-01T00:00:00Z">
        <w:r>
          <w:t xml:space="preserve"> </w:t>
        </w:r>
      </w:ins>
      <w:ins w:id="10157" w:author="PR Preview" w:date="2026-01-01T00:00:00Z">
        <w:r>
          <w:t xml:space="preserve">and numbers</w:t>
        </w:r>
      </w:ins>
      <w:ins w:id="10158"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10159" w:author="PR Preview" w:date="2026-01-01T00:00:00Z">
        <w:r>
          <w:t xml:space="preserve">, with</w:t>
        </w:r>
      </w:ins>
      <w:ins w:id="10160" w:author="PR Preview" w:date="2026-01-01T00:00:00Z">
        <w:r>
          <w:t xml:space="preserve"> </w:t>
        </w:r>
      </w:ins>
      <m:oMath>
        <m:r>
          <m:t>k</m:t>
        </m:r>
        <m:r>
          <m:rPr>
            <m:sty m:val="p"/>
          </m:rPr>
          <m:t>≥</m:t>
        </m:r>
        <m:r>
          <m:t>1</m:t>
        </m:r>
      </m:oMath>
      <w:ins w:id="10161" w:author="PR Preview" w:date="2026-01-01T00:00:00Z">
        <w:r>
          <w:t xml:space="preserve">,</w:t>
        </w:r>
      </w:ins>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6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0" w:name="exm-dot-linear-sum"/>
    <w:p>
      <w:pPr>
        <w:pStyle w:val="FirstParagraph"/>
      </w:pPr>
      <w:del w:id="10162" w:author="PR Preview" w:date="2026-01-01T00:00:00Z">
        <w:r>
          <w:rPr>
            <w:b/>
            <w:bCs/>
          </w:rPr>
          <w:delText xml:space="preserve">Example 106 (Dotting with a combination of three vectors)</w:delText>
        </w:r>
      </w:del>
      <w:del w:id="10163" w:author="PR Preview" w:date="2026-01-01T00:00:00Z">
        <w:r>
          <w:delText xml:space="preserve"> </w:delText>
        </w:r>
      </w:del>
      <w:del w:id="10164" w:author="PR Preview" w:date="2026-01-01T00:00:00Z">
        <w:r>
          <w:delText xml:space="preserve">Let</w:delText>
        </w:r>
      </w:del>
      <w:del w:id="10165"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r>
          <m:t>3</m:t>
        </m:r>
        <m:r>
          <m:rPr>
            <m:sty m:val="p"/>
          </m:rPr>
          <m:t>)</m:t>
        </m:r>
      </m:oMath>
      <w:del w:id="10166" w:author="PR Preview" w:date="2026-01-01T00:00:00Z">
        <w:r>
          <w:delText xml:space="preserve"> </w:delText>
        </w:r>
      </w:del>
      <w:del w:id="10167" w:author="PR Preview" w:date="2026-01-01T00:00:00Z">
        <w:r>
          <w:delText xml:space="preserve">and take the combination</w:delText>
        </w:r>
      </w:del>
      <w:del w:id="10168"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10169" w:author="PR Preview" w:date="2026-01-01T00:00:00Z">
        <w:r>
          <w:delText xml:space="preserve">.</w:delText>
        </w:r>
      </w:del>
      <w:del w:id="10170" w:author="PR Preview" w:date="2026-01-01T00:00:00Z">
        <w:r>
          <w:delText xml:space="preserve"> </w:delText>
        </w:r>
      </w:del>
      <w:del w:id="10171" w:author="PR Preview" w:date="2026-01-01T00:00:00Z">
        <w:r>
          <w:delText xml:space="preserve">Directly,</w:delText>
        </w:r>
      </w:del>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del w:id="10172" w:author="PR Preview" w:date="2026-01-01T00:00:00Z">
        <w:r>
          <w:delText xml:space="preserve">By</w:delText>
        </w:r>
      </w:del>
      <w:del w:id="10173" w:author="PR Preview" w:date="2026-01-01T00:00:00Z">
        <w:r>
          <w:delText xml:space="preserve"> </w:delText>
        </w:r>
      </w:del>
      <w:hyperlink w:anchor="thm-dot-linear-sum">
        <w:del w:id="10174" w:author="PR Preview" w:date="2026-01-01T00:00:00Z">
          <w:r>
            <w:rPr>
              <w:rStyle w:val="Hyperlink"/>
            </w:rPr>
            <w:delText xml:space="preserve">Theorem 58</w:delText>
          </w:r>
        </w:del>
      </w:hyperlink>
      <w:del w:id="10175" w:author="PR Preview" w:date="2026-01-01T00:00:00Z">
        <w:r>
          <w:delText xml:space="preserve">,</w:delText>
        </w:r>
      </w:del>
      <w:del w:id="10176" w:author="PR Preview" w:date="2026-01-01T00:00:00Z">
        <w:r>
          <w:delText xml:space="preserve"> </w:delText>
        </w:r>
      </w:del>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del w:id="10177" w:author="PR Preview" w:date="2026-01-01T00:00:00Z">
        <w:r>
          <w:delText xml:space="preserve">, the same number.</w:delText>
        </w:r>
      </w:del>
    </w:p>
    <w:p>
      <w:pPr>
        <w:pStyle w:val="BodyText"/>
      </w:pPr>
      <w:del w:id="10178" w:author="PR Preview" w:date="2026-01-01T00:00:00Z">
        <w:r>
          <w:rPr>
            <w:b/>
            <w:bCs/>
          </w:rPr>
          <w:delText xml:space="preserve">Theorem 59 (Orthonormal vectors are linearly independent)</w:delText>
        </w:r>
      </w:del>
      <w:del w:id="10179" w:author="PR Preview" w:date="2026-01-01T00:00:00Z">
        <w:r>
          <w:delText xml:space="preserve"> </w:delText>
        </w:r>
      </w:del>
      <w:del w:id="10180" w:author="PR Preview" w:date="2026-01-01T00:00:00Z">
        <w:r>
          <w:delText xml:space="preserve">If</w:delText>
        </w:r>
      </w:del>
      <w:del w:id="10181"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del w:id="10182" w:author="PR Preview" w:date="2026-01-01T00:00:00Z">
        <w:r>
          <w:delText xml:space="preserve"> </w:delText>
        </w:r>
      </w:del>
      <w:del w:id="10183" w:author="PR Preview" w:date="2026-01-01T00:00:00Z">
        <w:r>
          <w:delText xml:space="preserve">are orthonormal (</w:delText>
        </w:r>
      </w:del>
      <w:hyperlink w:anchor="def-orthonormal-vectors">
        <w:del w:id="10184" w:author="PR Preview" w:date="2026-01-01T00:00:00Z">
          <w:r>
            <w:rPr>
              <w:rStyle w:val="Hyperlink"/>
            </w:rPr>
            <w:delText xml:space="preserve">Definition 17</w:delText>
          </w:r>
        </w:del>
      </w:hyperlink>
      <w:del w:id="10185" w:author="PR Preview" w:date="2026-01-01T00:00:00Z">
        <w:r>
          <w:delText xml:space="preserve">),</w:delText>
        </w:r>
      </w:del>
      <w:del w:id="10186" w:author="PR Preview" w:date="2026-01-01T00:00:00Z">
        <w:r>
          <w:delText xml:space="preserve"> </w:delText>
        </w:r>
      </w:del>
      <w:del w:id="10187" w:author="PR Preview" w:date="2026-01-01T00:00:00Z">
        <w:r>
          <w:delText xml:space="preserve">then they are linearly independent (</w:delText>
        </w:r>
      </w:del>
      <w:hyperlink w:anchor="def-linearly-independent">
        <w:del w:id="10188" w:author="PR Preview" w:date="2026-01-01T00:00:00Z">
          <w:r>
            <w:rPr>
              <w:rStyle w:val="Hyperlink"/>
            </w:rPr>
            <w:delText xml:space="preserve">Definition 37</w:delText>
          </w:r>
        </w:del>
      </w:hyperlink>
      <w:del w:id="10189" w:author="PR Preview" w:date="2026-01-01T00:00:00Z">
        <w:r>
          <w:delText xml:space="preserve">).</w:delText>
        </w:r>
      </w:del>
    </w:p>
    <w:p>
      <w:pPr>
        <w:pStyle w:val="FirstParagraph"/>
      </w:pPr>
      <w:ins w:id="10190" w:author="PR Preview" w:date="2026-01-01T00:00:00Z">
        <w:r>
          <w:rPr>
            <w:b/>
            <w:bCs/>
          </w:rPr>
          <w:t xml:space="preserve">Example 109 (Dotting with a combination of three vectors)</w:t>
        </w:r>
      </w:ins>
      <w:ins w:id="10191" w:author="PR Preview" w:date="2026-01-01T00:00:00Z">
        <w:r>
          <w:t xml:space="preserve"> </w:t>
        </w:r>
      </w:ins>
      <w:ins w:id="10192" w:author="PR Preview" w:date="2026-01-01T00:00:00Z">
        <w:r>
          <w:t xml:space="preserve">Let</w:t>
        </w:r>
      </w:ins>
      <w:ins w:id="10193"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r>
          <m:t>3</m:t>
        </m:r>
        <m:r>
          <m:rPr>
            <m:sty m:val="p"/>
          </m:rPr>
          <m:t>)</m:t>
        </m:r>
      </m:oMath>
      <w:ins w:id="10194" w:author="PR Preview" w:date="2026-01-01T00:00:00Z">
        <w:r>
          <w:t xml:space="preserve"> </w:t>
        </w:r>
      </w:ins>
      <w:ins w:id="10195" w:author="PR Preview" w:date="2026-01-01T00:00:00Z">
        <w:r>
          <w:t xml:space="preserve">and take the combination</w:t>
        </w:r>
      </w:ins>
      <w:ins w:id="10196"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10197" w:author="PR Preview" w:date="2026-01-01T00:00:00Z">
        <w:r>
          <w:t xml:space="preserve">.</w:t>
        </w:r>
      </w:ins>
      <w:ins w:id="10198" w:author="PR Preview" w:date="2026-01-01T00:00:00Z">
        <w:r>
          <w:t xml:space="preserve"> </w:t>
        </w:r>
      </w:ins>
      <w:ins w:id="10199" w:author="PR Preview" w:date="2026-01-01T00:00:00Z">
        <w:r>
          <w:t xml:space="preserve">Directly,</w:t>
        </w:r>
      </w:ins>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ins w:id="10200" w:author="PR Preview" w:date="2026-01-01T00:00:00Z">
        <w:r>
          <w:t xml:space="preserve">By</w:t>
        </w:r>
      </w:ins>
      <w:ins w:id="10201" w:author="PR Preview" w:date="2026-01-01T00:00:00Z">
        <w:r>
          <w:t xml:space="preserve"> </w:t>
        </w:r>
      </w:ins>
      <w:hyperlink w:anchor="thm-dot-linear-sum">
        <w:ins w:id="10202" w:author="PR Preview" w:date="2026-01-01T00:00:00Z">
          <w:r>
            <w:rPr>
              <w:rStyle w:val="Hyperlink"/>
            </w:rPr>
            <w:t xml:space="preserve">Theorem 59</w:t>
          </w:r>
        </w:ins>
      </w:hyperlink>
      <w:ins w:id="10203" w:author="PR Preview" w:date="2026-01-01T00:00:00Z">
        <w:r>
          <w:t xml:space="preserve">,</w:t>
        </w:r>
      </w:ins>
      <w:ins w:id="10204" w:author="PR Preview" w:date="2026-01-01T00:00:00Z">
        <w:r>
          <w:t xml:space="preserve"> </w:t>
        </w:r>
      </w:ins>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ins w:id="10205" w:author="PR Preview" w:date="2026-01-01T00:00:00Z">
        <w:r>
          <w:t xml:space="preserve">, the same number.</w:t>
        </w:r>
      </w:ins>
    </w:p>
    <w:bookmarkEnd w:id="370"/>
    <w:bookmarkStart w:id="371" w:name="thm-orthonormal-independent"/>
    <w:p>
      <w:pPr>
        <w:pStyle w:val="BodyText"/>
      </w:pPr>
      <w:ins w:id="10206" w:author="PR Preview" w:date="2026-01-01T00:00:00Z">
        <w:r>
          <w:rPr>
            <w:b/>
            <w:bCs/>
          </w:rPr>
          <w:t xml:space="preserve">Theorem 60 (Orthonormal vectors are linearly independent)</w:t>
        </w:r>
      </w:ins>
      <w:ins w:id="10207" w:author="PR Preview" w:date="2026-01-01T00:00:00Z">
        <w:r>
          <w:t xml:space="preserve"> </w:t>
        </w:r>
      </w:ins>
      <w:ins w:id="10208" w:author="PR Preview" w:date="2026-01-01T00:00:00Z">
        <w:r>
          <w:t xml:space="preserve">If</w:t>
        </w:r>
      </w:ins>
      <w:ins w:id="10209"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ins w:id="10210" w:author="PR Preview" w:date="2026-01-01T00:00:00Z">
        <w:r>
          <w:t xml:space="preserve"> </w:t>
        </w:r>
      </w:ins>
      <w:ins w:id="10211" w:author="PR Preview" w:date="2026-01-01T00:00:00Z">
        <w:r>
          <w:t xml:space="preserve">are orthonormal (</w:t>
        </w:r>
      </w:ins>
      <w:hyperlink w:anchor="def-orthonormal-vectors">
        <w:ins w:id="10212" w:author="PR Preview" w:date="2026-01-01T00:00:00Z">
          <w:r>
            <w:rPr>
              <w:rStyle w:val="Hyperlink"/>
            </w:rPr>
            <w:t xml:space="preserve">Definition 17</w:t>
          </w:r>
        </w:ins>
      </w:hyperlink>
      <w:ins w:id="10213" w:author="PR Preview" w:date="2026-01-01T00:00:00Z">
        <w:r>
          <w:t xml:space="preserve">),</w:t>
        </w:r>
      </w:ins>
      <w:ins w:id="10214" w:author="PR Preview" w:date="2026-01-01T00:00:00Z">
        <w:r>
          <w:t xml:space="preserve"> </w:t>
        </w:r>
      </w:ins>
      <w:ins w:id="10215" w:author="PR Preview" w:date="2026-01-01T00:00:00Z">
        <w:r>
          <w:t xml:space="preserve">then they are linearly independent (</w:t>
        </w:r>
      </w:ins>
      <w:hyperlink w:anchor="def-linearly-independent">
        <w:ins w:id="10216" w:author="PR Preview" w:date="2026-01-01T00:00:00Z">
          <w:r>
            <w:rPr>
              <w:rStyle w:val="Hyperlink"/>
            </w:rPr>
            <w:t xml:space="preserve">Definition 37</w:t>
          </w:r>
        </w:ins>
      </w:hyperlink>
      <w:ins w:id="10217" w:author="PR Preview" w:date="2026-01-01T00:00:00Z">
        <w:r>
          <w:t xml:space="preserve">).</w:t>
        </w:r>
      </w:ins>
    </w:p>
    <w:bookmarkEnd w:id="37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59</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72" w:name="exm-orthonormal-independent"/>
    <w:p>
      <w:pPr>
        <w:pStyle w:val="BodyText"/>
      </w:pPr>
      <w:del w:id="10218" w:author="PR Preview" w:date="2026-01-01T00:00:00Z">
        <w:r>
          <w:rPr>
            <w:b/>
            <w:bCs/>
          </w:rPr>
          <w:delText xml:space="preserve">Example 107 (Three orthonormal vectors in</w:delText>
        </w:r>
      </w:del>
      <w:del w:id="10219" w:author="PR Preview" w:date="2026-01-01T00:00:00Z">
        <w:r>
          <w:rPr>
            <w:b/>
            <w:bCs/>
          </w:rPr>
          <w:delText xml:space="preserve"> </w:delText>
        </w:r>
      </w:del>
      <m:oMath>
        <m:sSup>
          <m:e>
            <m:r>
              <m:rPr>
                <m:scr m:val="double-struck"/>
                <m:sty m:val="p"/>
              </m:rPr>
              <m:t>R</m:t>
            </m:r>
          </m:e>
          <m:sup>
            <m:r>
              <m:t>3</m:t>
            </m:r>
          </m:sup>
        </m:sSup>
      </m:oMath>
      <w:del w:id="10220" w:author="PR Preview" w:date="2026-01-01T00:00:00Z">
        <w:r>
          <w:rPr>
            <w:b/>
            <w:bCs/>
          </w:rPr>
          <w:delText xml:space="preserve">)</w:delText>
        </w:r>
      </w:del>
      <w:del w:id="10221" w:author="PR Preview" w:date="2026-01-01T00:00:00Z">
        <w:r>
          <w:delText xml:space="preserve"> </w:delText>
        </w:r>
      </w:del>
      <w:del w:id="10222" w:author="PR Preview" w:date="2026-01-01T00:00:00Z">
        <w:r>
          <w:delText xml:space="preserve">Let</w:delText>
        </w:r>
      </w:del>
    </w:p>
    <w:p>
      <w:pPr>
        <w:pStyle w:val="BodyText"/>
      </w:pPr>
      <w:ins w:id="10223" w:author="PR Preview" w:date="2026-01-01T00:00:00Z">
        <w:r>
          <w:rPr>
            <w:b/>
            <w:bCs/>
          </w:rPr>
          <w:t xml:space="preserve">Example 110 (Three orthonormal vectors in</w:t>
        </w:r>
      </w:ins>
      <w:ins w:id="10224" w:author="PR Preview" w:date="2026-01-01T00:00:00Z">
        <w:r>
          <w:rPr>
            <w:b/>
            <w:bCs/>
          </w:rPr>
          <w:t xml:space="preserve"> </w:t>
        </w:r>
      </w:ins>
      <m:oMath>
        <m:sSup>
          <m:e>
            <m:r>
              <m:rPr>
                <m:scr m:val="double-struck"/>
                <m:sty m:val="p"/>
              </m:rPr>
              <m:t>R</m:t>
            </m:r>
          </m:e>
          <m:sup>
            <m:r>
              <m:t>3</m:t>
            </m:r>
          </m:sup>
        </m:sSup>
      </m:oMath>
      <w:ins w:id="10225" w:author="PR Preview" w:date="2026-01-01T00:00:00Z">
        <w:r>
          <w:rPr>
            <w:b/>
            <w:bCs/>
          </w:rPr>
          <w:t xml:space="preserve">)</w:t>
        </w:r>
      </w:ins>
      <w:ins w:id="10226" w:author="PR Preview" w:date="2026-01-01T00:00:00Z">
        <w:r>
          <w:t xml:space="preserve"> </w:t>
        </w:r>
      </w:ins>
      <w:ins w:id="10227" w:author="PR Preview" w:date="2026-01-01T00:00:00Z">
        <w:r>
          <w:t xml:space="preserve">Let</w:t>
        </w:r>
      </w:ins>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del w:id="10228" w:author="PR Preview" w:date="2026-01-01T00:00:00Z">
        <w:r>
          <w:delText xml:space="preserve">So by</w:delText>
        </w:r>
      </w:del>
      <w:del w:id="10229" w:author="PR Preview" w:date="2026-01-01T00:00:00Z">
        <w:r>
          <w:delText xml:space="preserve"> </w:delText>
        </w:r>
      </w:del>
      <w:hyperlink w:anchor="thm-orthonormal-independent">
        <w:del w:id="10230" w:author="PR Preview" w:date="2026-01-01T00:00:00Z">
          <w:r>
            <w:rPr>
              <w:rStyle w:val="Hyperlink"/>
            </w:rPr>
            <w:delText xml:space="preserve">Theorem 59</w:delText>
          </w:r>
        </w:del>
      </w:hyperlink>
      <w:del w:id="10231" w:author="PR Preview" w:date="2026-01-01T00:00:00Z">
        <w:r>
          <w:delText xml:space="preserve"> </w:delText>
        </w:r>
      </w:del>
      <w:del w:id="10232" w:author="PR Preview" w:date="2026-01-01T00:00:00Z">
        <w:r>
          <w:delText xml:space="preserve">they are linearly independent,</w:delText>
        </w:r>
      </w:del>
      <w:del w:id="10233" w:author="PR Preview" w:date="2026-01-01T00:00:00Z">
        <w:r>
          <w:delText xml:space="preserve"> </w:delText>
        </w:r>
      </w:del>
      <w:del w:id="10234" w:author="PR Preview" w:date="2026-01-01T00:00:00Z">
        <w:r>
          <w:delText xml:space="preserve">with no need to solve</w:delText>
        </w:r>
      </w:del>
      <w:del w:id="10235" w:author="PR Preview" w:date="2026-01-01T00:00:00Z">
        <w:r>
          <w:delText xml:space="preserve"> </w:delText>
        </w:r>
      </w:del>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del w:id="10236" w:author="PR Preview" w:date="2026-01-01T00:00:00Z">
        <w:r>
          <w:delText xml:space="preserve">.</w:delText>
        </w:r>
      </w:del>
    </w:p>
    <w:p>
      <w:pPr>
        <w:pStyle w:val="FirstParagraph"/>
      </w:pPr>
      <w:ins w:id="10237" w:author="PR Preview" w:date="2026-01-01T00:00:00Z">
        <w:r>
          <w:t xml:space="preserve">So by</w:t>
        </w:r>
      </w:ins>
      <w:ins w:id="10238" w:author="PR Preview" w:date="2026-01-01T00:00:00Z">
        <w:r>
          <w:t xml:space="preserve"> </w:t>
        </w:r>
      </w:ins>
      <w:hyperlink w:anchor="thm-orthonormal-independent">
        <w:ins w:id="10239" w:author="PR Preview" w:date="2026-01-01T00:00:00Z">
          <w:r>
            <w:rPr>
              <w:rStyle w:val="Hyperlink"/>
            </w:rPr>
            <w:t xml:space="preserve">Theorem 60</w:t>
          </w:r>
        </w:ins>
      </w:hyperlink>
      <w:ins w:id="10240" w:author="PR Preview" w:date="2026-01-01T00:00:00Z">
        <w:r>
          <w:t xml:space="preserve"> </w:t>
        </w:r>
      </w:ins>
      <w:ins w:id="10241" w:author="PR Preview" w:date="2026-01-01T00:00:00Z">
        <w:r>
          <w:t xml:space="preserve">they are linearly independent,</w:t>
        </w:r>
      </w:ins>
      <w:ins w:id="10242" w:author="PR Preview" w:date="2026-01-01T00:00:00Z">
        <w:r>
          <w:t xml:space="preserve"> </w:t>
        </w:r>
      </w:ins>
      <w:ins w:id="10243" w:author="PR Preview" w:date="2026-01-01T00:00:00Z">
        <w:r>
          <w:t xml:space="preserve">with no need to solve</w:t>
        </w:r>
      </w:ins>
      <w:ins w:id="10244" w:author="PR Preview" w:date="2026-01-01T00:00:00Z">
        <w:r>
          <w:t xml:space="preserve"> </w:t>
        </w:r>
      </w:ins>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ins w:id="10245" w:author="PR Preview" w:date="2026-01-01T00:00:00Z">
        <w:r>
          <w:t xml:space="preserve">.</w:t>
        </w:r>
      </w:ins>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72"/>
    <w:bookmarkStart w:id="373" w:name="def-orthonormal-basis"/>
    <w:p>
      <w:pPr>
        <w:pStyle w:val="BodyText"/>
      </w:pPr>
      <w:del w:id="10246" w:author="PR Preview" w:date="2026-01-01T00:00:00Z">
        <w:r>
          <w:rPr>
            <w:b/>
            <w:bCs/>
          </w:rPr>
          <w:delText xml:space="preserve">Definition 64 (Orthonormal basis)</w:delText>
        </w:r>
      </w:del>
      <w:del w:id="10247" w:author="PR Preview" w:date="2026-01-01T00:00:00Z">
        <w:r>
          <w:delText xml:space="preserve"> </w:delText>
        </w:r>
      </w:del>
      <w:del w:id="10248" w:author="PR Preview" w:date="2026-01-01T00:00:00Z">
        <w:r>
          <w:delText xml:space="preserve">An</w:delText>
        </w:r>
      </w:del>
      <w:del w:id="10249" w:author="PR Preview" w:date="2026-01-01T00:00:00Z">
        <w:r>
          <w:delText xml:space="preserve"> </w:delText>
        </w:r>
      </w:del>
      <w:del w:id="10250" w:author="PR Preview" w:date="2026-01-01T00:00:00Z">
        <w:r>
          <w:rPr>
            <w:b/>
            <w:bCs/>
          </w:rPr>
          <w:delText xml:space="preserve">orthonormal basis</w:delText>
        </w:r>
      </w:del>
      <w:del w:id="10251" w:author="PR Preview" w:date="2026-01-01T00:00:00Z">
        <w:r>
          <w:delText xml:space="preserve"> </w:delText>
        </w:r>
      </w:del>
      <w:del w:id="10252" w:author="PR Preview" w:date="2026-01-01T00:00:00Z">
        <w:r>
          <w:delText xml:space="preserve">of a subspace</w:delText>
        </w:r>
      </w:del>
      <w:del w:id="10253" w:author="PR Preview" w:date="2026-01-01T00:00:00Z">
        <w:r>
          <w:delText xml:space="preserve"> </w:delText>
        </w:r>
      </w:del>
      <m:oMath>
        <m:r>
          <m:rPr>
            <m:scr m:val="script"/>
            <m:sty m:val="p"/>
          </m:rPr>
          <m:t>S</m:t>
        </m:r>
      </m:oMath>
      <w:del w:id="10254" w:author="PR Preview" w:date="2026-01-01T00:00:00Z">
        <w:r>
          <w:delText xml:space="preserve"> </w:delText>
        </w:r>
      </w:del>
      <w:del w:id="10255" w:author="PR Preview" w:date="2026-01-01T00:00:00Z">
        <w:r>
          <w:delText xml:space="preserve">of</w:delText>
        </w:r>
      </w:del>
      <w:del w:id="10256" w:author="PR Preview" w:date="2026-01-01T00:00:00Z">
        <w:r>
          <w:delText xml:space="preserve"> </w:delText>
        </w:r>
      </w:del>
      <m:oMath>
        <m:sSup>
          <m:e>
            <m:r>
              <m:rPr>
                <m:scr m:val="double-struck"/>
                <m:sty m:val="p"/>
              </m:rPr>
              <m:t>R</m:t>
            </m:r>
          </m:e>
          <m:sup>
            <m:r>
              <m:t>p</m:t>
            </m:r>
          </m:sup>
        </m:sSup>
      </m:oMath>
      <w:del w:id="10257" w:author="PR Preview" w:date="2026-01-01T00:00:00Z">
        <w:r>
          <w:delText xml:space="preserve"> </w:delText>
        </w:r>
      </w:del>
      <w:del w:id="10258" w:author="PR Preview" w:date="2026-01-01T00:00:00Z">
        <w:r>
          <w:delText xml:space="preserve">is a basis of</w:delText>
        </w:r>
      </w:del>
      <w:del w:id="10259" w:author="PR Preview" w:date="2026-01-01T00:00:00Z">
        <w:r>
          <w:delText xml:space="preserve"> </w:delText>
        </w:r>
      </w:del>
      <m:oMath>
        <m:r>
          <m:rPr>
            <m:scr m:val="script"/>
            <m:sty m:val="p"/>
          </m:rPr>
          <m:t>S</m:t>
        </m:r>
      </m:oMath>
      <w:del w:id="10260" w:author="PR Preview" w:date="2026-01-01T00:00:00Z">
        <w:r>
          <w:delText xml:space="preserve"> </w:delText>
        </w:r>
      </w:del>
      <w:del w:id="10261" w:author="PR Preview" w:date="2026-01-01T00:00:00Z">
        <w:r>
          <w:delText xml:space="preserve">(</w:delText>
        </w:r>
      </w:del>
      <w:hyperlink w:anchor="def-basis">
        <w:del w:id="10262" w:author="PR Preview" w:date="2026-01-01T00:00:00Z">
          <w:r>
            <w:rPr>
              <w:rStyle w:val="Hyperlink"/>
            </w:rPr>
            <w:delText xml:space="preserve">Definition 42</w:delText>
          </w:r>
        </w:del>
      </w:hyperlink>
      <w:del w:id="10263" w:author="PR Preview" w:date="2026-01-01T00:00:00Z">
        <w:r>
          <w:delText xml:space="preserve">)</w:delText>
        </w:r>
      </w:del>
      <w:del w:id="10264" w:author="PR Preview" w:date="2026-01-01T00:00:00Z">
        <w:r>
          <w:delText xml:space="preserve"> </w:delText>
        </w:r>
      </w:del>
      <w:del w:id="10265" w:author="PR Preview" w:date="2026-01-01T00:00:00Z">
        <w:r>
          <w:delText xml:space="preserve">whose vectors are orthonormal (</w:delText>
        </w:r>
      </w:del>
      <w:hyperlink w:anchor="def-orthonormal-vectors">
        <w:del w:id="10266" w:author="PR Preview" w:date="2026-01-01T00:00:00Z">
          <w:r>
            <w:rPr>
              <w:rStyle w:val="Hyperlink"/>
            </w:rPr>
            <w:delText xml:space="preserve">Definition 17</w:delText>
          </w:r>
        </w:del>
      </w:hyperlink>
      <w:del w:id="10267" w:author="PR Preview" w:date="2026-01-01T00:00:00Z">
        <w:r>
          <w:delText xml:space="preserve">).</w:delText>
        </w:r>
      </w:del>
    </w:p>
    <w:p>
      <w:pPr>
        <w:pStyle w:val="BodyText"/>
      </w:pPr>
      <w:del w:id="10268" w:author="PR Preview" w:date="2026-01-01T00:00:00Z">
        <w:r>
          <w:rPr>
            <w:b/>
            <w:bCs/>
          </w:rPr>
          <w:delText xml:space="preserve">Example 108 (Orthonormal bases of</w:delText>
        </w:r>
      </w:del>
      <w:del w:id="10269" w:author="PR Preview" w:date="2026-01-01T00:00:00Z">
        <w:r>
          <w:rPr>
            <w:b/>
            <w:bCs/>
          </w:rPr>
          <w:delText xml:space="preserve"> </w:delText>
        </w:r>
      </w:del>
      <m:oMath>
        <m:sSup>
          <m:e>
            <m:r>
              <m:rPr>
                <m:scr m:val="double-struck"/>
                <m:sty m:val="p"/>
              </m:rPr>
              <m:t>R</m:t>
            </m:r>
          </m:e>
          <m:sup>
            <m:r>
              <m:t>3</m:t>
            </m:r>
          </m:sup>
        </m:sSup>
      </m:oMath>
      <w:del w:id="10270" w:author="PR Preview" w:date="2026-01-01T00:00:00Z">
        <w:r>
          <w:rPr>
            <w:b/>
            <w:bCs/>
          </w:rPr>
          <w:delText xml:space="preserve">)</w:delText>
        </w:r>
      </w:del>
      <w:del w:id="10271" w:author="PR Preview" w:date="2026-01-01T00:00:00Z">
        <w:r>
          <w:delText xml:space="preserve"> </w:delText>
        </w:r>
      </w:del>
      <w:del w:id="10272" w:author="PR Preview" w:date="2026-01-01T00:00:00Z">
        <w:r>
          <w:delText xml:space="preserve"> </w:delText>
        </w:r>
      </w:del>
    </w:p>
    <w:p>
      <w:pPr>
        <w:pStyle w:val="BodyText"/>
      </w:pPr>
      <w:ins w:id="10273" w:author="PR Preview" w:date="2026-01-01T00:00:00Z">
        <w:r>
          <w:rPr>
            <w:b/>
            <w:bCs/>
          </w:rPr>
          <w:t xml:space="preserve">Definition 69 (Orthonormal basis)</w:t>
        </w:r>
      </w:ins>
      <w:ins w:id="10274" w:author="PR Preview" w:date="2026-01-01T00:00:00Z">
        <w:r>
          <w:t xml:space="preserve"> </w:t>
        </w:r>
      </w:ins>
      <w:ins w:id="10275" w:author="PR Preview" w:date="2026-01-01T00:00:00Z">
        <w:r>
          <w:t xml:space="preserve">An</w:t>
        </w:r>
      </w:ins>
      <w:ins w:id="10276" w:author="PR Preview" w:date="2026-01-01T00:00:00Z">
        <w:r>
          <w:t xml:space="preserve"> </w:t>
        </w:r>
      </w:ins>
      <w:ins w:id="10277" w:author="PR Preview" w:date="2026-01-01T00:00:00Z">
        <w:r>
          <w:rPr>
            <w:b/>
            <w:bCs/>
          </w:rPr>
          <w:t xml:space="preserve">orthonormal basis</w:t>
        </w:r>
      </w:ins>
      <w:ins w:id="10278" w:author="PR Preview" w:date="2026-01-01T00:00:00Z">
        <w:r>
          <w:t xml:space="preserve"> </w:t>
        </w:r>
      </w:ins>
      <w:ins w:id="10279" w:author="PR Preview" w:date="2026-01-01T00:00:00Z">
        <w:r>
          <w:t xml:space="preserve">of a subspace</w:t>
        </w:r>
      </w:ins>
      <w:ins w:id="10280" w:author="PR Preview" w:date="2026-01-01T00:00:00Z">
        <w:r>
          <w:t xml:space="preserve"> </w:t>
        </w:r>
      </w:ins>
      <m:oMath>
        <m:r>
          <m:rPr>
            <m:scr m:val="script"/>
            <m:sty m:val="p"/>
          </m:rPr>
          <m:t>S</m:t>
        </m:r>
      </m:oMath>
      <w:ins w:id="10281" w:author="PR Preview" w:date="2026-01-01T00:00:00Z">
        <w:r>
          <w:t xml:space="preserve"> </w:t>
        </w:r>
      </w:ins>
      <w:ins w:id="10282" w:author="PR Preview" w:date="2026-01-01T00:00:00Z">
        <w:r>
          <w:t xml:space="preserve">of</w:t>
        </w:r>
      </w:ins>
      <w:ins w:id="10283" w:author="PR Preview" w:date="2026-01-01T00:00:00Z">
        <w:r>
          <w:t xml:space="preserve"> </w:t>
        </w:r>
      </w:ins>
      <m:oMath>
        <m:sSup>
          <m:e>
            <m:r>
              <m:rPr>
                <m:scr m:val="double-struck"/>
                <m:sty m:val="p"/>
              </m:rPr>
              <m:t>R</m:t>
            </m:r>
          </m:e>
          <m:sup>
            <m:r>
              <m:t>p</m:t>
            </m:r>
          </m:sup>
        </m:sSup>
      </m:oMath>
      <w:ins w:id="10284" w:author="PR Preview" w:date="2026-01-01T00:00:00Z">
        <w:r>
          <w:t xml:space="preserve"> </w:t>
        </w:r>
      </w:ins>
      <w:ins w:id="10285" w:author="PR Preview" w:date="2026-01-01T00:00:00Z">
        <w:r>
          <w:t xml:space="preserve">is a basis of</w:t>
        </w:r>
      </w:ins>
      <w:ins w:id="10286" w:author="PR Preview" w:date="2026-01-01T00:00:00Z">
        <w:r>
          <w:t xml:space="preserve"> </w:t>
        </w:r>
      </w:ins>
      <m:oMath>
        <m:r>
          <m:rPr>
            <m:scr m:val="script"/>
            <m:sty m:val="p"/>
          </m:rPr>
          <m:t>S</m:t>
        </m:r>
      </m:oMath>
      <w:ins w:id="10287" w:author="PR Preview" w:date="2026-01-01T00:00:00Z">
        <w:r>
          <w:t xml:space="preserve"> </w:t>
        </w:r>
      </w:ins>
      <w:ins w:id="10288" w:author="PR Preview" w:date="2026-01-01T00:00:00Z">
        <w:r>
          <w:t xml:space="preserve">(</w:t>
        </w:r>
      </w:ins>
      <w:hyperlink w:anchor="def-basis">
        <w:ins w:id="10289" w:author="PR Preview" w:date="2026-01-01T00:00:00Z">
          <w:r>
            <w:rPr>
              <w:rStyle w:val="Hyperlink"/>
            </w:rPr>
            <w:t xml:space="preserve">Definition 42</w:t>
          </w:r>
        </w:ins>
      </w:hyperlink>
      <w:ins w:id="10290" w:author="PR Preview" w:date="2026-01-01T00:00:00Z">
        <w:r>
          <w:t xml:space="preserve">)</w:t>
        </w:r>
      </w:ins>
      <w:ins w:id="10291" w:author="PR Preview" w:date="2026-01-01T00:00:00Z">
        <w:r>
          <w:t xml:space="preserve"> </w:t>
        </w:r>
      </w:ins>
      <w:ins w:id="10292" w:author="PR Preview" w:date="2026-01-01T00:00:00Z">
        <w:r>
          <w:t xml:space="preserve">whose vectors are orthonormal (</w:t>
        </w:r>
      </w:ins>
      <w:hyperlink w:anchor="def-orthonormal-vectors">
        <w:ins w:id="10293" w:author="PR Preview" w:date="2026-01-01T00:00:00Z">
          <w:r>
            <w:rPr>
              <w:rStyle w:val="Hyperlink"/>
            </w:rPr>
            <w:t xml:space="preserve">Definition 17</w:t>
          </w:r>
        </w:ins>
      </w:hyperlink>
      <w:ins w:id="10294" w:author="PR Preview" w:date="2026-01-01T00:00:00Z">
        <w:r>
          <w:t xml:space="preserve">).</w:t>
        </w:r>
      </w:ins>
    </w:p>
    <w:bookmarkEnd w:id="373"/>
    <w:bookmarkStart w:id="374" w:name="exm-orthonormal-basis"/>
    <w:p>
      <w:pPr>
        <w:pStyle w:val="BodyText"/>
      </w:pPr>
      <w:ins w:id="10295" w:author="PR Preview" w:date="2026-01-01T00:00:00Z">
        <w:r>
          <w:rPr>
            <w:b/>
            <w:bCs/>
          </w:rPr>
          <w:t xml:space="preserve">Example 111 (Orthonormal bases of</w:t>
        </w:r>
      </w:ins>
      <w:ins w:id="10296" w:author="PR Preview" w:date="2026-01-01T00:00:00Z">
        <w:r>
          <w:rPr>
            <w:b/>
            <w:bCs/>
          </w:rPr>
          <w:t xml:space="preserve"> </w:t>
        </w:r>
      </w:ins>
      <m:oMath>
        <m:sSup>
          <m:e>
            <m:r>
              <m:rPr>
                <m:scr m:val="double-struck"/>
                <m:sty m:val="p"/>
              </m:rPr>
              <m:t>R</m:t>
            </m:r>
          </m:e>
          <m:sup>
            <m:r>
              <m:t>3</m:t>
            </m:r>
          </m:sup>
        </m:sSup>
      </m:oMath>
      <w:ins w:id="10297" w:author="PR Preview" w:date="2026-01-01T00:00:00Z">
        <w:r>
          <w:rPr>
            <w:b/>
            <w:bCs/>
          </w:rPr>
          <w:t xml:space="preserve">)</w:t>
        </w:r>
      </w:ins>
      <w:ins w:id="10298" w:author="PR Preview" w:date="2026-01-01T00:00:00Z">
        <w:r>
          <w:t xml:space="preserve"> </w:t>
        </w:r>
      </w:ins>
      <w:ins w:id="10299" w:author="PR Preview" w:date="2026-01-01T00:00:00Z">
        <w:r>
          <w:t xml:space="preserve"> </w:t>
        </w:r>
      </w:ins>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del w:id="10300" w:author="PR Preview" w:date="2026-01-01T00:00:00Z">
        <w:r>
          <w:delText xml:space="preserve">and a basis of</w:delText>
        </w:r>
      </w:del>
      <w:del w:id="10301" w:author="PR Preview" w:date="2026-01-01T00:00:00Z">
        <w:r>
          <w:delText xml:space="preserve"> </w:delText>
        </w:r>
      </w:del>
      <m:oMath>
        <m:sSup>
          <m:e>
            <m:r>
              <m:rPr>
                <m:scr m:val="double-struck"/>
                <m:sty m:val="p"/>
              </m:rPr>
              <m:t>R</m:t>
            </m:r>
          </m:e>
          <m:sup>
            <m:r>
              <m:t>3</m:t>
            </m:r>
          </m:sup>
        </m:sSup>
      </m:oMath>
      <w:del w:id="10302" w:author="PR Preview" w:date="2026-01-01T00:00:00Z">
        <w:r>
          <w:delText xml:space="preserve"> </w:delText>
        </w:r>
      </w:del>
      <w:del w:id="10303" w:author="PR Preview" w:date="2026-01-01T00:00:00Z">
        <w:r>
          <w:delText xml:space="preserve">(</w:delText>
        </w:r>
      </w:del>
      <w:hyperlink w:anchor="exm-dimension">
        <w:del w:id="10304" w:author="PR Preview" w:date="2026-01-01T00:00:00Z">
          <w:r>
            <w:rPr>
              <w:rStyle w:val="Hyperlink"/>
            </w:rPr>
            <w:delText xml:space="preserve">Example 47</w:delText>
          </w:r>
        </w:del>
      </w:hyperlink>
      <w:del w:id="10305" w:author="PR Preview" w:date="2026-01-01T00:00:00Z">
        <w:r>
          <w:delText xml:space="preserve">).</w:delText>
        </w:r>
      </w:del>
    </w:p>
    <w:p>
      <w:pPr>
        <w:pStyle w:val="Compact"/>
        <w:numPr>
          <w:ilvl w:val="0"/>
          <w:numId w:val="1063"/>
        </w:numPr>
      </w:pPr>
      <w:del w:id="10306" w:author="PR Preview" w:date="2026-01-01T00:00:00Z">
        <w:r>
          <w:delText xml:space="preserve">The vectors</w:delText>
        </w:r>
      </w:del>
      <w:del w:id="10307"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del w:id="10308" w:author="PR Preview" w:date="2026-01-01T00:00:00Z">
        <w:r>
          <w:delText xml:space="preserve"> </w:delText>
        </w:r>
      </w:del>
      <w:del w:id="10309" w:author="PR Preview" w:date="2026-01-01T00:00:00Z">
        <w:r>
          <w:delText xml:space="preserve">of</w:delText>
        </w:r>
      </w:del>
      <w:del w:id="10310" w:author="PR Preview" w:date="2026-01-01T00:00:00Z">
        <w:r>
          <w:delText xml:space="preserve"> </w:delText>
        </w:r>
      </w:del>
      <w:hyperlink w:anchor="exm-orthonormal-independent">
        <w:del w:id="10311" w:author="PR Preview" w:date="2026-01-01T00:00:00Z">
          <w:r>
            <w:rPr>
              <w:rStyle w:val="Hyperlink"/>
            </w:rPr>
            <w:delText xml:space="preserve">Example 107</w:delText>
          </w:r>
        </w:del>
      </w:hyperlink>
      <w:del w:id="10312" w:author="PR Preview" w:date="2026-01-01T00:00:00Z">
        <w:r>
          <w:delText xml:space="preserve"> </w:delText>
        </w:r>
      </w:del>
      <w:del w:id="10313" w:author="PR Preview" w:date="2026-01-01T00:00:00Z">
        <w:r>
          <w:delText xml:space="preserve">are orthonormal and linearly independent,</w:delText>
        </w:r>
      </w:del>
      <w:del w:id="10314" w:author="PR Preview" w:date="2026-01-01T00:00:00Z">
        <w:r>
          <w:delText xml:space="preserve"> </w:delText>
        </w:r>
      </w:del>
      <w:del w:id="10315" w:author="PR Preview" w:date="2026-01-01T00:00:00Z">
        <w:r>
          <w:delText xml:space="preserve">so they are a basis of their span (</w:delText>
        </w:r>
      </w:del>
      <w:hyperlink w:anchor="def-basis">
        <w:del w:id="10316" w:author="PR Preview" w:date="2026-01-01T00:00:00Z">
          <w:r>
            <w:rPr>
              <w:rStyle w:val="Hyperlink"/>
            </w:rPr>
            <w:delText xml:space="preserve">Definition 42</w:delText>
          </w:r>
        </w:del>
      </w:hyperlink>
      <w:del w:id="10317" w:author="PR Preview" w:date="2026-01-01T00:00:00Z">
        <w:r>
          <w:delText xml:space="preserve">),</w:delText>
        </w:r>
      </w:del>
      <w:del w:id="10318" w:author="PR Preview" w:date="2026-01-01T00:00:00Z">
        <w:r>
          <w:delText xml:space="preserve"> </w:delText>
        </w:r>
      </w:del>
      <w:del w:id="10319" w:author="PR Preview" w:date="2026-01-01T00:00:00Z">
        <w:r>
          <w:delText xml:space="preserve">which therefore has dimension</w:delText>
        </w:r>
      </w:del>
      <w:del w:id="10320" w:author="PR Preview" w:date="2026-01-01T00:00:00Z">
        <w:r>
          <w:delText xml:space="preserve"> </w:delText>
        </w:r>
      </w:del>
      <m:oMath>
        <m:r>
          <m:t>3</m:t>
        </m:r>
      </m:oMath>
      <w:del w:id="10321" w:author="PR Preview" w:date="2026-01-01T00:00:00Z">
        <w:r>
          <w:delText xml:space="preserve"> </w:delText>
        </w:r>
      </w:del>
      <w:del w:id="10322" w:author="PR Preview" w:date="2026-01-01T00:00:00Z">
        <w:r>
          <w:delText xml:space="preserve">(</w:delText>
        </w:r>
      </w:del>
      <w:hyperlink w:anchor="def-dimension">
        <w:del w:id="10323" w:author="PR Preview" w:date="2026-01-01T00:00:00Z">
          <w:r>
            <w:rPr>
              <w:rStyle w:val="Hyperlink"/>
            </w:rPr>
            <w:delText xml:space="preserve">Definition 44</w:delText>
          </w:r>
        </w:del>
      </w:hyperlink>
      <w:del w:id="10324" w:author="PR Preview" w:date="2026-01-01T00:00:00Z">
        <w:r>
          <w:delText xml:space="preserve">)</w:delText>
        </w:r>
      </w:del>
      <w:del w:id="10325" w:author="PR Preview" w:date="2026-01-01T00:00:00Z">
        <w:r>
          <w:delText xml:space="preserve"> </w:delText>
        </w:r>
      </w:del>
      <w:del w:id="10326" w:author="PR Preview" w:date="2026-01-01T00:00:00Z">
        <w:r>
          <w:delText xml:space="preserve">and is all of</w:delText>
        </w:r>
      </w:del>
      <w:del w:id="10327" w:author="PR Preview" w:date="2026-01-01T00:00:00Z">
        <w:r>
          <w:delText xml:space="preserve"> </w:delText>
        </w:r>
      </w:del>
      <m:oMath>
        <m:sSup>
          <m:e>
            <m:r>
              <m:rPr>
                <m:scr m:val="double-struck"/>
                <m:sty m:val="p"/>
              </m:rPr>
              <m:t>R</m:t>
            </m:r>
          </m:e>
          <m:sup>
            <m:r>
              <m:t>3</m:t>
            </m:r>
          </m:sup>
        </m:sSup>
      </m:oMath>
      <w:del w:id="10328" w:author="PR Preview" w:date="2026-01-01T00:00:00Z">
        <w:r>
          <w:delText xml:space="preserve"> </w:delText>
        </w:r>
      </w:del>
      <w:del w:id="10329" w:author="PR Preview" w:date="2026-01-01T00:00:00Z">
        <w:r>
          <w:delText xml:space="preserve">(</w:delText>
        </w:r>
      </w:del>
      <w:hyperlink w:anchor="thm-subspace-equal-dim">
        <w:del w:id="10330" w:author="PR Preview" w:date="2026-01-01T00:00:00Z">
          <w:r>
            <w:rPr>
              <w:rStyle w:val="Hyperlink"/>
            </w:rPr>
            <w:delText xml:space="preserve">Theorem 30</w:delText>
          </w:r>
        </w:del>
      </w:hyperlink>
      <w:del w:id="10331" w:author="PR Preview" w:date="2026-01-01T00:00:00Z">
        <w:r>
          <w:delText xml:space="preserve">,</w:delText>
        </w:r>
      </w:del>
      <w:del w:id="10332" w:author="PR Preview" w:date="2026-01-01T00:00:00Z">
        <w:r>
          <w:delText xml:space="preserve"> </w:delText>
        </w:r>
      </w:del>
      <w:hyperlink w:anchor="exm-dimension">
        <w:del w:id="10333" w:author="PR Preview" w:date="2026-01-01T00:00:00Z">
          <w:r>
            <w:rPr>
              <w:rStyle w:val="Hyperlink"/>
            </w:rPr>
            <w:delText xml:space="preserve">Example 47</w:delText>
          </w:r>
        </w:del>
      </w:hyperlink>
      <w:del w:id="10334" w:author="PR Preview" w:date="2026-01-01T00:00:00Z">
        <w:r>
          <w:delText xml:space="preserve">).</w:delText>
        </w:r>
      </w:del>
      <w:del w:id="10335" w:author="PR Preview" w:date="2026-01-01T00:00:00Z">
        <w:r>
          <w:delText xml:space="preserve"> </w:delText>
        </w:r>
      </w:del>
      <w:del w:id="10336" w:author="PR Preview" w:date="2026-01-01T00:00:00Z">
        <w:r>
          <w:delText xml:space="preserve">So they are an orthonormal basis of</w:delText>
        </w:r>
      </w:del>
      <w:del w:id="10337" w:author="PR Preview" w:date="2026-01-01T00:00:00Z">
        <w:r>
          <w:delText xml:space="preserve"> </w:delText>
        </w:r>
      </w:del>
      <m:oMath>
        <m:sSup>
          <m:e>
            <m:r>
              <m:rPr>
                <m:scr m:val="double-struck"/>
                <m:sty m:val="p"/>
              </m:rPr>
              <m:t>R</m:t>
            </m:r>
          </m:e>
          <m:sup>
            <m:r>
              <m:t>3</m:t>
            </m:r>
          </m:sup>
        </m:sSup>
      </m:oMath>
      <w:del w:id="10338" w:author="PR Preview" w:date="2026-01-01T00:00:00Z">
        <w:r>
          <w:delText xml:space="preserve"> </w:delText>
        </w:r>
      </w:del>
      <w:del w:id="10339" w:author="PR Preview" w:date="2026-01-01T00:00:00Z">
        <w:r>
          <w:delText xml:space="preserve">too.</w:delText>
        </w:r>
      </w:del>
    </w:p>
    <w:p>
      <w:pPr>
        <w:pStyle w:val="FirstParagraph"/>
      </w:pPr>
      <w:del w:id="10340" w:author="PR Preview" w:date="2026-01-01T00:00:00Z">
        <w:r>
          <w:rPr>
            <w:b/>
            <w:bCs/>
          </w:rPr>
          <w:delText xml:space="preserve">Example 109 (Bases that are not orthonormal, and orthonormal lists that are not bases)</w:delText>
        </w:r>
      </w:del>
      <w:del w:id="10341" w:author="PR Preview" w:date="2026-01-01T00:00:00Z">
        <w:r>
          <w:delText xml:space="preserve"> </w:delText>
        </w:r>
      </w:del>
      <w:del w:id="10342" w:author="PR Preview" w:date="2026-01-01T00:00:00Z">
        <w:r>
          <w:delText xml:space="preserve"> </w:delText>
        </w:r>
      </w:del>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10343" w:author="PR Preview" w:date="2026-01-01T00:00:00Z">
        <w:r>
          <w:delText xml:space="preserve"> </w:delText>
        </w:r>
      </w:del>
      <w:del w:id="10344" w:author="PR Preview" w:date="2026-01-01T00:00:00Z">
        <w:r>
          <w:delText xml:space="preserve">is a basis of</w:delText>
        </w:r>
      </w:del>
      <w:del w:id="10345" w:author="PR Preview" w:date="2026-01-01T00:00:00Z">
        <w:r>
          <w:delText xml:space="preserve"> </w:delText>
        </w:r>
      </w:del>
      <m:oMath>
        <m:sSup>
          <m:e>
            <m:r>
              <m:rPr>
                <m:scr m:val="double-struck"/>
                <m:sty m:val="p"/>
              </m:rPr>
              <m:t>R</m:t>
            </m:r>
          </m:e>
          <m:sup>
            <m:r>
              <m:t>2</m:t>
            </m:r>
          </m:sup>
        </m:sSup>
      </m:oMath>
      <w:del w:id="10346" w:author="PR Preview" w:date="2026-01-01T00:00:00Z">
        <w:r>
          <w:delText xml:space="preserve"> </w:delText>
        </w:r>
      </w:del>
      <w:del w:id="10347" w:author="PR Preview" w:date="2026-01-01T00:00:00Z">
        <w:r>
          <w:delText xml:space="preserve">(</w:delText>
        </w:r>
      </w:del>
      <w:hyperlink w:anchor="exm-basis">
        <w:del w:id="10348" w:author="PR Preview" w:date="2026-01-01T00:00:00Z">
          <w:r>
            <w:rPr>
              <w:rStyle w:val="Hyperlink"/>
            </w:rPr>
            <w:delText xml:space="preserve">Example 42</w:delText>
          </w:r>
        </w:del>
      </w:hyperlink>
      <w:del w:id="10349" w:author="PR Preview" w:date="2026-01-01T00:00:00Z">
        <w:r>
          <w:delText xml:space="preserve">).</w:delText>
        </w:r>
      </w:del>
      <w:del w:id="10350" w:author="PR Preview" w:date="2026-01-01T00:00:00Z">
        <w:r>
          <w:delText xml:space="preserve"> </w:delText>
        </w:r>
      </w:del>
      <w:del w:id="10351" w:author="PR Preview" w:date="2026-01-01T00:00:00Z">
        <w:r>
          <w:delText xml:space="preserve">It is not an orthonormal basis, since</w:delText>
        </w:r>
      </w:del>
      <w:del w:id="10352"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del w:id="10353" w:author="PR Preview" w:date="2026-01-01T00:00:00Z">
        <w:r>
          <w:delText xml:space="preserve">.</w:delText>
        </w:r>
      </w:del>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0354" w:author="PR Preview" w:date="2026-01-01T00:00:00Z">
        <w:r>
          <w:delText xml:space="preserve"> </w:delText>
        </w:r>
      </w:del>
      <w:del w:id="10355" w:author="PR Preview" w:date="2026-01-01T00:00:00Z">
        <w:r>
          <w:delText xml:space="preserve">is orthonormal but not a basis of</w:delText>
        </w:r>
      </w:del>
      <w:del w:id="10356" w:author="PR Preview" w:date="2026-01-01T00:00:00Z">
        <w:r>
          <w:delText xml:space="preserve"> </w:delText>
        </w:r>
      </w:del>
      <m:oMath>
        <m:sSup>
          <m:e>
            <m:r>
              <m:rPr>
                <m:scr m:val="double-struck"/>
                <m:sty m:val="p"/>
              </m:rPr>
              <m:t>R</m:t>
            </m:r>
          </m:e>
          <m:sup>
            <m:r>
              <m:t>3</m:t>
            </m:r>
          </m:sup>
        </m:sSup>
      </m:oMath>
      <w:del w:id="10357" w:author="PR Preview" w:date="2026-01-01T00:00:00Z">
        <w:r>
          <w:delText xml:space="preserve">:</w:delText>
        </w:r>
      </w:del>
      <w:del w:id="10358" w:author="PR Preview" w:date="2026-01-01T00:00:00Z">
        <w:r>
          <w:delText xml:space="preserve"> </w:delText>
        </w:r>
      </w:del>
      <w:del w:id="10359" w:author="PR Preview" w:date="2026-01-01T00:00:00Z">
        <w:r>
          <w:delText xml:space="preserve">its span is the plane</w:delText>
        </w:r>
      </w:del>
      <w:del w:id="10360" w:author="PR Preview" w:date="2026-01-01T00:00:00Z">
        <w:r>
          <w:delText xml:space="preserve"> </w:delText>
        </w:r>
      </w:del>
      <m:oMath>
        <m:r>
          <m:t>z</m:t>
        </m:r>
        <m:r>
          <m:rPr>
            <m:sty m:val="p"/>
          </m:rPr>
          <m:t>=</m:t>
        </m:r>
        <m:r>
          <m:t>0</m:t>
        </m:r>
      </m:oMath>
      <w:del w:id="10361" w:author="PR Preview" w:date="2026-01-01T00:00:00Z">
        <w:r>
          <w:delText xml:space="preserve"> </w:delText>
        </w:r>
      </w:del>
      <w:del w:id="10362" w:author="PR Preview" w:date="2026-01-01T00:00:00Z">
        <w:r>
          <w:delText xml:space="preserve">(</w:delText>
        </w:r>
      </w:del>
      <w:hyperlink w:anchor="exm-span">
        <w:del w:id="10363" w:author="PR Preview" w:date="2026-01-01T00:00:00Z">
          <w:r>
            <w:rPr>
              <w:rStyle w:val="Hyperlink"/>
            </w:rPr>
            <w:delText xml:space="preserve">Example 37</w:delText>
          </w:r>
        </w:del>
      </w:hyperlink>
      <w:del w:id="10364" w:author="PR Preview" w:date="2026-01-01T00:00:00Z">
        <w:r>
          <w:delText xml:space="preserve">),</w:delText>
        </w:r>
      </w:del>
      <w:del w:id="10365" w:author="PR Preview" w:date="2026-01-01T00:00:00Z">
        <w:r>
          <w:delText xml:space="preserve"> </w:delText>
        </w:r>
      </w:del>
      <w:del w:id="10366" w:author="PR Preview" w:date="2026-01-01T00:00:00Z">
        <w:r>
          <w:delText xml:space="preserve">which does not contain</w:delText>
        </w:r>
      </w:del>
      <w:del w:id="10367" w:author="PR Preview" w:date="2026-01-01T00:00:00Z">
        <w:r>
          <w:delText xml:space="preserve"> </w:delText>
        </w:r>
      </w:del>
      <m:oMath>
        <m:r>
          <m:rPr>
            <m:sty m:val="p"/>
          </m:rPr>
          <m:t>(</m:t>
        </m:r>
        <m:r>
          <m:t>0</m:t>
        </m:r>
        <m:r>
          <m:rPr>
            <m:sty m:val="p"/>
          </m:rPr>
          <m:t>,</m:t>
        </m:r>
        <m:r>
          <m:t>0</m:t>
        </m:r>
        <m:r>
          <m:rPr>
            <m:sty m:val="p"/>
          </m:rPr>
          <m:t>,</m:t>
        </m:r>
        <m:r>
          <m:t>1</m:t>
        </m:r>
        <m:r>
          <m:rPr>
            <m:sty m:val="p"/>
          </m:rPr>
          <m:t>)</m:t>
        </m:r>
      </m:oMath>
      <w:del w:id="10368" w:author="PR Preview" w:date="2026-01-01T00:00:00Z">
        <w:r>
          <w:delText xml:space="preserve">.</w:delText>
        </w:r>
      </w:del>
    </w:p>
    <w:p>
      <w:pPr>
        <w:pStyle w:val="FirstParagraph"/>
      </w:pPr>
      <w:del w:id="10369" w:author="PR Preview" w:date="2026-01-01T00:00:00Z">
        <w:r>
          <w:rPr>
            <w:b/>
            <w:bCs/>
          </w:rPr>
          <w:delText xml:space="preserve">Theorem 60 (Coordinates in an orthonormal basis are dot products)</w:delText>
        </w:r>
      </w:del>
      <w:del w:id="10370" w:author="PR Preview" w:date="2026-01-01T00:00:00Z">
        <w:r>
          <w:delText xml:space="preserve"> </w:delText>
        </w:r>
      </w:del>
      <w:del w:id="10371" w:author="PR Preview" w:date="2026-01-01T00:00:00Z">
        <w:r>
          <w:delText xml:space="preserve">If</w:delText>
        </w:r>
      </w:del>
      <w:del w:id="10372"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del w:id="10373" w:author="PR Preview" w:date="2026-01-01T00:00:00Z">
        <w:r>
          <w:delText xml:space="preserve"> </w:delText>
        </w:r>
      </w:del>
      <w:del w:id="10374" w:author="PR Preview" w:date="2026-01-01T00:00:00Z">
        <w:r>
          <w:delText xml:space="preserve">is an orthonormal basis of a subspace</w:delText>
        </w:r>
      </w:del>
      <w:del w:id="10375" w:author="PR Preview" w:date="2026-01-01T00:00:00Z">
        <w:r>
          <w:delText xml:space="preserve"> </w:delText>
        </w:r>
      </w:del>
      <m:oMath>
        <m:r>
          <m:rPr>
            <m:scr m:val="script"/>
            <m:sty m:val="p"/>
          </m:rPr>
          <m:t>S</m:t>
        </m:r>
      </m:oMath>
      <w:del w:id="10376" w:author="PR Preview" w:date="2026-01-01T00:00:00Z">
        <w:r>
          <w:delText xml:space="preserve"> </w:delText>
        </w:r>
      </w:del>
      <w:del w:id="10377" w:author="PR Preview" w:date="2026-01-01T00:00:00Z">
        <w:r>
          <w:delText xml:space="preserve">(</w:delText>
        </w:r>
      </w:del>
      <w:hyperlink w:anchor="def-orthonormal-basis">
        <w:del w:id="10378" w:author="PR Preview" w:date="2026-01-01T00:00:00Z">
          <w:r>
            <w:rPr>
              <w:rStyle w:val="Hyperlink"/>
            </w:rPr>
            <w:delText xml:space="preserve">Definition 64</w:delText>
          </w:r>
        </w:del>
      </w:hyperlink>
      <w:del w:id="10379" w:author="PR Preview" w:date="2026-01-01T00:00:00Z">
        <w:r>
          <w:delText xml:space="preserve">), then every</w:delText>
        </w:r>
      </w:del>
      <w:del w:id="10380" w:author="PR Preview" w:date="2026-01-01T00:00:00Z">
        <w:r>
          <w:delText xml:space="preserve"> </w:delText>
        </w:r>
      </w:del>
      <m:oMath>
        <m:acc>
          <m:accPr>
            <m:chr m:val="̃"/>
          </m:accPr>
          <m:e>
            <m:r>
              <m:t>x</m:t>
            </m:r>
          </m:e>
        </m:acc>
        <m:r>
          <m:rPr>
            <m:sty m:val="p"/>
          </m:rPr>
          <m:t>∈</m:t>
        </m:r>
        <m:r>
          <m:rPr>
            <m:scr m:val="script"/>
            <m:sty m:val="p"/>
          </m:rPr>
          <m:t>S</m:t>
        </m:r>
      </m:oMath>
      <w:del w:id="10381" w:author="PR Preview" w:date="2026-01-01T00:00:00Z">
        <w:r>
          <w:delText xml:space="preserve"> </w:delText>
        </w:r>
      </w:del>
      <w:del w:id="10382" w:author="PR Preview" w:date="2026-01-01T00:00:00Z">
        <w:r>
          <w:delText xml:space="preserve">satisfies</w:delText>
        </w:r>
      </w:del>
    </w:p>
    <w:p>
      <w:pPr>
        <w:pStyle w:val="Compact"/>
        <w:numPr>
          <w:ilvl w:val="1"/>
          <w:numId w:val="1046"/>
        </w:numPr>
      </w:pPr>
      <w:ins w:id="10383" w:author="PR Preview" w:date="2026-01-01T00:00:00Z">
        <w:r>
          <w:t xml:space="preserve">and a basis of</w:t>
        </w:r>
      </w:ins>
      <w:ins w:id="10384" w:author="PR Preview" w:date="2026-01-01T00:00:00Z">
        <w:r>
          <w:t xml:space="preserve"> </w:t>
        </w:r>
      </w:ins>
      <m:oMath>
        <m:sSup>
          <m:e>
            <m:r>
              <m:rPr>
                <m:scr m:val="double-struck"/>
                <m:sty m:val="p"/>
              </m:rPr>
              <m:t>R</m:t>
            </m:r>
          </m:e>
          <m:sup>
            <m:r>
              <m:t>3</m:t>
            </m:r>
          </m:sup>
        </m:sSup>
      </m:oMath>
      <w:ins w:id="10385" w:author="PR Preview" w:date="2026-01-01T00:00:00Z">
        <w:r>
          <w:t xml:space="preserve"> </w:t>
        </w:r>
      </w:ins>
      <w:ins w:id="10386" w:author="PR Preview" w:date="2026-01-01T00:00:00Z">
        <w:r>
          <w:t xml:space="preserve">(</w:t>
        </w:r>
      </w:ins>
      <w:hyperlink w:anchor="exm-dimension">
        <w:ins w:id="10387" w:author="PR Preview" w:date="2026-01-01T00:00:00Z">
          <w:r>
            <w:rPr>
              <w:rStyle w:val="Hyperlink"/>
            </w:rPr>
            <w:t xml:space="preserve">Example 48</w:t>
          </w:r>
        </w:ins>
      </w:hyperlink>
      <w:ins w:id="10388" w:author="PR Preview" w:date="2026-01-01T00:00:00Z">
        <w:r>
          <w:t xml:space="preserve">).</w:t>
        </w:r>
      </w:ins>
    </w:p>
    <w:p>
      <w:pPr>
        <w:pStyle w:val="Compact"/>
        <w:numPr>
          <w:ilvl w:val="0"/>
          <w:numId w:val="1064"/>
        </w:numPr>
      </w:pPr>
      <w:ins w:id="10389" w:author="PR Preview" w:date="2026-01-01T00:00:00Z">
        <w:r>
          <w:t xml:space="preserve">The vectors</w:t>
        </w:r>
      </w:ins>
      <w:ins w:id="10390"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ins w:id="10391" w:author="PR Preview" w:date="2026-01-01T00:00:00Z">
        <w:r>
          <w:t xml:space="preserve"> </w:t>
        </w:r>
      </w:ins>
      <w:ins w:id="10392" w:author="PR Preview" w:date="2026-01-01T00:00:00Z">
        <w:r>
          <w:t xml:space="preserve">of</w:t>
        </w:r>
      </w:ins>
      <w:ins w:id="10393" w:author="PR Preview" w:date="2026-01-01T00:00:00Z">
        <w:r>
          <w:t xml:space="preserve"> </w:t>
        </w:r>
      </w:ins>
      <w:hyperlink w:anchor="exm-orthonormal-independent">
        <w:ins w:id="10394" w:author="PR Preview" w:date="2026-01-01T00:00:00Z">
          <w:r>
            <w:rPr>
              <w:rStyle w:val="Hyperlink"/>
            </w:rPr>
            <w:t xml:space="preserve">Example 110</w:t>
          </w:r>
        </w:ins>
      </w:hyperlink>
      <w:ins w:id="10395" w:author="PR Preview" w:date="2026-01-01T00:00:00Z">
        <w:r>
          <w:t xml:space="preserve"> </w:t>
        </w:r>
      </w:ins>
      <w:ins w:id="10396" w:author="PR Preview" w:date="2026-01-01T00:00:00Z">
        <w:r>
          <w:t xml:space="preserve">are orthonormal and linearly independent,</w:t>
        </w:r>
      </w:ins>
      <w:ins w:id="10397" w:author="PR Preview" w:date="2026-01-01T00:00:00Z">
        <w:r>
          <w:t xml:space="preserve"> </w:t>
        </w:r>
      </w:ins>
      <w:ins w:id="10398" w:author="PR Preview" w:date="2026-01-01T00:00:00Z">
        <w:r>
          <w:t xml:space="preserve">so they are a basis of their span (</w:t>
        </w:r>
      </w:ins>
      <w:hyperlink w:anchor="def-basis">
        <w:ins w:id="10399" w:author="PR Preview" w:date="2026-01-01T00:00:00Z">
          <w:r>
            <w:rPr>
              <w:rStyle w:val="Hyperlink"/>
            </w:rPr>
            <w:t xml:space="preserve">Definition 42</w:t>
          </w:r>
        </w:ins>
      </w:hyperlink>
      <w:ins w:id="10400" w:author="PR Preview" w:date="2026-01-01T00:00:00Z">
        <w:r>
          <w:t xml:space="preserve">),</w:t>
        </w:r>
      </w:ins>
      <w:ins w:id="10401" w:author="PR Preview" w:date="2026-01-01T00:00:00Z">
        <w:r>
          <w:t xml:space="preserve"> </w:t>
        </w:r>
      </w:ins>
      <w:ins w:id="10402" w:author="PR Preview" w:date="2026-01-01T00:00:00Z">
        <w:r>
          <w:t xml:space="preserve">which therefore has dimension</w:t>
        </w:r>
      </w:ins>
      <w:ins w:id="10403" w:author="PR Preview" w:date="2026-01-01T00:00:00Z">
        <w:r>
          <w:t xml:space="preserve"> </w:t>
        </w:r>
      </w:ins>
      <m:oMath>
        <m:r>
          <m:t>3</m:t>
        </m:r>
      </m:oMath>
      <w:ins w:id="10404" w:author="PR Preview" w:date="2026-01-01T00:00:00Z">
        <w:r>
          <w:t xml:space="preserve"> </w:t>
        </w:r>
      </w:ins>
      <w:ins w:id="10405" w:author="PR Preview" w:date="2026-01-01T00:00:00Z">
        <w:r>
          <w:t xml:space="preserve">(</w:t>
        </w:r>
      </w:ins>
      <w:hyperlink w:anchor="def-dimension">
        <w:ins w:id="10406" w:author="PR Preview" w:date="2026-01-01T00:00:00Z">
          <w:r>
            <w:rPr>
              <w:rStyle w:val="Hyperlink"/>
            </w:rPr>
            <w:t xml:space="preserve">Definition 44</w:t>
          </w:r>
        </w:ins>
      </w:hyperlink>
      <w:ins w:id="10407" w:author="PR Preview" w:date="2026-01-01T00:00:00Z">
        <w:r>
          <w:t xml:space="preserve">)</w:t>
        </w:r>
      </w:ins>
      <w:ins w:id="10408" w:author="PR Preview" w:date="2026-01-01T00:00:00Z">
        <w:r>
          <w:t xml:space="preserve"> </w:t>
        </w:r>
      </w:ins>
      <w:ins w:id="10409" w:author="PR Preview" w:date="2026-01-01T00:00:00Z">
        <w:r>
          <w:t xml:space="preserve">and is all of</w:t>
        </w:r>
      </w:ins>
      <w:ins w:id="10410" w:author="PR Preview" w:date="2026-01-01T00:00:00Z">
        <w:r>
          <w:t xml:space="preserve"> </w:t>
        </w:r>
      </w:ins>
      <m:oMath>
        <m:sSup>
          <m:e>
            <m:r>
              <m:rPr>
                <m:scr m:val="double-struck"/>
                <m:sty m:val="p"/>
              </m:rPr>
              <m:t>R</m:t>
            </m:r>
          </m:e>
          <m:sup>
            <m:r>
              <m:t>3</m:t>
            </m:r>
          </m:sup>
        </m:sSup>
      </m:oMath>
      <w:ins w:id="10411" w:author="PR Preview" w:date="2026-01-01T00:00:00Z">
        <w:r>
          <w:t xml:space="preserve"> </w:t>
        </w:r>
      </w:ins>
      <w:ins w:id="10412" w:author="PR Preview" w:date="2026-01-01T00:00:00Z">
        <w:r>
          <w:t xml:space="preserve">(</w:t>
        </w:r>
      </w:ins>
      <w:hyperlink w:anchor="thm-subspace-equal-dim">
        <w:ins w:id="10413" w:author="PR Preview" w:date="2026-01-01T00:00:00Z">
          <w:r>
            <w:rPr>
              <w:rStyle w:val="Hyperlink"/>
            </w:rPr>
            <w:t xml:space="preserve">Theorem 30</w:t>
          </w:r>
        </w:ins>
      </w:hyperlink>
      <w:ins w:id="10414" w:author="PR Preview" w:date="2026-01-01T00:00:00Z">
        <w:r>
          <w:t xml:space="preserve">,</w:t>
        </w:r>
      </w:ins>
      <w:ins w:id="10415" w:author="PR Preview" w:date="2026-01-01T00:00:00Z">
        <w:r>
          <w:t xml:space="preserve"> </w:t>
        </w:r>
      </w:ins>
      <w:hyperlink w:anchor="exm-dimension">
        <w:ins w:id="10416" w:author="PR Preview" w:date="2026-01-01T00:00:00Z">
          <w:r>
            <w:rPr>
              <w:rStyle w:val="Hyperlink"/>
            </w:rPr>
            <w:t xml:space="preserve">Example 48</w:t>
          </w:r>
        </w:ins>
      </w:hyperlink>
      <w:ins w:id="10417" w:author="PR Preview" w:date="2026-01-01T00:00:00Z">
        <w:r>
          <w:t xml:space="preserve">).</w:t>
        </w:r>
      </w:ins>
      <w:ins w:id="10418" w:author="PR Preview" w:date="2026-01-01T00:00:00Z">
        <w:r>
          <w:t xml:space="preserve"> </w:t>
        </w:r>
      </w:ins>
      <w:ins w:id="10419" w:author="PR Preview" w:date="2026-01-01T00:00:00Z">
        <w:r>
          <w:t xml:space="preserve">So they are an orthonormal basis of</w:t>
        </w:r>
      </w:ins>
      <w:ins w:id="10420" w:author="PR Preview" w:date="2026-01-01T00:00:00Z">
        <w:r>
          <w:t xml:space="preserve"> </w:t>
        </w:r>
      </w:ins>
      <m:oMath>
        <m:sSup>
          <m:e>
            <m:r>
              <m:rPr>
                <m:scr m:val="double-struck"/>
                <m:sty m:val="p"/>
              </m:rPr>
              <m:t>R</m:t>
            </m:r>
          </m:e>
          <m:sup>
            <m:r>
              <m:t>3</m:t>
            </m:r>
          </m:sup>
        </m:sSup>
      </m:oMath>
      <w:ins w:id="10421" w:author="PR Preview" w:date="2026-01-01T00:00:00Z">
        <w:r>
          <w:t xml:space="preserve"> </w:t>
        </w:r>
      </w:ins>
      <w:ins w:id="10422" w:author="PR Preview" w:date="2026-01-01T00:00:00Z">
        <w:r>
          <w:t xml:space="preserve">too.</w:t>
        </w:r>
      </w:ins>
    </w:p>
    <w:bookmarkEnd w:id="374"/>
    <w:bookmarkStart w:id="375" w:name="exm-not-orthonormal-basis"/>
    <w:p>
      <w:pPr>
        <w:pStyle w:val="FirstParagraph"/>
      </w:pPr>
      <w:ins w:id="10423" w:author="PR Preview" w:date="2026-01-01T00:00:00Z">
        <w:r>
          <w:rPr>
            <w:b/>
            <w:bCs/>
          </w:rPr>
          <w:t xml:space="preserve">Example 112 (Bases that are not orthonormal, and orthonormal lists that are not bases)</w:t>
        </w:r>
      </w:ins>
      <w:ins w:id="10424" w:author="PR Preview" w:date="2026-01-01T00:00:00Z">
        <w:r>
          <w:t xml:space="preserve"> </w:t>
        </w:r>
      </w:ins>
      <w:ins w:id="10425" w:author="PR Preview" w:date="2026-01-01T00:00:00Z">
        <w:r>
          <w:t xml:space="preserve"> </w:t>
        </w:r>
      </w:ins>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10426" w:author="PR Preview" w:date="2026-01-01T00:00:00Z">
        <w:r>
          <w:t xml:space="preserve"> </w:t>
        </w:r>
      </w:ins>
      <w:ins w:id="10427" w:author="PR Preview" w:date="2026-01-01T00:00:00Z">
        <w:r>
          <w:t xml:space="preserve">is a basis of</w:t>
        </w:r>
      </w:ins>
      <w:ins w:id="10428" w:author="PR Preview" w:date="2026-01-01T00:00:00Z">
        <w:r>
          <w:t xml:space="preserve"> </w:t>
        </w:r>
      </w:ins>
      <m:oMath>
        <m:sSup>
          <m:e>
            <m:r>
              <m:rPr>
                <m:scr m:val="double-struck"/>
                <m:sty m:val="p"/>
              </m:rPr>
              <m:t>R</m:t>
            </m:r>
          </m:e>
          <m:sup>
            <m:r>
              <m:t>2</m:t>
            </m:r>
          </m:sup>
        </m:sSup>
      </m:oMath>
      <w:ins w:id="10429" w:author="PR Preview" w:date="2026-01-01T00:00:00Z">
        <w:r>
          <w:t xml:space="preserve"> </w:t>
        </w:r>
      </w:ins>
      <w:ins w:id="10430" w:author="PR Preview" w:date="2026-01-01T00:00:00Z">
        <w:r>
          <w:t xml:space="preserve">(</w:t>
        </w:r>
      </w:ins>
      <w:hyperlink w:anchor="exm-basis">
        <w:ins w:id="10431" w:author="PR Preview" w:date="2026-01-01T00:00:00Z">
          <w:r>
            <w:rPr>
              <w:rStyle w:val="Hyperlink"/>
            </w:rPr>
            <w:t xml:space="preserve">Example 43</w:t>
          </w:r>
        </w:ins>
      </w:hyperlink>
      <w:ins w:id="10432" w:author="PR Preview" w:date="2026-01-01T00:00:00Z">
        <w:r>
          <w:t xml:space="preserve">).</w:t>
        </w:r>
      </w:ins>
      <w:ins w:id="10433" w:author="PR Preview" w:date="2026-01-01T00:00:00Z">
        <w:r>
          <w:t xml:space="preserve"> </w:t>
        </w:r>
      </w:ins>
      <w:ins w:id="10434" w:author="PR Preview" w:date="2026-01-01T00:00:00Z">
        <w:r>
          <w:t xml:space="preserve">It is not an orthonormal basis, since</w:t>
        </w:r>
      </w:ins>
      <w:ins w:id="10435"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ins w:id="10436" w:author="PR Preview" w:date="2026-01-01T00:00:00Z">
        <w:r>
          <w:t xml:space="preserve">.</w:t>
        </w:r>
      </w:ins>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0437" w:author="PR Preview" w:date="2026-01-01T00:00:00Z">
        <w:r>
          <w:t xml:space="preserve"> </w:t>
        </w:r>
      </w:ins>
      <w:ins w:id="10438" w:author="PR Preview" w:date="2026-01-01T00:00:00Z">
        <w:r>
          <w:t xml:space="preserve">is orthonormal but not a basis of</w:t>
        </w:r>
      </w:ins>
      <w:ins w:id="10439" w:author="PR Preview" w:date="2026-01-01T00:00:00Z">
        <w:r>
          <w:t xml:space="preserve"> </w:t>
        </w:r>
      </w:ins>
      <m:oMath>
        <m:sSup>
          <m:e>
            <m:r>
              <m:rPr>
                <m:scr m:val="double-struck"/>
                <m:sty m:val="p"/>
              </m:rPr>
              <m:t>R</m:t>
            </m:r>
          </m:e>
          <m:sup>
            <m:r>
              <m:t>3</m:t>
            </m:r>
          </m:sup>
        </m:sSup>
      </m:oMath>
      <w:ins w:id="10440" w:author="PR Preview" w:date="2026-01-01T00:00:00Z">
        <w:r>
          <w:t xml:space="preserve">:</w:t>
        </w:r>
      </w:ins>
      <w:ins w:id="10441" w:author="PR Preview" w:date="2026-01-01T00:00:00Z">
        <w:r>
          <w:t xml:space="preserve"> </w:t>
        </w:r>
      </w:ins>
      <w:ins w:id="10442" w:author="PR Preview" w:date="2026-01-01T00:00:00Z">
        <w:r>
          <w:t xml:space="preserve">its span is the plane</w:t>
        </w:r>
      </w:ins>
      <w:ins w:id="10443" w:author="PR Preview" w:date="2026-01-01T00:00:00Z">
        <w:r>
          <w:t xml:space="preserve"> </w:t>
        </w:r>
      </w:ins>
      <m:oMath>
        <m:r>
          <m:t>z</m:t>
        </m:r>
        <m:r>
          <m:rPr>
            <m:sty m:val="p"/>
          </m:rPr>
          <m:t>=</m:t>
        </m:r>
        <m:r>
          <m:t>0</m:t>
        </m:r>
      </m:oMath>
      <w:ins w:id="10444" w:author="PR Preview" w:date="2026-01-01T00:00:00Z">
        <w:r>
          <w:t xml:space="preserve"> </w:t>
        </w:r>
      </w:ins>
      <w:ins w:id="10445" w:author="PR Preview" w:date="2026-01-01T00:00:00Z">
        <w:r>
          <w:t xml:space="preserve">(</w:t>
        </w:r>
      </w:ins>
      <w:hyperlink w:anchor="exm-span">
        <w:ins w:id="10446" w:author="PR Preview" w:date="2026-01-01T00:00:00Z">
          <w:r>
            <w:rPr>
              <w:rStyle w:val="Hyperlink"/>
            </w:rPr>
            <w:t xml:space="preserve">Example 38</w:t>
          </w:r>
        </w:ins>
      </w:hyperlink>
      <w:ins w:id="10447" w:author="PR Preview" w:date="2026-01-01T00:00:00Z">
        <w:r>
          <w:t xml:space="preserve">),</w:t>
        </w:r>
      </w:ins>
      <w:ins w:id="10448" w:author="PR Preview" w:date="2026-01-01T00:00:00Z">
        <w:r>
          <w:t xml:space="preserve"> </w:t>
        </w:r>
      </w:ins>
      <w:ins w:id="10449" w:author="PR Preview" w:date="2026-01-01T00:00:00Z">
        <w:r>
          <w:t xml:space="preserve">which does not contain</w:t>
        </w:r>
      </w:ins>
      <w:ins w:id="10450" w:author="PR Preview" w:date="2026-01-01T00:00:00Z">
        <w:r>
          <w:t xml:space="preserve"> </w:t>
        </w:r>
      </w:ins>
      <m:oMath>
        <m:r>
          <m:rPr>
            <m:sty m:val="p"/>
          </m:rPr>
          <m:t>(</m:t>
        </m:r>
        <m:r>
          <m:t>0</m:t>
        </m:r>
        <m:r>
          <m:rPr>
            <m:sty m:val="p"/>
          </m:rPr>
          <m:t>,</m:t>
        </m:r>
        <m:r>
          <m:t>0</m:t>
        </m:r>
        <m:r>
          <m:rPr>
            <m:sty m:val="p"/>
          </m:rPr>
          <m:t>,</m:t>
        </m:r>
        <m:r>
          <m:t>1</m:t>
        </m:r>
        <m:r>
          <m:rPr>
            <m:sty m:val="p"/>
          </m:rPr>
          <m:t>)</m:t>
        </m:r>
      </m:oMath>
      <w:ins w:id="10451" w:author="PR Preview" w:date="2026-01-01T00:00:00Z">
        <w:r>
          <w:t xml:space="preserve">.</w:t>
        </w:r>
      </w:ins>
    </w:p>
    <w:bookmarkEnd w:id="375"/>
    <w:bookmarkStart w:id="376" w:name="thm-orthonormal-expansion"/>
    <w:p>
      <w:pPr>
        <w:pStyle w:val="FirstParagraph"/>
      </w:pPr>
      <w:ins w:id="10452" w:author="PR Preview" w:date="2026-01-01T00:00:00Z">
        <w:r>
          <w:rPr>
            <w:b/>
            <w:bCs/>
          </w:rPr>
          <w:t xml:space="preserve">Theorem 61 (Coordinates in an orthonormal basis are dot products)</w:t>
        </w:r>
      </w:ins>
      <w:ins w:id="10453" w:author="PR Preview" w:date="2026-01-01T00:00:00Z">
        <w:r>
          <w:t xml:space="preserve"> </w:t>
        </w:r>
      </w:ins>
      <w:ins w:id="10454" w:author="PR Preview" w:date="2026-01-01T00:00:00Z">
        <w:r>
          <w:t xml:space="preserve">If</w:t>
        </w:r>
      </w:ins>
      <w:ins w:id="10455"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ins w:id="10456" w:author="PR Preview" w:date="2026-01-01T00:00:00Z">
        <w:r>
          <w:t xml:space="preserve"> </w:t>
        </w:r>
      </w:ins>
      <w:ins w:id="10457" w:author="PR Preview" w:date="2026-01-01T00:00:00Z">
        <w:r>
          <w:t xml:space="preserve">is an orthonormal basis of a subspace</w:t>
        </w:r>
      </w:ins>
      <w:ins w:id="10458" w:author="PR Preview" w:date="2026-01-01T00:00:00Z">
        <w:r>
          <w:t xml:space="preserve"> </w:t>
        </w:r>
      </w:ins>
      <m:oMath>
        <m:r>
          <m:rPr>
            <m:scr m:val="script"/>
            <m:sty m:val="p"/>
          </m:rPr>
          <m:t>S</m:t>
        </m:r>
      </m:oMath>
      <w:ins w:id="10459" w:author="PR Preview" w:date="2026-01-01T00:00:00Z">
        <w:r>
          <w:t xml:space="preserve"> </w:t>
        </w:r>
      </w:ins>
      <w:ins w:id="10460" w:author="PR Preview" w:date="2026-01-01T00:00:00Z">
        <w:r>
          <w:t xml:space="preserve">(</w:t>
        </w:r>
      </w:ins>
      <w:hyperlink w:anchor="def-orthonormal-basis">
        <w:ins w:id="10461" w:author="PR Preview" w:date="2026-01-01T00:00:00Z">
          <w:r>
            <w:rPr>
              <w:rStyle w:val="Hyperlink"/>
            </w:rPr>
            <w:t xml:space="preserve">Definition 69</w:t>
          </w:r>
        </w:ins>
      </w:hyperlink>
      <w:ins w:id="10462" w:author="PR Preview" w:date="2026-01-01T00:00:00Z">
        <w:r>
          <w:t xml:space="preserve">), then every</w:t>
        </w:r>
      </w:ins>
      <w:ins w:id="10463" w:author="PR Preview" w:date="2026-01-01T00:00:00Z">
        <w:r>
          <w:t xml:space="preserve"> </w:t>
        </w:r>
      </w:ins>
      <m:oMath>
        <m:acc>
          <m:accPr>
            <m:chr m:val="̃"/>
          </m:accPr>
          <m:e>
            <m:r>
              <m:t>x</m:t>
            </m:r>
          </m:e>
        </m:acc>
        <m:r>
          <m:rPr>
            <m:sty m:val="p"/>
          </m:rPr>
          <m:t>∈</m:t>
        </m:r>
        <m:r>
          <m:rPr>
            <m:scr m:val="script"/>
            <m:sty m:val="p"/>
          </m:rPr>
          <m:t>S</m:t>
        </m:r>
      </m:oMath>
      <w:ins w:id="10464" w:author="PR Preview" w:date="2026-01-01T00:00:00Z">
        <w:r>
          <w:t xml:space="preserve"> </w:t>
        </w:r>
      </w:ins>
      <w:ins w:id="10465" w:author="PR Preview" w:date="2026-01-01T00:00:00Z">
        <w:r>
          <w:t xml:space="preserve">satisfies</w:t>
        </w:r>
      </w:ins>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7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59</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77" w:name="exm-orthonormal-expansion"/>
    <w:p>
      <w:pPr>
        <w:pStyle w:val="BodyText"/>
      </w:pPr>
      <w:del w:id="10466" w:author="PR Preview" w:date="2026-01-01T00:00:00Z">
        <w:r>
          <w:rPr>
            <w:b/>
            <w:bCs/>
          </w:rPr>
          <w:delText xml:space="preserve">Example 110 (Expanding a vector in an orthonormal basis)</w:delText>
        </w:r>
      </w:del>
      <w:del w:id="10467" w:author="PR Preview" w:date="2026-01-01T00:00:00Z">
        <w:r>
          <w:delText xml:space="preserve"> </w:delText>
        </w:r>
      </w:del>
      <w:del w:id="10468" w:author="PR Preview" w:date="2026-01-01T00:00:00Z">
        <w:r>
          <w:delText xml:space="preserve">With the orthonormal basis</w:delText>
        </w:r>
      </w:del>
      <w:del w:id="10469"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del w:id="10470" w:author="PR Preview" w:date="2026-01-01T00:00:00Z">
        <w:r>
          <w:delText xml:space="preserve"> </w:delText>
        </w:r>
      </w:del>
      <w:del w:id="10471" w:author="PR Preview" w:date="2026-01-01T00:00:00Z">
        <w:r>
          <w:delText xml:space="preserve">of</w:delText>
        </w:r>
      </w:del>
      <w:del w:id="10472" w:author="PR Preview" w:date="2026-01-01T00:00:00Z">
        <w:r>
          <w:delText xml:space="preserve"> </w:delText>
        </w:r>
      </w:del>
      <m:oMath>
        <m:sSup>
          <m:e>
            <m:r>
              <m:rPr>
                <m:scr m:val="double-struck"/>
                <m:sty m:val="p"/>
              </m:rPr>
              <m:t>R</m:t>
            </m:r>
          </m:e>
          <m:sup>
            <m:r>
              <m:t>3</m:t>
            </m:r>
          </m:sup>
        </m:sSup>
      </m:oMath>
      <w:del w:id="10473" w:author="PR Preview" w:date="2026-01-01T00:00:00Z">
        <w:r>
          <w:delText xml:space="preserve"> </w:delText>
        </w:r>
      </w:del>
      <w:del w:id="10474" w:author="PR Preview" w:date="2026-01-01T00:00:00Z">
        <w:r>
          <w:delText xml:space="preserve">from</w:delText>
        </w:r>
      </w:del>
      <w:del w:id="10475" w:author="PR Preview" w:date="2026-01-01T00:00:00Z">
        <w:r>
          <w:delText xml:space="preserve"> </w:delText>
        </w:r>
      </w:del>
      <w:hyperlink w:anchor="exm-orthonormal-basis">
        <w:del w:id="10476" w:author="PR Preview" w:date="2026-01-01T00:00:00Z">
          <w:r>
            <w:rPr>
              <w:rStyle w:val="Hyperlink"/>
            </w:rPr>
            <w:delText xml:space="preserve">Example 108</w:delText>
          </w:r>
        </w:del>
      </w:hyperlink>
      <w:del w:id="10477" w:author="PR Preview" w:date="2026-01-01T00:00:00Z">
        <w:r>
          <w:delText xml:space="preserve"> </w:delText>
        </w:r>
      </w:del>
      <w:del w:id="10478" w:author="PR Preview" w:date="2026-01-01T00:00:00Z">
        <w:r>
          <w:delText xml:space="preserve">and</w:delText>
        </w:r>
      </w:del>
      <w:del w:id="10479"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r>
          <m:t>3</m:t>
        </m:r>
        <m:r>
          <m:rPr>
            <m:sty m:val="p"/>
          </m:rPr>
          <m:t>)</m:t>
        </m:r>
      </m:oMath>
      <w:del w:id="10480" w:author="PR Preview" w:date="2026-01-01T00:00:00Z">
        <w:r>
          <w:delText xml:space="preserve">:</w:delText>
        </w:r>
      </w:del>
      <w:del w:id="10481" w:author="PR Preview" w:date="2026-01-01T00:00:00Z">
        <w:r>
          <w:delText xml:space="preserve"> </w:delText>
        </w:r>
      </w:del>
      <m:oMath>
        <m:sSub>
          <m:e>
            <m:acc>
              <m:accPr>
                <m:chr m:val="̃"/>
              </m:accPr>
              <m:e>
                <m:r>
                  <m:t>q</m:t>
                </m:r>
              </m:e>
            </m:acc>
          </m:e>
          <m:sub>
            <m:r>
              <m:t>1</m:t>
            </m:r>
          </m:sub>
        </m:sSub>
        <m:r>
          <m:rPr>
            <m:sty m:val="p"/>
          </m:rPr>
          <m:t>⋅</m:t>
        </m:r>
        <m:acc>
          <m:accPr>
            <m:chr m:val="̃"/>
          </m:accPr>
          <m:e>
            <m:r>
              <m:t>x</m:t>
            </m:r>
          </m:e>
        </m:acc>
        <m:r>
          <m:rPr>
            <m:sty m:val="p"/>
          </m:rPr>
          <m:t>=</m:t>
        </m:r>
        <m:r>
          <m:t>3</m:t>
        </m:r>
      </m:oMath>
      <w:del w:id="10482" w:author="PR Preview" w:date="2026-01-01T00:00:00Z">
        <w:r>
          <w:delText xml:space="preserve">,</w:delText>
        </w:r>
      </w:del>
    </w:p>
    <w:p>
      <w:pPr>
        <w:pStyle w:val="BodyText"/>
      </w:pPr>
      <w:ins w:id="10483" w:author="PR Preview" w:date="2026-01-01T00:00:00Z">
        <w:r>
          <w:rPr>
            <w:b/>
            <w:bCs/>
          </w:rPr>
          <w:t xml:space="preserve">Example 113 (Expanding a vector in an orthonormal basis)</w:t>
        </w:r>
      </w:ins>
      <w:ins w:id="10484" w:author="PR Preview" w:date="2026-01-01T00:00:00Z">
        <w:r>
          <w:t xml:space="preserve"> </w:t>
        </w:r>
      </w:ins>
      <w:ins w:id="10485" w:author="PR Preview" w:date="2026-01-01T00:00:00Z">
        <w:r>
          <w:t xml:space="preserve">With the orthonormal basis</w:t>
        </w:r>
      </w:ins>
      <w:ins w:id="10486"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ins w:id="10487" w:author="PR Preview" w:date="2026-01-01T00:00:00Z">
        <w:r>
          <w:t xml:space="preserve"> </w:t>
        </w:r>
      </w:ins>
      <w:ins w:id="10488" w:author="PR Preview" w:date="2026-01-01T00:00:00Z">
        <w:r>
          <w:t xml:space="preserve">of</w:t>
        </w:r>
      </w:ins>
      <w:ins w:id="10489" w:author="PR Preview" w:date="2026-01-01T00:00:00Z">
        <w:r>
          <w:t xml:space="preserve"> </w:t>
        </w:r>
      </w:ins>
      <m:oMath>
        <m:sSup>
          <m:e>
            <m:r>
              <m:rPr>
                <m:scr m:val="double-struck"/>
                <m:sty m:val="p"/>
              </m:rPr>
              <m:t>R</m:t>
            </m:r>
          </m:e>
          <m:sup>
            <m:r>
              <m:t>3</m:t>
            </m:r>
          </m:sup>
        </m:sSup>
      </m:oMath>
      <w:ins w:id="10490" w:author="PR Preview" w:date="2026-01-01T00:00:00Z">
        <w:r>
          <w:t xml:space="preserve"> </w:t>
        </w:r>
      </w:ins>
      <w:ins w:id="10491" w:author="PR Preview" w:date="2026-01-01T00:00:00Z">
        <w:r>
          <w:t xml:space="preserve">from</w:t>
        </w:r>
      </w:ins>
      <w:ins w:id="10492" w:author="PR Preview" w:date="2026-01-01T00:00:00Z">
        <w:r>
          <w:t xml:space="preserve"> </w:t>
        </w:r>
      </w:ins>
      <w:hyperlink w:anchor="exm-orthonormal-basis">
        <w:ins w:id="10493" w:author="PR Preview" w:date="2026-01-01T00:00:00Z">
          <w:r>
            <w:rPr>
              <w:rStyle w:val="Hyperlink"/>
            </w:rPr>
            <w:t xml:space="preserve">Example 111</w:t>
          </w:r>
        </w:ins>
      </w:hyperlink>
      <w:ins w:id="10494" w:author="PR Preview" w:date="2026-01-01T00:00:00Z">
        <w:r>
          <w:t xml:space="preserve"> </w:t>
        </w:r>
      </w:ins>
      <w:ins w:id="10495" w:author="PR Preview" w:date="2026-01-01T00:00:00Z">
        <w:r>
          <w:t xml:space="preserve">and</w:t>
        </w:r>
      </w:ins>
      <w:ins w:id="10496"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r>
          <m:t>3</m:t>
        </m:r>
        <m:r>
          <m:rPr>
            <m:sty m:val="p"/>
          </m:rPr>
          <m:t>)</m:t>
        </m:r>
      </m:oMath>
      <w:ins w:id="10497" w:author="PR Preview" w:date="2026-01-01T00:00:00Z">
        <w:r>
          <w:t xml:space="preserve">:</w:t>
        </w:r>
      </w:ins>
      <w:ins w:id="10498" w:author="PR Preview" w:date="2026-01-01T00:00:00Z">
        <w:r>
          <w:t xml:space="preserve"> </w:t>
        </w:r>
      </w:ins>
      <m:oMath>
        <m:sSub>
          <m:e>
            <m:acc>
              <m:accPr>
                <m:chr m:val="̃"/>
              </m:accPr>
              <m:e>
                <m:r>
                  <m:t>q</m:t>
                </m:r>
              </m:e>
            </m:acc>
          </m:e>
          <m:sub>
            <m:r>
              <m:t>1</m:t>
            </m:r>
          </m:sub>
        </m:sSub>
        <m:r>
          <m:rPr>
            <m:sty m:val="p"/>
          </m:rPr>
          <m:t>⋅</m:t>
        </m:r>
        <m:acc>
          <m:accPr>
            <m:chr m:val="̃"/>
          </m:accPr>
          <m:e>
            <m:r>
              <m:t>x</m:t>
            </m:r>
          </m:e>
        </m:acc>
        <m:r>
          <m:rPr>
            <m:sty m:val="p"/>
          </m:rPr>
          <m:t>=</m:t>
        </m:r>
        <m:r>
          <m:t>3</m:t>
        </m:r>
      </m:oMath>
      <w:ins w:id="10499" w:author="PR Preview" w:date="2026-01-01T00:00:00Z">
        <w:r>
          <w:t xml:space="preserve">,</w:t>
        </w:r>
      </w:ins>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del w:id="10500" w:author="PR Preview" w:date="2026-01-01T00:00:00Z">
        <w:r>
          <w:delText xml:space="preserve">which is</w:delText>
        </w:r>
      </w:del>
      <w:del w:id="10501" w:author="PR Preview" w:date="2026-01-01T00:00:00Z">
        <w:r>
          <w:delText xml:space="preserve"> </w:delText>
        </w:r>
      </w:del>
      <m:oMath>
        <m:acc>
          <m:accPr>
            <m:chr m:val="̃"/>
          </m:accPr>
          <m:e>
            <m:r>
              <m:t>x</m:t>
            </m:r>
          </m:e>
        </m:acc>
      </m:oMath>
      <w:del w:id="10502" w:author="PR Preview" w:date="2026-01-01T00:00:00Z">
        <w:r>
          <w:delText xml:space="preserve">, as</w:delText>
        </w:r>
      </w:del>
      <w:del w:id="10503" w:author="PR Preview" w:date="2026-01-01T00:00:00Z">
        <w:r>
          <w:delText xml:space="preserve"> </w:delText>
        </w:r>
      </w:del>
      <w:hyperlink w:anchor="thm-orthonormal-expansion">
        <w:del w:id="10504" w:author="PR Preview" w:date="2026-01-01T00:00:00Z">
          <w:r>
            <w:rPr>
              <w:rStyle w:val="Hyperlink"/>
            </w:rPr>
            <w:delText xml:space="preserve">Theorem 60</w:delText>
          </w:r>
        </w:del>
      </w:hyperlink>
      <w:del w:id="10505" w:author="PR Preview" w:date="2026-01-01T00:00:00Z">
        <w:r>
          <w:delText xml:space="preserve"> </w:delText>
        </w:r>
      </w:del>
      <w:del w:id="10506" w:author="PR Preview" w:date="2026-01-01T00:00:00Z">
        <w:r>
          <w:delText xml:space="preserve">says.</w:delText>
        </w:r>
      </w:del>
    </w:p>
    <w:p>
      <w:pPr>
        <w:pStyle w:val="BodyText"/>
      </w:pPr>
      <w:del w:id="10507" w:author="PR Preview" w:date="2026-01-01T00:00:00Z">
        <w:r>
          <w:rPr>
            <w:b/>
            <w:bCs/>
          </w:rPr>
          <w:delText xml:space="preserve">Definition 65 (Gram-Schmidt process)</w:delText>
        </w:r>
      </w:del>
      <w:del w:id="10508" w:author="PR Preview" w:date="2026-01-01T00:00:00Z">
        <w:r>
          <w:delText xml:space="preserve"> </w:delText>
        </w:r>
      </w:del>
      <w:del w:id="10509" w:author="PR Preview" w:date="2026-01-01T00:00:00Z">
        <w:r>
          <w:delText xml:space="preserve">The</w:delText>
        </w:r>
      </w:del>
      <w:del w:id="10510" w:author="PR Preview" w:date="2026-01-01T00:00:00Z">
        <w:r>
          <w:delText xml:space="preserve"> </w:delText>
        </w:r>
      </w:del>
      <w:del w:id="10511" w:author="PR Preview" w:date="2026-01-01T00:00:00Z">
        <w:r>
          <w:rPr>
            <w:b/>
            <w:bCs/>
          </w:rPr>
          <w:delText xml:space="preserve">Gram-Schmidt process</w:delText>
        </w:r>
      </w:del>
      <w:del w:id="10512" w:author="PR Preview" w:date="2026-01-01T00:00:00Z">
        <w:r>
          <w:delText xml:space="preserve"> </w:delText>
        </w:r>
      </w:del>
      <w:del w:id="10513" w:author="PR Preview" w:date="2026-01-01T00:00:00Z">
        <w:r>
          <w:delText xml:space="preserve">takes vectors</w:delText>
        </w:r>
      </w:del>
      <w:del w:id="10514"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del w:id="10515" w:author="PR Preview" w:date="2026-01-01T00:00:00Z">
        <w:r>
          <w:delText xml:space="preserve"> </w:delText>
        </w:r>
      </w:del>
      <w:del w:id="10516" w:author="PR Preview" w:date="2026-01-01T00:00:00Z">
        <w:r>
          <w:delText xml:space="preserve">and, for</w:delText>
        </w:r>
      </w:del>
      <w:del w:id="10517"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10518" w:author="PR Preview" w:date="2026-01-01T00:00:00Z">
        <w:r>
          <w:delText xml:space="preserve"> </w:delText>
        </w:r>
      </w:del>
      <w:del w:id="10519" w:author="PR Preview" w:date="2026-01-01T00:00:00Z">
        <w:r>
          <w:delText xml:space="preserve">in turn:</w:delText>
        </w:r>
      </w:del>
    </w:p>
    <w:p>
      <w:pPr>
        <w:pStyle w:val="FirstParagraph"/>
      </w:pPr>
      <w:ins w:id="10520" w:author="PR Preview" w:date="2026-01-01T00:00:00Z">
        <w:r>
          <w:t xml:space="preserve">which is</w:t>
        </w:r>
      </w:ins>
      <w:ins w:id="10521" w:author="PR Preview" w:date="2026-01-01T00:00:00Z">
        <w:r>
          <w:t xml:space="preserve"> </w:t>
        </w:r>
      </w:ins>
      <m:oMath>
        <m:acc>
          <m:accPr>
            <m:chr m:val="̃"/>
          </m:accPr>
          <m:e>
            <m:r>
              <m:t>x</m:t>
            </m:r>
          </m:e>
        </m:acc>
      </m:oMath>
      <w:ins w:id="10522" w:author="PR Preview" w:date="2026-01-01T00:00:00Z">
        <w:r>
          <w:t xml:space="preserve">, as</w:t>
        </w:r>
      </w:ins>
      <w:ins w:id="10523" w:author="PR Preview" w:date="2026-01-01T00:00:00Z">
        <w:r>
          <w:t xml:space="preserve"> </w:t>
        </w:r>
      </w:ins>
      <w:hyperlink w:anchor="thm-orthonormal-expansion">
        <w:ins w:id="10524" w:author="PR Preview" w:date="2026-01-01T00:00:00Z">
          <w:r>
            <w:rPr>
              <w:rStyle w:val="Hyperlink"/>
            </w:rPr>
            <w:t xml:space="preserve">Theorem 61</w:t>
          </w:r>
        </w:ins>
      </w:hyperlink>
      <w:ins w:id="10525" w:author="PR Preview" w:date="2026-01-01T00:00:00Z">
        <w:r>
          <w:t xml:space="preserve"> </w:t>
        </w:r>
      </w:ins>
      <w:ins w:id="10526" w:author="PR Preview" w:date="2026-01-01T00:00:00Z">
        <w:r>
          <w:t xml:space="preserve">says.</w:t>
        </w:r>
      </w:ins>
    </w:p>
    <w:bookmarkEnd w:id="377"/>
    <w:bookmarkStart w:id="378" w:name="def-gram-schmidt"/>
    <w:p>
      <w:pPr>
        <w:pStyle w:val="BodyText"/>
      </w:pPr>
      <w:ins w:id="10527" w:author="PR Preview" w:date="2026-01-01T00:00:00Z">
        <w:r>
          <w:rPr>
            <w:b/>
            <w:bCs/>
          </w:rPr>
          <w:t xml:space="preserve">Definition 70 (Gram-Schmidt process)</w:t>
        </w:r>
      </w:ins>
      <w:ins w:id="10528" w:author="PR Preview" w:date="2026-01-01T00:00:00Z">
        <w:r>
          <w:t xml:space="preserve"> </w:t>
        </w:r>
      </w:ins>
      <w:ins w:id="10529" w:author="PR Preview" w:date="2026-01-01T00:00:00Z">
        <w:r>
          <w:t xml:space="preserve">The</w:t>
        </w:r>
      </w:ins>
      <w:ins w:id="10530" w:author="PR Preview" w:date="2026-01-01T00:00:00Z">
        <w:r>
          <w:t xml:space="preserve"> </w:t>
        </w:r>
      </w:ins>
      <w:ins w:id="10531" w:author="PR Preview" w:date="2026-01-01T00:00:00Z">
        <w:r>
          <w:rPr>
            <w:b/>
            <w:bCs/>
          </w:rPr>
          <w:t xml:space="preserve">Gram-Schmidt process</w:t>
        </w:r>
      </w:ins>
      <w:ins w:id="10532" w:author="PR Preview" w:date="2026-01-01T00:00:00Z">
        <w:r>
          <w:t xml:space="preserve"> </w:t>
        </w:r>
      </w:ins>
      <w:ins w:id="10533" w:author="PR Preview" w:date="2026-01-01T00:00:00Z">
        <w:r>
          <w:t xml:space="preserve">takes vectors</w:t>
        </w:r>
      </w:ins>
      <w:ins w:id="10534"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ins w:id="10535" w:author="PR Preview" w:date="2026-01-01T00:00:00Z">
        <w:r>
          <w:t xml:space="preserve"> </w:t>
        </w:r>
      </w:ins>
      <w:ins w:id="10536" w:author="PR Preview" w:date="2026-01-01T00:00:00Z">
        <w:r>
          <w:t xml:space="preserve">and, for</w:t>
        </w:r>
      </w:ins>
      <w:ins w:id="10537"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10538" w:author="PR Preview" w:date="2026-01-01T00:00:00Z">
        <w:r>
          <w:t xml:space="preserve"> </w:t>
        </w:r>
      </w:ins>
      <w:ins w:id="10539" w:author="PR Preview" w:date="2026-01-01T00:00:00Z">
        <w:r>
          <w:t xml:space="preserve">in turn:</w:t>
        </w:r>
      </w:ins>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78"/>
    <w:bookmarkStart w:id="379" w:name="exm-gram-schmidt"/>
    <w:p>
      <w:pPr>
        <w:pStyle w:val="BodyText"/>
      </w:pPr>
      <w:del w:id="10540" w:author="PR Preview" w:date="2026-01-01T00:00:00Z">
        <w:r>
          <w:rPr>
            <w:b/>
            <w:bCs/>
          </w:rPr>
          <w:delText xml:space="preserve">Example 111 (Two steps of Gram-Schmidt in</w:delText>
        </w:r>
      </w:del>
      <w:del w:id="10541" w:author="PR Preview" w:date="2026-01-01T00:00:00Z">
        <w:r>
          <w:rPr>
            <w:b/>
            <w:bCs/>
          </w:rPr>
          <w:delText xml:space="preserve"> </w:delText>
        </w:r>
      </w:del>
      <m:oMath>
        <m:sSup>
          <m:e>
            <m:r>
              <m:rPr>
                <m:scr m:val="double-struck"/>
                <m:sty m:val="p"/>
              </m:rPr>
              <m:t>R</m:t>
            </m:r>
          </m:e>
          <m:sup>
            <m:r>
              <m:t>3</m:t>
            </m:r>
          </m:sup>
        </m:sSup>
      </m:oMath>
      <w:del w:id="10542" w:author="PR Preview" w:date="2026-01-01T00:00:00Z">
        <w:r>
          <w:rPr>
            <w:b/>
            <w:bCs/>
          </w:rPr>
          <w:delText xml:space="preserve">)</w:delText>
        </w:r>
      </w:del>
      <w:del w:id="10543" w:author="PR Preview" w:date="2026-01-01T00:00:00Z">
        <w:r>
          <w:delText xml:space="preserve"> </w:delText>
        </w:r>
      </w:del>
      <w:del w:id="10544" w:author="PR Preview" w:date="2026-01-01T00:00:00Z">
        <w:r>
          <w:delText xml:space="preserve">Let</w:delText>
        </w:r>
      </w:del>
      <w:del w:id="10545"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del w:id="10546" w:author="PR Preview" w:date="2026-01-01T00:00:00Z">
        <w:r>
          <w:delText xml:space="preserve"> </w:delText>
        </w:r>
      </w:del>
      <w:del w:id="10547" w:author="PR Preview" w:date="2026-01-01T00:00:00Z">
        <w:r>
          <w:delText xml:space="preserve">and</w:delText>
        </w:r>
      </w:del>
      <w:del w:id="10548" w:author="PR Preview" w:date="2026-01-01T00:00:00Z">
        <w:r>
          <w:delText xml:space="preserve"> </w:delText>
        </w:r>
      </w:del>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del w:id="10549" w:author="PR Preview" w:date="2026-01-01T00:00:00Z">
        <w:r>
          <w:delText xml:space="preserve">.</w:delText>
        </w:r>
      </w:del>
    </w:p>
    <w:p>
      <w:pPr>
        <w:pStyle w:val="BodyText"/>
      </w:pPr>
      <w:ins w:id="10550" w:author="PR Preview" w:date="2026-01-01T00:00:00Z">
        <w:r>
          <w:rPr>
            <w:b/>
            <w:bCs/>
          </w:rPr>
          <w:t xml:space="preserve">Example 114 (Two steps of Gram-Schmidt in</w:t>
        </w:r>
      </w:ins>
      <w:ins w:id="10551" w:author="PR Preview" w:date="2026-01-01T00:00:00Z">
        <w:r>
          <w:rPr>
            <w:b/>
            <w:bCs/>
          </w:rPr>
          <w:t xml:space="preserve"> </w:t>
        </w:r>
      </w:ins>
      <m:oMath>
        <m:sSup>
          <m:e>
            <m:r>
              <m:rPr>
                <m:scr m:val="double-struck"/>
                <m:sty m:val="p"/>
              </m:rPr>
              <m:t>R</m:t>
            </m:r>
          </m:e>
          <m:sup>
            <m:r>
              <m:t>3</m:t>
            </m:r>
          </m:sup>
        </m:sSup>
      </m:oMath>
      <w:ins w:id="10552" w:author="PR Preview" w:date="2026-01-01T00:00:00Z">
        <w:r>
          <w:rPr>
            <w:b/>
            <w:bCs/>
          </w:rPr>
          <w:t xml:space="preserve">)</w:t>
        </w:r>
      </w:ins>
      <w:ins w:id="10553" w:author="PR Preview" w:date="2026-01-01T00:00:00Z">
        <w:r>
          <w:t xml:space="preserve"> </w:t>
        </w:r>
      </w:ins>
      <w:ins w:id="10554" w:author="PR Preview" w:date="2026-01-01T00:00:00Z">
        <w:r>
          <w:t xml:space="preserve">Let</w:t>
        </w:r>
      </w:ins>
      <w:ins w:id="10555"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ins w:id="10556" w:author="PR Preview" w:date="2026-01-01T00:00:00Z">
        <w:r>
          <w:t xml:space="preserve"> </w:t>
        </w:r>
      </w:ins>
      <w:ins w:id="10557" w:author="PR Preview" w:date="2026-01-01T00:00:00Z">
        <w:r>
          <w:t xml:space="preserve">and</w:t>
        </w:r>
      </w:ins>
      <w:ins w:id="10558" w:author="PR Preview" w:date="2026-01-01T00:00:00Z">
        <w:r>
          <w:t xml:space="preserve"> </w:t>
        </w:r>
      </w:ins>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ins w:id="10559" w:author="PR Preview" w:date="2026-01-01T00:00:00Z">
        <w:r>
          <w:t xml:space="preserve">.</w:t>
        </w:r>
      </w:ins>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79"/>
    <w:bookmarkStart w:id="380" w:name="exm-gram-schmidt-stops"/>
    <w:p>
      <w:pPr>
        <w:pStyle w:val="FirstParagraph"/>
      </w:pPr>
      <w:del w:id="10560" w:author="PR Preview" w:date="2026-01-01T00:00:00Z">
        <w:r>
          <w:rPr>
            <w:b/>
            <w:bCs/>
          </w:rPr>
          <w:delText xml:space="preserve">Example 112 (Gram-Schmidt stops on dependent vectors)</w:delText>
        </w:r>
      </w:del>
      <w:del w:id="10561" w:author="PR Preview" w:date="2026-01-01T00:00:00Z">
        <w:r>
          <w:delText xml:space="preserve"> </w:delText>
        </w:r>
      </w:del>
      <w:del w:id="10562" w:author="PR Preview" w:date="2026-01-01T00:00:00Z">
        <w:r>
          <w:delText xml:space="preserve">Let</w:delText>
        </w:r>
      </w:del>
      <w:del w:id="10563"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2</m:t>
        </m:r>
        <m:r>
          <m:rPr>
            <m:sty m:val="p"/>
          </m:rPr>
          <m:t>)</m:t>
        </m:r>
      </m:oMath>
      <w:del w:id="10564" w:author="PR Preview" w:date="2026-01-01T00:00:00Z">
        <w:r>
          <w:delText xml:space="preserve"> </w:delText>
        </w:r>
      </w:del>
      <w:del w:id="10565" w:author="PR Preview" w:date="2026-01-01T00:00:00Z">
        <w:r>
          <w:delText xml:space="preserve">and</w:delText>
        </w:r>
      </w:del>
      <w:del w:id="10566" w:author="PR Preview" w:date="2026-01-01T00:00:00Z">
        <w:r>
          <w:delText xml:space="preserve"> </w:delText>
        </w:r>
      </w:del>
      <m:oMath>
        <m:sSub>
          <m:e>
            <m:acc>
              <m:accPr>
                <m:chr m:val="̃"/>
              </m:accPr>
              <m:e>
                <m:r>
                  <m:t>a</m:t>
                </m:r>
              </m:e>
            </m:acc>
          </m:e>
          <m:sub>
            <m:r>
              <m:t>2</m:t>
            </m:r>
          </m:sub>
        </m:sSub>
        <m:r>
          <m:rPr>
            <m:sty m:val="p"/>
          </m:rPr>
          <m:t>=</m:t>
        </m:r>
        <m:r>
          <m:rPr>
            <m:sty m:val="p"/>
          </m:rPr>
          <m:t>(</m:t>
        </m:r>
        <m:r>
          <m:t>2</m:t>
        </m:r>
        <m:r>
          <m:rPr>
            <m:sty m:val="p"/>
          </m:rPr>
          <m:t>,</m:t>
        </m:r>
        <m:r>
          <m:t>4</m:t>
        </m:r>
        <m:r>
          <m:rPr>
            <m:sty m:val="p"/>
          </m:rPr>
          <m:t>)</m:t>
        </m:r>
      </m:oMath>
      <w:del w:id="10567" w:author="PR Preview" w:date="2026-01-01T00:00:00Z">
        <w:r>
          <w:delText xml:space="preserve">.</w:delText>
        </w:r>
      </w:del>
      <w:del w:id="10568" w:author="PR Preview" w:date="2026-01-01T00:00:00Z">
        <w:r>
          <w:delText xml:space="preserve"> </w:delText>
        </w:r>
      </w:del>
      <w:del w:id="10569" w:author="PR Preview" w:date="2026-01-01T00:00:00Z">
        <w:r>
          <w:delText xml:space="preserve">Step 1 gives</w:delText>
        </w:r>
      </w:del>
      <w:del w:id="10570"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del w:id="10571" w:author="PR Preview" w:date="2026-01-01T00:00:00Z">
        <w:r>
          <w:delText xml:space="preserve">.</w:delText>
        </w:r>
      </w:del>
      <w:del w:id="10572" w:author="PR Preview" w:date="2026-01-01T00:00:00Z">
        <w:r>
          <w:delText xml:space="preserve"> </w:delText>
        </w:r>
      </w:del>
      <w:del w:id="10573" w:author="PR Preview" w:date="2026-01-01T00:00:00Z">
        <w:r>
          <w:delText xml:space="preserve">In step 2,</w:delText>
        </w:r>
      </w:del>
    </w:p>
    <w:p>
      <w:pPr>
        <w:pStyle w:val="FirstParagraph"/>
      </w:pPr>
      <w:ins w:id="10574" w:author="PR Preview" w:date="2026-01-01T00:00:00Z">
        <w:r>
          <w:rPr>
            <w:b/>
            <w:bCs/>
          </w:rPr>
          <w:t xml:space="preserve">Example 115 (Gram-Schmidt stops on dependent vectors)</w:t>
        </w:r>
      </w:ins>
      <w:ins w:id="10575" w:author="PR Preview" w:date="2026-01-01T00:00:00Z">
        <w:r>
          <w:t xml:space="preserve"> </w:t>
        </w:r>
      </w:ins>
      <w:ins w:id="10576" w:author="PR Preview" w:date="2026-01-01T00:00:00Z">
        <w:r>
          <w:t xml:space="preserve">Let</w:t>
        </w:r>
      </w:ins>
      <w:ins w:id="10577"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2</m:t>
        </m:r>
        <m:r>
          <m:rPr>
            <m:sty m:val="p"/>
          </m:rPr>
          <m:t>)</m:t>
        </m:r>
      </m:oMath>
      <w:ins w:id="10578" w:author="PR Preview" w:date="2026-01-01T00:00:00Z">
        <w:r>
          <w:t xml:space="preserve"> </w:t>
        </w:r>
      </w:ins>
      <w:ins w:id="10579" w:author="PR Preview" w:date="2026-01-01T00:00:00Z">
        <w:r>
          <w:t xml:space="preserve">and</w:t>
        </w:r>
      </w:ins>
      <w:ins w:id="10580" w:author="PR Preview" w:date="2026-01-01T00:00:00Z">
        <w:r>
          <w:t xml:space="preserve"> </w:t>
        </w:r>
      </w:ins>
      <m:oMath>
        <m:sSub>
          <m:e>
            <m:acc>
              <m:accPr>
                <m:chr m:val="̃"/>
              </m:accPr>
              <m:e>
                <m:r>
                  <m:t>a</m:t>
                </m:r>
              </m:e>
            </m:acc>
          </m:e>
          <m:sub>
            <m:r>
              <m:t>2</m:t>
            </m:r>
          </m:sub>
        </m:sSub>
        <m:r>
          <m:rPr>
            <m:sty m:val="p"/>
          </m:rPr>
          <m:t>=</m:t>
        </m:r>
        <m:r>
          <m:rPr>
            <m:sty m:val="p"/>
          </m:rPr>
          <m:t>(</m:t>
        </m:r>
        <m:r>
          <m:t>2</m:t>
        </m:r>
        <m:r>
          <m:rPr>
            <m:sty m:val="p"/>
          </m:rPr>
          <m:t>,</m:t>
        </m:r>
        <m:r>
          <m:t>4</m:t>
        </m:r>
        <m:r>
          <m:rPr>
            <m:sty m:val="p"/>
          </m:rPr>
          <m:t>)</m:t>
        </m:r>
      </m:oMath>
      <w:ins w:id="10581" w:author="PR Preview" w:date="2026-01-01T00:00:00Z">
        <w:r>
          <w:t xml:space="preserve">.</w:t>
        </w:r>
      </w:ins>
      <w:ins w:id="10582" w:author="PR Preview" w:date="2026-01-01T00:00:00Z">
        <w:r>
          <w:t xml:space="preserve"> </w:t>
        </w:r>
      </w:ins>
      <w:ins w:id="10583" w:author="PR Preview" w:date="2026-01-01T00:00:00Z">
        <w:r>
          <w:t xml:space="preserve">Step 1 gives</w:t>
        </w:r>
      </w:ins>
      <w:ins w:id="10584"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ins w:id="10585" w:author="PR Preview" w:date="2026-01-01T00:00:00Z">
        <w:r>
          <w:t xml:space="preserve">.</w:t>
        </w:r>
      </w:ins>
      <w:ins w:id="10586" w:author="PR Preview" w:date="2026-01-01T00:00:00Z">
        <w:r>
          <w:t xml:space="preserve"> </w:t>
        </w:r>
      </w:ins>
      <w:ins w:id="10587" w:author="PR Preview" w:date="2026-01-01T00:00:00Z">
        <w:r>
          <w:t xml:space="preserve">In step 2,</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0"/>
    <w:bookmarkStart w:id="381" w:name="thm-gram-schmidt"/>
    <w:p>
      <w:pPr>
        <w:pStyle w:val="BodyText"/>
      </w:pPr>
      <w:del w:id="10588" w:author="PR Preview" w:date="2026-01-01T00:00:00Z">
        <w:r>
          <w:rPr>
            <w:b/>
            <w:bCs/>
          </w:rPr>
          <w:delText xml:space="preserve">Theorem 61 (What Gram-Schmidt produces)</w:delText>
        </w:r>
      </w:del>
      <w:del w:id="10589" w:author="PR Preview" w:date="2026-01-01T00:00:00Z">
        <w:r>
          <w:delText xml:space="preserve"> </w:delText>
        </w:r>
      </w:del>
      <w:del w:id="10590" w:author="PR Preview" w:date="2026-01-01T00:00:00Z">
        <w:r>
          <w:delText xml:space="preserve">Run the Gram-Schmidt process (</w:delText>
        </w:r>
      </w:del>
      <w:hyperlink w:anchor="def-gram-schmidt">
        <w:del w:id="10591" w:author="PR Preview" w:date="2026-01-01T00:00:00Z">
          <w:r>
            <w:rPr>
              <w:rStyle w:val="Hyperlink"/>
            </w:rPr>
            <w:delText xml:space="preserve">Definition 65</w:delText>
          </w:r>
        </w:del>
      </w:hyperlink>
      <w:del w:id="10592" w:author="PR Preview" w:date="2026-01-01T00:00:00Z">
        <w:r>
          <w:delText xml:space="preserve">) on</w:delText>
        </w:r>
      </w:del>
      <w:del w:id="10593"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del w:id="10594" w:author="PR Preview" w:date="2026-01-01T00:00:00Z">
        <w:r>
          <w:delText xml:space="preserve">.</w:delText>
        </w:r>
      </w:del>
    </w:p>
    <w:p>
      <w:pPr>
        <w:pStyle w:val="BodyText"/>
      </w:pPr>
      <w:ins w:id="10595" w:author="PR Preview" w:date="2026-01-01T00:00:00Z">
        <w:r>
          <w:rPr>
            <w:b/>
            <w:bCs/>
          </w:rPr>
          <w:t xml:space="preserve">Theorem 62 (What Gram-Schmidt produces)</w:t>
        </w:r>
      </w:ins>
      <w:ins w:id="10596" w:author="PR Preview" w:date="2026-01-01T00:00:00Z">
        <w:r>
          <w:t xml:space="preserve"> </w:t>
        </w:r>
      </w:ins>
      <w:ins w:id="10597" w:author="PR Preview" w:date="2026-01-01T00:00:00Z">
        <w:r>
          <w:t xml:space="preserve">Run the Gram-Schmidt process (</w:t>
        </w:r>
      </w:ins>
      <w:hyperlink w:anchor="def-gram-schmidt">
        <w:ins w:id="10598" w:author="PR Preview" w:date="2026-01-01T00:00:00Z">
          <w:r>
            <w:rPr>
              <w:rStyle w:val="Hyperlink"/>
            </w:rPr>
            <w:t xml:space="preserve">Definition 70</w:t>
          </w:r>
        </w:ins>
      </w:hyperlink>
      <w:ins w:id="10599" w:author="PR Preview" w:date="2026-01-01T00:00:00Z">
        <w:r>
          <w:t xml:space="preserve">) on</w:t>
        </w:r>
      </w:ins>
      <w:ins w:id="10600"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ins w:id="10601" w:author="PR Preview" w:date="2026-01-01T00:00:00Z">
        <w:r>
          <w:t xml:space="preserve">.</w:t>
        </w:r>
      </w:ins>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del w:id="10602" w:author="PR Preview" w:date="2026-01-01T00:00:00Z">
        <w:r>
          <w:delText xml:space="preserve">It completes all</w:delText>
        </w:r>
      </w:del>
      <w:del w:id="10603" w:author="PR Preview" w:date="2026-01-01T00:00:00Z">
        <w:r>
          <w:delText xml:space="preserve"> </w:delText>
        </w:r>
      </w:del>
      <m:oMath>
        <m:r>
          <m:t>k</m:t>
        </m:r>
      </m:oMath>
      <w:del w:id="10604" w:author="PR Preview" w:date="2026-01-01T00:00:00Z">
        <w:r>
          <w:delText xml:space="preserve"> </w:delText>
        </w:r>
      </w:del>
      <w:del w:id="10605" w:author="PR Preview" w:date="2026-01-01T00:00:00Z">
        <w:r>
          <w:delText xml:space="preserve">steps</w:delText>
        </w:r>
      </w:del>
      <w:del w:id="10606" w:author="PR Preview" w:date="2026-01-01T00:00:00Z">
        <w:r>
          <w:delText xml:space="preserve"> </w:delText>
        </w:r>
      </w:del>
      <w:del w:id="10607" w:author="PR Preview" w:date="2026-01-01T00:00:00Z">
        <w:r>
          <w:delText xml:space="preserve">exactly when</w:delText>
        </w:r>
      </w:del>
      <w:del w:id="10608"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del w:id="10609" w:author="PR Preview" w:date="2026-01-01T00:00:00Z">
        <w:r>
          <w:delText xml:space="preserve"> </w:delText>
        </w:r>
      </w:del>
      <w:del w:id="10610" w:author="PR Preview" w:date="2026-01-01T00:00:00Z">
        <w:r>
          <w:delText xml:space="preserve">are linearly independent;</w:delText>
        </w:r>
      </w:del>
      <w:del w:id="10611" w:author="PR Preview" w:date="2026-01-01T00:00:00Z">
        <w:r>
          <w:delText xml:space="preserve"> </w:delText>
        </w:r>
      </w:del>
      <w:del w:id="10612" w:author="PR Preview" w:date="2026-01-01T00:00:00Z">
        <w:r>
          <w:delText xml:space="preserve">then</w:delText>
        </w:r>
      </w:del>
      <w:del w:id="10613"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del w:id="10614" w:author="PR Preview" w:date="2026-01-01T00:00:00Z">
        <w:r>
          <w:delText xml:space="preserve"> </w:delText>
        </w:r>
      </w:del>
      <w:del w:id="10615" w:author="PR Preview" w:date="2026-01-01T00:00:00Z">
        <w:r>
          <w:delText xml:space="preserve">is an orthonormal basis</w:delText>
        </w:r>
      </w:del>
      <w:del w:id="10616" w:author="PR Preview" w:date="2026-01-01T00:00:00Z">
        <w:r>
          <w:delText xml:space="preserve"> </w:delText>
        </w:r>
      </w:del>
      <w:del w:id="10617" w:author="PR Preview" w:date="2026-01-01T00:00:00Z">
        <w:r>
          <w:delText xml:space="preserve">of</w:delText>
        </w:r>
      </w:del>
      <w:del w:id="10618" w:author="PR Preview" w:date="2026-01-01T00:00:00Z">
        <w:r>
          <w:delText xml:space="preserve"> </w:delText>
        </w:r>
      </w:del>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del w:id="10619" w:author="PR Preview" w:date="2026-01-01T00:00:00Z">
        <w:r>
          <w:delText xml:space="preserve"> </w:delText>
        </w:r>
      </w:del>
      <w:del w:id="10620" w:author="PR Preview" w:date="2026-01-01T00:00:00Z">
        <w:r>
          <w:delText xml:space="preserve">(</w:delText>
        </w:r>
      </w:del>
      <w:hyperlink w:anchor="def-orthonormal-basis">
        <w:del w:id="10621" w:author="PR Preview" w:date="2026-01-01T00:00:00Z">
          <w:r>
            <w:rPr>
              <w:rStyle w:val="Hyperlink"/>
            </w:rPr>
            <w:delText xml:space="preserve">Definition 64</w:delText>
          </w:r>
        </w:del>
      </w:hyperlink>
      <w:del w:id="10622" w:author="PR Preview" w:date="2026-01-01T00:00:00Z">
        <w:r>
          <w:delText xml:space="preserve">).</w:delText>
        </w:r>
      </w:del>
    </w:p>
    <w:p>
      <w:pPr>
        <w:pStyle w:val="Compact"/>
        <w:numPr>
          <w:ilvl w:val="0"/>
          <w:numId w:val="1068"/>
        </w:numPr>
      </w:pPr>
      <w:ins w:id="10623" w:author="PR Preview" w:date="2026-01-01T00:00:00Z">
        <w:r>
          <w:t xml:space="preserve">It completes all</w:t>
        </w:r>
      </w:ins>
      <w:ins w:id="10624" w:author="PR Preview" w:date="2026-01-01T00:00:00Z">
        <w:r>
          <w:t xml:space="preserve"> </w:t>
        </w:r>
      </w:ins>
      <m:oMath>
        <m:r>
          <m:t>k</m:t>
        </m:r>
      </m:oMath>
      <w:ins w:id="10625" w:author="PR Preview" w:date="2026-01-01T00:00:00Z">
        <w:r>
          <w:t xml:space="preserve"> </w:t>
        </w:r>
      </w:ins>
      <w:ins w:id="10626" w:author="PR Preview" w:date="2026-01-01T00:00:00Z">
        <w:r>
          <w:t xml:space="preserve">steps</w:t>
        </w:r>
      </w:ins>
      <w:ins w:id="10627" w:author="PR Preview" w:date="2026-01-01T00:00:00Z">
        <w:r>
          <w:t xml:space="preserve"> </w:t>
        </w:r>
      </w:ins>
      <w:ins w:id="10628" w:author="PR Preview" w:date="2026-01-01T00:00:00Z">
        <w:r>
          <w:t xml:space="preserve">exactly when</w:t>
        </w:r>
      </w:ins>
      <w:ins w:id="10629"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ins w:id="10630" w:author="PR Preview" w:date="2026-01-01T00:00:00Z">
        <w:r>
          <w:t xml:space="preserve"> </w:t>
        </w:r>
      </w:ins>
      <w:ins w:id="10631" w:author="PR Preview" w:date="2026-01-01T00:00:00Z">
        <w:r>
          <w:t xml:space="preserve">are linearly independent;</w:t>
        </w:r>
      </w:ins>
      <w:ins w:id="10632" w:author="PR Preview" w:date="2026-01-01T00:00:00Z">
        <w:r>
          <w:t xml:space="preserve"> </w:t>
        </w:r>
      </w:ins>
      <w:ins w:id="10633" w:author="PR Preview" w:date="2026-01-01T00:00:00Z">
        <w:r>
          <w:t xml:space="preserve">then</w:t>
        </w:r>
      </w:ins>
      <w:ins w:id="10634"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ins w:id="10635" w:author="PR Preview" w:date="2026-01-01T00:00:00Z">
        <w:r>
          <w:t xml:space="preserve"> </w:t>
        </w:r>
      </w:ins>
      <w:ins w:id="10636" w:author="PR Preview" w:date="2026-01-01T00:00:00Z">
        <w:r>
          <w:t xml:space="preserve">is an orthonormal basis</w:t>
        </w:r>
      </w:ins>
      <w:ins w:id="10637" w:author="PR Preview" w:date="2026-01-01T00:00:00Z">
        <w:r>
          <w:t xml:space="preserve"> </w:t>
        </w:r>
      </w:ins>
      <w:ins w:id="10638" w:author="PR Preview" w:date="2026-01-01T00:00:00Z">
        <w:r>
          <w:t xml:space="preserve">of</w:t>
        </w:r>
      </w:ins>
      <w:ins w:id="10639" w:author="PR Preview" w:date="2026-01-01T00:00:00Z">
        <w:r>
          <w:t xml:space="preserve"> </w:t>
        </w:r>
      </w:ins>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ins w:id="10640" w:author="PR Preview" w:date="2026-01-01T00:00:00Z">
        <w:r>
          <w:t xml:space="preserve"> </w:t>
        </w:r>
      </w:ins>
      <w:ins w:id="10641" w:author="PR Preview" w:date="2026-01-01T00:00:00Z">
        <w:r>
          <w:t xml:space="preserve">(</w:t>
        </w:r>
      </w:ins>
      <w:hyperlink w:anchor="def-orthonormal-basis">
        <w:ins w:id="10642" w:author="PR Preview" w:date="2026-01-01T00:00:00Z">
          <w:r>
            <w:rPr>
              <w:rStyle w:val="Hyperlink"/>
            </w:rPr>
            <w:t xml:space="preserve">Definition 69</w:t>
          </w:r>
        </w:ins>
      </w:hyperlink>
      <w:ins w:id="10643" w:author="PR Preview" w:date="2026-01-01T00:00:00Z">
        <w:r>
          <w:t xml:space="preserve">).</w:t>
        </w:r>
      </w:ins>
    </w:p>
    <w:bookmarkEnd w:id="381"/>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del w:id="10644" w:author="PR Preview" w:date="2026-01-01T00:00:00Z">
        <w:r>
          <w:delText xml:space="preserve">The orthonormal vectors</w:delText>
        </w:r>
      </w:del>
      <w:del w:id="10645"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del w:id="10646" w:author="PR Preview" w:date="2026-01-01T00:00:00Z">
        <w:r>
          <w:delText xml:space="preserve"> </w:delText>
        </w:r>
      </w:del>
      <w:del w:id="10647" w:author="PR Preview" w:date="2026-01-01T00:00:00Z">
        <w:r>
          <w:delText xml:space="preserve">are linearly independent</w:delText>
        </w:r>
      </w:del>
      <w:del w:id="10648" w:author="PR Preview" w:date="2026-01-01T00:00:00Z">
        <w:r>
          <w:delText xml:space="preserve"> </w:delText>
        </w:r>
      </w:del>
      <w:del w:id="10649" w:author="PR Preview" w:date="2026-01-01T00:00:00Z">
        <w:r>
          <w:delText xml:space="preserve">(</w:delText>
        </w:r>
      </w:del>
      <w:hyperlink w:anchor="thm-orthonormal-independent">
        <w:del w:id="10650" w:author="PR Preview" w:date="2026-01-01T00:00:00Z">
          <w:r>
            <w:rPr>
              <w:rStyle w:val="Hyperlink"/>
            </w:rPr>
            <w:delText xml:space="preserve">Theorem 59</w:delText>
          </w:r>
        </w:del>
      </w:hyperlink>
      <w:del w:id="10651" w:author="PR Preview" w:date="2026-01-01T00:00:00Z">
        <w:r>
          <w:delText xml:space="preserve">) and span</w:delText>
        </w:r>
      </w:del>
      <w:del w:id="10652" w:author="PR Preview" w:date="2026-01-01T00:00:00Z">
        <w:r>
          <w:delText xml:space="preserve"> </w:delText>
        </w:r>
      </w:del>
      <m:oMath>
        <m:sSub>
          <m:e>
            <m:r>
              <m:rPr>
                <m:scr m:val="script"/>
                <m:sty m:val="p"/>
              </m:rPr>
              <m:t>S</m:t>
            </m:r>
          </m:e>
          <m:sub>
            <m:r>
              <m:t>i</m:t>
            </m:r>
            <m:r>
              <m:rPr>
                <m:sty m:val="p"/>
              </m:rPr>
              <m:t>−</m:t>
            </m:r>
            <m:r>
              <m:t>1</m:t>
            </m:r>
          </m:sub>
        </m:sSub>
      </m:oMath>
      <w:del w:id="10653" w:author="PR Preview" w:date="2026-01-01T00:00:00Z">
        <w:r>
          <w:delText xml:space="preserve">,</w:delText>
        </w:r>
      </w:del>
      <w:del w:id="10654" w:author="PR Preview" w:date="2026-01-01T00:00:00Z">
        <w:r>
          <w:delText xml:space="preserve"> </w:delText>
        </w:r>
      </w:del>
      <w:del w:id="10655" w:author="PR Preview" w:date="2026-01-01T00:00:00Z">
        <w:r>
          <w:delText xml:space="preserve">so they are an orthonormal basis of it.</w:delText>
        </w:r>
      </w:del>
    </w:p>
    <w:p>
      <w:pPr>
        <w:pStyle w:val="FirstParagraph"/>
      </w:pPr>
      <w:ins w:id="10656" w:author="PR Preview" w:date="2026-01-01T00:00:00Z">
        <w:r>
          <w:t xml:space="preserve">The orthonormal vectors</w:t>
        </w:r>
      </w:ins>
      <w:ins w:id="10657"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ins w:id="10658" w:author="PR Preview" w:date="2026-01-01T00:00:00Z">
        <w:r>
          <w:t xml:space="preserve"> </w:t>
        </w:r>
      </w:ins>
      <w:ins w:id="10659" w:author="PR Preview" w:date="2026-01-01T00:00:00Z">
        <w:r>
          <w:t xml:space="preserve">are linearly independent</w:t>
        </w:r>
      </w:ins>
      <w:ins w:id="10660" w:author="PR Preview" w:date="2026-01-01T00:00:00Z">
        <w:r>
          <w:t xml:space="preserve"> </w:t>
        </w:r>
      </w:ins>
      <w:ins w:id="10661" w:author="PR Preview" w:date="2026-01-01T00:00:00Z">
        <w:r>
          <w:t xml:space="preserve">(</w:t>
        </w:r>
      </w:ins>
      <w:hyperlink w:anchor="thm-orthonormal-independent">
        <w:ins w:id="10662" w:author="PR Preview" w:date="2026-01-01T00:00:00Z">
          <w:r>
            <w:rPr>
              <w:rStyle w:val="Hyperlink"/>
            </w:rPr>
            <w:t xml:space="preserve">Theorem 60</w:t>
          </w:r>
        </w:ins>
      </w:hyperlink>
      <w:ins w:id="10663" w:author="PR Preview" w:date="2026-01-01T00:00:00Z">
        <w:r>
          <w:t xml:space="preserve">) and span</w:t>
        </w:r>
      </w:ins>
      <w:ins w:id="10664" w:author="PR Preview" w:date="2026-01-01T00:00:00Z">
        <w:r>
          <w:t xml:space="preserve"> </w:t>
        </w:r>
      </w:ins>
      <m:oMath>
        <m:sSub>
          <m:e>
            <m:r>
              <m:rPr>
                <m:scr m:val="script"/>
                <m:sty m:val="p"/>
              </m:rPr>
              <m:t>S</m:t>
            </m:r>
          </m:e>
          <m:sub>
            <m:r>
              <m:t>i</m:t>
            </m:r>
            <m:r>
              <m:rPr>
                <m:sty m:val="p"/>
              </m:rPr>
              <m:t>−</m:t>
            </m:r>
            <m:r>
              <m:t>1</m:t>
            </m:r>
          </m:sub>
        </m:sSub>
      </m:oMath>
      <w:ins w:id="10665" w:author="PR Preview" w:date="2026-01-01T00:00:00Z">
        <w:r>
          <w:t xml:space="preserve">,</w:t>
        </w:r>
      </w:ins>
      <w:ins w:id="10666" w:author="PR Preview" w:date="2026-01-01T00:00:00Z">
        <w:r>
          <w:t xml:space="preserve"> </w:t>
        </w:r>
      </w:ins>
      <w:ins w:id="10667" w:author="PR Preview" w:date="2026-01-01T00:00:00Z">
        <w:r>
          <w:t xml:space="preserve">so they are an orthonormal basis of it.</w:t>
        </w:r>
      </w:ins>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59</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0668" w:author="PR Preview" w:date="2026-01-01T00:00:00Z">
        <w:r>
          <w:rPr>
            <w:i/>
            <w:iCs/>
          </w:rPr>
          <w:delText xml:space="preserve">Part 2 at step</w:delText>
        </w:r>
      </w:del>
      <w:del w:id="10669" w:author="PR Preview" w:date="2026-01-01T00:00:00Z">
        <w:r>
          <w:rPr>
            <w:i/>
            <w:iCs/>
          </w:rPr>
          <w:delText xml:space="preserve"> </w:delText>
        </w:r>
      </w:del>
      <m:oMath>
        <m:r>
          <m:t>i</m:t>
        </m:r>
      </m:oMath>
      <w:del w:id="10670" w:author="PR Preview" w:date="2026-01-01T00:00:00Z">
        <w:r>
          <w:rPr>
            <w:i/>
            <w:iCs/>
          </w:rPr>
          <w:delText xml:space="preserve">.</w:delText>
        </w:r>
      </w:del>
      <w:del w:id="10671" w:author="PR Preview" w:date="2026-01-01T00:00:00Z">
        <w:r>
          <w:delText xml:space="preserve"> </w:delText>
        </w:r>
      </w:del>
      <w:del w:id="10672" w:author="PR Preview" w:date="2026-01-01T00:00:00Z">
        <w:r>
          <w:delText xml:space="preserve">If</w:delText>
        </w:r>
      </w:del>
      <w:del w:id="10673" w:author="PR Preview" w:date="2026-01-01T00:00:00Z">
        <w:r>
          <w:delText xml:space="preserve"> </w:delText>
        </w:r>
      </w:del>
      <m:oMath>
        <m:sSub>
          <m:e>
            <m:acc>
              <m:accPr>
                <m:chr m:val="̃"/>
              </m:accPr>
              <m:e>
                <m:acc>
                  <m:accPr>
                    <m:chr m:val="̃"/>
                  </m:accPr>
                  <m:e>
                    <m:r>
                      <m:t>q</m:t>
                    </m:r>
                  </m:e>
                </m:acc>
              </m:e>
            </m:acc>
          </m:e>
          <m:sub>
            <m:r>
              <m:t>i</m:t>
            </m:r>
          </m:sub>
        </m:sSub>
        <m:r>
          <m:rPr>
            <m:sty m:val="p"/>
          </m:rPr>
          <m:t>=</m:t>
        </m:r>
        <m:acc>
          <m:accPr>
            <m:chr m:val="̃"/>
          </m:accPr>
          <m:e>
            <m:r>
              <m:t>0</m:t>
            </m:r>
          </m:e>
        </m:acc>
      </m:oMath>
      <w:del w:id="10674" w:author="PR Preview" w:date="2026-01-01T00:00:00Z">
        <w:r>
          <w:delText xml:space="preserve">, then</w:delText>
        </w:r>
      </w:del>
      <w:del w:id="10675" w:author="PR Preview" w:date="2026-01-01T00:00:00Z">
        <w:r>
          <w:delText xml:space="preserve"> </w:delText>
        </w:r>
      </w:del>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del w:id="10676" w:author="PR Preview" w:date="2026-01-01T00:00:00Z">
        <w:r>
          <w:delText xml:space="preserve">.</w:delText>
        </w:r>
      </w:del>
      <w:del w:id="10677" w:author="PR Preview" w:date="2026-01-01T00:00:00Z">
        <w:r>
          <w:delText xml:space="preserve"> </w:delText>
        </w:r>
      </w:del>
      <w:del w:id="10678" w:author="PR Preview" w:date="2026-01-01T00:00:00Z">
        <w:r>
          <w:delText xml:space="preserve">Conversely, if</w:delText>
        </w:r>
      </w:del>
      <w:del w:id="10679" w:author="PR Preview" w:date="2026-01-01T00:00:00Z">
        <w:r>
          <w:delText xml:space="preserve"> </w:delText>
        </w:r>
      </w:del>
      <m:oMath>
        <m:sSub>
          <m:e>
            <m:acc>
              <m:accPr>
                <m:chr m:val="̃"/>
              </m:accPr>
              <m:e>
                <m:r>
                  <m:t>a</m:t>
                </m:r>
              </m:e>
            </m:acc>
          </m:e>
          <m:sub>
            <m:r>
              <m:t>i</m:t>
            </m:r>
          </m:sub>
        </m:sSub>
        <m:r>
          <m:rPr>
            <m:sty m:val="p"/>
          </m:rPr>
          <m:t>∈</m:t>
        </m:r>
        <m:sSub>
          <m:e>
            <m:r>
              <m:rPr>
                <m:scr m:val="script"/>
                <m:sty m:val="p"/>
              </m:rPr>
              <m:t>S</m:t>
            </m:r>
          </m:e>
          <m:sub>
            <m:r>
              <m:t>i</m:t>
            </m:r>
            <m:r>
              <m:rPr>
                <m:sty m:val="p"/>
              </m:rPr>
              <m:t>−</m:t>
            </m:r>
            <m:r>
              <m:t>1</m:t>
            </m:r>
          </m:sub>
        </m:sSub>
      </m:oMath>
      <w:del w:id="10680" w:author="PR Preview" w:date="2026-01-01T00:00:00Z">
        <w:r>
          <w:delText xml:space="preserve">, then</w:delText>
        </w:r>
      </w:del>
      <w:del w:id="10681" w:author="PR Preview" w:date="2026-01-01T00:00:00Z">
        <w:r>
          <w:delText xml:space="preserve"> </w:delText>
        </w:r>
      </w:del>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del w:id="10682" w:author="PR Preview" w:date="2026-01-01T00:00:00Z">
        <w:r>
          <w:delText xml:space="preserve"> </w:delText>
        </w:r>
      </w:del>
      <w:del w:id="10683" w:author="PR Preview" w:date="2026-01-01T00:00:00Z">
        <w:r>
          <w:delText xml:space="preserve">(</w:delText>
        </w:r>
      </w:del>
      <w:hyperlink w:anchor="thm-orthonormal-expansion">
        <w:del w:id="10684" w:author="PR Preview" w:date="2026-01-01T00:00:00Z">
          <w:r>
            <w:rPr>
              <w:rStyle w:val="Hyperlink"/>
            </w:rPr>
            <w:delText xml:space="preserve">Theorem 60</w:delText>
          </w:r>
        </w:del>
      </w:hyperlink>
      <w:del w:id="10685" w:author="PR Preview" w:date="2026-01-01T00:00:00Z">
        <w:r>
          <w:delText xml:space="preserve">), so</w:delText>
        </w:r>
      </w:del>
      <w:del w:id="10686" w:author="PR Preview" w:date="2026-01-01T00:00:00Z">
        <w:r>
          <w:delText xml:space="preserve"> </w:delText>
        </w:r>
      </w:del>
      <m:oMath>
        <m:sSub>
          <m:e>
            <m:acc>
              <m:accPr>
                <m:chr m:val="̃"/>
              </m:accPr>
              <m:e>
                <m:acc>
                  <m:accPr>
                    <m:chr m:val="̃"/>
                  </m:accPr>
                  <m:e>
                    <m:r>
                      <m:t>q</m:t>
                    </m:r>
                  </m:e>
                </m:acc>
              </m:e>
            </m:acc>
          </m:e>
          <m:sub>
            <m:r>
              <m:t>i</m:t>
            </m:r>
          </m:sub>
        </m:sSub>
        <m:r>
          <m:rPr>
            <m:sty m:val="p"/>
          </m:rPr>
          <m:t>=</m:t>
        </m:r>
        <m:acc>
          <m:accPr>
            <m:chr m:val="̃"/>
          </m:accPr>
          <m:e>
            <m:r>
              <m:t>0</m:t>
            </m:r>
          </m:e>
        </m:acc>
      </m:oMath>
      <w:del w:id="10687" w:author="PR Preview" w:date="2026-01-01T00:00:00Z">
        <w:r>
          <w:delText xml:space="preserve">.</w:delText>
        </w:r>
      </w:del>
    </w:p>
    <w:p>
      <w:pPr>
        <w:pStyle w:val="BodyText"/>
      </w:pPr>
      <w:del w:id="10688" w:author="PR Preview" w:date="2026-01-01T00:00:00Z">
        <w:r>
          <w:rPr>
            <w:i/>
            <w:iCs/>
          </w:rPr>
          <w:delText xml:space="preserve">Part 1 at step</w:delText>
        </w:r>
      </w:del>
      <w:del w:id="10689" w:author="PR Preview" w:date="2026-01-01T00:00:00Z">
        <w:r>
          <w:rPr>
            <w:i/>
            <w:iCs/>
          </w:rPr>
          <w:delText xml:space="preserve"> </w:delText>
        </w:r>
      </w:del>
      <m:oMath>
        <m:r>
          <m:t>i</m:t>
        </m:r>
      </m:oMath>
      <w:del w:id="10690" w:author="PR Preview" w:date="2026-01-01T00:00:00Z">
        <w:r>
          <w:rPr>
            <w:i/>
            <w:iCs/>
          </w:rPr>
          <w:delText xml:space="preserve">, if the process does not stop.</w:delText>
        </w:r>
      </w:del>
      <w:del w:id="10691" w:author="PR Preview" w:date="2026-01-01T00:00:00Z">
        <w:r>
          <w:delText xml:space="preserve"> </w:delText>
        </w:r>
      </w:del>
      <w:del w:id="10692" w:author="PR Preview" w:date="2026-01-01T00:00:00Z">
        <w:r>
          <w:delText xml:space="preserve">Then</w:delText>
        </w:r>
      </w:del>
      <w:del w:id="10693" w:author="PR Preview" w:date="2026-01-01T00:00:00Z">
        <w:r>
          <w:delText xml:space="preserve"> </w:delText>
        </w:r>
      </w:del>
      <m:oMath>
        <m:sSub>
          <m:e>
            <m:acc>
              <m:accPr>
                <m:chr m:val="̃"/>
              </m:accPr>
              <m:e>
                <m:acc>
                  <m:accPr>
                    <m:chr m:val="̃"/>
                  </m:accPr>
                  <m:e>
                    <m:r>
                      <m:t>q</m:t>
                    </m:r>
                  </m:e>
                </m:acc>
              </m:e>
            </m:acc>
          </m:e>
          <m:sub>
            <m:r>
              <m:t>i</m:t>
            </m:r>
          </m:sub>
        </m:sSub>
        <m:r>
          <m:rPr>
            <m:sty m:val="p"/>
          </m:rPr>
          <m:t>≠</m:t>
        </m:r>
        <m:acc>
          <m:accPr>
            <m:chr m:val="̃"/>
          </m:accPr>
          <m:e>
            <m:r>
              <m:t>0</m:t>
            </m:r>
          </m:e>
        </m:acc>
      </m:oMath>
      <w:del w:id="10694" w:author="PR Preview" w:date="2026-01-01T00:00:00Z">
        <w:r>
          <w:delText xml:space="preserve">, so</w:delText>
        </w:r>
      </w:del>
      <w:del w:id="10695"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del w:id="10696" w:author="PR Preview" w:date="2026-01-01T00:00:00Z">
        <w:r>
          <w:delText xml:space="preserve">,</w:delText>
        </w:r>
      </w:del>
      <w:del w:id="10697" w:author="PR Preview" w:date="2026-01-01T00:00:00Z">
        <w:r>
          <w:delText xml:space="preserve"> </w:delText>
        </w:r>
      </w:del>
      <w:del w:id="10698" w:author="PR Preview" w:date="2026-01-01T00:00:00Z">
        <w:r>
          <w:delText xml:space="preserve">and</w:delText>
        </w:r>
      </w:del>
      <w:del w:id="10699" w:author="PR Preview" w:date="2026-01-01T00:00:00Z">
        <w:r>
          <w:delText xml:space="preserve"> </w:delText>
        </w:r>
      </w:del>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del w:id="10700" w:author="PR Preview" w:date="2026-01-01T00:00:00Z">
        <w:r>
          <w:delText xml:space="preserve"> </w:delText>
        </w:r>
      </w:del>
      <w:del w:id="10701" w:author="PR Preview" w:date="2026-01-01T00:00:00Z">
        <w:r>
          <w:delText xml:space="preserve">has</w:delText>
        </w:r>
      </w:del>
      <w:del w:id="10702" w:author="PR Preview" w:date="2026-01-01T00:00:00Z">
        <w:r>
          <w:delText xml:space="preserve"> </w:delText>
        </w:r>
      </w:del>
      <w:del w:id="10703" w:author="PR Preview" w:date="2026-01-01T00:00:00Z">
        <w:r>
          <w:delText xml:space="preserve">norm</w:delText>
        </w:r>
      </w:del>
      <w:del w:id="10704"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del w:id="10705" w:author="PR Preview" w:date="2026-01-01T00:00:00Z">
        <w:r>
          <w:delText xml:space="preserve"> </w:delText>
        </w:r>
      </w:del>
      <w:del w:id="10706" w:author="PR Preview" w:date="2026-01-01T00:00:00Z">
        <w:r>
          <w:delText xml:space="preserve">(</w:delText>
        </w:r>
      </w:del>
      <w:hyperlink w:anchor="thm-norm-properties">
        <w:del w:id="10707" w:author="PR Preview" w:date="2026-01-01T00:00:00Z">
          <w:r>
            <w:rPr>
              <w:rStyle w:val="Hyperlink"/>
            </w:rPr>
            <w:delText xml:space="preserve">Theorem 53</w:delText>
          </w:r>
        </w:del>
      </w:hyperlink>
      <w:del w:id="10708" w:author="PR Preview" w:date="2026-01-01T00:00:00Z">
        <w:r>
          <w:delText xml:space="preserve">)</w:delText>
        </w:r>
      </w:del>
      <w:del w:id="10709" w:author="PR Preview" w:date="2026-01-01T00:00:00Z">
        <w:r>
          <w:delText xml:space="preserve"> </w:delText>
        </w:r>
      </w:del>
      <w:del w:id="10710" w:author="PR Preview" w:date="2026-01-01T00:00:00Z">
        <w:r>
          <w:delText xml:space="preserve">and for</w:delText>
        </w:r>
      </w:del>
      <w:del w:id="10711" w:author="PR Preview" w:date="2026-01-01T00:00:00Z">
        <w:r>
          <w:delText xml:space="preserve"> </w:delText>
        </w:r>
      </w:del>
      <m:oMath>
        <m:r>
          <m:t>l</m:t>
        </m:r>
        <m:r>
          <m:rPr>
            <m:sty m:val="p"/>
          </m:rPr>
          <m:t>&lt;</m:t>
        </m:r>
        <m:r>
          <m:t>i</m:t>
        </m:r>
      </m:oMath>
    </w:p>
    <w:p>
      <w:pPr>
        <w:pStyle w:val="FirstParagraph"/>
      </w:pPr>
      <w:ins w:id="10712" w:author="PR Preview" w:date="2026-01-01T00:00:00Z">
        <w:r>
          <w:rPr>
            <w:i/>
            <w:iCs/>
          </w:rPr>
          <w:t xml:space="preserve">Part 2 at step</w:t>
        </w:r>
      </w:ins>
      <w:ins w:id="10713" w:author="PR Preview" w:date="2026-01-01T00:00:00Z">
        <w:r>
          <w:rPr>
            <w:i/>
            <w:iCs/>
          </w:rPr>
          <w:t xml:space="preserve"> </w:t>
        </w:r>
      </w:ins>
      <m:oMath>
        <m:r>
          <m:t>i</m:t>
        </m:r>
      </m:oMath>
      <w:ins w:id="10714" w:author="PR Preview" w:date="2026-01-01T00:00:00Z">
        <w:r>
          <w:rPr>
            <w:i/>
            <w:iCs/>
          </w:rPr>
          <w:t xml:space="preserve">.</w:t>
        </w:r>
      </w:ins>
      <w:ins w:id="10715" w:author="PR Preview" w:date="2026-01-01T00:00:00Z">
        <w:r>
          <w:t xml:space="preserve"> </w:t>
        </w:r>
      </w:ins>
      <w:ins w:id="10716" w:author="PR Preview" w:date="2026-01-01T00:00:00Z">
        <w:r>
          <w:t xml:space="preserve">If</w:t>
        </w:r>
      </w:ins>
      <w:ins w:id="10717" w:author="PR Preview" w:date="2026-01-01T00:00:00Z">
        <w:r>
          <w:t xml:space="preserve"> </w:t>
        </w:r>
      </w:ins>
      <m:oMath>
        <m:sSub>
          <m:e>
            <m:acc>
              <m:accPr>
                <m:chr m:val="̃"/>
              </m:accPr>
              <m:e>
                <m:acc>
                  <m:accPr>
                    <m:chr m:val="̃"/>
                  </m:accPr>
                  <m:e>
                    <m:r>
                      <m:t>q</m:t>
                    </m:r>
                  </m:e>
                </m:acc>
              </m:e>
            </m:acc>
          </m:e>
          <m:sub>
            <m:r>
              <m:t>i</m:t>
            </m:r>
          </m:sub>
        </m:sSub>
        <m:r>
          <m:rPr>
            <m:sty m:val="p"/>
          </m:rPr>
          <m:t>=</m:t>
        </m:r>
        <m:acc>
          <m:accPr>
            <m:chr m:val="̃"/>
          </m:accPr>
          <m:e>
            <m:r>
              <m:t>0</m:t>
            </m:r>
          </m:e>
        </m:acc>
      </m:oMath>
      <w:ins w:id="10718" w:author="PR Preview" w:date="2026-01-01T00:00:00Z">
        <w:r>
          <w:t xml:space="preserve">, then</w:t>
        </w:r>
      </w:ins>
      <w:ins w:id="10719" w:author="PR Preview" w:date="2026-01-01T00:00:00Z">
        <w:r>
          <w:t xml:space="preserve"> </w:t>
        </w:r>
      </w:ins>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ins w:id="10720" w:author="PR Preview" w:date="2026-01-01T00:00:00Z">
        <w:r>
          <w:t xml:space="preserve">.</w:t>
        </w:r>
      </w:ins>
      <w:ins w:id="10721" w:author="PR Preview" w:date="2026-01-01T00:00:00Z">
        <w:r>
          <w:t xml:space="preserve"> </w:t>
        </w:r>
      </w:ins>
      <w:ins w:id="10722" w:author="PR Preview" w:date="2026-01-01T00:00:00Z">
        <w:r>
          <w:t xml:space="preserve">Conversely, if</w:t>
        </w:r>
      </w:ins>
      <w:ins w:id="10723" w:author="PR Preview" w:date="2026-01-01T00:00:00Z">
        <w:r>
          <w:t xml:space="preserve"> </w:t>
        </w:r>
      </w:ins>
      <m:oMath>
        <m:sSub>
          <m:e>
            <m:acc>
              <m:accPr>
                <m:chr m:val="̃"/>
              </m:accPr>
              <m:e>
                <m:r>
                  <m:t>a</m:t>
                </m:r>
              </m:e>
            </m:acc>
          </m:e>
          <m:sub>
            <m:r>
              <m:t>i</m:t>
            </m:r>
          </m:sub>
        </m:sSub>
        <m:r>
          <m:rPr>
            <m:sty m:val="p"/>
          </m:rPr>
          <m:t>∈</m:t>
        </m:r>
        <m:sSub>
          <m:e>
            <m:r>
              <m:rPr>
                <m:scr m:val="script"/>
                <m:sty m:val="p"/>
              </m:rPr>
              <m:t>S</m:t>
            </m:r>
          </m:e>
          <m:sub>
            <m:r>
              <m:t>i</m:t>
            </m:r>
            <m:r>
              <m:rPr>
                <m:sty m:val="p"/>
              </m:rPr>
              <m:t>−</m:t>
            </m:r>
            <m:r>
              <m:t>1</m:t>
            </m:r>
          </m:sub>
        </m:sSub>
      </m:oMath>
      <w:ins w:id="10724" w:author="PR Preview" w:date="2026-01-01T00:00:00Z">
        <w:r>
          <w:t xml:space="preserve">, then</w:t>
        </w:r>
      </w:ins>
      <w:ins w:id="10725" w:author="PR Preview" w:date="2026-01-01T00:00:00Z">
        <w:r>
          <w:t xml:space="preserve"> </w:t>
        </w:r>
      </w:ins>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ins w:id="10726" w:author="PR Preview" w:date="2026-01-01T00:00:00Z">
        <w:r>
          <w:t xml:space="preserve"> </w:t>
        </w:r>
      </w:ins>
      <w:ins w:id="10727" w:author="PR Preview" w:date="2026-01-01T00:00:00Z">
        <w:r>
          <w:t xml:space="preserve">(</w:t>
        </w:r>
      </w:ins>
      <w:hyperlink w:anchor="thm-orthonormal-expansion">
        <w:ins w:id="10728" w:author="PR Preview" w:date="2026-01-01T00:00:00Z">
          <w:r>
            <w:rPr>
              <w:rStyle w:val="Hyperlink"/>
            </w:rPr>
            <w:t xml:space="preserve">Theorem 61</w:t>
          </w:r>
        </w:ins>
      </w:hyperlink>
      <w:ins w:id="10729" w:author="PR Preview" w:date="2026-01-01T00:00:00Z">
        <w:r>
          <w:t xml:space="preserve">), so</w:t>
        </w:r>
      </w:ins>
      <w:ins w:id="10730" w:author="PR Preview" w:date="2026-01-01T00:00:00Z">
        <w:r>
          <w:t xml:space="preserve"> </w:t>
        </w:r>
      </w:ins>
      <m:oMath>
        <m:sSub>
          <m:e>
            <m:acc>
              <m:accPr>
                <m:chr m:val="̃"/>
              </m:accPr>
              <m:e>
                <m:acc>
                  <m:accPr>
                    <m:chr m:val="̃"/>
                  </m:accPr>
                  <m:e>
                    <m:r>
                      <m:t>q</m:t>
                    </m:r>
                  </m:e>
                </m:acc>
              </m:e>
            </m:acc>
          </m:e>
          <m:sub>
            <m:r>
              <m:t>i</m:t>
            </m:r>
          </m:sub>
        </m:sSub>
        <m:r>
          <m:rPr>
            <m:sty m:val="p"/>
          </m:rPr>
          <m:t>=</m:t>
        </m:r>
        <m:acc>
          <m:accPr>
            <m:chr m:val="̃"/>
          </m:accPr>
          <m:e>
            <m:r>
              <m:t>0</m:t>
            </m:r>
          </m:e>
        </m:acc>
      </m:oMath>
      <w:ins w:id="10731" w:author="PR Preview" w:date="2026-01-01T00:00:00Z">
        <w:r>
          <w:t xml:space="preserve">.</w:t>
        </w:r>
      </w:ins>
    </w:p>
    <w:p>
      <w:pPr>
        <w:pStyle w:val="BodyText"/>
      </w:pPr>
      <w:ins w:id="10732" w:author="PR Preview" w:date="2026-01-01T00:00:00Z">
        <w:r>
          <w:rPr>
            <w:i/>
            <w:iCs/>
          </w:rPr>
          <w:t xml:space="preserve">Part 1 at step</w:t>
        </w:r>
      </w:ins>
      <w:ins w:id="10733" w:author="PR Preview" w:date="2026-01-01T00:00:00Z">
        <w:r>
          <w:rPr>
            <w:i/>
            <w:iCs/>
          </w:rPr>
          <w:t xml:space="preserve"> </w:t>
        </w:r>
      </w:ins>
      <m:oMath>
        <m:r>
          <m:t>i</m:t>
        </m:r>
      </m:oMath>
      <w:ins w:id="10734" w:author="PR Preview" w:date="2026-01-01T00:00:00Z">
        <w:r>
          <w:rPr>
            <w:i/>
            <w:iCs/>
          </w:rPr>
          <w:t xml:space="preserve">, if the process does not stop.</w:t>
        </w:r>
      </w:ins>
      <w:ins w:id="10735" w:author="PR Preview" w:date="2026-01-01T00:00:00Z">
        <w:r>
          <w:t xml:space="preserve"> </w:t>
        </w:r>
      </w:ins>
      <w:ins w:id="10736" w:author="PR Preview" w:date="2026-01-01T00:00:00Z">
        <w:r>
          <w:t xml:space="preserve">Then</w:t>
        </w:r>
      </w:ins>
      <w:ins w:id="10737" w:author="PR Preview" w:date="2026-01-01T00:00:00Z">
        <w:r>
          <w:t xml:space="preserve"> </w:t>
        </w:r>
      </w:ins>
      <m:oMath>
        <m:sSub>
          <m:e>
            <m:acc>
              <m:accPr>
                <m:chr m:val="̃"/>
              </m:accPr>
              <m:e>
                <m:acc>
                  <m:accPr>
                    <m:chr m:val="̃"/>
                  </m:accPr>
                  <m:e>
                    <m:r>
                      <m:t>q</m:t>
                    </m:r>
                  </m:e>
                </m:acc>
              </m:e>
            </m:acc>
          </m:e>
          <m:sub>
            <m:r>
              <m:t>i</m:t>
            </m:r>
          </m:sub>
        </m:sSub>
        <m:r>
          <m:rPr>
            <m:sty m:val="p"/>
          </m:rPr>
          <m:t>≠</m:t>
        </m:r>
        <m:acc>
          <m:accPr>
            <m:chr m:val="̃"/>
          </m:accPr>
          <m:e>
            <m:r>
              <m:t>0</m:t>
            </m:r>
          </m:e>
        </m:acc>
      </m:oMath>
      <w:ins w:id="10738" w:author="PR Preview" w:date="2026-01-01T00:00:00Z">
        <w:r>
          <w:t xml:space="preserve">, so</w:t>
        </w:r>
      </w:ins>
      <w:ins w:id="10739" w:author="PR Preview" w:date="2026-01-01T00:00:00Z">
        <w:r>
          <w:t xml:space="preserve"> </w:t>
        </w:r>
      </w:ins>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ins w:id="10740" w:author="PR Preview" w:date="2026-01-01T00:00:00Z">
        <w:r>
          <w:t xml:space="preserve">,</w:t>
        </w:r>
      </w:ins>
      <w:ins w:id="10741" w:author="PR Preview" w:date="2026-01-01T00:00:00Z">
        <w:r>
          <w:t xml:space="preserve"> </w:t>
        </w:r>
      </w:ins>
      <w:ins w:id="10742" w:author="PR Preview" w:date="2026-01-01T00:00:00Z">
        <w:r>
          <w:t xml:space="preserve">and</w:t>
        </w:r>
      </w:ins>
      <w:ins w:id="10743" w:author="PR Preview" w:date="2026-01-01T00:00:00Z">
        <w:r>
          <w:t xml:space="preserve"> </w:t>
        </w:r>
      </w:ins>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ins w:id="10744" w:author="PR Preview" w:date="2026-01-01T00:00:00Z">
        <w:r>
          <w:t xml:space="preserve"> </w:t>
        </w:r>
      </w:ins>
      <w:ins w:id="10745" w:author="PR Preview" w:date="2026-01-01T00:00:00Z">
        <w:r>
          <w:t xml:space="preserve">has</w:t>
        </w:r>
      </w:ins>
      <w:ins w:id="10746" w:author="PR Preview" w:date="2026-01-01T00:00:00Z">
        <w:r>
          <w:t xml:space="preserve"> </w:t>
        </w:r>
      </w:ins>
      <w:ins w:id="10747" w:author="PR Preview" w:date="2026-01-01T00:00:00Z">
        <w:r>
          <w:t xml:space="preserve">norm</w:t>
        </w:r>
      </w:ins>
      <w:ins w:id="10748" w:author="PR Preview" w:date="2026-01-01T00:00:00Z">
        <w:r>
          <w:t xml:space="preserve"> </w:t>
        </w:r>
      </w:ins>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ins w:id="10749" w:author="PR Preview" w:date="2026-01-01T00:00:00Z">
        <w:r>
          <w:t xml:space="preserve"> </w:t>
        </w:r>
      </w:ins>
      <w:ins w:id="10750" w:author="PR Preview" w:date="2026-01-01T00:00:00Z">
        <w:r>
          <w:t xml:space="preserve">(</w:t>
        </w:r>
      </w:ins>
      <w:hyperlink w:anchor="thm-norm-properties">
        <w:ins w:id="10751" w:author="PR Preview" w:date="2026-01-01T00:00:00Z">
          <w:r>
            <w:rPr>
              <w:rStyle w:val="Hyperlink"/>
            </w:rPr>
            <w:t xml:space="preserve">Theorem 54</w:t>
          </w:r>
        </w:ins>
      </w:hyperlink>
      <w:ins w:id="10752" w:author="PR Preview" w:date="2026-01-01T00:00:00Z">
        <w:r>
          <w:t xml:space="preserve">)</w:t>
        </w:r>
      </w:ins>
      <w:ins w:id="10753" w:author="PR Preview" w:date="2026-01-01T00:00:00Z">
        <w:r>
          <w:t xml:space="preserve"> </w:t>
        </w:r>
      </w:ins>
      <w:ins w:id="10754" w:author="PR Preview" w:date="2026-01-01T00:00:00Z">
        <w:r>
          <w:t xml:space="preserve">and for</w:t>
        </w:r>
      </w:ins>
      <w:ins w:id="10755" w:author="PR Preview" w:date="2026-01-01T00:00:00Z">
        <w:r>
          <w:t xml:space="preserve"> </w:t>
        </w:r>
      </w:ins>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48</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del w:id="10756" w:author="PR Preview" w:date="2026-01-01T00:00:00Z">
        <w:r>
          <w:rPr>
            <w:b/>
            <w:bCs/>
          </w:rPr>
          <w:delText xml:space="preserve">Part 3.</w:delText>
        </w:r>
      </w:del>
      <w:del w:id="10757" w:author="PR Preview" w:date="2026-01-01T00:00:00Z">
        <w:r>
          <w:delText xml:space="preserve"> </w:delText>
        </w:r>
      </w:del>
      <w:del w:id="10758" w:author="PR Preview" w:date="2026-01-01T00:00:00Z">
        <w:r>
          <w:delText xml:space="preserve">If the process completes, then</w:delText>
        </w:r>
      </w:del>
      <w:del w:id="10759" w:author="PR Preview" w:date="2026-01-01T00:00:00Z">
        <w:r>
          <w:delText xml:space="preserve"> </w:delText>
        </w:r>
      </w:del>
      <m:oMath>
        <m:sSub>
          <m:e>
            <m:acc>
              <m:accPr>
                <m:chr m:val="̃"/>
              </m:accPr>
              <m:e>
                <m:r>
                  <m:t>a</m:t>
                </m:r>
              </m:e>
            </m:acc>
          </m:e>
          <m:sub>
            <m:r>
              <m:t>1</m:t>
            </m:r>
          </m:sub>
        </m:sSub>
        <m:r>
          <m:rPr>
            <m:sty m:val="p"/>
          </m:rPr>
          <m:t>∉</m:t>
        </m:r>
        <m:r>
          <m:rPr>
            <m:sty m:val="p"/>
          </m:rPr>
          <m:t>span</m:t>
        </m:r>
      </m:oMath>
      <w:del w:id="10760" w:author="PR Preview" w:date="2026-01-01T00:00:00Z">
        <w:r>
          <w:delText xml:space="preserve"> </w:delText>
        </w:r>
      </w:del>
      <w:del w:id="10761" w:author="PR Preview" w:date="2026-01-01T00:00:00Z">
        <w:r>
          <w:delText xml:space="preserve">of the empty list,</w:delText>
        </w:r>
      </w:del>
      <w:del w:id="10762" w:author="PR Preview" w:date="2026-01-01T00:00:00Z">
        <w:r>
          <w:delText xml:space="preserve"> </w:delText>
        </w:r>
      </w:del>
      <w:del w:id="10763" w:author="PR Preview" w:date="2026-01-01T00:00:00Z">
        <w:r>
          <w:delText xml:space="preserve">and for each</w:delText>
        </w:r>
      </w:del>
      <w:del w:id="10764" w:author="PR Preview" w:date="2026-01-01T00:00:00Z">
        <w:r>
          <w:delText xml:space="preserve"> </w:delText>
        </w:r>
      </w:del>
      <m:oMath>
        <m:r>
          <m:t>i</m:t>
        </m:r>
        <m:r>
          <m:rPr>
            <m:sty m:val="p"/>
          </m:rPr>
          <m:t>≥</m:t>
        </m:r>
        <m:r>
          <m:t>2</m:t>
        </m:r>
      </m:oMath>
      <w:del w:id="10765" w:author="PR Preview" w:date="2026-01-01T00:00:00Z">
        <w:r>
          <w:delText xml:space="preserve">,</w:delText>
        </w:r>
      </w:del>
      <w:del w:id="10766" w:author="PR Preview" w:date="2026-01-01T00:00:00Z">
        <w:r>
          <w:delText xml:space="preserve"> </w:delText>
        </w:r>
      </w:del>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del w:id="10767" w:author="PR Preview" w:date="2026-01-01T00:00:00Z">
        <w:r>
          <w:delText xml:space="preserve"> </w:delText>
        </w:r>
      </w:del>
      <w:del w:id="10768" w:author="PR Preview" w:date="2026-01-01T00:00:00Z">
        <w:r>
          <w:delText xml:space="preserve">(part 2).</w:delText>
        </w:r>
      </w:del>
      <w:del w:id="10769" w:author="PR Preview" w:date="2026-01-01T00:00:00Z">
        <w:r>
          <w:delText xml:space="preserve"> </w:delText>
        </w:r>
      </w:del>
      <w:del w:id="10770" w:author="PR Preview" w:date="2026-01-01T00:00:00Z">
        <w:r>
          <w:delText xml:space="preserve">Applying</w:delText>
        </w:r>
      </w:del>
      <w:del w:id="10771" w:author="PR Preview" w:date="2026-01-01T00:00:00Z">
        <w:r>
          <w:delText xml:space="preserve"> </w:delText>
        </w:r>
      </w:del>
      <w:hyperlink w:anchor="thm-add-outside-span">
        <w:del w:id="10772" w:author="PR Preview" w:date="2026-01-01T00:00:00Z">
          <w:r>
            <w:rPr>
              <w:rStyle w:val="Hyperlink"/>
            </w:rPr>
            <w:delText xml:space="preserve">Theorem 27</w:delText>
          </w:r>
        </w:del>
      </w:hyperlink>
      <w:del w:id="10773" w:author="PR Preview" w:date="2026-01-01T00:00:00Z">
        <w:r>
          <w:delText xml:space="preserve"> </w:delText>
        </w:r>
      </w:del>
      <m:oMath>
        <m:r>
          <m:t>k</m:t>
        </m:r>
      </m:oMath>
      <w:del w:id="10774" w:author="PR Preview" w:date="2026-01-01T00:00:00Z">
        <w:r>
          <w:delText xml:space="preserve"> </w:delText>
        </w:r>
      </w:del>
      <w:del w:id="10775" w:author="PR Preview" w:date="2026-01-01T00:00:00Z">
        <w:r>
          <w:delText xml:space="preserve">times, starting from the empty list,</w:delText>
        </w:r>
      </w:del>
      <w:del w:id="10776" w:author="PR Preview" w:date="2026-01-01T00:00:00Z">
        <w:r>
          <w:delText xml:space="preserve"> </w:delText>
        </w:r>
      </w:del>
      <w:del w:id="10777" w:author="PR Preview" w:date="2026-01-01T00:00:00Z">
        <w:r>
          <w:delText xml:space="preserve">shows that</w:delText>
        </w:r>
      </w:del>
      <w:del w:id="10778"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del w:id="10779" w:author="PR Preview" w:date="2026-01-01T00:00:00Z">
        <w:r>
          <w:delText xml:space="preserve"> </w:delText>
        </w:r>
      </w:del>
      <w:del w:id="10780" w:author="PR Preview" w:date="2026-01-01T00:00:00Z">
        <w:r>
          <w:delText xml:space="preserve">are linearly independent.</w:delText>
        </w:r>
      </w:del>
      <w:del w:id="10781" w:author="PR Preview" w:date="2026-01-01T00:00:00Z">
        <w:r>
          <w:delText xml:space="preserve"> </w:delText>
        </w:r>
      </w:del>
      <w:del w:id="10782" w:author="PR Preview" w:date="2026-01-01T00:00:00Z">
        <w:r>
          <w:delText xml:space="preserve">Conversely, if they are linearly independent,</w:delText>
        </w:r>
      </w:del>
      <w:del w:id="10783" w:author="PR Preview" w:date="2026-01-01T00:00:00Z">
        <w:r>
          <w:delText xml:space="preserve"> </w:delText>
        </w:r>
      </w:del>
      <w:del w:id="10784" w:author="PR Preview" w:date="2026-01-01T00:00:00Z">
        <w:r>
          <w:delText xml:space="preserve">no</w:delText>
        </w:r>
      </w:del>
      <w:del w:id="10785" w:author="PR Preview" w:date="2026-01-01T00:00:00Z">
        <w:r>
          <w:delText xml:space="preserve"> </w:delText>
        </w:r>
      </w:del>
      <m:oMath>
        <m:sSub>
          <m:e>
            <m:acc>
              <m:accPr>
                <m:chr m:val="̃"/>
              </m:accPr>
              <m:e>
                <m:r>
                  <m:t>a</m:t>
                </m:r>
              </m:e>
            </m:acc>
          </m:e>
          <m:sub>
            <m:r>
              <m:t>i</m:t>
            </m:r>
          </m:sub>
        </m:sSub>
      </m:oMath>
      <w:del w:id="10786" w:author="PR Preview" w:date="2026-01-01T00:00:00Z">
        <w:r>
          <w:delText xml:space="preserve"> </w:delText>
        </w:r>
      </w:del>
      <w:del w:id="10787" w:author="PR Preview" w:date="2026-01-01T00:00:00Z">
        <w:r>
          <w:delText xml:space="preserve">is a linear combination</w:delText>
        </w:r>
      </w:del>
      <w:del w:id="10788" w:author="PR Preview" w:date="2026-01-01T00:00:00Z">
        <w:r>
          <w:delText xml:space="preserve"> </w:delText>
        </w:r>
      </w:del>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del w:id="10789" w:author="PR Preview" w:date="2026-01-01T00:00:00Z">
        <w:r>
          <w:delText xml:space="preserve"> </w:delText>
        </w:r>
      </w:del>
      <w:del w:id="10790" w:author="PR Preview" w:date="2026-01-01T00:00:00Z">
        <w:r>
          <w:delText xml:space="preserve">of the earlier ones,</w:delText>
        </w:r>
      </w:del>
      <w:del w:id="10791" w:author="PR Preview" w:date="2026-01-01T00:00:00Z">
        <w:r>
          <w:delText xml:space="preserve"> </w:delText>
        </w:r>
      </w:del>
      <w:del w:id="10792" w:author="PR Preview" w:date="2026-01-01T00:00:00Z">
        <w:r>
          <w:delText xml:space="preserve">because then</w:delText>
        </w:r>
      </w:del>
      <w:del w:id="10793" w:author="PR Preview" w:date="2026-01-01T00:00:00Z">
        <w:r>
          <w:delText xml:space="preserve"> </w:delText>
        </w:r>
      </w:del>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del w:id="10794" w:author="PR Preview" w:date="2026-01-01T00:00:00Z">
        <w:r>
          <w:delText xml:space="preserve"> </w:delText>
        </w:r>
      </w:del>
      <w:del w:id="10795" w:author="PR Preview" w:date="2026-01-01T00:00:00Z">
        <w:r>
          <w:delText xml:space="preserve">would be a combination with a nonzero coefficient;</w:delText>
        </w:r>
      </w:del>
      <w:del w:id="10796" w:author="PR Preview" w:date="2026-01-01T00:00:00Z">
        <w:r>
          <w:delText xml:space="preserve"> </w:delText>
        </w:r>
      </w:del>
      <w:del w:id="10797" w:author="PR Preview" w:date="2026-01-01T00:00:00Z">
        <w:r>
          <w:delText xml:space="preserve">so by part 2 the process never stops.</w:delText>
        </w:r>
      </w:del>
      <w:del w:id="10798" w:author="PR Preview" w:date="2026-01-01T00:00:00Z">
        <w:r>
          <w:delText xml:space="preserve"> </w:delText>
        </w:r>
      </w:del>
      <w:del w:id="10799" w:author="PR Preview" w:date="2026-01-01T00:00:00Z">
        <w:r>
          <w:delText xml:space="preserve">When it completes,</w:delText>
        </w:r>
      </w:del>
      <w:del w:id="10800"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del w:id="10801" w:author="PR Preview" w:date="2026-01-01T00:00:00Z">
        <w:r>
          <w:delText xml:space="preserve"> </w:delText>
        </w:r>
      </w:del>
      <w:del w:id="10802" w:author="PR Preview" w:date="2026-01-01T00:00:00Z">
        <w:r>
          <w:delText xml:space="preserve">are orthonormal, hence linearly independent</w:delText>
        </w:r>
      </w:del>
      <w:del w:id="10803" w:author="PR Preview" w:date="2026-01-01T00:00:00Z">
        <w:r>
          <w:delText xml:space="preserve"> </w:delText>
        </w:r>
      </w:del>
      <w:del w:id="10804" w:author="PR Preview" w:date="2026-01-01T00:00:00Z">
        <w:r>
          <w:delText xml:space="preserve">(</w:delText>
        </w:r>
      </w:del>
      <w:hyperlink w:anchor="thm-orthonormal-independent">
        <w:del w:id="10805" w:author="PR Preview" w:date="2026-01-01T00:00:00Z">
          <w:r>
            <w:rPr>
              <w:rStyle w:val="Hyperlink"/>
            </w:rPr>
            <w:delText xml:space="preserve">Theorem 59</w:delText>
          </w:r>
        </w:del>
      </w:hyperlink>
      <w:del w:id="10806" w:author="PR Preview" w:date="2026-01-01T00:00:00Z">
        <w:r>
          <w:delText xml:space="preserve">),</w:delText>
        </w:r>
      </w:del>
      <w:del w:id="10807" w:author="PR Preview" w:date="2026-01-01T00:00:00Z">
        <w:r>
          <w:delText xml:space="preserve"> </w:delText>
        </w:r>
      </w:del>
      <w:del w:id="10808" w:author="PR Preview" w:date="2026-01-01T00:00:00Z">
        <w:r>
          <w:delText xml:space="preserve">and span</w:delText>
        </w:r>
      </w:del>
      <w:del w:id="10809" w:author="PR Preview" w:date="2026-01-01T00:00:00Z">
        <w:r>
          <w:delText xml:space="preserve"> </w:delText>
        </w:r>
      </w:del>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del w:id="10810" w:author="PR Preview" w:date="2026-01-01T00:00:00Z">
        <w:r>
          <w:delText xml:space="preserve"> </w:delText>
        </w:r>
      </w:del>
      <w:del w:id="10811" w:author="PR Preview" w:date="2026-01-01T00:00:00Z">
        <w:r>
          <w:delText xml:space="preserve">(part 1),</w:delText>
        </w:r>
      </w:del>
      <w:del w:id="10812" w:author="PR Preview" w:date="2026-01-01T00:00:00Z">
        <w:r>
          <w:delText xml:space="preserve"> </w:delText>
        </w:r>
      </w:del>
      <w:del w:id="10813" w:author="PR Preview" w:date="2026-01-01T00:00:00Z">
        <w:r>
          <w:delText xml:space="preserve">so they are an orthonormal basis of it.</w:delText>
        </w:r>
      </w:del>
    </w:p>
    <w:p>
      <w:pPr>
        <w:pStyle w:val="BodyText"/>
      </w:pPr>
      <w:del w:id="10814" w:author="PR Preview" w:date="2026-01-01T00:00:00Z">
        <w:r>
          <w:rPr>
            <w:b/>
            <w:bCs/>
          </w:rPr>
          <w:delText xml:space="preserve">Example 113 (Finishing an orthonormal basis of</w:delText>
        </w:r>
      </w:del>
      <w:del w:id="10815" w:author="PR Preview" w:date="2026-01-01T00:00:00Z">
        <w:r>
          <w:rPr>
            <w:b/>
            <w:bCs/>
          </w:rPr>
          <w:delText xml:space="preserve"> </w:delText>
        </w:r>
      </w:del>
      <m:oMath>
        <m:sSup>
          <m:e>
            <m:r>
              <m:rPr>
                <m:scr m:val="double-struck"/>
                <m:sty m:val="p"/>
              </m:rPr>
              <m:t>R</m:t>
            </m:r>
          </m:e>
          <m:sup>
            <m:r>
              <m:t>3</m:t>
            </m:r>
          </m:sup>
        </m:sSup>
      </m:oMath>
      <w:del w:id="10816" w:author="PR Preview" w:date="2026-01-01T00:00:00Z">
        <w:r>
          <w:rPr>
            <w:b/>
            <w:bCs/>
          </w:rPr>
          <w:delText xml:space="preserve">)</w:delText>
        </w:r>
      </w:del>
      <w:del w:id="10817" w:author="PR Preview" w:date="2026-01-01T00:00:00Z">
        <w:r>
          <w:delText xml:space="preserve"> </w:delText>
        </w:r>
      </w:del>
      <w:del w:id="10818" w:author="PR Preview" w:date="2026-01-01T00:00:00Z">
        <w:r>
          <w:delText xml:space="preserve">Continue</w:delText>
        </w:r>
      </w:del>
      <w:del w:id="10819" w:author="PR Preview" w:date="2026-01-01T00:00:00Z">
        <w:r>
          <w:delText xml:space="preserve"> </w:delText>
        </w:r>
      </w:del>
      <w:hyperlink w:anchor="exm-gram-schmidt">
        <w:del w:id="10820" w:author="PR Preview" w:date="2026-01-01T00:00:00Z">
          <w:r>
            <w:rPr>
              <w:rStyle w:val="Hyperlink"/>
            </w:rPr>
            <w:delText xml:space="preserve">Example 111</w:delText>
          </w:r>
        </w:del>
      </w:hyperlink>
      <w:del w:id="10821" w:author="PR Preview" w:date="2026-01-01T00:00:00Z">
        <w:r>
          <w:delText xml:space="preserve"> </w:delText>
        </w:r>
      </w:del>
      <w:del w:id="10822" w:author="PR Preview" w:date="2026-01-01T00:00:00Z">
        <w:r>
          <w:delText xml:space="preserve">with</w:delText>
        </w:r>
      </w:del>
      <w:del w:id="10823" w:author="PR Preview" w:date="2026-01-01T00:00:00Z">
        <w:r>
          <w:delText xml:space="preserve"> </w:delText>
        </w:r>
      </w:del>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del w:id="10824" w:author="PR Preview" w:date="2026-01-01T00:00:00Z">
        <w:r>
          <w:delText xml:space="preserve">.</w:delText>
        </w:r>
      </w:del>
      <w:del w:id="10825" w:author="PR Preview" w:date="2026-01-01T00:00:00Z">
        <w:r>
          <w:delText xml:space="preserve"> </w:delText>
        </w:r>
      </w:del>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del w:id="10826" w:author="PR Preview" w:date="2026-01-01T00:00:00Z">
        <w:r>
          <w:delText xml:space="preserve"> </w:delText>
        </w:r>
      </w:del>
      <w:del w:id="10827" w:author="PR Preview" w:date="2026-01-01T00:00:00Z">
        <w:r>
          <w:delText xml:space="preserve">and</w:delText>
        </w:r>
      </w:del>
    </w:p>
    <w:p>
      <w:pPr>
        <w:pStyle w:val="BodyText"/>
      </w:pPr>
      <w:ins w:id="10828" w:author="PR Preview" w:date="2026-01-01T00:00:00Z">
        <w:r>
          <w:rPr>
            <w:b/>
            <w:bCs/>
          </w:rPr>
          <w:t xml:space="preserve">Part 3.</w:t>
        </w:r>
      </w:ins>
      <w:ins w:id="10829" w:author="PR Preview" w:date="2026-01-01T00:00:00Z">
        <w:r>
          <w:t xml:space="preserve"> </w:t>
        </w:r>
      </w:ins>
      <w:ins w:id="10830" w:author="PR Preview" w:date="2026-01-01T00:00:00Z">
        <w:r>
          <w:t xml:space="preserve">If the process completes, then</w:t>
        </w:r>
      </w:ins>
      <w:ins w:id="10831" w:author="PR Preview" w:date="2026-01-01T00:00:00Z">
        <w:r>
          <w:t xml:space="preserve"> </w:t>
        </w:r>
      </w:ins>
      <m:oMath>
        <m:sSub>
          <m:e>
            <m:acc>
              <m:accPr>
                <m:chr m:val="̃"/>
              </m:accPr>
              <m:e>
                <m:r>
                  <m:t>a</m:t>
                </m:r>
              </m:e>
            </m:acc>
          </m:e>
          <m:sub>
            <m:r>
              <m:t>1</m:t>
            </m:r>
          </m:sub>
        </m:sSub>
        <m:r>
          <m:rPr>
            <m:sty m:val="p"/>
          </m:rPr>
          <m:t>∉</m:t>
        </m:r>
        <m:r>
          <m:rPr>
            <m:sty m:val="p"/>
          </m:rPr>
          <m:t>span</m:t>
        </m:r>
      </m:oMath>
      <w:ins w:id="10832" w:author="PR Preview" w:date="2026-01-01T00:00:00Z">
        <w:r>
          <w:t xml:space="preserve"> </w:t>
        </w:r>
      </w:ins>
      <w:ins w:id="10833" w:author="PR Preview" w:date="2026-01-01T00:00:00Z">
        <w:r>
          <w:t xml:space="preserve">of the empty list,</w:t>
        </w:r>
      </w:ins>
      <w:ins w:id="10834" w:author="PR Preview" w:date="2026-01-01T00:00:00Z">
        <w:r>
          <w:t xml:space="preserve"> </w:t>
        </w:r>
      </w:ins>
      <w:ins w:id="10835" w:author="PR Preview" w:date="2026-01-01T00:00:00Z">
        <w:r>
          <w:t xml:space="preserve">and for each</w:t>
        </w:r>
      </w:ins>
      <w:ins w:id="10836" w:author="PR Preview" w:date="2026-01-01T00:00:00Z">
        <w:r>
          <w:t xml:space="preserve"> </w:t>
        </w:r>
      </w:ins>
      <m:oMath>
        <m:r>
          <m:t>i</m:t>
        </m:r>
        <m:r>
          <m:rPr>
            <m:sty m:val="p"/>
          </m:rPr>
          <m:t>≥</m:t>
        </m:r>
        <m:r>
          <m:t>2</m:t>
        </m:r>
      </m:oMath>
      <w:ins w:id="10837" w:author="PR Preview" w:date="2026-01-01T00:00:00Z">
        <w:r>
          <w:t xml:space="preserve">,</w:t>
        </w:r>
      </w:ins>
      <w:ins w:id="10838" w:author="PR Preview" w:date="2026-01-01T00:00:00Z">
        <w:r>
          <w:t xml:space="preserve"> </w:t>
        </w:r>
      </w:ins>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ins w:id="10839" w:author="PR Preview" w:date="2026-01-01T00:00:00Z">
        <w:r>
          <w:t xml:space="preserve"> </w:t>
        </w:r>
      </w:ins>
      <w:ins w:id="10840" w:author="PR Preview" w:date="2026-01-01T00:00:00Z">
        <w:r>
          <w:t xml:space="preserve">(part 2).</w:t>
        </w:r>
      </w:ins>
      <w:ins w:id="10841" w:author="PR Preview" w:date="2026-01-01T00:00:00Z">
        <w:r>
          <w:t xml:space="preserve"> </w:t>
        </w:r>
      </w:ins>
      <w:ins w:id="10842" w:author="PR Preview" w:date="2026-01-01T00:00:00Z">
        <w:r>
          <w:t xml:space="preserve">Applying</w:t>
        </w:r>
      </w:ins>
      <w:ins w:id="10843" w:author="PR Preview" w:date="2026-01-01T00:00:00Z">
        <w:r>
          <w:t xml:space="preserve"> </w:t>
        </w:r>
      </w:ins>
      <w:hyperlink w:anchor="thm-add-outside-span">
        <w:ins w:id="10844" w:author="PR Preview" w:date="2026-01-01T00:00:00Z">
          <w:r>
            <w:rPr>
              <w:rStyle w:val="Hyperlink"/>
            </w:rPr>
            <w:t xml:space="preserve">Theorem 27</w:t>
          </w:r>
        </w:ins>
      </w:hyperlink>
      <w:ins w:id="10845" w:author="PR Preview" w:date="2026-01-01T00:00:00Z">
        <w:r>
          <w:t xml:space="preserve"> </w:t>
        </w:r>
      </w:ins>
      <m:oMath>
        <m:r>
          <m:t>k</m:t>
        </m:r>
      </m:oMath>
      <w:ins w:id="10846" w:author="PR Preview" w:date="2026-01-01T00:00:00Z">
        <w:r>
          <w:t xml:space="preserve"> </w:t>
        </w:r>
      </w:ins>
      <w:ins w:id="10847" w:author="PR Preview" w:date="2026-01-01T00:00:00Z">
        <w:r>
          <w:t xml:space="preserve">times, starting from the empty list,</w:t>
        </w:r>
      </w:ins>
      <w:ins w:id="10848" w:author="PR Preview" w:date="2026-01-01T00:00:00Z">
        <w:r>
          <w:t xml:space="preserve"> </w:t>
        </w:r>
      </w:ins>
      <w:ins w:id="10849" w:author="PR Preview" w:date="2026-01-01T00:00:00Z">
        <w:r>
          <w:t xml:space="preserve">shows that</w:t>
        </w:r>
      </w:ins>
      <w:ins w:id="10850"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ins w:id="10851" w:author="PR Preview" w:date="2026-01-01T00:00:00Z">
        <w:r>
          <w:t xml:space="preserve"> </w:t>
        </w:r>
      </w:ins>
      <w:ins w:id="10852" w:author="PR Preview" w:date="2026-01-01T00:00:00Z">
        <w:r>
          <w:t xml:space="preserve">are linearly independent.</w:t>
        </w:r>
      </w:ins>
      <w:ins w:id="10853" w:author="PR Preview" w:date="2026-01-01T00:00:00Z">
        <w:r>
          <w:t xml:space="preserve"> </w:t>
        </w:r>
      </w:ins>
      <w:ins w:id="10854" w:author="PR Preview" w:date="2026-01-01T00:00:00Z">
        <w:r>
          <w:t xml:space="preserve">Conversely, if they are linearly independent,</w:t>
        </w:r>
      </w:ins>
      <w:ins w:id="10855" w:author="PR Preview" w:date="2026-01-01T00:00:00Z">
        <w:r>
          <w:t xml:space="preserve"> </w:t>
        </w:r>
      </w:ins>
      <w:ins w:id="10856" w:author="PR Preview" w:date="2026-01-01T00:00:00Z">
        <w:r>
          <w:t xml:space="preserve">no</w:t>
        </w:r>
      </w:ins>
      <w:ins w:id="10857" w:author="PR Preview" w:date="2026-01-01T00:00:00Z">
        <w:r>
          <w:t xml:space="preserve"> </w:t>
        </w:r>
      </w:ins>
      <m:oMath>
        <m:sSub>
          <m:e>
            <m:acc>
              <m:accPr>
                <m:chr m:val="̃"/>
              </m:accPr>
              <m:e>
                <m:r>
                  <m:t>a</m:t>
                </m:r>
              </m:e>
            </m:acc>
          </m:e>
          <m:sub>
            <m:r>
              <m:t>i</m:t>
            </m:r>
          </m:sub>
        </m:sSub>
      </m:oMath>
      <w:ins w:id="10858" w:author="PR Preview" w:date="2026-01-01T00:00:00Z">
        <w:r>
          <w:t xml:space="preserve"> </w:t>
        </w:r>
      </w:ins>
      <w:ins w:id="10859" w:author="PR Preview" w:date="2026-01-01T00:00:00Z">
        <w:r>
          <w:t xml:space="preserve">is a linear combination</w:t>
        </w:r>
      </w:ins>
      <w:ins w:id="10860" w:author="PR Preview" w:date="2026-01-01T00:00:00Z">
        <w:r>
          <w:t xml:space="preserve"> </w:t>
        </w:r>
      </w:ins>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ins w:id="10861" w:author="PR Preview" w:date="2026-01-01T00:00:00Z">
        <w:r>
          <w:t xml:space="preserve"> </w:t>
        </w:r>
      </w:ins>
      <w:ins w:id="10862" w:author="PR Preview" w:date="2026-01-01T00:00:00Z">
        <w:r>
          <w:t xml:space="preserve">of the earlier ones,</w:t>
        </w:r>
      </w:ins>
      <w:ins w:id="10863" w:author="PR Preview" w:date="2026-01-01T00:00:00Z">
        <w:r>
          <w:t xml:space="preserve"> </w:t>
        </w:r>
      </w:ins>
      <w:ins w:id="10864" w:author="PR Preview" w:date="2026-01-01T00:00:00Z">
        <w:r>
          <w:t xml:space="preserve">because then</w:t>
        </w:r>
      </w:ins>
      <w:ins w:id="10865" w:author="PR Preview" w:date="2026-01-01T00:00:00Z">
        <w:r>
          <w:t xml:space="preserve"> </w:t>
        </w:r>
      </w:ins>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ins w:id="10866" w:author="PR Preview" w:date="2026-01-01T00:00:00Z">
        <w:r>
          <w:t xml:space="preserve"> </w:t>
        </w:r>
      </w:ins>
      <w:ins w:id="10867" w:author="PR Preview" w:date="2026-01-01T00:00:00Z">
        <w:r>
          <w:t xml:space="preserve">would be a combination with a nonzero coefficient;</w:t>
        </w:r>
      </w:ins>
      <w:ins w:id="10868" w:author="PR Preview" w:date="2026-01-01T00:00:00Z">
        <w:r>
          <w:t xml:space="preserve"> </w:t>
        </w:r>
      </w:ins>
      <w:ins w:id="10869" w:author="PR Preview" w:date="2026-01-01T00:00:00Z">
        <w:r>
          <w:t xml:space="preserve">so by part 2 the process never stops.</w:t>
        </w:r>
      </w:ins>
      <w:ins w:id="10870" w:author="PR Preview" w:date="2026-01-01T00:00:00Z">
        <w:r>
          <w:t xml:space="preserve"> </w:t>
        </w:r>
      </w:ins>
      <w:ins w:id="10871" w:author="PR Preview" w:date="2026-01-01T00:00:00Z">
        <w:r>
          <w:t xml:space="preserve">When it completes,</w:t>
        </w:r>
      </w:ins>
      <w:ins w:id="10872"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ins w:id="10873" w:author="PR Preview" w:date="2026-01-01T00:00:00Z">
        <w:r>
          <w:t xml:space="preserve"> </w:t>
        </w:r>
      </w:ins>
      <w:ins w:id="10874" w:author="PR Preview" w:date="2026-01-01T00:00:00Z">
        <w:r>
          <w:t xml:space="preserve">are orthonormal, hence linearly independent</w:t>
        </w:r>
      </w:ins>
      <w:ins w:id="10875" w:author="PR Preview" w:date="2026-01-01T00:00:00Z">
        <w:r>
          <w:t xml:space="preserve"> </w:t>
        </w:r>
      </w:ins>
      <w:ins w:id="10876" w:author="PR Preview" w:date="2026-01-01T00:00:00Z">
        <w:r>
          <w:t xml:space="preserve">(</w:t>
        </w:r>
      </w:ins>
      <w:hyperlink w:anchor="thm-orthonormal-independent">
        <w:ins w:id="10877" w:author="PR Preview" w:date="2026-01-01T00:00:00Z">
          <w:r>
            <w:rPr>
              <w:rStyle w:val="Hyperlink"/>
            </w:rPr>
            <w:t xml:space="preserve">Theorem 60</w:t>
          </w:r>
        </w:ins>
      </w:hyperlink>
      <w:ins w:id="10878" w:author="PR Preview" w:date="2026-01-01T00:00:00Z">
        <w:r>
          <w:t xml:space="preserve">),</w:t>
        </w:r>
      </w:ins>
      <w:ins w:id="10879" w:author="PR Preview" w:date="2026-01-01T00:00:00Z">
        <w:r>
          <w:t xml:space="preserve"> </w:t>
        </w:r>
      </w:ins>
      <w:ins w:id="10880" w:author="PR Preview" w:date="2026-01-01T00:00:00Z">
        <w:r>
          <w:t xml:space="preserve">and span</w:t>
        </w:r>
      </w:ins>
      <w:ins w:id="10881" w:author="PR Preview" w:date="2026-01-01T00:00:00Z">
        <w:r>
          <w:t xml:space="preserve"> </w:t>
        </w:r>
      </w:ins>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ins w:id="10882" w:author="PR Preview" w:date="2026-01-01T00:00:00Z">
        <w:r>
          <w:t xml:space="preserve"> </w:t>
        </w:r>
      </w:ins>
      <w:ins w:id="10883" w:author="PR Preview" w:date="2026-01-01T00:00:00Z">
        <w:r>
          <w:t xml:space="preserve">(part 1),</w:t>
        </w:r>
      </w:ins>
      <w:ins w:id="10884" w:author="PR Preview" w:date="2026-01-01T00:00:00Z">
        <w:r>
          <w:t xml:space="preserve"> </w:t>
        </w:r>
      </w:ins>
      <w:ins w:id="10885" w:author="PR Preview" w:date="2026-01-01T00:00:00Z">
        <w:r>
          <w:t xml:space="preserve">so they are an orthonormal basis of it.</w:t>
        </w:r>
      </w:ins>
    </w:p>
    <w:bookmarkStart w:id="382" w:name="exm-thm-gram-schmidt"/>
    <w:p>
      <w:pPr>
        <w:pStyle w:val="BodyText"/>
      </w:pPr>
      <w:ins w:id="10886" w:author="PR Preview" w:date="2026-01-01T00:00:00Z">
        <w:r>
          <w:rPr>
            <w:b/>
            <w:bCs/>
          </w:rPr>
          <w:t xml:space="preserve">Example 116 (Finishing an orthonormal basis of</w:t>
        </w:r>
      </w:ins>
      <w:ins w:id="10887" w:author="PR Preview" w:date="2026-01-01T00:00:00Z">
        <w:r>
          <w:rPr>
            <w:b/>
            <w:bCs/>
          </w:rPr>
          <w:t xml:space="preserve"> </w:t>
        </w:r>
      </w:ins>
      <m:oMath>
        <m:sSup>
          <m:e>
            <m:r>
              <m:rPr>
                <m:scr m:val="double-struck"/>
                <m:sty m:val="p"/>
              </m:rPr>
              <m:t>R</m:t>
            </m:r>
          </m:e>
          <m:sup>
            <m:r>
              <m:t>3</m:t>
            </m:r>
          </m:sup>
        </m:sSup>
      </m:oMath>
      <w:ins w:id="10888" w:author="PR Preview" w:date="2026-01-01T00:00:00Z">
        <w:r>
          <w:rPr>
            <w:b/>
            <w:bCs/>
          </w:rPr>
          <w:t xml:space="preserve">)</w:t>
        </w:r>
      </w:ins>
      <w:ins w:id="10889" w:author="PR Preview" w:date="2026-01-01T00:00:00Z">
        <w:r>
          <w:t xml:space="preserve"> </w:t>
        </w:r>
      </w:ins>
      <w:ins w:id="10890" w:author="PR Preview" w:date="2026-01-01T00:00:00Z">
        <w:r>
          <w:t xml:space="preserve">Continue</w:t>
        </w:r>
      </w:ins>
      <w:ins w:id="10891" w:author="PR Preview" w:date="2026-01-01T00:00:00Z">
        <w:r>
          <w:t xml:space="preserve"> </w:t>
        </w:r>
      </w:ins>
      <w:hyperlink w:anchor="exm-gram-schmidt">
        <w:ins w:id="10892" w:author="PR Preview" w:date="2026-01-01T00:00:00Z">
          <w:r>
            <w:rPr>
              <w:rStyle w:val="Hyperlink"/>
            </w:rPr>
            <w:t xml:space="preserve">Example 114</w:t>
          </w:r>
        </w:ins>
      </w:hyperlink>
      <w:ins w:id="10893" w:author="PR Preview" w:date="2026-01-01T00:00:00Z">
        <w:r>
          <w:t xml:space="preserve"> </w:t>
        </w:r>
      </w:ins>
      <w:ins w:id="10894" w:author="PR Preview" w:date="2026-01-01T00:00:00Z">
        <w:r>
          <w:t xml:space="preserve">with</w:t>
        </w:r>
      </w:ins>
      <w:ins w:id="10895" w:author="PR Preview" w:date="2026-01-01T00:00:00Z">
        <w:r>
          <w:t xml:space="preserve"> </w:t>
        </w:r>
      </w:ins>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ins w:id="10896" w:author="PR Preview" w:date="2026-01-01T00:00:00Z">
        <w:r>
          <w:t xml:space="preserve">.</w:t>
        </w:r>
      </w:ins>
      <w:ins w:id="10897" w:author="PR Preview" w:date="2026-01-01T00:00:00Z">
        <w:r>
          <w:t xml:space="preserve"> </w:t>
        </w:r>
      </w:ins>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ins w:id="10898" w:author="PR Preview" w:date="2026-01-01T00:00:00Z">
        <w:r>
          <w:t xml:space="preserve"> </w:t>
        </w:r>
      </w:ins>
      <w:ins w:id="10899" w:author="PR Preview" w:date="2026-01-01T00:00:00Z">
        <w:r>
          <w:t xml:space="preserve">and</w:t>
        </w:r>
      </w:ins>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del w:id="10900" w:author="PR Preview" w:date="2026-01-01T00:00:00Z">
        <w:r>
          <w:delText xml:space="preserve">with norm</w:delText>
        </w:r>
      </w:del>
      <w:del w:id="10901"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10902" w:author="PR Preview" w:date="2026-01-01T00:00:00Z">
        <w:r>
          <w:delText xml:space="preserve">,</w:delText>
        </w:r>
      </w:del>
      <w:del w:id="10903" w:author="PR Preview" w:date="2026-01-01T00:00:00Z">
        <w:r>
          <w:delText xml:space="preserve"> </w:delText>
        </w:r>
      </w:del>
      <w:del w:id="10904" w:author="PR Preview" w:date="2026-01-01T00:00:00Z">
        <w:r>
          <w:delText xml:space="preserve">so</w:delText>
        </w:r>
      </w:del>
      <w:del w:id="10905" w:author="PR Preview" w:date="2026-01-01T00:00:00Z">
        <w:r>
          <w:delText xml:space="preserve"> </w:delText>
        </w:r>
      </w:del>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10906" w:author="PR Preview" w:date="2026-01-01T00:00:00Z">
        <w:r>
          <w:delText xml:space="preserve">.</w:delText>
        </w:r>
      </w:del>
      <w:del w:id="10907" w:author="PR Preview" w:date="2026-01-01T00:00:00Z">
        <w:r>
          <w:delText xml:space="preserve"> </w:delText>
        </w:r>
      </w:del>
      <w:del w:id="10908" w:author="PR Preview" w:date="2026-01-01T00:00:00Z">
        <w:r>
          <w:delText xml:space="preserve">The process did not stop,</w:delText>
        </w:r>
      </w:del>
      <w:del w:id="10909" w:author="PR Preview" w:date="2026-01-01T00:00:00Z">
        <w:r>
          <w:delText xml:space="preserve"> </w:delText>
        </w:r>
      </w:del>
      <w:del w:id="10910" w:author="PR Preview" w:date="2026-01-01T00:00:00Z">
        <w:r>
          <w:delText xml:space="preserve">so by</w:delText>
        </w:r>
      </w:del>
      <w:del w:id="10911" w:author="PR Preview" w:date="2026-01-01T00:00:00Z">
        <w:r>
          <w:delText xml:space="preserve"> </w:delText>
        </w:r>
      </w:del>
      <w:hyperlink w:anchor="thm-gram-schmidt">
        <w:del w:id="10912" w:author="PR Preview" w:date="2026-01-01T00:00:00Z">
          <w:r>
            <w:rPr>
              <w:rStyle w:val="Hyperlink"/>
            </w:rPr>
            <w:delText xml:space="preserve">Theorem 61</w:delText>
          </w:r>
        </w:del>
      </w:hyperlink>
      <w:del w:id="10913" w:author="PR Preview" w:date="2026-01-01T00:00:00Z">
        <w:r>
          <w:delText xml:space="preserve"> </w:delText>
        </w:r>
      </w:del>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del w:id="10914" w:author="PR Preview" w:date="2026-01-01T00:00:00Z">
        <w:r>
          <w:delText xml:space="preserve"> </w:delText>
        </w:r>
      </w:del>
      <w:del w:id="10915" w:author="PR Preview" w:date="2026-01-01T00:00:00Z">
        <w:r>
          <w:delText xml:space="preserve">are linearly independent</w:delText>
        </w:r>
      </w:del>
      <w:del w:id="10916" w:author="PR Preview" w:date="2026-01-01T00:00:00Z">
        <w:r>
          <w:delText xml:space="preserve"> </w:delText>
        </w:r>
      </w:del>
      <w:del w:id="10917" w:author="PR Preview" w:date="2026-01-01T00:00:00Z">
        <w:r>
          <w:delText xml:space="preserve">and</w:delText>
        </w:r>
      </w:del>
      <w:del w:id="10918"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del w:id="10919" w:author="PR Preview" w:date="2026-01-01T00:00:00Z">
        <w:r>
          <w:delText xml:space="preserve"> </w:delText>
        </w:r>
      </w:del>
      <w:del w:id="10920" w:author="PR Preview" w:date="2026-01-01T00:00:00Z">
        <w:r>
          <w:delText xml:space="preserve">is an orthonormal basis of their span.</w:delText>
        </w:r>
      </w:del>
      <w:del w:id="10921" w:author="PR Preview" w:date="2026-01-01T00:00:00Z">
        <w:r>
          <w:delText xml:space="preserve"> </w:delText>
        </w:r>
      </w:del>
      <w:del w:id="10922" w:author="PR Preview" w:date="2026-01-01T00:00:00Z">
        <w:r>
          <w:delText xml:space="preserve">That span therefore has dimension</w:delText>
        </w:r>
      </w:del>
      <w:del w:id="10923" w:author="PR Preview" w:date="2026-01-01T00:00:00Z">
        <w:r>
          <w:delText xml:space="preserve"> </w:delText>
        </w:r>
      </w:del>
      <m:oMath>
        <m:r>
          <m:t>3</m:t>
        </m:r>
      </m:oMath>
      <w:del w:id="10924" w:author="PR Preview" w:date="2026-01-01T00:00:00Z">
        <w:r>
          <w:delText xml:space="preserve"> </w:delText>
        </w:r>
      </w:del>
      <w:del w:id="10925" w:author="PR Preview" w:date="2026-01-01T00:00:00Z">
        <w:r>
          <w:delText xml:space="preserve">(</w:delText>
        </w:r>
      </w:del>
      <w:hyperlink w:anchor="def-dimension">
        <w:del w:id="10926" w:author="PR Preview" w:date="2026-01-01T00:00:00Z">
          <w:r>
            <w:rPr>
              <w:rStyle w:val="Hyperlink"/>
            </w:rPr>
            <w:delText xml:space="preserve">Definition 44</w:delText>
          </w:r>
        </w:del>
      </w:hyperlink>
      <w:del w:id="10927" w:author="PR Preview" w:date="2026-01-01T00:00:00Z">
        <w:r>
          <w:delText xml:space="preserve">),</w:delText>
        </w:r>
      </w:del>
      <w:del w:id="10928" w:author="PR Preview" w:date="2026-01-01T00:00:00Z">
        <w:r>
          <w:delText xml:space="preserve"> </w:delText>
        </w:r>
      </w:del>
      <w:del w:id="10929" w:author="PR Preview" w:date="2026-01-01T00:00:00Z">
        <w:r>
          <w:delText xml:space="preserve">so it is</w:delText>
        </w:r>
      </w:del>
      <w:del w:id="10930" w:author="PR Preview" w:date="2026-01-01T00:00:00Z">
        <w:r>
          <w:delText xml:space="preserve"> </w:delText>
        </w:r>
      </w:del>
      <m:oMath>
        <m:sSup>
          <m:e>
            <m:r>
              <m:rPr>
                <m:scr m:val="double-struck"/>
                <m:sty m:val="p"/>
              </m:rPr>
              <m:t>R</m:t>
            </m:r>
          </m:e>
          <m:sup>
            <m:r>
              <m:t>3</m:t>
            </m:r>
          </m:sup>
        </m:sSup>
      </m:oMath>
      <w:del w:id="10931" w:author="PR Preview" w:date="2026-01-01T00:00:00Z">
        <w:r>
          <w:delText xml:space="preserve"> </w:delText>
        </w:r>
      </w:del>
      <w:del w:id="10932" w:author="PR Preview" w:date="2026-01-01T00:00:00Z">
        <w:r>
          <w:delText xml:space="preserve">(</w:delText>
        </w:r>
      </w:del>
      <w:hyperlink w:anchor="thm-subspace-equal-dim">
        <w:del w:id="10933" w:author="PR Preview" w:date="2026-01-01T00:00:00Z">
          <w:r>
            <w:rPr>
              <w:rStyle w:val="Hyperlink"/>
            </w:rPr>
            <w:delText xml:space="preserve">Theorem 30</w:delText>
          </w:r>
        </w:del>
      </w:hyperlink>
      <w:del w:id="10934" w:author="PR Preview" w:date="2026-01-01T00:00:00Z">
        <w:r>
          <w:delText xml:space="preserve">,</w:delText>
        </w:r>
      </w:del>
      <w:del w:id="10935" w:author="PR Preview" w:date="2026-01-01T00:00:00Z">
        <w:r>
          <w:delText xml:space="preserve"> </w:delText>
        </w:r>
      </w:del>
      <w:hyperlink w:anchor="exm-dimension">
        <w:del w:id="10936" w:author="PR Preview" w:date="2026-01-01T00:00:00Z">
          <w:r>
            <w:rPr>
              <w:rStyle w:val="Hyperlink"/>
            </w:rPr>
            <w:delText xml:space="preserve">Example 47</w:delText>
          </w:r>
        </w:del>
      </w:hyperlink>
      <w:del w:id="10937" w:author="PR Preview" w:date="2026-01-01T00:00:00Z">
        <w:r>
          <w:delText xml:space="preserve">).</w:delText>
        </w:r>
      </w:del>
      <w:del w:id="10938" w:author="PR Preview" w:date="2026-01-01T00:00:00Z">
        <w:r>
          <w:delText xml:space="preserve"> </w:delText>
        </w:r>
      </w:del>
      <w:del w:id="10939" w:author="PR Preview" w:date="2026-01-01T00:00:00Z">
        <w:r>
          <w:delText xml:space="preserve">As a check,</w:delText>
        </w:r>
      </w:del>
    </w:p>
    <w:p>
      <w:pPr>
        <w:pStyle w:val="FirstParagraph"/>
      </w:pPr>
      <w:ins w:id="10940" w:author="PR Preview" w:date="2026-01-01T00:00:00Z">
        <w:r>
          <w:t xml:space="preserve">with norm</w:t>
        </w:r>
      </w:ins>
      <w:ins w:id="10941"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10942" w:author="PR Preview" w:date="2026-01-01T00:00:00Z">
        <w:r>
          <w:t xml:space="preserve">,</w:t>
        </w:r>
      </w:ins>
      <w:ins w:id="10943" w:author="PR Preview" w:date="2026-01-01T00:00:00Z">
        <w:r>
          <w:t xml:space="preserve"> </w:t>
        </w:r>
      </w:ins>
      <w:ins w:id="10944" w:author="PR Preview" w:date="2026-01-01T00:00:00Z">
        <w:r>
          <w:t xml:space="preserve">so</w:t>
        </w:r>
      </w:ins>
      <w:ins w:id="10945" w:author="PR Preview" w:date="2026-01-01T00:00:00Z">
        <w:r>
          <w:t xml:space="preserve"> </w:t>
        </w:r>
      </w:ins>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ins w:id="10946" w:author="PR Preview" w:date="2026-01-01T00:00:00Z">
        <w:r>
          <w:t xml:space="preserve">.</w:t>
        </w:r>
      </w:ins>
      <w:ins w:id="10947" w:author="PR Preview" w:date="2026-01-01T00:00:00Z">
        <w:r>
          <w:t xml:space="preserve"> </w:t>
        </w:r>
      </w:ins>
      <w:ins w:id="10948" w:author="PR Preview" w:date="2026-01-01T00:00:00Z">
        <w:r>
          <w:t xml:space="preserve">The process did not stop,</w:t>
        </w:r>
      </w:ins>
      <w:ins w:id="10949" w:author="PR Preview" w:date="2026-01-01T00:00:00Z">
        <w:r>
          <w:t xml:space="preserve"> </w:t>
        </w:r>
      </w:ins>
      <w:ins w:id="10950" w:author="PR Preview" w:date="2026-01-01T00:00:00Z">
        <w:r>
          <w:t xml:space="preserve">so by</w:t>
        </w:r>
      </w:ins>
      <w:ins w:id="10951" w:author="PR Preview" w:date="2026-01-01T00:00:00Z">
        <w:r>
          <w:t xml:space="preserve"> </w:t>
        </w:r>
      </w:ins>
      <w:hyperlink w:anchor="thm-gram-schmidt">
        <w:ins w:id="10952" w:author="PR Preview" w:date="2026-01-01T00:00:00Z">
          <w:r>
            <w:rPr>
              <w:rStyle w:val="Hyperlink"/>
            </w:rPr>
            <w:t xml:space="preserve">Theorem 62</w:t>
          </w:r>
        </w:ins>
      </w:hyperlink>
      <w:ins w:id="10953" w:author="PR Preview" w:date="2026-01-01T00:00:00Z">
        <w:r>
          <w:t xml:space="preserve"> </w:t>
        </w:r>
      </w:ins>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ins w:id="10954" w:author="PR Preview" w:date="2026-01-01T00:00:00Z">
        <w:r>
          <w:t xml:space="preserve"> </w:t>
        </w:r>
      </w:ins>
      <w:ins w:id="10955" w:author="PR Preview" w:date="2026-01-01T00:00:00Z">
        <w:r>
          <w:t xml:space="preserve">are linearly independent</w:t>
        </w:r>
      </w:ins>
      <w:ins w:id="10956" w:author="PR Preview" w:date="2026-01-01T00:00:00Z">
        <w:r>
          <w:t xml:space="preserve"> </w:t>
        </w:r>
      </w:ins>
      <w:ins w:id="10957" w:author="PR Preview" w:date="2026-01-01T00:00:00Z">
        <w:r>
          <w:t xml:space="preserve">and</w:t>
        </w:r>
      </w:ins>
      <w:ins w:id="10958"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ins w:id="10959" w:author="PR Preview" w:date="2026-01-01T00:00:00Z">
        <w:r>
          <w:t xml:space="preserve"> </w:t>
        </w:r>
      </w:ins>
      <w:ins w:id="10960" w:author="PR Preview" w:date="2026-01-01T00:00:00Z">
        <w:r>
          <w:t xml:space="preserve">is an orthonormal basis of their span.</w:t>
        </w:r>
      </w:ins>
      <w:ins w:id="10961" w:author="PR Preview" w:date="2026-01-01T00:00:00Z">
        <w:r>
          <w:t xml:space="preserve"> </w:t>
        </w:r>
      </w:ins>
      <w:ins w:id="10962" w:author="PR Preview" w:date="2026-01-01T00:00:00Z">
        <w:r>
          <w:t xml:space="preserve">That span therefore has dimension</w:t>
        </w:r>
      </w:ins>
      <w:ins w:id="10963" w:author="PR Preview" w:date="2026-01-01T00:00:00Z">
        <w:r>
          <w:t xml:space="preserve"> </w:t>
        </w:r>
      </w:ins>
      <m:oMath>
        <m:r>
          <m:t>3</m:t>
        </m:r>
      </m:oMath>
      <w:ins w:id="10964" w:author="PR Preview" w:date="2026-01-01T00:00:00Z">
        <w:r>
          <w:t xml:space="preserve"> </w:t>
        </w:r>
      </w:ins>
      <w:ins w:id="10965" w:author="PR Preview" w:date="2026-01-01T00:00:00Z">
        <w:r>
          <w:t xml:space="preserve">(</w:t>
        </w:r>
      </w:ins>
      <w:hyperlink w:anchor="def-dimension">
        <w:ins w:id="10966" w:author="PR Preview" w:date="2026-01-01T00:00:00Z">
          <w:r>
            <w:rPr>
              <w:rStyle w:val="Hyperlink"/>
            </w:rPr>
            <w:t xml:space="preserve">Definition 44</w:t>
          </w:r>
        </w:ins>
      </w:hyperlink>
      <w:ins w:id="10967" w:author="PR Preview" w:date="2026-01-01T00:00:00Z">
        <w:r>
          <w:t xml:space="preserve">),</w:t>
        </w:r>
      </w:ins>
      <w:ins w:id="10968" w:author="PR Preview" w:date="2026-01-01T00:00:00Z">
        <w:r>
          <w:t xml:space="preserve"> </w:t>
        </w:r>
      </w:ins>
      <w:ins w:id="10969" w:author="PR Preview" w:date="2026-01-01T00:00:00Z">
        <w:r>
          <w:t xml:space="preserve">so it is</w:t>
        </w:r>
      </w:ins>
      <w:ins w:id="10970" w:author="PR Preview" w:date="2026-01-01T00:00:00Z">
        <w:r>
          <w:t xml:space="preserve"> </w:t>
        </w:r>
      </w:ins>
      <m:oMath>
        <m:sSup>
          <m:e>
            <m:r>
              <m:rPr>
                <m:scr m:val="double-struck"/>
                <m:sty m:val="p"/>
              </m:rPr>
              <m:t>R</m:t>
            </m:r>
          </m:e>
          <m:sup>
            <m:r>
              <m:t>3</m:t>
            </m:r>
          </m:sup>
        </m:sSup>
      </m:oMath>
      <w:ins w:id="10971" w:author="PR Preview" w:date="2026-01-01T00:00:00Z">
        <w:r>
          <w:t xml:space="preserve"> </w:t>
        </w:r>
      </w:ins>
      <w:ins w:id="10972" w:author="PR Preview" w:date="2026-01-01T00:00:00Z">
        <w:r>
          <w:t xml:space="preserve">(</w:t>
        </w:r>
      </w:ins>
      <w:hyperlink w:anchor="thm-subspace-equal-dim">
        <w:ins w:id="10973" w:author="PR Preview" w:date="2026-01-01T00:00:00Z">
          <w:r>
            <w:rPr>
              <w:rStyle w:val="Hyperlink"/>
            </w:rPr>
            <w:t xml:space="preserve">Theorem 30</w:t>
          </w:r>
        </w:ins>
      </w:hyperlink>
      <w:ins w:id="10974" w:author="PR Preview" w:date="2026-01-01T00:00:00Z">
        <w:r>
          <w:t xml:space="preserve">,</w:t>
        </w:r>
      </w:ins>
      <w:ins w:id="10975" w:author="PR Preview" w:date="2026-01-01T00:00:00Z">
        <w:r>
          <w:t xml:space="preserve"> </w:t>
        </w:r>
      </w:ins>
      <w:hyperlink w:anchor="exm-dimension">
        <w:ins w:id="10976" w:author="PR Preview" w:date="2026-01-01T00:00:00Z">
          <w:r>
            <w:rPr>
              <w:rStyle w:val="Hyperlink"/>
            </w:rPr>
            <w:t xml:space="preserve">Example 48</w:t>
          </w:r>
        </w:ins>
      </w:hyperlink>
      <w:ins w:id="10977" w:author="PR Preview" w:date="2026-01-01T00:00:00Z">
        <w:r>
          <w:t xml:space="preserve">).</w:t>
        </w:r>
      </w:ins>
      <w:ins w:id="10978" w:author="PR Preview" w:date="2026-01-01T00:00:00Z">
        <w:r>
          <w:t xml:space="preserve"> </w:t>
        </w:r>
      </w:ins>
      <w:ins w:id="10979" w:author="PR Preview" w:date="2026-01-01T00:00:00Z">
        <w:r>
          <w:t xml:space="preserve">As a check,</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82"/>
    <w:bookmarkStart w:id="383" w:name="cor-orthonormal-basis-exists"/>
    <w:p>
      <w:pPr>
        <w:pStyle w:val="FirstParagraph"/>
      </w:pPr>
      <w:del w:id="10980" w:author="PR Preview" w:date="2026-01-01T00:00:00Z">
        <w:r>
          <w:rPr>
            <w:b/>
            <w:bCs/>
          </w:rPr>
          <w:delText xml:space="preserve">Corollary 5 (Every subspace has an orthonormal basis)</w:delText>
        </w:r>
      </w:del>
      <w:del w:id="10981" w:author="PR Preview" w:date="2026-01-01T00:00:00Z">
        <w:r>
          <w:delText xml:space="preserve"> </w:delText>
        </w:r>
      </w:del>
      <w:del w:id="10982" w:author="PR Preview" w:date="2026-01-01T00:00:00Z">
        <w:r>
          <w:delText xml:space="preserve">Let</w:delText>
        </w:r>
      </w:del>
      <w:del w:id="10983" w:author="PR Preview" w:date="2026-01-01T00:00:00Z">
        <w:r>
          <w:delText xml:space="preserve"> </w:delText>
        </w:r>
      </w:del>
      <m:oMath>
        <m:r>
          <m:rPr>
            <m:scr m:val="script"/>
            <m:sty m:val="p"/>
          </m:rPr>
          <m:t>S</m:t>
        </m:r>
      </m:oMath>
      <w:del w:id="10984" w:author="PR Preview" w:date="2026-01-01T00:00:00Z">
        <w:r>
          <w:delText xml:space="preserve"> </w:delText>
        </w:r>
      </w:del>
      <w:del w:id="10985" w:author="PR Preview" w:date="2026-01-01T00:00:00Z">
        <w:r>
          <w:delText xml:space="preserve">be a subspace of</w:delText>
        </w:r>
      </w:del>
      <w:del w:id="10986" w:author="PR Preview" w:date="2026-01-01T00:00:00Z">
        <w:r>
          <w:delText xml:space="preserve"> </w:delText>
        </w:r>
      </w:del>
      <m:oMath>
        <m:sSup>
          <m:e>
            <m:r>
              <m:rPr>
                <m:scr m:val="double-struck"/>
                <m:sty m:val="p"/>
              </m:rPr>
              <m:t>R</m:t>
            </m:r>
          </m:e>
          <m:sup>
            <m:r>
              <m:t>p</m:t>
            </m:r>
          </m:sup>
        </m:sSup>
      </m:oMath>
      <w:del w:id="10987" w:author="PR Preview" w:date="2026-01-01T00:00:00Z">
        <w:r>
          <w:delText xml:space="preserve">.</w:delText>
        </w:r>
      </w:del>
      <w:del w:id="10988" w:author="PR Preview" w:date="2026-01-01T00:00:00Z">
        <w:r>
          <w:delText xml:space="preserve"> </w:delText>
        </w:r>
      </w:del>
      <w:del w:id="10989" w:author="PR Preview" w:date="2026-01-01T00:00:00Z">
        <w:r>
          <w:delText xml:space="preserve">Every orthonormal list of vectors in</w:delText>
        </w:r>
      </w:del>
      <w:del w:id="10990" w:author="PR Preview" w:date="2026-01-01T00:00:00Z">
        <w:r>
          <w:delText xml:space="preserve"> </w:delText>
        </w:r>
      </w:del>
      <m:oMath>
        <m:r>
          <m:rPr>
            <m:scr m:val="script"/>
            <m:sty m:val="p"/>
          </m:rPr>
          <m:t>S</m:t>
        </m:r>
      </m:oMath>
      <w:del w:id="10991" w:author="PR Preview" w:date="2026-01-01T00:00:00Z">
        <w:r>
          <w:delText xml:space="preserve"> </w:delText>
        </w:r>
      </w:del>
      <w:del w:id="10992" w:author="PR Preview" w:date="2026-01-01T00:00:00Z">
        <w:r>
          <w:delText xml:space="preserve">extends to an orthonormal basis of</w:delText>
        </w:r>
      </w:del>
      <w:del w:id="10993" w:author="PR Preview" w:date="2026-01-01T00:00:00Z">
        <w:r>
          <w:delText xml:space="preserve"> </w:delText>
        </w:r>
      </w:del>
      <m:oMath>
        <m:r>
          <m:rPr>
            <m:scr m:val="script"/>
            <m:sty m:val="p"/>
          </m:rPr>
          <m:t>S</m:t>
        </m:r>
      </m:oMath>
      <w:del w:id="10994" w:author="PR Preview" w:date="2026-01-01T00:00:00Z">
        <w:r>
          <w:delText xml:space="preserve"> </w:delText>
        </w:r>
      </w:del>
      <w:del w:id="10995" w:author="PR Preview" w:date="2026-01-01T00:00:00Z">
        <w:r>
          <w:delText xml:space="preserve">(</w:delText>
        </w:r>
      </w:del>
      <w:hyperlink w:anchor="def-orthonormal-basis">
        <w:del w:id="10996" w:author="PR Preview" w:date="2026-01-01T00:00:00Z">
          <w:r>
            <w:rPr>
              <w:rStyle w:val="Hyperlink"/>
            </w:rPr>
            <w:delText xml:space="preserve">Definition 64</w:delText>
          </w:r>
        </w:del>
      </w:hyperlink>
      <w:del w:id="10997" w:author="PR Preview" w:date="2026-01-01T00:00:00Z">
        <w:r>
          <w:delText xml:space="preserve">).</w:delText>
        </w:r>
      </w:del>
      <w:del w:id="10998" w:author="PR Preview" w:date="2026-01-01T00:00:00Z">
        <w:r>
          <w:delText xml:space="preserve"> </w:delText>
        </w:r>
      </w:del>
      <w:del w:id="10999" w:author="PR Preview" w:date="2026-01-01T00:00:00Z">
        <w:r>
          <w:delText xml:space="preserve">Starting from the empty list shows that</w:delText>
        </w:r>
      </w:del>
      <w:del w:id="11000" w:author="PR Preview" w:date="2026-01-01T00:00:00Z">
        <w:r>
          <w:delText xml:space="preserve"> </w:delText>
        </w:r>
      </w:del>
      <m:oMath>
        <m:r>
          <m:rPr>
            <m:scr m:val="script"/>
            <m:sty m:val="p"/>
          </m:rPr>
          <m:t>S</m:t>
        </m:r>
      </m:oMath>
      <w:del w:id="11001" w:author="PR Preview" w:date="2026-01-01T00:00:00Z">
        <w:r>
          <w:delText xml:space="preserve"> </w:delText>
        </w:r>
      </w:del>
      <w:del w:id="11002" w:author="PR Preview" w:date="2026-01-01T00:00:00Z">
        <w:r>
          <w:delText xml:space="preserve">has an orthonormal basis.</w:delText>
        </w:r>
      </w:del>
    </w:p>
    <w:p>
      <w:pPr>
        <w:pStyle w:val="BodyText"/>
      </w:pPr>
      <w:del w:id="11003" w:author="PR Preview" w:date="2026-01-01T00:00:00Z">
        <w:r>
          <w:rPr>
            <w:i/>
            <w:iCs/>
          </w:rPr>
          <w:delText xml:space="preserve">Proof</w:delText>
        </w:r>
      </w:del>
      <w:del w:id="11004" w:author="PR Preview" w:date="2026-01-01T00:00:00Z">
        <w:r>
          <w:delText xml:space="preserve">. </w:delText>
        </w:r>
      </w:del>
      <w:del w:id="11005" w:author="PR Preview" w:date="2026-01-01T00:00:00Z">
        <w:r>
          <w:delText xml:space="preserve">Let</w:delText>
        </w:r>
      </w:del>
      <w:del w:id="11006" w:author="PR Preview" w:date="2026-01-01T00:00:00Z">
        <w:r>
          <w:delText xml:space="preserve"> </w:delText>
        </w:r>
      </w:del>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del w:id="11007" w:author="PR Preview" w:date="2026-01-01T00:00:00Z">
        <w:r>
          <w:delText xml:space="preserve"> </w:delText>
        </w:r>
      </w:del>
      <w:del w:id="11008" w:author="PR Preview" w:date="2026-01-01T00:00:00Z">
        <w:r>
          <w:delText xml:space="preserve">be orthonormal.</w:delText>
        </w:r>
      </w:del>
      <w:del w:id="11009" w:author="PR Preview" w:date="2026-01-01T00:00:00Z">
        <w:r>
          <w:delText xml:space="preserve"> </w:delText>
        </w:r>
      </w:del>
      <w:del w:id="11010" w:author="PR Preview" w:date="2026-01-01T00:00:00Z">
        <w:r>
          <w:delText xml:space="preserve">They are linearly independent (</w:delText>
        </w:r>
      </w:del>
      <w:hyperlink w:anchor="thm-orthonormal-independent">
        <w:del w:id="11011" w:author="PR Preview" w:date="2026-01-01T00:00:00Z">
          <w:r>
            <w:rPr>
              <w:rStyle w:val="Hyperlink"/>
            </w:rPr>
            <w:delText xml:space="preserve">Theorem 59</w:delText>
          </w:r>
        </w:del>
      </w:hyperlink>
      <w:del w:id="11012" w:author="PR Preview" w:date="2026-01-01T00:00:00Z">
        <w:r>
          <w:delText xml:space="preserve">),</w:delText>
        </w:r>
      </w:del>
      <w:del w:id="11013" w:author="PR Preview" w:date="2026-01-01T00:00:00Z">
        <w:r>
          <w:delText xml:space="preserve"> </w:delText>
        </w:r>
      </w:del>
      <w:del w:id="11014" w:author="PR Preview" w:date="2026-01-01T00:00:00Z">
        <w:r>
          <w:delText xml:space="preserve">so they extend to a basis</w:delText>
        </w:r>
      </w:del>
      <w:del w:id="11015" w:author="PR Preview" w:date="2026-01-01T00:00:00Z">
        <w:r>
          <w:delText xml:space="preserve"> </w:delText>
        </w:r>
      </w:del>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del w:id="11016" w:author="PR Preview" w:date="2026-01-01T00:00:00Z">
        <w:r>
          <w:delText xml:space="preserve"> </w:delText>
        </w:r>
      </w:del>
      <w:del w:id="11017" w:author="PR Preview" w:date="2026-01-01T00:00:00Z">
        <w:r>
          <w:delText xml:space="preserve">of</w:delText>
        </w:r>
      </w:del>
      <w:del w:id="11018" w:author="PR Preview" w:date="2026-01-01T00:00:00Z">
        <w:r>
          <w:delText xml:space="preserve"> </w:delText>
        </w:r>
      </w:del>
      <m:oMath>
        <m:r>
          <m:rPr>
            <m:scr m:val="script"/>
            <m:sty m:val="p"/>
          </m:rPr>
          <m:t>S</m:t>
        </m:r>
      </m:oMath>
      <w:del w:id="11019" w:author="PR Preview" w:date="2026-01-01T00:00:00Z">
        <w:r>
          <w:delText xml:space="preserve"> </w:delText>
        </w:r>
      </w:del>
      <w:del w:id="11020" w:author="PR Preview" w:date="2026-01-01T00:00:00Z">
        <w:r>
          <w:delText xml:space="preserve">(</w:delText>
        </w:r>
      </w:del>
      <w:hyperlink w:anchor="thm-extend-basis">
        <w:del w:id="11021" w:author="PR Preview" w:date="2026-01-01T00:00:00Z">
          <w:r>
            <w:rPr>
              <w:rStyle w:val="Hyperlink"/>
            </w:rPr>
            <w:delText xml:space="preserve">Theorem 28</w:delText>
          </w:r>
        </w:del>
      </w:hyperlink>
      <w:del w:id="11022" w:author="PR Preview" w:date="2026-01-01T00:00:00Z">
        <w:r>
          <w:delText xml:space="preserve">).</w:delText>
        </w:r>
      </w:del>
      <w:del w:id="11023" w:author="PR Preview" w:date="2026-01-01T00:00:00Z">
        <w:r>
          <w:delText xml:space="preserve"> </w:delText>
        </w:r>
      </w:del>
      <w:del w:id="11024" w:author="PR Preview" w:date="2026-01-01T00:00:00Z">
        <w:r>
          <w:delText xml:space="preserve">Run the Gram-Schmidt process on this basis.</w:delText>
        </w:r>
      </w:del>
      <w:del w:id="11025" w:author="PR Preview" w:date="2026-01-01T00:00:00Z">
        <w:r>
          <w:delText xml:space="preserve"> </w:delText>
        </w:r>
      </w:del>
      <w:del w:id="11026" w:author="PR Preview" w:date="2026-01-01T00:00:00Z">
        <w:r>
          <w:delText xml:space="preserve">It is linearly independent, so the process completes,</w:delText>
        </w:r>
      </w:del>
      <w:del w:id="11027" w:author="PR Preview" w:date="2026-01-01T00:00:00Z">
        <w:r>
          <w:delText xml:space="preserve"> </w:delText>
        </w:r>
      </w:del>
      <w:del w:id="11028" w:author="PR Preview" w:date="2026-01-01T00:00:00Z">
        <w:r>
          <w:delText xml:space="preserve">and the output is an orthonormal basis of its span, which is</w:delText>
        </w:r>
      </w:del>
      <w:del w:id="11029" w:author="PR Preview" w:date="2026-01-01T00:00:00Z">
        <w:r>
          <w:delText xml:space="preserve"> </w:delText>
        </w:r>
      </w:del>
      <m:oMath>
        <m:r>
          <m:rPr>
            <m:scr m:val="script"/>
            <m:sty m:val="p"/>
          </m:rPr>
          <m:t>S</m:t>
        </m:r>
      </m:oMath>
      <w:del w:id="11030" w:author="PR Preview" w:date="2026-01-01T00:00:00Z">
        <w:r>
          <w:delText xml:space="preserve"> </w:delText>
        </w:r>
      </w:del>
      <w:del w:id="11031" w:author="PR Preview" w:date="2026-01-01T00:00:00Z">
        <w:r>
          <w:delText xml:space="preserve">(</w:delText>
        </w:r>
      </w:del>
      <w:hyperlink w:anchor="thm-gram-schmidt">
        <w:del w:id="11032" w:author="PR Preview" w:date="2026-01-01T00:00:00Z">
          <w:r>
            <w:rPr>
              <w:rStyle w:val="Hyperlink"/>
            </w:rPr>
            <w:delText xml:space="preserve">Theorem 61</w:delText>
          </w:r>
        </w:del>
      </w:hyperlink>
      <w:del w:id="11033" w:author="PR Preview" w:date="2026-01-01T00:00:00Z">
        <w:r>
          <w:delText xml:space="preserve">, part 3).</w:delText>
        </w:r>
      </w:del>
    </w:p>
    <w:p>
      <w:pPr>
        <w:pStyle w:val="FirstParagraph"/>
      </w:pPr>
      <w:ins w:id="11034" w:author="PR Preview" w:date="2026-01-01T00:00:00Z">
        <w:r>
          <w:rPr>
            <w:b/>
            <w:bCs/>
          </w:rPr>
          <w:t xml:space="preserve">Corollary 5 (Every subspace has an orthonormal basis)</w:t>
        </w:r>
      </w:ins>
      <w:ins w:id="11035" w:author="PR Preview" w:date="2026-01-01T00:00:00Z">
        <w:r>
          <w:t xml:space="preserve"> </w:t>
        </w:r>
      </w:ins>
      <w:ins w:id="11036" w:author="PR Preview" w:date="2026-01-01T00:00:00Z">
        <w:r>
          <w:t xml:space="preserve">Let</w:t>
        </w:r>
      </w:ins>
      <w:ins w:id="11037" w:author="PR Preview" w:date="2026-01-01T00:00:00Z">
        <w:r>
          <w:t xml:space="preserve"> </w:t>
        </w:r>
      </w:ins>
      <m:oMath>
        <m:r>
          <m:rPr>
            <m:scr m:val="script"/>
            <m:sty m:val="p"/>
          </m:rPr>
          <m:t>S</m:t>
        </m:r>
      </m:oMath>
      <w:ins w:id="11038" w:author="PR Preview" w:date="2026-01-01T00:00:00Z">
        <w:r>
          <w:t xml:space="preserve"> </w:t>
        </w:r>
      </w:ins>
      <w:ins w:id="11039" w:author="PR Preview" w:date="2026-01-01T00:00:00Z">
        <w:r>
          <w:t xml:space="preserve">be a subspace of</w:t>
        </w:r>
      </w:ins>
      <w:ins w:id="11040" w:author="PR Preview" w:date="2026-01-01T00:00:00Z">
        <w:r>
          <w:t xml:space="preserve"> </w:t>
        </w:r>
      </w:ins>
      <m:oMath>
        <m:sSup>
          <m:e>
            <m:r>
              <m:rPr>
                <m:scr m:val="double-struck"/>
                <m:sty m:val="p"/>
              </m:rPr>
              <m:t>R</m:t>
            </m:r>
          </m:e>
          <m:sup>
            <m:r>
              <m:t>p</m:t>
            </m:r>
          </m:sup>
        </m:sSup>
      </m:oMath>
      <w:ins w:id="11041" w:author="PR Preview" w:date="2026-01-01T00:00:00Z">
        <w:r>
          <w:t xml:space="preserve">.</w:t>
        </w:r>
      </w:ins>
      <w:ins w:id="11042" w:author="PR Preview" w:date="2026-01-01T00:00:00Z">
        <w:r>
          <w:t xml:space="preserve"> </w:t>
        </w:r>
      </w:ins>
      <w:ins w:id="11043" w:author="PR Preview" w:date="2026-01-01T00:00:00Z">
        <w:r>
          <w:t xml:space="preserve">Every orthonormal list of vectors in</w:t>
        </w:r>
      </w:ins>
      <w:ins w:id="11044" w:author="PR Preview" w:date="2026-01-01T00:00:00Z">
        <w:r>
          <w:t xml:space="preserve"> </w:t>
        </w:r>
      </w:ins>
      <m:oMath>
        <m:r>
          <m:rPr>
            <m:scr m:val="script"/>
            <m:sty m:val="p"/>
          </m:rPr>
          <m:t>S</m:t>
        </m:r>
      </m:oMath>
      <w:ins w:id="11045" w:author="PR Preview" w:date="2026-01-01T00:00:00Z">
        <w:r>
          <w:t xml:space="preserve"> </w:t>
        </w:r>
      </w:ins>
      <w:ins w:id="11046" w:author="PR Preview" w:date="2026-01-01T00:00:00Z">
        <w:r>
          <w:t xml:space="preserve">extends to an orthonormal basis of</w:t>
        </w:r>
      </w:ins>
      <w:ins w:id="11047" w:author="PR Preview" w:date="2026-01-01T00:00:00Z">
        <w:r>
          <w:t xml:space="preserve"> </w:t>
        </w:r>
      </w:ins>
      <m:oMath>
        <m:r>
          <m:rPr>
            <m:scr m:val="script"/>
            <m:sty m:val="p"/>
          </m:rPr>
          <m:t>S</m:t>
        </m:r>
      </m:oMath>
      <w:ins w:id="11048" w:author="PR Preview" w:date="2026-01-01T00:00:00Z">
        <w:r>
          <w:t xml:space="preserve"> </w:t>
        </w:r>
      </w:ins>
      <w:ins w:id="11049" w:author="PR Preview" w:date="2026-01-01T00:00:00Z">
        <w:r>
          <w:t xml:space="preserve">(</w:t>
        </w:r>
      </w:ins>
      <w:hyperlink w:anchor="def-orthonormal-basis">
        <w:ins w:id="11050" w:author="PR Preview" w:date="2026-01-01T00:00:00Z">
          <w:r>
            <w:rPr>
              <w:rStyle w:val="Hyperlink"/>
            </w:rPr>
            <w:t xml:space="preserve">Definition 69</w:t>
          </w:r>
        </w:ins>
      </w:hyperlink>
      <w:ins w:id="11051" w:author="PR Preview" w:date="2026-01-01T00:00:00Z">
        <w:r>
          <w:t xml:space="preserve">).</w:t>
        </w:r>
      </w:ins>
      <w:ins w:id="11052" w:author="PR Preview" w:date="2026-01-01T00:00:00Z">
        <w:r>
          <w:t xml:space="preserve"> </w:t>
        </w:r>
      </w:ins>
      <w:ins w:id="11053" w:author="PR Preview" w:date="2026-01-01T00:00:00Z">
        <w:r>
          <w:t xml:space="preserve">Starting from the empty list shows that</w:t>
        </w:r>
      </w:ins>
      <w:ins w:id="11054" w:author="PR Preview" w:date="2026-01-01T00:00:00Z">
        <w:r>
          <w:t xml:space="preserve"> </w:t>
        </w:r>
      </w:ins>
      <m:oMath>
        <m:r>
          <m:rPr>
            <m:scr m:val="script"/>
            <m:sty m:val="p"/>
          </m:rPr>
          <m:t>S</m:t>
        </m:r>
      </m:oMath>
      <w:ins w:id="11055" w:author="PR Preview" w:date="2026-01-01T00:00:00Z">
        <w:r>
          <w:t xml:space="preserve"> </w:t>
        </w:r>
      </w:ins>
      <w:ins w:id="11056" w:author="PR Preview" w:date="2026-01-01T00:00:00Z">
        <w:r>
          <w:t xml:space="preserve">has an orthonormal basis.</w:t>
        </w:r>
      </w:ins>
    </w:p>
    <w:bookmarkEnd w:id="383"/>
    <w:p>
      <w:pPr>
        <w:pStyle w:val="BodyText"/>
      </w:pPr>
      <w:ins w:id="11057" w:author="PR Preview" w:date="2026-01-01T00:00:00Z">
        <w:r>
          <w:rPr>
            <w:i/>
            <w:iCs/>
          </w:rPr>
          <w:t xml:space="preserve">Proof</w:t>
        </w:r>
      </w:ins>
      <w:ins w:id="11058" w:author="PR Preview" w:date="2026-01-01T00:00:00Z">
        <w:r>
          <w:t xml:space="preserve">. </w:t>
        </w:r>
      </w:ins>
      <w:ins w:id="11059" w:author="PR Preview" w:date="2026-01-01T00:00:00Z">
        <w:r>
          <w:t xml:space="preserve">Let</w:t>
        </w:r>
      </w:ins>
      <w:ins w:id="11060" w:author="PR Preview" w:date="2026-01-01T00:00:00Z">
        <w:r>
          <w:t xml:space="preserve"> </w:t>
        </w:r>
      </w:ins>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ins w:id="11061" w:author="PR Preview" w:date="2026-01-01T00:00:00Z">
        <w:r>
          <w:t xml:space="preserve"> </w:t>
        </w:r>
      </w:ins>
      <w:ins w:id="11062" w:author="PR Preview" w:date="2026-01-01T00:00:00Z">
        <w:r>
          <w:t xml:space="preserve">be orthonormal.</w:t>
        </w:r>
      </w:ins>
      <w:ins w:id="11063" w:author="PR Preview" w:date="2026-01-01T00:00:00Z">
        <w:r>
          <w:t xml:space="preserve"> </w:t>
        </w:r>
      </w:ins>
      <w:ins w:id="11064" w:author="PR Preview" w:date="2026-01-01T00:00:00Z">
        <w:r>
          <w:t xml:space="preserve">They are linearly independent (</w:t>
        </w:r>
      </w:ins>
      <w:hyperlink w:anchor="thm-orthonormal-independent">
        <w:ins w:id="11065" w:author="PR Preview" w:date="2026-01-01T00:00:00Z">
          <w:r>
            <w:rPr>
              <w:rStyle w:val="Hyperlink"/>
            </w:rPr>
            <w:t xml:space="preserve">Theorem 60</w:t>
          </w:r>
        </w:ins>
      </w:hyperlink>
      <w:ins w:id="11066" w:author="PR Preview" w:date="2026-01-01T00:00:00Z">
        <w:r>
          <w:t xml:space="preserve">),</w:t>
        </w:r>
      </w:ins>
      <w:ins w:id="11067" w:author="PR Preview" w:date="2026-01-01T00:00:00Z">
        <w:r>
          <w:t xml:space="preserve"> </w:t>
        </w:r>
      </w:ins>
      <w:ins w:id="11068" w:author="PR Preview" w:date="2026-01-01T00:00:00Z">
        <w:r>
          <w:t xml:space="preserve">so they extend to a basis</w:t>
        </w:r>
      </w:ins>
      <w:ins w:id="11069" w:author="PR Preview" w:date="2026-01-01T00:00:00Z">
        <w:r>
          <w:t xml:space="preserve"> </w:t>
        </w:r>
      </w:ins>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ins w:id="11070" w:author="PR Preview" w:date="2026-01-01T00:00:00Z">
        <w:r>
          <w:t xml:space="preserve"> </w:t>
        </w:r>
      </w:ins>
      <w:ins w:id="11071" w:author="PR Preview" w:date="2026-01-01T00:00:00Z">
        <w:r>
          <w:t xml:space="preserve">of</w:t>
        </w:r>
      </w:ins>
      <w:ins w:id="11072" w:author="PR Preview" w:date="2026-01-01T00:00:00Z">
        <w:r>
          <w:t xml:space="preserve"> </w:t>
        </w:r>
      </w:ins>
      <m:oMath>
        <m:r>
          <m:rPr>
            <m:scr m:val="script"/>
            <m:sty m:val="p"/>
          </m:rPr>
          <m:t>S</m:t>
        </m:r>
      </m:oMath>
      <w:ins w:id="11073" w:author="PR Preview" w:date="2026-01-01T00:00:00Z">
        <w:r>
          <w:t xml:space="preserve"> </w:t>
        </w:r>
      </w:ins>
      <w:ins w:id="11074" w:author="PR Preview" w:date="2026-01-01T00:00:00Z">
        <w:r>
          <w:t xml:space="preserve">(</w:t>
        </w:r>
      </w:ins>
      <w:hyperlink w:anchor="thm-extend-basis">
        <w:ins w:id="11075" w:author="PR Preview" w:date="2026-01-01T00:00:00Z">
          <w:r>
            <w:rPr>
              <w:rStyle w:val="Hyperlink"/>
            </w:rPr>
            <w:t xml:space="preserve">Theorem 28</w:t>
          </w:r>
        </w:ins>
      </w:hyperlink>
      <w:ins w:id="11076" w:author="PR Preview" w:date="2026-01-01T00:00:00Z">
        <w:r>
          <w:t xml:space="preserve">).</w:t>
        </w:r>
      </w:ins>
      <w:ins w:id="11077" w:author="PR Preview" w:date="2026-01-01T00:00:00Z">
        <w:r>
          <w:t xml:space="preserve"> </w:t>
        </w:r>
      </w:ins>
      <w:ins w:id="11078" w:author="PR Preview" w:date="2026-01-01T00:00:00Z">
        <w:r>
          <w:t xml:space="preserve">Run the Gram-Schmidt process on this basis.</w:t>
        </w:r>
      </w:ins>
      <w:ins w:id="11079" w:author="PR Preview" w:date="2026-01-01T00:00:00Z">
        <w:r>
          <w:t xml:space="preserve"> </w:t>
        </w:r>
      </w:ins>
      <w:ins w:id="11080" w:author="PR Preview" w:date="2026-01-01T00:00:00Z">
        <w:r>
          <w:t xml:space="preserve">It is linearly independent, so the process completes,</w:t>
        </w:r>
      </w:ins>
      <w:ins w:id="11081" w:author="PR Preview" w:date="2026-01-01T00:00:00Z">
        <w:r>
          <w:t xml:space="preserve"> </w:t>
        </w:r>
      </w:ins>
      <w:ins w:id="11082" w:author="PR Preview" w:date="2026-01-01T00:00:00Z">
        <w:r>
          <w:t xml:space="preserve">and the output is an orthonormal basis of its span, which is</w:t>
        </w:r>
      </w:ins>
      <w:ins w:id="11083" w:author="PR Preview" w:date="2026-01-01T00:00:00Z">
        <w:r>
          <w:t xml:space="preserve"> </w:t>
        </w:r>
      </w:ins>
      <m:oMath>
        <m:r>
          <m:rPr>
            <m:scr m:val="script"/>
            <m:sty m:val="p"/>
          </m:rPr>
          <m:t>S</m:t>
        </m:r>
      </m:oMath>
      <w:ins w:id="11084" w:author="PR Preview" w:date="2026-01-01T00:00:00Z">
        <w:r>
          <w:t xml:space="preserve"> </w:t>
        </w:r>
      </w:ins>
      <w:ins w:id="11085" w:author="PR Preview" w:date="2026-01-01T00:00:00Z">
        <w:r>
          <w:t xml:space="preserve">(</w:t>
        </w:r>
      </w:ins>
      <w:hyperlink w:anchor="thm-gram-schmidt">
        <w:ins w:id="11086" w:author="PR Preview" w:date="2026-01-01T00:00:00Z">
          <w:r>
            <w:rPr>
              <w:rStyle w:val="Hyperlink"/>
            </w:rPr>
            <w:t xml:space="preserve">Theorem 62</w:t>
          </w:r>
        </w:ins>
      </w:hyperlink>
      <w:ins w:id="11087" w:author="PR Preview" w:date="2026-01-01T00:00:00Z">
        <w:r>
          <w:t xml:space="preserve">, part 3).</w:t>
        </w:r>
      </w:ins>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84" w:name="exm-orthonormal-basis-exists"/>
    <w:p>
      <w:pPr>
        <w:pStyle w:val="BodyText"/>
      </w:pPr>
      <w:del w:id="11088" w:author="PR Preview" w:date="2026-01-01T00:00:00Z">
        <w:r>
          <w:rPr>
            <w:b/>
            <w:bCs/>
          </w:rPr>
          <w:delText xml:space="preserve">Example 114 (Extending one unit vector to an orthonormal basis of</w:delText>
        </w:r>
      </w:del>
      <w:del w:id="11089" w:author="PR Preview" w:date="2026-01-01T00:00:00Z">
        <w:r>
          <w:rPr>
            <w:b/>
            <w:bCs/>
          </w:rPr>
          <w:delText xml:space="preserve"> </w:delText>
        </w:r>
      </w:del>
      <m:oMath>
        <m:sSup>
          <m:e>
            <m:r>
              <m:rPr>
                <m:scr m:val="double-struck"/>
                <m:sty m:val="p"/>
              </m:rPr>
              <m:t>R</m:t>
            </m:r>
          </m:e>
          <m:sup>
            <m:r>
              <m:t>3</m:t>
            </m:r>
          </m:sup>
        </m:sSup>
      </m:oMath>
      <w:del w:id="11090" w:author="PR Preview" w:date="2026-01-01T00:00:00Z">
        <w:r>
          <w:rPr>
            <w:b/>
            <w:bCs/>
          </w:rPr>
          <w:delText xml:space="preserve">)</w:delText>
        </w:r>
      </w:del>
      <w:del w:id="11091" w:author="PR Preview" w:date="2026-01-01T00:00:00Z">
        <w:r>
          <w:delText xml:space="preserve"> </w:delText>
        </w:r>
      </w:del>
      <w:del w:id="11092" w:author="PR Preview" w:date="2026-01-01T00:00:00Z">
        <w:r>
          <w:delText xml:space="preserve">Start from the unit vector</w:delText>
        </w:r>
      </w:del>
      <w:del w:id="11093" w:author="PR Preview" w:date="2026-01-01T00:00:00Z">
        <w:r>
          <w:delText xml:space="preserve"> </w:delText>
        </w:r>
      </w:del>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11094" w:author="PR Preview" w:date="2026-01-01T00:00:00Z">
        <w:r>
          <w:delText xml:space="preserve">.</w:delText>
        </w:r>
      </w:del>
      <w:del w:id="11095" w:author="PR Preview" w:date="2026-01-01T00:00:00Z">
        <w:r>
          <w:delText xml:space="preserve"> </w:delText>
        </w:r>
      </w:del>
      <w:del w:id="11096" w:author="PR Preview" w:date="2026-01-01T00:00:00Z">
        <w:r>
          <w:delText xml:space="preserve">Extend it to a basis of</w:delText>
        </w:r>
      </w:del>
      <w:del w:id="11097" w:author="PR Preview" w:date="2026-01-01T00:00:00Z">
        <w:r>
          <w:delText xml:space="preserve"> </w:delText>
        </w:r>
      </w:del>
      <m:oMath>
        <m:sSup>
          <m:e>
            <m:r>
              <m:rPr>
                <m:scr m:val="double-struck"/>
                <m:sty m:val="p"/>
              </m:rPr>
              <m:t>R</m:t>
            </m:r>
          </m:e>
          <m:sup>
            <m:r>
              <m:t>3</m:t>
            </m:r>
          </m:sup>
        </m:sSup>
      </m:oMath>
      <w:del w:id="11098" w:author="PR Preview" w:date="2026-01-01T00:00:00Z">
        <w:r>
          <w:delText xml:space="preserve"> </w:delText>
        </w:r>
      </w:del>
      <w:del w:id="11099" w:author="PR Preview" w:date="2026-01-01T00:00:00Z">
        <w:r>
          <w:delText xml:space="preserve">as in</w:delText>
        </w:r>
      </w:del>
      <w:del w:id="11100" w:author="PR Preview" w:date="2026-01-01T00:00:00Z">
        <w:r>
          <w:delText xml:space="preserve"> </w:delText>
        </w:r>
      </w:del>
      <w:hyperlink w:anchor="exm-extend-basis">
        <w:del w:id="11101" w:author="PR Preview" w:date="2026-01-01T00:00:00Z">
          <w:r>
            <w:rPr>
              <w:rStyle w:val="Hyperlink"/>
            </w:rPr>
            <w:delText xml:space="preserve">Example 49</w:delText>
          </w:r>
        </w:del>
      </w:hyperlink>
      <w:del w:id="11102" w:author="PR Preview" w:date="2026-01-01T00:00:00Z">
        <w:r>
          <w:delText xml:space="preserve">,</w:delText>
        </w:r>
      </w:del>
      <w:del w:id="11103" w:author="PR Preview" w:date="2026-01-01T00:00:00Z">
        <w:r>
          <w:delText xml:space="preserve"> </w:delText>
        </w:r>
      </w:del>
      <w:del w:id="11104" w:author="PR Preview" w:date="2026-01-01T00:00:00Z">
        <w:r>
          <w:delText xml:space="preserve">starting from the empty list:</w:delText>
        </w:r>
      </w:del>
      <w:del w:id="11105" w:author="PR Preview" w:date="2026-01-01T00:00:00Z">
        <w:r>
          <w:delText xml:space="preserve"> </w:delText>
        </w:r>
      </w:del>
      <m:oMath>
        <m:sSub>
          <m:e>
            <m:acc>
              <m:accPr>
                <m:chr m:val="̃"/>
              </m:accPr>
              <m:e>
                <m:r>
                  <m:t>u</m:t>
                </m:r>
              </m:e>
            </m:acc>
          </m:e>
          <m:sub>
            <m:r>
              <m:t>1</m:t>
            </m:r>
          </m:sub>
        </m:sSub>
      </m:oMath>
      <w:del w:id="11106" w:author="PR Preview" w:date="2026-01-01T00:00:00Z">
        <w:r>
          <w:delText xml:space="preserve"> </w:delText>
        </w:r>
      </w:del>
      <w:del w:id="11107" w:author="PR Preview" w:date="2026-01-01T00:00:00Z">
        <w:r>
          <w:delText xml:space="preserve">is not in the span of the empty list,</w:delText>
        </w:r>
      </w:del>
      <w:del w:id="11108" w:author="PR Preview" w:date="2026-01-01T00:00:00Z">
        <w:r>
          <w:delText xml:space="preserve"> </w:delText>
        </w:r>
      </w:del>
      <m:oMath>
        <m:r>
          <m:t>​</m:t>
        </m:r>
        <m:d>
          <m:dPr>
            <m:begChr m:val="{"/>
            <m:sepChr m:val=""/>
            <m:endChr m:val="}"/>
            <m:grow/>
          </m:dPr>
          <m:e>
            <m:acc>
              <m:accPr>
                <m:chr m:val="̃"/>
              </m:accPr>
              <m:e>
                <m:r>
                  <m:t>0</m:t>
                </m:r>
              </m:e>
            </m:acc>
          </m:e>
        </m:d>
        <m:r>
          <m:t>​</m:t>
        </m:r>
      </m:oMath>
      <w:del w:id="11109" w:author="PR Preview" w:date="2026-01-01T00:00:00Z">
        <w:r>
          <w:delText xml:space="preserve">, because</w:delText>
        </w:r>
      </w:del>
      <w:del w:id="11110" w:author="PR Preview" w:date="2026-01-01T00:00:00Z">
        <w:r>
          <w:delText xml:space="preserve"> </w:delText>
        </w:r>
      </w:del>
      <m:oMath>
        <m:r>
          <m:t>​</m:t>
        </m:r>
        <m:d>
          <m:dPr>
            <m:begChr m:val="∥"/>
            <m:sepChr m:val=""/>
            <m:endChr m:val="∥"/>
            <m:grow/>
          </m:dPr>
          <m:e>
            <m:sSub>
              <m:e>
                <m:acc>
                  <m:accPr>
                    <m:chr m:val="̃"/>
                  </m:accPr>
                  <m:e>
                    <m:r>
                      <m:t>u</m:t>
                    </m:r>
                  </m:e>
                </m:acc>
              </m:e>
              <m:sub>
                <m:r>
                  <m:t>1</m:t>
                </m:r>
              </m:sub>
            </m:sSub>
          </m:e>
        </m:d>
        <m:r>
          <m:t>​</m:t>
        </m:r>
        <m:r>
          <m:rPr>
            <m:sty m:val="p"/>
          </m:rPr>
          <m:t>=</m:t>
        </m:r>
        <m:r>
          <m:t>1</m:t>
        </m:r>
      </m:oMath>
      <w:del w:id="11111" w:author="PR Preview" w:date="2026-01-01T00:00:00Z">
        <w:r>
          <w:delText xml:space="preserve">;</w:delText>
        </w:r>
      </w:del>
      <w:del w:id="11112" w:author="PR Preview" w:date="2026-01-01T00:00:00Z">
        <w:r>
          <w:delText xml:space="preserve"> </w:delText>
        </w:r>
      </w:del>
      <m:oMath>
        <m:r>
          <m:rPr>
            <m:sty m:val="p"/>
          </m:rPr>
          <m:t>(</m:t>
        </m:r>
        <m:r>
          <m:t>1</m:t>
        </m:r>
        <m:r>
          <m:rPr>
            <m:sty m:val="p"/>
          </m:rPr>
          <m:t>,</m:t>
        </m:r>
        <m:r>
          <m:t>0</m:t>
        </m:r>
        <m:r>
          <m:rPr>
            <m:sty m:val="p"/>
          </m:rPr>
          <m:t>,</m:t>
        </m:r>
        <m:r>
          <m:t>0</m:t>
        </m:r>
        <m:r>
          <m:rPr>
            <m:sty m:val="p"/>
          </m:rPr>
          <m:t>)</m:t>
        </m:r>
      </m:oMath>
      <w:del w:id="11113" w:author="PR Preview" w:date="2026-01-01T00:00:00Z">
        <w:r>
          <w:delText xml:space="preserve"> </w:delText>
        </w:r>
      </w:del>
      <w:del w:id="11114" w:author="PR Preview" w:date="2026-01-01T00:00:00Z">
        <w:r>
          <w:delText xml:space="preserve">is not in</w:delText>
        </w:r>
      </w:del>
      <w:del w:id="11115" w:author="PR Preview" w:date="2026-01-01T00:00:00Z">
        <w:r>
          <w:delText xml:space="preserve"> </w:delText>
        </w:r>
      </w:del>
      <m:oMath>
        <m:r>
          <m:rPr>
            <m:sty m:val="p"/>
          </m:rPr>
          <m:t>span</m:t>
        </m:r>
        <m:r>
          <m:t>​</m:t>
        </m:r>
        <m:d>
          <m:dPr>
            <m:begChr m:val="{"/>
            <m:sepChr m:val=""/>
            <m:endChr m:val="}"/>
            <m:grow/>
          </m:dPr>
          <m:e>
            <m:sSub>
              <m:e>
                <m:acc>
                  <m:accPr>
                    <m:chr m:val="̃"/>
                  </m:accPr>
                  <m:e>
                    <m:r>
                      <m:t>u</m:t>
                    </m:r>
                  </m:e>
                </m:acc>
              </m:e>
              <m:sub>
                <m:r>
                  <m:t>1</m:t>
                </m:r>
              </m:sub>
            </m:sSub>
          </m:e>
        </m:d>
        <m:r>
          <m:t>​</m:t>
        </m:r>
      </m:oMath>
      <w:del w:id="11116" w:author="PR Preview" w:date="2026-01-01T00:00:00Z">
        <w:r>
          <w:delText xml:space="preserve">,</w:delText>
        </w:r>
      </w:del>
      <w:del w:id="11117" w:author="PR Preview" w:date="2026-01-01T00:00:00Z">
        <w:r>
          <w:delText xml:space="preserve"> </w:delText>
        </w:r>
      </w:del>
      <w:del w:id="11118" w:author="PR Preview" w:date="2026-01-01T00:00:00Z">
        <w:r>
          <w:delText xml:space="preserve">because every multiple of</w:delText>
        </w:r>
      </w:del>
      <w:del w:id="11119" w:author="PR Preview" w:date="2026-01-01T00:00:00Z">
        <w:r>
          <w:delText xml:space="preserve"> </w:delText>
        </w:r>
      </w:del>
      <m:oMath>
        <m:sSub>
          <m:e>
            <m:acc>
              <m:accPr>
                <m:chr m:val="̃"/>
              </m:accPr>
              <m:e>
                <m:r>
                  <m:t>u</m:t>
                </m:r>
              </m:e>
            </m:acc>
          </m:e>
          <m:sub>
            <m:r>
              <m:t>1</m:t>
            </m:r>
          </m:sub>
        </m:sSub>
      </m:oMath>
      <w:del w:id="11120" w:author="PR Preview" w:date="2026-01-01T00:00:00Z">
        <w:r>
          <w:delText xml:space="preserve"> </w:delText>
        </w:r>
      </w:del>
      <w:del w:id="11121" w:author="PR Preview" w:date="2026-01-01T00:00:00Z">
        <w:r>
          <w:delText xml:space="preserve">has equal first and second entries,</w:delText>
        </w:r>
      </w:del>
      <w:del w:id="11122" w:author="PR Preview" w:date="2026-01-01T00:00:00Z">
        <w:r>
          <w:delText xml:space="preserve"> </w:delText>
        </w:r>
      </w:del>
      <w:del w:id="11123" w:author="PR Preview" w:date="2026-01-01T00:00:00Z">
        <w:r>
          <w:delText xml:space="preserve">and</w:delText>
        </w:r>
      </w:del>
      <w:del w:id="11124" w:author="PR Preview" w:date="2026-01-01T00:00:00Z">
        <w:r>
          <w:delText xml:space="preserve"> </w:delText>
        </w:r>
      </w:del>
      <m:oMath>
        <m:r>
          <m:rPr>
            <m:sty m:val="p"/>
          </m:rPr>
          <m:t>(</m:t>
        </m:r>
        <m:r>
          <m:t>0</m:t>
        </m:r>
        <m:r>
          <m:rPr>
            <m:sty m:val="p"/>
          </m:rPr>
          <m:t>,</m:t>
        </m:r>
        <m:r>
          <m:t>0</m:t>
        </m:r>
        <m:r>
          <m:rPr>
            <m:sty m:val="p"/>
          </m:rPr>
          <m:t>,</m:t>
        </m:r>
        <m:r>
          <m:t>1</m:t>
        </m:r>
        <m:r>
          <m:rPr>
            <m:sty m:val="p"/>
          </m:rPr>
          <m:t>)</m:t>
        </m:r>
      </m:oMath>
      <w:del w:id="11125" w:author="PR Preview" w:date="2026-01-01T00:00:00Z">
        <w:r>
          <w:delText xml:space="preserve"> </w:delText>
        </w:r>
      </w:del>
      <w:del w:id="11126" w:author="PR Preview" w:date="2026-01-01T00:00:00Z">
        <w:r>
          <w:delText xml:space="preserve">is not in</w:delText>
        </w:r>
      </w:del>
      <w:del w:id="11127" w:author="PR Preview" w:date="2026-01-01T00:00:00Z">
        <w:r>
          <w:delText xml:space="preserve"> </w:delText>
        </w:r>
      </w:del>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del w:id="11128" w:author="PR Preview" w:date="2026-01-01T00:00:00Z">
        <w:r>
          <w:delText xml:space="preserve">,</w:delText>
        </w:r>
      </w:del>
      <w:del w:id="11129" w:author="PR Preview" w:date="2026-01-01T00:00:00Z">
        <w:r>
          <w:delText xml:space="preserve"> </w:delText>
        </w:r>
      </w:del>
      <w:del w:id="11130" w:author="PR Preview" w:date="2026-01-01T00:00:00Z">
        <w:r>
          <w:delText xml:space="preserve">because every combination of those two vectors has third entry</w:delText>
        </w:r>
      </w:del>
      <w:del w:id="11131" w:author="PR Preview" w:date="2026-01-01T00:00:00Z">
        <w:r>
          <w:delText xml:space="preserve"> </w:delText>
        </w:r>
      </w:del>
      <m:oMath>
        <m:r>
          <m:t>0</m:t>
        </m:r>
      </m:oMath>
      <w:del w:id="11132" w:author="PR Preview" w:date="2026-01-01T00:00:00Z">
        <w:r>
          <w:delText xml:space="preserve">.</w:delText>
        </w:r>
      </w:del>
      <w:del w:id="11133" w:author="PR Preview" w:date="2026-01-01T00:00:00Z">
        <w:r>
          <w:delText xml:space="preserve"> </w:delText>
        </w:r>
      </w:del>
      <w:del w:id="11134" w:author="PR Preview" w:date="2026-01-01T00:00:00Z">
        <w:r>
          <w:delText xml:space="preserve">So</w:delText>
        </w:r>
      </w:del>
      <w:del w:id="11135" w:author="PR Preview" w:date="2026-01-01T00:00:00Z">
        <w:r>
          <w:delText xml:space="preserve"> </w:delText>
        </w:r>
      </w:del>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1136" w:author="PR Preview" w:date="2026-01-01T00:00:00Z">
        <w:r>
          <w:delText xml:space="preserve"> </w:delText>
        </w:r>
      </w:del>
      <w:del w:id="11137" w:author="PR Preview" w:date="2026-01-01T00:00:00Z">
        <w:r>
          <w:delText xml:space="preserve">are linearly independent (</w:delText>
        </w:r>
      </w:del>
      <w:hyperlink w:anchor="thm-add-outside-span">
        <w:del w:id="11138" w:author="PR Preview" w:date="2026-01-01T00:00:00Z">
          <w:r>
            <w:rPr>
              <w:rStyle w:val="Hyperlink"/>
            </w:rPr>
            <w:delText xml:space="preserve">Theorem 27</w:delText>
          </w:r>
        </w:del>
      </w:hyperlink>
      <w:del w:id="11139" w:author="PR Preview" w:date="2026-01-01T00:00:00Z">
        <w:r>
          <w:delText xml:space="preserve">),</w:delText>
        </w:r>
      </w:del>
      <w:del w:id="11140" w:author="PR Preview" w:date="2026-01-01T00:00:00Z">
        <w:r>
          <w:delText xml:space="preserve"> </w:delText>
        </w:r>
      </w:del>
      <w:del w:id="11141" w:author="PR Preview" w:date="2026-01-01T00:00:00Z">
        <w:r>
          <w:delText xml:space="preserve">and three linearly independent vectors in</w:delText>
        </w:r>
      </w:del>
      <w:del w:id="11142" w:author="PR Preview" w:date="2026-01-01T00:00:00Z">
        <w:r>
          <w:delText xml:space="preserve"> </w:delText>
        </w:r>
      </w:del>
      <m:oMath>
        <m:sSup>
          <m:e>
            <m:r>
              <m:rPr>
                <m:scr m:val="double-struck"/>
                <m:sty m:val="p"/>
              </m:rPr>
              <m:t>R</m:t>
            </m:r>
          </m:e>
          <m:sup>
            <m:r>
              <m:t>3</m:t>
            </m:r>
          </m:sup>
        </m:sSup>
      </m:oMath>
      <w:del w:id="11143" w:author="PR Preview" w:date="2026-01-01T00:00:00Z">
        <w:r>
          <w:delText xml:space="preserve"> </w:delText>
        </w:r>
      </w:del>
      <w:del w:id="11144" w:author="PR Preview" w:date="2026-01-01T00:00:00Z">
        <w:r>
          <w:delText xml:space="preserve">are a basis of it</w:delText>
        </w:r>
      </w:del>
      <w:del w:id="11145" w:author="PR Preview" w:date="2026-01-01T00:00:00Z">
        <w:r>
          <w:delText xml:space="preserve"> </w:delText>
        </w:r>
      </w:del>
      <w:del w:id="11146" w:author="PR Preview" w:date="2026-01-01T00:00:00Z">
        <w:r>
          <w:delText xml:space="preserve">(they are a basis of their span, which has dimension</w:delText>
        </w:r>
      </w:del>
      <w:del w:id="11147" w:author="PR Preview" w:date="2026-01-01T00:00:00Z">
        <w:r>
          <w:delText xml:space="preserve"> </w:delText>
        </w:r>
      </w:del>
      <m:oMath>
        <m:r>
          <m:t>3</m:t>
        </m:r>
      </m:oMath>
      <w:del w:id="11148" w:author="PR Preview" w:date="2026-01-01T00:00:00Z">
        <w:r>
          <w:delText xml:space="preserve"> </w:delText>
        </w:r>
      </w:del>
      <w:del w:id="11149" w:author="PR Preview" w:date="2026-01-01T00:00:00Z">
        <w:r>
          <w:delText xml:space="preserve">(</w:delText>
        </w:r>
      </w:del>
      <w:hyperlink w:anchor="def-dimension">
        <w:del w:id="11150" w:author="PR Preview" w:date="2026-01-01T00:00:00Z">
          <w:r>
            <w:rPr>
              <w:rStyle w:val="Hyperlink"/>
            </w:rPr>
            <w:delText xml:space="preserve">Definition 44</w:delText>
          </w:r>
        </w:del>
      </w:hyperlink>
      <w:del w:id="11151" w:author="PR Preview" w:date="2026-01-01T00:00:00Z">
        <w:r>
          <w:delText xml:space="preserve">)</w:delText>
        </w:r>
      </w:del>
      <w:del w:id="11152" w:author="PR Preview" w:date="2026-01-01T00:00:00Z">
        <w:r>
          <w:delText xml:space="preserve"> </w:delText>
        </w:r>
      </w:del>
      <w:del w:id="11153" w:author="PR Preview" w:date="2026-01-01T00:00:00Z">
        <w:r>
          <w:delText xml:space="preserve">and so is</w:delText>
        </w:r>
      </w:del>
      <w:del w:id="11154" w:author="PR Preview" w:date="2026-01-01T00:00:00Z">
        <w:r>
          <w:delText xml:space="preserve"> </w:delText>
        </w:r>
      </w:del>
      <m:oMath>
        <m:sSup>
          <m:e>
            <m:r>
              <m:rPr>
                <m:scr m:val="double-struck"/>
                <m:sty m:val="p"/>
              </m:rPr>
              <m:t>R</m:t>
            </m:r>
          </m:e>
          <m:sup>
            <m:r>
              <m:t>3</m:t>
            </m:r>
          </m:sup>
        </m:sSup>
      </m:oMath>
      <w:del w:id="11155" w:author="PR Preview" w:date="2026-01-01T00:00:00Z">
        <w:r>
          <w:delText xml:space="preserve"> </w:delText>
        </w:r>
      </w:del>
      <w:del w:id="11156" w:author="PR Preview" w:date="2026-01-01T00:00:00Z">
        <w:r>
          <w:delText xml:space="preserve">(</w:delText>
        </w:r>
      </w:del>
      <w:hyperlink w:anchor="thm-subspace-equal-dim">
        <w:del w:id="11157" w:author="PR Preview" w:date="2026-01-01T00:00:00Z">
          <w:r>
            <w:rPr>
              <w:rStyle w:val="Hyperlink"/>
            </w:rPr>
            <w:delText xml:space="preserve">Theorem 30</w:delText>
          </w:r>
        </w:del>
      </w:hyperlink>
      <w:del w:id="11158" w:author="PR Preview" w:date="2026-01-01T00:00:00Z">
        <w:r>
          <w:delText xml:space="preserve">,</w:delText>
        </w:r>
      </w:del>
      <w:del w:id="11159" w:author="PR Preview" w:date="2026-01-01T00:00:00Z">
        <w:r>
          <w:delText xml:space="preserve"> </w:delText>
        </w:r>
      </w:del>
      <w:hyperlink w:anchor="exm-dimension">
        <w:del w:id="11160" w:author="PR Preview" w:date="2026-01-01T00:00:00Z">
          <w:r>
            <w:rPr>
              <w:rStyle w:val="Hyperlink"/>
            </w:rPr>
            <w:delText xml:space="preserve">Example 47</w:delText>
          </w:r>
        </w:del>
      </w:hyperlink>
      <w:del w:id="11161" w:author="PR Preview" w:date="2026-01-01T00:00:00Z">
        <w:r>
          <w:delText xml:space="preserve">)).</w:delText>
        </w:r>
      </w:del>
      <w:del w:id="11162" w:author="PR Preview" w:date="2026-01-01T00:00:00Z">
        <w:r>
          <w:delText xml:space="preserve"> </w:delText>
        </w:r>
      </w:del>
      <w:del w:id="11163" w:author="PR Preview" w:date="2026-01-01T00:00:00Z">
        <w:r>
          <w:delText xml:space="preserve">Gram-Schmidt on</w:delText>
        </w:r>
      </w:del>
      <w:del w:id="11164" w:author="PR Preview" w:date="2026-01-01T00:00:00Z">
        <w:r>
          <w:delText xml:space="preserve"> </w:delText>
        </w:r>
      </w:del>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1165" w:author="PR Preview" w:date="2026-01-01T00:00:00Z">
        <w:r>
          <w:delText xml:space="preserve">:</w:delText>
        </w:r>
      </w:del>
    </w:p>
    <w:p>
      <w:pPr>
        <w:pStyle w:val="BodyText"/>
      </w:pPr>
      <w:ins w:id="11166" w:author="PR Preview" w:date="2026-01-01T00:00:00Z">
        <w:r>
          <w:rPr>
            <w:b/>
            <w:bCs/>
          </w:rPr>
          <w:t xml:space="preserve">Example 117 (Extending one unit vector to an orthonormal basis of</w:t>
        </w:r>
      </w:ins>
      <w:ins w:id="11167" w:author="PR Preview" w:date="2026-01-01T00:00:00Z">
        <w:r>
          <w:rPr>
            <w:b/>
            <w:bCs/>
          </w:rPr>
          <w:t xml:space="preserve"> </w:t>
        </w:r>
      </w:ins>
      <m:oMath>
        <m:sSup>
          <m:e>
            <m:r>
              <m:rPr>
                <m:scr m:val="double-struck"/>
                <m:sty m:val="p"/>
              </m:rPr>
              <m:t>R</m:t>
            </m:r>
          </m:e>
          <m:sup>
            <m:r>
              <m:t>3</m:t>
            </m:r>
          </m:sup>
        </m:sSup>
      </m:oMath>
      <w:ins w:id="11168" w:author="PR Preview" w:date="2026-01-01T00:00:00Z">
        <w:r>
          <w:rPr>
            <w:b/>
            <w:bCs/>
          </w:rPr>
          <w:t xml:space="preserve">)</w:t>
        </w:r>
      </w:ins>
      <w:ins w:id="11169" w:author="PR Preview" w:date="2026-01-01T00:00:00Z">
        <w:r>
          <w:t xml:space="preserve"> </w:t>
        </w:r>
      </w:ins>
      <w:ins w:id="11170" w:author="PR Preview" w:date="2026-01-01T00:00:00Z">
        <w:r>
          <w:t xml:space="preserve">Start from the unit vector</w:t>
        </w:r>
      </w:ins>
      <w:ins w:id="11171" w:author="PR Preview" w:date="2026-01-01T00:00:00Z">
        <w:r>
          <w:t xml:space="preserve"> </w:t>
        </w:r>
      </w:ins>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11172" w:author="PR Preview" w:date="2026-01-01T00:00:00Z">
        <w:r>
          <w:t xml:space="preserve">.</w:t>
        </w:r>
      </w:ins>
      <w:ins w:id="11173" w:author="PR Preview" w:date="2026-01-01T00:00:00Z">
        <w:r>
          <w:t xml:space="preserve"> </w:t>
        </w:r>
      </w:ins>
      <w:ins w:id="11174" w:author="PR Preview" w:date="2026-01-01T00:00:00Z">
        <w:r>
          <w:t xml:space="preserve">Extend it to a basis of</w:t>
        </w:r>
      </w:ins>
      <w:ins w:id="11175" w:author="PR Preview" w:date="2026-01-01T00:00:00Z">
        <w:r>
          <w:t xml:space="preserve"> </w:t>
        </w:r>
      </w:ins>
      <m:oMath>
        <m:sSup>
          <m:e>
            <m:r>
              <m:rPr>
                <m:scr m:val="double-struck"/>
                <m:sty m:val="p"/>
              </m:rPr>
              <m:t>R</m:t>
            </m:r>
          </m:e>
          <m:sup>
            <m:r>
              <m:t>3</m:t>
            </m:r>
          </m:sup>
        </m:sSup>
      </m:oMath>
      <w:ins w:id="11176" w:author="PR Preview" w:date="2026-01-01T00:00:00Z">
        <w:r>
          <w:t xml:space="preserve"> </w:t>
        </w:r>
      </w:ins>
      <w:ins w:id="11177" w:author="PR Preview" w:date="2026-01-01T00:00:00Z">
        <w:r>
          <w:t xml:space="preserve">as in</w:t>
        </w:r>
      </w:ins>
      <w:ins w:id="11178" w:author="PR Preview" w:date="2026-01-01T00:00:00Z">
        <w:r>
          <w:t xml:space="preserve"> </w:t>
        </w:r>
      </w:ins>
      <w:hyperlink w:anchor="exm-extend-basis">
        <w:ins w:id="11179" w:author="PR Preview" w:date="2026-01-01T00:00:00Z">
          <w:r>
            <w:rPr>
              <w:rStyle w:val="Hyperlink"/>
            </w:rPr>
            <w:t xml:space="preserve">Example 50</w:t>
          </w:r>
        </w:ins>
      </w:hyperlink>
      <w:ins w:id="11180" w:author="PR Preview" w:date="2026-01-01T00:00:00Z">
        <w:r>
          <w:t xml:space="preserve">,</w:t>
        </w:r>
      </w:ins>
      <w:ins w:id="11181" w:author="PR Preview" w:date="2026-01-01T00:00:00Z">
        <w:r>
          <w:t xml:space="preserve"> </w:t>
        </w:r>
      </w:ins>
      <w:ins w:id="11182" w:author="PR Preview" w:date="2026-01-01T00:00:00Z">
        <w:r>
          <w:t xml:space="preserve">starting from the empty list:</w:t>
        </w:r>
      </w:ins>
      <w:ins w:id="11183" w:author="PR Preview" w:date="2026-01-01T00:00:00Z">
        <w:r>
          <w:t xml:space="preserve"> </w:t>
        </w:r>
      </w:ins>
      <m:oMath>
        <m:sSub>
          <m:e>
            <m:acc>
              <m:accPr>
                <m:chr m:val="̃"/>
              </m:accPr>
              <m:e>
                <m:r>
                  <m:t>u</m:t>
                </m:r>
              </m:e>
            </m:acc>
          </m:e>
          <m:sub>
            <m:r>
              <m:t>1</m:t>
            </m:r>
          </m:sub>
        </m:sSub>
      </m:oMath>
      <w:ins w:id="11184" w:author="PR Preview" w:date="2026-01-01T00:00:00Z">
        <w:r>
          <w:t xml:space="preserve"> </w:t>
        </w:r>
      </w:ins>
      <w:ins w:id="11185" w:author="PR Preview" w:date="2026-01-01T00:00:00Z">
        <w:r>
          <w:t xml:space="preserve">is not in the span of the empty list,</w:t>
        </w:r>
      </w:ins>
      <w:ins w:id="11186" w:author="PR Preview" w:date="2026-01-01T00:00:00Z">
        <w:r>
          <w:t xml:space="preserve"> </w:t>
        </w:r>
      </w:ins>
      <m:oMath>
        <m:r>
          <m:t>​</m:t>
        </m:r>
        <m:d>
          <m:dPr>
            <m:begChr m:val="{"/>
            <m:sepChr m:val=""/>
            <m:endChr m:val="}"/>
            <m:grow/>
          </m:dPr>
          <m:e>
            <m:acc>
              <m:accPr>
                <m:chr m:val="̃"/>
              </m:accPr>
              <m:e>
                <m:r>
                  <m:t>0</m:t>
                </m:r>
              </m:e>
            </m:acc>
          </m:e>
        </m:d>
        <m:r>
          <m:t>​</m:t>
        </m:r>
      </m:oMath>
      <w:ins w:id="11187" w:author="PR Preview" w:date="2026-01-01T00:00:00Z">
        <w:r>
          <w:t xml:space="preserve">, because</w:t>
        </w:r>
      </w:ins>
      <w:ins w:id="11188" w:author="PR Preview" w:date="2026-01-01T00:00:00Z">
        <w:r>
          <w:t xml:space="preserve"> </w:t>
        </w:r>
      </w:ins>
      <m:oMath>
        <m:r>
          <m:t>​</m:t>
        </m:r>
        <m:d>
          <m:dPr>
            <m:begChr m:val="∥"/>
            <m:sepChr m:val=""/>
            <m:endChr m:val="∥"/>
            <m:grow/>
          </m:dPr>
          <m:e>
            <m:sSub>
              <m:e>
                <m:acc>
                  <m:accPr>
                    <m:chr m:val="̃"/>
                  </m:accPr>
                  <m:e>
                    <m:r>
                      <m:t>u</m:t>
                    </m:r>
                  </m:e>
                </m:acc>
              </m:e>
              <m:sub>
                <m:r>
                  <m:t>1</m:t>
                </m:r>
              </m:sub>
            </m:sSub>
          </m:e>
        </m:d>
        <m:r>
          <m:t>​</m:t>
        </m:r>
        <m:r>
          <m:rPr>
            <m:sty m:val="p"/>
          </m:rPr>
          <m:t>=</m:t>
        </m:r>
        <m:r>
          <m:t>1</m:t>
        </m:r>
      </m:oMath>
      <w:ins w:id="11189" w:author="PR Preview" w:date="2026-01-01T00:00:00Z">
        <w:r>
          <w:t xml:space="preserve">;</w:t>
        </w:r>
      </w:ins>
      <w:ins w:id="11190" w:author="PR Preview" w:date="2026-01-01T00:00:00Z">
        <w:r>
          <w:t xml:space="preserve"> </w:t>
        </w:r>
      </w:ins>
      <m:oMath>
        <m:r>
          <m:rPr>
            <m:sty m:val="p"/>
          </m:rPr>
          <m:t>(</m:t>
        </m:r>
        <m:r>
          <m:t>1</m:t>
        </m:r>
        <m:r>
          <m:rPr>
            <m:sty m:val="p"/>
          </m:rPr>
          <m:t>,</m:t>
        </m:r>
        <m:r>
          <m:t>0</m:t>
        </m:r>
        <m:r>
          <m:rPr>
            <m:sty m:val="p"/>
          </m:rPr>
          <m:t>,</m:t>
        </m:r>
        <m:r>
          <m:t>0</m:t>
        </m:r>
        <m:r>
          <m:rPr>
            <m:sty m:val="p"/>
          </m:rPr>
          <m:t>)</m:t>
        </m:r>
      </m:oMath>
      <w:ins w:id="11191" w:author="PR Preview" w:date="2026-01-01T00:00:00Z">
        <w:r>
          <w:t xml:space="preserve"> </w:t>
        </w:r>
      </w:ins>
      <w:ins w:id="11192" w:author="PR Preview" w:date="2026-01-01T00:00:00Z">
        <w:r>
          <w:t xml:space="preserve">is not in</w:t>
        </w:r>
      </w:ins>
      <w:ins w:id="11193" w:author="PR Preview" w:date="2026-01-01T00:00:00Z">
        <w:r>
          <w:t xml:space="preserve"> </w:t>
        </w:r>
      </w:ins>
      <m:oMath>
        <m:r>
          <m:rPr>
            <m:sty m:val="p"/>
          </m:rPr>
          <m:t>span</m:t>
        </m:r>
        <m:r>
          <m:t>​</m:t>
        </m:r>
        <m:d>
          <m:dPr>
            <m:begChr m:val="{"/>
            <m:sepChr m:val=""/>
            <m:endChr m:val="}"/>
            <m:grow/>
          </m:dPr>
          <m:e>
            <m:sSub>
              <m:e>
                <m:acc>
                  <m:accPr>
                    <m:chr m:val="̃"/>
                  </m:accPr>
                  <m:e>
                    <m:r>
                      <m:t>u</m:t>
                    </m:r>
                  </m:e>
                </m:acc>
              </m:e>
              <m:sub>
                <m:r>
                  <m:t>1</m:t>
                </m:r>
              </m:sub>
            </m:sSub>
          </m:e>
        </m:d>
        <m:r>
          <m:t>​</m:t>
        </m:r>
      </m:oMath>
      <w:ins w:id="11194" w:author="PR Preview" w:date="2026-01-01T00:00:00Z">
        <w:r>
          <w:t xml:space="preserve">,</w:t>
        </w:r>
      </w:ins>
      <w:ins w:id="11195" w:author="PR Preview" w:date="2026-01-01T00:00:00Z">
        <w:r>
          <w:t xml:space="preserve"> </w:t>
        </w:r>
      </w:ins>
      <w:ins w:id="11196" w:author="PR Preview" w:date="2026-01-01T00:00:00Z">
        <w:r>
          <w:t xml:space="preserve">because every multiple of</w:t>
        </w:r>
      </w:ins>
      <w:ins w:id="11197" w:author="PR Preview" w:date="2026-01-01T00:00:00Z">
        <w:r>
          <w:t xml:space="preserve"> </w:t>
        </w:r>
      </w:ins>
      <m:oMath>
        <m:sSub>
          <m:e>
            <m:acc>
              <m:accPr>
                <m:chr m:val="̃"/>
              </m:accPr>
              <m:e>
                <m:r>
                  <m:t>u</m:t>
                </m:r>
              </m:e>
            </m:acc>
          </m:e>
          <m:sub>
            <m:r>
              <m:t>1</m:t>
            </m:r>
          </m:sub>
        </m:sSub>
      </m:oMath>
      <w:ins w:id="11198" w:author="PR Preview" w:date="2026-01-01T00:00:00Z">
        <w:r>
          <w:t xml:space="preserve"> </w:t>
        </w:r>
      </w:ins>
      <w:ins w:id="11199" w:author="PR Preview" w:date="2026-01-01T00:00:00Z">
        <w:r>
          <w:t xml:space="preserve">has equal first and second entries,</w:t>
        </w:r>
      </w:ins>
      <w:ins w:id="11200" w:author="PR Preview" w:date="2026-01-01T00:00:00Z">
        <w:r>
          <w:t xml:space="preserve"> </w:t>
        </w:r>
      </w:ins>
      <w:ins w:id="11201" w:author="PR Preview" w:date="2026-01-01T00:00:00Z">
        <w:r>
          <w:t xml:space="preserve">and</w:t>
        </w:r>
      </w:ins>
      <w:ins w:id="11202" w:author="PR Preview" w:date="2026-01-01T00:00:00Z">
        <w:r>
          <w:t xml:space="preserve"> </w:t>
        </w:r>
      </w:ins>
      <m:oMath>
        <m:r>
          <m:rPr>
            <m:sty m:val="p"/>
          </m:rPr>
          <m:t>(</m:t>
        </m:r>
        <m:r>
          <m:t>0</m:t>
        </m:r>
        <m:r>
          <m:rPr>
            <m:sty m:val="p"/>
          </m:rPr>
          <m:t>,</m:t>
        </m:r>
        <m:r>
          <m:t>0</m:t>
        </m:r>
        <m:r>
          <m:rPr>
            <m:sty m:val="p"/>
          </m:rPr>
          <m:t>,</m:t>
        </m:r>
        <m:r>
          <m:t>1</m:t>
        </m:r>
        <m:r>
          <m:rPr>
            <m:sty m:val="p"/>
          </m:rPr>
          <m:t>)</m:t>
        </m:r>
      </m:oMath>
      <w:ins w:id="11203" w:author="PR Preview" w:date="2026-01-01T00:00:00Z">
        <w:r>
          <w:t xml:space="preserve"> </w:t>
        </w:r>
      </w:ins>
      <w:ins w:id="11204" w:author="PR Preview" w:date="2026-01-01T00:00:00Z">
        <w:r>
          <w:t xml:space="preserve">is not in</w:t>
        </w:r>
      </w:ins>
      <w:ins w:id="11205" w:author="PR Preview" w:date="2026-01-01T00:00:00Z">
        <w:r>
          <w:t xml:space="preserve"> </w:t>
        </w:r>
      </w:ins>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ins w:id="11206" w:author="PR Preview" w:date="2026-01-01T00:00:00Z">
        <w:r>
          <w:t xml:space="preserve">,</w:t>
        </w:r>
      </w:ins>
      <w:ins w:id="11207" w:author="PR Preview" w:date="2026-01-01T00:00:00Z">
        <w:r>
          <w:t xml:space="preserve"> </w:t>
        </w:r>
      </w:ins>
      <w:ins w:id="11208" w:author="PR Preview" w:date="2026-01-01T00:00:00Z">
        <w:r>
          <w:t xml:space="preserve">because every combination of those two vectors has third entry</w:t>
        </w:r>
      </w:ins>
      <w:ins w:id="11209" w:author="PR Preview" w:date="2026-01-01T00:00:00Z">
        <w:r>
          <w:t xml:space="preserve"> </w:t>
        </w:r>
      </w:ins>
      <m:oMath>
        <m:r>
          <m:t>0</m:t>
        </m:r>
      </m:oMath>
      <w:ins w:id="11210" w:author="PR Preview" w:date="2026-01-01T00:00:00Z">
        <w:r>
          <w:t xml:space="preserve">.</w:t>
        </w:r>
      </w:ins>
      <w:ins w:id="11211" w:author="PR Preview" w:date="2026-01-01T00:00:00Z">
        <w:r>
          <w:t xml:space="preserve"> </w:t>
        </w:r>
      </w:ins>
      <w:ins w:id="11212" w:author="PR Preview" w:date="2026-01-01T00:00:00Z">
        <w:r>
          <w:t xml:space="preserve">So</w:t>
        </w:r>
      </w:ins>
      <w:ins w:id="11213" w:author="PR Preview" w:date="2026-01-01T00:00:00Z">
        <w:r>
          <w:t xml:space="preserve"> </w:t>
        </w:r>
      </w:ins>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11214" w:author="PR Preview" w:date="2026-01-01T00:00:00Z">
        <w:r>
          <w:t xml:space="preserve"> </w:t>
        </w:r>
      </w:ins>
      <w:ins w:id="11215" w:author="PR Preview" w:date="2026-01-01T00:00:00Z">
        <w:r>
          <w:t xml:space="preserve">are linearly independent (</w:t>
        </w:r>
      </w:ins>
      <w:hyperlink w:anchor="thm-add-outside-span">
        <w:ins w:id="11216" w:author="PR Preview" w:date="2026-01-01T00:00:00Z">
          <w:r>
            <w:rPr>
              <w:rStyle w:val="Hyperlink"/>
            </w:rPr>
            <w:t xml:space="preserve">Theorem 27</w:t>
          </w:r>
        </w:ins>
      </w:hyperlink>
      <w:ins w:id="11217" w:author="PR Preview" w:date="2026-01-01T00:00:00Z">
        <w:r>
          <w:t xml:space="preserve">),</w:t>
        </w:r>
      </w:ins>
      <w:ins w:id="11218" w:author="PR Preview" w:date="2026-01-01T00:00:00Z">
        <w:r>
          <w:t xml:space="preserve"> </w:t>
        </w:r>
      </w:ins>
      <w:ins w:id="11219" w:author="PR Preview" w:date="2026-01-01T00:00:00Z">
        <w:r>
          <w:t xml:space="preserve">and three linearly independent vectors in</w:t>
        </w:r>
      </w:ins>
      <w:ins w:id="11220" w:author="PR Preview" w:date="2026-01-01T00:00:00Z">
        <w:r>
          <w:t xml:space="preserve"> </w:t>
        </w:r>
      </w:ins>
      <m:oMath>
        <m:sSup>
          <m:e>
            <m:r>
              <m:rPr>
                <m:scr m:val="double-struck"/>
                <m:sty m:val="p"/>
              </m:rPr>
              <m:t>R</m:t>
            </m:r>
          </m:e>
          <m:sup>
            <m:r>
              <m:t>3</m:t>
            </m:r>
          </m:sup>
        </m:sSup>
      </m:oMath>
      <w:ins w:id="11221" w:author="PR Preview" w:date="2026-01-01T00:00:00Z">
        <w:r>
          <w:t xml:space="preserve"> </w:t>
        </w:r>
      </w:ins>
      <w:ins w:id="11222" w:author="PR Preview" w:date="2026-01-01T00:00:00Z">
        <w:r>
          <w:t xml:space="preserve">are a basis of it</w:t>
        </w:r>
      </w:ins>
      <w:ins w:id="11223" w:author="PR Preview" w:date="2026-01-01T00:00:00Z">
        <w:r>
          <w:t xml:space="preserve"> </w:t>
        </w:r>
      </w:ins>
      <w:ins w:id="11224" w:author="PR Preview" w:date="2026-01-01T00:00:00Z">
        <w:r>
          <w:t xml:space="preserve">(they are a basis of their span, which has dimension</w:t>
        </w:r>
      </w:ins>
      <w:ins w:id="11225" w:author="PR Preview" w:date="2026-01-01T00:00:00Z">
        <w:r>
          <w:t xml:space="preserve"> </w:t>
        </w:r>
      </w:ins>
      <m:oMath>
        <m:r>
          <m:t>3</m:t>
        </m:r>
      </m:oMath>
      <w:ins w:id="11226" w:author="PR Preview" w:date="2026-01-01T00:00:00Z">
        <w:r>
          <w:t xml:space="preserve"> </w:t>
        </w:r>
      </w:ins>
      <w:ins w:id="11227" w:author="PR Preview" w:date="2026-01-01T00:00:00Z">
        <w:r>
          <w:t xml:space="preserve">(</w:t>
        </w:r>
      </w:ins>
      <w:hyperlink w:anchor="def-dimension">
        <w:ins w:id="11228" w:author="PR Preview" w:date="2026-01-01T00:00:00Z">
          <w:r>
            <w:rPr>
              <w:rStyle w:val="Hyperlink"/>
            </w:rPr>
            <w:t xml:space="preserve">Definition 44</w:t>
          </w:r>
        </w:ins>
      </w:hyperlink>
      <w:ins w:id="11229" w:author="PR Preview" w:date="2026-01-01T00:00:00Z">
        <w:r>
          <w:t xml:space="preserve">)</w:t>
        </w:r>
      </w:ins>
      <w:ins w:id="11230" w:author="PR Preview" w:date="2026-01-01T00:00:00Z">
        <w:r>
          <w:t xml:space="preserve"> </w:t>
        </w:r>
      </w:ins>
      <w:ins w:id="11231" w:author="PR Preview" w:date="2026-01-01T00:00:00Z">
        <w:r>
          <w:t xml:space="preserve">and so is</w:t>
        </w:r>
      </w:ins>
      <w:ins w:id="11232" w:author="PR Preview" w:date="2026-01-01T00:00:00Z">
        <w:r>
          <w:t xml:space="preserve"> </w:t>
        </w:r>
      </w:ins>
      <m:oMath>
        <m:sSup>
          <m:e>
            <m:r>
              <m:rPr>
                <m:scr m:val="double-struck"/>
                <m:sty m:val="p"/>
              </m:rPr>
              <m:t>R</m:t>
            </m:r>
          </m:e>
          <m:sup>
            <m:r>
              <m:t>3</m:t>
            </m:r>
          </m:sup>
        </m:sSup>
      </m:oMath>
      <w:ins w:id="11233" w:author="PR Preview" w:date="2026-01-01T00:00:00Z">
        <w:r>
          <w:t xml:space="preserve"> </w:t>
        </w:r>
      </w:ins>
      <w:ins w:id="11234" w:author="PR Preview" w:date="2026-01-01T00:00:00Z">
        <w:r>
          <w:t xml:space="preserve">(</w:t>
        </w:r>
      </w:ins>
      <w:hyperlink w:anchor="thm-subspace-equal-dim">
        <w:ins w:id="11235" w:author="PR Preview" w:date="2026-01-01T00:00:00Z">
          <w:r>
            <w:rPr>
              <w:rStyle w:val="Hyperlink"/>
            </w:rPr>
            <w:t xml:space="preserve">Theorem 30</w:t>
          </w:r>
        </w:ins>
      </w:hyperlink>
      <w:ins w:id="11236" w:author="PR Preview" w:date="2026-01-01T00:00:00Z">
        <w:r>
          <w:t xml:space="preserve">,</w:t>
        </w:r>
      </w:ins>
      <w:ins w:id="11237" w:author="PR Preview" w:date="2026-01-01T00:00:00Z">
        <w:r>
          <w:t xml:space="preserve"> </w:t>
        </w:r>
      </w:ins>
      <w:hyperlink w:anchor="exm-dimension">
        <w:ins w:id="11238" w:author="PR Preview" w:date="2026-01-01T00:00:00Z">
          <w:r>
            <w:rPr>
              <w:rStyle w:val="Hyperlink"/>
            </w:rPr>
            <w:t xml:space="preserve">Example 48</w:t>
          </w:r>
        </w:ins>
      </w:hyperlink>
      <w:ins w:id="11239" w:author="PR Preview" w:date="2026-01-01T00:00:00Z">
        <w:r>
          <w:t xml:space="preserve">)).</w:t>
        </w:r>
      </w:ins>
      <w:ins w:id="11240" w:author="PR Preview" w:date="2026-01-01T00:00:00Z">
        <w:r>
          <w:t xml:space="preserve"> </w:t>
        </w:r>
      </w:ins>
      <w:ins w:id="11241" w:author="PR Preview" w:date="2026-01-01T00:00:00Z">
        <w:r>
          <w:t xml:space="preserve">Gram-Schmidt on</w:t>
        </w:r>
      </w:ins>
      <w:ins w:id="11242" w:author="PR Preview" w:date="2026-01-01T00:00:00Z">
        <w:r>
          <w:t xml:space="preserve"> </w:t>
        </w:r>
      </w:ins>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11243" w:author="PR Preview" w:date="2026-01-01T00:00:00Z">
        <w:r>
          <w:t xml:space="preserve">:</w:t>
        </w:r>
      </w:ins>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del w:id="11244" w:author="PR Preview" w:date="2026-01-01T00:00:00Z">
        <w:r>
          <w:delText xml:space="preserve">The result is the orthonormal basis of</w:delText>
        </w:r>
      </w:del>
      <w:del w:id="11245" w:author="PR Preview" w:date="2026-01-01T00:00:00Z">
        <w:r>
          <w:delText xml:space="preserve"> </w:delText>
        </w:r>
      </w:del>
      <w:hyperlink w:anchor="exm-orthonormal-basis">
        <w:del w:id="11246" w:author="PR Preview" w:date="2026-01-01T00:00:00Z">
          <w:r>
            <w:rPr>
              <w:rStyle w:val="Hyperlink"/>
            </w:rPr>
            <w:delText xml:space="preserve">Example 108</w:delText>
          </w:r>
        </w:del>
      </w:hyperlink>
      <w:del w:id="11247" w:author="PR Preview" w:date="2026-01-01T00:00:00Z">
        <w:r>
          <w:delText xml:space="preserve">, in a different order.</w:delText>
        </w:r>
      </w:del>
    </w:p>
    <w:p>
      <w:pPr>
        <w:pStyle w:val="FirstParagraph"/>
      </w:pPr>
      <w:ins w:id="11248" w:author="PR Preview" w:date="2026-01-01T00:00:00Z">
        <w:r>
          <w:t xml:space="preserve">The result is the orthonormal basis of</w:t>
        </w:r>
      </w:ins>
      <w:ins w:id="11249" w:author="PR Preview" w:date="2026-01-01T00:00:00Z">
        <w:r>
          <w:t xml:space="preserve"> </w:t>
        </w:r>
      </w:ins>
      <w:hyperlink w:anchor="exm-orthonormal-basis">
        <w:ins w:id="11250" w:author="PR Preview" w:date="2026-01-01T00:00:00Z">
          <w:r>
            <w:rPr>
              <w:rStyle w:val="Hyperlink"/>
            </w:rPr>
            <w:t xml:space="preserve">Example 111</w:t>
          </w:r>
        </w:ins>
      </w:hyperlink>
      <w:ins w:id="11251" w:author="PR Preview" w:date="2026-01-01T00:00:00Z">
        <w:r>
          <w:t xml:space="preserve">, in a different order.</w:t>
        </w:r>
      </w:ins>
    </w:p>
    <w:bookmarkEnd w:id="384"/>
    <w:bookmarkEnd w:id="385"/>
    <w:bookmarkStart w:id="391" w:name="outer-product"/>
    <w:p>
      <w:pPr>
        <w:pStyle w:val="Heading2"/>
      </w:pPr>
      <w:r>
        <w:t xml:space="preserve">13 Outer product</w:t>
      </w:r>
    </w:p>
    <w:bookmarkStart w:id="386" w:name="def-outer-product"/>
    <w:p>
      <w:pPr>
        <w:pStyle w:val="FirstParagraph"/>
      </w:pPr>
      <w:del w:id="11252" w:author="PR Preview" w:date="2026-01-01T00:00:00Z">
        <w:r>
          <w:rPr>
            <w:b/>
            <w:bCs/>
          </w:rPr>
          <w:delText xml:space="preserve">Definition 66 (Outer product)</w:delText>
        </w:r>
      </w:del>
      <w:del w:id="11253" w:author="PR Preview" w:date="2026-01-01T00:00:00Z">
        <w:r>
          <w:delText xml:space="preserve"> </w:delText>
        </w:r>
      </w:del>
      <w:del w:id="11254" w:author="PR Preview" w:date="2026-01-01T00:00:00Z">
        <w:r>
          <w:delText xml:space="preserve">The</w:delText>
        </w:r>
      </w:del>
      <w:del w:id="11255" w:author="PR Preview" w:date="2026-01-01T00:00:00Z">
        <w:r>
          <w:delText xml:space="preserve"> </w:delText>
        </w:r>
      </w:del>
      <w:del w:id="11256" w:author="PR Preview" w:date="2026-01-01T00:00:00Z">
        <w:r>
          <w:rPr>
            <w:b/>
            <w:bCs/>
          </w:rPr>
          <w:delText xml:space="preserve">outer product</w:delText>
        </w:r>
      </w:del>
      <w:del w:id="11257" w:author="PR Preview" w:date="2026-01-01T00:00:00Z">
        <w:r>
          <w:delText xml:space="preserve"> </w:delText>
        </w:r>
      </w:del>
      <w:del w:id="11258" w:author="PR Preview" w:date="2026-01-01T00:00:00Z">
        <w:r>
          <w:delText xml:space="preserve">of a vector</w:delText>
        </w:r>
      </w:del>
      <w:del w:id="11259" w:author="PR Preview" w:date="2026-01-01T00:00:00Z">
        <w:r>
          <w:delText xml:space="preserve"> </w:delText>
        </w:r>
      </w:del>
      <m:oMath>
        <m:acc>
          <m:accPr>
            <m:chr m:val="̃"/>
          </m:accPr>
          <m:e>
            <m:r>
              <m:t>u</m:t>
            </m:r>
          </m:e>
        </m:acc>
      </m:oMath>
      <w:del w:id="11260" w:author="PR Preview" w:date="2026-01-01T00:00:00Z">
        <w:r>
          <w:delText xml:space="preserve"> </w:delText>
        </w:r>
      </w:del>
      <w:del w:id="11261" w:author="PR Preview" w:date="2026-01-01T00:00:00Z">
        <w:r>
          <w:delText xml:space="preserve">of length</w:delText>
        </w:r>
      </w:del>
      <w:del w:id="11262" w:author="PR Preview" w:date="2026-01-01T00:00:00Z">
        <w:r>
          <w:delText xml:space="preserve"> </w:delText>
        </w:r>
      </w:del>
      <m:oMath>
        <m:r>
          <m:t>m</m:t>
        </m:r>
      </m:oMath>
      <w:del w:id="11263" w:author="PR Preview" w:date="2026-01-01T00:00:00Z">
        <w:r>
          <w:delText xml:space="preserve"> </w:delText>
        </w:r>
      </w:del>
      <w:del w:id="11264" w:author="PR Preview" w:date="2026-01-01T00:00:00Z">
        <w:r>
          <w:delText xml:space="preserve">and a vector</w:delText>
        </w:r>
      </w:del>
      <w:del w:id="11265" w:author="PR Preview" w:date="2026-01-01T00:00:00Z">
        <w:r>
          <w:delText xml:space="preserve"> </w:delText>
        </w:r>
      </w:del>
      <m:oMath>
        <m:acc>
          <m:accPr>
            <m:chr m:val="̃"/>
          </m:accPr>
          <m:e>
            <m:r>
              <m:t>v</m:t>
            </m:r>
          </m:e>
        </m:acc>
      </m:oMath>
      <w:del w:id="11266" w:author="PR Preview" w:date="2026-01-01T00:00:00Z">
        <w:r>
          <w:delText xml:space="preserve"> </w:delText>
        </w:r>
      </w:del>
      <w:del w:id="11267" w:author="PR Preview" w:date="2026-01-01T00:00:00Z">
        <w:r>
          <w:delText xml:space="preserve">of length</w:delText>
        </w:r>
      </w:del>
      <w:del w:id="11268" w:author="PR Preview" w:date="2026-01-01T00:00:00Z">
        <w:r>
          <w:delText xml:space="preserve"> </w:delText>
        </w:r>
      </w:del>
      <m:oMath>
        <m:r>
          <m:t>n</m:t>
        </m:r>
      </m:oMath>
      <w:del w:id="11269" w:author="PR Preview" w:date="2026-01-01T00:00:00Z">
        <w:r>
          <w:delText xml:space="preserve"> </w:delText>
        </w:r>
      </w:del>
      <w:del w:id="11270" w:author="PR Preview" w:date="2026-01-01T00:00:00Z">
        <w:r>
          <w:delText xml:space="preserve">is the</w:delText>
        </w:r>
      </w:del>
      <w:del w:id="11271" w:author="PR Preview" w:date="2026-01-01T00:00:00Z">
        <w:r>
          <w:delText xml:space="preserve"> </w:delText>
        </w:r>
      </w:del>
      <m:oMath>
        <m:r>
          <m:t>m</m:t>
        </m:r>
        <m:r>
          <m:rPr>
            <m:sty m:val="p"/>
          </m:rPr>
          <m:t>×</m:t>
        </m:r>
        <m:r>
          <m:t>n</m:t>
        </m:r>
      </m:oMath>
      <w:del w:id="11272" w:author="PR Preview" w:date="2026-01-01T00:00:00Z">
        <w:r>
          <w:delText xml:space="preserve"> </w:delText>
        </w:r>
      </w:del>
      <w:del w:id="11273" w:author="PR Preview" w:date="2026-01-01T00:00:00Z">
        <w:r>
          <w:delText xml:space="preserve">matrix product (4)</w:delText>
        </w:r>
      </w:del>
      <w:del w:id="11274" w:author="PR Preview" w:date="2026-01-01T00:00:00Z">
        <w:r>
          <w:delText xml:space="preserve"> </w:delText>
        </w:r>
      </w:del>
      <m:oMath>
        <m:acc>
          <m:accPr>
            <m:chr m:val="̃"/>
          </m:accPr>
          <m:e>
            <m:r>
              <m:t>u</m:t>
            </m:r>
          </m:e>
        </m:acc>
        <m:r>
          <m:t> </m:t>
        </m:r>
        <m:sSup>
          <m:e>
            <m:acc>
              <m:accPr>
                <m:chr m:val="̃"/>
              </m:accPr>
              <m:e>
                <m:r>
                  <m:t>v</m:t>
                </m:r>
              </m:e>
            </m:acc>
          </m:e>
          <m:sup>
            <m:r>
              <m:rPr>
                <m:sty m:val="p"/>
              </m:rPr>
              <m:t>⊤</m:t>
            </m:r>
          </m:sup>
        </m:sSup>
      </m:oMath>
      <w:del w:id="11275" w:author="PR Preview" w:date="2026-01-01T00:00:00Z">
        <w:r>
          <w:delText xml:space="preserve"> </w:delText>
        </w:r>
      </w:del>
      <w:del w:id="11276" w:author="PR Preview" w:date="2026-01-01T00:00:00Z">
        <w:r>
          <w:delText xml:space="preserve">of the column vector</w:delText>
        </w:r>
      </w:del>
      <w:del w:id="11277" w:author="PR Preview" w:date="2026-01-01T00:00:00Z">
        <w:r>
          <w:delText xml:space="preserve"> </w:delText>
        </w:r>
      </w:del>
      <m:oMath>
        <m:acc>
          <m:accPr>
            <m:chr m:val="̃"/>
          </m:accPr>
          <m:e>
            <m:r>
              <m:t>u</m:t>
            </m:r>
          </m:e>
        </m:acc>
      </m:oMath>
      <w:del w:id="11278" w:author="PR Preview" w:date="2026-01-01T00:00:00Z">
        <w:r>
          <w:delText xml:space="preserve"> </w:delText>
        </w:r>
      </w:del>
      <w:del w:id="11279" w:author="PR Preview" w:date="2026-01-01T00:00:00Z">
        <w:r>
          <w:delText xml:space="preserve">with the row vector</w:delText>
        </w:r>
      </w:del>
      <w:del w:id="11280" w:author="PR Preview" w:date="2026-01-01T00:00:00Z">
        <w:r>
          <w:delText xml:space="preserve"> </w:delText>
        </w:r>
      </w:del>
      <m:oMath>
        <m:sSup>
          <m:e>
            <m:acc>
              <m:accPr>
                <m:chr m:val="̃"/>
              </m:accPr>
              <m:e>
                <m:r>
                  <m:t>v</m:t>
                </m:r>
              </m:e>
            </m:acc>
          </m:e>
          <m:sup>
            <m:r>
              <m:rPr>
                <m:sty m:val="p"/>
              </m:rPr>
              <m:t>⊤</m:t>
            </m:r>
          </m:sup>
        </m:sSup>
      </m:oMath>
      <w:del w:id="11281" w:author="PR Preview" w:date="2026-01-01T00:00:00Z">
        <w:r>
          <w:delText xml:space="preserve">.</w:delText>
        </w:r>
      </w:del>
      <w:del w:id="11282" w:author="PR Preview" w:date="2026-01-01T00:00:00Z">
        <w:r>
          <w:delText xml:space="preserve"> </w:delText>
        </w:r>
      </w:del>
      <w:del w:id="11283" w:author="PR Preview" w:date="2026-01-01T00:00:00Z">
        <w:r>
          <w:delText xml:space="preserve">Its entries are</w:delText>
        </w:r>
      </w:del>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p>
      <w:pPr>
        <w:pStyle w:val="FirstParagraph"/>
      </w:pPr>
      <w:del w:id="11284" w:author="PR Preview" w:date="2026-01-01T00:00:00Z">
        <w:r>
          <w:rPr>
            <w:b/>
            <w:bCs/>
          </w:rPr>
          <w:delText xml:space="preserve">Example 115 (An outer product)</w:delText>
        </w:r>
      </w:del>
      <w:del w:id="11285" w:author="PR Preview" w:date="2026-01-01T00:00:00Z">
        <w:r>
          <w:delText xml:space="preserve"> </w:delText>
        </w:r>
      </w:del>
      <w:del w:id="11286" w:author="PR Preview" w:date="2026-01-01T00:00:00Z">
        <w:r>
          <w:delText xml:space="preserve">For</w:delText>
        </w:r>
      </w:del>
      <w:del w:id="11287" w:author="PR Preview" w:date="2026-01-01T00:00:00Z">
        <w:r>
          <w:delText xml:space="preserve"> </w:delText>
        </w:r>
      </w:del>
      <m:oMath>
        <m:acc>
          <m:accPr>
            <m:chr m:val="̃"/>
          </m:accPr>
          <m:e>
            <m:r>
              <m:t>u</m:t>
            </m:r>
          </m:e>
        </m:acc>
        <m:r>
          <m:rPr>
            <m:sty m:val="p"/>
          </m:rPr>
          <m:t>=</m:t>
        </m:r>
        <m:r>
          <m:rPr>
            <m:sty m:val="p"/>
          </m:rPr>
          <m:t>(</m:t>
        </m:r>
        <m:r>
          <m:t>1</m:t>
        </m:r>
        <m:r>
          <m:rPr>
            <m:sty m:val="p"/>
          </m:rPr>
          <m:t>,</m:t>
        </m:r>
        <m:r>
          <m:t>2</m:t>
        </m:r>
        <m:r>
          <m:rPr>
            <m:sty m:val="p"/>
          </m:rPr>
          <m:t>,</m:t>
        </m:r>
        <m:r>
          <m:t>3</m:t>
        </m:r>
        <m:r>
          <m:rPr>
            <m:sty m:val="p"/>
          </m:rPr>
          <m:t>)</m:t>
        </m:r>
      </m:oMath>
      <w:del w:id="11288" w:author="PR Preview" w:date="2026-01-01T00:00:00Z">
        <w:r>
          <w:delText xml:space="preserve"> </w:delText>
        </w:r>
      </w:del>
      <w:del w:id="11289" w:author="PR Preview" w:date="2026-01-01T00:00:00Z">
        <w:r>
          <w:delText xml:space="preserve">and</w:delText>
        </w:r>
      </w:del>
      <w:del w:id="11290" w:author="PR Preview" w:date="2026-01-01T00:00:00Z">
        <w:r>
          <w:delText xml:space="preserve"> </w:delText>
        </w:r>
      </w:del>
      <m:oMath>
        <m:acc>
          <m:accPr>
            <m:chr m:val="̃"/>
          </m:accPr>
          <m:e>
            <m:r>
              <m:t>v</m:t>
            </m:r>
          </m:e>
        </m:acc>
        <m:r>
          <m:rPr>
            <m:sty m:val="p"/>
          </m:rPr>
          <m:t>=</m:t>
        </m:r>
        <m:r>
          <m:rPr>
            <m:sty m:val="p"/>
          </m:rPr>
          <m:t>(</m:t>
        </m:r>
        <m:r>
          <m:t>4</m:t>
        </m:r>
        <m:r>
          <m:rPr>
            <m:sty m:val="p"/>
          </m:rPr>
          <m:t>,</m:t>
        </m:r>
        <m:r>
          <m:t>5</m:t>
        </m:r>
        <m:r>
          <m:rPr>
            <m:sty m:val="p"/>
          </m:rPr>
          <m:t>)</m:t>
        </m:r>
      </m:oMath>
      <w:del w:id="11291" w:author="PR Preview" w:date="2026-01-01T00:00:00Z">
        <w:r>
          <w:delText xml:space="preserve">:</w:delText>
        </w:r>
      </w:del>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p>
      <w:pPr>
        <w:pStyle w:val="FirstParagraph"/>
      </w:pPr>
      <w:del w:id="11292" w:author="PR Preview" w:date="2026-01-01T00:00:00Z">
        <w:r>
          <w:rPr>
            <w:i/>
            <w:iCs/>
          </w:rPr>
          <w:delText xml:space="preserve">Remark 18</w:delText>
        </w:r>
      </w:del>
      <w:del w:id="11293" w:author="PR Preview" w:date="2026-01-01T00:00:00Z">
        <w:r>
          <w:delText xml:space="preserve"> (Outer product and dot product). </w:delText>
        </w:r>
      </w:del>
      <w:del w:id="11294" w:author="PR Preview" w:date="2026-01-01T00:00:00Z">
        <w:r>
          <w:delText xml:space="preserve">The dot product</w:delText>
        </w:r>
      </w:del>
      <w:del w:id="11295" w:author="PR Preview" w:date="2026-01-01T00:00:00Z">
        <w:r>
          <w:delText xml:space="preserve"> </w:delText>
        </w:r>
      </w:del>
      <m:oMath>
        <m:sSup>
          <m:e>
            <m:acc>
              <m:accPr>
                <m:chr m:val="̃"/>
              </m:accPr>
              <m:e>
                <m:r>
                  <m:t>u</m:t>
                </m:r>
              </m:e>
            </m:acc>
          </m:e>
          <m:sup>
            <m:r>
              <m:rPr>
                <m:sty m:val="p"/>
              </m:rPr>
              <m:t>⊤</m:t>
            </m:r>
          </m:sup>
        </m:sSup>
        <m:acc>
          <m:accPr>
            <m:chr m:val="̃"/>
          </m:accPr>
          <m:e>
            <m:r>
              <m:t>v</m:t>
            </m:r>
          </m:e>
        </m:acc>
      </m:oMath>
      <w:del w:id="11296" w:author="PR Preview" w:date="2026-01-01T00:00:00Z">
        <w:r>
          <w:delText xml:space="preserve"> </w:delText>
        </w:r>
      </w:del>
      <w:del w:id="11297" w:author="PR Preview" w:date="2026-01-01T00:00:00Z">
        <w:r>
          <w:delText xml:space="preserve">(</w:delText>
        </w:r>
      </w:del>
      <w:hyperlink w:anchor="exm-dot-product-matmul">
        <w:del w:id="11298" w:author="PR Preview" w:date="2026-01-01T00:00:00Z">
          <w:r>
            <w:rPr>
              <w:rStyle w:val="Hyperlink"/>
            </w:rPr>
            <w:delText xml:space="preserve">Example 18</w:delText>
          </w:r>
        </w:del>
      </w:hyperlink>
      <w:del w:id="11299" w:author="PR Preview" w:date="2026-01-01T00:00:00Z">
        <w:r>
          <w:delText xml:space="preserve">)</w:delText>
        </w:r>
      </w:del>
      <w:del w:id="11300" w:author="PR Preview" w:date="2026-01-01T00:00:00Z">
        <w:r>
          <w:delText xml:space="preserve"> </w:delText>
        </w:r>
      </w:del>
      <w:del w:id="11301" w:author="PR Preview" w:date="2026-01-01T00:00:00Z">
        <w:r>
          <w:delText xml:space="preserve">needs two vectors of the same length and gives a number.</w:delText>
        </w:r>
      </w:del>
      <w:del w:id="11302" w:author="PR Preview" w:date="2026-01-01T00:00:00Z">
        <w:r>
          <w:delText xml:space="preserve"> </w:delText>
        </w:r>
      </w:del>
      <w:del w:id="11303" w:author="PR Preview" w:date="2026-01-01T00:00:00Z">
        <w:r>
          <w:delText xml:space="preserve">The outer product</w:delText>
        </w:r>
      </w:del>
      <w:del w:id="11304" w:author="PR Preview" w:date="2026-01-01T00:00:00Z">
        <w:r>
          <w:delText xml:space="preserve"> </w:delText>
        </w:r>
      </w:del>
      <m:oMath>
        <m:acc>
          <m:accPr>
            <m:chr m:val="̃"/>
          </m:accPr>
          <m:e>
            <m:r>
              <m:t>u</m:t>
            </m:r>
          </m:e>
        </m:acc>
        <m:r>
          <m:t> </m:t>
        </m:r>
        <m:sSup>
          <m:e>
            <m:acc>
              <m:accPr>
                <m:chr m:val="̃"/>
              </m:accPr>
              <m:e>
                <m:r>
                  <m:t>v</m:t>
                </m:r>
              </m:e>
            </m:acc>
          </m:e>
          <m:sup>
            <m:r>
              <m:rPr>
                <m:sty m:val="p"/>
              </m:rPr>
              <m:t>⊤</m:t>
            </m:r>
          </m:sup>
        </m:sSup>
      </m:oMath>
      <w:del w:id="11305" w:author="PR Preview" w:date="2026-01-01T00:00:00Z">
        <w:r>
          <w:delText xml:space="preserve"> </w:delText>
        </w:r>
      </w:del>
      <w:del w:id="11306" w:author="PR Preview" w:date="2026-01-01T00:00:00Z">
        <w:r>
          <w:delText xml:space="preserve">takes vectors of any two lengths and gives a matrix</w:delText>
        </w:r>
      </w:del>
      <w:del w:id="11307" w:author="PR Preview" w:date="2026-01-01T00:00:00Z">
        <w:r>
          <w:delText xml:space="preserve"> </w:delText>
        </w:r>
      </w:del>
      <w:del w:id="11308" w:author="PR Preview" w:date="2026-01-01T00:00:00Z">
        <w:r>
          <w:delText xml:space="preserve">(Banerjee and Roy 2014, chap. 1, p. 11)</w:delText>
        </w:r>
      </w:del>
      <w:del w:id="11309" w:author="PR Preview" w:date="2026-01-01T00:00:00Z">
        <w:r>
          <w:delText xml:space="preserve">.</w:delText>
        </w:r>
      </w:del>
    </w:p>
    <w:p>
      <w:pPr>
        <w:pStyle w:val="BodyText"/>
      </w:pPr>
      <w:del w:id="11310" w:author="PR Preview" w:date="2026-01-01T00:00:00Z">
        <w:r>
          <w:delText xml:space="preserve">For example,</w:delText>
        </w:r>
      </w:del>
      <w:del w:id="11311" w:author="PR Preview" w:date="2026-01-01T00:00:00Z">
        <w:r>
          <w:delText xml:space="preserve"> </w:delText>
        </w:r>
      </w:del>
      <m:oMath>
        <m:acc>
          <m:accPr>
            <m:chr m:val="̃"/>
          </m:accPr>
          <m:e>
            <m:r>
              <m:t>u</m:t>
            </m:r>
          </m:e>
        </m:acc>
        <m:r>
          <m:rPr>
            <m:sty m:val="p"/>
          </m:rPr>
          <m:t>=</m:t>
        </m:r>
        <m:r>
          <m:rPr>
            <m:sty m:val="p"/>
          </m:rPr>
          <m:t>(</m:t>
        </m:r>
        <m:r>
          <m:t>1</m:t>
        </m:r>
        <m:r>
          <m:rPr>
            <m:sty m:val="p"/>
          </m:rPr>
          <m:t>,</m:t>
        </m:r>
        <m:r>
          <m:t>2</m:t>
        </m:r>
        <m:r>
          <m:rPr>
            <m:sty m:val="p"/>
          </m:rPr>
          <m:t>,</m:t>
        </m:r>
        <m:r>
          <m:t>3</m:t>
        </m:r>
        <m:r>
          <m:rPr>
            <m:sty m:val="p"/>
          </m:rPr>
          <m:t>)</m:t>
        </m:r>
      </m:oMath>
      <w:del w:id="11312" w:author="PR Preview" w:date="2026-01-01T00:00:00Z">
        <w:r>
          <w:delText xml:space="preserve"> </w:delText>
        </w:r>
      </w:del>
      <w:del w:id="11313" w:author="PR Preview" w:date="2026-01-01T00:00:00Z">
        <w:r>
          <w:delText xml:space="preserve">and</w:delText>
        </w:r>
      </w:del>
      <w:del w:id="11314" w:author="PR Preview" w:date="2026-01-01T00:00:00Z">
        <w:r>
          <w:delText xml:space="preserve"> </w:delText>
        </w:r>
      </w:del>
      <m:oMath>
        <m:acc>
          <m:accPr>
            <m:chr m:val="̃"/>
          </m:accPr>
          <m:e>
            <m:r>
              <m:t>v</m:t>
            </m:r>
          </m:e>
        </m:acc>
        <m:r>
          <m:rPr>
            <m:sty m:val="p"/>
          </m:rPr>
          <m:t>=</m:t>
        </m:r>
        <m:r>
          <m:rPr>
            <m:sty m:val="p"/>
          </m:rPr>
          <m:t>(</m:t>
        </m:r>
        <m:r>
          <m:t>4</m:t>
        </m:r>
        <m:r>
          <m:rPr>
            <m:sty m:val="p"/>
          </m:rPr>
          <m:t>,</m:t>
        </m:r>
        <m:r>
          <m:t>5</m:t>
        </m:r>
        <m:r>
          <m:rPr>
            <m:sty m:val="p"/>
          </m:rPr>
          <m:t>)</m:t>
        </m:r>
      </m:oMath>
      <w:del w:id="11315" w:author="PR Preview" w:date="2026-01-01T00:00:00Z">
        <w:r>
          <w:delText xml:space="preserve"> </w:delText>
        </w:r>
      </w:del>
      <w:del w:id="11316" w:author="PR Preview" w:date="2026-01-01T00:00:00Z">
        <w:r>
          <w:delText xml:space="preserve">in</w:delText>
        </w:r>
      </w:del>
      <w:del w:id="11317" w:author="PR Preview" w:date="2026-01-01T00:00:00Z">
        <w:r>
          <w:delText xml:space="preserve"> </w:delText>
        </w:r>
      </w:del>
      <w:hyperlink w:anchor="exm-outer-product">
        <w:del w:id="11318" w:author="PR Preview" w:date="2026-01-01T00:00:00Z">
          <w:r>
            <w:rPr>
              <w:rStyle w:val="Hyperlink"/>
            </w:rPr>
            <w:delText xml:space="preserve">Example 115</w:delText>
          </w:r>
        </w:del>
      </w:hyperlink>
      <w:del w:id="11319" w:author="PR Preview" w:date="2026-01-01T00:00:00Z">
        <w:r>
          <w:delText xml:space="preserve"> </w:delText>
        </w:r>
      </w:del>
      <w:del w:id="11320" w:author="PR Preview" w:date="2026-01-01T00:00:00Z">
        <w:r>
          <w:delText xml:space="preserve">have different lengths,</w:delText>
        </w:r>
      </w:del>
      <w:del w:id="11321" w:author="PR Preview" w:date="2026-01-01T00:00:00Z">
        <w:r>
          <w:delText xml:space="preserve"> </w:delText>
        </w:r>
      </w:del>
      <w:del w:id="11322" w:author="PR Preview" w:date="2026-01-01T00:00:00Z">
        <w:r>
          <w:delText xml:space="preserve">so they have no dot product,</w:delText>
        </w:r>
      </w:del>
      <w:del w:id="11323" w:author="PR Preview" w:date="2026-01-01T00:00:00Z">
        <w:r>
          <w:delText xml:space="preserve"> </w:delText>
        </w:r>
      </w:del>
      <w:del w:id="11324" w:author="PR Preview" w:date="2026-01-01T00:00:00Z">
        <w:r>
          <w:delText xml:space="preserve">but their outer product is a</w:delText>
        </w:r>
      </w:del>
      <w:del w:id="11325" w:author="PR Preview" w:date="2026-01-01T00:00:00Z">
        <w:r>
          <w:delText xml:space="preserve"> </w:delText>
        </w:r>
      </w:del>
      <m:oMath>
        <m:r>
          <m:t>3</m:t>
        </m:r>
        <m:r>
          <m:rPr>
            <m:sty m:val="p"/>
          </m:rPr>
          <m:t>×</m:t>
        </m:r>
        <m:r>
          <m:t>2</m:t>
        </m:r>
      </m:oMath>
      <w:del w:id="11326" w:author="PR Preview" w:date="2026-01-01T00:00:00Z">
        <w:r>
          <w:delText xml:space="preserve"> </w:delText>
        </w:r>
      </w:del>
      <w:del w:id="11327" w:author="PR Preview" w:date="2026-01-01T00:00:00Z">
        <w:r>
          <w:delText xml:space="preserve">matrix.</w:delText>
        </w:r>
      </w:del>
      <w:del w:id="11328" w:author="PR Preview" w:date="2026-01-01T00:00:00Z">
        <w:r>
          <w:delText xml:space="preserve"> </w:delText>
        </w:r>
      </w:del>
      <w:del w:id="11329" w:author="PR Preview" w:date="2026-01-01T00:00:00Z">
        <w:r>
          <w:delText xml:space="preserve">For</w:delText>
        </w:r>
      </w:del>
      <w:del w:id="11330" w:author="PR Preview" w:date="2026-01-01T00:00:00Z">
        <w:r>
          <w:delText xml:space="preserve"> </w:delText>
        </w:r>
      </w:del>
      <m:oMath>
        <m:acc>
          <m:accPr>
            <m:chr m:val="̃"/>
          </m:accPr>
          <m:e>
            <m:r>
              <m:t>a</m:t>
            </m:r>
          </m:e>
        </m:acc>
        <m:r>
          <m:rPr>
            <m:sty m:val="p"/>
          </m:rPr>
          <m:t>=</m:t>
        </m:r>
        <m:r>
          <m:rPr>
            <m:sty m:val="p"/>
          </m:rPr>
          <m:t>(</m:t>
        </m:r>
        <m:r>
          <m:t>1</m:t>
        </m:r>
        <m:r>
          <m:rPr>
            <m:sty m:val="p"/>
          </m:rPr>
          <m:t>,</m:t>
        </m:r>
        <m:r>
          <m:t>2</m:t>
        </m:r>
        <m:r>
          <m:rPr>
            <m:sty m:val="p"/>
          </m:rPr>
          <m:t>)</m:t>
        </m:r>
      </m:oMath>
      <w:del w:id="11331" w:author="PR Preview" w:date="2026-01-01T00:00:00Z">
        <w:r>
          <w:delText xml:space="preserve"> </w:delText>
        </w:r>
      </w:del>
      <w:del w:id="11332" w:author="PR Preview" w:date="2026-01-01T00:00:00Z">
        <w:r>
          <w:delText xml:space="preserve">and</w:delText>
        </w:r>
      </w:del>
      <w:del w:id="11333" w:author="PR Preview" w:date="2026-01-01T00:00:00Z">
        <w:r>
          <w:delText xml:space="preserve"> </w:delText>
        </w:r>
      </w:del>
      <m:oMath>
        <m:acc>
          <m:accPr>
            <m:chr m:val="̃"/>
          </m:accPr>
          <m:e>
            <m:r>
              <m:t>b</m:t>
            </m:r>
          </m:e>
        </m:acc>
        <m:r>
          <m:rPr>
            <m:sty m:val="p"/>
          </m:rPr>
          <m:t>=</m:t>
        </m:r>
        <m:r>
          <m:rPr>
            <m:sty m:val="p"/>
          </m:rPr>
          <m:t>(</m:t>
        </m:r>
        <m:r>
          <m:t>3</m:t>
        </m:r>
        <m:r>
          <m:rPr>
            <m:sty m:val="p"/>
          </m:rPr>
          <m:t>,</m:t>
        </m:r>
        <m:r>
          <m:t>4</m:t>
        </m:r>
        <m:r>
          <m:rPr>
            <m:sty m:val="p"/>
          </m:rPr>
          <m:t>)</m:t>
        </m:r>
      </m:oMath>
      <w:del w:id="11334" w:author="PR Preview" w:date="2026-01-01T00:00:00Z">
        <w:r>
          <w:delText xml:space="preserve">,</w:delText>
        </w:r>
      </w:del>
      <w:del w:id="11335" w:author="PR Preview" w:date="2026-01-01T00:00:00Z">
        <w:r>
          <w:delText xml:space="preserve"> </w:delText>
        </w:r>
      </w:del>
      <w:del w:id="11336" w:author="PR Preview" w:date="2026-01-01T00:00:00Z">
        <w:r>
          <w:delText xml:space="preserve">which have the same length, both products exist:</w:delText>
        </w:r>
      </w:del>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p>
      <w:pPr>
        <w:pStyle w:val="FirstParagraph"/>
      </w:pPr>
      <w:del w:id="11337" w:author="PR Preview" w:date="2026-01-01T00:00:00Z">
        <w:r>
          <w:rPr>
            <w:b/>
            <w:bCs/>
          </w:rPr>
          <w:delText xml:space="preserve">Theorem 62 (An outer product has rank one)</w:delText>
        </w:r>
      </w:del>
      <w:del w:id="11338" w:author="PR Preview" w:date="2026-01-01T00:00:00Z">
        <w:r>
          <w:delText xml:space="preserve"> </w:delText>
        </w:r>
      </w:del>
      <w:del w:id="11339" w:author="PR Preview" w:date="2026-01-01T00:00:00Z">
        <w:r>
          <w:delText xml:space="preserve">If</w:delText>
        </w:r>
      </w:del>
      <w:del w:id="11340" w:author="PR Preview" w:date="2026-01-01T00:00:00Z">
        <w:r>
          <w:delText xml:space="preserve"> </w:delText>
        </w:r>
      </w:del>
      <m:oMath>
        <m:acc>
          <m:accPr>
            <m:chr m:val="̃"/>
          </m:accPr>
          <m:e>
            <m:r>
              <m:t>u</m:t>
            </m:r>
          </m:e>
        </m:acc>
      </m:oMath>
      <w:del w:id="11341" w:author="PR Preview" w:date="2026-01-01T00:00:00Z">
        <w:r>
          <w:delText xml:space="preserve"> </w:delText>
        </w:r>
      </w:del>
      <w:del w:id="11342" w:author="PR Preview" w:date="2026-01-01T00:00:00Z">
        <w:r>
          <w:delText xml:space="preserve">is a nonzero vector of length</w:delText>
        </w:r>
      </w:del>
      <w:del w:id="11343" w:author="PR Preview" w:date="2026-01-01T00:00:00Z">
        <w:r>
          <w:delText xml:space="preserve"> </w:delText>
        </w:r>
      </w:del>
      <m:oMath>
        <m:r>
          <m:t>m</m:t>
        </m:r>
      </m:oMath>
      <w:del w:id="11344" w:author="PR Preview" w:date="2026-01-01T00:00:00Z">
        <w:r>
          <w:delText xml:space="preserve"> </w:delText>
        </w:r>
      </w:del>
      <w:del w:id="11345" w:author="PR Preview" w:date="2026-01-01T00:00:00Z">
        <w:r>
          <w:delText xml:space="preserve">and</w:delText>
        </w:r>
      </w:del>
      <w:del w:id="11346" w:author="PR Preview" w:date="2026-01-01T00:00:00Z">
        <w:r>
          <w:delText xml:space="preserve"> </w:delText>
        </w:r>
      </w:del>
      <m:oMath>
        <m:acc>
          <m:accPr>
            <m:chr m:val="̃"/>
          </m:accPr>
          <m:e>
            <m:r>
              <m:t>v</m:t>
            </m:r>
          </m:e>
        </m:acc>
      </m:oMath>
      <w:del w:id="11347" w:author="PR Preview" w:date="2026-01-01T00:00:00Z">
        <w:r>
          <w:delText xml:space="preserve"> </w:delText>
        </w:r>
      </w:del>
      <w:del w:id="11348" w:author="PR Preview" w:date="2026-01-01T00:00:00Z">
        <w:r>
          <w:delText xml:space="preserve">is a nonzero vector of length</w:delText>
        </w:r>
      </w:del>
      <w:del w:id="11349" w:author="PR Preview" w:date="2026-01-01T00:00:00Z">
        <w:r>
          <w:delText xml:space="preserve"> </w:delText>
        </w:r>
      </w:del>
      <m:oMath>
        <m:r>
          <m:t>n</m:t>
        </m:r>
      </m:oMath>
      <w:del w:id="11350" w:author="PR Preview" w:date="2026-01-01T00:00:00Z">
        <w:r>
          <w:delText xml:space="preserve">,</w:delText>
        </w:r>
      </w:del>
      <w:del w:id="11351" w:author="PR Preview" w:date="2026-01-01T00:00:00Z">
        <w:r>
          <w:delText xml:space="preserve"> </w:delText>
        </w:r>
      </w:del>
      <w:del w:id="11352" w:author="PR Preview" w:date="2026-01-01T00:00:00Z">
        <w:r>
          <w:delText xml:space="preserve">then</w:delText>
        </w:r>
      </w:del>
      <w:del w:id="11353" w:author="PR Preview" w:date="2026-01-01T00:00:00Z">
        <w:r>
          <w:delText xml:space="preserve"> </w:delText>
        </w:r>
      </w:del>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del w:id="11354" w:author="PR Preview" w:date="2026-01-01T00:00:00Z">
        <w:r>
          <w:delText xml:space="preserve"> </w:delText>
        </w:r>
      </w:del>
      <w:del w:id="11355" w:author="PR Preview" w:date="2026-01-01T00:00:00Z">
        <w:r>
          <w:delText xml:space="preserve">(</w:delText>
        </w:r>
      </w:del>
      <w:hyperlink w:anchor="def-rank">
        <w:del w:id="11356" w:author="PR Preview" w:date="2026-01-01T00:00:00Z">
          <w:r>
            <w:rPr>
              <w:rStyle w:val="Hyperlink"/>
            </w:rPr>
            <w:delText xml:space="preserve">Definition 38</w:delText>
          </w:r>
        </w:del>
      </w:hyperlink>
      <w:del w:id="11357" w:author="PR Preview" w:date="2026-01-01T00:00:00Z">
        <w:r>
          <w:delText xml:space="preserve">).</w:delText>
        </w:r>
      </w:del>
    </w:p>
    <w:p>
      <w:pPr>
        <w:pStyle w:val="FirstParagraph"/>
      </w:pPr>
      <w:ins w:id="11358" w:author="PR Preview" w:date="2026-01-01T00:00:00Z">
        <w:r>
          <w:rPr>
            <w:b/>
            <w:bCs/>
          </w:rPr>
          <w:t xml:space="preserve">Definition 71 (Outer product)</w:t>
        </w:r>
      </w:ins>
      <w:ins w:id="11359" w:author="PR Preview" w:date="2026-01-01T00:00:00Z">
        <w:r>
          <w:t xml:space="preserve"> </w:t>
        </w:r>
      </w:ins>
      <w:ins w:id="11360" w:author="PR Preview" w:date="2026-01-01T00:00:00Z">
        <w:r>
          <w:t xml:space="preserve">The</w:t>
        </w:r>
      </w:ins>
      <w:ins w:id="11361" w:author="PR Preview" w:date="2026-01-01T00:00:00Z">
        <w:r>
          <w:t xml:space="preserve"> </w:t>
        </w:r>
      </w:ins>
      <w:ins w:id="11362" w:author="PR Preview" w:date="2026-01-01T00:00:00Z">
        <w:r>
          <w:rPr>
            <w:b/>
            <w:bCs/>
          </w:rPr>
          <w:t xml:space="preserve">outer product</w:t>
        </w:r>
      </w:ins>
      <w:ins w:id="11363" w:author="PR Preview" w:date="2026-01-01T00:00:00Z">
        <w:r>
          <w:t xml:space="preserve"> </w:t>
        </w:r>
      </w:ins>
      <w:ins w:id="11364" w:author="PR Preview" w:date="2026-01-01T00:00:00Z">
        <w:r>
          <w:t xml:space="preserve">of a vector</w:t>
        </w:r>
      </w:ins>
      <w:ins w:id="11365" w:author="PR Preview" w:date="2026-01-01T00:00:00Z">
        <w:r>
          <w:t xml:space="preserve"> </w:t>
        </w:r>
      </w:ins>
      <m:oMath>
        <m:acc>
          <m:accPr>
            <m:chr m:val="̃"/>
          </m:accPr>
          <m:e>
            <m:r>
              <m:t>u</m:t>
            </m:r>
          </m:e>
        </m:acc>
      </m:oMath>
      <w:ins w:id="11366" w:author="PR Preview" w:date="2026-01-01T00:00:00Z">
        <w:r>
          <w:t xml:space="preserve"> </w:t>
        </w:r>
      </w:ins>
      <w:ins w:id="11367" w:author="PR Preview" w:date="2026-01-01T00:00:00Z">
        <w:r>
          <w:t xml:space="preserve">of length</w:t>
        </w:r>
      </w:ins>
      <w:ins w:id="11368" w:author="PR Preview" w:date="2026-01-01T00:00:00Z">
        <w:r>
          <w:t xml:space="preserve"> </w:t>
        </w:r>
      </w:ins>
      <m:oMath>
        <m:r>
          <m:t>m</m:t>
        </m:r>
      </m:oMath>
      <w:ins w:id="11369" w:author="PR Preview" w:date="2026-01-01T00:00:00Z">
        <w:r>
          <w:t xml:space="preserve"> </w:t>
        </w:r>
      </w:ins>
      <w:ins w:id="11370" w:author="PR Preview" w:date="2026-01-01T00:00:00Z">
        <w:r>
          <w:t xml:space="preserve">and a vector</w:t>
        </w:r>
      </w:ins>
      <w:ins w:id="11371" w:author="PR Preview" w:date="2026-01-01T00:00:00Z">
        <w:r>
          <w:t xml:space="preserve"> </w:t>
        </w:r>
      </w:ins>
      <m:oMath>
        <m:acc>
          <m:accPr>
            <m:chr m:val="̃"/>
          </m:accPr>
          <m:e>
            <m:r>
              <m:t>v</m:t>
            </m:r>
          </m:e>
        </m:acc>
      </m:oMath>
      <w:ins w:id="11372" w:author="PR Preview" w:date="2026-01-01T00:00:00Z">
        <w:r>
          <w:t xml:space="preserve"> </w:t>
        </w:r>
      </w:ins>
      <w:ins w:id="11373" w:author="PR Preview" w:date="2026-01-01T00:00:00Z">
        <w:r>
          <w:t xml:space="preserve">of length</w:t>
        </w:r>
      </w:ins>
      <w:ins w:id="11374" w:author="PR Preview" w:date="2026-01-01T00:00:00Z">
        <w:r>
          <w:t xml:space="preserve"> </w:t>
        </w:r>
      </w:ins>
      <m:oMath>
        <m:r>
          <m:t>n</m:t>
        </m:r>
      </m:oMath>
      <w:ins w:id="11375" w:author="PR Preview" w:date="2026-01-01T00:00:00Z">
        <w:r>
          <w:t xml:space="preserve"> </w:t>
        </w:r>
      </w:ins>
      <w:ins w:id="11376" w:author="PR Preview" w:date="2026-01-01T00:00:00Z">
        <w:r>
          <w:t xml:space="preserve">is the</w:t>
        </w:r>
      </w:ins>
      <w:ins w:id="11377" w:author="PR Preview" w:date="2026-01-01T00:00:00Z">
        <w:r>
          <w:t xml:space="preserve"> </w:t>
        </w:r>
      </w:ins>
      <m:oMath>
        <m:r>
          <m:t>m</m:t>
        </m:r>
        <m:r>
          <m:rPr>
            <m:sty m:val="p"/>
          </m:rPr>
          <m:t>×</m:t>
        </m:r>
        <m:r>
          <m:t>n</m:t>
        </m:r>
      </m:oMath>
      <w:ins w:id="11378" w:author="PR Preview" w:date="2026-01-01T00:00:00Z">
        <w:r>
          <w:t xml:space="preserve"> </w:t>
        </w:r>
      </w:ins>
      <w:ins w:id="11379" w:author="PR Preview" w:date="2026-01-01T00:00:00Z">
        <w:r>
          <w:t xml:space="preserve">matrix product (4)</w:t>
        </w:r>
      </w:ins>
      <w:ins w:id="11380" w:author="PR Preview" w:date="2026-01-01T00:00:00Z">
        <w:r>
          <w:t xml:space="preserve"> </w:t>
        </w:r>
      </w:ins>
      <m:oMath>
        <m:acc>
          <m:accPr>
            <m:chr m:val="̃"/>
          </m:accPr>
          <m:e>
            <m:r>
              <m:t>u</m:t>
            </m:r>
          </m:e>
        </m:acc>
        <m:r>
          <m:t> </m:t>
        </m:r>
        <m:sSup>
          <m:e>
            <m:acc>
              <m:accPr>
                <m:chr m:val="̃"/>
              </m:accPr>
              <m:e>
                <m:r>
                  <m:t>v</m:t>
                </m:r>
              </m:e>
            </m:acc>
          </m:e>
          <m:sup>
            <m:r>
              <m:rPr>
                <m:sty m:val="p"/>
              </m:rPr>
              <m:t>⊤</m:t>
            </m:r>
          </m:sup>
        </m:sSup>
      </m:oMath>
      <w:ins w:id="11381" w:author="PR Preview" w:date="2026-01-01T00:00:00Z">
        <w:r>
          <w:t xml:space="preserve"> </w:t>
        </w:r>
      </w:ins>
      <w:ins w:id="11382" w:author="PR Preview" w:date="2026-01-01T00:00:00Z">
        <w:r>
          <w:t xml:space="preserve">of the column vector</w:t>
        </w:r>
      </w:ins>
      <w:ins w:id="11383" w:author="PR Preview" w:date="2026-01-01T00:00:00Z">
        <w:r>
          <w:t xml:space="preserve"> </w:t>
        </w:r>
      </w:ins>
      <m:oMath>
        <m:acc>
          <m:accPr>
            <m:chr m:val="̃"/>
          </m:accPr>
          <m:e>
            <m:r>
              <m:t>u</m:t>
            </m:r>
          </m:e>
        </m:acc>
      </m:oMath>
      <w:ins w:id="11384" w:author="PR Preview" w:date="2026-01-01T00:00:00Z">
        <w:r>
          <w:t xml:space="preserve"> </w:t>
        </w:r>
      </w:ins>
      <w:ins w:id="11385" w:author="PR Preview" w:date="2026-01-01T00:00:00Z">
        <w:r>
          <w:t xml:space="preserve">with the row vector</w:t>
        </w:r>
      </w:ins>
      <w:ins w:id="11386" w:author="PR Preview" w:date="2026-01-01T00:00:00Z">
        <w:r>
          <w:t xml:space="preserve"> </w:t>
        </w:r>
      </w:ins>
      <m:oMath>
        <m:sSup>
          <m:e>
            <m:acc>
              <m:accPr>
                <m:chr m:val="̃"/>
              </m:accPr>
              <m:e>
                <m:r>
                  <m:t>v</m:t>
                </m:r>
              </m:e>
            </m:acc>
          </m:e>
          <m:sup>
            <m:r>
              <m:rPr>
                <m:sty m:val="p"/>
              </m:rPr>
              <m:t>⊤</m:t>
            </m:r>
          </m:sup>
        </m:sSup>
      </m:oMath>
      <w:ins w:id="11387" w:author="PR Preview" w:date="2026-01-01T00:00:00Z">
        <w:r>
          <w:t xml:space="preserve">.</w:t>
        </w:r>
      </w:ins>
      <w:ins w:id="11388" w:author="PR Preview" w:date="2026-01-01T00:00:00Z">
        <w:r>
          <w:t xml:space="preserve"> </w:t>
        </w:r>
      </w:ins>
      <w:ins w:id="11389" w:author="PR Preview" w:date="2026-01-01T00:00:00Z">
        <w:r>
          <w:t xml:space="preserve">Its entries are</w:t>
        </w:r>
      </w:ins>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86"/>
    <w:bookmarkStart w:id="387" w:name="exm-outer-product"/>
    <w:p>
      <w:pPr>
        <w:pStyle w:val="FirstParagraph"/>
      </w:pPr>
      <w:ins w:id="11390" w:author="PR Preview" w:date="2026-01-01T00:00:00Z">
        <w:r>
          <w:rPr>
            <w:b/>
            <w:bCs/>
          </w:rPr>
          <w:t xml:space="preserve">Example 118 (An outer product)</w:t>
        </w:r>
      </w:ins>
      <w:ins w:id="11391" w:author="PR Preview" w:date="2026-01-01T00:00:00Z">
        <w:r>
          <w:t xml:space="preserve"> </w:t>
        </w:r>
      </w:ins>
      <w:ins w:id="11392" w:author="PR Preview" w:date="2026-01-01T00:00:00Z">
        <w:r>
          <w:t xml:space="preserve">For</w:t>
        </w:r>
      </w:ins>
      <w:ins w:id="11393" w:author="PR Preview" w:date="2026-01-01T00:00:00Z">
        <w:r>
          <w:t xml:space="preserve"> </w:t>
        </w:r>
      </w:ins>
      <m:oMath>
        <m:acc>
          <m:accPr>
            <m:chr m:val="̃"/>
          </m:accPr>
          <m:e>
            <m:r>
              <m:t>u</m:t>
            </m:r>
          </m:e>
        </m:acc>
        <m:r>
          <m:rPr>
            <m:sty m:val="p"/>
          </m:rPr>
          <m:t>=</m:t>
        </m:r>
        <m:r>
          <m:rPr>
            <m:sty m:val="p"/>
          </m:rPr>
          <m:t>(</m:t>
        </m:r>
        <m:r>
          <m:t>1</m:t>
        </m:r>
        <m:r>
          <m:rPr>
            <m:sty m:val="p"/>
          </m:rPr>
          <m:t>,</m:t>
        </m:r>
        <m:r>
          <m:t>2</m:t>
        </m:r>
        <m:r>
          <m:rPr>
            <m:sty m:val="p"/>
          </m:rPr>
          <m:t>,</m:t>
        </m:r>
        <m:r>
          <m:t>3</m:t>
        </m:r>
        <m:r>
          <m:rPr>
            <m:sty m:val="p"/>
          </m:rPr>
          <m:t>)</m:t>
        </m:r>
      </m:oMath>
      <w:ins w:id="11394" w:author="PR Preview" w:date="2026-01-01T00:00:00Z">
        <w:r>
          <w:t xml:space="preserve"> </w:t>
        </w:r>
      </w:ins>
      <w:ins w:id="11395" w:author="PR Preview" w:date="2026-01-01T00:00:00Z">
        <w:r>
          <w:t xml:space="preserve">and</w:t>
        </w:r>
      </w:ins>
      <w:ins w:id="11396" w:author="PR Preview" w:date="2026-01-01T00:00:00Z">
        <w:r>
          <w:t xml:space="preserve"> </w:t>
        </w:r>
      </w:ins>
      <m:oMath>
        <m:acc>
          <m:accPr>
            <m:chr m:val="̃"/>
          </m:accPr>
          <m:e>
            <m:r>
              <m:t>v</m:t>
            </m:r>
          </m:e>
        </m:acc>
        <m:r>
          <m:rPr>
            <m:sty m:val="p"/>
          </m:rPr>
          <m:t>=</m:t>
        </m:r>
        <m:r>
          <m:rPr>
            <m:sty m:val="p"/>
          </m:rPr>
          <m:t>(</m:t>
        </m:r>
        <m:r>
          <m:t>4</m:t>
        </m:r>
        <m:r>
          <m:rPr>
            <m:sty m:val="p"/>
          </m:rPr>
          <m:t>,</m:t>
        </m:r>
        <m:r>
          <m:t>5</m:t>
        </m:r>
        <m:r>
          <m:rPr>
            <m:sty m:val="p"/>
          </m:rPr>
          <m:t>)</m:t>
        </m:r>
      </m:oMath>
      <w:ins w:id="11397" w:author="PR Preview" w:date="2026-01-01T00:00:00Z">
        <w:r>
          <w:t xml:space="preserve">:</w:t>
        </w:r>
      </w:ins>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87"/>
    <w:bookmarkStart w:id="388" w:name="rem-outer-vs-dot-product"/>
    <w:p>
      <w:pPr>
        <w:pStyle w:val="FirstParagraph"/>
      </w:pPr>
      <w:ins w:id="11398" w:author="PR Preview" w:date="2026-01-01T00:00:00Z">
        <w:r>
          <w:rPr>
            <w:i/>
            <w:iCs/>
          </w:rPr>
          <w:t xml:space="preserve">Remark 25</w:t>
        </w:r>
      </w:ins>
      <w:ins w:id="11399" w:author="PR Preview" w:date="2026-01-01T00:00:00Z">
        <w:r>
          <w:t xml:space="preserve"> (Outer product and dot product). </w:t>
        </w:r>
      </w:ins>
      <w:ins w:id="11400" w:author="PR Preview" w:date="2026-01-01T00:00:00Z">
        <w:r>
          <w:t xml:space="preserve">The dot product</w:t>
        </w:r>
      </w:ins>
      <w:ins w:id="11401" w:author="PR Preview" w:date="2026-01-01T00:00:00Z">
        <w:r>
          <w:t xml:space="preserve"> </w:t>
        </w:r>
      </w:ins>
      <m:oMath>
        <m:sSup>
          <m:e>
            <m:acc>
              <m:accPr>
                <m:chr m:val="̃"/>
              </m:accPr>
              <m:e>
                <m:r>
                  <m:t>u</m:t>
                </m:r>
              </m:e>
            </m:acc>
          </m:e>
          <m:sup>
            <m:r>
              <m:rPr>
                <m:sty m:val="p"/>
              </m:rPr>
              <m:t>⊤</m:t>
            </m:r>
          </m:sup>
        </m:sSup>
        <m:acc>
          <m:accPr>
            <m:chr m:val="̃"/>
          </m:accPr>
          <m:e>
            <m:r>
              <m:t>v</m:t>
            </m:r>
          </m:e>
        </m:acc>
      </m:oMath>
      <w:ins w:id="11402" w:author="PR Preview" w:date="2026-01-01T00:00:00Z">
        <w:r>
          <w:t xml:space="preserve"> </w:t>
        </w:r>
      </w:ins>
      <w:ins w:id="11403" w:author="PR Preview" w:date="2026-01-01T00:00:00Z">
        <w:r>
          <w:t xml:space="preserve">(</w:t>
        </w:r>
      </w:ins>
      <w:hyperlink w:anchor="exm-dot-product-matmul">
        <w:ins w:id="11404" w:author="PR Preview" w:date="2026-01-01T00:00:00Z">
          <w:r>
            <w:rPr>
              <w:rStyle w:val="Hyperlink"/>
            </w:rPr>
            <w:t xml:space="preserve">Example 19</w:t>
          </w:r>
        </w:ins>
      </w:hyperlink>
      <w:ins w:id="11405" w:author="PR Preview" w:date="2026-01-01T00:00:00Z">
        <w:r>
          <w:t xml:space="preserve">)</w:t>
        </w:r>
      </w:ins>
      <w:ins w:id="11406" w:author="PR Preview" w:date="2026-01-01T00:00:00Z">
        <w:r>
          <w:t xml:space="preserve"> </w:t>
        </w:r>
      </w:ins>
      <w:ins w:id="11407" w:author="PR Preview" w:date="2026-01-01T00:00:00Z">
        <w:r>
          <w:t xml:space="preserve">needs two vectors of the same length and gives a number.</w:t>
        </w:r>
      </w:ins>
      <w:ins w:id="11408" w:author="PR Preview" w:date="2026-01-01T00:00:00Z">
        <w:r>
          <w:t xml:space="preserve"> </w:t>
        </w:r>
      </w:ins>
      <w:ins w:id="11409" w:author="PR Preview" w:date="2026-01-01T00:00:00Z">
        <w:r>
          <w:t xml:space="preserve">The outer product</w:t>
        </w:r>
      </w:ins>
      <w:ins w:id="11410" w:author="PR Preview" w:date="2026-01-01T00:00:00Z">
        <w:r>
          <w:t xml:space="preserve"> </w:t>
        </w:r>
      </w:ins>
      <m:oMath>
        <m:acc>
          <m:accPr>
            <m:chr m:val="̃"/>
          </m:accPr>
          <m:e>
            <m:r>
              <m:t>u</m:t>
            </m:r>
          </m:e>
        </m:acc>
        <m:r>
          <m:t> </m:t>
        </m:r>
        <m:sSup>
          <m:e>
            <m:acc>
              <m:accPr>
                <m:chr m:val="̃"/>
              </m:accPr>
              <m:e>
                <m:r>
                  <m:t>v</m:t>
                </m:r>
              </m:e>
            </m:acc>
          </m:e>
          <m:sup>
            <m:r>
              <m:rPr>
                <m:sty m:val="p"/>
              </m:rPr>
              <m:t>⊤</m:t>
            </m:r>
          </m:sup>
        </m:sSup>
      </m:oMath>
      <w:ins w:id="11411" w:author="PR Preview" w:date="2026-01-01T00:00:00Z">
        <w:r>
          <w:t xml:space="preserve"> </w:t>
        </w:r>
      </w:ins>
      <w:ins w:id="11412" w:author="PR Preview" w:date="2026-01-01T00:00:00Z">
        <w:r>
          <w:t xml:space="preserve">takes vectors of any two lengths and gives a matrix</w:t>
        </w:r>
      </w:ins>
      <w:ins w:id="11413" w:author="PR Preview" w:date="2026-01-01T00:00:00Z">
        <w:r>
          <w:t xml:space="preserve"> </w:t>
        </w:r>
      </w:ins>
      <w:ins w:id="11414" w:author="PR Preview" w:date="2026-01-01T00:00:00Z">
        <w:r>
          <w:t xml:space="preserve">(Banerjee and Roy 2014, chap. 1, p. 11)</w:t>
        </w:r>
      </w:ins>
      <w:ins w:id="11415" w:author="PR Preview" w:date="2026-01-01T00:00:00Z">
        <w:r>
          <w:t xml:space="preserve">.</w:t>
        </w:r>
      </w:ins>
    </w:p>
    <w:p>
      <w:pPr>
        <w:pStyle w:val="BodyText"/>
      </w:pPr>
      <w:ins w:id="11416" w:author="PR Preview" w:date="2026-01-01T00:00:00Z">
        <w:r>
          <w:t xml:space="preserve">For example,</w:t>
        </w:r>
      </w:ins>
      <w:ins w:id="11417" w:author="PR Preview" w:date="2026-01-01T00:00:00Z">
        <w:r>
          <w:t xml:space="preserve"> </w:t>
        </w:r>
      </w:ins>
      <m:oMath>
        <m:acc>
          <m:accPr>
            <m:chr m:val="̃"/>
          </m:accPr>
          <m:e>
            <m:r>
              <m:t>u</m:t>
            </m:r>
          </m:e>
        </m:acc>
        <m:r>
          <m:rPr>
            <m:sty m:val="p"/>
          </m:rPr>
          <m:t>=</m:t>
        </m:r>
        <m:r>
          <m:rPr>
            <m:sty m:val="p"/>
          </m:rPr>
          <m:t>(</m:t>
        </m:r>
        <m:r>
          <m:t>1</m:t>
        </m:r>
        <m:r>
          <m:rPr>
            <m:sty m:val="p"/>
          </m:rPr>
          <m:t>,</m:t>
        </m:r>
        <m:r>
          <m:t>2</m:t>
        </m:r>
        <m:r>
          <m:rPr>
            <m:sty m:val="p"/>
          </m:rPr>
          <m:t>,</m:t>
        </m:r>
        <m:r>
          <m:t>3</m:t>
        </m:r>
        <m:r>
          <m:rPr>
            <m:sty m:val="p"/>
          </m:rPr>
          <m:t>)</m:t>
        </m:r>
      </m:oMath>
      <w:ins w:id="11418" w:author="PR Preview" w:date="2026-01-01T00:00:00Z">
        <w:r>
          <w:t xml:space="preserve"> </w:t>
        </w:r>
      </w:ins>
      <w:ins w:id="11419" w:author="PR Preview" w:date="2026-01-01T00:00:00Z">
        <w:r>
          <w:t xml:space="preserve">and</w:t>
        </w:r>
      </w:ins>
      <w:ins w:id="11420" w:author="PR Preview" w:date="2026-01-01T00:00:00Z">
        <w:r>
          <w:t xml:space="preserve"> </w:t>
        </w:r>
      </w:ins>
      <m:oMath>
        <m:acc>
          <m:accPr>
            <m:chr m:val="̃"/>
          </m:accPr>
          <m:e>
            <m:r>
              <m:t>v</m:t>
            </m:r>
          </m:e>
        </m:acc>
        <m:r>
          <m:rPr>
            <m:sty m:val="p"/>
          </m:rPr>
          <m:t>=</m:t>
        </m:r>
        <m:r>
          <m:rPr>
            <m:sty m:val="p"/>
          </m:rPr>
          <m:t>(</m:t>
        </m:r>
        <m:r>
          <m:t>4</m:t>
        </m:r>
        <m:r>
          <m:rPr>
            <m:sty m:val="p"/>
          </m:rPr>
          <m:t>,</m:t>
        </m:r>
        <m:r>
          <m:t>5</m:t>
        </m:r>
        <m:r>
          <m:rPr>
            <m:sty m:val="p"/>
          </m:rPr>
          <m:t>)</m:t>
        </m:r>
      </m:oMath>
      <w:ins w:id="11421" w:author="PR Preview" w:date="2026-01-01T00:00:00Z">
        <w:r>
          <w:t xml:space="preserve"> </w:t>
        </w:r>
      </w:ins>
      <w:ins w:id="11422" w:author="PR Preview" w:date="2026-01-01T00:00:00Z">
        <w:r>
          <w:t xml:space="preserve">in</w:t>
        </w:r>
      </w:ins>
      <w:ins w:id="11423" w:author="PR Preview" w:date="2026-01-01T00:00:00Z">
        <w:r>
          <w:t xml:space="preserve"> </w:t>
        </w:r>
      </w:ins>
      <w:hyperlink w:anchor="exm-outer-product">
        <w:ins w:id="11424" w:author="PR Preview" w:date="2026-01-01T00:00:00Z">
          <w:r>
            <w:rPr>
              <w:rStyle w:val="Hyperlink"/>
            </w:rPr>
            <w:t xml:space="preserve">Example 118</w:t>
          </w:r>
        </w:ins>
      </w:hyperlink>
      <w:ins w:id="11425" w:author="PR Preview" w:date="2026-01-01T00:00:00Z">
        <w:r>
          <w:t xml:space="preserve"> </w:t>
        </w:r>
      </w:ins>
      <w:ins w:id="11426" w:author="PR Preview" w:date="2026-01-01T00:00:00Z">
        <w:r>
          <w:t xml:space="preserve">have different lengths,</w:t>
        </w:r>
      </w:ins>
      <w:ins w:id="11427" w:author="PR Preview" w:date="2026-01-01T00:00:00Z">
        <w:r>
          <w:t xml:space="preserve"> </w:t>
        </w:r>
      </w:ins>
      <w:ins w:id="11428" w:author="PR Preview" w:date="2026-01-01T00:00:00Z">
        <w:r>
          <w:t xml:space="preserve">so they have no dot product,</w:t>
        </w:r>
      </w:ins>
      <w:ins w:id="11429" w:author="PR Preview" w:date="2026-01-01T00:00:00Z">
        <w:r>
          <w:t xml:space="preserve"> </w:t>
        </w:r>
      </w:ins>
      <w:ins w:id="11430" w:author="PR Preview" w:date="2026-01-01T00:00:00Z">
        <w:r>
          <w:t xml:space="preserve">but their outer product is a</w:t>
        </w:r>
      </w:ins>
      <w:ins w:id="11431" w:author="PR Preview" w:date="2026-01-01T00:00:00Z">
        <w:r>
          <w:t xml:space="preserve"> </w:t>
        </w:r>
      </w:ins>
      <m:oMath>
        <m:r>
          <m:t>3</m:t>
        </m:r>
        <m:r>
          <m:rPr>
            <m:sty m:val="p"/>
          </m:rPr>
          <m:t>×</m:t>
        </m:r>
        <m:r>
          <m:t>2</m:t>
        </m:r>
      </m:oMath>
      <w:ins w:id="11432" w:author="PR Preview" w:date="2026-01-01T00:00:00Z">
        <w:r>
          <w:t xml:space="preserve"> </w:t>
        </w:r>
      </w:ins>
      <w:ins w:id="11433" w:author="PR Preview" w:date="2026-01-01T00:00:00Z">
        <w:r>
          <w:t xml:space="preserve">matrix.</w:t>
        </w:r>
      </w:ins>
      <w:ins w:id="11434" w:author="PR Preview" w:date="2026-01-01T00:00:00Z">
        <w:r>
          <w:t xml:space="preserve"> </w:t>
        </w:r>
      </w:ins>
      <w:ins w:id="11435" w:author="PR Preview" w:date="2026-01-01T00:00:00Z">
        <w:r>
          <w:t xml:space="preserve">For</w:t>
        </w:r>
      </w:ins>
      <w:ins w:id="11436" w:author="PR Preview" w:date="2026-01-01T00:00:00Z">
        <w:r>
          <w:t xml:space="preserve"> </w:t>
        </w:r>
      </w:ins>
      <m:oMath>
        <m:acc>
          <m:accPr>
            <m:chr m:val="̃"/>
          </m:accPr>
          <m:e>
            <m:r>
              <m:t>a</m:t>
            </m:r>
          </m:e>
        </m:acc>
        <m:r>
          <m:rPr>
            <m:sty m:val="p"/>
          </m:rPr>
          <m:t>=</m:t>
        </m:r>
        <m:r>
          <m:rPr>
            <m:sty m:val="p"/>
          </m:rPr>
          <m:t>(</m:t>
        </m:r>
        <m:r>
          <m:t>1</m:t>
        </m:r>
        <m:r>
          <m:rPr>
            <m:sty m:val="p"/>
          </m:rPr>
          <m:t>,</m:t>
        </m:r>
        <m:r>
          <m:t>2</m:t>
        </m:r>
        <m:r>
          <m:rPr>
            <m:sty m:val="p"/>
          </m:rPr>
          <m:t>)</m:t>
        </m:r>
      </m:oMath>
      <w:ins w:id="11437" w:author="PR Preview" w:date="2026-01-01T00:00:00Z">
        <w:r>
          <w:t xml:space="preserve"> </w:t>
        </w:r>
      </w:ins>
      <w:ins w:id="11438" w:author="PR Preview" w:date="2026-01-01T00:00:00Z">
        <w:r>
          <w:t xml:space="preserve">and</w:t>
        </w:r>
      </w:ins>
      <w:ins w:id="11439" w:author="PR Preview" w:date="2026-01-01T00:00:00Z">
        <w:r>
          <w:t xml:space="preserve"> </w:t>
        </w:r>
      </w:ins>
      <m:oMath>
        <m:acc>
          <m:accPr>
            <m:chr m:val="̃"/>
          </m:accPr>
          <m:e>
            <m:r>
              <m:t>b</m:t>
            </m:r>
          </m:e>
        </m:acc>
        <m:r>
          <m:rPr>
            <m:sty m:val="p"/>
          </m:rPr>
          <m:t>=</m:t>
        </m:r>
        <m:r>
          <m:rPr>
            <m:sty m:val="p"/>
          </m:rPr>
          <m:t>(</m:t>
        </m:r>
        <m:r>
          <m:t>3</m:t>
        </m:r>
        <m:r>
          <m:rPr>
            <m:sty m:val="p"/>
          </m:rPr>
          <m:t>,</m:t>
        </m:r>
        <m:r>
          <m:t>4</m:t>
        </m:r>
        <m:r>
          <m:rPr>
            <m:sty m:val="p"/>
          </m:rPr>
          <m:t>)</m:t>
        </m:r>
      </m:oMath>
      <w:ins w:id="11440" w:author="PR Preview" w:date="2026-01-01T00:00:00Z">
        <w:r>
          <w:t xml:space="preserve">,</w:t>
        </w:r>
      </w:ins>
      <w:ins w:id="11441" w:author="PR Preview" w:date="2026-01-01T00:00:00Z">
        <w:r>
          <w:t xml:space="preserve"> </w:t>
        </w:r>
      </w:ins>
      <w:ins w:id="11442" w:author="PR Preview" w:date="2026-01-01T00:00:00Z">
        <w:r>
          <w:t xml:space="preserve">which have the same length, both products exist:</w:t>
        </w:r>
      </w:ins>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88"/>
    <w:bookmarkStart w:id="389" w:name="thm-outer-product-rank"/>
    <w:p>
      <w:pPr>
        <w:pStyle w:val="FirstParagraph"/>
      </w:pPr>
      <w:ins w:id="11443" w:author="PR Preview" w:date="2026-01-01T00:00:00Z">
        <w:r>
          <w:rPr>
            <w:b/>
            <w:bCs/>
          </w:rPr>
          <w:t xml:space="preserve">Theorem 63 (An outer product has rank one)</w:t>
        </w:r>
      </w:ins>
      <w:ins w:id="11444" w:author="PR Preview" w:date="2026-01-01T00:00:00Z">
        <w:r>
          <w:t xml:space="preserve"> </w:t>
        </w:r>
      </w:ins>
      <w:ins w:id="11445" w:author="PR Preview" w:date="2026-01-01T00:00:00Z">
        <w:r>
          <w:t xml:space="preserve">If</w:t>
        </w:r>
      </w:ins>
      <w:ins w:id="11446" w:author="PR Preview" w:date="2026-01-01T00:00:00Z">
        <w:r>
          <w:t xml:space="preserve"> </w:t>
        </w:r>
      </w:ins>
      <m:oMath>
        <m:acc>
          <m:accPr>
            <m:chr m:val="̃"/>
          </m:accPr>
          <m:e>
            <m:r>
              <m:t>u</m:t>
            </m:r>
          </m:e>
        </m:acc>
      </m:oMath>
      <w:ins w:id="11447" w:author="PR Preview" w:date="2026-01-01T00:00:00Z">
        <w:r>
          <w:t xml:space="preserve"> </w:t>
        </w:r>
      </w:ins>
      <w:ins w:id="11448" w:author="PR Preview" w:date="2026-01-01T00:00:00Z">
        <w:r>
          <w:t xml:space="preserve">is a nonzero vector of length</w:t>
        </w:r>
      </w:ins>
      <w:ins w:id="11449" w:author="PR Preview" w:date="2026-01-01T00:00:00Z">
        <w:r>
          <w:t xml:space="preserve"> </w:t>
        </w:r>
      </w:ins>
      <m:oMath>
        <m:r>
          <m:t>m</m:t>
        </m:r>
      </m:oMath>
      <w:ins w:id="11450" w:author="PR Preview" w:date="2026-01-01T00:00:00Z">
        <w:r>
          <w:t xml:space="preserve"> </w:t>
        </w:r>
      </w:ins>
      <w:ins w:id="11451" w:author="PR Preview" w:date="2026-01-01T00:00:00Z">
        <w:r>
          <w:t xml:space="preserve">and</w:t>
        </w:r>
      </w:ins>
      <w:ins w:id="11452" w:author="PR Preview" w:date="2026-01-01T00:00:00Z">
        <w:r>
          <w:t xml:space="preserve"> </w:t>
        </w:r>
      </w:ins>
      <m:oMath>
        <m:acc>
          <m:accPr>
            <m:chr m:val="̃"/>
          </m:accPr>
          <m:e>
            <m:r>
              <m:t>v</m:t>
            </m:r>
          </m:e>
        </m:acc>
      </m:oMath>
      <w:ins w:id="11453" w:author="PR Preview" w:date="2026-01-01T00:00:00Z">
        <w:r>
          <w:t xml:space="preserve"> </w:t>
        </w:r>
      </w:ins>
      <w:ins w:id="11454" w:author="PR Preview" w:date="2026-01-01T00:00:00Z">
        <w:r>
          <w:t xml:space="preserve">is a nonzero vector of length</w:t>
        </w:r>
      </w:ins>
      <w:ins w:id="11455" w:author="PR Preview" w:date="2026-01-01T00:00:00Z">
        <w:r>
          <w:t xml:space="preserve"> </w:t>
        </w:r>
      </w:ins>
      <m:oMath>
        <m:r>
          <m:t>n</m:t>
        </m:r>
      </m:oMath>
      <w:ins w:id="11456" w:author="PR Preview" w:date="2026-01-01T00:00:00Z">
        <w:r>
          <w:t xml:space="preserve">,</w:t>
        </w:r>
      </w:ins>
      <w:ins w:id="11457" w:author="PR Preview" w:date="2026-01-01T00:00:00Z">
        <w:r>
          <w:t xml:space="preserve"> </w:t>
        </w:r>
      </w:ins>
      <w:ins w:id="11458" w:author="PR Preview" w:date="2026-01-01T00:00:00Z">
        <w:r>
          <w:t xml:space="preserve">then</w:t>
        </w:r>
      </w:ins>
      <w:ins w:id="11459" w:author="PR Preview" w:date="2026-01-01T00:00:00Z">
        <w:r>
          <w:t xml:space="preserve"> </w:t>
        </w:r>
      </w:ins>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ins w:id="11460" w:author="PR Preview" w:date="2026-01-01T00:00:00Z">
        <w:r>
          <w:t xml:space="preserve"> </w:t>
        </w:r>
      </w:ins>
      <w:ins w:id="11461" w:author="PR Preview" w:date="2026-01-01T00:00:00Z">
        <w:r>
          <w:t xml:space="preserve">(</w:t>
        </w:r>
      </w:ins>
      <w:hyperlink w:anchor="def-rank">
        <w:ins w:id="11462" w:author="PR Preview" w:date="2026-01-01T00:00:00Z">
          <w:r>
            <w:rPr>
              <w:rStyle w:val="Hyperlink"/>
            </w:rPr>
            <w:t xml:space="preserve">Definition 38</w:t>
          </w:r>
        </w:ins>
      </w:hyperlink>
      <w:ins w:id="11463" w:author="PR Preview" w:date="2026-01-01T00:00:00Z">
        <w:r>
          <w:t xml:space="preserve">).</w:t>
        </w:r>
      </w:ins>
    </w:p>
    <w:bookmarkEnd w:id="38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0" w:name="exm-outer-product-rank"/>
    <w:p>
      <w:pPr>
        <w:pStyle w:val="BodyText"/>
      </w:pPr>
      <w:del w:id="11464" w:author="PR Preview" w:date="2026-01-01T00:00:00Z">
        <w:r>
          <w:rPr>
            <w:b/>
            <w:bCs/>
          </w:rPr>
          <w:delText xml:space="preserve">Example 116 (The rank of an outer product)</w:delText>
        </w:r>
      </w:del>
      <w:del w:id="11465" w:author="PR Preview" w:date="2026-01-01T00:00:00Z">
        <w:r>
          <w:delText xml:space="preserve"> </w:delText>
        </w:r>
      </w:del>
      <w:del w:id="11466" w:author="PR Preview" w:date="2026-01-01T00:00:00Z">
        <w:r>
          <w:delText xml:space="preserve">In</w:delText>
        </w:r>
      </w:del>
      <w:del w:id="11467" w:author="PR Preview" w:date="2026-01-01T00:00:00Z">
        <w:r>
          <w:delText xml:space="preserve"> </w:delText>
        </w:r>
      </w:del>
      <w:hyperlink w:anchor="exm-outer-product">
        <w:del w:id="11468" w:author="PR Preview" w:date="2026-01-01T00:00:00Z">
          <w:r>
            <w:rPr>
              <w:rStyle w:val="Hyperlink"/>
            </w:rPr>
            <w:delText xml:space="preserve">Example 115</w:delText>
          </w:r>
        </w:del>
      </w:hyperlink>
      <w:del w:id="11469" w:author="PR Preview" w:date="2026-01-01T00:00:00Z">
        <w:r>
          <w:delText xml:space="preserve">,</w:delText>
        </w:r>
      </w:del>
      <w:del w:id="11470" w:author="PR Preview" w:date="2026-01-01T00:00:00Z">
        <w:r>
          <w:delText xml:space="preserve"> </w:delText>
        </w:r>
      </w:del>
      <w:del w:id="11471" w:author="PR Preview" w:date="2026-01-01T00:00:00Z">
        <w:r>
          <w:delText xml:space="preserve">the second column</w:delText>
        </w:r>
      </w:del>
      <w:del w:id="11472" w:author="PR Preview" w:date="2026-01-01T00:00:00Z">
        <w:r>
          <w:delText xml:space="preserve"> </w:delText>
        </w:r>
      </w:del>
      <m:oMath>
        <m:r>
          <m:rPr>
            <m:sty m:val="p"/>
          </m:rPr>
          <m:t>(</m:t>
        </m:r>
        <m:r>
          <m:t>5</m:t>
        </m:r>
        <m:r>
          <m:rPr>
            <m:sty m:val="p"/>
          </m:rPr>
          <m:t>,</m:t>
        </m:r>
        <m:r>
          <m:t>10</m:t>
        </m:r>
        <m:r>
          <m:rPr>
            <m:sty m:val="p"/>
          </m:rPr>
          <m:t>,</m:t>
        </m:r>
        <m:r>
          <m:t>15</m:t>
        </m:r>
        <m:r>
          <m:rPr>
            <m:sty m:val="p"/>
          </m:rPr>
          <m:t>)</m:t>
        </m:r>
      </m:oMath>
      <w:del w:id="11473" w:author="PR Preview" w:date="2026-01-01T00:00:00Z">
        <w:r>
          <w:delText xml:space="preserve"> </w:delText>
        </w:r>
      </w:del>
      <w:del w:id="11474" w:author="PR Preview" w:date="2026-01-01T00:00:00Z">
        <w:r>
          <w:delText xml:space="preserve">of</w:delText>
        </w:r>
      </w:del>
      <w:del w:id="11475" w:author="PR Preview" w:date="2026-01-01T00:00:00Z">
        <w:r>
          <w:delText xml:space="preserve"> </w:delText>
        </w:r>
      </w:del>
      <m:oMath>
        <m:acc>
          <m:accPr>
            <m:chr m:val="̃"/>
          </m:accPr>
          <m:e>
            <m:r>
              <m:t>u</m:t>
            </m:r>
          </m:e>
        </m:acc>
        <m:r>
          <m:t> </m:t>
        </m:r>
        <m:sSup>
          <m:e>
            <m:acc>
              <m:accPr>
                <m:chr m:val="̃"/>
              </m:accPr>
              <m:e>
                <m:r>
                  <m:t>v</m:t>
                </m:r>
              </m:e>
            </m:acc>
          </m:e>
          <m:sup>
            <m:r>
              <m:rPr>
                <m:sty m:val="p"/>
              </m:rPr>
              <m:t>⊤</m:t>
            </m:r>
          </m:sup>
        </m:sSup>
      </m:oMath>
      <w:del w:id="11476" w:author="PR Preview" w:date="2026-01-01T00:00:00Z">
        <w:r>
          <w:delText xml:space="preserve"> </w:delText>
        </w:r>
      </w:del>
      <w:del w:id="11477" w:author="PR Preview" w:date="2026-01-01T00:00:00Z">
        <w:r>
          <w:delText xml:space="preserve">is</w:delText>
        </w:r>
      </w:del>
      <w:del w:id="11478" w:author="PR Preview" w:date="2026-01-01T00:00:00Z">
        <w:r>
          <w:delText xml:space="preserve"> </w:delText>
        </w:r>
      </w:del>
      <m:oMath>
        <m:f>
          <m:fPr>
            <m:type m:val="bar"/>
          </m:fPr>
          <m:num>
            <m:r>
              <m:t>5</m:t>
            </m:r>
          </m:num>
          <m:den>
            <m:r>
              <m:t>4</m:t>
            </m:r>
          </m:den>
        </m:f>
      </m:oMath>
      <w:del w:id="11479" w:author="PR Preview" w:date="2026-01-01T00:00:00Z">
        <w:r>
          <w:delText xml:space="preserve"> </w:delText>
        </w:r>
      </w:del>
      <w:del w:id="11480" w:author="PR Preview" w:date="2026-01-01T00:00:00Z">
        <w:r>
          <w:delText xml:space="preserve">times the first column</w:delText>
        </w:r>
      </w:del>
      <w:del w:id="11481" w:author="PR Preview" w:date="2026-01-01T00:00:00Z">
        <w:r>
          <w:delText xml:space="preserve"> </w:delText>
        </w:r>
      </w:del>
      <m:oMath>
        <m:r>
          <m:rPr>
            <m:sty m:val="p"/>
          </m:rPr>
          <m:t>(</m:t>
        </m:r>
        <m:r>
          <m:t>4</m:t>
        </m:r>
        <m:r>
          <m:rPr>
            <m:sty m:val="p"/>
          </m:rPr>
          <m:t>,</m:t>
        </m:r>
        <m:r>
          <m:t>8</m:t>
        </m:r>
        <m:r>
          <m:rPr>
            <m:sty m:val="p"/>
          </m:rPr>
          <m:t>,</m:t>
        </m:r>
        <m:r>
          <m:t>12</m:t>
        </m:r>
        <m:r>
          <m:rPr>
            <m:sty m:val="p"/>
          </m:rPr>
          <m:t>)</m:t>
        </m:r>
      </m:oMath>
      <w:del w:id="11482" w:author="PR Preview" w:date="2026-01-01T00:00:00Z">
        <w:r>
          <w:delText xml:space="preserve">,</w:delText>
        </w:r>
      </w:del>
      <w:del w:id="11483" w:author="PR Preview" w:date="2026-01-01T00:00:00Z">
        <w:r>
          <w:delText xml:space="preserve"> </w:delText>
        </w:r>
      </w:del>
      <w:del w:id="11484" w:author="PR Preview" w:date="2026-01-01T00:00:00Z">
        <w:r>
          <w:delText xml:space="preserve">because the columns are</w:delText>
        </w:r>
      </w:del>
      <w:del w:id="11485" w:author="PR Preview" w:date="2026-01-01T00:00:00Z">
        <w:r>
          <w:delText xml:space="preserve"> </w:delText>
        </w:r>
      </w:del>
      <m:oMath>
        <m:sSub>
          <m:e>
            <m:r>
              <m:t>v</m:t>
            </m:r>
          </m:e>
          <m:sub>
            <m:r>
              <m:t>1</m:t>
            </m:r>
          </m:sub>
        </m:sSub>
        <m:acc>
          <m:accPr>
            <m:chr m:val="̃"/>
          </m:accPr>
          <m:e>
            <m:r>
              <m:t>u</m:t>
            </m:r>
          </m:e>
        </m:acc>
        <m:r>
          <m:rPr>
            <m:sty m:val="p"/>
          </m:rPr>
          <m:t>=</m:t>
        </m:r>
        <m:r>
          <m:t>4</m:t>
        </m:r>
        <m:acc>
          <m:accPr>
            <m:chr m:val="̃"/>
          </m:accPr>
          <m:e>
            <m:r>
              <m:t>u</m:t>
            </m:r>
          </m:e>
        </m:acc>
      </m:oMath>
      <w:del w:id="11486" w:author="PR Preview" w:date="2026-01-01T00:00:00Z">
        <w:r>
          <w:delText xml:space="preserve"> </w:delText>
        </w:r>
      </w:del>
      <w:del w:id="11487" w:author="PR Preview" w:date="2026-01-01T00:00:00Z">
        <w:r>
          <w:delText xml:space="preserve">and</w:delText>
        </w:r>
      </w:del>
      <w:del w:id="11488" w:author="PR Preview" w:date="2026-01-01T00:00:00Z">
        <w:r>
          <w:delText xml:space="preserve"> </w:delText>
        </w:r>
      </w:del>
      <m:oMath>
        <m:sSub>
          <m:e>
            <m:r>
              <m:t>v</m:t>
            </m:r>
          </m:e>
          <m:sub>
            <m:r>
              <m:t>2</m:t>
            </m:r>
          </m:sub>
        </m:sSub>
        <m:acc>
          <m:accPr>
            <m:chr m:val="̃"/>
          </m:accPr>
          <m:e>
            <m:r>
              <m:t>u</m:t>
            </m:r>
          </m:e>
        </m:acc>
        <m:r>
          <m:rPr>
            <m:sty m:val="p"/>
          </m:rPr>
          <m:t>=</m:t>
        </m:r>
        <m:r>
          <m:t>5</m:t>
        </m:r>
        <m:acc>
          <m:accPr>
            <m:chr m:val="̃"/>
          </m:accPr>
          <m:e>
            <m:r>
              <m:t>u</m:t>
            </m:r>
          </m:e>
        </m:acc>
      </m:oMath>
      <w:del w:id="11489" w:author="PR Preview" w:date="2026-01-01T00:00:00Z">
        <w:r>
          <w:delText xml:space="preserve">.</w:delText>
        </w:r>
      </w:del>
      <w:del w:id="11490" w:author="PR Preview" w:date="2026-01-01T00:00:00Z">
        <w:r>
          <w:delText xml:space="preserve"> </w:delText>
        </w:r>
      </w:del>
      <w:del w:id="11491" w:author="PR Preview" w:date="2026-01-01T00:00:00Z">
        <w:r>
          <w:delText xml:space="preserve">So the two columns are not linearly independent,</w:delText>
        </w:r>
      </w:del>
      <w:del w:id="11492" w:author="PR Preview" w:date="2026-01-01T00:00:00Z">
        <w:r>
          <w:delText xml:space="preserve"> </w:delText>
        </w:r>
      </w:del>
      <w:del w:id="11493" w:author="PR Preview" w:date="2026-01-01T00:00:00Z">
        <w:r>
          <w:delText xml:space="preserve">and the</w:delText>
        </w:r>
      </w:del>
      <w:del w:id="11494" w:author="PR Preview" w:date="2026-01-01T00:00:00Z">
        <w:r>
          <w:delText xml:space="preserve"> </w:delText>
        </w:r>
      </w:del>
      <m:oMath>
        <m:r>
          <m:t>3</m:t>
        </m:r>
        <m:r>
          <m:rPr>
            <m:sty m:val="p"/>
          </m:rPr>
          <m:t>×</m:t>
        </m:r>
        <m:r>
          <m:t>2</m:t>
        </m:r>
      </m:oMath>
      <w:del w:id="11495" w:author="PR Preview" w:date="2026-01-01T00:00:00Z">
        <w:r>
          <w:delText xml:space="preserve"> </w:delText>
        </w:r>
      </w:del>
      <w:del w:id="11496" w:author="PR Preview" w:date="2026-01-01T00:00:00Z">
        <w:r>
          <w:delText xml:space="preserve">matrix has rank</w:delText>
        </w:r>
      </w:del>
      <w:del w:id="11497" w:author="PR Preview" w:date="2026-01-01T00:00:00Z">
        <w:r>
          <w:delText xml:space="preserve"> </w:delText>
        </w:r>
      </w:del>
      <m:oMath>
        <m:r>
          <m:t>1</m:t>
        </m:r>
      </m:oMath>
      <w:del w:id="11498" w:author="PR Preview" w:date="2026-01-01T00:00:00Z">
        <w:r>
          <w:delText xml:space="preserve">.</w:delText>
        </w:r>
      </w:del>
    </w:p>
    <w:p>
      <w:pPr>
        <w:pStyle w:val="BodyText"/>
      </w:pPr>
      <w:ins w:id="11499" w:author="PR Preview" w:date="2026-01-01T00:00:00Z">
        <w:r>
          <w:rPr>
            <w:b/>
            <w:bCs/>
          </w:rPr>
          <w:t xml:space="preserve">Example 119 (The rank of an outer product)</w:t>
        </w:r>
      </w:ins>
      <w:ins w:id="11500" w:author="PR Preview" w:date="2026-01-01T00:00:00Z">
        <w:r>
          <w:t xml:space="preserve"> </w:t>
        </w:r>
      </w:ins>
      <w:ins w:id="11501" w:author="PR Preview" w:date="2026-01-01T00:00:00Z">
        <w:r>
          <w:t xml:space="preserve">In</w:t>
        </w:r>
      </w:ins>
      <w:ins w:id="11502" w:author="PR Preview" w:date="2026-01-01T00:00:00Z">
        <w:r>
          <w:t xml:space="preserve"> </w:t>
        </w:r>
      </w:ins>
      <w:hyperlink w:anchor="exm-outer-product">
        <w:ins w:id="11503" w:author="PR Preview" w:date="2026-01-01T00:00:00Z">
          <w:r>
            <w:rPr>
              <w:rStyle w:val="Hyperlink"/>
            </w:rPr>
            <w:t xml:space="preserve">Example 118</w:t>
          </w:r>
        </w:ins>
      </w:hyperlink>
      <w:ins w:id="11504" w:author="PR Preview" w:date="2026-01-01T00:00:00Z">
        <w:r>
          <w:t xml:space="preserve">,</w:t>
        </w:r>
      </w:ins>
      <w:ins w:id="11505" w:author="PR Preview" w:date="2026-01-01T00:00:00Z">
        <w:r>
          <w:t xml:space="preserve"> </w:t>
        </w:r>
      </w:ins>
      <w:ins w:id="11506" w:author="PR Preview" w:date="2026-01-01T00:00:00Z">
        <w:r>
          <w:t xml:space="preserve">the second column</w:t>
        </w:r>
      </w:ins>
      <w:ins w:id="11507" w:author="PR Preview" w:date="2026-01-01T00:00:00Z">
        <w:r>
          <w:t xml:space="preserve"> </w:t>
        </w:r>
      </w:ins>
      <m:oMath>
        <m:r>
          <m:rPr>
            <m:sty m:val="p"/>
          </m:rPr>
          <m:t>(</m:t>
        </m:r>
        <m:r>
          <m:t>5</m:t>
        </m:r>
        <m:r>
          <m:rPr>
            <m:sty m:val="p"/>
          </m:rPr>
          <m:t>,</m:t>
        </m:r>
        <m:r>
          <m:t>10</m:t>
        </m:r>
        <m:r>
          <m:rPr>
            <m:sty m:val="p"/>
          </m:rPr>
          <m:t>,</m:t>
        </m:r>
        <m:r>
          <m:t>15</m:t>
        </m:r>
        <m:r>
          <m:rPr>
            <m:sty m:val="p"/>
          </m:rPr>
          <m:t>)</m:t>
        </m:r>
      </m:oMath>
      <w:ins w:id="11508" w:author="PR Preview" w:date="2026-01-01T00:00:00Z">
        <w:r>
          <w:t xml:space="preserve"> </w:t>
        </w:r>
      </w:ins>
      <w:ins w:id="11509" w:author="PR Preview" w:date="2026-01-01T00:00:00Z">
        <w:r>
          <w:t xml:space="preserve">of</w:t>
        </w:r>
      </w:ins>
      <w:ins w:id="11510" w:author="PR Preview" w:date="2026-01-01T00:00:00Z">
        <w:r>
          <w:t xml:space="preserve"> </w:t>
        </w:r>
      </w:ins>
      <m:oMath>
        <m:acc>
          <m:accPr>
            <m:chr m:val="̃"/>
          </m:accPr>
          <m:e>
            <m:r>
              <m:t>u</m:t>
            </m:r>
          </m:e>
        </m:acc>
        <m:r>
          <m:t> </m:t>
        </m:r>
        <m:sSup>
          <m:e>
            <m:acc>
              <m:accPr>
                <m:chr m:val="̃"/>
              </m:accPr>
              <m:e>
                <m:r>
                  <m:t>v</m:t>
                </m:r>
              </m:e>
            </m:acc>
          </m:e>
          <m:sup>
            <m:r>
              <m:rPr>
                <m:sty m:val="p"/>
              </m:rPr>
              <m:t>⊤</m:t>
            </m:r>
          </m:sup>
        </m:sSup>
      </m:oMath>
      <w:ins w:id="11511" w:author="PR Preview" w:date="2026-01-01T00:00:00Z">
        <w:r>
          <w:t xml:space="preserve"> </w:t>
        </w:r>
      </w:ins>
      <w:ins w:id="11512" w:author="PR Preview" w:date="2026-01-01T00:00:00Z">
        <w:r>
          <w:t xml:space="preserve">is</w:t>
        </w:r>
      </w:ins>
      <w:ins w:id="11513" w:author="PR Preview" w:date="2026-01-01T00:00:00Z">
        <w:r>
          <w:t xml:space="preserve"> </w:t>
        </w:r>
      </w:ins>
      <m:oMath>
        <m:f>
          <m:fPr>
            <m:type m:val="bar"/>
          </m:fPr>
          <m:num>
            <m:r>
              <m:t>5</m:t>
            </m:r>
          </m:num>
          <m:den>
            <m:r>
              <m:t>4</m:t>
            </m:r>
          </m:den>
        </m:f>
      </m:oMath>
      <w:ins w:id="11514" w:author="PR Preview" w:date="2026-01-01T00:00:00Z">
        <w:r>
          <w:t xml:space="preserve"> </w:t>
        </w:r>
      </w:ins>
      <w:ins w:id="11515" w:author="PR Preview" w:date="2026-01-01T00:00:00Z">
        <w:r>
          <w:t xml:space="preserve">times the first column</w:t>
        </w:r>
      </w:ins>
      <w:ins w:id="11516" w:author="PR Preview" w:date="2026-01-01T00:00:00Z">
        <w:r>
          <w:t xml:space="preserve"> </w:t>
        </w:r>
      </w:ins>
      <m:oMath>
        <m:r>
          <m:rPr>
            <m:sty m:val="p"/>
          </m:rPr>
          <m:t>(</m:t>
        </m:r>
        <m:r>
          <m:t>4</m:t>
        </m:r>
        <m:r>
          <m:rPr>
            <m:sty m:val="p"/>
          </m:rPr>
          <m:t>,</m:t>
        </m:r>
        <m:r>
          <m:t>8</m:t>
        </m:r>
        <m:r>
          <m:rPr>
            <m:sty m:val="p"/>
          </m:rPr>
          <m:t>,</m:t>
        </m:r>
        <m:r>
          <m:t>12</m:t>
        </m:r>
        <m:r>
          <m:rPr>
            <m:sty m:val="p"/>
          </m:rPr>
          <m:t>)</m:t>
        </m:r>
      </m:oMath>
      <w:ins w:id="11517" w:author="PR Preview" w:date="2026-01-01T00:00:00Z">
        <w:r>
          <w:t xml:space="preserve">,</w:t>
        </w:r>
      </w:ins>
      <w:ins w:id="11518" w:author="PR Preview" w:date="2026-01-01T00:00:00Z">
        <w:r>
          <w:t xml:space="preserve"> </w:t>
        </w:r>
      </w:ins>
      <w:ins w:id="11519" w:author="PR Preview" w:date="2026-01-01T00:00:00Z">
        <w:r>
          <w:t xml:space="preserve">because the columns are</w:t>
        </w:r>
      </w:ins>
      <w:ins w:id="11520" w:author="PR Preview" w:date="2026-01-01T00:00:00Z">
        <w:r>
          <w:t xml:space="preserve"> </w:t>
        </w:r>
      </w:ins>
      <m:oMath>
        <m:sSub>
          <m:e>
            <m:r>
              <m:t>v</m:t>
            </m:r>
          </m:e>
          <m:sub>
            <m:r>
              <m:t>1</m:t>
            </m:r>
          </m:sub>
        </m:sSub>
        <m:acc>
          <m:accPr>
            <m:chr m:val="̃"/>
          </m:accPr>
          <m:e>
            <m:r>
              <m:t>u</m:t>
            </m:r>
          </m:e>
        </m:acc>
        <m:r>
          <m:rPr>
            <m:sty m:val="p"/>
          </m:rPr>
          <m:t>=</m:t>
        </m:r>
        <m:r>
          <m:t>4</m:t>
        </m:r>
        <m:acc>
          <m:accPr>
            <m:chr m:val="̃"/>
          </m:accPr>
          <m:e>
            <m:r>
              <m:t>u</m:t>
            </m:r>
          </m:e>
        </m:acc>
      </m:oMath>
      <w:ins w:id="11521" w:author="PR Preview" w:date="2026-01-01T00:00:00Z">
        <w:r>
          <w:t xml:space="preserve"> </w:t>
        </w:r>
      </w:ins>
      <w:ins w:id="11522" w:author="PR Preview" w:date="2026-01-01T00:00:00Z">
        <w:r>
          <w:t xml:space="preserve">and</w:t>
        </w:r>
      </w:ins>
      <w:ins w:id="11523" w:author="PR Preview" w:date="2026-01-01T00:00:00Z">
        <w:r>
          <w:t xml:space="preserve"> </w:t>
        </w:r>
      </w:ins>
      <m:oMath>
        <m:sSub>
          <m:e>
            <m:r>
              <m:t>v</m:t>
            </m:r>
          </m:e>
          <m:sub>
            <m:r>
              <m:t>2</m:t>
            </m:r>
          </m:sub>
        </m:sSub>
        <m:acc>
          <m:accPr>
            <m:chr m:val="̃"/>
          </m:accPr>
          <m:e>
            <m:r>
              <m:t>u</m:t>
            </m:r>
          </m:e>
        </m:acc>
        <m:r>
          <m:rPr>
            <m:sty m:val="p"/>
          </m:rPr>
          <m:t>=</m:t>
        </m:r>
        <m:r>
          <m:t>5</m:t>
        </m:r>
        <m:acc>
          <m:accPr>
            <m:chr m:val="̃"/>
          </m:accPr>
          <m:e>
            <m:r>
              <m:t>u</m:t>
            </m:r>
          </m:e>
        </m:acc>
      </m:oMath>
      <w:ins w:id="11524" w:author="PR Preview" w:date="2026-01-01T00:00:00Z">
        <w:r>
          <w:t xml:space="preserve">.</w:t>
        </w:r>
      </w:ins>
      <w:ins w:id="11525" w:author="PR Preview" w:date="2026-01-01T00:00:00Z">
        <w:r>
          <w:t xml:space="preserve"> </w:t>
        </w:r>
      </w:ins>
      <w:ins w:id="11526" w:author="PR Preview" w:date="2026-01-01T00:00:00Z">
        <w:r>
          <w:t xml:space="preserve">So the two columns are not linearly independent,</w:t>
        </w:r>
      </w:ins>
      <w:ins w:id="11527" w:author="PR Preview" w:date="2026-01-01T00:00:00Z">
        <w:r>
          <w:t xml:space="preserve"> </w:t>
        </w:r>
      </w:ins>
      <w:ins w:id="11528" w:author="PR Preview" w:date="2026-01-01T00:00:00Z">
        <w:r>
          <w:t xml:space="preserve">and the</w:t>
        </w:r>
      </w:ins>
      <w:ins w:id="11529" w:author="PR Preview" w:date="2026-01-01T00:00:00Z">
        <w:r>
          <w:t xml:space="preserve"> </w:t>
        </w:r>
      </w:ins>
      <m:oMath>
        <m:r>
          <m:t>3</m:t>
        </m:r>
        <m:r>
          <m:rPr>
            <m:sty m:val="p"/>
          </m:rPr>
          <m:t>×</m:t>
        </m:r>
        <m:r>
          <m:t>2</m:t>
        </m:r>
      </m:oMath>
      <w:ins w:id="11530" w:author="PR Preview" w:date="2026-01-01T00:00:00Z">
        <w:r>
          <w:t xml:space="preserve"> </w:t>
        </w:r>
      </w:ins>
      <w:ins w:id="11531" w:author="PR Preview" w:date="2026-01-01T00:00:00Z">
        <w:r>
          <w:t xml:space="preserve">matrix has rank</w:t>
        </w:r>
      </w:ins>
      <w:ins w:id="11532" w:author="PR Preview" w:date="2026-01-01T00:00:00Z">
        <w:r>
          <w:t xml:space="preserve"> </w:t>
        </w:r>
      </w:ins>
      <m:oMath>
        <m:r>
          <m:t>1</m:t>
        </m:r>
      </m:oMath>
      <w:ins w:id="11533" w:author="PR Preview" w:date="2026-01-01T00:00:00Z">
        <w:r>
          <w:t xml:space="preserve">.</w:t>
        </w:r>
      </w:ins>
    </w:p>
    <w:bookmarkEnd w:id="390"/>
    <w:bookmarkEnd w:id="391"/>
    <w:bookmarkStart w:id="42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27</w:t>
        </w:r>
      </w:hyperlink>
      <w:r>
        <w:t xml:space="preserve">), in that same section</w:t>
      </w:r>
    </w:p>
    <w:bookmarkStart w:id="392" w:name="def-matrix-order"/>
    <w:p>
      <w:pPr>
        <w:pStyle w:val="FirstParagraph"/>
      </w:pPr>
      <w:del w:id="11534" w:author="PR Preview" w:date="2026-01-01T00:00:00Z">
        <w:r>
          <w:rPr>
            <w:b/>
            <w:bCs/>
          </w:rPr>
          <w:delText xml:space="preserve">Definition 67 (Order of a square matrix)</w:delText>
        </w:r>
      </w:del>
      <w:del w:id="11535" w:author="PR Preview" w:date="2026-01-01T00:00:00Z">
        <w:r>
          <w:delText xml:space="preserve"> </w:delText>
        </w:r>
      </w:del>
      <w:del w:id="11536" w:author="PR Preview" w:date="2026-01-01T00:00:00Z">
        <w:r>
          <w:delText xml:space="preserve">The</w:delText>
        </w:r>
      </w:del>
      <w:del w:id="11537" w:author="PR Preview" w:date="2026-01-01T00:00:00Z">
        <w:r>
          <w:delText xml:space="preserve"> </w:delText>
        </w:r>
      </w:del>
      <w:del w:id="11538" w:author="PR Preview" w:date="2026-01-01T00:00:00Z">
        <w:r>
          <w:rPr>
            <w:b/>
            <w:bCs/>
          </w:rPr>
          <w:delText xml:space="preserve">order</w:delText>
        </w:r>
      </w:del>
      <w:del w:id="11539" w:author="PR Preview" w:date="2026-01-01T00:00:00Z">
        <w:r>
          <w:delText xml:space="preserve"> </w:delText>
        </w:r>
      </w:del>
      <w:del w:id="11540" w:author="PR Preview" w:date="2026-01-01T00:00:00Z">
        <w:r>
          <w:delText xml:space="preserve">of a square matrix (</w:delText>
        </w:r>
      </w:del>
      <w:hyperlink w:anchor="def-square-matrix">
        <w:del w:id="11541" w:author="PR Preview" w:date="2026-01-01T00:00:00Z">
          <w:r>
            <w:rPr>
              <w:rStyle w:val="Hyperlink"/>
            </w:rPr>
            <w:delText xml:space="preserve">Definition 25</w:delText>
          </w:r>
        </w:del>
      </w:hyperlink>
      <w:del w:id="11542" w:author="PR Preview" w:date="2026-01-01T00:00:00Z">
        <w:r>
          <w:delText xml:space="preserve">)</w:delText>
        </w:r>
      </w:del>
      <w:del w:id="11543" w:author="PR Preview" w:date="2026-01-01T00:00:00Z">
        <w:r>
          <w:delText xml:space="preserve"> </w:delText>
        </w:r>
      </w:del>
      <w:del w:id="11544" w:author="PR Preview" w:date="2026-01-01T00:00:00Z">
        <w:r>
          <w:delText xml:space="preserve">is its number of rows, which equals its number of columns.</w:delText>
        </w:r>
      </w:del>
    </w:p>
    <w:p>
      <w:pPr>
        <w:pStyle w:val="BodyText"/>
      </w:pPr>
      <w:del w:id="11545" w:author="PR Preview" w:date="2026-01-01T00:00:00Z">
        <w:r>
          <w:rPr>
            <w:b/>
            <w:bCs/>
          </w:rPr>
          <w:delText xml:space="preserve">Example 117 (Orders of square matrices)</w:delText>
        </w:r>
      </w:del>
      <w:del w:id="1154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1547" w:author="PR Preview" w:date="2026-01-01T00:00:00Z">
        <w:r>
          <w:delText xml:space="preserve"> </w:delText>
        </w:r>
      </w:del>
      <w:del w:id="11548" w:author="PR Preview" w:date="2026-01-01T00:00:00Z">
        <w:r>
          <w:delText xml:space="preserve">has order</w:delText>
        </w:r>
      </w:del>
      <w:del w:id="11549" w:author="PR Preview" w:date="2026-01-01T00:00:00Z">
        <w:r>
          <w:delText xml:space="preserve"> </w:delText>
        </w:r>
      </w:del>
      <m:oMath>
        <m:r>
          <m:t>2</m:t>
        </m:r>
      </m:oMath>
      <w:del w:id="11550" w:author="PR Preview" w:date="2026-01-01T00:00:00Z">
        <w:r>
          <w:delText xml:space="preserve">,</w:delText>
        </w:r>
      </w:del>
      <w:del w:id="11551" w:author="PR Preview" w:date="2026-01-01T00:00:00Z">
        <w:r>
          <w:delText xml:space="preserve"> </w:delText>
        </w:r>
      </w:del>
      <w:del w:id="11552" w:author="PR Preview" w:date="2026-01-01T00:00:00Z">
        <w:r>
          <w:delText xml:space="preserve">and</w:delText>
        </w:r>
      </w:del>
      <w:del w:id="11553" w:author="PR Preview" w:date="2026-01-01T00:00:00Z">
        <w:r>
          <w:delText xml:space="preserve"> </w:delText>
        </w:r>
      </w:del>
      <m:oMath>
        <m:r>
          <m:rPr>
            <m:sty m:val="p"/>
          </m:rPr>
          <m:t>[</m:t>
        </m:r>
        <m:r>
          <m:t>5</m:t>
        </m:r>
        <m:r>
          <m:rPr>
            <m:sty m:val="p"/>
          </m:rPr>
          <m:t>]</m:t>
        </m:r>
      </m:oMath>
      <w:del w:id="11554" w:author="PR Preview" w:date="2026-01-01T00:00:00Z">
        <w:r>
          <w:delText xml:space="preserve"> </w:delText>
        </w:r>
      </w:del>
      <w:del w:id="11555" w:author="PR Preview" w:date="2026-01-01T00:00:00Z">
        <w:r>
          <w:delText xml:space="preserve">has order</w:delText>
        </w:r>
      </w:del>
      <w:del w:id="11556" w:author="PR Preview" w:date="2026-01-01T00:00:00Z">
        <w:r>
          <w:delText xml:space="preserve"> </w:delText>
        </w:r>
      </w:del>
      <m:oMath>
        <m:r>
          <m:t>1</m:t>
        </m:r>
      </m:oMath>
      <w:del w:id="11557" w:author="PR Preview" w:date="2026-01-01T00:00:00Z">
        <w:r>
          <w:delText xml:space="preserve">.</w:delText>
        </w:r>
      </w:del>
      <w:del w:id="11558" w:author="PR Preview" w:date="2026-01-01T00:00:00Z">
        <w:r>
          <w:delText xml:space="preserve"> </w:delText>
        </w:r>
      </w:del>
      <w:del w:id="11559" w:author="PR Preview" w:date="2026-01-01T00:00:00Z">
        <w:r>
          <w:delText xml:space="preserve">A</w:delText>
        </w:r>
      </w:del>
      <w:del w:id="11560" w:author="PR Preview" w:date="2026-01-01T00:00:00Z">
        <w:r>
          <w:delText xml:space="preserve"> </w:delText>
        </w:r>
      </w:del>
      <m:oMath>
        <m:r>
          <m:t>2</m:t>
        </m:r>
        <m:r>
          <m:rPr>
            <m:sty m:val="p"/>
          </m:rPr>
          <m:t>×</m:t>
        </m:r>
        <m:r>
          <m:t>3</m:t>
        </m:r>
      </m:oMath>
      <w:del w:id="11561" w:author="PR Preview" w:date="2026-01-01T00:00:00Z">
        <w:r>
          <w:delText xml:space="preserve"> </w:delText>
        </w:r>
      </w:del>
      <w:del w:id="11562" w:author="PR Preview" w:date="2026-01-01T00:00:00Z">
        <w:r>
          <w:delText xml:space="preserve">matrix has no order, since it is not square (</w:delText>
        </w:r>
      </w:del>
      <w:hyperlink w:anchor="exm-square-matrix">
        <w:del w:id="11563" w:author="PR Preview" w:date="2026-01-01T00:00:00Z">
          <w:r>
            <w:rPr>
              <w:rStyle w:val="Hyperlink"/>
            </w:rPr>
            <w:delText xml:space="preserve">Example 19</w:delText>
          </w:r>
        </w:del>
      </w:hyperlink>
      <w:del w:id="11564" w:author="PR Preview" w:date="2026-01-01T00:00:00Z">
        <w:r>
          <w:delText xml:space="preserve">).</w:delText>
        </w:r>
      </w:del>
    </w:p>
    <w:p>
      <w:pPr>
        <w:pStyle w:val="BodyText"/>
      </w:pPr>
      <w:del w:id="11565" w:author="PR Preview" w:date="2026-01-01T00:00:00Z">
        <w:r>
          <w:rPr>
            <w:b/>
            <w:bCs/>
          </w:rPr>
          <w:delText xml:space="preserve">Definition 68 (Matrix power)</w:delText>
        </w:r>
      </w:del>
      <w:del w:id="11566" w:author="PR Preview" w:date="2026-01-01T00:00:00Z">
        <w:r>
          <w:delText xml:space="preserve"> </w:delText>
        </w:r>
      </w:del>
      <w:del w:id="11567" w:author="PR Preview" w:date="2026-01-01T00:00:00Z">
        <w:r>
          <w:delText xml:space="preserve">For a square matrix</w:delText>
        </w:r>
      </w:del>
      <w:del w:id="11568" w:author="PR Preview" w:date="2026-01-01T00:00:00Z">
        <w:r>
          <w:delText xml:space="preserve"> </w:delText>
        </w:r>
      </w:del>
      <m:oMath>
        <m:r>
          <m:rPr>
            <m:sty m:val="bi"/>
          </m:rPr>
          <m:t>A</m:t>
        </m:r>
      </m:oMath>
      <w:del w:id="11569" w:author="PR Preview" w:date="2026-01-01T00:00:00Z">
        <w:r>
          <w:delText xml:space="preserve"> </w:delText>
        </w:r>
      </w:del>
      <w:del w:id="11570" w:author="PR Preview" w:date="2026-01-01T00:00:00Z">
        <w:r>
          <w:delText xml:space="preserve">of order</w:delText>
        </w:r>
      </w:del>
      <w:del w:id="11571" w:author="PR Preview" w:date="2026-01-01T00:00:00Z">
        <w:r>
          <w:delText xml:space="preserve"> </w:delText>
        </w:r>
      </w:del>
      <m:oMath>
        <m:r>
          <m:t>p</m:t>
        </m:r>
      </m:oMath>
      <w:del w:id="11572" w:author="PR Preview" w:date="2026-01-01T00:00:00Z">
        <w:r>
          <w:delText xml:space="preserve"> </w:delText>
        </w:r>
      </w:del>
      <w:del w:id="11573" w:author="PR Preview" w:date="2026-01-01T00:00:00Z">
        <w:r>
          <w:delText xml:space="preserve">and a positive integer</w:delText>
        </w:r>
      </w:del>
      <w:del w:id="11574" w:author="PR Preview" w:date="2026-01-01T00:00:00Z">
        <w:r>
          <w:delText xml:space="preserve"> </w:delText>
        </w:r>
      </w:del>
      <m:oMath>
        <m:r>
          <m:t>k</m:t>
        </m:r>
      </m:oMath>
      <w:del w:id="11575" w:author="PR Preview" w:date="2026-01-01T00:00:00Z">
        <w:r>
          <w:delText xml:space="preserve">,</w:delText>
        </w:r>
      </w:del>
      <w:del w:id="11576" w:author="PR Preview" w:date="2026-01-01T00:00:00Z">
        <w:r>
          <w:delText xml:space="preserve"> </w:delText>
        </w:r>
      </w:del>
      <w:del w:id="11577" w:author="PR Preview" w:date="2026-01-01T00:00:00Z">
        <w:r>
          <w:delText xml:space="preserve">the</w:delText>
        </w:r>
      </w:del>
      <w:del w:id="11578" w:author="PR Preview" w:date="2026-01-01T00:00:00Z">
        <w:r>
          <w:delText xml:space="preserve"> </w:delText>
        </w:r>
      </w:del>
      <m:oMath>
        <m:r>
          <m:t>k</m:t>
        </m:r>
      </m:oMath>
      <w:del w:id="11579" w:author="PR Preview" w:date="2026-01-01T00:00:00Z">
        <w:r>
          <w:delText xml:space="preserve">-th</w:delText>
        </w:r>
      </w:del>
      <w:del w:id="11580" w:author="PR Preview" w:date="2026-01-01T00:00:00Z">
        <w:r>
          <w:delText xml:space="preserve"> </w:delText>
        </w:r>
      </w:del>
      <w:del w:id="11581" w:author="PR Preview" w:date="2026-01-01T00:00:00Z">
        <w:r>
          <w:rPr>
            <w:b/>
            <w:bCs/>
          </w:rPr>
          <w:delText xml:space="preserve">power</w:delText>
        </w:r>
      </w:del>
      <w:del w:id="11582" w:author="PR Preview" w:date="2026-01-01T00:00:00Z">
        <w:r>
          <w:delText xml:space="preserve"> </w:delText>
        </w:r>
      </w:del>
      <w:del w:id="11583" w:author="PR Preview" w:date="2026-01-01T00:00:00Z">
        <w:r>
          <w:delText xml:space="preserve">of</w:delText>
        </w:r>
      </w:del>
      <w:del w:id="11584" w:author="PR Preview" w:date="2026-01-01T00:00:00Z">
        <w:r>
          <w:delText xml:space="preserve"> </w:delText>
        </w:r>
      </w:del>
      <m:oMath>
        <m:r>
          <m:rPr>
            <m:sty m:val="bi"/>
          </m:rPr>
          <m:t>A</m:t>
        </m:r>
      </m:oMath>
      <w:del w:id="11585" w:author="PR Preview" w:date="2026-01-01T00:00:00Z">
        <w:r>
          <w:delText xml:space="preserve"> </w:delText>
        </w:r>
      </w:del>
      <w:del w:id="11586" w:author="PR Preview" w:date="2026-01-01T00:00:00Z">
        <w:r>
          <w:delText xml:space="preserve">is:</w:delText>
        </w:r>
      </w:del>
    </w:p>
    <w:p>
      <w:pPr>
        <w:pStyle w:val="FirstParagraph"/>
      </w:pPr>
      <w:ins w:id="11587" w:author="PR Preview" w:date="2026-01-01T00:00:00Z">
        <w:r>
          <w:rPr>
            <w:b/>
            <w:bCs/>
          </w:rPr>
          <w:t xml:space="preserve">Definition 72 (Order of a square matrix)</w:t>
        </w:r>
      </w:ins>
      <w:ins w:id="11588" w:author="PR Preview" w:date="2026-01-01T00:00:00Z">
        <w:r>
          <w:t xml:space="preserve"> </w:t>
        </w:r>
      </w:ins>
      <w:ins w:id="11589" w:author="PR Preview" w:date="2026-01-01T00:00:00Z">
        <w:r>
          <w:t xml:space="preserve">The</w:t>
        </w:r>
      </w:ins>
      <w:ins w:id="11590" w:author="PR Preview" w:date="2026-01-01T00:00:00Z">
        <w:r>
          <w:t xml:space="preserve"> </w:t>
        </w:r>
      </w:ins>
      <w:ins w:id="11591" w:author="PR Preview" w:date="2026-01-01T00:00:00Z">
        <w:r>
          <w:rPr>
            <w:b/>
            <w:bCs/>
          </w:rPr>
          <w:t xml:space="preserve">order</w:t>
        </w:r>
      </w:ins>
      <w:ins w:id="11592" w:author="PR Preview" w:date="2026-01-01T00:00:00Z">
        <w:r>
          <w:t xml:space="preserve"> </w:t>
        </w:r>
      </w:ins>
      <w:ins w:id="11593" w:author="PR Preview" w:date="2026-01-01T00:00:00Z">
        <w:r>
          <w:t xml:space="preserve">of a square matrix (</w:t>
        </w:r>
      </w:ins>
      <w:hyperlink w:anchor="def-square-matrix">
        <w:ins w:id="11594" w:author="PR Preview" w:date="2026-01-01T00:00:00Z">
          <w:r>
            <w:rPr>
              <w:rStyle w:val="Hyperlink"/>
            </w:rPr>
            <w:t xml:space="preserve">Definition 25</w:t>
          </w:r>
        </w:ins>
      </w:hyperlink>
      <w:ins w:id="11595" w:author="PR Preview" w:date="2026-01-01T00:00:00Z">
        <w:r>
          <w:t xml:space="preserve">)</w:t>
        </w:r>
      </w:ins>
      <w:ins w:id="11596" w:author="PR Preview" w:date="2026-01-01T00:00:00Z">
        <w:r>
          <w:t xml:space="preserve"> </w:t>
        </w:r>
      </w:ins>
      <w:ins w:id="11597" w:author="PR Preview" w:date="2026-01-01T00:00:00Z">
        <w:r>
          <w:t xml:space="preserve">is its number of rows, which equals its number of columns.</w:t>
        </w:r>
      </w:ins>
    </w:p>
    <w:bookmarkEnd w:id="392"/>
    <w:bookmarkStart w:id="393" w:name="exm-matrix-order"/>
    <w:p>
      <w:pPr>
        <w:pStyle w:val="BodyText"/>
      </w:pPr>
      <w:ins w:id="11598" w:author="PR Preview" w:date="2026-01-01T00:00:00Z">
        <w:r>
          <w:rPr>
            <w:b/>
            <w:bCs/>
          </w:rPr>
          <w:t xml:space="preserve">Example 120 (Orders of square matrices)</w:t>
        </w:r>
      </w:ins>
      <w:ins w:id="1159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1600" w:author="PR Preview" w:date="2026-01-01T00:00:00Z">
        <w:r>
          <w:t xml:space="preserve"> </w:t>
        </w:r>
      </w:ins>
      <w:ins w:id="11601" w:author="PR Preview" w:date="2026-01-01T00:00:00Z">
        <w:r>
          <w:t xml:space="preserve">has order</w:t>
        </w:r>
      </w:ins>
      <w:ins w:id="11602" w:author="PR Preview" w:date="2026-01-01T00:00:00Z">
        <w:r>
          <w:t xml:space="preserve"> </w:t>
        </w:r>
      </w:ins>
      <m:oMath>
        <m:r>
          <m:t>2</m:t>
        </m:r>
      </m:oMath>
      <w:ins w:id="11603" w:author="PR Preview" w:date="2026-01-01T00:00:00Z">
        <w:r>
          <w:t xml:space="preserve">,</w:t>
        </w:r>
      </w:ins>
      <w:ins w:id="11604" w:author="PR Preview" w:date="2026-01-01T00:00:00Z">
        <w:r>
          <w:t xml:space="preserve"> </w:t>
        </w:r>
      </w:ins>
      <w:ins w:id="11605" w:author="PR Preview" w:date="2026-01-01T00:00:00Z">
        <w:r>
          <w:t xml:space="preserve">and</w:t>
        </w:r>
      </w:ins>
      <w:ins w:id="11606" w:author="PR Preview" w:date="2026-01-01T00:00:00Z">
        <w:r>
          <w:t xml:space="preserve"> </w:t>
        </w:r>
      </w:ins>
      <m:oMath>
        <m:r>
          <m:rPr>
            <m:sty m:val="p"/>
          </m:rPr>
          <m:t>[</m:t>
        </m:r>
        <m:r>
          <m:t>5</m:t>
        </m:r>
        <m:r>
          <m:rPr>
            <m:sty m:val="p"/>
          </m:rPr>
          <m:t>]</m:t>
        </m:r>
      </m:oMath>
      <w:ins w:id="11607" w:author="PR Preview" w:date="2026-01-01T00:00:00Z">
        <w:r>
          <w:t xml:space="preserve"> </w:t>
        </w:r>
      </w:ins>
      <w:ins w:id="11608" w:author="PR Preview" w:date="2026-01-01T00:00:00Z">
        <w:r>
          <w:t xml:space="preserve">has order</w:t>
        </w:r>
      </w:ins>
      <w:ins w:id="11609" w:author="PR Preview" w:date="2026-01-01T00:00:00Z">
        <w:r>
          <w:t xml:space="preserve"> </w:t>
        </w:r>
      </w:ins>
      <m:oMath>
        <m:r>
          <m:t>1</m:t>
        </m:r>
      </m:oMath>
      <w:ins w:id="11610" w:author="PR Preview" w:date="2026-01-01T00:00:00Z">
        <w:r>
          <w:t xml:space="preserve">.</w:t>
        </w:r>
      </w:ins>
      <w:ins w:id="11611" w:author="PR Preview" w:date="2026-01-01T00:00:00Z">
        <w:r>
          <w:t xml:space="preserve"> </w:t>
        </w:r>
      </w:ins>
      <w:ins w:id="11612" w:author="PR Preview" w:date="2026-01-01T00:00:00Z">
        <w:r>
          <w:t xml:space="preserve">A</w:t>
        </w:r>
      </w:ins>
      <w:ins w:id="11613" w:author="PR Preview" w:date="2026-01-01T00:00:00Z">
        <w:r>
          <w:t xml:space="preserve"> </w:t>
        </w:r>
      </w:ins>
      <m:oMath>
        <m:r>
          <m:t>2</m:t>
        </m:r>
        <m:r>
          <m:rPr>
            <m:sty m:val="p"/>
          </m:rPr>
          <m:t>×</m:t>
        </m:r>
        <m:r>
          <m:t>3</m:t>
        </m:r>
      </m:oMath>
      <w:ins w:id="11614" w:author="PR Preview" w:date="2026-01-01T00:00:00Z">
        <w:r>
          <w:t xml:space="preserve"> </w:t>
        </w:r>
      </w:ins>
      <w:ins w:id="11615" w:author="PR Preview" w:date="2026-01-01T00:00:00Z">
        <w:r>
          <w:t xml:space="preserve">matrix has no order, since it is not square (</w:t>
        </w:r>
      </w:ins>
      <w:hyperlink w:anchor="exm-square-matrix">
        <w:ins w:id="11616" w:author="PR Preview" w:date="2026-01-01T00:00:00Z">
          <w:r>
            <w:rPr>
              <w:rStyle w:val="Hyperlink"/>
            </w:rPr>
            <w:t xml:space="preserve">Example 20</w:t>
          </w:r>
        </w:ins>
      </w:hyperlink>
      <w:ins w:id="11617" w:author="PR Preview" w:date="2026-01-01T00:00:00Z">
        <w:r>
          <w:t xml:space="preserve">).</w:t>
        </w:r>
      </w:ins>
    </w:p>
    <w:bookmarkEnd w:id="393"/>
    <w:bookmarkStart w:id="394" w:name="def-matrix-power"/>
    <w:p>
      <w:pPr>
        <w:pStyle w:val="BodyText"/>
      </w:pPr>
      <w:ins w:id="11618" w:author="PR Preview" w:date="2026-01-01T00:00:00Z">
        <w:r>
          <w:rPr>
            <w:b/>
            <w:bCs/>
          </w:rPr>
          <w:t xml:space="preserve">Definition 73 (Matrix power)</w:t>
        </w:r>
      </w:ins>
      <w:ins w:id="11619" w:author="PR Preview" w:date="2026-01-01T00:00:00Z">
        <w:r>
          <w:t xml:space="preserve"> </w:t>
        </w:r>
      </w:ins>
      <w:ins w:id="11620" w:author="PR Preview" w:date="2026-01-01T00:00:00Z">
        <w:r>
          <w:t xml:space="preserve">For a square matrix</w:t>
        </w:r>
      </w:ins>
      <w:ins w:id="11621" w:author="PR Preview" w:date="2026-01-01T00:00:00Z">
        <w:r>
          <w:t xml:space="preserve"> </w:t>
        </w:r>
      </w:ins>
      <m:oMath>
        <m:r>
          <m:rPr>
            <m:sty m:val="bi"/>
          </m:rPr>
          <m:t>A</m:t>
        </m:r>
      </m:oMath>
      <w:ins w:id="11622" w:author="PR Preview" w:date="2026-01-01T00:00:00Z">
        <w:r>
          <w:t xml:space="preserve"> </w:t>
        </w:r>
      </w:ins>
      <w:ins w:id="11623" w:author="PR Preview" w:date="2026-01-01T00:00:00Z">
        <w:r>
          <w:t xml:space="preserve">of order</w:t>
        </w:r>
      </w:ins>
      <w:ins w:id="11624" w:author="PR Preview" w:date="2026-01-01T00:00:00Z">
        <w:r>
          <w:t xml:space="preserve"> </w:t>
        </w:r>
      </w:ins>
      <m:oMath>
        <m:r>
          <m:t>p</m:t>
        </m:r>
      </m:oMath>
      <w:ins w:id="11625" w:author="PR Preview" w:date="2026-01-01T00:00:00Z">
        <w:r>
          <w:t xml:space="preserve"> </w:t>
        </w:r>
      </w:ins>
      <w:ins w:id="11626" w:author="PR Preview" w:date="2026-01-01T00:00:00Z">
        <w:r>
          <w:t xml:space="preserve">and a positive integer</w:t>
        </w:r>
      </w:ins>
      <w:ins w:id="11627" w:author="PR Preview" w:date="2026-01-01T00:00:00Z">
        <w:r>
          <w:t xml:space="preserve"> </w:t>
        </w:r>
      </w:ins>
      <m:oMath>
        <m:r>
          <m:t>k</m:t>
        </m:r>
      </m:oMath>
      <w:ins w:id="11628" w:author="PR Preview" w:date="2026-01-01T00:00:00Z">
        <w:r>
          <w:t xml:space="preserve">,</w:t>
        </w:r>
      </w:ins>
      <w:ins w:id="11629" w:author="PR Preview" w:date="2026-01-01T00:00:00Z">
        <w:r>
          <w:t xml:space="preserve"> </w:t>
        </w:r>
      </w:ins>
      <w:ins w:id="11630" w:author="PR Preview" w:date="2026-01-01T00:00:00Z">
        <w:r>
          <w:t xml:space="preserve">the</w:t>
        </w:r>
      </w:ins>
      <w:ins w:id="11631" w:author="PR Preview" w:date="2026-01-01T00:00:00Z">
        <w:r>
          <w:t xml:space="preserve"> </w:t>
        </w:r>
      </w:ins>
      <m:oMath>
        <m:r>
          <m:t>k</m:t>
        </m:r>
      </m:oMath>
      <w:ins w:id="11632" w:author="PR Preview" w:date="2026-01-01T00:00:00Z">
        <w:r>
          <w:t xml:space="preserve">-th</w:t>
        </w:r>
      </w:ins>
      <w:ins w:id="11633" w:author="PR Preview" w:date="2026-01-01T00:00:00Z">
        <w:r>
          <w:t xml:space="preserve"> </w:t>
        </w:r>
      </w:ins>
      <w:ins w:id="11634" w:author="PR Preview" w:date="2026-01-01T00:00:00Z">
        <w:r>
          <w:rPr>
            <w:b/>
            <w:bCs/>
          </w:rPr>
          <w:t xml:space="preserve">power</w:t>
        </w:r>
      </w:ins>
      <w:ins w:id="11635" w:author="PR Preview" w:date="2026-01-01T00:00:00Z">
        <w:r>
          <w:t xml:space="preserve"> </w:t>
        </w:r>
      </w:ins>
      <w:ins w:id="11636" w:author="PR Preview" w:date="2026-01-01T00:00:00Z">
        <w:r>
          <w:t xml:space="preserve">of</w:t>
        </w:r>
      </w:ins>
      <w:ins w:id="11637" w:author="PR Preview" w:date="2026-01-01T00:00:00Z">
        <w:r>
          <w:t xml:space="preserve"> </w:t>
        </w:r>
      </w:ins>
      <m:oMath>
        <m:r>
          <m:rPr>
            <m:sty m:val="bi"/>
          </m:rPr>
          <m:t>A</m:t>
        </m:r>
      </m:oMath>
      <w:ins w:id="11638" w:author="PR Preview" w:date="2026-01-01T00:00:00Z">
        <w:r>
          <w:t xml:space="preserve"> </w:t>
        </w:r>
      </w:ins>
      <w:ins w:id="11639" w:author="PR Preview" w:date="2026-01-01T00:00:00Z">
        <w:r>
          <w:t xml:space="preserve">is:</w:t>
        </w:r>
      </w:ins>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94"/>
    <w:bookmarkStart w:id="395" w:name="exm-matrix-power"/>
    <w:p>
      <w:pPr>
        <w:pStyle w:val="BodyText"/>
      </w:pPr>
      <w:del w:id="11640" w:author="PR Preview" w:date="2026-01-01T00:00:00Z">
        <w:r>
          <w:rPr>
            <w:b/>
            <w:bCs/>
          </w:rPr>
          <w:delText xml:space="preserve">Example 118 (Powers of a</w:delText>
        </w:r>
      </w:del>
      <w:del w:id="11641" w:author="PR Preview" w:date="2026-01-01T00:00:00Z">
        <w:r>
          <w:rPr>
            <w:b/>
            <w:bCs/>
          </w:rPr>
          <w:delText xml:space="preserve"> </w:delText>
        </w:r>
      </w:del>
      <m:oMath>
        <m:r>
          <m:t>2</m:t>
        </m:r>
        <m:r>
          <m:rPr>
            <m:sty m:val="p"/>
          </m:rPr>
          <m:t>×</m:t>
        </m:r>
        <m:r>
          <m:t>2</m:t>
        </m:r>
      </m:oMath>
      <w:del w:id="11642" w:author="PR Preview" w:date="2026-01-01T00:00:00Z">
        <w:r>
          <w:rPr>
            <w:b/>
            <w:bCs/>
          </w:rPr>
          <w:delText xml:space="preserve"> </w:delText>
        </w:r>
      </w:del>
      <w:del w:id="11643" w:author="PR Preview" w:date="2026-01-01T00:00:00Z">
        <w:r>
          <w:rPr>
            <w:b/>
            <w:bCs/>
          </w:rPr>
          <w:delText xml:space="preserve">matrix)</w:delText>
        </w:r>
      </w:del>
      <w:del w:id="11644" w:author="PR Preview" w:date="2026-01-01T00:00:00Z">
        <w:r>
          <w:delText xml:space="preserve"> </w:delText>
        </w:r>
      </w:del>
      <w:del w:id="11645" w:author="PR Preview" w:date="2026-01-01T00:00:00Z">
        <w:r>
          <w:delText xml:space="preserve">Let</w:delText>
        </w:r>
      </w:del>
      <w:del w:id="1164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11647" w:author="PR Preview" w:date="2026-01-01T00:00:00Z">
        <w:r>
          <w:delText xml:space="preserve">. Then</w:delText>
        </w:r>
      </w:del>
    </w:p>
    <w:p>
      <w:pPr>
        <w:pStyle w:val="BodyText"/>
      </w:pPr>
      <w:ins w:id="11648" w:author="PR Preview" w:date="2026-01-01T00:00:00Z">
        <w:r>
          <w:rPr>
            <w:b/>
            <w:bCs/>
          </w:rPr>
          <w:t xml:space="preserve">Example 121 (Powers of a</w:t>
        </w:r>
      </w:ins>
      <w:ins w:id="11649" w:author="PR Preview" w:date="2026-01-01T00:00:00Z">
        <w:r>
          <w:rPr>
            <w:b/>
            <w:bCs/>
          </w:rPr>
          <w:t xml:space="preserve"> </w:t>
        </w:r>
      </w:ins>
      <m:oMath>
        <m:r>
          <m:t>2</m:t>
        </m:r>
        <m:r>
          <m:rPr>
            <m:sty m:val="p"/>
          </m:rPr>
          <m:t>×</m:t>
        </m:r>
        <m:r>
          <m:t>2</m:t>
        </m:r>
      </m:oMath>
      <w:ins w:id="11650" w:author="PR Preview" w:date="2026-01-01T00:00:00Z">
        <w:r>
          <w:rPr>
            <w:b/>
            <w:bCs/>
          </w:rPr>
          <w:t xml:space="preserve"> </w:t>
        </w:r>
      </w:ins>
      <w:ins w:id="11651" w:author="PR Preview" w:date="2026-01-01T00:00:00Z">
        <w:r>
          <w:rPr>
            <w:b/>
            <w:bCs/>
          </w:rPr>
          <w:t xml:space="preserve">matrix)</w:t>
        </w:r>
      </w:ins>
      <w:ins w:id="11652" w:author="PR Preview" w:date="2026-01-01T00:00:00Z">
        <w:r>
          <w:t xml:space="preserve"> </w:t>
        </w:r>
      </w:ins>
      <w:ins w:id="11653" w:author="PR Preview" w:date="2026-01-01T00:00:00Z">
        <w:r>
          <w:t xml:space="preserve">Let</w:t>
        </w:r>
      </w:ins>
      <w:ins w:id="1165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11655" w:author="PR Preview" w:date="2026-01-01T00:00:00Z">
        <w:r>
          <w:t xml:space="preserve">. Then</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95"/>
    <w:bookmarkStart w:id="396" w:name="def-symmetric-matrix"/>
    <w:p>
      <w:pPr>
        <w:pStyle w:val="BodyText"/>
      </w:pPr>
      <w:del w:id="11656" w:author="PR Preview" w:date="2026-01-01T00:00:00Z">
        <w:r>
          <w:rPr>
            <w:b/>
            <w:bCs/>
          </w:rPr>
          <w:delText xml:space="preserve">Definition 69 (Symmetric matrix)</w:delText>
        </w:r>
      </w:del>
      <w:del w:id="11657" w:author="PR Preview" w:date="2026-01-01T00:00:00Z">
        <w:r>
          <w:delText xml:space="preserve"> </w:delText>
        </w:r>
      </w:del>
      <w:del w:id="11658" w:author="PR Preview" w:date="2026-01-01T00:00:00Z">
        <w:r>
          <w:delText xml:space="preserve">A square matrix</w:delText>
        </w:r>
      </w:del>
      <w:del w:id="11659" w:author="PR Preview" w:date="2026-01-01T00:00:00Z">
        <w:r>
          <w:delText xml:space="preserve"> </w:delText>
        </w:r>
      </w:del>
      <m:oMath>
        <m:r>
          <m:rPr>
            <m:sty m:val="bi"/>
          </m:rPr>
          <m:t>A</m:t>
        </m:r>
      </m:oMath>
      <w:del w:id="11660" w:author="PR Preview" w:date="2026-01-01T00:00:00Z">
        <w:r>
          <w:delText xml:space="preserve"> </w:delText>
        </w:r>
      </w:del>
      <w:del w:id="11661" w:author="PR Preview" w:date="2026-01-01T00:00:00Z">
        <w:r>
          <w:delText xml:space="preserve">is</w:delText>
        </w:r>
      </w:del>
      <w:del w:id="11662" w:author="PR Preview" w:date="2026-01-01T00:00:00Z">
        <w:r>
          <w:delText xml:space="preserve"> </w:delText>
        </w:r>
      </w:del>
      <w:del w:id="11663" w:author="PR Preview" w:date="2026-01-01T00:00:00Z">
        <w:r>
          <w:rPr>
            <w:b/>
            <w:bCs/>
          </w:rPr>
          <w:delText xml:space="preserve">symmetric</w:delText>
        </w:r>
      </w:del>
      <w:del w:id="11664" w:author="PR Preview" w:date="2026-01-01T00:00:00Z">
        <w:r>
          <w:delText xml:space="preserve"> </w:delText>
        </w:r>
      </w:del>
      <w:del w:id="11665" w:author="PR Preview" w:date="2026-01-01T00:00:00Z">
        <w:r>
          <w:delText xml:space="preserve">if</w:delText>
        </w:r>
      </w:del>
      <w:del w:id="11666" w:author="PR Preview" w:date="2026-01-01T00:00:00Z">
        <w:r>
          <w:delText xml:space="preserve"> </w:delText>
        </w:r>
      </w:del>
      <m:oMath>
        <m:sSup>
          <m:e>
            <m:r>
              <m:rPr>
                <m:sty m:val="bi"/>
              </m:rPr>
              <m:t>A</m:t>
            </m:r>
          </m:e>
          <m:sup>
            <m:r>
              <m:rPr>
                <m:sty m:val="p"/>
              </m:rPr>
              <m:t>⊤</m:t>
            </m:r>
          </m:sup>
        </m:sSup>
        <m:r>
          <m:rPr>
            <m:sty m:val="p"/>
          </m:rPr>
          <m:t>=</m:t>
        </m:r>
        <m:r>
          <m:rPr>
            <m:sty m:val="bi"/>
          </m:rPr>
          <m:t>A</m:t>
        </m:r>
      </m:oMath>
      <w:del w:id="11667" w:author="PR Preview" w:date="2026-01-01T00:00:00Z">
        <w:r>
          <w:delText xml:space="preserve">,</w:delText>
        </w:r>
      </w:del>
      <w:del w:id="11668" w:author="PR Preview" w:date="2026-01-01T00:00:00Z">
        <w:r>
          <w:delText xml:space="preserve"> </w:delText>
        </w:r>
      </w:del>
      <w:del w:id="11669" w:author="PR Preview" w:date="2026-01-01T00:00:00Z">
        <w:r>
          <w:delText xml:space="preserve">i.e.,</w:delText>
        </w:r>
      </w:del>
      <w:del w:id="11670" w:author="PR Preview" w:date="2026-01-01T00:00:00Z">
        <w:r>
          <w:delText xml:space="preserve"> </w:delText>
        </w:r>
      </w:del>
      <m:oMath>
        <m:sSub>
          <m:e>
            <m:r>
              <m:t>a</m:t>
            </m:r>
          </m:e>
          <m:sub>
            <m:r>
              <m:t>i</m:t>
            </m:r>
            <m:r>
              <m:t>j</m:t>
            </m:r>
          </m:sub>
        </m:sSub>
        <m:r>
          <m:rPr>
            <m:sty m:val="p"/>
          </m:rPr>
          <m:t>=</m:t>
        </m:r>
        <m:sSub>
          <m:e>
            <m:r>
              <m:t>a</m:t>
            </m:r>
          </m:e>
          <m:sub>
            <m:r>
              <m:t>j</m:t>
            </m:r>
            <m:r>
              <m:t>i</m:t>
            </m:r>
          </m:sub>
        </m:sSub>
      </m:oMath>
      <w:del w:id="11671" w:author="PR Preview" w:date="2026-01-01T00:00:00Z">
        <w:r>
          <w:delText xml:space="preserve"> </w:delText>
        </w:r>
      </w:del>
      <w:del w:id="11672" w:author="PR Preview" w:date="2026-01-01T00:00:00Z">
        <w:r>
          <w:delText xml:space="preserve">for all</w:delText>
        </w:r>
      </w:del>
      <w:del w:id="11673" w:author="PR Preview" w:date="2026-01-01T00:00:00Z">
        <w:r>
          <w:delText xml:space="preserve"> </w:delText>
        </w:r>
      </w:del>
      <m:oMath>
        <m:r>
          <m:t>i</m:t>
        </m:r>
      </m:oMath>
      <w:del w:id="11674" w:author="PR Preview" w:date="2026-01-01T00:00:00Z">
        <w:r>
          <w:delText xml:space="preserve"> </w:delText>
        </w:r>
      </w:del>
      <w:del w:id="11675" w:author="PR Preview" w:date="2026-01-01T00:00:00Z">
        <w:r>
          <w:delText xml:space="preserve">and</w:delText>
        </w:r>
      </w:del>
      <w:del w:id="11676" w:author="PR Preview" w:date="2026-01-01T00:00:00Z">
        <w:r>
          <w:delText xml:space="preserve"> </w:delText>
        </w:r>
      </w:del>
      <m:oMath>
        <m:r>
          <m:t>j</m:t>
        </m:r>
      </m:oMath>
      <w:del w:id="11677" w:author="PR Preview" w:date="2026-01-01T00:00:00Z">
        <w:r>
          <w:delText xml:space="preserve">.</w:delText>
        </w:r>
      </w:del>
    </w:p>
    <w:p>
      <w:pPr>
        <w:pStyle w:val="BodyText"/>
      </w:pPr>
      <w:del w:id="11678" w:author="PR Preview" w:date="2026-01-01T00:00:00Z">
        <w:r>
          <w:rPr>
            <w:i/>
            <w:iCs/>
          </w:rPr>
          <w:delText xml:space="preserve">Remark 19</w:delText>
        </w:r>
      </w:del>
      <w:del w:id="11679" w:author="PR Preview" w:date="2026-01-01T00:00:00Z">
        <w:r>
          <w:delText xml:space="preserve"> (Symmetric matrices in statistics). </w:delText>
        </w:r>
      </w:del>
      <w:del w:id="11680" w:author="PR Preview" w:date="2026-01-01T00:00:00Z">
        <w:r>
          <w:delText xml:space="preserve">Covariance matrices are symmetric:</w:delText>
        </w:r>
      </w:del>
      <w:del w:id="11681" w:author="PR Preview" w:date="2026-01-01T00:00:00Z">
        <w:r>
          <w:delText xml:space="preserve"> </w:delText>
        </w:r>
      </w:del>
      <w:del w:id="11682" w:author="PR Preview" w:date="2026-01-01T00:00:00Z">
        <w:r>
          <w:delText xml:space="preserve">entry</w:delText>
        </w:r>
      </w:del>
      <w:del w:id="11683" w:author="PR Preview" w:date="2026-01-01T00:00:00Z">
        <w:r>
          <w:delText xml:space="preserve"> </w:delText>
        </w:r>
      </w:del>
      <m:oMath>
        <m:r>
          <m:rPr>
            <m:sty m:val="p"/>
          </m:rPr>
          <m:t>(</m:t>
        </m:r>
        <m:r>
          <m:t>i</m:t>
        </m:r>
        <m:r>
          <m:rPr>
            <m:sty m:val="p"/>
          </m:rPr>
          <m:t>,</m:t>
        </m:r>
        <m:r>
          <m:t>j</m:t>
        </m:r>
        <m:r>
          <m:rPr>
            <m:sty m:val="p"/>
          </m:rPr>
          <m:t>)</m:t>
        </m:r>
      </m:oMath>
      <w:del w:id="11684" w:author="PR Preview" w:date="2026-01-01T00:00:00Z">
        <w:r>
          <w:delText xml:space="preserve"> </w:delText>
        </w:r>
      </w:del>
      <w:del w:id="11685" w:author="PR Preview" w:date="2026-01-01T00:00:00Z">
        <w:r>
          <w:delText xml:space="preserve">of the covariance matrix of a random vector</w:delText>
        </w:r>
      </w:del>
      <w:del w:id="11686" w:author="PR Preview" w:date="2026-01-01T00:00:00Z">
        <w:r>
          <w:delText xml:space="preserve"> </w:delText>
        </w:r>
      </w:del>
      <m:oMath>
        <m:acc>
          <m:accPr>
            <m:chr m:val="̃"/>
          </m:accPr>
          <m:e>
            <m:r>
              <m:t>Y</m:t>
            </m:r>
          </m:e>
        </m:acc>
      </m:oMath>
      <w:del w:id="11687" w:author="PR Preview" w:date="2026-01-01T00:00:00Z">
        <w:r>
          <w:delText xml:space="preserve"> </w:delText>
        </w:r>
      </w:del>
      <w:del w:id="11688" w:author="PR Preview" w:date="2026-01-01T00:00:00Z">
        <w:r>
          <w:delText xml:space="preserve">is</w:delText>
        </w:r>
      </w:del>
      <w:del w:id="11689"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oMath>
      <w:del w:id="11690" w:author="PR Preview" w:date="2026-01-01T00:00:00Z">
        <w:r>
          <w:delText xml:space="preserve">,</w:delText>
        </w:r>
      </w:del>
      <w:del w:id="11691" w:author="PR Preview" w:date="2026-01-01T00:00:00Z">
        <w:r>
          <w:delText xml:space="preserve"> </w:delText>
        </w:r>
      </w:del>
      <w:del w:id="11692" w:author="PR Preview" w:date="2026-01-01T00:00:00Z">
        <w:r>
          <w:delText xml:space="preserve">and</w:delText>
        </w:r>
      </w:del>
      <w:del w:id="11693"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del w:id="11694" w:author="PR Preview" w:date="2026-01-01T00:00:00Z">
        <w:r>
          <w:delText xml:space="preserve">.</w:delText>
        </w:r>
      </w:del>
      <w:del w:id="11695" w:author="PR Preview" w:date="2026-01-01T00:00:00Z">
        <w:r>
          <w:delText xml:space="preserve"> </w:delText>
        </w:r>
      </w:del>
      <w:del w:id="11696" w:author="PR Preview" w:date="2026-01-01T00:00:00Z">
        <w:r>
          <w:delText xml:space="preserve">For example, if</w:delText>
        </w:r>
      </w:del>
      <w:del w:id="11697" w:author="PR Preview" w:date="2026-01-01T00:00:00Z">
        <w:r>
          <w:delText xml:space="preserve"> </w:delText>
        </w:r>
      </w:del>
      <m:oMath>
        <m:r>
          <m:rPr>
            <m:sty m:val="p"/>
          </m:rPr>
          <m:t>Var</m:t>
        </m:r>
        <m:r>
          <m:t>​</m:t>
        </m:r>
        <m:d>
          <m:dPr>
            <m:begChr m:val="("/>
            <m:sepChr m:val=""/>
            <m:endChr m:val=")"/>
            <m:grow/>
          </m:dPr>
          <m:e>
            <m:sSub>
              <m:e>
                <m:r>
                  <m:t>Y</m:t>
                </m:r>
              </m:e>
              <m:sub>
                <m:r>
                  <m:t>1</m:t>
                </m:r>
              </m:sub>
            </m:sSub>
          </m:e>
        </m:d>
        <m:r>
          <m:t>​</m:t>
        </m:r>
        <m:r>
          <m:rPr>
            <m:sty m:val="p"/>
          </m:rPr>
          <m:t>=</m:t>
        </m:r>
        <m:r>
          <m:t>4</m:t>
        </m:r>
      </m:oMath>
      <w:del w:id="11698" w:author="PR Preview" w:date="2026-01-01T00:00:00Z">
        <w:r>
          <w:delText xml:space="preserve">,</w:delText>
        </w:r>
      </w:del>
      <w:del w:id="11699" w:author="PR Preview" w:date="2026-01-01T00:00:00Z">
        <w:r>
          <w:delText xml:space="preserve"> </w:delText>
        </w:r>
      </w:del>
      <m:oMath>
        <m:r>
          <m:rPr>
            <m:sty m:val="p"/>
          </m:rPr>
          <m:t>Var</m:t>
        </m:r>
        <m:r>
          <m:t>​</m:t>
        </m:r>
        <m:d>
          <m:dPr>
            <m:begChr m:val="("/>
            <m:sepChr m:val=""/>
            <m:endChr m:val=")"/>
            <m:grow/>
          </m:dPr>
          <m:e>
            <m:sSub>
              <m:e>
                <m:r>
                  <m:t>Y</m:t>
                </m:r>
              </m:e>
              <m:sub>
                <m:r>
                  <m:t>2</m:t>
                </m:r>
              </m:sub>
            </m:sSub>
          </m:e>
        </m:d>
        <m:r>
          <m:t>​</m:t>
        </m:r>
        <m:r>
          <m:rPr>
            <m:sty m:val="p"/>
          </m:rPr>
          <m:t>=</m:t>
        </m:r>
        <m:r>
          <m:t>9</m:t>
        </m:r>
      </m:oMath>
      <w:del w:id="11700" w:author="PR Preview" w:date="2026-01-01T00:00:00Z">
        <w:r>
          <w:delText xml:space="preserve">, and</w:delText>
        </w:r>
      </w:del>
      <w:del w:id="11701" w:author="PR Preview" w:date="2026-01-01T00:00:00Z">
        <w:r>
          <w:delText xml:space="preserve"> </w:delText>
        </w:r>
      </w:del>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del w:id="11702" w:author="PR Preview" w:date="2026-01-01T00:00:00Z">
        <w:r>
          <w:delText xml:space="preserve">,</w:delText>
        </w:r>
      </w:del>
      <w:del w:id="11703" w:author="PR Preview" w:date="2026-01-01T00:00:00Z">
        <w:r>
          <w:delText xml:space="preserve"> </w:delText>
        </w:r>
      </w:del>
      <w:del w:id="11704" w:author="PR Preview" w:date="2026-01-01T00:00:00Z">
        <w:r>
          <w:delText xml:space="preserve">the covariance matrix of</w:delText>
        </w:r>
      </w:del>
      <w:del w:id="11705" w:author="PR Preview" w:date="2026-01-01T00:00:00Z">
        <w:r>
          <w:delText xml:space="preserve"> </w:delText>
        </w:r>
      </w:del>
      <m:oMath>
        <m:r>
          <m:rPr>
            <m:sty m:val="p"/>
          </m:rPr>
          <m:t>(</m:t>
        </m:r>
        <m:sSub>
          <m:e>
            <m:r>
              <m:t>Y</m:t>
            </m:r>
          </m:e>
          <m:sub>
            <m:r>
              <m:t>1</m:t>
            </m:r>
          </m:sub>
        </m:sSub>
        <m:r>
          <m:rPr>
            <m:sty m:val="p"/>
          </m:rPr>
          <m:t>,</m:t>
        </m:r>
        <m:sSub>
          <m:e>
            <m:r>
              <m:t>Y</m:t>
            </m:r>
          </m:e>
          <m:sub>
            <m:r>
              <m:t>2</m:t>
            </m:r>
          </m:sub>
        </m:sSub>
        <m:r>
          <m:rPr>
            <m:sty m:val="p"/>
          </m:rPr>
          <m:t>)</m:t>
        </m:r>
      </m:oMath>
      <w:del w:id="11706" w:author="PR Preview" w:date="2026-01-01T00:00:00Z">
        <w:r>
          <w:delText xml:space="preserve"> </w:delText>
        </w:r>
      </w:del>
      <w:del w:id="11707" w:author="PR Preview" w:date="2026-01-01T00:00:00Z">
        <w:r>
          <w:delText xml:space="preserve">is</w:delText>
        </w:r>
      </w:del>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p>
      <w:pPr>
        <w:pStyle w:val="FirstParagraph"/>
      </w:pPr>
      <w:del w:id="11708" w:author="PR Preview" w:date="2026-01-01T00:00:00Z">
        <w:r>
          <w:rPr>
            <w:b/>
            <w:bCs/>
          </w:rPr>
          <w:delText xml:space="preserve">Example 119 (A matrix that is not symmetric)</w:delText>
        </w:r>
      </w:del>
      <w:del w:id="117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1710" w:author="PR Preview" w:date="2026-01-01T00:00:00Z">
        <w:r>
          <w:delText xml:space="preserve"> </w:delText>
        </w:r>
      </w:del>
      <w:del w:id="11711" w:author="PR Preview" w:date="2026-01-01T00:00:00Z">
        <w:r>
          <w:delText xml:space="preserve">is not symmetric:</w:delText>
        </w:r>
      </w:del>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p>
      <w:pPr>
        <w:pStyle w:val="FirstParagraph"/>
      </w:pPr>
      <w:del w:id="11712" w:author="PR Preview" w:date="2026-01-01T00:00:00Z">
        <w:r>
          <w:rPr>
            <w:b/>
            <w:bCs/>
          </w:rPr>
          <w:delText xml:space="preserve">Definition 70 (Diagonal matrix)</w:delText>
        </w:r>
      </w:del>
      <w:del w:id="11713" w:author="PR Preview" w:date="2026-01-01T00:00:00Z">
        <w:r>
          <w:delText xml:space="preserve"> </w:delText>
        </w:r>
      </w:del>
      <w:del w:id="11714" w:author="PR Preview" w:date="2026-01-01T00:00:00Z">
        <w:r>
          <w:delText xml:space="preserve">A square matrix</w:delText>
        </w:r>
      </w:del>
      <w:del w:id="11715" w:author="PR Preview" w:date="2026-01-01T00:00:00Z">
        <w:r>
          <w:delText xml:space="preserve"> </w:delText>
        </w:r>
      </w:del>
      <m:oMath>
        <m:r>
          <m:rPr>
            <m:sty m:val="bi"/>
          </m:rPr>
          <m:t>D</m:t>
        </m:r>
      </m:oMath>
      <w:del w:id="11716" w:author="PR Preview" w:date="2026-01-01T00:00:00Z">
        <w:r>
          <w:delText xml:space="preserve"> </w:delText>
        </w:r>
      </w:del>
      <w:del w:id="11717" w:author="PR Preview" w:date="2026-01-01T00:00:00Z">
        <w:r>
          <w:delText xml:space="preserve">is a</w:delText>
        </w:r>
      </w:del>
      <w:del w:id="11718" w:author="PR Preview" w:date="2026-01-01T00:00:00Z">
        <w:r>
          <w:delText xml:space="preserve"> </w:delText>
        </w:r>
      </w:del>
      <w:del w:id="11719" w:author="PR Preview" w:date="2026-01-01T00:00:00Z">
        <w:r>
          <w:rPr>
            <w:b/>
            <w:bCs/>
          </w:rPr>
          <w:delText xml:space="preserve">diagonal matrix</w:delText>
        </w:r>
      </w:del>
      <w:del w:id="11720" w:author="PR Preview" w:date="2026-01-01T00:00:00Z">
        <w:r>
          <w:delText xml:space="preserve"> </w:delText>
        </w:r>
      </w:del>
      <w:del w:id="11721" w:author="PR Preview" w:date="2026-01-01T00:00:00Z">
        <w:r>
          <w:delText xml:space="preserve">if all off-diagonal entries are zero:</w:delText>
        </w:r>
      </w:del>
      <w:del w:id="11722" w:author="PR Preview" w:date="2026-01-01T00:00:00Z">
        <w:r>
          <w:delText xml:space="preserve"> </w:delText>
        </w:r>
      </w:del>
      <m:oMath>
        <m:sSub>
          <m:e>
            <m:r>
              <m:t>d</m:t>
            </m:r>
          </m:e>
          <m:sub>
            <m:r>
              <m:t>i</m:t>
            </m:r>
            <m:r>
              <m:t>j</m:t>
            </m:r>
          </m:sub>
        </m:sSub>
        <m:r>
          <m:rPr>
            <m:sty m:val="p"/>
          </m:rPr>
          <m:t>=</m:t>
        </m:r>
        <m:r>
          <m:t>0</m:t>
        </m:r>
      </m:oMath>
      <w:del w:id="11723" w:author="PR Preview" w:date="2026-01-01T00:00:00Z">
        <w:r>
          <w:delText xml:space="preserve"> </w:delText>
        </w:r>
      </w:del>
      <w:del w:id="11724" w:author="PR Preview" w:date="2026-01-01T00:00:00Z">
        <w:r>
          <w:delText xml:space="preserve">whenever</w:delText>
        </w:r>
      </w:del>
      <w:del w:id="11725" w:author="PR Preview" w:date="2026-01-01T00:00:00Z">
        <w:r>
          <w:delText xml:space="preserve"> </w:delText>
        </w:r>
      </w:del>
      <m:oMath>
        <m:r>
          <m:t>i</m:t>
        </m:r>
        <m:r>
          <m:rPr>
            <m:sty m:val="p"/>
          </m:rPr>
          <m:t>≠</m:t>
        </m:r>
        <m:r>
          <m:t>j</m:t>
        </m:r>
      </m:oMath>
      <w:del w:id="11726" w:author="PR Preview" w:date="2026-01-01T00:00:00Z">
        <w:r>
          <w:delText xml:space="preserve">:</w:delText>
        </w:r>
      </w:del>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p>
      <w:pPr>
        <w:pStyle w:val="FirstParagraph"/>
      </w:pPr>
      <w:del w:id="11727" w:author="PR Preview" w:date="2026-01-01T00:00:00Z">
        <w:r>
          <w:rPr>
            <w:i/>
            <w:iCs/>
          </w:rPr>
          <w:delText xml:space="preserve">Remark 20</w:delText>
        </w:r>
      </w:del>
      <w:del w:id="11728" w:author="PR Preview" w:date="2026-01-01T00:00:00Z">
        <w:r>
          <w:delText xml:space="preserve"> (</w:delText>
        </w:r>
      </w:del>
      <m:oMath>
        <m:r>
          <m:rPr>
            <m:sty m:val="p"/>
          </m:rPr>
          <m:t>diag</m:t>
        </m:r>
      </m:oMath>
      <w:del w:id="11729" w:author="PR Preview" w:date="2026-01-01T00:00:00Z">
        <w:r>
          <w:delText xml:space="preserve"> </w:delText>
        </w:r>
      </w:del>
      <w:del w:id="11730" w:author="PR Preview" w:date="2026-01-01T00:00:00Z">
        <w:r>
          <w:delText xml:space="preserve">notation). </w:delText>
        </w:r>
      </w:del>
      <w:del w:id="11731" w:author="PR Preview" w:date="2026-01-01T00:00:00Z">
        <w:r>
          <w:delText xml:space="preserve">For numbers</w:delText>
        </w:r>
      </w:del>
      <w:del w:id="11732" w:author="PR Preview" w:date="2026-01-01T00:00:00Z">
        <w:r>
          <w:delText xml:space="preserve"> </w:delText>
        </w:r>
      </w:del>
      <m:oMath>
        <m:sSub>
          <m:e>
            <m:r>
              <m:t>d</m:t>
            </m:r>
          </m:e>
          <m:sub>
            <m:r>
              <m:t>1</m:t>
            </m:r>
          </m:sub>
        </m:sSub>
        <m:r>
          <m:rPr>
            <m:sty m:val="p"/>
          </m:rPr>
          <m:t>,</m:t>
        </m:r>
        <m:r>
          <m:rPr>
            <m:sty m:val="p"/>
          </m:rPr>
          <m:t>…</m:t>
        </m:r>
        <m:r>
          <m:rPr>
            <m:sty m:val="p"/>
          </m:rPr>
          <m:t>,</m:t>
        </m:r>
        <m:sSub>
          <m:e>
            <m:r>
              <m:t>d</m:t>
            </m:r>
          </m:e>
          <m:sub>
            <m:r>
              <m:t>p</m:t>
            </m:r>
          </m:sub>
        </m:sSub>
      </m:oMath>
      <w:del w:id="11733" w:author="PR Preview" w:date="2026-01-01T00:00:00Z">
        <w:r>
          <w:delText xml:space="preserve">,</w:delText>
        </w:r>
      </w:del>
      <w:del w:id="11734" w:author="PR Preview" w:date="2026-01-01T00:00:00Z">
        <w:r>
          <w:delText xml:space="preserve"> </w:delText>
        </w:r>
      </w:del>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del w:id="11735" w:author="PR Preview" w:date="2026-01-01T00:00:00Z">
        <w:r>
          <w:delText xml:space="preserve"> </w:delText>
        </w:r>
      </w:del>
      <w:del w:id="11736" w:author="PR Preview" w:date="2026-01-01T00:00:00Z">
        <w:r>
          <w:delText xml:space="preserve">is the</w:delText>
        </w:r>
      </w:del>
      <w:del w:id="11737" w:author="PR Preview" w:date="2026-01-01T00:00:00Z">
        <w:r>
          <w:delText xml:space="preserve"> </w:delText>
        </w:r>
      </w:del>
      <m:oMath>
        <m:r>
          <m:t>p</m:t>
        </m:r>
        <m:r>
          <m:rPr>
            <m:sty m:val="p"/>
          </m:rPr>
          <m:t>×</m:t>
        </m:r>
        <m:r>
          <m:t>p</m:t>
        </m:r>
      </m:oMath>
      <w:del w:id="11738" w:author="PR Preview" w:date="2026-01-01T00:00:00Z">
        <w:r>
          <w:delText xml:space="preserve"> </w:delText>
        </w:r>
      </w:del>
      <w:del w:id="11739" w:author="PR Preview" w:date="2026-01-01T00:00:00Z">
        <w:r>
          <w:delText xml:space="preserve">diagonal matrix</w:delText>
        </w:r>
      </w:del>
      <w:del w:id="11740" w:author="PR Preview" w:date="2026-01-01T00:00:00Z">
        <w:r>
          <w:delText xml:space="preserve"> </w:delText>
        </w:r>
      </w:del>
      <w:del w:id="11741" w:author="PR Preview" w:date="2026-01-01T00:00:00Z">
        <w:r>
          <w:delText xml:space="preserve">with diagonal entries</w:delText>
        </w:r>
      </w:del>
      <w:del w:id="11742" w:author="PR Preview" w:date="2026-01-01T00:00:00Z">
        <w:r>
          <w:delText xml:space="preserve"> </w:delText>
        </w:r>
      </w:del>
      <m:oMath>
        <m:sSub>
          <m:e>
            <m:r>
              <m:t>d</m:t>
            </m:r>
          </m:e>
          <m:sub>
            <m:r>
              <m:t>1</m:t>
            </m:r>
          </m:sub>
        </m:sSub>
        <m:r>
          <m:rPr>
            <m:sty m:val="p"/>
          </m:rPr>
          <m:t>,</m:t>
        </m:r>
        <m:r>
          <m:rPr>
            <m:sty m:val="p"/>
          </m:rPr>
          <m:t>…</m:t>
        </m:r>
        <m:r>
          <m:rPr>
            <m:sty m:val="p"/>
          </m:rPr>
          <m:t>,</m:t>
        </m:r>
        <m:sSub>
          <m:e>
            <m:r>
              <m:t>d</m:t>
            </m:r>
          </m:e>
          <m:sub>
            <m:r>
              <m:t>p</m:t>
            </m:r>
          </m:sub>
        </m:sSub>
      </m:oMath>
      <w:del w:id="11743" w:author="PR Preview" w:date="2026-01-01T00:00:00Z">
        <w:r>
          <w:delText xml:space="preserve">.</w:delText>
        </w:r>
      </w:del>
      <w:del w:id="11744" w:author="PR Preview" w:date="2026-01-01T00:00:00Z">
        <w:r>
          <w:delText xml:space="preserve"> </w:delText>
        </w:r>
      </w:del>
      <w:del w:id="11745" w:author="PR Preview" w:date="2026-01-01T00:00:00Z">
        <w:r>
          <w:delText xml:space="preserve">For example,</w:delText>
        </w:r>
      </w:del>
    </w:p>
    <w:p>
      <w:pPr>
        <w:pStyle w:val="BodyText"/>
      </w:pPr>
      <w:ins w:id="11746" w:author="PR Preview" w:date="2026-01-01T00:00:00Z">
        <w:r>
          <w:rPr>
            <w:b/>
            <w:bCs/>
          </w:rPr>
          <w:t xml:space="preserve">Definition 74 (Symmetric matrix)</w:t>
        </w:r>
      </w:ins>
      <w:ins w:id="11747" w:author="PR Preview" w:date="2026-01-01T00:00:00Z">
        <w:r>
          <w:t xml:space="preserve"> </w:t>
        </w:r>
      </w:ins>
      <w:ins w:id="11748" w:author="PR Preview" w:date="2026-01-01T00:00:00Z">
        <w:r>
          <w:t xml:space="preserve">A square matrix</w:t>
        </w:r>
      </w:ins>
      <w:ins w:id="11749" w:author="PR Preview" w:date="2026-01-01T00:00:00Z">
        <w:r>
          <w:t xml:space="preserve"> </w:t>
        </w:r>
      </w:ins>
      <m:oMath>
        <m:r>
          <m:rPr>
            <m:sty m:val="bi"/>
          </m:rPr>
          <m:t>A</m:t>
        </m:r>
      </m:oMath>
      <w:ins w:id="11750" w:author="PR Preview" w:date="2026-01-01T00:00:00Z">
        <w:r>
          <w:t xml:space="preserve"> </w:t>
        </w:r>
      </w:ins>
      <w:ins w:id="11751" w:author="PR Preview" w:date="2026-01-01T00:00:00Z">
        <w:r>
          <w:t xml:space="preserve">is</w:t>
        </w:r>
      </w:ins>
      <w:ins w:id="11752" w:author="PR Preview" w:date="2026-01-01T00:00:00Z">
        <w:r>
          <w:t xml:space="preserve"> </w:t>
        </w:r>
      </w:ins>
      <w:ins w:id="11753" w:author="PR Preview" w:date="2026-01-01T00:00:00Z">
        <w:r>
          <w:rPr>
            <w:b/>
            <w:bCs/>
          </w:rPr>
          <w:t xml:space="preserve">symmetric</w:t>
        </w:r>
      </w:ins>
      <w:ins w:id="11754" w:author="PR Preview" w:date="2026-01-01T00:00:00Z">
        <w:r>
          <w:t xml:space="preserve"> </w:t>
        </w:r>
      </w:ins>
      <w:ins w:id="11755" w:author="PR Preview" w:date="2026-01-01T00:00:00Z">
        <w:r>
          <w:t xml:space="preserve">if</w:t>
        </w:r>
      </w:ins>
      <w:ins w:id="11756" w:author="PR Preview" w:date="2026-01-01T00:00:00Z">
        <w:r>
          <w:t xml:space="preserve"> </w:t>
        </w:r>
      </w:ins>
      <m:oMath>
        <m:sSup>
          <m:e>
            <m:r>
              <m:rPr>
                <m:sty m:val="bi"/>
              </m:rPr>
              <m:t>A</m:t>
            </m:r>
          </m:e>
          <m:sup>
            <m:r>
              <m:rPr>
                <m:sty m:val="p"/>
              </m:rPr>
              <m:t>⊤</m:t>
            </m:r>
          </m:sup>
        </m:sSup>
        <m:r>
          <m:rPr>
            <m:sty m:val="p"/>
          </m:rPr>
          <m:t>=</m:t>
        </m:r>
        <m:r>
          <m:rPr>
            <m:sty m:val="bi"/>
          </m:rPr>
          <m:t>A</m:t>
        </m:r>
      </m:oMath>
      <w:ins w:id="11757" w:author="PR Preview" w:date="2026-01-01T00:00:00Z">
        <w:r>
          <w:t xml:space="preserve">,</w:t>
        </w:r>
      </w:ins>
      <w:ins w:id="11758" w:author="PR Preview" w:date="2026-01-01T00:00:00Z">
        <w:r>
          <w:t xml:space="preserve"> </w:t>
        </w:r>
      </w:ins>
      <w:ins w:id="11759" w:author="PR Preview" w:date="2026-01-01T00:00:00Z">
        <w:r>
          <w:t xml:space="preserve">i.e.,</w:t>
        </w:r>
      </w:ins>
      <w:ins w:id="11760" w:author="PR Preview" w:date="2026-01-01T00:00:00Z">
        <w:r>
          <w:t xml:space="preserve"> </w:t>
        </w:r>
      </w:ins>
      <m:oMath>
        <m:sSub>
          <m:e>
            <m:r>
              <m:t>a</m:t>
            </m:r>
          </m:e>
          <m:sub>
            <m:r>
              <m:t>i</m:t>
            </m:r>
            <m:r>
              <m:t>j</m:t>
            </m:r>
          </m:sub>
        </m:sSub>
        <m:r>
          <m:rPr>
            <m:sty m:val="p"/>
          </m:rPr>
          <m:t>=</m:t>
        </m:r>
        <m:sSub>
          <m:e>
            <m:r>
              <m:t>a</m:t>
            </m:r>
          </m:e>
          <m:sub>
            <m:r>
              <m:t>j</m:t>
            </m:r>
            <m:r>
              <m:t>i</m:t>
            </m:r>
          </m:sub>
        </m:sSub>
      </m:oMath>
      <w:ins w:id="11761" w:author="PR Preview" w:date="2026-01-01T00:00:00Z">
        <w:r>
          <w:t xml:space="preserve"> </w:t>
        </w:r>
      </w:ins>
      <w:ins w:id="11762" w:author="PR Preview" w:date="2026-01-01T00:00:00Z">
        <w:r>
          <w:t xml:space="preserve">for all</w:t>
        </w:r>
      </w:ins>
      <w:ins w:id="11763" w:author="PR Preview" w:date="2026-01-01T00:00:00Z">
        <w:r>
          <w:t xml:space="preserve"> </w:t>
        </w:r>
      </w:ins>
      <m:oMath>
        <m:r>
          <m:t>i</m:t>
        </m:r>
      </m:oMath>
      <w:ins w:id="11764" w:author="PR Preview" w:date="2026-01-01T00:00:00Z">
        <w:r>
          <w:t xml:space="preserve"> </w:t>
        </w:r>
      </w:ins>
      <w:ins w:id="11765" w:author="PR Preview" w:date="2026-01-01T00:00:00Z">
        <w:r>
          <w:t xml:space="preserve">and</w:t>
        </w:r>
      </w:ins>
      <w:ins w:id="11766" w:author="PR Preview" w:date="2026-01-01T00:00:00Z">
        <w:r>
          <w:t xml:space="preserve"> </w:t>
        </w:r>
      </w:ins>
      <m:oMath>
        <m:r>
          <m:t>j</m:t>
        </m:r>
      </m:oMath>
      <w:ins w:id="11767" w:author="PR Preview" w:date="2026-01-01T00:00:00Z">
        <w:r>
          <w:t xml:space="preserve">.</w:t>
        </w:r>
      </w:ins>
    </w:p>
    <w:bookmarkEnd w:id="396"/>
    <w:bookmarkStart w:id="397" w:name="rem-symmetric-in-statistics"/>
    <w:p>
      <w:pPr>
        <w:pStyle w:val="BodyText"/>
      </w:pPr>
      <w:ins w:id="11768" w:author="PR Preview" w:date="2026-01-01T00:00:00Z">
        <w:r>
          <w:rPr>
            <w:i/>
            <w:iCs/>
          </w:rPr>
          <w:t xml:space="preserve">Remark 26</w:t>
        </w:r>
      </w:ins>
      <w:ins w:id="11769" w:author="PR Preview" w:date="2026-01-01T00:00:00Z">
        <w:r>
          <w:t xml:space="preserve"> (Symmetric matrices in statistics). </w:t>
        </w:r>
      </w:ins>
      <w:ins w:id="11770" w:author="PR Preview" w:date="2026-01-01T00:00:00Z">
        <w:r>
          <w:t xml:space="preserve">Covariance matrices are symmetric:</w:t>
        </w:r>
      </w:ins>
      <w:ins w:id="11771" w:author="PR Preview" w:date="2026-01-01T00:00:00Z">
        <w:r>
          <w:t xml:space="preserve"> </w:t>
        </w:r>
      </w:ins>
      <w:ins w:id="11772" w:author="PR Preview" w:date="2026-01-01T00:00:00Z">
        <w:r>
          <w:t xml:space="preserve">entry</w:t>
        </w:r>
      </w:ins>
      <w:ins w:id="11773" w:author="PR Preview" w:date="2026-01-01T00:00:00Z">
        <w:r>
          <w:t xml:space="preserve"> </w:t>
        </w:r>
      </w:ins>
      <m:oMath>
        <m:r>
          <m:rPr>
            <m:sty m:val="p"/>
          </m:rPr>
          <m:t>(</m:t>
        </m:r>
        <m:r>
          <m:t>i</m:t>
        </m:r>
        <m:r>
          <m:rPr>
            <m:sty m:val="p"/>
          </m:rPr>
          <m:t>,</m:t>
        </m:r>
        <m:r>
          <m:t>j</m:t>
        </m:r>
        <m:r>
          <m:rPr>
            <m:sty m:val="p"/>
          </m:rPr>
          <m:t>)</m:t>
        </m:r>
      </m:oMath>
      <w:ins w:id="11774" w:author="PR Preview" w:date="2026-01-01T00:00:00Z">
        <w:r>
          <w:t xml:space="preserve"> </w:t>
        </w:r>
      </w:ins>
      <w:ins w:id="11775" w:author="PR Preview" w:date="2026-01-01T00:00:00Z">
        <w:r>
          <w:t xml:space="preserve">of the covariance matrix of a random vector</w:t>
        </w:r>
      </w:ins>
      <w:ins w:id="11776" w:author="PR Preview" w:date="2026-01-01T00:00:00Z">
        <w:r>
          <w:t xml:space="preserve"> </w:t>
        </w:r>
      </w:ins>
      <m:oMath>
        <m:acc>
          <m:accPr>
            <m:chr m:val="̃"/>
          </m:accPr>
          <m:e>
            <m:r>
              <m:t>Y</m:t>
            </m:r>
          </m:e>
        </m:acc>
      </m:oMath>
      <w:ins w:id="11777" w:author="PR Preview" w:date="2026-01-01T00:00:00Z">
        <w:r>
          <w:t xml:space="preserve"> </w:t>
        </w:r>
      </w:ins>
      <w:ins w:id="11778" w:author="PR Preview" w:date="2026-01-01T00:00:00Z">
        <w:r>
          <w:t xml:space="preserve">is</w:t>
        </w:r>
      </w:ins>
      <w:ins w:id="11779"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oMath>
      <w:ins w:id="11780" w:author="PR Preview" w:date="2026-01-01T00:00:00Z">
        <w:r>
          <w:t xml:space="preserve">,</w:t>
        </w:r>
      </w:ins>
      <w:ins w:id="11781" w:author="PR Preview" w:date="2026-01-01T00:00:00Z">
        <w:r>
          <w:t xml:space="preserve"> </w:t>
        </w:r>
      </w:ins>
      <w:ins w:id="11782" w:author="PR Preview" w:date="2026-01-01T00:00:00Z">
        <w:r>
          <w:t xml:space="preserve">and</w:t>
        </w:r>
      </w:ins>
      <w:ins w:id="11783"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ins w:id="11784" w:author="PR Preview" w:date="2026-01-01T00:00:00Z">
        <w:r>
          <w:t xml:space="preserve">.</w:t>
        </w:r>
      </w:ins>
      <w:ins w:id="11785" w:author="PR Preview" w:date="2026-01-01T00:00:00Z">
        <w:r>
          <w:t xml:space="preserve"> </w:t>
        </w:r>
      </w:ins>
      <w:ins w:id="11786" w:author="PR Preview" w:date="2026-01-01T00:00:00Z">
        <w:r>
          <w:t xml:space="preserve">For example, if</w:t>
        </w:r>
      </w:ins>
      <w:ins w:id="11787" w:author="PR Preview" w:date="2026-01-01T00:00:00Z">
        <w:r>
          <w:t xml:space="preserve"> </w:t>
        </w:r>
      </w:ins>
      <m:oMath>
        <m:r>
          <m:rPr>
            <m:sty m:val="p"/>
          </m:rPr>
          <m:t>Var</m:t>
        </m:r>
        <m:r>
          <m:t>​</m:t>
        </m:r>
        <m:d>
          <m:dPr>
            <m:begChr m:val="("/>
            <m:sepChr m:val=""/>
            <m:endChr m:val=")"/>
            <m:grow/>
          </m:dPr>
          <m:e>
            <m:sSub>
              <m:e>
                <m:r>
                  <m:t>Y</m:t>
                </m:r>
              </m:e>
              <m:sub>
                <m:r>
                  <m:t>1</m:t>
                </m:r>
              </m:sub>
            </m:sSub>
          </m:e>
        </m:d>
        <m:r>
          <m:t>​</m:t>
        </m:r>
        <m:r>
          <m:rPr>
            <m:sty m:val="p"/>
          </m:rPr>
          <m:t>=</m:t>
        </m:r>
        <m:r>
          <m:t>4</m:t>
        </m:r>
      </m:oMath>
      <w:ins w:id="11788" w:author="PR Preview" w:date="2026-01-01T00:00:00Z">
        <w:r>
          <w:t xml:space="preserve">,</w:t>
        </w:r>
      </w:ins>
      <w:ins w:id="11789" w:author="PR Preview" w:date="2026-01-01T00:00:00Z">
        <w:r>
          <w:t xml:space="preserve"> </w:t>
        </w:r>
      </w:ins>
      <m:oMath>
        <m:r>
          <m:rPr>
            <m:sty m:val="p"/>
          </m:rPr>
          <m:t>Var</m:t>
        </m:r>
        <m:r>
          <m:t>​</m:t>
        </m:r>
        <m:d>
          <m:dPr>
            <m:begChr m:val="("/>
            <m:sepChr m:val=""/>
            <m:endChr m:val=")"/>
            <m:grow/>
          </m:dPr>
          <m:e>
            <m:sSub>
              <m:e>
                <m:r>
                  <m:t>Y</m:t>
                </m:r>
              </m:e>
              <m:sub>
                <m:r>
                  <m:t>2</m:t>
                </m:r>
              </m:sub>
            </m:sSub>
          </m:e>
        </m:d>
        <m:r>
          <m:t>​</m:t>
        </m:r>
        <m:r>
          <m:rPr>
            <m:sty m:val="p"/>
          </m:rPr>
          <m:t>=</m:t>
        </m:r>
        <m:r>
          <m:t>9</m:t>
        </m:r>
      </m:oMath>
      <w:ins w:id="11790" w:author="PR Preview" w:date="2026-01-01T00:00:00Z">
        <w:r>
          <w:t xml:space="preserve">, and</w:t>
        </w:r>
      </w:ins>
      <w:ins w:id="11791" w:author="PR Preview" w:date="2026-01-01T00:00:00Z">
        <w:r>
          <w:t xml:space="preserve"> </w:t>
        </w:r>
      </w:ins>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ins w:id="11792" w:author="PR Preview" w:date="2026-01-01T00:00:00Z">
        <w:r>
          <w:t xml:space="preserve">,</w:t>
        </w:r>
      </w:ins>
      <w:ins w:id="11793" w:author="PR Preview" w:date="2026-01-01T00:00:00Z">
        <w:r>
          <w:t xml:space="preserve"> </w:t>
        </w:r>
      </w:ins>
      <w:ins w:id="11794" w:author="PR Preview" w:date="2026-01-01T00:00:00Z">
        <w:r>
          <w:t xml:space="preserve">the covariance matrix of</w:t>
        </w:r>
      </w:ins>
      <w:ins w:id="11795" w:author="PR Preview" w:date="2026-01-01T00:00:00Z">
        <w:r>
          <w:t xml:space="preserve"> </w:t>
        </w:r>
      </w:ins>
      <m:oMath>
        <m:r>
          <m:rPr>
            <m:sty m:val="p"/>
          </m:rPr>
          <m:t>(</m:t>
        </m:r>
        <m:sSub>
          <m:e>
            <m:r>
              <m:t>Y</m:t>
            </m:r>
          </m:e>
          <m:sub>
            <m:r>
              <m:t>1</m:t>
            </m:r>
          </m:sub>
        </m:sSub>
        <m:r>
          <m:rPr>
            <m:sty m:val="p"/>
          </m:rPr>
          <m:t>,</m:t>
        </m:r>
        <m:sSub>
          <m:e>
            <m:r>
              <m:t>Y</m:t>
            </m:r>
          </m:e>
          <m:sub>
            <m:r>
              <m:t>2</m:t>
            </m:r>
          </m:sub>
        </m:sSub>
        <m:r>
          <m:rPr>
            <m:sty m:val="p"/>
          </m:rPr>
          <m:t>)</m:t>
        </m:r>
      </m:oMath>
      <w:ins w:id="11796" w:author="PR Preview" w:date="2026-01-01T00:00:00Z">
        <w:r>
          <w:t xml:space="preserve"> </w:t>
        </w:r>
      </w:ins>
      <w:ins w:id="11797" w:author="PR Preview" w:date="2026-01-01T00:00:00Z">
        <w:r>
          <w:t xml:space="preserve">is</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97"/>
    <w:bookmarkStart w:id="398" w:name="exm-not-symmetric"/>
    <w:p>
      <w:pPr>
        <w:pStyle w:val="FirstParagraph"/>
      </w:pPr>
      <w:ins w:id="11798" w:author="PR Preview" w:date="2026-01-01T00:00:00Z">
        <w:r>
          <w:rPr>
            <w:b/>
            <w:bCs/>
          </w:rPr>
          <w:t xml:space="preserve">Example 122 (A matrix that is not symmetric)</w:t>
        </w:r>
      </w:ins>
      <w:ins w:id="1179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1800" w:author="PR Preview" w:date="2026-01-01T00:00:00Z">
        <w:r>
          <w:t xml:space="preserve"> </w:t>
        </w:r>
      </w:ins>
      <w:ins w:id="11801" w:author="PR Preview" w:date="2026-01-01T00:00:00Z">
        <w:r>
          <w:t xml:space="preserve">is not symmetric:</w:t>
        </w:r>
      </w:ins>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98"/>
    <w:bookmarkStart w:id="399" w:name="def-diagonal-matrix"/>
    <w:p>
      <w:pPr>
        <w:pStyle w:val="FirstParagraph"/>
      </w:pPr>
      <w:ins w:id="11802" w:author="PR Preview" w:date="2026-01-01T00:00:00Z">
        <w:r>
          <w:rPr>
            <w:b/>
            <w:bCs/>
          </w:rPr>
          <w:t xml:space="preserve">Definition 75 (Diagonal matrix)</w:t>
        </w:r>
      </w:ins>
      <w:ins w:id="11803" w:author="PR Preview" w:date="2026-01-01T00:00:00Z">
        <w:r>
          <w:t xml:space="preserve"> </w:t>
        </w:r>
      </w:ins>
      <w:ins w:id="11804" w:author="PR Preview" w:date="2026-01-01T00:00:00Z">
        <w:r>
          <w:t xml:space="preserve">A square matrix</w:t>
        </w:r>
      </w:ins>
      <w:ins w:id="11805" w:author="PR Preview" w:date="2026-01-01T00:00:00Z">
        <w:r>
          <w:t xml:space="preserve"> </w:t>
        </w:r>
      </w:ins>
      <m:oMath>
        <m:r>
          <m:rPr>
            <m:sty m:val="bi"/>
          </m:rPr>
          <m:t>D</m:t>
        </m:r>
      </m:oMath>
      <w:ins w:id="11806" w:author="PR Preview" w:date="2026-01-01T00:00:00Z">
        <w:r>
          <w:t xml:space="preserve"> </w:t>
        </w:r>
      </w:ins>
      <w:ins w:id="11807" w:author="PR Preview" w:date="2026-01-01T00:00:00Z">
        <w:r>
          <w:t xml:space="preserve">is a</w:t>
        </w:r>
      </w:ins>
      <w:ins w:id="11808" w:author="PR Preview" w:date="2026-01-01T00:00:00Z">
        <w:r>
          <w:t xml:space="preserve"> </w:t>
        </w:r>
      </w:ins>
      <w:ins w:id="11809" w:author="PR Preview" w:date="2026-01-01T00:00:00Z">
        <w:r>
          <w:rPr>
            <w:b/>
            <w:bCs/>
          </w:rPr>
          <w:t xml:space="preserve">diagonal matrix</w:t>
        </w:r>
      </w:ins>
      <w:ins w:id="11810" w:author="PR Preview" w:date="2026-01-01T00:00:00Z">
        <w:r>
          <w:t xml:space="preserve"> </w:t>
        </w:r>
      </w:ins>
      <w:ins w:id="11811" w:author="PR Preview" w:date="2026-01-01T00:00:00Z">
        <w:r>
          <w:t xml:space="preserve">if all off-diagonal entries are zero:</w:t>
        </w:r>
      </w:ins>
      <w:ins w:id="11812" w:author="PR Preview" w:date="2026-01-01T00:00:00Z">
        <w:r>
          <w:t xml:space="preserve"> </w:t>
        </w:r>
      </w:ins>
      <m:oMath>
        <m:sSub>
          <m:e>
            <m:r>
              <m:t>d</m:t>
            </m:r>
          </m:e>
          <m:sub>
            <m:r>
              <m:t>i</m:t>
            </m:r>
            <m:r>
              <m:t>j</m:t>
            </m:r>
          </m:sub>
        </m:sSub>
        <m:r>
          <m:rPr>
            <m:sty m:val="p"/>
          </m:rPr>
          <m:t>=</m:t>
        </m:r>
        <m:r>
          <m:t>0</m:t>
        </m:r>
      </m:oMath>
      <w:ins w:id="11813" w:author="PR Preview" w:date="2026-01-01T00:00:00Z">
        <w:r>
          <w:t xml:space="preserve"> </w:t>
        </w:r>
      </w:ins>
      <w:ins w:id="11814" w:author="PR Preview" w:date="2026-01-01T00:00:00Z">
        <w:r>
          <w:t xml:space="preserve">whenever</w:t>
        </w:r>
      </w:ins>
      <w:ins w:id="11815" w:author="PR Preview" w:date="2026-01-01T00:00:00Z">
        <w:r>
          <w:t xml:space="preserve"> </w:t>
        </w:r>
      </w:ins>
      <m:oMath>
        <m:r>
          <m:t>i</m:t>
        </m:r>
        <m:r>
          <m:rPr>
            <m:sty m:val="p"/>
          </m:rPr>
          <m:t>≠</m:t>
        </m:r>
        <m:r>
          <m:t>j</m:t>
        </m:r>
      </m:oMath>
      <w:ins w:id="11816" w:author="PR Preview" w:date="2026-01-01T00:00:00Z">
        <w:r>
          <w:t xml:space="preserve">:</w:t>
        </w:r>
      </w:ins>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99"/>
    <w:bookmarkStart w:id="400" w:name="rem-diag-notation"/>
    <w:p>
      <w:pPr>
        <w:pStyle w:val="FirstParagraph"/>
      </w:pPr>
      <w:ins w:id="11817" w:author="PR Preview" w:date="2026-01-01T00:00:00Z">
        <w:r>
          <w:rPr>
            <w:i/>
            <w:iCs/>
          </w:rPr>
          <w:t xml:space="preserve">Remark 27</w:t>
        </w:r>
      </w:ins>
      <w:ins w:id="11818" w:author="PR Preview" w:date="2026-01-01T00:00:00Z">
        <w:r>
          <w:t xml:space="preserve"> (</w:t>
        </w:r>
      </w:ins>
      <m:oMath>
        <m:r>
          <m:rPr>
            <m:sty m:val="p"/>
          </m:rPr>
          <m:t>diag</m:t>
        </m:r>
      </m:oMath>
      <w:ins w:id="11819" w:author="PR Preview" w:date="2026-01-01T00:00:00Z">
        <w:r>
          <w:t xml:space="preserve"> </w:t>
        </w:r>
      </w:ins>
      <w:ins w:id="11820" w:author="PR Preview" w:date="2026-01-01T00:00:00Z">
        <w:r>
          <w:t xml:space="preserve">notation). </w:t>
        </w:r>
      </w:ins>
      <w:ins w:id="11821" w:author="PR Preview" w:date="2026-01-01T00:00:00Z">
        <w:r>
          <w:t xml:space="preserve">For numbers</w:t>
        </w:r>
      </w:ins>
      <w:ins w:id="11822" w:author="PR Preview" w:date="2026-01-01T00:00:00Z">
        <w:r>
          <w:t xml:space="preserve"> </w:t>
        </w:r>
      </w:ins>
      <m:oMath>
        <m:sSub>
          <m:e>
            <m:r>
              <m:t>d</m:t>
            </m:r>
          </m:e>
          <m:sub>
            <m:r>
              <m:t>1</m:t>
            </m:r>
          </m:sub>
        </m:sSub>
        <m:r>
          <m:rPr>
            <m:sty m:val="p"/>
          </m:rPr>
          <m:t>,</m:t>
        </m:r>
        <m:r>
          <m:rPr>
            <m:sty m:val="p"/>
          </m:rPr>
          <m:t>…</m:t>
        </m:r>
        <m:r>
          <m:rPr>
            <m:sty m:val="p"/>
          </m:rPr>
          <m:t>,</m:t>
        </m:r>
        <m:sSub>
          <m:e>
            <m:r>
              <m:t>d</m:t>
            </m:r>
          </m:e>
          <m:sub>
            <m:r>
              <m:t>p</m:t>
            </m:r>
          </m:sub>
        </m:sSub>
      </m:oMath>
      <w:ins w:id="11823" w:author="PR Preview" w:date="2026-01-01T00:00:00Z">
        <w:r>
          <w:t xml:space="preserve">,</w:t>
        </w:r>
      </w:ins>
      <w:ins w:id="11824" w:author="PR Preview" w:date="2026-01-01T00:00:00Z">
        <w:r>
          <w:t xml:space="preserve"> </w:t>
        </w:r>
      </w:ins>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ins w:id="11825" w:author="PR Preview" w:date="2026-01-01T00:00:00Z">
        <w:r>
          <w:t xml:space="preserve"> </w:t>
        </w:r>
      </w:ins>
      <w:ins w:id="11826" w:author="PR Preview" w:date="2026-01-01T00:00:00Z">
        <w:r>
          <w:t xml:space="preserve">is the</w:t>
        </w:r>
      </w:ins>
      <w:ins w:id="11827" w:author="PR Preview" w:date="2026-01-01T00:00:00Z">
        <w:r>
          <w:t xml:space="preserve"> </w:t>
        </w:r>
      </w:ins>
      <m:oMath>
        <m:r>
          <m:t>p</m:t>
        </m:r>
        <m:r>
          <m:rPr>
            <m:sty m:val="p"/>
          </m:rPr>
          <m:t>×</m:t>
        </m:r>
        <m:r>
          <m:t>p</m:t>
        </m:r>
      </m:oMath>
      <w:ins w:id="11828" w:author="PR Preview" w:date="2026-01-01T00:00:00Z">
        <w:r>
          <w:t xml:space="preserve"> </w:t>
        </w:r>
      </w:ins>
      <w:ins w:id="11829" w:author="PR Preview" w:date="2026-01-01T00:00:00Z">
        <w:r>
          <w:t xml:space="preserve">diagonal matrix</w:t>
        </w:r>
      </w:ins>
      <w:ins w:id="11830" w:author="PR Preview" w:date="2026-01-01T00:00:00Z">
        <w:r>
          <w:t xml:space="preserve"> </w:t>
        </w:r>
      </w:ins>
      <w:ins w:id="11831" w:author="PR Preview" w:date="2026-01-01T00:00:00Z">
        <w:r>
          <w:t xml:space="preserve">with diagonal entries</w:t>
        </w:r>
      </w:ins>
      <w:ins w:id="11832" w:author="PR Preview" w:date="2026-01-01T00:00:00Z">
        <w:r>
          <w:t xml:space="preserve"> </w:t>
        </w:r>
      </w:ins>
      <m:oMath>
        <m:sSub>
          <m:e>
            <m:r>
              <m:t>d</m:t>
            </m:r>
          </m:e>
          <m:sub>
            <m:r>
              <m:t>1</m:t>
            </m:r>
          </m:sub>
        </m:sSub>
        <m:r>
          <m:rPr>
            <m:sty m:val="p"/>
          </m:rPr>
          <m:t>,</m:t>
        </m:r>
        <m:r>
          <m:rPr>
            <m:sty m:val="p"/>
          </m:rPr>
          <m:t>…</m:t>
        </m:r>
        <m:r>
          <m:rPr>
            <m:sty m:val="p"/>
          </m:rPr>
          <m:t>,</m:t>
        </m:r>
        <m:sSub>
          <m:e>
            <m:r>
              <m:t>d</m:t>
            </m:r>
          </m:e>
          <m:sub>
            <m:r>
              <m:t>p</m:t>
            </m:r>
          </m:sub>
        </m:sSub>
      </m:oMath>
      <w:ins w:id="11833" w:author="PR Preview" w:date="2026-01-01T00:00:00Z">
        <w:r>
          <w:t xml:space="preserve">.</w:t>
        </w:r>
      </w:ins>
      <w:ins w:id="11834" w:author="PR Preview" w:date="2026-01-01T00:00:00Z">
        <w:r>
          <w:t xml:space="preserve"> </w:t>
        </w:r>
      </w:ins>
      <w:ins w:id="11835" w:author="PR Preview" w:date="2026-01-01T00:00:00Z">
        <w:r>
          <w:t xml:space="preserve">For example,</w:t>
        </w:r>
      </w:ins>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0"/>
    <w:bookmarkStart w:id="401" w:name="exm-not-diagonal"/>
    <w:p>
      <w:pPr>
        <w:pStyle w:val="BodyText"/>
      </w:pPr>
      <w:del w:id="11836" w:author="PR Preview" w:date="2026-01-01T00:00:00Z">
        <w:r>
          <w:rPr>
            <w:b/>
            <w:bCs/>
          </w:rPr>
          <w:delText xml:space="preserve">Example 120 (A matrix that is not diagonal)</w:delText>
        </w:r>
      </w:del>
      <w:del w:id="11837"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del w:id="11838" w:author="PR Preview" w:date="2026-01-01T00:00:00Z">
        <w:r>
          <w:delText xml:space="preserve"> </w:delText>
        </w:r>
      </w:del>
      <w:del w:id="11839" w:author="PR Preview" w:date="2026-01-01T00:00:00Z">
        <w:r>
          <w:delText xml:space="preserve">is not diagonal: its off-diagonal entry</w:delText>
        </w:r>
      </w:del>
      <w:del w:id="11840" w:author="PR Preview" w:date="2026-01-01T00:00:00Z">
        <w:r>
          <w:delText xml:space="preserve"> </w:delText>
        </w:r>
      </w:del>
      <m:oMath>
        <m:sSub>
          <m:e>
            <m:r>
              <m:t>d</m:t>
            </m:r>
          </m:e>
          <m:sub>
            <m:r>
              <m:t>12</m:t>
            </m:r>
          </m:sub>
        </m:sSub>
        <m:r>
          <m:rPr>
            <m:sty m:val="p"/>
          </m:rPr>
          <m:t>=</m:t>
        </m:r>
        <m:r>
          <m:t>1</m:t>
        </m:r>
        <m:r>
          <m:rPr>
            <m:sty m:val="p"/>
          </m:rPr>
          <m:t>≠</m:t>
        </m:r>
        <m:r>
          <m:t>0</m:t>
        </m:r>
      </m:oMath>
      <w:del w:id="11841" w:author="PR Preview" w:date="2026-01-01T00:00:00Z">
        <w:r>
          <w:delText xml:space="preserve">.</w:delText>
        </w:r>
      </w:del>
    </w:p>
    <w:p>
      <w:pPr>
        <w:pStyle w:val="BodyText"/>
      </w:pPr>
      <w:del w:id="11842" w:author="PR Preview" w:date="2026-01-01T00:00:00Z">
        <w:r>
          <w:rPr>
            <w:b/>
            <w:bCs/>
          </w:rPr>
          <w:delText xml:space="preserve">Definition 71 (Matrix inverse)</w:delText>
        </w:r>
      </w:del>
      <w:del w:id="11843" w:author="PR Preview" w:date="2026-01-01T00:00:00Z">
        <w:r>
          <w:delText xml:space="preserve"> </w:delText>
        </w:r>
      </w:del>
      <w:del w:id="11844" w:author="PR Preview" w:date="2026-01-01T00:00:00Z">
        <w:r>
          <w:delText xml:space="preserve">For a square</w:delText>
        </w:r>
      </w:del>
      <w:del w:id="11845" w:author="PR Preview" w:date="2026-01-01T00:00:00Z">
        <w:r>
          <w:delText xml:space="preserve"> </w:delText>
        </w:r>
      </w:del>
      <m:oMath>
        <m:r>
          <m:t>p</m:t>
        </m:r>
        <m:r>
          <m:rPr>
            <m:sty m:val="p"/>
          </m:rPr>
          <m:t>×</m:t>
        </m:r>
        <m:r>
          <m:t>p</m:t>
        </m:r>
      </m:oMath>
      <w:del w:id="11846" w:author="PR Preview" w:date="2026-01-01T00:00:00Z">
        <w:r>
          <w:delText xml:space="preserve"> </w:delText>
        </w:r>
      </w:del>
      <w:del w:id="11847" w:author="PR Preview" w:date="2026-01-01T00:00:00Z">
        <w:r>
          <w:delText xml:space="preserve">matrix</w:delText>
        </w:r>
      </w:del>
      <w:del w:id="11848" w:author="PR Preview" w:date="2026-01-01T00:00:00Z">
        <w:r>
          <w:delText xml:space="preserve"> </w:delText>
        </w:r>
      </w:del>
      <m:oMath>
        <m:r>
          <m:rPr>
            <m:sty m:val="bi"/>
          </m:rPr>
          <m:t>A</m:t>
        </m:r>
      </m:oMath>
      <w:del w:id="11849" w:author="PR Preview" w:date="2026-01-01T00:00:00Z">
        <w:r>
          <w:delText xml:space="preserve">,</w:delText>
        </w:r>
      </w:del>
      <w:del w:id="11850" w:author="PR Preview" w:date="2026-01-01T00:00:00Z">
        <w:r>
          <w:delText xml:space="preserve"> </w:delText>
        </w:r>
      </w:del>
      <w:del w:id="11851" w:author="PR Preview" w:date="2026-01-01T00:00:00Z">
        <w:r>
          <w:delText xml:space="preserve">the</w:delText>
        </w:r>
      </w:del>
      <w:del w:id="11852" w:author="PR Preview" w:date="2026-01-01T00:00:00Z">
        <w:r>
          <w:delText xml:space="preserve"> </w:delText>
        </w:r>
      </w:del>
      <w:del w:id="11853" w:author="PR Preview" w:date="2026-01-01T00:00:00Z">
        <w:r>
          <w:rPr>
            <w:b/>
            <w:bCs/>
          </w:rPr>
          <w:delText xml:space="preserve">inverse</w:delText>
        </w:r>
      </w:del>
      <w:del w:id="11854" w:author="PR Preview" w:date="2026-01-01T00:00:00Z">
        <w:r>
          <w:delText xml:space="preserve"> </w:delText>
        </w:r>
      </w:del>
      <m:oMath>
        <m:sSup>
          <m:e>
            <m:r>
              <m:rPr>
                <m:sty m:val="bi"/>
              </m:rPr>
              <m:t>A</m:t>
            </m:r>
          </m:e>
          <m:sup>
            <m:r>
              <m:rPr>
                <m:sty m:val="p"/>
              </m:rPr>
              <m:t>−</m:t>
            </m:r>
            <m:r>
              <m:t>1</m:t>
            </m:r>
          </m:sup>
        </m:sSup>
      </m:oMath>
      <w:del w:id="11855" w:author="PR Preview" w:date="2026-01-01T00:00:00Z">
        <w:r>
          <w:delText xml:space="preserve"> </w:delText>
        </w:r>
      </w:del>
      <w:del w:id="11856" w:author="PR Preview" w:date="2026-01-01T00:00:00Z">
        <w:r>
          <w:delText xml:space="preserve">(if it exists) is the unique matrix satisfying:</w:delText>
        </w:r>
      </w:del>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p>
      <w:pPr>
        <w:pStyle w:val="FirstParagraph"/>
      </w:pPr>
      <w:del w:id="11857" w:author="PR Preview" w:date="2026-01-01T00:00:00Z">
        <w:r>
          <w:rPr>
            <w:b/>
            <w:bCs/>
          </w:rPr>
          <w:delText xml:space="preserve">Definition 72 (Invertible matrix (non-singular matrix))</w:delText>
        </w:r>
      </w:del>
      <w:del w:id="11858" w:author="PR Preview" w:date="2026-01-01T00:00:00Z">
        <w:r>
          <w:delText xml:space="preserve"> </w:delText>
        </w:r>
      </w:del>
      <w:del w:id="11859" w:author="PR Preview" w:date="2026-01-01T00:00:00Z">
        <w:r>
          <w:delText xml:space="preserve">A</w:delText>
        </w:r>
      </w:del>
      <w:del w:id="11860" w:author="PR Preview" w:date="2026-01-01T00:00:00Z">
        <w:r>
          <w:delText xml:space="preserve"> </w:delText>
        </w:r>
      </w:del>
      <m:oMath>
        <m:r>
          <m:t>p</m:t>
        </m:r>
        <m:r>
          <m:rPr>
            <m:sty m:val="p"/>
          </m:rPr>
          <m:t>×</m:t>
        </m:r>
        <m:r>
          <m:t>p</m:t>
        </m:r>
      </m:oMath>
      <w:del w:id="11861" w:author="PR Preview" w:date="2026-01-01T00:00:00Z">
        <w:r>
          <w:delText xml:space="preserve"> </w:delText>
        </w:r>
      </w:del>
      <w:del w:id="11862" w:author="PR Preview" w:date="2026-01-01T00:00:00Z">
        <w:r>
          <w:delText xml:space="preserve">matrix</w:delText>
        </w:r>
      </w:del>
      <w:del w:id="11863" w:author="PR Preview" w:date="2026-01-01T00:00:00Z">
        <w:r>
          <w:delText xml:space="preserve"> </w:delText>
        </w:r>
      </w:del>
      <m:oMath>
        <m:r>
          <m:rPr>
            <m:sty m:val="bi"/>
          </m:rPr>
          <m:t>A</m:t>
        </m:r>
      </m:oMath>
      <w:del w:id="11864" w:author="PR Preview" w:date="2026-01-01T00:00:00Z">
        <w:r>
          <w:delText xml:space="preserve"> </w:delText>
        </w:r>
      </w:del>
      <w:del w:id="11865" w:author="PR Preview" w:date="2026-01-01T00:00:00Z">
        <w:r>
          <w:delText xml:space="preserve">is</w:delText>
        </w:r>
      </w:del>
      <w:del w:id="11866" w:author="PR Preview" w:date="2026-01-01T00:00:00Z">
        <w:r>
          <w:delText xml:space="preserve"> </w:delText>
        </w:r>
      </w:del>
      <w:del w:id="11867" w:author="PR Preview" w:date="2026-01-01T00:00:00Z">
        <w:r>
          <w:rPr>
            <w:b/>
            <w:bCs/>
          </w:rPr>
          <w:delText xml:space="preserve">invertible</w:delText>
        </w:r>
      </w:del>
      <w:del w:id="11868" w:author="PR Preview" w:date="2026-01-01T00:00:00Z">
        <w:r>
          <w:delText xml:space="preserve"> </w:delText>
        </w:r>
      </w:del>
      <w:del w:id="11869" w:author="PR Preview" w:date="2026-01-01T00:00:00Z">
        <w:r>
          <w:delText xml:space="preserve">(or</w:delText>
        </w:r>
      </w:del>
      <w:del w:id="11870" w:author="PR Preview" w:date="2026-01-01T00:00:00Z">
        <w:r>
          <w:delText xml:space="preserve"> </w:delText>
        </w:r>
      </w:del>
      <w:del w:id="11871" w:author="PR Preview" w:date="2026-01-01T00:00:00Z">
        <w:r>
          <w:rPr>
            <w:b/>
            <w:bCs/>
          </w:rPr>
          <w:delText xml:space="preserve">non-singular</w:delText>
        </w:r>
      </w:del>
      <w:del w:id="11872" w:author="PR Preview" w:date="2026-01-01T00:00:00Z">
        <w:r>
          <w:delText xml:space="preserve">)</w:delText>
        </w:r>
      </w:del>
      <w:del w:id="11873" w:author="PR Preview" w:date="2026-01-01T00:00:00Z">
        <w:r>
          <w:delText xml:space="preserve"> </w:delText>
        </w:r>
      </w:del>
      <w:del w:id="11874" w:author="PR Preview" w:date="2026-01-01T00:00:00Z">
        <w:r>
          <w:delText xml:space="preserve">if some</w:delText>
        </w:r>
      </w:del>
      <w:del w:id="11875" w:author="PR Preview" w:date="2026-01-01T00:00:00Z">
        <w:r>
          <w:delText xml:space="preserve"> </w:delText>
        </w:r>
      </w:del>
      <m:oMath>
        <m:r>
          <m:t>p</m:t>
        </m:r>
        <m:r>
          <m:rPr>
            <m:sty m:val="p"/>
          </m:rPr>
          <m:t>×</m:t>
        </m:r>
        <m:r>
          <m:t>p</m:t>
        </m:r>
      </m:oMath>
      <w:del w:id="11876" w:author="PR Preview" w:date="2026-01-01T00:00:00Z">
        <w:r>
          <w:delText xml:space="preserve"> </w:delText>
        </w:r>
      </w:del>
      <w:del w:id="11877" w:author="PR Preview" w:date="2026-01-01T00:00:00Z">
        <w:r>
          <w:delText xml:space="preserve">matrix</w:delText>
        </w:r>
      </w:del>
      <w:del w:id="11878" w:author="PR Preview" w:date="2026-01-01T00:00:00Z">
        <w:r>
          <w:delText xml:space="preserve"> </w:delText>
        </w:r>
      </w:del>
      <m:oMath>
        <m:r>
          <m:rPr>
            <m:sty m:val="bi"/>
          </m:rPr>
          <m:t>B</m:t>
        </m:r>
      </m:oMath>
      <w:del w:id="11879" w:author="PR Preview" w:date="2026-01-01T00:00:00Z">
        <w:r>
          <w:delText xml:space="preserve"> </w:delText>
        </w:r>
      </w:del>
      <w:del w:id="11880" w:author="PR Preview" w:date="2026-01-01T00:00:00Z">
        <w:r>
          <w:delText xml:space="preserve">satisfies</w:delText>
        </w:r>
      </w:del>
    </w:p>
    <w:p>
      <w:pPr>
        <w:pStyle w:val="BodyText"/>
      </w:pPr>
      <w:ins w:id="11881" w:author="PR Preview" w:date="2026-01-01T00:00:00Z">
        <w:r>
          <w:rPr>
            <w:b/>
            <w:bCs/>
          </w:rPr>
          <w:t xml:space="preserve">Example 123 (A matrix that is not diagonal)</w:t>
        </w:r>
      </w:ins>
      <w:ins w:id="11882"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ins w:id="11883" w:author="PR Preview" w:date="2026-01-01T00:00:00Z">
        <w:r>
          <w:t xml:space="preserve"> </w:t>
        </w:r>
      </w:ins>
      <w:ins w:id="11884" w:author="PR Preview" w:date="2026-01-01T00:00:00Z">
        <w:r>
          <w:t xml:space="preserve">is not diagonal: its off-diagonal entry</w:t>
        </w:r>
      </w:ins>
      <w:ins w:id="11885" w:author="PR Preview" w:date="2026-01-01T00:00:00Z">
        <w:r>
          <w:t xml:space="preserve"> </w:t>
        </w:r>
      </w:ins>
      <m:oMath>
        <m:sSub>
          <m:e>
            <m:r>
              <m:t>d</m:t>
            </m:r>
          </m:e>
          <m:sub>
            <m:r>
              <m:t>12</m:t>
            </m:r>
          </m:sub>
        </m:sSub>
        <m:r>
          <m:rPr>
            <m:sty m:val="p"/>
          </m:rPr>
          <m:t>=</m:t>
        </m:r>
        <m:r>
          <m:t>1</m:t>
        </m:r>
        <m:r>
          <m:rPr>
            <m:sty m:val="p"/>
          </m:rPr>
          <m:t>≠</m:t>
        </m:r>
        <m:r>
          <m:t>0</m:t>
        </m:r>
      </m:oMath>
      <w:ins w:id="11886" w:author="PR Preview" w:date="2026-01-01T00:00:00Z">
        <w:r>
          <w:t xml:space="preserve">.</w:t>
        </w:r>
      </w:ins>
    </w:p>
    <w:bookmarkEnd w:id="401"/>
    <w:bookmarkStart w:id="402" w:name="def-matrix-inverse"/>
    <w:p>
      <w:pPr>
        <w:pStyle w:val="BodyText"/>
      </w:pPr>
      <w:ins w:id="11887" w:author="PR Preview" w:date="2026-01-01T00:00:00Z">
        <w:r>
          <w:rPr>
            <w:b/>
            <w:bCs/>
          </w:rPr>
          <w:t xml:space="preserve">Definition 76 (Matrix inverse)</w:t>
        </w:r>
      </w:ins>
      <w:ins w:id="11888" w:author="PR Preview" w:date="2026-01-01T00:00:00Z">
        <w:r>
          <w:t xml:space="preserve"> </w:t>
        </w:r>
      </w:ins>
      <w:ins w:id="11889" w:author="PR Preview" w:date="2026-01-01T00:00:00Z">
        <w:r>
          <w:t xml:space="preserve">For a square</w:t>
        </w:r>
      </w:ins>
      <w:ins w:id="11890" w:author="PR Preview" w:date="2026-01-01T00:00:00Z">
        <w:r>
          <w:t xml:space="preserve"> </w:t>
        </w:r>
      </w:ins>
      <m:oMath>
        <m:r>
          <m:t>p</m:t>
        </m:r>
        <m:r>
          <m:rPr>
            <m:sty m:val="p"/>
          </m:rPr>
          <m:t>×</m:t>
        </m:r>
        <m:r>
          <m:t>p</m:t>
        </m:r>
      </m:oMath>
      <w:ins w:id="11891" w:author="PR Preview" w:date="2026-01-01T00:00:00Z">
        <w:r>
          <w:t xml:space="preserve"> </w:t>
        </w:r>
      </w:ins>
      <w:ins w:id="11892" w:author="PR Preview" w:date="2026-01-01T00:00:00Z">
        <w:r>
          <w:t xml:space="preserve">matrix</w:t>
        </w:r>
      </w:ins>
      <w:ins w:id="11893" w:author="PR Preview" w:date="2026-01-01T00:00:00Z">
        <w:r>
          <w:t xml:space="preserve"> </w:t>
        </w:r>
      </w:ins>
      <m:oMath>
        <m:r>
          <m:rPr>
            <m:sty m:val="bi"/>
          </m:rPr>
          <m:t>A</m:t>
        </m:r>
      </m:oMath>
      <w:ins w:id="11894" w:author="PR Preview" w:date="2026-01-01T00:00:00Z">
        <w:r>
          <w:t xml:space="preserve">,</w:t>
        </w:r>
      </w:ins>
      <w:ins w:id="11895" w:author="PR Preview" w:date="2026-01-01T00:00:00Z">
        <w:r>
          <w:t xml:space="preserve"> </w:t>
        </w:r>
      </w:ins>
      <w:ins w:id="11896" w:author="PR Preview" w:date="2026-01-01T00:00:00Z">
        <w:r>
          <w:t xml:space="preserve">the</w:t>
        </w:r>
      </w:ins>
      <w:ins w:id="11897" w:author="PR Preview" w:date="2026-01-01T00:00:00Z">
        <w:r>
          <w:t xml:space="preserve"> </w:t>
        </w:r>
      </w:ins>
      <w:ins w:id="11898" w:author="PR Preview" w:date="2026-01-01T00:00:00Z">
        <w:r>
          <w:rPr>
            <w:b/>
            <w:bCs/>
          </w:rPr>
          <w:t xml:space="preserve">inverse</w:t>
        </w:r>
      </w:ins>
      <w:ins w:id="11899" w:author="PR Preview" w:date="2026-01-01T00:00:00Z">
        <w:r>
          <w:t xml:space="preserve"> </w:t>
        </w:r>
      </w:ins>
      <m:oMath>
        <m:sSup>
          <m:e>
            <m:r>
              <m:rPr>
                <m:sty m:val="bi"/>
              </m:rPr>
              <m:t>A</m:t>
            </m:r>
          </m:e>
          <m:sup>
            <m:r>
              <m:rPr>
                <m:sty m:val="p"/>
              </m:rPr>
              <m:t>−</m:t>
            </m:r>
            <m:r>
              <m:t>1</m:t>
            </m:r>
          </m:sup>
        </m:sSup>
      </m:oMath>
      <w:ins w:id="11900" w:author="PR Preview" w:date="2026-01-01T00:00:00Z">
        <w:r>
          <w:t xml:space="preserve"> </w:t>
        </w:r>
      </w:ins>
      <w:ins w:id="11901" w:author="PR Preview" w:date="2026-01-01T00:00:00Z">
        <w:r>
          <w:t xml:space="preserve">(if it exists) is the unique matrix satisfying:</w:t>
        </w:r>
      </w:ins>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02"/>
    <w:bookmarkStart w:id="403" w:name="def-invertible-matrix"/>
    <w:p>
      <w:pPr>
        <w:pStyle w:val="FirstParagraph"/>
      </w:pPr>
      <w:ins w:id="11902" w:author="PR Preview" w:date="2026-01-01T00:00:00Z">
        <w:r>
          <w:rPr>
            <w:b/>
            <w:bCs/>
          </w:rPr>
          <w:t xml:space="preserve">Definition 77 (Invertible matrix (non-singular matrix))</w:t>
        </w:r>
      </w:ins>
      <w:ins w:id="11903" w:author="PR Preview" w:date="2026-01-01T00:00:00Z">
        <w:r>
          <w:t xml:space="preserve"> </w:t>
        </w:r>
      </w:ins>
      <w:ins w:id="11904" w:author="PR Preview" w:date="2026-01-01T00:00:00Z">
        <w:r>
          <w:t xml:space="preserve">A</w:t>
        </w:r>
      </w:ins>
      <w:ins w:id="11905" w:author="PR Preview" w:date="2026-01-01T00:00:00Z">
        <w:r>
          <w:t xml:space="preserve"> </w:t>
        </w:r>
      </w:ins>
      <m:oMath>
        <m:r>
          <m:t>p</m:t>
        </m:r>
        <m:r>
          <m:rPr>
            <m:sty m:val="p"/>
          </m:rPr>
          <m:t>×</m:t>
        </m:r>
        <m:r>
          <m:t>p</m:t>
        </m:r>
      </m:oMath>
      <w:ins w:id="11906" w:author="PR Preview" w:date="2026-01-01T00:00:00Z">
        <w:r>
          <w:t xml:space="preserve"> </w:t>
        </w:r>
      </w:ins>
      <w:ins w:id="11907" w:author="PR Preview" w:date="2026-01-01T00:00:00Z">
        <w:r>
          <w:t xml:space="preserve">matrix</w:t>
        </w:r>
      </w:ins>
      <w:ins w:id="11908" w:author="PR Preview" w:date="2026-01-01T00:00:00Z">
        <w:r>
          <w:t xml:space="preserve"> </w:t>
        </w:r>
      </w:ins>
      <m:oMath>
        <m:r>
          <m:rPr>
            <m:sty m:val="bi"/>
          </m:rPr>
          <m:t>A</m:t>
        </m:r>
      </m:oMath>
      <w:ins w:id="11909" w:author="PR Preview" w:date="2026-01-01T00:00:00Z">
        <w:r>
          <w:t xml:space="preserve"> </w:t>
        </w:r>
      </w:ins>
      <w:ins w:id="11910" w:author="PR Preview" w:date="2026-01-01T00:00:00Z">
        <w:r>
          <w:t xml:space="preserve">is</w:t>
        </w:r>
      </w:ins>
      <w:ins w:id="11911" w:author="PR Preview" w:date="2026-01-01T00:00:00Z">
        <w:r>
          <w:t xml:space="preserve"> </w:t>
        </w:r>
      </w:ins>
      <w:ins w:id="11912" w:author="PR Preview" w:date="2026-01-01T00:00:00Z">
        <w:r>
          <w:rPr>
            <w:b/>
            <w:bCs/>
          </w:rPr>
          <w:t xml:space="preserve">invertible</w:t>
        </w:r>
      </w:ins>
      <w:ins w:id="11913" w:author="PR Preview" w:date="2026-01-01T00:00:00Z">
        <w:r>
          <w:t xml:space="preserve"> </w:t>
        </w:r>
      </w:ins>
      <w:ins w:id="11914" w:author="PR Preview" w:date="2026-01-01T00:00:00Z">
        <w:r>
          <w:t xml:space="preserve">(or</w:t>
        </w:r>
      </w:ins>
      <w:ins w:id="11915" w:author="PR Preview" w:date="2026-01-01T00:00:00Z">
        <w:r>
          <w:t xml:space="preserve"> </w:t>
        </w:r>
      </w:ins>
      <w:ins w:id="11916" w:author="PR Preview" w:date="2026-01-01T00:00:00Z">
        <w:r>
          <w:rPr>
            <w:b/>
            <w:bCs/>
          </w:rPr>
          <w:t xml:space="preserve">non-singular</w:t>
        </w:r>
      </w:ins>
      <w:ins w:id="11917" w:author="PR Preview" w:date="2026-01-01T00:00:00Z">
        <w:r>
          <w:t xml:space="preserve">)</w:t>
        </w:r>
      </w:ins>
      <w:ins w:id="11918" w:author="PR Preview" w:date="2026-01-01T00:00:00Z">
        <w:r>
          <w:t xml:space="preserve"> </w:t>
        </w:r>
      </w:ins>
      <w:ins w:id="11919" w:author="PR Preview" w:date="2026-01-01T00:00:00Z">
        <w:r>
          <w:t xml:space="preserve">if some</w:t>
        </w:r>
      </w:ins>
      <w:ins w:id="11920" w:author="PR Preview" w:date="2026-01-01T00:00:00Z">
        <w:r>
          <w:t xml:space="preserve"> </w:t>
        </w:r>
      </w:ins>
      <m:oMath>
        <m:r>
          <m:t>p</m:t>
        </m:r>
        <m:r>
          <m:rPr>
            <m:sty m:val="p"/>
          </m:rPr>
          <m:t>×</m:t>
        </m:r>
        <m:r>
          <m:t>p</m:t>
        </m:r>
      </m:oMath>
      <w:ins w:id="11921" w:author="PR Preview" w:date="2026-01-01T00:00:00Z">
        <w:r>
          <w:t xml:space="preserve"> </w:t>
        </w:r>
      </w:ins>
      <w:ins w:id="11922" w:author="PR Preview" w:date="2026-01-01T00:00:00Z">
        <w:r>
          <w:t xml:space="preserve">matrix</w:t>
        </w:r>
      </w:ins>
      <w:ins w:id="11923" w:author="PR Preview" w:date="2026-01-01T00:00:00Z">
        <w:r>
          <w:t xml:space="preserve"> </w:t>
        </w:r>
      </w:ins>
      <m:oMath>
        <m:r>
          <m:rPr>
            <m:sty m:val="bi"/>
          </m:rPr>
          <m:t>B</m:t>
        </m:r>
      </m:oMath>
      <w:ins w:id="11924" w:author="PR Preview" w:date="2026-01-01T00:00:00Z">
        <w:r>
          <w:t xml:space="preserve"> </w:t>
        </w:r>
      </w:ins>
      <w:ins w:id="11925" w:author="PR Preview" w:date="2026-01-01T00:00:00Z">
        <w:r>
          <w:t xml:space="preserve">satisfies</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03"/>
    <w:bookmarkStart w:id="404" w:name="exm-invertible-matrix"/>
    <w:p>
      <w:pPr>
        <w:pStyle w:val="BodyText"/>
      </w:pPr>
      <w:del w:id="11926" w:author="PR Preview" w:date="2026-01-01T00:00:00Z">
        <w:r>
          <w:rPr>
            <w:b/>
            <w:bCs/>
          </w:rPr>
          <w:delText xml:space="preserve">Example 121 (An invertible matrix and a singular one)</w:delText>
        </w:r>
      </w:del>
      <w:del w:id="11927" w:author="PR Preview" w:date="2026-01-01T00:00:00Z">
        <w:r>
          <w:delText xml:space="preserve"> </w:delText>
        </w:r>
      </w:del>
      <w:del w:id="11928" w:author="PR Preview" w:date="2026-01-01T00:00:00Z">
        <w:r>
          <w:delText xml:space="preserve">The matrix</w:delText>
        </w:r>
      </w:del>
      <w:del w:id="1192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1930" w:author="PR Preview" w:date="2026-01-01T00:00:00Z">
        <w:r>
          <w:delText xml:space="preserve"> </w:delText>
        </w:r>
      </w:del>
      <w:del w:id="11931" w:author="PR Preview" w:date="2026-01-01T00:00:00Z">
        <w:r>
          <w:delText xml:space="preserve">is invertible, with</w:delText>
        </w:r>
      </w:del>
      <w:del w:id="11932"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1933" w:author="PR Preview" w:date="2026-01-01T00:00:00Z">
        <w:r>
          <w:delText xml:space="preserve">:</w:delText>
        </w:r>
      </w:del>
      <w:del w:id="11934" w:author="PR Preview" w:date="2026-01-01T00:00:00Z">
        <w:r>
          <w:delText xml:space="preserve"> </w:delText>
        </w:r>
      </w:del>
      <w:del w:id="11935" w:author="PR Preview" w:date="2026-01-01T00:00:00Z">
        <w:r>
          <w:delText xml:space="preserve">multiplying out gives</w:delText>
        </w:r>
      </w:del>
    </w:p>
    <w:p>
      <w:pPr>
        <w:pStyle w:val="BodyText"/>
      </w:pPr>
      <w:ins w:id="11936" w:author="PR Preview" w:date="2026-01-01T00:00:00Z">
        <w:r>
          <w:rPr>
            <w:b/>
            <w:bCs/>
          </w:rPr>
          <w:t xml:space="preserve">Example 124 (An invertible matrix and a singular one)</w:t>
        </w:r>
      </w:ins>
      <w:ins w:id="11937" w:author="PR Preview" w:date="2026-01-01T00:00:00Z">
        <w:r>
          <w:t xml:space="preserve"> </w:t>
        </w:r>
      </w:ins>
      <w:ins w:id="11938" w:author="PR Preview" w:date="2026-01-01T00:00:00Z">
        <w:r>
          <w:t xml:space="preserve">The matrix</w:t>
        </w:r>
      </w:ins>
      <w:ins w:id="1193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1940" w:author="PR Preview" w:date="2026-01-01T00:00:00Z">
        <w:r>
          <w:t xml:space="preserve"> </w:t>
        </w:r>
      </w:ins>
      <w:ins w:id="11941" w:author="PR Preview" w:date="2026-01-01T00:00:00Z">
        <w:r>
          <w:t xml:space="preserve">is invertible, with</w:t>
        </w:r>
      </w:ins>
      <w:ins w:id="11942"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1943" w:author="PR Preview" w:date="2026-01-01T00:00:00Z">
        <w:r>
          <w:t xml:space="preserve">:</w:t>
        </w:r>
      </w:ins>
      <w:ins w:id="11944" w:author="PR Preview" w:date="2026-01-01T00:00:00Z">
        <w:r>
          <w:t xml:space="preserve"> </w:t>
        </w:r>
      </w:ins>
      <w:ins w:id="11945" w:author="PR Preview" w:date="2026-01-01T00:00:00Z">
        <w:r>
          <w:t xml:space="preserve">multiplying out gives</w:t>
        </w:r>
      </w:ins>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04"/>
    <w:bookmarkStart w:id="405" w:name="rem-invertible-inverse"/>
    <w:p>
      <w:pPr>
        <w:pStyle w:val="BodyText"/>
      </w:pPr>
      <w:del w:id="11946" w:author="PR Preview" w:date="2026-01-01T00:00:00Z">
        <w:r>
          <w:rPr>
            <w:i/>
            <w:iCs/>
          </w:rPr>
          <w:delText xml:space="preserve">Remark 21</w:delText>
        </w:r>
      </w:del>
      <w:del w:id="11947" w:author="PR Preview" w:date="2026-01-01T00:00:00Z">
        <w:r>
          <w:delText xml:space="preserve"> (Invertible matrices and inverses). </w:delText>
        </w:r>
      </w:del>
      <w:del w:id="11948" w:author="PR Preview" w:date="2026-01-01T00:00:00Z">
        <w:r>
          <w:delText xml:space="preserve">Let</w:delText>
        </w:r>
      </w:del>
      <w:del w:id="11949" w:author="PR Preview" w:date="2026-01-01T00:00:00Z">
        <w:r>
          <w:delText xml:space="preserve"> </w:delText>
        </w:r>
      </w:del>
      <m:oMath>
        <m:r>
          <m:rPr>
            <m:sty m:val="bi"/>
          </m:rPr>
          <m:t>A</m:t>
        </m:r>
      </m:oMath>
      <w:del w:id="11950" w:author="PR Preview" w:date="2026-01-01T00:00:00Z">
        <w:r>
          <w:delText xml:space="preserve"> </w:delText>
        </w:r>
      </w:del>
      <w:del w:id="11951" w:author="PR Preview" w:date="2026-01-01T00:00:00Z">
        <w:r>
          <w:delText xml:space="preserve">be a</w:delText>
        </w:r>
      </w:del>
      <w:del w:id="11952" w:author="PR Preview" w:date="2026-01-01T00:00:00Z">
        <w:r>
          <w:delText xml:space="preserve"> </w:delText>
        </w:r>
      </w:del>
      <m:oMath>
        <m:r>
          <m:t>p</m:t>
        </m:r>
        <m:r>
          <m:rPr>
            <m:sty m:val="p"/>
          </m:rPr>
          <m:t>×</m:t>
        </m:r>
        <m:r>
          <m:t>p</m:t>
        </m:r>
      </m:oMath>
      <w:del w:id="11953" w:author="PR Preview" w:date="2026-01-01T00:00:00Z">
        <w:r>
          <w:delText xml:space="preserve"> </w:delText>
        </w:r>
      </w:del>
      <w:del w:id="11954" w:author="PR Preview" w:date="2026-01-01T00:00:00Z">
        <w:r>
          <w:delText xml:space="preserve">matrix,</w:delText>
        </w:r>
      </w:del>
      <w:del w:id="11955" w:author="PR Preview" w:date="2026-01-01T00:00:00Z">
        <w:r>
          <w:delText xml:space="preserve"> </w:delText>
        </w:r>
      </w:del>
      <w:del w:id="11956" w:author="PR Preview" w:date="2026-01-01T00:00:00Z">
        <w:r>
          <w:delText xml:space="preserve">and suppose that two</w:delText>
        </w:r>
      </w:del>
      <w:del w:id="11957" w:author="PR Preview" w:date="2026-01-01T00:00:00Z">
        <w:r>
          <w:delText xml:space="preserve"> </w:delText>
        </w:r>
      </w:del>
      <m:oMath>
        <m:r>
          <m:t>p</m:t>
        </m:r>
        <m:r>
          <m:rPr>
            <m:sty m:val="p"/>
          </m:rPr>
          <m:t>×</m:t>
        </m:r>
        <m:r>
          <m:t>p</m:t>
        </m:r>
      </m:oMath>
      <w:del w:id="11958" w:author="PR Preview" w:date="2026-01-01T00:00:00Z">
        <w:r>
          <w:delText xml:space="preserve"> </w:delText>
        </w:r>
      </w:del>
      <w:del w:id="11959" w:author="PR Preview" w:date="2026-01-01T00:00:00Z">
        <w:r>
          <w:delText xml:space="preserve">matrices</w:delText>
        </w:r>
      </w:del>
      <w:del w:id="11960" w:author="PR Preview" w:date="2026-01-01T00:00:00Z">
        <w:r>
          <w:delText xml:space="preserve"> </w:delText>
        </w:r>
      </w:del>
      <m:oMath>
        <m:r>
          <m:rPr>
            <m:sty m:val="bi"/>
          </m:rPr>
          <m:t>B</m:t>
        </m:r>
      </m:oMath>
      <w:del w:id="11961" w:author="PR Preview" w:date="2026-01-01T00:00:00Z">
        <w:r>
          <w:delText xml:space="preserve"> </w:delText>
        </w:r>
      </w:del>
      <w:del w:id="11962" w:author="PR Preview" w:date="2026-01-01T00:00:00Z">
        <w:r>
          <w:delText xml:space="preserve">and</w:delText>
        </w:r>
      </w:del>
      <w:del w:id="11963" w:author="PR Preview" w:date="2026-01-01T00:00:00Z">
        <w:r>
          <w:delText xml:space="preserve"> </w:delText>
        </w:r>
      </w:del>
      <m:oMath>
        <m:r>
          <m:rPr>
            <m:sty m:val="bi"/>
          </m:rPr>
          <m:t>C</m:t>
        </m:r>
      </m:oMath>
      <w:del w:id="11964" w:author="PR Preview" w:date="2026-01-01T00:00:00Z">
        <w:r>
          <w:delText xml:space="preserve"> </w:delText>
        </w:r>
      </w:del>
      <w:del w:id="11965" w:author="PR Preview" w:date="2026-01-01T00:00:00Z">
        <w:r>
          <w:delText xml:space="preserve">satisfy</w:delText>
        </w:r>
      </w:del>
    </w:p>
    <w:p>
      <w:pPr>
        <w:pStyle w:val="BodyText"/>
      </w:pPr>
      <w:ins w:id="11966" w:author="PR Preview" w:date="2026-01-01T00:00:00Z">
        <w:r>
          <w:rPr>
            <w:i/>
            <w:iCs/>
          </w:rPr>
          <w:t xml:space="preserve">Remark 28</w:t>
        </w:r>
      </w:ins>
      <w:ins w:id="11967" w:author="PR Preview" w:date="2026-01-01T00:00:00Z">
        <w:r>
          <w:t xml:space="preserve"> (Invertible matrices and inverses). </w:t>
        </w:r>
      </w:ins>
      <w:ins w:id="11968" w:author="PR Preview" w:date="2026-01-01T00:00:00Z">
        <w:r>
          <w:t xml:space="preserve">Let</w:t>
        </w:r>
      </w:ins>
      <w:ins w:id="11969" w:author="PR Preview" w:date="2026-01-01T00:00:00Z">
        <w:r>
          <w:t xml:space="preserve"> </w:t>
        </w:r>
      </w:ins>
      <m:oMath>
        <m:r>
          <m:rPr>
            <m:sty m:val="bi"/>
          </m:rPr>
          <m:t>A</m:t>
        </m:r>
      </m:oMath>
      <w:ins w:id="11970" w:author="PR Preview" w:date="2026-01-01T00:00:00Z">
        <w:r>
          <w:t xml:space="preserve"> </w:t>
        </w:r>
      </w:ins>
      <w:ins w:id="11971" w:author="PR Preview" w:date="2026-01-01T00:00:00Z">
        <w:r>
          <w:t xml:space="preserve">be a</w:t>
        </w:r>
      </w:ins>
      <w:ins w:id="11972" w:author="PR Preview" w:date="2026-01-01T00:00:00Z">
        <w:r>
          <w:t xml:space="preserve"> </w:t>
        </w:r>
      </w:ins>
      <m:oMath>
        <m:r>
          <m:t>p</m:t>
        </m:r>
        <m:r>
          <m:rPr>
            <m:sty m:val="p"/>
          </m:rPr>
          <m:t>×</m:t>
        </m:r>
        <m:r>
          <m:t>p</m:t>
        </m:r>
      </m:oMath>
      <w:ins w:id="11973" w:author="PR Preview" w:date="2026-01-01T00:00:00Z">
        <w:r>
          <w:t xml:space="preserve"> </w:t>
        </w:r>
      </w:ins>
      <w:ins w:id="11974" w:author="PR Preview" w:date="2026-01-01T00:00:00Z">
        <w:r>
          <w:t xml:space="preserve">matrix,</w:t>
        </w:r>
      </w:ins>
      <w:ins w:id="11975" w:author="PR Preview" w:date="2026-01-01T00:00:00Z">
        <w:r>
          <w:t xml:space="preserve"> </w:t>
        </w:r>
      </w:ins>
      <w:ins w:id="11976" w:author="PR Preview" w:date="2026-01-01T00:00:00Z">
        <w:r>
          <w:t xml:space="preserve">and suppose that two</w:t>
        </w:r>
      </w:ins>
      <w:ins w:id="11977" w:author="PR Preview" w:date="2026-01-01T00:00:00Z">
        <w:r>
          <w:t xml:space="preserve"> </w:t>
        </w:r>
      </w:ins>
      <m:oMath>
        <m:r>
          <m:t>p</m:t>
        </m:r>
        <m:r>
          <m:rPr>
            <m:sty m:val="p"/>
          </m:rPr>
          <m:t>×</m:t>
        </m:r>
        <m:r>
          <m:t>p</m:t>
        </m:r>
      </m:oMath>
      <w:ins w:id="11978" w:author="PR Preview" w:date="2026-01-01T00:00:00Z">
        <w:r>
          <w:t xml:space="preserve"> </w:t>
        </w:r>
      </w:ins>
      <w:ins w:id="11979" w:author="PR Preview" w:date="2026-01-01T00:00:00Z">
        <w:r>
          <w:t xml:space="preserve">matrices</w:t>
        </w:r>
      </w:ins>
      <w:ins w:id="11980" w:author="PR Preview" w:date="2026-01-01T00:00:00Z">
        <w:r>
          <w:t xml:space="preserve"> </w:t>
        </w:r>
      </w:ins>
      <m:oMath>
        <m:r>
          <m:rPr>
            <m:sty m:val="bi"/>
          </m:rPr>
          <m:t>B</m:t>
        </m:r>
      </m:oMath>
      <w:ins w:id="11981" w:author="PR Preview" w:date="2026-01-01T00:00:00Z">
        <w:r>
          <w:t xml:space="preserve"> </w:t>
        </w:r>
      </w:ins>
      <w:ins w:id="11982" w:author="PR Preview" w:date="2026-01-01T00:00:00Z">
        <w:r>
          <w:t xml:space="preserve">and</w:t>
        </w:r>
      </w:ins>
      <w:ins w:id="11983" w:author="PR Preview" w:date="2026-01-01T00:00:00Z">
        <w:r>
          <w:t xml:space="preserve"> </w:t>
        </w:r>
      </w:ins>
      <m:oMath>
        <m:r>
          <m:rPr>
            <m:sty m:val="bi"/>
          </m:rPr>
          <m:t>C</m:t>
        </m:r>
      </m:oMath>
      <w:ins w:id="11984" w:author="PR Preview" w:date="2026-01-01T00:00:00Z">
        <w:r>
          <w:t xml:space="preserve"> </w:t>
        </w:r>
      </w:ins>
      <w:ins w:id="11985" w:author="PR Preview" w:date="2026-01-01T00:00:00Z">
        <w:r>
          <w:t xml:space="preserve">satisfy</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del w:id="11986" w:author="PR Preview" w:date="2026-01-01T00:00:00Z">
        <w:r>
          <w:delText xml:space="preserve">The steps use</w:delText>
        </w:r>
      </w:del>
      <w:del w:id="11987" w:author="PR Preview" w:date="2026-01-01T00:00:00Z">
        <w:r>
          <w:delText xml:space="preserve"> </w:delText>
        </w:r>
      </w:del>
      <w:hyperlink w:anchor="thm-matmul-assoc">
        <w:del w:id="11988" w:author="PR Preview" w:date="2026-01-01T00:00:00Z">
          <w:r>
            <w:rPr>
              <w:rStyle w:val="Hyperlink"/>
            </w:rPr>
            <w:delText xml:space="preserve">Theorem 8</w:delText>
          </w:r>
        </w:del>
      </w:hyperlink>
      <w:del w:id="11989" w:author="PR Preview" w:date="2026-01-01T00:00:00Z">
        <w:r>
          <w:delText xml:space="preserve"> </w:delText>
        </w:r>
      </w:del>
      <w:del w:id="11990" w:author="PR Preview" w:date="2026-01-01T00:00:00Z">
        <w:r>
          <w:delText xml:space="preserve">and</w:delText>
        </w:r>
      </w:del>
      <w:del w:id="11991" w:author="PR Preview" w:date="2026-01-01T00:00:00Z">
        <w:r>
          <w:delText xml:space="preserve"> </w:delText>
        </w:r>
      </w:del>
      <w:hyperlink w:anchor="thm-identity">
        <w:del w:id="11992" w:author="PR Preview" w:date="2026-01-01T00:00:00Z">
          <w:r>
            <w:rPr>
              <w:rStyle w:val="Hyperlink"/>
            </w:rPr>
            <w:delText xml:space="preserve">Theorem 10</w:delText>
          </w:r>
        </w:del>
      </w:hyperlink>
      <w:del w:id="11993" w:author="PR Preview" w:date="2026-01-01T00:00:00Z">
        <w:r>
          <w:delText xml:space="preserve">.</w:delText>
        </w:r>
      </w:del>
      <w:del w:id="11994" w:author="PR Preview" w:date="2026-01-01T00:00:00Z">
        <w:r>
          <w:delText xml:space="preserve"> </w:delText>
        </w:r>
      </w:del>
      <w:del w:id="11995" w:author="PR Preview" w:date="2026-01-01T00:00:00Z">
        <w:r>
          <w:delText xml:space="preserve">Since</w:delText>
        </w:r>
      </w:del>
      <w:del w:id="11996" w:author="PR Preview" w:date="2026-01-01T00:00:00Z">
        <w:r>
          <w:delText xml:space="preserve"> </w:delText>
        </w:r>
      </w:del>
      <m:oMath>
        <m:r>
          <m:rPr>
            <m:sty m:val="bi"/>
          </m:rPr>
          <m:t>B</m:t>
        </m:r>
        <m:r>
          <m:rPr>
            <m:sty m:val="p"/>
          </m:rPr>
          <m:t>=</m:t>
        </m:r>
        <m:r>
          <m:rPr>
            <m:sty m:val="bi"/>
          </m:rPr>
          <m:t>C</m:t>
        </m:r>
      </m:oMath>
      <w:del w:id="11997" w:author="PR Preview" w:date="2026-01-01T00:00:00Z">
        <w:r>
          <w:delText xml:space="preserve">,</w:delText>
        </w:r>
      </w:del>
      <w:del w:id="11998" w:author="PR Preview" w:date="2026-01-01T00:00:00Z">
        <w:r>
          <w:delText xml:space="preserve"> </w:delText>
        </w:r>
      </w:del>
      <w:del w:id="11999" w:author="PR Preview" w:date="2026-01-01T00:00:00Z">
        <w:r>
          <w:delText xml:space="preserve">at most one matrix satisfies these equations,</w:delText>
        </w:r>
      </w:del>
      <w:del w:id="12000" w:author="PR Preview" w:date="2026-01-01T00:00:00Z">
        <w:r>
          <w:delText xml:space="preserve"> </w:delText>
        </w:r>
      </w:del>
      <w:del w:id="12001" w:author="PR Preview" w:date="2026-01-01T00:00:00Z">
        <w:r>
          <w:delText xml:space="preserve">which is the uniqueness that 5 asserts.</w:delText>
        </w:r>
      </w:del>
      <w:del w:id="12002" w:author="PR Preview" w:date="2026-01-01T00:00:00Z">
        <w:r>
          <w:delText xml:space="preserve"> </w:delText>
        </w:r>
      </w:del>
      <w:del w:id="12003" w:author="PR Preview" w:date="2026-01-01T00:00:00Z">
        <w:r>
          <w:delText xml:space="preserve">When</w:delText>
        </w:r>
      </w:del>
      <w:del w:id="12004" w:author="PR Preview" w:date="2026-01-01T00:00:00Z">
        <w:r>
          <w:delText xml:space="preserve"> </w:delText>
        </w:r>
      </w:del>
      <m:oMath>
        <m:r>
          <m:rPr>
            <m:sty m:val="bi"/>
          </m:rPr>
          <m:t>A</m:t>
        </m:r>
      </m:oMath>
      <w:del w:id="12005" w:author="PR Preview" w:date="2026-01-01T00:00:00Z">
        <w:r>
          <w:delText xml:space="preserve"> </w:delText>
        </w:r>
      </w:del>
      <w:del w:id="12006" w:author="PR Preview" w:date="2026-01-01T00:00:00Z">
        <w:r>
          <w:delText xml:space="preserve">is invertible,</w:delText>
        </w:r>
      </w:del>
      <w:del w:id="12007" w:author="PR Preview" w:date="2026-01-01T00:00:00Z">
        <w:r>
          <w:delText xml:space="preserve"> </w:delText>
        </w:r>
      </w:del>
      <w:del w:id="12008" w:author="PR Preview" w:date="2026-01-01T00:00:00Z">
        <w:r>
          <w:delText xml:space="preserve">the matrix</w:delText>
        </w:r>
      </w:del>
      <w:del w:id="12009" w:author="PR Preview" w:date="2026-01-01T00:00:00Z">
        <w:r>
          <w:delText xml:space="preserve"> </w:delText>
        </w:r>
      </w:del>
      <m:oMath>
        <m:r>
          <m:rPr>
            <m:sty m:val="bi"/>
          </m:rPr>
          <m:t>B</m:t>
        </m:r>
      </m:oMath>
      <w:del w:id="12010" w:author="PR Preview" w:date="2026-01-01T00:00:00Z">
        <w:r>
          <w:delText xml:space="preserve"> </w:delText>
        </w:r>
      </w:del>
      <w:del w:id="12011" w:author="PR Preview" w:date="2026-01-01T00:00:00Z">
        <w:r>
          <w:delText xml:space="preserve">in</w:delText>
        </w:r>
      </w:del>
      <w:del w:id="12012" w:author="PR Preview" w:date="2026-01-01T00:00:00Z">
        <w:r>
          <w:delText xml:space="preserve"> </w:delText>
        </w:r>
      </w:del>
      <w:hyperlink w:anchor="def-invertible-matrix">
        <w:del w:id="12013" w:author="PR Preview" w:date="2026-01-01T00:00:00Z">
          <w:r>
            <w:rPr>
              <w:rStyle w:val="Hyperlink"/>
            </w:rPr>
            <w:delText xml:space="preserve">Definition 72</w:delText>
          </w:r>
        </w:del>
      </w:hyperlink>
      <w:del w:id="12014" w:author="PR Preview" w:date="2026-01-01T00:00:00Z">
        <w:r>
          <w:delText xml:space="preserve"> </w:delText>
        </w:r>
      </w:del>
      <w:del w:id="12015" w:author="PR Preview" w:date="2026-01-01T00:00:00Z">
        <w:r>
          <w:delText xml:space="preserve">is therefore the inverse</w:delText>
        </w:r>
      </w:del>
      <w:del w:id="12016" w:author="PR Preview" w:date="2026-01-01T00:00:00Z">
        <w:r>
          <w:delText xml:space="preserve"> </w:delText>
        </w:r>
      </w:del>
      <m:oMath>
        <m:sSup>
          <m:e>
            <m:r>
              <m:rPr>
                <m:sty m:val="bi"/>
              </m:rPr>
              <m:t>A</m:t>
            </m:r>
          </m:e>
          <m:sup>
            <m:r>
              <m:rPr>
                <m:sty m:val="p"/>
              </m:rPr>
              <m:t>−</m:t>
            </m:r>
            <m:r>
              <m:t>1</m:t>
            </m:r>
          </m:sup>
        </m:sSup>
      </m:oMath>
      <w:del w:id="12017" w:author="PR Preview" w:date="2026-01-01T00:00:00Z">
        <w:r>
          <w:delText xml:space="preserve"> </w:delText>
        </w:r>
      </w:del>
      <w:del w:id="12018" w:author="PR Preview" w:date="2026-01-01T00:00:00Z">
        <w:r>
          <w:delText xml:space="preserve">of</w:delText>
        </w:r>
      </w:del>
      <w:del w:id="12019" w:author="PR Preview" w:date="2026-01-01T00:00:00Z">
        <w:r>
          <w:delText xml:space="preserve"> </w:delText>
        </w:r>
      </w:del>
      <m:oMath>
        <m:r>
          <m:rPr>
            <m:sty m:val="bi"/>
          </m:rPr>
          <m:t>A</m:t>
        </m:r>
      </m:oMath>
      <w:del w:id="12020" w:author="PR Preview" w:date="2026-01-01T00:00:00Z">
        <w:r>
          <w:delText xml:space="preserve">,</w:delText>
        </w:r>
      </w:del>
      <w:del w:id="12021" w:author="PR Preview" w:date="2026-01-01T00:00:00Z">
        <w:r>
          <w:delText xml:space="preserve"> </w:delText>
        </w:r>
      </w:del>
      <w:del w:id="12022" w:author="PR Preview" w:date="2026-01-01T00:00:00Z">
        <w:r>
          <w:delText xml:space="preserve">and</w:delText>
        </w:r>
      </w:del>
      <w:del w:id="12023" w:author="PR Preview" w:date="2026-01-01T00:00:00Z">
        <w:r>
          <w:delText xml:space="preserve"> </w:delText>
        </w:r>
      </w:del>
      <m:oMath>
        <m:r>
          <m:rPr>
            <m:sty m:val="bi"/>
          </m:rPr>
          <m:t>A</m:t>
        </m:r>
      </m:oMath>
      <w:del w:id="12024" w:author="PR Preview" w:date="2026-01-01T00:00:00Z">
        <w:r>
          <w:delText xml:space="preserve"> </w:delText>
        </w:r>
      </w:del>
      <w:del w:id="12025" w:author="PR Preview" w:date="2026-01-01T00:00:00Z">
        <w:r>
          <w:delText xml:space="preserve">is invertible exactly when it has an inverse.</w:delText>
        </w:r>
      </w:del>
      <w:del w:id="12026" w:author="PR Preview" w:date="2026-01-01T00:00:00Z">
        <w:r>
          <w:delText xml:space="preserve"> </w:delText>
        </w:r>
      </w:del>
      <w:del w:id="12027" w:author="PR Preview" w:date="2026-01-01T00:00:00Z">
        <w:r>
          <w:delText xml:space="preserve">For example,</w:delText>
        </w:r>
      </w:del>
      <w:del w:id="12028" w:author="PR Preview" w:date="2026-01-01T00:00:00Z">
        <w:r>
          <w:delText xml:space="preserve"> </w:delText>
        </w:r>
      </w:del>
      <w:del w:id="12029" w:author="PR Preview" w:date="2026-01-01T00:00:00Z">
        <w:r>
          <w:delText xml:space="preserve">for</w:delText>
        </w:r>
      </w:del>
      <w:del w:id="1203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2031" w:author="PR Preview" w:date="2026-01-01T00:00:00Z">
        <w:r>
          <w:delText xml:space="preserve"> </w:delText>
        </w:r>
      </w:del>
      <w:del w:id="12032" w:author="PR Preview" w:date="2026-01-01T00:00:00Z">
        <w:r>
          <w:delText xml:space="preserve">in</w:delText>
        </w:r>
      </w:del>
      <w:del w:id="12033" w:author="PR Preview" w:date="2026-01-01T00:00:00Z">
        <w:r>
          <w:delText xml:space="preserve"> </w:delText>
        </w:r>
      </w:del>
      <w:hyperlink w:anchor="exm-invertible-matrix">
        <w:del w:id="12034" w:author="PR Preview" w:date="2026-01-01T00:00:00Z">
          <w:r>
            <w:rPr>
              <w:rStyle w:val="Hyperlink"/>
            </w:rPr>
            <w:delText xml:space="preserve">Example 121</w:delText>
          </w:r>
        </w:del>
      </w:hyperlink>
      <w:del w:id="12035" w:author="PR Preview" w:date="2026-01-01T00:00:00Z">
        <w:r>
          <w:delText xml:space="preserve">,</w:delText>
        </w:r>
      </w:del>
      <w:del w:id="1203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2037" w:author="PR Preview" w:date="2026-01-01T00:00:00Z">
        <w:r>
          <w:delText xml:space="preserve"> </w:delText>
        </w:r>
      </w:del>
      <w:del w:id="12038" w:author="PR Preview" w:date="2026-01-01T00:00:00Z">
        <w:r>
          <w:delText xml:space="preserve">is the only</w:delText>
        </w:r>
      </w:del>
      <w:del w:id="12039" w:author="PR Preview" w:date="2026-01-01T00:00:00Z">
        <w:r>
          <w:delText xml:space="preserve"> </w:delText>
        </w:r>
      </w:del>
      <m:oMath>
        <m:r>
          <m:t>2</m:t>
        </m:r>
        <m:r>
          <m:rPr>
            <m:sty m:val="p"/>
          </m:rPr>
          <m:t>×</m:t>
        </m:r>
        <m:r>
          <m:t>2</m:t>
        </m:r>
      </m:oMath>
      <w:del w:id="12040" w:author="PR Preview" w:date="2026-01-01T00:00:00Z">
        <w:r>
          <w:delText xml:space="preserve"> </w:delText>
        </w:r>
      </w:del>
      <w:del w:id="12041" w:author="PR Preview" w:date="2026-01-01T00:00:00Z">
        <w:r>
          <w:delText xml:space="preserve">matrix</w:delText>
        </w:r>
      </w:del>
      <w:del w:id="12042" w:author="PR Preview" w:date="2026-01-01T00:00:00Z">
        <w:r>
          <w:delText xml:space="preserve"> </w:delText>
        </w:r>
      </w:del>
      <m:oMath>
        <m:r>
          <m:rPr>
            <m:sty m:val="bi"/>
          </m:rPr>
          <m:t>B</m:t>
        </m:r>
      </m:oMath>
      <w:del w:id="12043" w:author="PR Preview" w:date="2026-01-01T00:00:00Z">
        <w:r>
          <w:delText xml:space="preserve"> </w:delText>
        </w:r>
      </w:del>
      <w:del w:id="12044" w:author="PR Preview" w:date="2026-01-01T00:00:00Z">
        <w:r>
          <w:delText xml:space="preserve">with</w:delText>
        </w:r>
      </w:del>
    </w:p>
    <w:p>
      <w:pPr>
        <w:pStyle w:val="FirstParagraph"/>
      </w:pPr>
      <w:ins w:id="12045" w:author="PR Preview" w:date="2026-01-01T00:00:00Z">
        <w:r>
          <w:t xml:space="preserve">The steps use</w:t>
        </w:r>
      </w:ins>
      <w:ins w:id="12046" w:author="PR Preview" w:date="2026-01-01T00:00:00Z">
        <w:r>
          <w:t xml:space="preserve"> </w:t>
        </w:r>
      </w:ins>
      <w:hyperlink w:anchor="thm-matmul-assoc">
        <w:ins w:id="12047" w:author="PR Preview" w:date="2026-01-01T00:00:00Z">
          <w:r>
            <w:rPr>
              <w:rStyle w:val="Hyperlink"/>
            </w:rPr>
            <w:t xml:space="preserve">Theorem 8</w:t>
          </w:r>
        </w:ins>
      </w:hyperlink>
      <w:ins w:id="12048" w:author="PR Preview" w:date="2026-01-01T00:00:00Z">
        <w:r>
          <w:t xml:space="preserve"> </w:t>
        </w:r>
      </w:ins>
      <w:ins w:id="12049" w:author="PR Preview" w:date="2026-01-01T00:00:00Z">
        <w:r>
          <w:t xml:space="preserve">and</w:t>
        </w:r>
      </w:ins>
      <w:ins w:id="12050" w:author="PR Preview" w:date="2026-01-01T00:00:00Z">
        <w:r>
          <w:t xml:space="preserve"> </w:t>
        </w:r>
      </w:ins>
      <w:hyperlink w:anchor="thm-identity">
        <w:ins w:id="12051" w:author="PR Preview" w:date="2026-01-01T00:00:00Z">
          <w:r>
            <w:rPr>
              <w:rStyle w:val="Hyperlink"/>
            </w:rPr>
            <w:t xml:space="preserve">Theorem 10</w:t>
          </w:r>
        </w:ins>
      </w:hyperlink>
      <w:ins w:id="12052" w:author="PR Preview" w:date="2026-01-01T00:00:00Z">
        <w:r>
          <w:t xml:space="preserve">.</w:t>
        </w:r>
      </w:ins>
      <w:ins w:id="12053" w:author="PR Preview" w:date="2026-01-01T00:00:00Z">
        <w:r>
          <w:t xml:space="preserve"> </w:t>
        </w:r>
      </w:ins>
      <w:ins w:id="12054" w:author="PR Preview" w:date="2026-01-01T00:00:00Z">
        <w:r>
          <w:t xml:space="preserve">Since</w:t>
        </w:r>
      </w:ins>
      <w:ins w:id="12055" w:author="PR Preview" w:date="2026-01-01T00:00:00Z">
        <w:r>
          <w:t xml:space="preserve"> </w:t>
        </w:r>
      </w:ins>
      <m:oMath>
        <m:r>
          <m:rPr>
            <m:sty m:val="bi"/>
          </m:rPr>
          <m:t>B</m:t>
        </m:r>
        <m:r>
          <m:rPr>
            <m:sty m:val="p"/>
          </m:rPr>
          <m:t>=</m:t>
        </m:r>
        <m:r>
          <m:rPr>
            <m:sty m:val="bi"/>
          </m:rPr>
          <m:t>C</m:t>
        </m:r>
      </m:oMath>
      <w:ins w:id="12056" w:author="PR Preview" w:date="2026-01-01T00:00:00Z">
        <w:r>
          <w:t xml:space="preserve">,</w:t>
        </w:r>
      </w:ins>
      <w:ins w:id="12057" w:author="PR Preview" w:date="2026-01-01T00:00:00Z">
        <w:r>
          <w:t xml:space="preserve"> </w:t>
        </w:r>
      </w:ins>
      <w:ins w:id="12058" w:author="PR Preview" w:date="2026-01-01T00:00:00Z">
        <w:r>
          <w:t xml:space="preserve">at most one matrix satisfies these equations,</w:t>
        </w:r>
      </w:ins>
      <w:ins w:id="12059" w:author="PR Preview" w:date="2026-01-01T00:00:00Z">
        <w:r>
          <w:t xml:space="preserve"> </w:t>
        </w:r>
      </w:ins>
      <w:ins w:id="12060" w:author="PR Preview" w:date="2026-01-01T00:00:00Z">
        <w:r>
          <w:t xml:space="preserve">which is the uniqueness that 5 asserts.</w:t>
        </w:r>
      </w:ins>
      <w:ins w:id="12061" w:author="PR Preview" w:date="2026-01-01T00:00:00Z">
        <w:r>
          <w:t xml:space="preserve"> </w:t>
        </w:r>
      </w:ins>
      <w:ins w:id="12062" w:author="PR Preview" w:date="2026-01-01T00:00:00Z">
        <w:r>
          <w:t xml:space="preserve">When</w:t>
        </w:r>
      </w:ins>
      <w:ins w:id="12063" w:author="PR Preview" w:date="2026-01-01T00:00:00Z">
        <w:r>
          <w:t xml:space="preserve"> </w:t>
        </w:r>
      </w:ins>
      <m:oMath>
        <m:r>
          <m:rPr>
            <m:sty m:val="bi"/>
          </m:rPr>
          <m:t>A</m:t>
        </m:r>
      </m:oMath>
      <w:ins w:id="12064" w:author="PR Preview" w:date="2026-01-01T00:00:00Z">
        <w:r>
          <w:t xml:space="preserve"> </w:t>
        </w:r>
      </w:ins>
      <w:ins w:id="12065" w:author="PR Preview" w:date="2026-01-01T00:00:00Z">
        <w:r>
          <w:t xml:space="preserve">is invertible,</w:t>
        </w:r>
      </w:ins>
      <w:ins w:id="12066" w:author="PR Preview" w:date="2026-01-01T00:00:00Z">
        <w:r>
          <w:t xml:space="preserve"> </w:t>
        </w:r>
      </w:ins>
      <w:ins w:id="12067" w:author="PR Preview" w:date="2026-01-01T00:00:00Z">
        <w:r>
          <w:t xml:space="preserve">the matrix</w:t>
        </w:r>
      </w:ins>
      <w:ins w:id="12068" w:author="PR Preview" w:date="2026-01-01T00:00:00Z">
        <w:r>
          <w:t xml:space="preserve"> </w:t>
        </w:r>
      </w:ins>
      <m:oMath>
        <m:r>
          <m:rPr>
            <m:sty m:val="bi"/>
          </m:rPr>
          <m:t>B</m:t>
        </m:r>
      </m:oMath>
      <w:ins w:id="12069" w:author="PR Preview" w:date="2026-01-01T00:00:00Z">
        <w:r>
          <w:t xml:space="preserve"> </w:t>
        </w:r>
      </w:ins>
      <w:ins w:id="12070" w:author="PR Preview" w:date="2026-01-01T00:00:00Z">
        <w:r>
          <w:t xml:space="preserve">in</w:t>
        </w:r>
      </w:ins>
      <w:ins w:id="12071" w:author="PR Preview" w:date="2026-01-01T00:00:00Z">
        <w:r>
          <w:t xml:space="preserve"> </w:t>
        </w:r>
      </w:ins>
      <w:hyperlink w:anchor="def-invertible-matrix">
        <w:ins w:id="12072" w:author="PR Preview" w:date="2026-01-01T00:00:00Z">
          <w:r>
            <w:rPr>
              <w:rStyle w:val="Hyperlink"/>
            </w:rPr>
            <w:t xml:space="preserve">Definition 77</w:t>
          </w:r>
        </w:ins>
      </w:hyperlink>
      <w:ins w:id="12073" w:author="PR Preview" w:date="2026-01-01T00:00:00Z">
        <w:r>
          <w:t xml:space="preserve"> </w:t>
        </w:r>
      </w:ins>
      <w:ins w:id="12074" w:author="PR Preview" w:date="2026-01-01T00:00:00Z">
        <w:r>
          <w:t xml:space="preserve">is therefore the inverse</w:t>
        </w:r>
      </w:ins>
      <w:ins w:id="12075" w:author="PR Preview" w:date="2026-01-01T00:00:00Z">
        <w:r>
          <w:t xml:space="preserve"> </w:t>
        </w:r>
      </w:ins>
      <m:oMath>
        <m:sSup>
          <m:e>
            <m:r>
              <m:rPr>
                <m:sty m:val="bi"/>
              </m:rPr>
              <m:t>A</m:t>
            </m:r>
          </m:e>
          <m:sup>
            <m:r>
              <m:rPr>
                <m:sty m:val="p"/>
              </m:rPr>
              <m:t>−</m:t>
            </m:r>
            <m:r>
              <m:t>1</m:t>
            </m:r>
          </m:sup>
        </m:sSup>
      </m:oMath>
      <w:ins w:id="12076" w:author="PR Preview" w:date="2026-01-01T00:00:00Z">
        <w:r>
          <w:t xml:space="preserve"> </w:t>
        </w:r>
      </w:ins>
      <w:ins w:id="12077" w:author="PR Preview" w:date="2026-01-01T00:00:00Z">
        <w:r>
          <w:t xml:space="preserve">of</w:t>
        </w:r>
      </w:ins>
      <w:ins w:id="12078" w:author="PR Preview" w:date="2026-01-01T00:00:00Z">
        <w:r>
          <w:t xml:space="preserve"> </w:t>
        </w:r>
      </w:ins>
      <m:oMath>
        <m:r>
          <m:rPr>
            <m:sty m:val="bi"/>
          </m:rPr>
          <m:t>A</m:t>
        </m:r>
      </m:oMath>
      <w:ins w:id="12079" w:author="PR Preview" w:date="2026-01-01T00:00:00Z">
        <w:r>
          <w:t xml:space="preserve">,</w:t>
        </w:r>
      </w:ins>
      <w:ins w:id="12080" w:author="PR Preview" w:date="2026-01-01T00:00:00Z">
        <w:r>
          <w:t xml:space="preserve"> </w:t>
        </w:r>
      </w:ins>
      <w:ins w:id="12081" w:author="PR Preview" w:date="2026-01-01T00:00:00Z">
        <w:r>
          <w:t xml:space="preserve">and</w:t>
        </w:r>
      </w:ins>
      <w:ins w:id="12082" w:author="PR Preview" w:date="2026-01-01T00:00:00Z">
        <w:r>
          <w:t xml:space="preserve"> </w:t>
        </w:r>
      </w:ins>
      <m:oMath>
        <m:r>
          <m:rPr>
            <m:sty m:val="bi"/>
          </m:rPr>
          <m:t>A</m:t>
        </m:r>
      </m:oMath>
      <w:ins w:id="12083" w:author="PR Preview" w:date="2026-01-01T00:00:00Z">
        <w:r>
          <w:t xml:space="preserve"> </w:t>
        </w:r>
      </w:ins>
      <w:ins w:id="12084" w:author="PR Preview" w:date="2026-01-01T00:00:00Z">
        <w:r>
          <w:t xml:space="preserve">is invertible exactly when it has an inverse.</w:t>
        </w:r>
      </w:ins>
      <w:ins w:id="12085" w:author="PR Preview" w:date="2026-01-01T00:00:00Z">
        <w:r>
          <w:t xml:space="preserve"> </w:t>
        </w:r>
      </w:ins>
      <w:ins w:id="12086" w:author="PR Preview" w:date="2026-01-01T00:00:00Z">
        <w:r>
          <w:t xml:space="preserve">For example,</w:t>
        </w:r>
      </w:ins>
      <w:ins w:id="12087" w:author="PR Preview" w:date="2026-01-01T00:00:00Z">
        <w:r>
          <w:t xml:space="preserve"> </w:t>
        </w:r>
      </w:ins>
      <w:ins w:id="12088" w:author="PR Preview" w:date="2026-01-01T00:00:00Z">
        <w:r>
          <w:t xml:space="preserve">for</w:t>
        </w:r>
      </w:ins>
      <w:ins w:id="1208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2090" w:author="PR Preview" w:date="2026-01-01T00:00:00Z">
        <w:r>
          <w:t xml:space="preserve"> </w:t>
        </w:r>
      </w:ins>
      <w:ins w:id="12091" w:author="PR Preview" w:date="2026-01-01T00:00:00Z">
        <w:r>
          <w:t xml:space="preserve">in</w:t>
        </w:r>
      </w:ins>
      <w:ins w:id="12092" w:author="PR Preview" w:date="2026-01-01T00:00:00Z">
        <w:r>
          <w:t xml:space="preserve"> </w:t>
        </w:r>
      </w:ins>
      <w:hyperlink w:anchor="exm-invertible-matrix">
        <w:ins w:id="12093" w:author="PR Preview" w:date="2026-01-01T00:00:00Z">
          <w:r>
            <w:rPr>
              <w:rStyle w:val="Hyperlink"/>
            </w:rPr>
            <w:t xml:space="preserve">Example 124</w:t>
          </w:r>
        </w:ins>
      </w:hyperlink>
      <w:ins w:id="12094" w:author="PR Preview" w:date="2026-01-01T00:00:00Z">
        <w:r>
          <w:t xml:space="preserve">,</w:t>
        </w:r>
      </w:ins>
      <w:ins w:id="1209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2096" w:author="PR Preview" w:date="2026-01-01T00:00:00Z">
        <w:r>
          <w:t xml:space="preserve"> </w:t>
        </w:r>
      </w:ins>
      <w:ins w:id="12097" w:author="PR Preview" w:date="2026-01-01T00:00:00Z">
        <w:r>
          <w:t xml:space="preserve">is the only</w:t>
        </w:r>
      </w:ins>
      <w:ins w:id="12098" w:author="PR Preview" w:date="2026-01-01T00:00:00Z">
        <w:r>
          <w:t xml:space="preserve"> </w:t>
        </w:r>
      </w:ins>
      <m:oMath>
        <m:r>
          <m:t>2</m:t>
        </m:r>
        <m:r>
          <m:rPr>
            <m:sty m:val="p"/>
          </m:rPr>
          <m:t>×</m:t>
        </m:r>
        <m:r>
          <m:t>2</m:t>
        </m:r>
      </m:oMath>
      <w:ins w:id="12099" w:author="PR Preview" w:date="2026-01-01T00:00:00Z">
        <w:r>
          <w:t xml:space="preserve"> </w:t>
        </w:r>
      </w:ins>
      <w:ins w:id="12100" w:author="PR Preview" w:date="2026-01-01T00:00:00Z">
        <w:r>
          <w:t xml:space="preserve">matrix</w:t>
        </w:r>
      </w:ins>
      <w:ins w:id="12101" w:author="PR Preview" w:date="2026-01-01T00:00:00Z">
        <w:r>
          <w:t xml:space="preserve"> </w:t>
        </w:r>
      </w:ins>
      <m:oMath>
        <m:r>
          <m:rPr>
            <m:sty m:val="bi"/>
          </m:rPr>
          <m:t>B</m:t>
        </m:r>
      </m:oMath>
      <w:ins w:id="12102" w:author="PR Preview" w:date="2026-01-01T00:00:00Z">
        <w:r>
          <w:t xml:space="preserve"> </w:t>
        </w:r>
      </w:ins>
      <w:ins w:id="12103" w:author="PR Preview" w:date="2026-01-01T00:00:00Z">
        <w:r>
          <w:t xml:space="preserve">with</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05"/>
    <w:bookmarkStart w:id="406" w:name="thm-inverse-product"/>
    <w:p>
      <w:pPr>
        <w:pStyle w:val="BodyText"/>
      </w:pPr>
      <w:del w:id="12104" w:author="PR Preview" w:date="2026-01-01T00:00:00Z">
        <w:r>
          <w:rPr>
            <w:b/>
            <w:bCs/>
          </w:rPr>
          <w:delText xml:space="preserve">Theorem 63 (Inverse of a product)</w:delText>
        </w:r>
      </w:del>
      <w:del w:id="12105" w:author="PR Preview" w:date="2026-01-01T00:00:00Z">
        <w:r>
          <w:delText xml:space="preserve"> </w:delText>
        </w:r>
      </w:del>
      <w:del w:id="12106" w:author="PR Preview" w:date="2026-01-01T00:00:00Z">
        <w:r>
          <w:delText xml:space="preserve">If</w:delText>
        </w:r>
      </w:del>
      <w:del w:id="12107" w:author="PR Preview" w:date="2026-01-01T00:00:00Z">
        <w:r>
          <w:delText xml:space="preserve"> </w:delText>
        </w:r>
      </w:del>
      <m:oMath>
        <m:r>
          <m:rPr>
            <m:sty m:val="bi"/>
          </m:rPr>
          <m:t>A</m:t>
        </m:r>
      </m:oMath>
      <w:del w:id="12108" w:author="PR Preview" w:date="2026-01-01T00:00:00Z">
        <w:r>
          <w:delText xml:space="preserve"> </w:delText>
        </w:r>
      </w:del>
      <w:del w:id="12109" w:author="PR Preview" w:date="2026-01-01T00:00:00Z">
        <w:r>
          <w:delText xml:space="preserve">and</w:delText>
        </w:r>
      </w:del>
      <w:del w:id="12110" w:author="PR Preview" w:date="2026-01-01T00:00:00Z">
        <w:r>
          <w:delText xml:space="preserve"> </w:delText>
        </w:r>
      </w:del>
      <m:oMath>
        <m:r>
          <m:rPr>
            <m:sty m:val="bi"/>
          </m:rPr>
          <m:t>B</m:t>
        </m:r>
      </m:oMath>
      <w:del w:id="12111" w:author="PR Preview" w:date="2026-01-01T00:00:00Z">
        <w:r>
          <w:delText xml:space="preserve"> </w:delText>
        </w:r>
      </w:del>
      <w:del w:id="12112" w:author="PR Preview" w:date="2026-01-01T00:00:00Z">
        <w:r>
          <w:delText xml:space="preserve">are invertible</w:delText>
        </w:r>
      </w:del>
      <w:del w:id="12113" w:author="PR Preview" w:date="2026-01-01T00:00:00Z">
        <w:r>
          <w:delText xml:space="preserve"> </w:delText>
        </w:r>
      </w:del>
      <m:oMath>
        <m:r>
          <m:t>p</m:t>
        </m:r>
        <m:r>
          <m:rPr>
            <m:sty m:val="p"/>
          </m:rPr>
          <m:t>×</m:t>
        </m:r>
        <m:r>
          <m:t>p</m:t>
        </m:r>
      </m:oMath>
      <w:del w:id="12114" w:author="PR Preview" w:date="2026-01-01T00:00:00Z">
        <w:r>
          <w:delText xml:space="preserve"> </w:delText>
        </w:r>
      </w:del>
      <w:del w:id="12115" w:author="PR Preview" w:date="2026-01-01T00:00:00Z">
        <w:r>
          <w:delText xml:space="preserve">matrices,</w:delText>
        </w:r>
      </w:del>
      <w:del w:id="12116" w:author="PR Preview" w:date="2026-01-01T00:00:00Z">
        <w:r>
          <w:delText xml:space="preserve"> </w:delText>
        </w:r>
      </w:del>
      <w:del w:id="12117" w:author="PR Preview" w:date="2026-01-01T00:00:00Z">
        <w:r>
          <w:delText xml:space="preserve">then</w:delText>
        </w:r>
      </w:del>
      <w:del w:id="12118" w:author="PR Preview" w:date="2026-01-01T00:00:00Z">
        <w:r>
          <w:delText xml:space="preserve"> </w:delText>
        </w:r>
      </w:del>
      <m:oMath>
        <m:r>
          <m:rPr>
            <m:sty m:val="bi"/>
          </m:rPr>
          <m:t>A</m:t>
        </m:r>
        <m:r>
          <m:rPr>
            <m:sty m:val="bi"/>
          </m:rPr>
          <m:t>B</m:t>
        </m:r>
      </m:oMath>
      <w:del w:id="12119" w:author="PR Preview" w:date="2026-01-01T00:00:00Z">
        <w:r>
          <w:delText xml:space="preserve"> </w:delText>
        </w:r>
      </w:del>
      <w:del w:id="12120" w:author="PR Preview" w:date="2026-01-01T00:00:00Z">
        <w:r>
          <w:delText xml:space="preserve">is invertible, and</w:delText>
        </w:r>
      </w:del>
    </w:p>
    <w:p>
      <w:pPr>
        <w:pStyle w:val="BodyText"/>
      </w:pPr>
      <w:ins w:id="12121" w:author="PR Preview" w:date="2026-01-01T00:00:00Z">
        <w:r>
          <w:rPr>
            <w:b/>
            <w:bCs/>
          </w:rPr>
          <w:t xml:space="preserve">Theorem 64 (Inverse of a product)</w:t>
        </w:r>
      </w:ins>
      <w:ins w:id="12122" w:author="PR Preview" w:date="2026-01-01T00:00:00Z">
        <w:r>
          <w:t xml:space="preserve"> </w:t>
        </w:r>
      </w:ins>
      <w:ins w:id="12123" w:author="PR Preview" w:date="2026-01-01T00:00:00Z">
        <w:r>
          <w:t xml:space="preserve">If</w:t>
        </w:r>
      </w:ins>
      <w:ins w:id="12124" w:author="PR Preview" w:date="2026-01-01T00:00:00Z">
        <w:r>
          <w:t xml:space="preserve"> </w:t>
        </w:r>
      </w:ins>
      <m:oMath>
        <m:r>
          <m:rPr>
            <m:sty m:val="bi"/>
          </m:rPr>
          <m:t>A</m:t>
        </m:r>
      </m:oMath>
      <w:ins w:id="12125" w:author="PR Preview" w:date="2026-01-01T00:00:00Z">
        <w:r>
          <w:t xml:space="preserve"> </w:t>
        </w:r>
      </w:ins>
      <w:ins w:id="12126" w:author="PR Preview" w:date="2026-01-01T00:00:00Z">
        <w:r>
          <w:t xml:space="preserve">and</w:t>
        </w:r>
      </w:ins>
      <w:ins w:id="12127" w:author="PR Preview" w:date="2026-01-01T00:00:00Z">
        <w:r>
          <w:t xml:space="preserve"> </w:t>
        </w:r>
      </w:ins>
      <m:oMath>
        <m:r>
          <m:rPr>
            <m:sty m:val="bi"/>
          </m:rPr>
          <m:t>B</m:t>
        </m:r>
      </m:oMath>
      <w:ins w:id="12128" w:author="PR Preview" w:date="2026-01-01T00:00:00Z">
        <w:r>
          <w:t xml:space="preserve"> </w:t>
        </w:r>
      </w:ins>
      <w:ins w:id="12129" w:author="PR Preview" w:date="2026-01-01T00:00:00Z">
        <w:r>
          <w:t xml:space="preserve">are invertible</w:t>
        </w:r>
      </w:ins>
      <w:ins w:id="12130" w:author="PR Preview" w:date="2026-01-01T00:00:00Z">
        <w:r>
          <w:t xml:space="preserve"> </w:t>
        </w:r>
      </w:ins>
      <m:oMath>
        <m:r>
          <m:t>p</m:t>
        </m:r>
        <m:r>
          <m:rPr>
            <m:sty m:val="p"/>
          </m:rPr>
          <m:t>×</m:t>
        </m:r>
        <m:r>
          <m:t>p</m:t>
        </m:r>
      </m:oMath>
      <w:ins w:id="12131" w:author="PR Preview" w:date="2026-01-01T00:00:00Z">
        <w:r>
          <w:t xml:space="preserve"> </w:t>
        </w:r>
      </w:ins>
      <w:ins w:id="12132" w:author="PR Preview" w:date="2026-01-01T00:00:00Z">
        <w:r>
          <w:t xml:space="preserve">matrices,</w:t>
        </w:r>
      </w:ins>
      <w:ins w:id="12133" w:author="PR Preview" w:date="2026-01-01T00:00:00Z">
        <w:r>
          <w:t xml:space="preserve"> </w:t>
        </w:r>
      </w:ins>
      <w:ins w:id="12134" w:author="PR Preview" w:date="2026-01-01T00:00:00Z">
        <w:r>
          <w:t xml:space="preserve">then</w:t>
        </w:r>
      </w:ins>
      <w:ins w:id="12135" w:author="PR Preview" w:date="2026-01-01T00:00:00Z">
        <w:r>
          <w:t xml:space="preserve"> </w:t>
        </w:r>
      </w:ins>
      <m:oMath>
        <m:r>
          <m:rPr>
            <m:sty m:val="bi"/>
          </m:rPr>
          <m:t>A</m:t>
        </m:r>
        <m:r>
          <m:rPr>
            <m:sty m:val="bi"/>
          </m:rPr>
          <m:t>B</m:t>
        </m:r>
      </m:oMath>
      <w:ins w:id="12136" w:author="PR Preview" w:date="2026-01-01T00:00:00Z">
        <w:r>
          <w:t xml:space="preserve"> </w:t>
        </w:r>
      </w:ins>
      <w:ins w:id="12137" w:author="PR Preview" w:date="2026-01-01T00:00:00Z">
        <w:r>
          <w:t xml:space="preserve">is invertible, and</w:t>
        </w:r>
      </w:ins>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0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07" w:name="thm-inverse-transpose"/>
    <w:p>
      <w:pPr>
        <w:pStyle w:val="BodyText"/>
      </w:pPr>
      <w:del w:id="12138" w:author="PR Preview" w:date="2026-01-01T00:00:00Z">
        <w:r>
          <w:rPr>
            <w:b/>
            <w:bCs/>
          </w:rPr>
          <w:delText xml:space="preserve">Theorem 64 (Inverse of a transpose)</w:delText>
        </w:r>
      </w:del>
      <w:del w:id="12139" w:author="PR Preview" w:date="2026-01-01T00:00:00Z">
        <w:r>
          <w:delText xml:space="preserve"> </w:delText>
        </w:r>
      </w:del>
      <w:del w:id="12140" w:author="PR Preview" w:date="2026-01-01T00:00:00Z">
        <w:r>
          <w:delText xml:space="preserve">If</w:delText>
        </w:r>
      </w:del>
      <w:del w:id="12141" w:author="PR Preview" w:date="2026-01-01T00:00:00Z">
        <w:r>
          <w:delText xml:space="preserve"> </w:delText>
        </w:r>
      </w:del>
      <m:oMath>
        <m:r>
          <m:rPr>
            <m:sty m:val="bi"/>
          </m:rPr>
          <m:t>A</m:t>
        </m:r>
      </m:oMath>
      <w:del w:id="12142" w:author="PR Preview" w:date="2026-01-01T00:00:00Z">
        <w:r>
          <w:delText xml:space="preserve"> </w:delText>
        </w:r>
      </w:del>
      <w:del w:id="12143" w:author="PR Preview" w:date="2026-01-01T00:00:00Z">
        <w:r>
          <w:delText xml:space="preserve">is an invertible</w:delText>
        </w:r>
      </w:del>
      <w:del w:id="12144" w:author="PR Preview" w:date="2026-01-01T00:00:00Z">
        <w:r>
          <w:delText xml:space="preserve"> </w:delText>
        </w:r>
      </w:del>
      <m:oMath>
        <m:r>
          <m:t>p</m:t>
        </m:r>
        <m:r>
          <m:rPr>
            <m:sty m:val="p"/>
          </m:rPr>
          <m:t>×</m:t>
        </m:r>
        <m:r>
          <m:t>p</m:t>
        </m:r>
      </m:oMath>
      <w:del w:id="12145" w:author="PR Preview" w:date="2026-01-01T00:00:00Z">
        <w:r>
          <w:delText xml:space="preserve"> </w:delText>
        </w:r>
      </w:del>
      <w:del w:id="12146" w:author="PR Preview" w:date="2026-01-01T00:00:00Z">
        <w:r>
          <w:delText xml:space="preserve">matrix,</w:delText>
        </w:r>
      </w:del>
      <w:del w:id="12147" w:author="PR Preview" w:date="2026-01-01T00:00:00Z">
        <w:r>
          <w:delText xml:space="preserve"> </w:delText>
        </w:r>
      </w:del>
      <w:del w:id="12148" w:author="PR Preview" w:date="2026-01-01T00:00:00Z">
        <w:r>
          <w:delText xml:space="preserve">then</w:delText>
        </w:r>
      </w:del>
      <w:del w:id="12149" w:author="PR Preview" w:date="2026-01-01T00:00:00Z">
        <w:r>
          <w:delText xml:space="preserve"> </w:delText>
        </w:r>
      </w:del>
      <m:oMath>
        <m:sSup>
          <m:e>
            <m:r>
              <m:rPr>
                <m:sty m:val="bi"/>
              </m:rPr>
              <m:t>A</m:t>
            </m:r>
          </m:e>
          <m:sup>
            <m:r>
              <m:rPr>
                <m:sty m:val="p"/>
              </m:rPr>
              <m:t>⊤</m:t>
            </m:r>
          </m:sup>
        </m:sSup>
      </m:oMath>
      <w:del w:id="12150" w:author="PR Preview" w:date="2026-01-01T00:00:00Z">
        <w:r>
          <w:delText xml:space="preserve"> </w:delText>
        </w:r>
      </w:del>
      <w:del w:id="12151" w:author="PR Preview" w:date="2026-01-01T00:00:00Z">
        <w:r>
          <w:delText xml:space="preserve">is invertible, and</w:delText>
        </w:r>
      </w:del>
    </w:p>
    <w:p>
      <w:pPr>
        <w:pStyle w:val="BodyText"/>
      </w:pPr>
      <w:ins w:id="12152" w:author="PR Preview" w:date="2026-01-01T00:00:00Z">
        <w:r>
          <w:rPr>
            <w:b/>
            <w:bCs/>
          </w:rPr>
          <w:t xml:space="preserve">Theorem 65 (Inverse of a transpose)</w:t>
        </w:r>
      </w:ins>
      <w:ins w:id="12153" w:author="PR Preview" w:date="2026-01-01T00:00:00Z">
        <w:r>
          <w:t xml:space="preserve"> </w:t>
        </w:r>
      </w:ins>
      <w:ins w:id="12154" w:author="PR Preview" w:date="2026-01-01T00:00:00Z">
        <w:r>
          <w:t xml:space="preserve">If</w:t>
        </w:r>
      </w:ins>
      <w:ins w:id="12155" w:author="PR Preview" w:date="2026-01-01T00:00:00Z">
        <w:r>
          <w:t xml:space="preserve"> </w:t>
        </w:r>
      </w:ins>
      <m:oMath>
        <m:r>
          <m:rPr>
            <m:sty m:val="bi"/>
          </m:rPr>
          <m:t>A</m:t>
        </m:r>
      </m:oMath>
      <w:ins w:id="12156" w:author="PR Preview" w:date="2026-01-01T00:00:00Z">
        <w:r>
          <w:t xml:space="preserve"> </w:t>
        </w:r>
      </w:ins>
      <w:ins w:id="12157" w:author="PR Preview" w:date="2026-01-01T00:00:00Z">
        <w:r>
          <w:t xml:space="preserve">is an invertible</w:t>
        </w:r>
      </w:ins>
      <w:ins w:id="12158" w:author="PR Preview" w:date="2026-01-01T00:00:00Z">
        <w:r>
          <w:t xml:space="preserve"> </w:t>
        </w:r>
      </w:ins>
      <m:oMath>
        <m:r>
          <m:t>p</m:t>
        </m:r>
        <m:r>
          <m:rPr>
            <m:sty m:val="p"/>
          </m:rPr>
          <m:t>×</m:t>
        </m:r>
        <m:r>
          <m:t>p</m:t>
        </m:r>
      </m:oMath>
      <w:ins w:id="12159" w:author="PR Preview" w:date="2026-01-01T00:00:00Z">
        <w:r>
          <w:t xml:space="preserve"> </w:t>
        </w:r>
      </w:ins>
      <w:ins w:id="12160" w:author="PR Preview" w:date="2026-01-01T00:00:00Z">
        <w:r>
          <w:t xml:space="preserve">matrix,</w:t>
        </w:r>
      </w:ins>
      <w:ins w:id="12161" w:author="PR Preview" w:date="2026-01-01T00:00:00Z">
        <w:r>
          <w:t xml:space="preserve"> </w:t>
        </w:r>
      </w:ins>
      <w:ins w:id="12162" w:author="PR Preview" w:date="2026-01-01T00:00:00Z">
        <w:r>
          <w:t xml:space="preserve">then</w:t>
        </w:r>
      </w:ins>
      <w:ins w:id="12163" w:author="PR Preview" w:date="2026-01-01T00:00:00Z">
        <w:r>
          <w:t xml:space="preserve"> </w:t>
        </w:r>
      </w:ins>
      <m:oMath>
        <m:sSup>
          <m:e>
            <m:r>
              <m:rPr>
                <m:sty m:val="bi"/>
              </m:rPr>
              <m:t>A</m:t>
            </m:r>
          </m:e>
          <m:sup>
            <m:r>
              <m:rPr>
                <m:sty m:val="p"/>
              </m:rPr>
              <m:t>⊤</m:t>
            </m:r>
          </m:sup>
        </m:sSup>
      </m:oMath>
      <w:ins w:id="12164" w:author="PR Preview" w:date="2026-01-01T00:00:00Z">
        <w:r>
          <w:t xml:space="preserve"> </w:t>
        </w:r>
      </w:ins>
      <w:ins w:id="12165" w:author="PR Preview" w:date="2026-01-01T00:00:00Z">
        <w:r>
          <w:t xml:space="preserve">is invertible, and</w:t>
        </w:r>
      </w:ins>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0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08" w:name="exm-inverse-transpose"/>
    <w:p>
      <w:pPr>
        <w:pStyle w:val="BodyText"/>
      </w:pPr>
      <w:del w:id="12166" w:author="PR Preview" w:date="2026-01-01T00:00:00Z">
        <w:r>
          <w:rPr>
            <w:b/>
            <w:bCs/>
          </w:rPr>
          <w:delText xml:space="preserve">Example 122 (Inverting a transpose)</w:delText>
        </w:r>
      </w:del>
      <w:del w:id="12167" w:author="PR Preview" w:date="2026-01-01T00:00:00Z">
        <w:r>
          <w:delText xml:space="preserve"> </w:delText>
        </w:r>
      </w:del>
      <w:del w:id="12168" w:author="PR Preview" w:date="2026-01-01T00:00:00Z">
        <w:r>
          <w:delText xml:space="preserve">For</w:delText>
        </w:r>
      </w:del>
      <w:del w:id="1216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2170" w:author="PR Preview" w:date="2026-01-01T00:00:00Z">
        <w:r>
          <w:delText xml:space="preserve">,</w:delText>
        </w:r>
      </w:del>
      <w:del w:id="12171" w:author="PR Preview" w:date="2026-01-01T00:00:00Z">
        <w:r>
          <w:delText xml:space="preserve"> </w:delText>
        </w:r>
      </w:del>
      <w:hyperlink w:anchor="exm-invertible-matrix">
        <w:del w:id="12172" w:author="PR Preview" w:date="2026-01-01T00:00:00Z">
          <w:r>
            <w:rPr>
              <w:rStyle w:val="Hyperlink"/>
            </w:rPr>
            <w:delText xml:space="preserve">Example 121</w:delText>
          </w:r>
        </w:del>
      </w:hyperlink>
      <w:del w:id="12173" w:author="PR Preview" w:date="2026-01-01T00:00:00Z">
        <w:r>
          <w:delText xml:space="preserve"> </w:delText>
        </w:r>
      </w:del>
      <w:del w:id="12174" w:author="PR Preview" w:date="2026-01-01T00:00:00Z">
        <w:r>
          <w:delText xml:space="preserve">gives</w:delText>
        </w:r>
      </w:del>
      <w:del w:id="12175"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2176" w:author="PR Preview" w:date="2026-01-01T00:00:00Z">
        <w:r>
          <w:delText xml:space="preserve">,</w:delText>
        </w:r>
      </w:del>
      <w:del w:id="12177" w:author="PR Preview" w:date="2026-01-01T00:00:00Z">
        <w:r>
          <w:delText xml:space="preserve"> </w:delText>
        </w:r>
      </w:del>
      <w:del w:id="12178" w:author="PR Preview" w:date="2026-01-01T00:00:00Z">
        <w:r>
          <w:delText xml:space="preserve">so</w:delText>
        </w:r>
      </w:del>
      <w:del w:id="12179" w:author="PR Preview" w:date="2026-01-01T00:00:00Z">
        <w:r>
          <w:delText xml:space="preserve"> </w:delText>
        </w:r>
      </w:del>
      <w:hyperlink w:anchor="thm-inverse-transpose">
        <w:del w:id="12180" w:author="PR Preview" w:date="2026-01-01T00:00:00Z">
          <w:r>
            <w:rPr>
              <w:rStyle w:val="Hyperlink"/>
            </w:rPr>
            <w:delText xml:space="preserve">Theorem 64</w:delText>
          </w:r>
        </w:del>
      </w:hyperlink>
      <w:del w:id="12181" w:author="PR Preview" w:date="2026-01-01T00:00:00Z">
        <w:r>
          <w:delText xml:space="preserve"> </w:delText>
        </w:r>
      </w:del>
      <w:del w:id="12182" w:author="PR Preview" w:date="2026-01-01T00:00:00Z">
        <w:r>
          <w:delText xml:space="preserve">says</w:delText>
        </w:r>
      </w:del>
    </w:p>
    <w:p>
      <w:pPr>
        <w:pStyle w:val="BodyText"/>
      </w:pPr>
      <w:ins w:id="12183" w:author="PR Preview" w:date="2026-01-01T00:00:00Z">
        <w:r>
          <w:rPr>
            <w:b/>
            <w:bCs/>
          </w:rPr>
          <w:t xml:space="preserve">Example 125 (Inverting a transpose)</w:t>
        </w:r>
      </w:ins>
      <w:ins w:id="12184" w:author="PR Preview" w:date="2026-01-01T00:00:00Z">
        <w:r>
          <w:t xml:space="preserve"> </w:t>
        </w:r>
      </w:ins>
      <w:ins w:id="12185" w:author="PR Preview" w:date="2026-01-01T00:00:00Z">
        <w:r>
          <w:t xml:space="preserve">For</w:t>
        </w:r>
      </w:ins>
      <w:ins w:id="121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2187" w:author="PR Preview" w:date="2026-01-01T00:00:00Z">
        <w:r>
          <w:t xml:space="preserve">,</w:t>
        </w:r>
      </w:ins>
      <w:ins w:id="12188" w:author="PR Preview" w:date="2026-01-01T00:00:00Z">
        <w:r>
          <w:t xml:space="preserve"> </w:t>
        </w:r>
      </w:ins>
      <w:hyperlink w:anchor="exm-invertible-matrix">
        <w:ins w:id="12189" w:author="PR Preview" w:date="2026-01-01T00:00:00Z">
          <w:r>
            <w:rPr>
              <w:rStyle w:val="Hyperlink"/>
            </w:rPr>
            <w:t xml:space="preserve">Example 124</w:t>
          </w:r>
        </w:ins>
      </w:hyperlink>
      <w:ins w:id="12190" w:author="PR Preview" w:date="2026-01-01T00:00:00Z">
        <w:r>
          <w:t xml:space="preserve"> </w:t>
        </w:r>
      </w:ins>
      <w:ins w:id="12191" w:author="PR Preview" w:date="2026-01-01T00:00:00Z">
        <w:r>
          <w:t xml:space="preserve">gives</w:t>
        </w:r>
      </w:ins>
      <w:ins w:id="12192"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2193" w:author="PR Preview" w:date="2026-01-01T00:00:00Z">
        <w:r>
          <w:t xml:space="preserve">,</w:t>
        </w:r>
      </w:ins>
      <w:ins w:id="12194" w:author="PR Preview" w:date="2026-01-01T00:00:00Z">
        <w:r>
          <w:t xml:space="preserve"> </w:t>
        </w:r>
      </w:ins>
      <w:ins w:id="12195" w:author="PR Preview" w:date="2026-01-01T00:00:00Z">
        <w:r>
          <w:t xml:space="preserve">so</w:t>
        </w:r>
      </w:ins>
      <w:ins w:id="12196" w:author="PR Preview" w:date="2026-01-01T00:00:00Z">
        <w:r>
          <w:t xml:space="preserve"> </w:t>
        </w:r>
      </w:ins>
      <w:hyperlink w:anchor="thm-inverse-transpose">
        <w:ins w:id="12197" w:author="PR Preview" w:date="2026-01-01T00:00:00Z">
          <w:r>
            <w:rPr>
              <w:rStyle w:val="Hyperlink"/>
            </w:rPr>
            <w:t xml:space="preserve">Theorem 65</w:t>
          </w:r>
        </w:ins>
      </w:hyperlink>
      <w:ins w:id="12198" w:author="PR Preview" w:date="2026-01-01T00:00:00Z">
        <w:r>
          <w:t xml:space="preserve"> </w:t>
        </w:r>
      </w:ins>
      <w:ins w:id="12199" w:author="PR Preview" w:date="2026-01-01T00:00:00Z">
        <w:r>
          <w:t xml:space="preserve">says</w:t>
        </w:r>
      </w:ins>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08"/>
    <w:bookmarkStart w:id="409"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0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del w:id="12200" w:author="PR Preview" w:date="2026-01-01T00:00:00Z">
        <w:r>
          <w:delText xml:space="preserve">The first step is</w:delText>
        </w:r>
      </w:del>
      <w:del w:id="12201" w:author="PR Preview" w:date="2026-01-01T00:00:00Z">
        <w:r>
          <w:delText xml:space="preserve"> </w:delText>
        </w:r>
      </w:del>
      <w:hyperlink w:anchor="thm-inverse-transpose">
        <w:del w:id="12202" w:author="PR Preview" w:date="2026-01-01T00:00:00Z">
          <w:r>
            <w:rPr>
              <w:rStyle w:val="Hyperlink"/>
            </w:rPr>
            <w:delText xml:space="preserve">Theorem 64</w:delText>
          </w:r>
        </w:del>
      </w:hyperlink>
      <w:del w:id="12203" w:author="PR Preview" w:date="2026-01-01T00:00:00Z">
        <w:r>
          <w:delText xml:space="preserve">.</w:delText>
        </w:r>
      </w:del>
    </w:p>
    <w:p>
      <w:pPr>
        <w:pStyle w:val="BodyText"/>
      </w:pPr>
      <w:del w:id="12204" w:author="PR Preview" w:date="2026-01-01T00:00:00Z">
        <w:r>
          <w:rPr>
            <w:b/>
            <w:bCs/>
          </w:rPr>
          <w:delText xml:space="preserve">Example 123 (Inverting a symmetric matrix)</w:delText>
        </w:r>
      </w:del>
      <w:del w:id="12205"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del w:id="12206" w:author="PR Preview" w:date="2026-01-01T00:00:00Z">
        <w:r>
          <w:delText xml:space="preserve"> </w:delText>
        </w:r>
      </w:del>
      <w:del w:id="12207" w:author="PR Preview" w:date="2026-01-01T00:00:00Z">
        <w:r>
          <w:delText xml:space="preserve">is symmetric,</w:delText>
        </w:r>
      </w:del>
      <w:del w:id="12208" w:author="PR Preview" w:date="2026-01-01T00:00:00Z">
        <w:r>
          <w:delText xml:space="preserve"> </w:delText>
        </w:r>
      </w:del>
      <w:del w:id="12209" w:author="PR Preview" w:date="2026-01-01T00:00:00Z">
        <w:r>
          <w:delText xml:space="preserve">and</w:delText>
        </w:r>
      </w:del>
      <w:del w:id="12210" w:author="PR Preview" w:date="2026-01-01T00:00:00Z">
        <w:r>
          <w:delText xml:space="preserve"> </w:delText>
        </w:r>
      </w:del>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del w:id="12211" w:author="PR Preview" w:date="2026-01-01T00:00:00Z">
        <w:r>
          <w:delText xml:space="preserve"> </w:delText>
        </w:r>
      </w:del>
      <w:del w:id="12212" w:author="PR Preview" w:date="2026-01-01T00:00:00Z">
        <w:r>
          <w:delText xml:space="preserve">is symmetric too, as</w:delText>
        </w:r>
      </w:del>
      <w:del w:id="12213" w:author="PR Preview" w:date="2026-01-01T00:00:00Z">
        <w:r>
          <w:delText xml:space="preserve"> </w:delText>
        </w:r>
      </w:del>
      <w:hyperlink w:anchor="cor-inverse-symmetric">
        <w:del w:id="12214" w:author="PR Preview" w:date="2026-01-01T00:00:00Z">
          <w:r>
            <w:rPr>
              <w:rStyle w:val="Hyperlink"/>
            </w:rPr>
            <w:delText xml:space="preserve">Corollary 6</w:delText>
          </w:r>
        </w:del>
      </w:hyperlink>
      <w:del w:id="12215" w:author="PR Preview" w:date="2026-01-01T00:00:00Z">
        <w:r>
          <w:delText xml:space="preserve"> </w:delText>
        </w:r>
      </w:del>
      <w:del w:id="12216" w:author="PR Preview" w:date="2026-01-01T00:00:00Z">
        <w:r>
          <w:delText xml:space="preserve">says.</w:delText>
        </w:r>
      </w:del>
    </w:p>
    <w:p>
      <w:pPr>
        <w:pStyle w:val="BodyText"/>
      </w:pPr>
      <w:del w:id="12217" w:author="PR Preview" w:date="2026-01-01T00:00:00Z">
        <w:r>
          <w:rPr>
            <w:b/>
            <w:bCs/>
          </w:rPr>
          <w:delText xml:space="preserve">Definition 73 (Idempotent matrix)</w:delText>
        </w:r>
      </w:del>
      <w:del w:id="12218" w:author="PR Preview" w:date="2026-01-01T00:00:00Z">
        <w:r>
          <w:delText xml:space="preserve"> </w:delText>
        </w:r>
      </w:del>
      <w:del w:id="12219" w:author="PR Preview" w:date="2026-01-01T00:00:00Z">
        <w:r>
          <w:delText xml:space="preserve">A square matrix</w:delText>
        </w:r>
      </w:del>
      <w:del w:id="12220" w:author="PR Preview" w:date="2026-01-01T00:00:00Z">
        <w:r>
          <w:delText xml:space="preserve"> </w:delText>
        </w:r>
      </w:del>
      <m:oMath>
        <m:r>
          <m:rPr>
            <m:sty m:val="bi"/>
          </m:rPr>
          <m:t>A</m:t>
        </m:r>
      </m:oMath>
      <w:del w:id="12221" w:author="PR Preview" w:date="2026-01-01T00:00:00Z">
        <w:r>
          <w:delText xml:space="preserve"> </w:delText>
        </w:r>
      </w:del>
      <w:del w:id="12222" w:author="PR Preview" w:date="2026-01-01T00:00:00Z">
        <w:r>
          <w:delText xml:space="preserve">is</w:delText>
        </w:r>
      </w:del>
      <w:del w:id="12223" w:author="PR Preview" w:date="2026-01-01T00:00:00Z">
        <w:r>
          <w:delText xml:space="preserve"> </w:delText>
        </w:r>
      </w:del>
      <w:del w:id="12224" w:author="PR Preview" w:date="2026-01-01T00:00:00Z">
        <w:r>
          <w:rPr>
            <w:b/>
            <w:bCs/>
          </w:rPr>
          <w:delText xml:space="preserve">idempotent</w:delText>
        </w:r>
      </w:del>
      <w:del w:id="12225" w:author="PR Preview" w:date="2026-01-01T00:00:00Z">
        <w:r>
          <w:delText xml:space="preserve"> </w:delText>
        </w:r>
      </w:del>
      <w:del w:id="12226" w:author="PR Preview" w:date="2026-01-01T00:00:00Z">
        <w:r>
          <w:delText xml:space="preserve">if</w:delText>
        </w:r>
      </w:del>
    </w:p>
    <w:p>
      <w:pPr>
        <w:pStyle w:val="BodyText"/>
      </w:pPr>
      <m:oMathPara>
        <m:oMathParaPr>
          <m:jc m:val="center"/>
        </m:oMathParaPr>
        <m:oMath>
          <m:sSup>
            <m:e>
              <m:r>
                <m:rPr>
                  <m:sty m:val="bi"/>
                </m:rPr>
                <m:t>A</m:t>
              </m:r>
            </m:e>
            <m:sup>
              <m:r>
                <m:t>2</m:t>
              </m:r>
            </m:sup>
          </m:sSup>
          <m:r>
            <m:rPr>
              <m:sty m:val="p"/>
            </m:rPr>
            <m:t>=</m:t>
          </m:r>
          <m:r>
            <m:rPr>
              <m:sty m:val="bi"/>
            </m:rPr>
            <m:t>A</m:t>
          </m:r>
        </m:oMath>
      </m:oMathPara>
    </w:p>
    <w:p>
      <w:pPr>
        <w:pStyle w:val="FirstParagraph"/>
      </w:pPr>
      <w:del w:id="12227" w:author="PR Preview" w:date="2026-01-01T00:00:00Z">
        <w:r>
          <w:rPr>
            <w:b/>
            <w:bCs/>
          </w:rPr>
          <w:delText xml:space="preserve">Example 124 (An idempotent matrix)</w:delText>
        </w:r>
      </w:del>
      <w:del w:id="12228" w:author="PR Preview" w:date="2026-01-01T00:00:00Z">
        <w:r>
          <w:delText xml:space="preserve"> </w:delText>
        </w:r>
      </w:del>
      <w:del w:id="12229" w:author="PR Preview" w:date="2026-01-01T00:00:00Z">
        <w:r>
          <w:delText xml:space="preserve">For</w:delText>
        </w:r>
      </w:del>
      <w:del w:id="12230"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2231" w:author="PR Preview" w:date="2026-01-01T00:00:00Z">
        <w:r>
          <w:delText xml:space="preserve">,</w:delText>
        </w:r>
      </w:del>
    </w:p>
    <w:p>
      <w:pPr>
        <w:pStyle w:val="FirstParagraph"/>
      </w:pPr>
      <w:ins w:id="12232" w:author="PR Preview" w:date="2026-01-01T00:00:00Z">
        <w:r>
          <w:t xml:space="preserve">The first step is</w:t>
        </w:r>
      </w:ins>
      <w:ins w:id="12233" w:author="PR Preview" w:date="2026-01-01T00:00:00Z">
        <w:r>
          <w:t xml:space="preserve"> </w:t>
        </w:r>
      </w:ins>
      <w:hyperlink w:anchor="thm-inverse-transpose">
        <w:ins w:id="12234" w:author="PR Preview" w:date="2026-01-01T00:00:00Z">
          <w:r>
            <w:rPr>
              <w:rStyle w:val="Hyperlink"/>
            </w:rPr>
            <w:t xml:space="preserve">Theorem 65</w:t>
          </w:r>
        </w:ins>
      </w:hyperlink>
      <w:ins w:id="12235" w:author="PR Preview" w:date="2026-01-01T00:00:00Z">
        <w:r>
          <w:t xml:space="preserve">.</w:t>
        </w:r>
      </w:ins>
    </w:p>
    <w:bookmarkStart w:id="410" w:name="exm-inverse-symmetric"/>
    <w:p>
      <w:pPr>
        <w:pStyle w:val="BodyText"/>
      </w:pPr>
      <w:ins w:id="12236" w:author="PR Preview" w:date="2026-01-01T00:00:00Z">
        <w:r>
          <w:rPr>
            <w:b/>
            <w:bCs/>
          </w:rPr>
          <w:t xml:space="preserve">Example 126 (Inverting a symmetric matrix)</w:t>
        </w:r>
      </w:ins>
      <w:ins w:id="12237"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ins w:id="12238" w:author="PR Preview" w:date="2026-01-01T00:00:00Z">
        <w:r>
          <w:t xml:space="preserve"> </w:t>
        </w:r>
      </w:ins>
      <w:ins w:id="12239" w:author="PR Preview" w:date="2026-01-01T00:00:00Z">
        <w:r>
          <w:t xml:space="preserve">is symmetric,</w:t>
        </w:r>
      </w:ins>
      <w:ins w:id="12240" w:author="PR Preview" w:date="2026-01-01T00:00:00Z">
        <w:r>
          <w:t xml:space="preserve"> </w:t>
        </w:r>
      </w:ins>
      <w:ins w:id="12241" w:author="PR Preview" w:date="2026-01-01T00:00:00Z">
        <w:r>
          <w:t xml:space="preserve">and</w:t>
        </w:r>
      </w:ins>
      <w:ins w:id="12242" w:author="PR Preview" w:date="2026-01-01T00:00:00Z">
        <w:r>
          <w:t xml:space="preserve"> </w:t>
        </w:r>
      </w:ins>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ins w:id="12243" w:author="PR Preview" w:date="2026-01-01T00:00:00Z">
        <w:r>
          <w:t xml:space="preserve"> </w:t>
        </w:r>
      </w:ins>
      <w:ins w:id="12244" w:author="PR Preview" w:date="2026-01-01T00:00:00Z">
        <w:r>
          <w:t xml:space="preserve">is symmetric too, as</w:t>
        </w:r>
      </w:ins>
      <w:ins w:id="12245" w:author="PR Preview" w:date="2026-01-01T00:00:00Z">
        <w:r>
          <w:t xml:space="preserve"> </w:t>
        </w:r>
      </w:ins>
      <w:hyperlink w:anchor="cor-inverse-symmetric">
        <w:ins w:id="12246" w:author="PR Preview" w:date="2026-01-01T00:00:00Z">
          <w:r>
            <w:rPr>
              <w:rStyle w:val="Hyperlink"/>
            </w:rPr>
            <w:t xml:space="preserve">Corollary 6</w:t>
          </w:r>
        </w:ins>
      </w:hyperlink>
      <w:ins w:id="12247" w:author="PR Preview" w:date="2026-01-01T00:00:00Z">
        <w:r>
          <w:t xml:space="preserve"> </w:t>
        </w:r>
      </w:ins>
      <w:ins w:id="12248" w:author="PR Preview" w:date="2026-01-01T00:00:00Z">
        <w:r>
          <w:t xml:space="preserve">says.</w:t>
        </w:r>
      </w:ins>
    </w:p>
    <w:bookmarkEnd w:id="410"/>
    <w:bookmarkStart w:id="411" w:name="def-idempotent-matrix"/>
    <w:p>
      <w:pPr>
        <w:pStyle w:val="BodyText"/>
      </w:pPr>
      <w:ins w:id="12249" w:author="PR Preview" w:date="2026-01-01T00:00:00Z">
        <w:r>
          <w:rPr>
            <w:b/>
            <w:bCs/>
          </w:rPr>
          <w:t xml:space="preserve">Definition 78 (Idempotent matrix)</w:t>
        </w:r>
      </w:ins>
      <w:ins w:id="12250" w:author="PR Preview" w:date="2026-01-01T00:00:00Z">
        <w:r>
          <w:t xml:space="preserve"> </w:t>
        </w:r>
      </w:ins>
      <w:ins w:id="12251" w:author="PR Preview" w:date="2026-01-01T00:00:00Z">
        <w:r>
          <w:t xml:space="preserve">A square matrix</w:t>
        </w:r>
      </w:ins>
      <w:ins w:id="12252" w:author="PR Preview" w:date="2026-01-01T00:00:00Z">
        <w:r>
          <w:t xml:space="preserve"> </w:t>
        </w:r>
      </w:ins>
      <m:oMath>
        <m:r>
          <m:rPr>
            <m:sty m:val="bi"/>
          </m:rPr>
          <m:t>A</m:t>
        </m:r>
      </m:oMath>
      <w:ins w:id="12253" w:author="PR Preview" w:date="2026-01-01T00:00:00Z">
        <w:r>
          <w:t xml:space="preserve"> </w:t>
        </w:r>
      </w:ins>
      <w:ins w:id="12254" w:author="PR Preview" w:date="2026-01-01T00:00:00Z">
        <w:r>
          <w:t xml:space="preserve">is</w:t>
        </w:r>
      </w:ins>
      <w:ins w:id="12255" w:author="PR Preview" w:date="2026-01-01T00:00:00Z">
        <w:r>
          <w:t xml:space="preserve"> </w:t>
        </w:r>
      </w:ins>
      <w:ins w:id="12256" w:author="PR Preview" w:date="2026-01-01T00:00:00Z">
        <w:r>
          <w:rPr>
            <w:b/>
            <w:bCs/>
          </w:rPr>
          <w:t xml:space="preserve">idempotent</w:t>
        </w:r>
      </w:ins>
      <w:ins w:id="12257" w:author="PR Preview" w:date="2026-01-01T00:00:00Z">
        <w:r>
          <w:t xml:space="preserve"> </w:t>
        </w:r>
      </w:ins>
      <w:ins w:id="12258" w:author="PR Preview" w:date="2026-01-01T00:00:00Z">
        <w:r>
          <w:t xml:space="preserve">if</w:t>
        </w:r>
      </w:ins>
    </w:p>
    <w:p>
      <w:pPr>
        <w:pStyle w:val="BodyText"/>
      </w:pPr>
      <m:oMathPara>
        <m:oMathParaPr>
          <m:jc m:val="center"/>
        </m:oMathParaPr>
        <m:oMath>
          <m:sSup>
            <m:e>
              <m:r>
                <m:rPr>
                  <m:sty m:val="bi"/>
                </m:rPr>
                <m:t>A</m:t>
              </m:r>
            </m:e>
            <m:sup>
              <m:r>
                <m:t>2</m:t>
              </m:r>
            </m:sup>
          </m:sSup>
          <m:r>
            <m:rPr>
              <m:sty m:val="p"/>
            </m:rPr>
            <m:t>=</m:t>
          </m:r>
          <m:r>
            <m:rPr>
              <m:sty m:val="bi"/>
            </m:rPr>
            <m:t>A</m:t>
          </m:r>
        </m:oMath>
      </m:oMathPara>
    </w:p>
    <w:bookmarkEnd w:id="411"/>
    <w:bookmarkStart w:id="412" w:name="exm-idempotent"/>
    <w:p>
      <w:pPr>
        <w:pStyle w:val="FirstParagraph"/>
      </w:pPr>
      <w:ins w:id="12259" w:author="PR Preview" w:date="2026-01-01T00:00:00Z">
        <w:r>
          <w:rPr>
            <w:b/>
            <w:bCs/>
          </w:rPr>
          <w:t xml:space="preserve">Example 127 (An idempotent matrix)</w:t>
        </w:r>
      </w:ins>
      <w:ins w:id="12260" w:author="PR Preview" w:date="2026-01-01T00:00:00Z">
        <w:r>
          <w:t xml:space="preserve"> </w:t>
        </w:r>
      </w:ins>
      <w:ins w:id="12261" w:author="PR Preview" w:date="2026-01-01T00:00:00Z">
        <w:r>
          <w:t xml:space="preserve">For</w:t>
        </w:r>
      </w:ins>
      <w:ins w:id="12262"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2263"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12"/>
    <w:bookmarkStart w:id="413" w:name="exm-not-idempotent"/>
    <w:p>
      <w:pPr>
        <w:pStyle w:val="BodyText"/>
      </w:pPr>
      <w:del w:id="12264" w:author="PR Preview" w:date="2026-01-01T00:00:00Z">
        <w:r>
          <w:rPr>
            <w:b/>
            <w:bCs/>
          </w:rPr>
          <w:delText xml:space="preserve">Example 125 (A matrix that is not idempotent)</w:delText>
        </w:r>
      </w:del>
      <w:del w:id="12265" w:author="PR Preview" w:date="2026-01-01T00:00:00Z">
        <w:r>
          <w:delText xml:space="preserve"> </w:delText>
        </w:r>
      </w:del>
      <w:del w:id="12266" w:author="PR Preview" w:date="2026-01-01T00:00:00Z">
        <w:r>
          <w:delText xml:space="preserve">For</w:delText>
        </w:r>
      </w:del>
      <w:del w:id="1226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12268" w:author="PR Preview" w:date="2026-01-01T00:00:00Z">
        <w:r>
          <w:delText xml:space="preserve">,</w:delText>
        </w:r>
      </w:del>
    </w:p>
    <w:p>
      <w:pPr>
        <w:pStyle w:val="BodyText"/>
      </w:pPr>
      <w:ins w:id="12269" w:author="PR Preview" w:date="2026-01-01T00:00:00Z">
        <w:r>
          <w:rPr>
            <w:b/>
            <w:bCs/>
          </w:rPr>
          <w:t xml:space="preserve">Example 128 (A matrix that is not idempotent)</w:t>
        </w:r>
      </w:ins>
      <w:ins w:id="12270" w:author="PR Preview" w:date="2026-01-01T00:00:00Z">
        <w:r>
          <w:t xml:space="preserve"> </w:t>
        </w:r>
      </w:ins>
      <w:ins w:id="12271" w:author="PR Preview" w:date="2026-01-01T00:00:00Z">
        <w:r>
          <w:t xml:space="preserve">For</w:t>
        </w:r>
      </w:ins>
      <w:ins w:id="122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12273" w:author="PR Preview" w:date="2026-01-01T00:00:00Z">
        <w:r>
          <w:t xml:space="preserve">,</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13"/>
    <w:bookmarkStart w:id="414" w:name="def-projection-matrix"/>
    <w:p>
      <w:pPr>
        <w:pStyle w:val="BodyText"/>
      </w:pPr>
      <w:del w:id="12274" w:author="PR Preview" w:date="2026-01-01T00:00:00Z">
        <w:r>
          <w:rPr>
            <w:b/>
            <w:bCs/>
          </w:rPr>
          <w:delText xml:space="preserve">Definition 74 (Orthogonal projection matrix)</w:delText>
        </w:r>
      </w:del>
      <w:del w:id="12275" w:author="PR Preview" w:date="2026-01-01T00:00:00Z">
        <w:r>
          <w:delText xml:space="preserve"> </w:delText>
        </w:r>
      </w:del>
      <w:del w:id="12276" w:author="PR Preview" w:date="2026-01-01T00:00:00Z">
        <w:r>
          <w:delText xml:space="preserve">A square matrix</w:delText>
        </w:r>
      </w:del>
      <w:del w:id="12277" w:author="PR Preview" w:date="2026-01-01T00:00:00Z">
        <w:r>
          <w:delText xml:space="preserve"> </w:delText>
        </w:r>
      </w:del>
      <m:oMath>
        <m:r>
          <m:rPr>
            <m:sty m:val="bi"/>
          </m:rPr>
          <m:t>P</m:t>
        </m:r>
      </m:oMath>
      <w:del w:id="12278" w:author="PR Preview" w:date="2026-01-01T00:00:00Z">
        <w:r>
          <w:delText xml:space="preserve"> </w:delText>
        </w:r>
      </w:del>
      <w:del w:id="12279" w:author="PR Preview" w:date="2026-01-01T00:00:00Z">
        <w:r>
          <w:delText xml:space="preserve">is an</w:delText>
        </w:r>
      </w:del>
      <w:del w:id="12280" w:author="PR Preview" w:date="2026-01-01T00:00:00Z">
        <w:r>
          <w:delText xml:space="preserve"> </w:delText>
        </w:r>
      </w:del>
      <w:del w:id="12281" w:author="PR Preview" w:date="2026-01-01T00:00:00Z">
        <w:r>
          <w:rPr>
            <w:b/>
            <w:bCs/>
          </w:rPr>
          <w:delText xml:space="preserve">orthogonal projection matrix</w:delText>
        </w:r>
      </w:del>
      <w:del w:id="12282" w:author="PR Preview" w:date="2026-01-01T00:00:00Z">
        <w:r>
          <w:delText xml:space="preserve"> </w:delText>
        </w:r>
      </w:del>
      <w:del w:id="12283" w:author="PR Preview" w:date="2026-01-01T00:00:00Z">
        <w:r>
          <w:delText xml:space="preserve">if it is both symmetric (</w:delText>
        </w:r>
      </w:del>
      <w:hyperlink w:anchor="def-symmetric-matrix">
        <w:del w:id="12284" w:author="PR Preview" w:date="2026-01-01T00:00:00Z">
          <w:r>
            <w:rPr>
              <w:rStyle w:val="Hyperlink"/>
            </w:rPr>
            <w:delText xml:space="preserve">Definition 69</w:delText>
          </w:r>
        </w:del>
      </w:hyperlink>
      <w:del w:id="12285" w:author="PR Preview" w:date="2026-01-01T00:00:00Z">
        <w:r>
          <w:delText xml:space="preserve">)</w:delText>
        </w:r>
      </w:del>
      <w:del w:id="12286" w:author="PR Preview" w:date="2026-01-01T00:00:00Z">
        <w:r>
          <w:delText xml:space="preserve"> </w:delText>
        </w:r>
      </w:del>
      <w:del w:id="12287" w:author="PR Preview" w:date="2026-01-01T00:00:00Z">
        <w:r>
          <w:delText xml:space="preserve">and idempotent (</w:delText>
        </w:r>
      </w:del>
      <w:hyperlink w:anchor="def-idempotent-matrix">
        <w:del w:id="12288" w:author="PR Preview" w:date="2026-01-01T00:00:00Z">
          <w:r>
            <w:rPr>
              <w:rStyle w:val="Hyperlink"/>
            </w:rPr>
            <w:delText xml:space="preserve">Definition 73</w:delText>
          </w:r>
        </w:del>
      </w:hyperlink>
      <w:del w:id="12289" w:author="PR Preview" w:date="2026-01-01T00:00:00Z">
        <w:r>
          <w:delText xml:space="preserve">):</w:delText>
        </w:r>
      </w:del>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p>
      <w:pPr>
        <w:pStyle w:val="FirstParagraph"/>
      </w:pPr>
      <w:del w:id="12290" w:author="PR Preview" w:date="2026-01-01T00:00:00Z">
        <w:r>
          <w:rPr>
            <w:b/>
            <w:bCs/>
          </w:rPr>
          <w:delText xml:space="preserve">Definition 75 (Oblique projection)</w:delText>
        </w:r>
      </w:del>
      <w:del w:id="12291" w:author="PR Preview" w:date="2026-01-01T00:00:00Z">
        <w:r>
          <w:delText xml:space="preserve"> </w:delText>
        </w:r>
      </w:del>
      <w:del w:id="12292" w:author="PR Preview" w:date="2026-01-01T00:00:00Z">
        <w:r>
          <w:delText xml:space="preserve">A square matrix is an</w:delText>
        </w:r>
      </w:del>
      <w:del w:id="12293" w:author="PR Preview" w:date="2026-01-01T00:00:00Z">
        <w:r>
          <w:delText xml:space="preserve"> </w:delText>
        </w:r>
      </w:del>
      <w:del w:id="12294" w:author="PR Preview" w:date="2026-01-01T00:00:00Z">
        <w:r>
          <w:rPr>
            <w:b/>
            <w:bCs/>
          </w:rPr>
          <w:delText xml:space="preserve">oblique projection</w:delText>
        </w:r>
      </w:del>
      <w:del w:id="12295" w:author="PR Preview" w:date="2026-01-01T00:00:00Z">
        <w:r>
          <w:delText xml:space="preserve"> </w:delText>
        </w:r>
      </w:del>
      <w:del w:id="12296" w:author="PR Preview" w:date="2026-01-01T00:00:00Z">
        <w:r>
          <w:delText xml:space="preserve">if it is idempotent (</w:delText>
        </w:r>
      </w:del>
      <w:hyperlink w:anchor="def-idempotent-matrix">
        <w:del w:id="12297" w:author="PR Preview" w:date="2026-01-01T00:00:00Z">
          <w:r>
            <w:rPr>
              <w:rStyle w:val="Hyperlink"/>
            </w:rPr>
            <w:delText xml:space="preserve">Definition 73</w:delText>
          </w:r>
        </w:del>
      </w:hyperlink>
      <w:del w:id="12298" w:author="PR Preview" w:date="2026-01-01T00:00:00Z">
        <w:r>
          <w:delText xml:space="preserve">)</w:delText>
        </w:r>
      </w:del>
      <w:del w:id="12299" w:author="PR Preview" w:date="2026-01-01T00:00:00Z">
        <w:r>
          <w:delText xml:space="preserve"> </w:delText>
        </w:r>
      </w:del>
      <w:del w:id="12300" w:author="PR Preview" w:date="2026-01-01T00:00:00Z">
        <w:r>
          <w:delText xml:space="preserve">but not symmetric (</w:delText>
        </w:r>
      </w:del>
      <w:hyperlink w:anchor="def-symmetric-matrix">
        <w:del w:id="12301" w:author="PR Preview" w:date="2026-01-01T00:00:00Z">
          <w:r>
            <w:rPr>
              <w:rStyle w:val="Hyperlink"/>
            </w:rPr>
            <w:delText xml:space="preserve">Definition 69</w:delText>
          </w:r>
        </w:del>
      </w:hyperlink>
      <w:del w:id="12302" w:author="PR Preview" w:date="2026-01-01T00:00:00Z">
        <w:r>
          <w:delText xml:space="preserve">).</w:delText>
        </w:r>
      </w:del>
    </w:p>
    <w:p>
      <w:pPr>
        <w:pStyle w:val="BodyText"/>
      </w:pPr>
      <w:del w:id="12303" w:author="PR Preview" w:date="2026-01-01T00:00:00Z">
        <w:r>
          <w:rPr>
            <w:b/>
            <w:bCs/>
          </w:rPr>
          <w:delText xml:space="preserve">Example 126 (An orthogonal projection and an oblique one)</w:delText>
        </w:r>
      </w:del>
      <w:del w:id="12304"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2305" w:author="PR Preview" w:date="2026-01-01T00:00:00Z">
        <w:r>
          <w:delText xml:space="preserve"> </w:delText>
        </w:r>
      </w:del>
      <w:del w:id="12306" w:author="PR Preview" w:date="2026-01-01T00:00:00Z">
        <w:r>
          <w:delText xml:space="preserve">is symmetric, and</w:delText>
        </w:r>
      </w:del>
      <w:del w:id="12307" w:author="PR Preview" w:date="2026-01-01T00:00:00Z">
        <w:r>
          <w:delText xml:space="preserve"> </w:delText>
        </w:r>
      </w:del>
      <m:oMath>
        <m:sSup>
          <m:e>
            <m:r>
              <m:rPr>
                <m:sty m:val="bi"/>
              </m:rPr>
              <m:t>P</m:t>
            </m:r>
          </m:e>
          <m:sup>
            <m:r>
              <m:t>2</m:t>
            </m:r>
          </m:sup>
        </m:sSup>
        <m:r>
          <m:rPr>
            <m:sty m:val="p"/>
          </m:rPr>
          <m:t>=</m:t>
        </m:r>
        <m:r>
          <m:rPr>
            <m:sty m:val="bi"/>
          </m:rPr>
          <m:t>P</m:t>
        </m:r>
      </m:oMath>
      <w:del w:id="12308" w:author="PR Preview" w:date="2026-01-01T00:00:00Z">
        <w:r>
          <w:delText xml:space="preserve">,</w:delText>
        </w:r>
      </w:del>
      <w:del w:id="12309" w:author="PR Preview" w:date="2026-01-01T00:00:00Z">
        <w:r>
          <w:delText xml:space="preserve"> </w:delText>
        </w:r>
      </w:del>
      <w:del w:id="12310" w:author="PR Preview" w:date="2026-01-01T00:00:00Z">
        <w:r>
          <w:delText xml:space="preserve">so</w:delText>
        </w:r>
      </w:del>
      <w:del w:id="12311" w:author="PR Preview" w:date="2026-01-01T00:00:00Z">
        <w:r>
          <w:delText xml:space="preserve"> </w:delText>
        </w:r>
      </w:del>
      <m:oMath>
        <m:r>
          <m:rPr>
            <m:sty m:val="bi"/>
          </m:rPr>
          <m:t>P</m:t>
        </m:r>
      </m:oMath>
      <w:del w:id="12312" w:author="PR Preview" w:date="2026-01-01T00:00:00Z">
        <w:r>
          <w:delText xml:space="preserve"> </w:delText>
        </w:r>
      </w:del>
      <w:del w:id="12313" w:author="PR Preview" w:date="2026-01-01T00:00:00Z">
        <w:r>
          <w:delText xml:space="preserve">is an orthogonal projection matrix;</w:delText>
        </w:r>
      </w:del>
      <w:del w:id="12314" w:author="PR Preview" w:date="2026-01-01T00:00:00Z">
        <w:r>
          <w:delText xml:space="preserve"> </w:delText>
        </w:r>
      </w:del>
      <w:del w:id="12315" w:author="PR Preview" w:date="2026-01-01T00:00:00Z">
        <w:r>
          <w:delText xml:space="preserve">it maps</w:delText>
        </w:r>
      </w:del>
      <w:del w:id="12316"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12317" w:author="PR Preview" w:date="2026-01-01T00:00:00Z">
        <w:r>
          <w:delText xml:space="preserve"> </w:delText>
        </w:r>
      </w:del>
      <w:del w:id="12318" w:author="PR Preview" w:date="2026-01-01T00:00:00Z">
        <w:r>
          <w:delText xml:space="preserve">to</w:delText>
        </w:r>
      </w:del>
      <w:del w:id="12319" w:author="PR Preview" w:date="2026-01-01T00:00:00Z">
        <w:r>
          <w:delText xml:space="preserve"> </w:delText>
        </w:r>
      </w:del>
      <m:oMath>
        <m:r>
          <m:rPr>
            <m:sty m:val="p"/>
          </m:rPr>
          <m:t>(</m:t>
        </m:r>
        <m:sSub>
          <m:e>
            <m:r>
              <m:t>v</m:t>
            </m:r>
          </m:e>
          <m:sub>
            <m:r>
              <m:t>1</m:t>
            </m:r>
          </m:sub>
        </m:sSub>
        <m:r>
          <m:rPr>
            <m:sty m:val="p"/>
          </m:rPr>
          <m:t>,</m:t>
        </m:r>
        <m:r>
          <m:t>0</m:t>
        </m:r>
        <m:r>
          <m:rPr>
            <m:sty m:val="p"/>
          </m:rPr>
          <m:t>)</m:t>
        </m:r>
      </m:oMath>
      <w:del w:id="12320" w:author="PR Preview" w:date="2026-01-01T00:00:00Z">
        <w:r>
          <w:delText xml:space="preserve">.</w:delText>
        </w:r>
      </w:del>
    </w:p>
    <w:p>
      <w:pPr>
        <w:pStyle w:val="BodyText"/>
      </w:pPr>
      <w:ins w:id="12321" w:author="PR Preview" w:date="2026-01-01T00:00:00Z">
        <w:r>
          <w:rPr>
            <w:b/>
            <w:bCs/>
          </w:rPr>
          <w:t xml:space="preserve">Definition 79 (Orthogonal projection matrix)</w:t>
        </w:r>
      </w:ins>
      <w:ins w:id="12322" w:author="PR Preview" w:date="2026-01-01T00:00:00Z">
        <w:r>
          <w:t xml:space="preserve"> </w:t>
        </w:r>
      </w:ins>
      <w:ins w:id="12323" w:author="PR Preview" w:date="2026-01-01T00:00:00Z">
        <w:r>
          <w:t xml:space="preserve">A square matrix</w:t>
        </w:r>
      </w:ins>
      <w:ins w:id="12324" w:author="PR Preview" w:date="2026-01-01T00:00:00Z">
        <w:r>
          <w:t xml:space="preserve"> </w:t>
        </w:r>
      </w:ins>
      <m:oMath>
        <m:r>
          <m:rPr>
            <m:sty m:val="bi"/>
          </m:rPr>
          <m:t>P</m:t>
        </m:r>
      </m:oMath>
      <w:ins w:id="12325" w:author="PR Preview" w:date="2026-01-01T00:00:00Z">
        <w:r>
          <w:t xml:space="preserve"> </w:t>
        </w:r>
      </w:ins>
      <w:ins w:id="12326" w:author="PR Preview" w:date="2026-01-01T00:00:00Z">
        <w:r>
          <w:t xml:space="preserve">is an</w:t>
        </w:r>
      </w:ins>
      <w:ins w:id="12327" w:author="PR Preview" w:date="2026-01-01T00:00:00Z">
        <w:r>
          <w:t xml:space="preserve"> </w:t>
        </w:r>
      </w:ins>
      <w:ins w:id="12328" w:author="PR Preview" w:date="2026-01-01T00:00:00Z">
        <w:r>
          <w:rPr>
            <w:b/>
            <w:bCs/>
          </w:rPr>
          <w:t xml:space="preserve">orthogonal projection matrix</w:t>
        </w:r>
      </w:ins>
      <w:ins w:id="12329" w:author="PR Preview" w:date="2026-01-01T00:00:00Z">
        <w:r>
          <w:t xml:space="preserve"> </w:t>
        </w:r>
      </w:ins>
      <w:ins w:id="12330" w:author="PR Preview" w:date="2026-01-01T00:00:00Z">
        <w:r>
          <w:t xml:space="preserve">if it is both symmetric (</w:t>
        </w:r>
      </w:ins>
      <w:hyperlink w:anchor="def-symmetric-matrix">
        <w:ins w:id="12331" w:author="PR Preview" w:date="2026-01-01T00:00:00Z">
          <w:r>
            <w:rPr>
              <w:rStyle w:val="Hyperlink"/>
            </w:rPr>
            <w:t xml:space="preserve">Definition 74</w:t>
          </w:r>
        </w:ins>
      </w:hyperlink>
      <w:ins w:id="12332" w:author="PR Preview" w:date="2026-01-01T00:00:00Z">
        <w:r>
          <w:t xml:space="preserve">)</w:t>
        </w:r>
      </w:ins>
      <w:ins w:id="12333" w:author="PR Preview" w:date="2026-01-01T00:00:00Z">
        <w:r>
          <w:t xml:space="preserve"> </w:t>
        </w:r>
      </w:ins>
      <w:ins w:id="12334" w:author="PR Preview" w:date="2026-01-01T00:00:00Z">
        <w:r>
          <w:t xml:space="preserve">and idempotent (</w:t>
        </w:r>
      </w:ins>
      <w:hyperlink w:anchor="def-idempotent-matrix">
        <w:ins w:id="12335" w:author="PR Preview" w:date="2026-01-01T00:00:00Z">
          <w:r>
            <w:rPr>
              <w:rStyle w:val="Hyperlink"/>
            </w:rPr>
            <w:t xml:space="preserve">Definition 78</w:t>
          </w:r>
        </w:ins>
      </w:hyperlink>
      <w:ins w:id="12336" w:author="PR Preview" w:date="2026-01-01T00:00:00Z">
        <w:r>
          <w:t xml:space="preserve">):</w:t>
        </w:r>
      </w:ins>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14"/>
    <w:bookmarkStart w:id="415" w:name="def-oblique-projection"/>
    <w:p>
      <w:pPr>
        <w:pStyle w:val="FirstParagraph"/>
      </w:pPr>
      <w:ins w:id="12337" w:author="PR Preview" w:date="2026-01-01T00:00:00Z">
        <w:r>
          <w:rPr>
            <w:b/>
            <w:bCs/>
          </w:rPr>
          <w:t xml:space="preserve">Definition 80 (Oblique projection)</w:t>
        </w:r>
      </w:ins>
      <w:ins w:id="12338" w:author="PR Preview" w:date="2026-01-01T00:00:00Z">
        <w:r>
          <w:t xml:space="preserve"> </w:t>
        </w:r>
      </w:ins>
      <w:ins w:id="12339" w:author="PR Preview" w:date="2026-01-01T00:00:00Z">
        <w:r>
          <w:t xml:space="preserve">A square matrix is an</w:t>
        </w:r>
      </w:ins>
      <w:ins w:id="12340" w:author="PR Preview" w:date="2026-01-01T00:00:00Z">
        <w:r>
          <w:t xml:space="preserve"> </w:t>
        </w:r>
      </w:ins>
      <w:ins w:id="12341" w:author="PR Preview" w:date="2026-01-01T00:00:00Z">
        <w:r>
          <w:rPr>
            <w:b/>
            <w:bCs/>
          </w:rPr>
          <w:t xml:space="preserve">oblique projection</w:t>
        </w:r>
      </w:ins>
      <w:ins w:id="12342" w:author="PR Preview" w:date="2026-01-01T00:00:00Z">
        <w:r>
          <w:t xml:space="preserve"> </w:t>
        </w:r>
      </w:ins>
      <w:ins w:id="12343" w:author="PR Preview" w:date="2026-01-01T00:00:00Z">
        <w:r>
          <w:t xml:space="preserve">if it is idempotent (</w:t>
        </w:r>
      </w:ins>
      <w:hyperlink w:anchor="def-idempotent-matrix">
        <w:ins w:id="12344" w:author="PR Preview" w:date="2026-01-01T00:00:00Z">
          <w:r>
            <w:rPr>
              <w:rStyle w:val="Hyperlink"/>
            </w:rPr>
            <w:t xml:space="preserve">Definition 78</w:t>
          </w:r>
        </w:ins>
      </w:hyperlink>
      <w:ins w:id="12345" w:author="PR Preview" w:date="2026-01-01T00:00:00Z">
        <w:r>
          <w:t xml:space="preserve">)</w:t>
        </w:r>
      </w:ins>
      <w:ins w:id="12346" w:author="PR Preview" w:date="2026-01-01T00:00:00Z">
        <w:r>
          <w:t xml:space="preserve"> </w:t>
        </w:r>
      </w:ins>
      <w:ins w:id="12347" w:author="PR Preview" w:date="2026-01-01T00:00:00Z">
        <w:r>
          <w:t xml:space="preserve">but not symmetric (</w:t>
        </w:r>
      </w:ins>
      <w:hyperlink w:anchor="def-symmetric-matrix">
        <w:ins w:id="12348" w:author="PR Preview" w:date="2026-01-01T00:00:00Z">
          <w:r>
            <w:rPr>
              <w:rStyle w:val="Hyperlink"/>
            </w:rPr>
            <w:t xml:space="preserve">Definition 74</w:t>
          </w:r>
        </w:ins>
      </w:hyperlink>
      <w:ins w:id="12349" w:author="PR Preview" w:date="2026-01-01T00:00:00Z">
        <w:r>
          <w:t xml:space="preserve">).</w:t>
        </w:r>
      </w:ins>
    </w:p>
    <w:bookmarkEnd w:id="415"/>
    <w:bookmarkStart w:id="416" w:name="exm-projection-matrix"/>
    <w:p>
      <w:pPr>
        <w:pStyle w:val="BodyText"/>
      </w:pPr>
      <w:ins w:id="12350" w:author="PR Preview" w:date="2026-01-01T00:00:00Z">
        <w:r>
          <w:rPr>
            <w:b/>
            <w:bCs/>
          </w:rPr>
          <w:t xml:space="preserve">Example 129 (An orthogonal projection and an oblique one)</w:t>
        </w:r>
      </w:ins>
      <w:ins w:id="12351"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2352" w:author="PR Preview" w:date="2026-01-01T00:00:00Z">
        <w:r>
          <w:t xml:space="preserve"> </w:t>
        </w:r>
      </w:ins>
      <w:ins w:id="12353" w:author="PR Preview" w:date="2026-01-01T00:00:00Z">
        <w:r>
          <w:t xml:space="preserve">is symmetric, and</w:t>
        </w:r>
      </w:ins>
      <w:ins w:id="12354" w:author="PR Preview" w:date="2026-01-01T00:00:00Z">
        <w:r>
          <w:t xml:space="preserve"> </w:t>
        </w:r>
      </w:ins>
      <m:oMath>
        <m:sSup>
          <m:e>
            <m:r>
              <m:rPr>
                <m:sty m:val="bi"/>
              </m:rPr>
              <m:t>P</m:t>
            </m:r>
          </m:e>
          <m:sup>
            <m:r>
              <m:t>2</m:t>
            </m:r>
          </m:sup>
        </m:sSup>
        <m:r>
          <m:rPr>
            <m:sty m:val="p"/>
          </m:rPr>
          <m:t>=</m:t>
        </m:r>
        <m:r>
          <m:rPr>
            <m:sty m:val="bi"/>
          </m:rPr>
          <m:t>P</m:t>
        </m:r>
      </m:oMath>
      <w:ins w:id="12355" w:author="PR Preview" w:date="2026-01-01T00:00:00Z">
        <w:r>
          <w:t xml:space="preserve">,</w:t>
        </w:r>
      </w:ins>
      <w:ins w:id="12356" w:author="PR Preview" w:date="2026-01-01T00:00:00Z">
        <w:r>
          <w:t xml:space="preserve"> </w:t>
        </w:r>
      </w:ins>
      <w:ins w:id="12357" w:author="PR Preview" w:date="2026-01-01T00:00:00Z">
        <w:r>
          <w:t xml:space="preserve">so</w:t>
        </w:r>
      </w:ins>
      <w:ins w:id="12358" w:author="PR Preview" w:date="2026-01-01T00:00:00Z">
        <w:r>
          <w:t xml:space="preserve"> </w:t>
        </w:r>
      </w:ins>
      <m:oMath>
        <m:r>
          <m:rPr>
            <m:sty m:val="bi"/>
          </m:rPr>
          <m:t>P</m:t>
        </m:r>
      </m:oMath>
      <w:ins w:id="12359" w:author="PR Preview" w:date="2026-01-01T00:00:00Z">
        <w:r>
          <w:t xml:space="preserve"> </w:t>
        </w:r>
      </w:ins>
      <w:ins w:id="12360" w:author="PR Preview" w:date="2026-01-01T00:00:00Z">
        <w:r>
          <w:t xml:space="preserve">is an orthogonal projection matrix;</w:t>
        </w:r>
      </w:ins>
      <w:ins w:id="12361" w:author="PR Preview" w:date="2026-01-01T00:00:00Z">
        <w:r>
          <w:t xml:space="preserve"> </w:t>
        </w:r>
      </w:ins>
      <w:ins w:id="12362" w:author="PR Preview" w:date="2026-01-01T00:00:00Z">
        <w:r>
          <w:t xml:space="preserve">it maps</w:t>
        </w:r>
      </w:ins>
      <w:ins w:id="12363"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12364" w:author="PR Preview" w:date="2026-01-01T00:00:00Z">
        <w:r>
          <w:t xml:space="preserve"> </w:t>
        </w:r>
      </w:ins>
      <w:ins w:id="12365" w:author="PR Preview" w:date="2026-01-01T00:00:00Z">
        <w:r>
          <w:t xml:space="preserve">to</w:t>
        </w:r>
      </w:ins>
      <w:ins w:id="12366" w:author="PR Preview" w:date="2026-01-01T00:00:00Z">
        <w:r>
          <w:t xml:space="preserve"> </w:t>
        </w:r>
      </w:ins>
      <m:oMath>
        <m:r>
          <m:rPr>
            <m:sty m:val="p"/>
          </m:rPr>
          <m:t>(</m:t>
        </m:r>
        <m:sSub>
          <m:e>
            <m:r>
              <m:t>v</m:t>
            </m:r>
          </m:e>
          <m:sub>
            <m:r>
              <m:t>1</m:t>
            </m:r>
          </m:sub>
        </m:sSub>
        <m:r>
          <m:rPr>
            <m:sty m:val="p"/>
          </m:rPr>
          <m:t>,</m:t>
        </m:r>
        <m:r>
          <m:t>0</m:t>
        </m:r>
        <m:r>
          <m:rPr>
            <m:sty m:val="p"/>
          </m:rPr>
          <m:t>)</m:t>
        </m:r>
      </m:oMath>
      <w:ins w:id="12367"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16"/>
    <w:bookmarkStart w:id="417" w:name="rem-projection-matrix-terminology"/>
    <w:p>
      <w:pPr>
        <w:pStyle w:val="BodyText"/>
      </w:pPr>
      <w:del w:id="12368" w:author="PR Preview" w:date="2026-01-01T00:00:00Z">
        <w:r>
          <w:rPr>
            <w:i/>
            <w:iCs/>
          </w:rPr>
          <w:delText xml:space="preserve">Remark 22</w:delText>
        </w:r>
      </w:del>
      <w:del w:id="12369" w:author="PR Preview" w:date="2026-01-01T00:00:00Z">
        <w:r>
          <w:delText xml:space="preserve"> (What</w:delText>
        </w:r>
      </w:del>
      <w:del w:id="12370" w:author="PR Preview" w:date="2026-01-01T00:00:00Z">
        <w:r>
          <w:delText xml:space="preserve"> </w:delText>
        </w:r>
      </w:del>
      <w:del w:id="12371" w:author="PR Preview" w:date="2026-01-01T00:00:00Z">
        <w:r>
          <w:delText xml:space="preserve">“projection matrix”</w:delText>
        </w:r>
      </w:del>
      <w:del w:id="12372" w:author="PR Preview" w:date="2026-01-01T00:00:00Z">
        <w:r>
          <w:delText xml:space="preserve"> </w:delText>
        </w:r>
      </w:del>
      <w:del w:id="12373" w:author="PR Preview" w:date="2026-01-01T00:00:00Z">
        <w:r>
          <w:delText xml:space="preserve">means in these notes). </w:delText>
        </w:r>
      </w:del>
      <w:del w:id="12374" w:author="PR Preview" w:date="2026-01-01T00:00:00Z">
        <w:r>
          <w:delText xml:space="preserve">Some texts call any idempotent matrix a projection matrix,</w:delText>
        </w:r>
      </w:del>
      <w:del w:id="12375" w:author="PR Preview" w:date="2026-01-01T00:00:00Z">
        <w:r>
          <w:delText xml:space="preserve"> </w:delText>
        </w:r>
      </w:del>
      <w:del w:id="12376" w:author="PR Preview" w:date="2026-01-01T00:00:00Z">
        <w:r>
          <w:delText xml:space="preserve">so that both</w:delText>
        </w:r>
      </w:del>
      <w:del w:id="12377" w:author="PR Preview" w:date="2026-01-01T00:00:00Z">
        <w:r>
          <w:delText xml:space="preserve"> </w:delText>
        </w:r>
      </w:del>
      <m:oMath>
        <m:r>
          <m:rPr>
            <m:sty m:val="bi"/>
          </m:rPr>
          <m:t>P</m:t>
        </m:r>
      </m:oMath>
      <w:del w:id="12378" w:author="PR Preview" w:date="2026-01-01T00:00:00Z">
        <w:r>
          <w:delText xml:space="preserve"> </w:delText>
        </w:r>
      </w:del>
      <w:del w:id="12379" w:author="PR Preview" w:date="2026-01-01T00:00:00Z">
        <w:r>
          <w:delText xml:space="preserve">and</w:delText>
        </w:r>
      </w:del>
      <w:del w:id="12380" w:author="PR Preview" w:date="2026-01-01T00:00:00Z">
        <w:r>
          <w:delText xml:space="preserve"> </w:delText>
        </w:r>
      </w:del>
      <m:oMath>
        <m:r>
          <m:rPr>
            <m:sty m:val="bi"/>
          </m:rPr>
          <m:t>Q</m:t>
        </m:r>
      </m:oMath>
      <w:del w:id="12381" w:author="PR Preview" w:date="2026-01-01T00:00:00Z">
        <w:r>
          <w:delText xml:space="preserve"> </w:delText>
        </w:r>
      </w:del>
      <w:del w:id="12382" w:author="PR Preview" w:date="2026-01-01T00:00:00Z">
        <w:r>
          <w:delText xml:space="preserve">in</w:delText>
        </w:r>
      </w:del>
      <w:del w:id="12383" w:author="PR Preview" w:date="2026-01-01T00:00:00Z">
        <w:r>
          <w:delText xml:space="preserve"> </w:delText>
        </w:r>
      </w:del>
      <w:hyperlink w:anchor="exm-projection-matrix">
        <w:del w:id="12384" w:author="PR Preview" w:date="2026-01-01T00:00:00Z">
          <w:r>
            <w:rPr>
              <w:rStyle w:val="Hyperlink"/>
            </w:rPr>
            <w:delText xml:space="preserve">Example 126</w:delText>
          </w:r>
        </w:del>
      </w:hyperlink>
      <w:del w:id="12385" w:author="PR Preview" w:date="2026-01-01T00:00:00Z">
        <w:r>
          <w:delText xml:space="preserve"> </w:delText>
        </w:r>
      </w:del>
      <w:del w:id="12386" w:author="PR Preview" w:date="2026-01-01T00:00:00Z">
        <w:r>
          <w:delText xml:space="preserve">would count as one.</w:delText>
        </w:r>
      </w:del>
      <w:del w:id="12387" w:author="PR Preview" w:date="2026-01-01T00:00:00Z">
        <w:r>
          <w:delText xml:space="preserve"> </w:delText>
        </w:r>
      </w:del>
      <w:del w:id="12388" w:author="PR Preview" w:date="2026-01-01T00:00:00Z">
        <w:r>
          <w:delText xml:space="preserve">Regression texts often say</w:delText>
        </w:r>
      </w:del>
      <w:del w:id="12389" w:author="PR Preview" w:date="2026-01-01T00:00:00Z">
        <w:r>
          <w:delText xml:space="preserve"> </w:delText>
        </w:r>
      </w:del>
      <w:del w:id="12390" w:author="PR Preview" w:date="2026-01-01T00:00:00Z">
        <w:r>
          <w:delText xml:space="preserve">“projection matrix”</w:delText>
        </w:r>
      </w:del>
      <w:del w:id="12391" w:author="PR Preview" w:date="2026-01-01T00:00:00Z">
        <w:r>
          <w:delText xml:space="preserve"> </w:delText>
        </w:r>
      </w:del>
      <w:del w:id="12392" w:author="PR Preview" w:date="2026-01-01T00:00:00Z">
        <w:r>
          <w:delText xml:space="preserve">when they mean an orthogonal one.</w:delText>
        </w:r>
      </w:del>
      <w:del w:id="12393" w:author="PR Preview" w:date="2026-01-01T00:00:00Z">
        <w:r>
          <w:delText xml:space="preserve"> </w:delText>
        </w:r>
      </w:del>
      <w:del w:id="12394" w:author="PR Preview" w:date="2026-01-01T00:00:00Z">
        <w:r>
          <w:delText xml:space="preserve">In these notes,</w:delText>
        </w:r>
      </w:del>
      <w:del w:id="12395" w:author="PR Preview" w:date="2026-01-01T00:00:00Z">
        <w:r>
          <w:delText xml:space="preserve"> </w:delText>
        </w:r>
      </w:del>
      <w:del w:id="12396" w:author="PR Preview" w:date="2026-01-01T00:00:00Z">
        <w:r>
          <w:delText xml:space="preserve">“projection matrix”</w:delText>
        </w:r>
      </w:del>
      <w:del w:id="12397" w:author="PR Preview" w:date="2026-01-01T00:00:00Z">
        <w:r>
          <w:delText xml:space="preserve"> </w:delText>
        </w:r>
      </w:del>
      <w:del w:id="12398" w:author="PR Preview" w:date="2026-01-01T00:00:00Z">
        <w:r>
          <w:delText xml:space="preserve">always means</w:delText>
        </w:r>
      </w:del>
      <w:del w:id="12399" w:author="PR Preview" w:date="2026-01-01T00:00:00Z">
        <w:r>
          <w:delText xml:space="preserve"> </w:delText>
        </w:r>
      </w:del>
      <w:del w:id="12400" w:author="PR Preview" w:date="2026-01-01T00:00:00Z">
        <w:r>
          <w:delText xml:space="preserve">an orthogonal projection matrix in the sense of</w:delText>
        </w:r>
      </w:del>
      <w:del w:id="12401" w:author="PR Preview" w:date="2026-01-01T00:00:00Z">
        <w:r>
          <w:delText xml:space="preserve"> </w:delText>
        </w:r>
      </w:del>
      <w:hyperlink w:anchor="def-projection-matrix">
        <w:del w:id="12402" w:author="PR Preview" w:date="2026-01-01T00:00:00Z">
          <w:r>
            <w:rPr>
              <w:rStyle w:val="Hyperlink"/>
            </w:rPr>
            <w:delText xml:space="preserve">Definition 74</w:delText>
          </w:r>
        </w:del>
      </w:hyperlink>
      <w:del w:id="12403" w:author="PR Preview" w:date="2026-01-01T00:00:00Z">
        <w:r>
          <w:delText xml:space="preserve">,</w:delText>
        </w:r>
      </w:del>
      <w:del w:id="12404" w:author="PR Preview" w:date="2026-01-01T00:00:00Z">
        <w:r>
          <w:delText xml:space="preserve"> </w:delText>
        </w:r>
      </w:del>
      <w:del w:id="12405" w:author="PR Preview" w:date="2026-01-01T00:00:00Z">
        <w:r>
          <w:delText xml:space="preserve">such as</w:delText>
        </w:r>
      </w:del>
      <w:del w:id="12406" w:author="PR Preview" w:date="2026-01-01T00:00:00Z">
        <w:r>
          <w:delText xml:space="preserve"> </w:delText>
        </w:r>
      </w:del>
      <m:oMath>
        <m:r>
          <m:rPr>
            <m:sty m:val="bi"/>
          </m:rPr>
          <m:t>P</m:t>
        </m:r>
      </m:oMath>
      <w:del w:id="12407" w:author="PR Preview" w:date="2026-01-01T00:00:00Z">
        <w:r>
          <w:delText xml:space="preserve"> </w:delText>
        </w:r>
      </w:del>
      <w:del w:id="12408" w:author="PR Preview" w:date="2026-01-01T00:00:00Z">
        <w:r>
          <w:delText xml:space="preserve">in</w:delText>
        </w:r>
      </w:del>
      <w:del w:id="12409" w:author="PR Preview" w:date="2026-01-01T00:00:00Z">
        <w:r>
          <w:delText xml:space="preserve"> </w:delText>
        </w:r>
      </w:del>
      <w:hyperlink w:anchor="exm-projection-matrix">
        <w:del w:id="12410" w:author="PR Preview" w:date="2026-01-01T00:00:00Z">
          <w:r>
            <w:rPr>
              <w:rStyle w:val="Hyperlink"/>
            </w:rPr>
            <w:delText xml:space="preserve">Example 126</w:delText>
          </w:r>
        </w:del>
      </w:hyperlink>
      <w:del w:id="12411" w:author="PR Preview" w:date="2026-01-01T00:00:00Z">
        <w:r>
          <w:delText xml:space="preserve">,</w:delText>
        </w:r>
      </w:del>
      <w:del w:id="12412" w:author="PR Preview" w:date="2026-01-01T00:00:00Z">
        <w:r>
          <w:delText xml:space="preserve"> </w:delText>
        </w:r>
      </w:del>
      <w:del w:id="12413" w:author="PR Preview" w:date="2026-01-01T00:00:00Z">
        <w:r>
          <w:delText xml:space="preserve">and never an oblique projection (</w:delText>
        </w:r>
      </w:del>
      <w:hyperlink w:anchor="def-oblique-projection">
        <w:del w:id="12414" w:author="PR Preview" w:date="2026-01-01T00:00:00Z">
          <w:r>
            <w:rPr>
              <w:rStyle w:val="Hyperlink"/>
            </w:rPr>
            <w:delText xml:space="preserve">Definition 75</w:delText>
          </w:r>
        </w:del>
      </w:hyperlink>
      <w:del w:id="12415" w:author="PR Preview" w:date="2026-01-01T00:00:00Z">
        <w:r>
          <w:delText xml:space="preserve">)</w:delText>
        </w:r>
      </w:del>
      <w:del w:id="12416" w:author="PR Preview" w:date="2026-01-01T00:00:00Z">
        <w:r>
          <w:delText xml:space="preserve"> </w:delText>
        </w:r>
      </w:del>
      <w:del w:id="12417" w:author="PR Preview" w:date="2026-01-01T00:00:00Z">
        <w:r>
          <w:delText xml:space="preserve">such as</w:delText>
        </w:r>
      </w:del>
      <w:del w:id="12418" w:author="PR Preview" w:date="2026-01-01T00:00:00Z">
        <w:r>
          <w:delText xml:space="preserve"> </w:delText>
        </w:r>
      </w:del>
      <m:oMath>
        <m:r>
          <m:rPr>
            <m:sty m:val="bi"/>
          </m:rPr>
          <m:t>Q</m:t>
        </m:r>
      </m:oMath>
      <w:del w:id="12419" w:author="PR Preview" w:date="2026-01-01T00:00:00Z">
        <w:r>
          <w:delText xml:space="preserve">.</w:delText>
        </w:r>
      </w:del>
    </w:p>
    <w:p>
      <w:pPr>
        <w:pStyle w:val="BodyText"/>
      </w:pPr>
      <w:del w:id="12420" w:author="PR Preview" w:date="2026-01-01T00:00:00Z">
        <w:r>
          <w:rPr>
            <w:b/>
            <w:bCs/>
          </w:rPr>
          <w:delText xml:space="preserve">Theorem 65 (Complement of a projection matrix)</w:delText>
        </w:r>
      </w:del>
      <w:del w:id="12421" w:author="PR Preview" w:date="2026-01-01T00:00:00Z">
        <w:r>
          <w:delText xml:space="preserve"> </w:delText>
        </w:r>
      </w:del>
      <w:del w:id="12422" w:author="PR Preview" w:date="2026-01-01T00:00:00Z">
        <w:r>
          <w:delText xml:space="preserve">If</w:delText>
        </w:r>
      </w:del>
      <w:del w:id="12423" w:author="PR Preview" w:date="2026-01-01T00:00:00Z">
        <w:r>
          <w:delText xml:space="preserve"> </w:delText>
        </w:r>
      </w:del>
      <m:oMath>
        <m:r>
          <m:rPr>
            <m:sty m:val="bi"/>
          </m:rPr>
          <m:t>P</m:t>
        </m:r>
      </m:oMath>
      <w:del w:id="12424" w:author="PR Preview" w:date="2026-01-01T00:00:00Z">
        <w:r>
          <w:delText xml:space="preserve"> </w:delText>
        </w:r>
      </w:del>
      <w:del w:id="12425" w:author="PR Preview" w:date="2026-01-01T00:00:00Z">
        <w:r>
          <w:delText xml:space="preserve">is a</w:delText>
        </w:r>
      </w:del>
      <w:del w:id="12426" w:author="PR Preview" w:date="2026-01-01T00:00:00Z">
        <w:r>
          <w:delText xml:space="preserve"> </w:delText>
        </w:r>
      </w:del>
      <m:oMath>
        <m:r>
          <m:t>p</m:t>
        </m:r>
        <m:r>
          <m:rPr>
            <m:sty m:val="p"/>
          </m:rPr>
          <m:t>×</m:t>
        </m:r>
        <m:r>
          <m:t>p</m:t>
        </m:r>
      </m:oMath>
      <w:del w:id="12427" w:author="PR Preview" w:date="2026-01-01T00:00:00Z">
        <w:r>
          <w:delText xml:space="preserve"> </w:delText>
        </w:r>
      </w:del>
      <w:del w:id="12428" w:author="PR Preview" w:date="2026-01-01T00:00:00Z">
        <w:r>
          <w:delText xml:space="preserve">orthogonal projection matrix (</w:delText>
        </w:r>
      </w:del>
      <w:hyperlink w:anchor="def-projection-matrix">
        <w:del w:id="12429" w:author="PR Preview" w:date="2026-01-01T00:00:00Z">
          <w:r>
            <w:rPr>
              <w:rStyle w:val="Hyperlink"/>
            </w:rPr>
            <w:delText xml:space="preserve">Definition 74</w:delText>
          </w:r>
        </w:del>
      </w:hyperlink>
      <w:del w:id="12430" w:author="PR Preview" w:date="2026-01-01T00:00:00Z">
        <w:r>
          <w:delText xml:space="preserve">),</w:delText>
        </w:r>
      </w:del>
      <w:del w:id="12431" w:author="PR Preview" w:date="2026-01-01T00:00:00Z">
        <w:r>
          <w:delText xml:space="preserve"> </w:delText>
        </w:r>
      </w:del>
      <w:del w:id="12432" w:author="PR Preview" w:date="2026-01-01T00:00:00Z">
        <w:r>
          <w:delText xml:space="preserve">then</w:delText>
        </w:r>
      </w:del>
      <w:del w:id="12433" w:author="PR Preview" w:date="2026-01-01T00:00:00Z">
        <w:r>
          <w:delText xml:space="preserve"> </w:delText>
        </w:r>
      </w:del>
      <m:oMath>
        <m:sSub>
          <m:e>
            <m:r>
              <m:rPr>
                <m:sty m:val="bi"/>
              </m:rPr>
              <m:t>I</m:t>
            </m:r>
          </m:e>
          <m:sub>
            <m:r>
              <m:t>p</m:t>
            </m:r>
          </m:sub>
        </m:sSub>
        <m:r>
          <m:rPr>
            <m:sty m:val="p"/>
          </m:rPr>
          <m:t>−</m:t>
        </m:r>
        <m:r>
          <m:rPr>
            <m:sty m:val="bi"/>
          </m:rPr>
          <m:t>P</m:t>
        </m:r>
      </m:oMath>
      <w:del w:id="12434" w:author="PR Preview" w:date="2026-01-01T00:00:00Z">
        <w:r>
          <w:delText xml:space="preserve"> </w:delText>
        </w:r>
      </w:del>
      <w:del w:id="12435" w:author="PR Preview" w:date="2026-01-01T00:00:00Z">
        <w:r>
          <w:delText xml:space="preserve">is also an orthogonal projection matrix.</w:delText>
        </w:r>
      </w:del>
    </w:p>
    <w:p>
      <w:pPr>
        <w:pStyle w:val="BodyText"/>
      </w:pPr>
      <w:ins w:id="12436" w:author="PR Preview" w:date="2026-01-01T00:00:00Z">
        <w:r>
          <w:rPr>
            <w:i/>
            <w:iCs/>
          </w:rPr>
          <w:t xml:space="preserve">Remark 29</w:t>
        </w:r>
      </w:ins>
      <w:ins w:id="12437" w:author="PR Preview" w:date="2026-01-01T00:00:00Z">
        <w:r>
          <w:t xml:space="preserve"> (What</w:t>
        </w:r>
      </w:ins>
      <w:ins w:id="12438" w:author="PR Preview" w:date="2026-01-01T00:00:00Z">
        <w:r>
          <w:t xml:space="preserve"> </w:t>
        </w:r>
      </w:ins>
      <w:ins w:id="12439" w:author="PR Preview" w:date="2026-01-01T00:00:00Z">
        <w:r>
          <w:t xml:space="preserve">“projection matrix”</w:t>
        </w:r>
      </w:ins>
      <w:ins w:id="12440" w:author="PR Preview" w:date="2026-01-01T00:00:00Z">
        <w:r>
          <w:t xml:space="preserve"> </w:t>
        </w:r>
      </w:ins>
      <w:ins w:id="12441" w:author="PR Preview" w:date="2026-01-01T00:00:00Z">
        <w:r>
          <w:t xml:space="preserve">means in these notes). </w:t>
        </w:r>
      </w:ins>
      <w:ins w:id="12442" w:author="PR Preview" w:date="2026-01-01T00:00:00Z">
        <w:r>
          <w:t xml:space="preserve">Some texts call any idempotent matrix a projection matrix,</w:t>
        </w:r>
      </w:ins>
      <w:ins w:id="12443" w:author="PR Preview" w:date="2026-01-01T00:00:00Z">
        <w:r>
          <w:t xml:space="preserve"> </w:t>
        </w:r>
      </w:ins>
      <w:ins w:id="12444" w:author="PR Preview" w:date="2026-01-01T00:00:00Z">
        <w:r>
          <w:t xml:space="preserve">so that both</w:t>
        </w:r>
      </w:ins>
      <w:ins w:id="12445" w:author="PR Preview" w:date="2026-01-01T00:00:00Z">
        <w:r>
          <w:t xml:space="preserve"> </w:t>
        </w:r>
      </w:ins>
      <m:oMath>
        <m:r>
          <m:rPr>
            <m:sty m:val="bi"/>
          </m:rPr>
          <m:t>P</m:t>
        </m:r>
      </m:oMath>
      <w:ins w:id="12446" w:author="PR Preview" w:date="2026-01-01T00:00:00Z">
        <w:r>
          <w:t xml:space="preserve"> </w:t>
        </w:r>
      </w:ins>
      <w:ins w:id="12447" w:author="PR Preview" w:date="2026-01-01T00:00:00Z">
        <w:r>
          <w:t xml:space="preserve">and</w:t>
        </w:r>
      </w:ins>
      <w:ins w:id="12448" w:author="PR Preview" w:date="2026-01-01T00:00:00Z">
        <w:r>
          <w:t xml:space="preserve"> </w:t>
        </w:r>
      </w:ins>
      <m:oMath>
        <m:r>
          <m:rPr>
            <m:sty m:val="bi"/>
          </m:rPr>
          <m:t>Q</m:t>
        </m:r>
      </m:oMath>
      <w:ins w:id="12449" w:author="PR Preview" w:date="2026-01-01T00:00:00Z">
        <w:r>
          <w:t xml:space="preserve"> </w:t>
        </w:r>
      </w:ins>
      <w:ins w:id="12450" w:author="PR Preview" w:date="2026-01-01T00:00:00Z">
        <w:r>
          <w:t xml:space="preserve">in</w:t>
        </w:r>
      </w:ins>
      <w:ins w:id="12451" w:author="PR Preview" w:date="2026-01-01T00:00:00Z">
        <w:r>
          <w:t xml:space="preserve"> </w:t>
        </w:r>
      </w:ins>
      <w:hyperlink w:anchor="exm-projection-matrix">
        <w:ins w:id="12452" w:author="PR Preview" w:date="2026-01-01T00:00:00Z">
          <w:r>
            <w:rPr>
              <w:rStyle w:val="Hyperlink"/>
            </w:rPr>
            <w:t xml:space="preserve">Example 129</w:t>
          </w:r>
        </w:ins>
      </w:hyperlink>
      <w:ins w:id="12453" w:author="PR Preview" w:date="2026-01-01T00:00:00Z">
        <w:r>
          <w:t xml:space="preserve"> </w:t>
        </w:r>
      </w:ins>
      <w:ins w:id="12454" w:author="PR Preview" w:date="2026-01-01T00:00:00Z">
        <w:r>
          <w:t xml:space="preserve">would count as one.</w:t>
        </w:r>
      </w:ins>
      <w:ins w:id="12455" w:author="PR Preview" w:date="2026-01-01T00:00:00Z">
        <w:r>
          <w:t xml:space="preserve"> </w:t>
        </w:r>
      </w:ins>
      <w:ins w:id="12456" w:author="PR Preview" w:date="2026-01-01T00:00:00Z">
        <w:r>
          <w:t xml:space="preserve">Regression texts often say</w:t>
        </w:r>
      </w:ins>
      <w:ins w:id="12457" w:author="PR Preview" w:date="2026-01-01T00:00:00Z">
        <w:r>
          <w:t xml:space="preserve"> </w:t>
        </w:r>
      </w:ins>
      <w:ins w:id="12458" w:author="PR Preview" w:date="2026-01-01T00:00:00Z">
        <w:r>
          <w:t xml:space="preserve">“projection matrix”</w:t>
        </w:r>
      </w:ins>
      <w:ins w:id="12459" w:author="PR Preview" w:date="2026-01-01T00:00:00Z">
        <w:r>
          <w:t xml:space="preserve"> </w:t>
        </w:r>
      </w:ins>
      <w:ins w:id="12460" w:author="PR Preview" w:date="2026-01-01T00:00:00Z">
        <w:r>
          <w:t xml:space="preserve">when they mean an orthogonal one.</w:t>
        </w:r>
      </w:ins>
      <w:ins w:id="12461" w:author="PR Preview" w:date="2026-01-01T00:00:00Z">
        <w:r>
          <w:t xml:space="preserve"> </w:t>
        </w:r>
      </w:ins>
      <w:ins w:id="12462" w:author="PR Preview" w:date="2026-01-01T00:00:00Z">
        <w:r>
          <w:t xml:space="preserve">In these notes,</w:t>
        </w:r>
      </w:ins>
      <w:ins w:id="12463" w:author="PR Preview" w:date="2026-01-01T00:00:00Z">
        <w:r>
          <w:t xml:space="preserve"> </w:t>
        </w:r>
      </w:ins>
      <w:ins w:id="12464" w:author="PR Preview" w:date="2026-01-01T00:00:00Z">
        <w:r>
          <w:t xml:space="preserve">“projection matrix”</w:t>
        </w:r>
      </w:ins>
      <w:ins w:id="12465" w:author="PR Preview" w:date="2026-01-01T00:00:00Z">
        <w:r>
          <w:t xml:space="preserve"> </w:t>
        </w:r>
      </w:ins>
      <w:ins w:id="12466" w:author="PR Preview" w:date="2026-01-01T00:00:00Z">
        <w:r>
          <w:t xml:space="preserve">always means</w:t>
        </w:r>
      </w:ins>
      <w:ins w:id="12467" w:author="PR Preview" w:date="2026-01-01T00:00:00Z">
        <w:r>
          <w:t xml:space="preserve"> </w:t>
        </w:r>
      </w:ins>
      <w:ins w:id="12468" w:author="PR Preview" w:date="2026-01-01T00:00:00Z">
        <w:r>
          <w:t xml:space="preserve">an orthogonal projection matrix in the sense of</w:t>
        </w:r>
      </w:ins>
      <w:ins w:id="12469" w:author="PR Preview" w:date="2026-01-01T00:00:00Z">
        <w:r>
          <w:t xml:space="preserve"> </w:t>
        </w:r>
      </w:ins>
      <w:hyperlink w:anchor="def-projection-matrix">
        <w:ins w:id="12470" w:author="PR Preview" w:date="2026-01-01T00:00:00Z">
          <w:r>
            <w:rPr>
              <w:rStyle w:val="Hyperlink"/>
            </w:rPr>
            <w:t xml:space="preserve">Definition 79</w:t>
          </w:r>
        </w:ins>
      </w:hyperlink>
      <w:ins w:id="12471" w:author="PR Preview" w:date="2026-01-01T00:00:00Z">
        <w:r>
          <w:t xml:space="preserve">,</w:t>
        </w:r>
      </w:ins>
      <w:ins w:id="12472" w:author="PR Preview" w:date="2026-01-01T00:00:00Z">
        <w:r>
          <w:t xml:space="preserve"> </w:t>
        </w:r>
      </w:ins>
      <w:ins w:id="12473" w:author="PR Preview" w:date="2026-01-01T00:00:00Z">
        <w:r>
          <w:t xml:space="preserve">such as</w:t>
        </w:r>
      </w:ins>
      <w:ins w:id="12474" w:author="PR Preview" w:date="2026-01-01T00:00:00Z">
        <w:r>
          <w:t xml:space="preserve"> </w:t>
        </w:r>
      </w:ins>
      <m:oMath>
        <m:r>
          <m:rPr>
            <m:sty m:val="bi"/>
          </m:rPr>
          <m:t>P</m:t>
        </m:r>
      </m:oMath>
      <w:ins w:id="12475" w:author="PR Preview" w:date="2026-01-01T00:00:00Z">
        <w:r>
          <w:t xml:space="preserve"> </w:t>
        </w:r>
      </w:ins>
      <w:ins w:id="12476" w:author="PR Preview" w:date="2026-01-01T00:00:00Z">
        <w:r>
          <w:t xml:space="preserve">in</w:t>
        </w:r>
      </w:ins>
      <w:ins w:id="12477" w:author="PR Preview" w:date="2026-01-01T00:00:00Z">
        <w:r>
          <w:t xml:space="preserve"> </w:t>
        </w:r>
      </w:ins>
      <w:hyperlink w:anchor="exm-projection-matrix">
        <w:ins w:id="12478" w:author="PR Preview" w:date="2026-01-01T00:00:00Z">
          <w:r>
            <w:rPr>
              <w:rStyle w:val="Hyperlink"/>
            </w:rPr>
            <w:t xml:space="preserve">Example 129</w:t>
          </w:r>
        </w:ins>
      </w:hyperlink>
      <w:ins w:id="12479" w:author="PR Preview" w:date="2026-01-01T00:00:00Z">
        <w:r>
          <w:t xml:space="preserve">,</w:t>
        </w:r>
      </w:ins>
      <w:ins w:id="12480" w:author="PR Preview" w:date="2026-01-01T00:00:00Z">
        <w:r>
          <w:t xml:space="preserve"> </w:t>
        </w:r>
      </w:ins>
      <w:ins w:id="12481" w:author="PR Preview" w:date="2026-01-01T00:00:00Z">
        <w:r>
          <w:t xml:space="preserve">and never an oblique projection (</w:t>
        </w:r>
      </w:ins>
      <w:hyperlink w:anchor="def-oblique-projection">
        <w:ins w:id="12482" w:author="PR Preview" w:date="2026-01-01T00:00:00Z">
          <w:r>
            <w:rPr>
              <w:rStyle w:val="Hyperlink"/>
            </w:rPr>
            <w:t xml:space="preserve">Definition 80</w:t>
          </w:r>
        </w:ins>
      </w:hyperlink>
      <w:ins w:id="12483" w:author="PR Preview" w:date="2026-01-01T00:00:00Z">
        <w:r>
          <w:t xml:space="preserve">)</w:t>
        </w:r>
      </w:ins>
      <w:ins w:id="12484" w:author="PR Preview" w:date="2026-01-01T00:00:00Z">
        <w:r>
          <w:t xml:space="preserve"> </w:t>
        </w:r>
      </w:ins>
      <w:ins w:id="12485" w:author="PR Preview" w:date="2026-01-01T00:00:00Z">
        <w:r>
          <w:t xml:space="preserve">such as</w:t>
        </w:r>
      </w:ins>
      <w:ins w:id="12486" w:author="PR Preview" w:date="2026-01-01T00:00:00Z">
        <w:r>
          <w:t xml:space="preserve"> </w:t>
        </w:r>
      </w:ins>
      <m:oMath>
        <m:r>
          <m:rPr>
            <m:sty m:val="bi"/>
          </m:rPr>
          <m:t>Q</m:t>
        </m:r>
      </m:oMath>
      <w:ins w:id="12487" w:author="PR Preview" w:date="2026-01-01T00:00:00Z">
        <w:r>
          <w:t xml:space="preserve">.</w:t>
        </w:r>
      </w:ins>
    </w:p>
    <w:bookmarkEnd w:id="417"/>
    <w:bookmarkStart w:id="418" w:name="thm-projection-complement"/>
    <w:p>
      <w:pPr>
        <w:pStyle w:val="BodyText"/>
      </w:pPr>
      <w:ins w:id="12488" w:author="PR Preview" w:date="2026-01-01T00:00:00Z">
        <w:r>
          <w:rPr>
            <w:b/>
            <w:bCs/>
          </w:rPr>
          <w:t xml:space="preserve">Theorem 66 (Complement of a projection matrix)</w:t>
        </w:r>
      </w:ins>
      <w:ins w:id="12489" w:author="PR Preview" w:date="2026-01-01T00:00:00Z">
        <w:r>
          <w:t xml:space="preserve"> </w:t>
        </w:r>
      </w:ins>
      <w:ins w:id="12490" w:author="PR Preview" w:date="2026-01-01T00:00:00Z">
        <w:r>
          <w:t xml:space="preserve">If</w:t>
        </w:r>
      </w:ins>
      <w:ins w:id="12491" w:author="PR Preview" w:date="2026-01-01T00:00:00Z">
        <w:r>
          <w:t xml:space="preserve"> </w:t>
        </w:r>
      </w:ins>
      <m:oMath>
        <m:r>
          <m:rPr>
            <m:sty m:val="bi"/>
          </m:rPr>
          <m:t>P</m:t>
        </m:r>
      </m:oMath>
      <w:ins w:id="12492" w:author="PR Preview" w:date="2026-01-01T00:00:00Z">
        <w:r>
          <w:t xml:space="preserve"> </w:t>
        </w:r>
      </w:ins>
      <w:ins w:id="12493" w:author="PR Preview" w:date="2026-01-01T00:00:00Z">
        <w:r>
          <w:t xml:space="preserve">is a</w:t>
        </w:r>
      </w:ins>
      <w:ins w:id="12494" w:author="PR Preview" w:date="2026-01-01T00:00:00Z">
        <w:r>
          <w:t xml:space="preserve"> </w:t>
        </w:r>
      </w:ins>
      <m:oMath>
        <m:r>
          <m:t>p</m:t>
        </m:r>
        <m:r>
          <m:rPr>
            <m:sty m:val="p"/>
          </m:rPr>
          <m:t>×</m:t>
        </m:r>
        <m:r>
          <m:t>p</m:t>
        </m:r>
      </m:oMath>
      <w:ins w:id="12495" w:author="PR Preview" w:date="2026-01-01T00:00:00Z">
        <w:r>
          <w:t xml:space="preserve"> </w:t>
        </w:r>
      </w:ins>
      <w:ins w:id="12496" w:author="PR Preview" w:date="2026-01-01T00:00:00Z">
        <w:r>
          <w:t xml:space="preserve">orthogonal projection matrix (</w:t>
        </w:r>
      </w:ins>
      <w:hyperlink w:anchor="def-projection-matrix">
        <w:ins w:id="12497" w:author="PR Preview" w:date="2026-01-01T00:00:00Z">
          <w:r>
            <w:rPr>
              <w:rStyle w:val="Hyperlink"/>
            </w:rPr>
            <w:t xml:space="preserve">Definition 79</w:t>
          </w:r>
        </w:ins>
      </w:hyperlink>
      <w:ins w:id="12498" w:author="PR Preview" w:date="2026-01-01T00:00:00Z">
        <w:r>
          <w:t xml:space="preserve">),</w:t>
        </w:r>
      </w:ins>
      <w:ins w:id="12499" w:author="PR Preview" w:date="2026-01-01T00:00:00Z">
        <w:r>
          <w:t xml:space="preserve"> </w:t>
        </w:r>
      </w:ins>
      <w:ins w:id="12500" w:author="PR Preview" w:date="2026-01-01T00:00:00Z">
        <w:r>
          <w:t xml:space="preserve">then</w:t>
        </w:r>
      </w:ins>
      <w:ins w:id="12501" w:author="PR Preview" w:date="2026-01-01T00:00:00Z">
        <w:r>
          <w:t xml:space="preserve"> </w:t>
        </w:r>
      </w:ins>
      <m:oMath>
        <m:sSub>
          <m:e>
            <m:r>
              <m:rPr>
                <m:sty m:val="bi"/>
              </m:rPr>
              <m:t>I</m:t>
            </m:r>
          </m:e>
          <m:sub>
            <m:r>
              <m:t>p</m:t>
            </m:r>
          </m:sub>
        </m:sSub>
        <m:r>
          <m:rPr>
            <m:sty m:val="p"/>
          </m:rPr>
          <m:t>−</m:t>
        </m:r>
        <m:r>
          <m:rPr>
            <m:sty m:val="bi"/>
          </m:rPr>
          <m:t>P</m:t>
        </m:r>
      </m:oMath>
      <w:ins w:id="12502" w:author="PR Preview" w:date="2026-01-01T00:00:00Z">
        <w:r>
          <w:t xml:space="preserve"> </w:t>
        </w:r>
      </w:ins>
      <w:ins w:id="12503" w:author="PR Preview" w:date="2026-01-01T00:00:00Z">
        <w:r>
          <w:t xml:space="preserve">is also an orthogonal projection matrix.</w:t>
        </w:r>
      </w:ins>
    </w:p>
    <w:bookmarkEnd w:id="41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19" w:name="thm-projection-orthogonal"/>
    <w:p>
      <w:pPr>
        <w:pStyle w:val="FirstParagraph"/>
      </w:pPr>
      <w:del w:id="12504" w:author="PR Preview" w:date="2026-01-01T00:00:00Z">
        <w:r>
          <w:rPr>
            <w:b/>
            <w:bCs/>
          </w:rPr>
          <w:delText xml:space="preserve">Theorem 66 (Projection matrices produce orthogonal decompositions)</w:delText>
        </w:r>
      </w:del>
      <w:del w:id="12505" w:author="PR Preview" w:date="2026-01-01T00:00:00Z">
        <w:r>
          <w:delText xml:space="preserve"> </w:delText>
        </w:r>
      </w:del>
      <w:del w:id="12506" w:author="PR Preview" w:date="2026-01-01T00:00:00Z">
        <w:r>
          <w:delText xml:space="preserve">If</w:delText>
        </w:r>
      </w:del>
      <w:del w:id="12507" w:author="PR Preview" w:date="2026-01-01T00:00:00Z">
        <w:r>
          <w:delText xml:space="preserve"> </w:delText>
        </w:r>
      </w:del>
      <m:oMath>
        <m:r>
          <m:rPr>
            <m:sty m:val="bi"/>
          </m:rPr>
          <m:t>P</m:t>
        </m:r>
      </m:oMath>
      <w:del w:id="12508" w:author="PR Preview" w:date="2026-01-01T00:00:00Z">
        <w:r>
          <w:delText xml:space="preserve"> </w:delText>
        </w:r>
      </w:del>
      <w:del w:id="12509" w:author="PR Preview" w:date="2026-01-01T00:00:00Z">
        <w:r>
          <w:delText xml:space="preserve">is a</w:delText>
        </w:r>
      </w:del>
      <w:del w:id="12510" w:author="PR Preview" w:date="2026-01-01T00:00:00Z">
        <w:r>
          <w:delText xml:space="preserve"> </w:delText>
        </w:r>
      </w:del>
      <m:oMath>
        <m:r>
          <m:t>p</m:t>
        </m:r>
        <m:r>
          <m:rPr>
            <m:sty m:val="p"/>
          </m:rPr>
          <m:t>×</m:t>
        </m:r>
        <m:r>
          <m:t>p</m:t>
        </m:r>
      </m:oMath>
      <w:del w:id="12511" w:author="PR Preview" w:date="2026-01-01T00:00:00Z">
        <w:r>
          <w:delText xml:space="preserve"> </w:delText>
        </w:r>
      </w:del>
      <w:del w:id="12512" w:author="PR Preview" w:date="2026-01-01T00:00:00Z">
        <w:r>
          <w:delText xml:space="preserve">orthogonal projection matrix (</w:delText>
        </w:r>
      </w:del>
      <w:hyperlink w:anchor="def-projection-matrix">
        <w:del w:id="12513" w:author="PR Preview" w:date="2026-01-01T00:00:00Z">
          <w:r>
            <w:rPr>
              <w:rStyle w:val="Hyperlink"/>
            </w:rPr>
            <w:delText xml:space="preserve">Definition 74</w:delText>
          </w:r>
        </w:del>
      </w:hyperlink>
      <w:del w:id="12514" w:author="PR Preview" w:date="2026-01-01T00:00:00Z">
        <w:r>
          <w:delText xml:space="preserve">)</w:delText>
        </w:r>
      </w:del>
      <w:del w:id="12515" w:author="PR Preview" w:date="2026-01-01T00:00:00Z">
        <w:r>
          <w:delText xml:space="preserve"> </w:delText>
        </w:r>
      </w:del>
      <w:del w:id="12516" w:author="PR Preview" w:date="2026-01-01T00:00:00Z">
        <w:r>
          <w:delText xml:space="preserve">and</w:delText>
        </w:r>
      </w:del>
      <w:del w:id="12517" w:author="PR Preview" w:date="2026-01-01T00:00:00Z">
        <w:r>
          <w:delText xml:space="preserve"> </w:delText>
        </w:r>
      </w:del>
      <m:oMath>
        <m:acc>
          <m:accPr>
            <m:chr m:val="̃"/>
          </m:accPr>
          <m:e>
            <m:r>
              <m:t>v</m:t>
            </m:r>
          </m:e>
        </m:acc>
      </m:oMath>
      <w:del w:id="12518" w:author="PR Preview" w:date="2026-01-01T00:00:00Z">
        <w:r>
          <w:delText xml:space="preserve"> </w:delText>
        </w:r>
      </w:del>
      <w:del w:id="12519" w:author="PR Preview" w:date="2026-01-01T00:00:00Z">
        <w:r>
          <w:delText xml:space="preserve">is any vector of length</w:delText>
        </w:r>
      </w:del>
      <w:del w:id="12520" w:author="PR Preview" w:date="2026-01-01T00:00:00Z">
        <w:r>
          <w:delText xml:space="preserve"> </w:delText>
        </w:r>
      </w:del>
      <m:oMath>
        <m:r>
          <m:t>p</m:t>
        </m:r>
      </m:oMath>
      <w:del w:id="12521" w:author="PR Preview" w:date="2026-01-01T00:00:00Z">
        <w:r>
          <w:delText xml:space="preserve">, then</w:delText>
        </w:r>
      </w:del>
      <w:del w:id="12522" w:author="PR Preview" w:date="2026-01-01T00:00:00Z">
        <w:r>
          <w:delText xml:space="preserve"> </w:delText>
        </w:r>
      </w:del>
      <w:del w:id="12523" w:author="PR Preview" w:date="2026-01-01T00:00:00Z">
        <w:r>
          <w:delText xml:space="preserve">the two components of the decomposition</w:delText>
        </w:r>
      </w:del>
    </w:p>
    <w:p>
      <w:pPr>
        <w:pStyle w:val="FirstParagraph"/>
      </w:pPr>
      <w:ins w:id="12524" w:author="PR Preview" w:date="2026-01-01T00:00:00Z">
        <w:r>
          <w:rPr>
            <w:b/>
            <w:bCs/>
          </w:rPr>
          <w:t xml:space="preserve">Theorem 67 (Projection matrices produce orthogonal decompositions)</w:t>
        </w:r>
      </w:ins>
      <w:ins w:id="12525" w:author="PR Preview" w:date="2026-01-01T00:00:00Z">
        <w:r>
          <w:t xml:space="preserve"> </w:t>
        </w:r>
      </w:ins>
      <w:ins w:id="12526" w:author="PR Preview" w:date="2026-01-01T00:00:00Z">
        <w:r>
          <w:t xml:space="preserve">If</w:t>
        </w:r>
      </w:ins>
      <w:ins w:id="12527" w:author="PR Preview" w:date="2026-01-01T00:00:00Z">
        <w:r>
          <w:t xml:space="preserve"> </w:t>
        </w:r>
      </w:ins>
      <m:oMath>
        <m:r>
          <m:rPr>
            <m:sty m:val="bi"/>
          </m:rPr>
          <m:t>P</m:t>
        </m:r>
      </m:oMath>
      <w:ins w:id="12528" w:author="PR Preview" w:date="2026-01-01T00:00:00Z">
        <w:r>
          <w:t xml:space="preserve"> </w:t>
        </w:r>
      </w:ins>
      <w:ins w:id="12529" w:author="PR Preview" w:date="2026-01-01T00:00:00Z">
        <w:r>
          <w:t xml:space="preserve">is a</w:t>
        </w:r>
      </w:ins>
      <w:ins w:id="12530" w:author="PR Preview" w:date="2026-01-01T00:00:00Z">
        <w:r>
          <w:t xml:space="preserve"> </w:t>
        </w:r>
      </w:ins>
      <m:oMath>
        <m:r>
          <m:t>p</m:t>
        </m:r>
        <m:r>
          <m:rPr>
            <m:sty m:val="p"/>
          </m:rPr>
          <m:t>×</m:t>
        </m:r>
        <m:r>
          <m:t>p</m:t>
        </m:r>
      </m:oMath>
      <w:ins w:id="12531" w:author="PR Preview" w:date="2026-01-01T00:00:00Z">
        <w:r>
          <w:t xml:space="preserve"> </w:t>
        </w:r>
      </w:ins>
      <w:ins w:id="12532" w:author="PR Preview" w:date="2026-01-01T00:00:00Z">
        <w:r>
          <w:t xml:space="preserve">orthogonal projection matrix (</w:t>
        </w:r>
      </w:ins>
      <w:hyperlink w:anchor="def-projection-matrix">
        <w:ins w:id="12533" w:author="PR Preview" w:date="2026-01-01T00:00:00Z">
          <w:r>
            <w:rPr>
              <w:rStyle w:val="Hyperlink"/>
            </w:rPr>
            <w:t xml:space="preserve">Definition 79</w:t>
          </w:r>
        </w:ins>
      </w:hyperlink>
      <w:ins w:id="12534" w:author="PR Preview" w:date="2026-01-01T00:00:00Z">
        <w:r>
          <w:t xml:space="preserve">)</w:t>
        </w:r>
      </w:ins>
      <w:ins w:id="12535" w:author="PR Preview" w:date="2026-01-01T00:00:00Z">
        <w:r>
          <w:t xml:space="preserve"> </w:t>
        </w:r>
      </w:ins>
      <w:ins w:id="12536" w:author="PR Preview" w:date="2026-01-01T00:00:00Z">
        <w:r>
          <w:t xml:space="preserve">and</w:t>
        </w:r>
      </w:ins>
      <w:ins w:id="12537" w:author="PR Preview" w:date="2026-01-01T00:00:00Z">
        <w:r>
          <w:t xml:space="preserve"> </w:t>
        </w:r>
      </w:ins>
      <m:oMath>
        <m:acc>
          <m:accPr>
            <m:chr m:val="̃"/>
          </m:accPr>
          <m:e>
            <m:r>
              <m:t>v</m:t>
            </m:r>
          </m:e>
        </m:acc>
      </m:oMath>
      <w:ins w:id="12538" w:author="PR Preview" w:date="2026-01-01T00:00:00Z">
        <w:r>
          <w:t xml:space="preserve"> </w:t>
        </w:r>
      </w:ins>
      <w:ins w:id="12539" w:author="PR Preview" w:date="2026-01-01T00:00:00Z">
        <w:r>
          <w:t xml:space="preserve">is any vector of length</w:t>
        </w:r>
      </w:ins>
      <w:ins w:id="12540" w:author="PR Preview" w:date="2026-01-01T00:00:00Z">
        <w:r>
          <w:t xml:space="preserve"> </w:t>
        </w:r>
      </w:ins>
      <m:oMath>
        <m:r>
          <m:t>p</m:t>
        </m:r>
      </m:oMath>
      <w:ins w:id="12541" w:author="PR Preview" w:date="2026-01-01T00:00:00Z">
        <w:r>
          <w:t xml:space="preserve">, then</w:t>
        </w:r>
      </w:ins>
      <w:ins w:id="12542" w:author="PR Preview" w:date="2026-01-01T00:00:00Z">
        <w:r>
          <w:t xml:space="preserve"> </w:t>
        </w:r>
      </w:ins>
      <w:ins w:id="12543" w:author="PR Preview" w:date="2026-01-01T00:00:00Z">
        <w:r>
          <w:t xml:space="preserve">the two components of the decomposition</w:t>
        </w:r>
      </w:ins>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1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0" w:name="def-orthogonal-matrix"/>
    <w:p>
      <w:pPr>
        <w:pStyle w:val="BodyText"/>
      </w:pPr>
      <w:del w:id="12544" w:author="PR Preview" w:date="2026-01-01T00:00:00Z">
        <w:r>
          <w:rPr>
            <w:b/>
            <w:bCs/>
          </w:rPr>
          <w:delText xml:space="preserve">Definition 76 (Orthogonal matrix)</w:delText>
        </w:r>
      </w:del>
      <w:del w:id="12545" w:author="PR Preview" w:date="2026-01-01T00:00:00Z">
        <w:r>
          <w:delText xml:space="preserve"> </w:delText>
        </w:r>
      </w:del>
      <w:del w:id="12546" w:author="PR Preview" w:date="2026-01-01T00:00:00Z">
        <w:r>
          <w:delText xml:space="preserve">A</w:delText>
        </w:r>
      </w:del>
      <w:del w:id="12547" w:author="PR Preview" w:date="2026-01-01T00:00:00Z">
        <w:r>
          <w:delText xml:space="preserve"> </w:delText>
        </w:r>
      </w:del>
      <m:oMath>
        <m:r>
          <m:t>p</m:t>
        </m:r>
        <m:r>
          <m:rPr>
            <m:sty m:val="p"/>
          </m:rPr>
          <m:t>×</m:t>
        </m:r>
        <m:r>
          <m:t>p</m:t>
        </m:r>
      </m:oMath>
      <w:del w:id="12548" w:author="PR Preview" w:date="2026-01-01T00:00:00Z">
        <w:r>
          <w:delText xml:space="preserve"> </w:delText>
        </w:r>
      </w:del>
      <w:del w:id="12549" w:author="PR Preview" w:date="2026-01-01T00:00:00Z">
        <w:r>
          <w:delText xml:space="preserve">matrix</w:delText>
        </w:r>
      </w:del>
      <w:del w:id="12550" w:author="PR Preview" w:date="2026-01-01T00:00:00Z">
        <w:r>
          <w:delText xml:space="preserve"> </w:delText>
        </w:r>
      </w:del>
      <m:oMath>
        <m:r>
          <m:rPr>
            <m:sty m:val="bi"/>
          </m:rPr>
          <m:t>Q</m:t>
        </m:r>
      </m:oMath>
      <w:del w:id="12551" w:author="PR Preview" w:date="2026-01-01T00:00:00Z">
        <w:r>
          <w:delText xml:space="preserve"> </w:delText>
        </w:r>
      </w:del>
      <w:del w:id="12552" w:author="PR Preview" w:date="2026-01-01T00:00:00Z">
        <w:r>
          <w:delText xml:space="preserve">is</w:delText>
        </w:r>
      </w:del>
      <w:del w:id="12553" w:author="PR Preview" w:date="2026-01-01T00:00:00Z">
        <w:r>
          <w:delText xml:space="preserve"> </w:delText>
        </w:r>
      </w:del>
      <w:del w:id="12554" w:author="PR Preview" w:date="2026-01-01T00:00:00Z">
        <w:r>
          <w:rPr>
            <w:b/>
            <w:bCs/>
          </w:rPr>
          <w:delText xml:space="preserve">orthogonal</w:delText>
        </w:r>
      </w:del>
      <w:del w:id="12555" w:author="PR Preview" w:date="2026-01-01T00:00:00Z">
        <w:r>
          <w:delText xml:space="preserve"> </w:delText>
        </w:r>
      </w:del>
      <w:del w:id="12556" w:author="PR Preview" w:date="2026-01-01T00:00:00Z">
        <w:r>
          <w:delText xml:space="preserve">if</w:delText>
        </w:r>
      </w:del>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p>
      <w:pPr>
        <w:pStyle w:val="FirstParagraph"/>
      </w:pPr>
      <w:del w:id="12557" w:author="PR Preview" w:date="2026-01-01T00:00:00Z">
        <w:r>
          <w:rPr>
            <w:b/>
            <w:bCs/>
          </w:rPr>
          <w:delText xml:space="preserve">Example 127 (A rotation matrix)</w:delText>
        </w:r>
      </w:del>
      <w:del w:id="12558" w:author="PR Preview" w:date="2026-01-01T00:00:00Z">
        <w:r>
          <w:delText xml:space="preserve"> </w:delText>
        </w:r>
      </w:del>
      <w:del w:id="12559" w:author="PR Preview" w:date="2026-01-01T00:00:00Z">
        <w:r>
          <w:delText xml:space="preserve">The matrix</w:delText>
        </w:r>
      </w:del>
    </w:p>
    <w:p>
      <w:pPr>
        <w:pStyle w:val="BodyText"/>
      </w:pPr>
      <w:ins w:id="12560" w:author="PR Preview" w:date="2026-01-01T00:00:00Z">
        <w:r>
          <w:rPr>
            <w:b/>
            <w:bCs/>
          </w:rPr>
          <w:t xml:space="preserve">Definition 81 (Orthogonal matrix)</w:t>
        </w:r>
      </w:ins>
      <w:ins w:id="12561" w:author="PR Preview" w:date="2026-01-01T00:00:00Z">
        <w:r>
          <w:t xml:space="preserve"> </w:t>
        </w:r>
      </w:ins>
      <w:ins w:id="12562" w:author="PR Preview" w:date="2026-01-01T00:00:00Z">
        <w:r>
          <w:t xml:space="preserve">A</w:t>
        </w:r>
      </w:ins>
      <w:ins w:id="12563" w:author="PR Preview" w:date="2026-01-01T00:00:00Z">
        <w:r>
          <w:t xml:space="preserve"> </w:t>
        </w:r>
      </w:ins>
      <m:oMath>
        <m:r>
          <m:t>p</m:t>
        </m:r>
        <m:r>
          <m:rPr>
            <m:sty m:val="p"/>
          </m:rPr>
          <m:t>×</m:t>
        </m:r>
        <m:r>
          <m:t>p</m:t>
        </m:r>
      </m:oMath>
      <w:ins w:id="12564" w:author="PR Preview" w:date="2026-01-01T00:00:00Z">
        <w:r>
          <w:t xml:space="preserve"> </w:t>
        </w:r>
      </w:ins>
      <w:ins w:id="12565" w:author="PR Preview" w:date="2026-01-01T00:00:00Z">
        <w:r>
          <w:t xml:space="preserve">matrix</w:t>
        </w:r>
      </w:ins>
      <w:ins w:id="12566" w:author="PR Preview" w:date="2026-01-01T00:00:00Z">
        <w:r>
          <w:t xml:space="preserve"> </w:t>
        </w:r>
      </w:ins>
      <m:oMath>
        <m:r>
          <m:rPr>
            <m:sty m:val="bi"/>
          </m:rPr>
          <m:t>Q</m:t>
        </m:r>
      </m:oMath>
      <w:ins w:id="12567" w:author="PR Preview" w:date="2026-01-01T00:00:00Z">
        <w:r>
          <w:t xml:space="preserve"> </w:t>
        </w:r>
      </w:ins>
      <w:ins w:id="12568" w:author="PR Preview" w:date="2026-01-01T00:00:00Z">
        <w:r>
          <w:t xml:space="preserve">is</w:t>
        </w:r>
      </w:ins>
      <w:ins w:id="12569" w:author="PR Preview" w:date="2026-01-01T00:00:00Z">
        <w:r>
          <w:t xml:space="preserve"> </w:t>
        </w:r>
      </w:ins>
      <w:ins w:id="12570" w:author="PR Preview" w:date="2026-01-01T00:00:00Z">
        <w:r>
          <w:rPr>
            <w:b/>
            <w:bCs/>
          </w:rPr>
          <w:t xml:space="preserve">orthogonal</w:t>
        </w:r>
      </w:ins>
      <w:ins w:id="12571" w:author="PR Preview" w:date="2026-01-01T00:00:00Z">
        <w:r>
          <w:t xml:space="preserve"> </w:t>
        </w:r>
      </w:ins>
      <w:ins w:id="12572" w:author="PR Preview" w:date="2026-01-01T00:00:00Z">
        <w:r>
          <w:t xml:space="preserve">if</w:t>
        </w:r>
      </w:ins>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0"/>
    <w:bookmarkStart w:id="421" w:name="exm-orthogonal-matrix"/>
    <w:p>
      <w:pPr>
        <w:pStyle w:val="FirstParagraph"/>
      </w:pPr>
      <w:ins w:id="12573" w:author="PR Preview" w:date="2026-01-01T00:00:00Z">
        <w:r>
          <w:rPr>
            <w:b/>
            <w:bCs/>
          </w:rPr>
          <w:t xml:space="preserve">Example 130 (A rotation matrix)</w:t>
        </w:r>
      </w:ins>
      <w:ins w:id="12574" w:author="PR Preview" w:date="2026-01-01T00:00:00Z">
        <w:r>
          <w:t xml:space="preserve"> </w:t>
        </w:r>
      </w:ins>
      <w:ins w:id="12575"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1"/>
    <w:bookmarkStart w:id="422" w:name="exm-not-orthogonal-matrix"/>
    <w:p>
      <w:pPr>
        <w:pStyle w:val="FirstParagraph"/>
      </w:pPr>
      <w:del w:id="12576" w:author="PR Preview" w:date="2026-01-01T00:00:00Z">
        <w:r>
          <w:rPr>
            <w:b/>
            <w:bCs/>
          </w:rPr>
          <w:delText xml:space="preserve">Example 128 (Orthogonal columns are not enough)</w:delText>
        </w:r>
      </w:del>
      <w:del w:id="12577" w:author="PR Preview" w:date="2026-01-01T00:00:00Z">
        <w:r>
          <w:delText xml:space="preserve"> </w:delText>
        </w:r>
      </w:del>
      <m:oMath>
        <m:r>
          <m:rPr>
            <m:sty m:val="bi"/>
          </m:rPr>
          <m:t>Q</m:t>
        </m:r>
        <m:r>
          <m:rPr>
            <m:sty m:val="p"/>
          </m:rPr>
          <m:t>=</m:t>
        </m:r>
        <m:r>
          <m:t>2</m:t>
        </m:r>
        <m:sSub>
          <m:e>
            <m:r>
              <m:rPr>
                <m:sty m:val="bi"/>
              </m:rPr>
              <m:t>I</m:t>
            </m:r>
          </m:e>
          <m:sub>
            <m:r>
              <m:t>2</m:t>
            </m:r>
          </m:sub>
        </m:sSub>
      </m:oMath>
      <w:del w:id="12578" w:author="PR Preview" w:date="2026-01-01T00:00:00Z">
        <w:r>
          <w:delText xml:space="preserve"> </w:delText>
        </w:r>
      </w:del>
      <w:del w:id="12579" w:author="PR Preview" w:date="2026-01-01T00:00:00Z">
        <w:r>
          <w:delText xml:space="preserve">has orthogonal columns</w:delText>
        </w:r>
      </w:del>
      <w:del w:id="12580" w:author="PR Preview" w:date="2026-01-01T00:00:00Z">
        <w:r>
          <w:delText xml:space="preserve"> </w:delText>
        </w:r>
      </w:del>
      <m:oMath>
        <m:r>
          <m:rPr>
            <m:sty m:val="p"/>
          </m:rPr>
          <m:t>(</m:t>
        </m:r>
        <m:r>
          <m:t>2</m:t>
        </m:r>
        <m:r>
          <m:rPr>
            <m:sty m:val="p"/>
          </m:rPr>
          <m:t>,</m:t>
        </m:r>
        <m:r>
          <m:t>0</m:t>
        </m:r>
        <m:r>
          <m:rPr>
            <m:sty m:val="p"/>
          </m:rPr>
          <m:t>)</m:t>
        </m:r>
      </m:oMath>
      <w:del w:id="12581" w:author="PR Preview" w:date="2026-01-01T00:00:00Z">
        <w:r>
          <w:delText xml:space="preserve"> </w:delText>
        </w:r>
      </w:del>
      <w:del w:id="12582" w:author="PR Preview" w:date="2026-01-01T00:00:00Z">
        <w:r>
          <w:delText xml:space="preserve">and</w:delText>
        </w:r>
      </w:del>
      <w:del w:id="12583" w:author="PR Preview" w:date="2026-01-01T00:00:00Z">
        <w:r>
          <w:delText xml:space="preserve"> </w:delText>
        </w:r>
      </w:del>
      <m:oMath>
        <m:r>
          <m:rPr>
            <m:sty m:val="p"/>
          </m:rPr>
          <m:t>(</m:t>
        </m:r>
        <m:r>
          <m:t>0</m:t>
        </m:r>
        <m:r>
          <m:rPr>
            <m:sty m:val="p"/>
          </m:rPr>
          <m:t>,</m:t>
        </m:r>
        <m:r>
          <m:t>2</m:t>
        </m:r>
        <m:r>
          <m:rPr>
            <m:sty m:val="p"/>
          </m:rPr>
          <m:t>)</m:t>
        </m:r>
      </m:oMath>
      <w:del w:id="12584" w:author="PR Preview" w:date="2026-01-01T00:00:00Z">
        <w:r>
          <w:delText xml:space="preserve">, but</w:delText>
        </w:r>
      </w:del>
    </w:p>
    <w:p>
      <w:pPr>
        <w:pStyle w:val="FirstParagraph"/>
      </w:pPr>
      <w:ins w:id="12585" w:author="PR Preview" w:date="2026-01-01T00:00:00Z">
        <w:r>
          <w:rPr>
            <w:b/>
            <w:bCs/>
          </w:rPr>
          <w:t xml:space="preserve">Example 131 (Orthogonal columns are not enough)</w:t>
        </w:r>
      </w:ins>
      <w:ins w:id="12586" w:author="PR Preview" w:date="2026-01-01T00:00:00Z">
        <w:r>
          <w:t xml:space="preserve"> </w:t>
        </w:r>
      </w:ins>
      <m:oMath>
        <m:r>
          <m:rPr>
            <m:sty m:val="bi"/>
          </m:rPr>
          <m:t>Q</m:t>
        </m:r>
        <m:r>
          <m:rPr>
            <m:sty m:val="p"/>
          </m:rPr>
          <m:t>=</m:t>
        </m:r>
        <m:r>
          <m:t>2</m:t>
        </m:r>
        <m:sSub>
          <m:e>
            <m:r>
              <m:rPr>
                <m:sty m:val="bi"/>
              </m:rPr>
              <m:t>I</m:t>
            </m:r>
          </m:e>
          <m:sub>
            <m:r>
              <m:t>2</m:t>
            </m:r>
          </m:sub>
        </m:sSub>
      </m:oMath>
      <w:ins w:id="12587" w:author="PR Preview" w:date="2026-01-01T00:00:00Z">
        <w:r>
          <w:t xml:space="preserve"> </w:t>
        </w:r>
      </w:ins>
      <w:ins w:id="12588" w:author="PR Preview" w:date="2026-01-01T00:00:00Z">
        <w:r>
          <w:t xml:space="preserve">has orthogonal columns</w:t>
        </w:r>
      </w:ins>
      <w:ins w:id="12589" w:author="PR Preview" w:date="2026-01-01T00:00:00Z">
        <w:r>
          <w:t xml:space="preserve"> </w:t>
        </w:r>
      </w:ins>
      <m:oMath>
        <m:r>
          <m:rPr>
            <m:sty m:val="p"/>
          </m:rPr>
          <m:t>(</m:t>
        </m:r>
        <m:r>
          <m:t>2</m:t>
        </m:r>
        <m:r>
          <m:rPr>
            <m:sty m:val="p"/>
          </m:rPr>
          <m:t>,</m:t>
        </m:r>
        <m:r>
          <m:t>0</m:t>
        </m:r>
        <m:r>
          <m:rPr>
            <m:sty m:val="p"/>
          </m:rPr>
          <m:t>)</m:t>
        </m:r>
      </m:oMath>
      <w:ins w:id="12590" w:author="PR Preview" w:date="2026-01-01T00:00:00Z">
        <w:r>
          <w:t xml:space="preserve"> </w:t>
        </w:r>
      </w:ins>
      <w:ins w:id="12591" w:author="PR Preview" w:date="2026-01-01T00:00:00Z">
        <w:r>
          <w:t xml:space="preserve">and</w:t>
        </w:r>
      </w:ins>
      <w:ins w:id="12592" w:author="PR Preview" w:date="2026-01-01T00:00:00Z">
        <w:r>
          <w:t xml:space="preserve"> </w:t>
        </w:r>
      </w:ins>
      <m:oMath>
        <m:r>
          <m:rPr>
            <m:sty m:val="p"/>
          </m:rPr>
          <m:t>(</m:t>
        </m:r>
        <m:r>
          <m:t>0</m:t>
        </m:r>
        <m:r>
          <m:rPr>
            <m:sty m:val="p"/>
          </m:rPr>
          <m:t>,</m:t>
        </m:r>
        <m:r>
          <m:t>2</m:t>
        </m:r>
        <m:r>
          <m:rPr>
            <m:sty m:val="p"/>
          </m:rPr>
          <m:t>)</m:t>
        </m:r>
      </m:oMath>
      <w:ins w:id="12593" w:author="PR Preview" w:date="2026-01-01T00:00:00Z">
        <w:r>
          <w:t xml:space="preserve">, but</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22"/>
    <w:bookmarkStart w:id="423" w:name="rem-orthogonal-matrix-columns"/>
    <w:p>
      <w:pPr>
        <w:pStyle w:val="BodyText"/>
      </w:pPr>
      <w:del w:id="12594" w:author="PR Preview" w:date="2026-01-01T00:00:00Z">
        <w:r>
          <w:rPr>
            <w:i/>
            <w:iCs/>
          </w:rPr>
          <w:delText xml:space="preserve">Remark 23</w:delText>
        </w:r>
      </w:del>
      <w:del w:id="12595" w:author="PR Preview" w:date="2026-01-01T00:00:00Z">
        <w:r>
          <w:delText xml:space="preserve"> (The columns of an orthogonal matrix are orthonormal). </w:delText>
        </w:r>
      </w:del>
      <w:del w:id="12596" w:author="PR Preview" w:date="2026-01-01T00:00:00Z">
        <w:r>
          <w:delText xml:space="preserve">Entry</w:delText>
        </w:r>
      </w:del>
      <w:del w:id="12597" w:author="PR Preview" w:date="2026-01-01T00:00:00Z">
        <w:r>
          <w:delText xml:space="preserve"> </w:delText>
        </w:r>
      </w:del>
      <m:oMath>
        <m:r>
          <m:rPr>
            <m:sty m:val="p"/>
          </m:rPr>
          <m:t>(</m:t>
        </m:r>
        <m:r>
          <m:t>i</m:t>
        </m:r>
        <m:r>
          <m:rPr>
            <m:sty m:val="p"/>
          </m:rPr>
          <m:t>,</m:t>
        </m:r>
        <m:r>
          <m:t>j</m:t>
        </m:r>
        <m:r>
          <m:rPr>
            <m:sty m:val="p"/>
          </m:rPr>
          <m:t>)</m:t>
        </m:r>
      </m:oMath>
      <w:del w:id="12598" w:author="PR Preview" w:date="2026-01-01T00:00:00Z">
        <w:r>
          <w:delText xml:space="preserve"> </w:delText>
        </w:r>
      </w:del>
      <w:del w:id="12599" w:author="PR Preview" w:date="2026-01-01T00:00:00Z">
        <w:r>
          <w:delText xml:space="preserve">of</w:delText>
        </w:r>
      </w:del>
      <w:del w:id="12600" w:author="PR Preview" w:date="2026-01-01T00:00:00Z">
        <w:r>
          <w:delText xml:space="preserve"> </w:delText>
        </w:r>
      </w:del>
      <m:oMath>
        <m:sSup>
          <m:e>
            <m:r>
              <m:rPr>
                <m:sty m:val="bi"/>
              </m:rPr>
              <m:t>Q</m:t>
            </m:r>
          </m:e>
          <m:sup>
            <m:r>
              <m:rPr>
                <m:sty m:val="p"/>
              </m:rPr>
              <m:t>⊤</m:t>
            </m:r>
          </m:sup>
        </m:sSup>
        <m:r>
          <m:rPr>
            <m:sty m:val="bi"/>
          </m:rPr>
          <m:t>Q</m:t>
        </m:r>
      </m:oMath>
      <w:del w:id="12601" w:author="PR Preview" w:date="2026-01-01T00:00:00Z">
        <w:r>
          <w:delText xml:space="preserve"> </w:delText>
        </w:r>
      </w:del>
      <w:del w:id="12602" w:author="PR Preview" w:date="2026-01-01T00:00:00Z">
        <w:r>
          <w:delText xml:space="preserve">is the dot product of</w:delText>
        </w:r>
      </w:del>
      <w:del w:id="12603" w:author="PR Preview" w:date="2026-01-01T00:00:00Z">
        <w:r>
          <w:delText xml:space="preserve"> </w:delText>
        </w:r>
      </w:del>
      <w:del w:id="12604" w:author="PR Preview" w:date="2026-01-01T00:00:00Z">
        <w:r>
          <w:delText xml:space="preserve">column</w:delText>
        </w:r>
      </w:del>
      <w:del w:id="12605" w:author="PR Preview" w:date="2026-01-01T00:00:00Z">
        <w:r>
          <w:delText xml:space="preserve"> </w:delText>
        </w:r>
      </w:del>
      <m:oMath>
        <m:r>
          <m:t>i</m:t>
        </m:r>
      </m:oMath>
      <w:del w:id="12606" w:author="PR Preview" w:date="2026-01-01T00:00:00Z">
        <w:r>
          <w:delText xml:space="preserve"> </w:delText>
        </w:r>
      </w:del>
      <w:del w:id="12607" w:author="PR Preview" w:date="2026-01-01T00:00:00Z">
        <w:r>
          <w:delText xml:space="preserve">and column</w:delText>
        </w:r>
      </w:del>
      <w:del w:id="12608" w:author="PR Preview" w:date="2026-01-01T00:00:00Z">
        <w:r>
          <w:delText xml:space="preserve"> </w:delText>
        </w:r>
      </w:del>
      <m:oMath>
        <m:r>
          <m:t>j</m:t>
        </m:r>
      </m:oMath>
      <w:del w:id="12609" w:author="PR Preview" w:date="2026-01-01T00:00:00Z">
        <w:r>
          <w:delText xml:space="preserve"> </w:delText>
        </w:r>
      </w:del>
      <w:del w:id="12610" w:author="PR Preview" w:date="2026-01-01T00:00:00Z">
        <w:r>
          <w:delText xml:space="preserve">of</w:delText>
        </w:r>
      </w:del>
      <w:del w:id="12611" w:author="PR Preview" w:date="2026-01-01T00:00:00Z">
        <w:r>
          <w:delText xml:space="preserve"> </w:delText>
        </w:r>
      </w:del>
      <m:oMath>
        <m:r>
          <m:rPr>
            <m:sty m:val="bi"/>
          </m:rPr>
          <m:t>Q</m:t>
        </m:r>
      </m:oMath>
      <w:del w:id="12612" w:author="PR Preview" w:date="2026-01-01T00:00:00Z">
        <w:r>
          <w:delText xml:space="preserve">,</w:delText>
        </w:r>
      </w:del>
      <w:del w:id="12613" w:author="PR Preview" w:date="2026-01-01T00:00:00Z">
        <w:r>
          <w:delText xml:space="preserve"> </w:delText>
        </w:r>
      </w:del>
      <w:del w:id="12614" w:author="PR Preview" w:date="2026-01-01T00:00:00Z">
        <w:r>
          <w:delText xml:space="preserve">so</w:delText>
        </w:r>
      </w:del>
      <w:del w:id="12615"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12616" w:author="PR Preview" w:date="2026-01-01T00:00:00Z">
        <w:r>
          <w:delText xml:space="preserve"> </w:delText>
        </w:r>
      </w:del>
      <w:del w:id="12617" w:author="PR Preview" w:date="2026-01-01T00:00:00Z">
        <w:r>
          <w:delText xml:space="preserve">says that</w:delText>
        </w:r>
      </w:del>
      <w:del w:id="12618" w:author="PR Preview" w:date="2026-01-01T00:00:00Z">
        <w:r>
          <w:delText xml:space="preserve"> </w:delText>
        </w:r>
      </w:del>
      <w:del w:id="12619" w:author="PR Preview" w:date="2026-01-01T00:00:00Z">
        <w:r>
          <w:delText xml:space="preserve">the columns of</w:delText>
        </w:r>
      </w:del>
      <w:del w:id="12620" w:author="PR Preview" w:date="2026-01-01T00:00:00Z">
        <w:r>
          <w:delText xml:space="preserve"> </w:delText>
        </w:r>
      </w:del>
      <m:oMath>
        <m:r>
          <m:rPr>
            <m:sty m:val="bi"/>
          </m:rPr>
          <m:t>Q</m:t>
        </m:r>
      </m:oMath>
      <w:del w:id="12621" w:author="PR Preview" w:date="2026-01-01T00:00:00Z">
        <w:r>
          <w:delText xml:space="preserve"> </w:delText>
        </w:r>
      </w:del>
      <w:del w:id="12622" w:author="PR Preview" w:date="2026-01-01T00:00:00Z">
        <w:r>
          <w:delText xml:space="preserve">are orthonormal (</w:delText>
        </w:r>
      </w:del>
      <w:hyperlink w:anchor="def-orthonormal-vectors">
        <w:del w:id="12623" w:author="PR Preview" w:date="2026-01-01T00:00:00Z">
          <w:r>
            <w:rPr>
              <w:rStyle w:val="Hyperlink"/>
            </w:rPr>
            <w:delText xml:space="preserve">Definition 17</w:delText>
          </w:r>
        </w:del>
      </w:hyperlink>
      <w:del w:id="12624" w:author="PR Preview" w:date="2026-01-01T00:00:00Z">
        <w:r>
          <w:delText xml:space="preserve">).</w:delText>
        </w:r>
      </w:del>
      <w:del w:id="12625" w:author="PR Preview" w:date="2026-01-01T00:00:00Z">
        <w:r>
          <w:delText xml:space="preserve"> </w:delText>
        </w:r>
      </w:del>
      <w:del w:id="12626" w:author="PR Preview" w:date="2026-01-01T00:00:00Z">
        <w:r>
          <w:delText xml:space="preserve">For a square matrix,</w:delText>
        </w:r>
      </w:del>
      <w:del w:id="12627"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12628" w:author="PR Preview" w:date="2026-01-01T00:00:00Z">
        <w:r>
          <w:delText xml:space="preserve"> </w:delText>
        </w:r>
      </w:del>
      <w:del w:id="12629" w:author="PR Preview" w:date="2026-01-01T00:00:00Z">
        <w:r>
          <w:delText xml:space="preserve">also implies</w:delText>
        </w:r>
      </w:del>
      <w:del w:id="12630"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12631" w:author="PR Preview" w:date="2026-01-01T00:00:00Z">
        <w:r>
          <w:delText xml:space="preserve">,</w:delText>
        </w:r>
      </w:del>
      <w:del w:id="12632" w:author="PR Preview" w:date="2026-01-01T00:00:00Z">
        <w:r>
          <w:delText xml:space="preserve"> </w:delText>
        </w:r>
      </w:del>
      <w:del w:id="12633" w:author="PR Preview" w:date="2026-01-01T00:00:00Z">
        <w:r>
          <w:delText xml:space="preserve">so</w:delText>
        </w:r>
      </w:del>
      <w:del w:id="12634" w:author="PR Preview" w:date="2026-01-01T00:00:00Z">
        <w:r>
          <w:delText xml:space="preserve"> </w:delText>
        </w:r>
      </w:del>
      <m:oMath>
        <m:sSup>
          <m:e>
            <m:r>
              <m:rPr>
                <m:sty m:val="bi"/>
              </m:rPr>
              <m:t>Q</m:t>
            </m:r>
          </m:e>
          <m:sup>
            <m:r>
              <m:rPr>
                <m:sty m:val="p"/>
              </m:rPr>
              <m:t>−</m:t>
            </m:r>
            <m:r>
              <m:t>1</m:t>
            </m:r>
          </m:sup>
        </m:sSup>
        <m:r>
          <m:rPr>
            <m:sty m:val="p"/>
          </m:rPr>
          <m:t>=</m:t>
        </m:r>
        <m:sSup>
          <m:e>
            <m:r>
              <m:rPr>
                <m:sty m:val="bi"/>
              </m:rPr>
              <m:t>Q</m:t>
            </m:r>
          </m:e>
          <m:sup>
            <m:r>
              <m:rPr>
                <m:sty m:val="p"/>
              </m:rPr>
              <m:t>⊤</m:t>
            </m:r>
          </m:sup>
        </m:sSup>
      </m:oMath>
      <w:del w:id="12635" w:author="PR Preview" w:date="2026-01-01T00:00:00Z">
        <w:r>
          <w:delText xml:space="preserve"> </w:delText>
        </w:r>
      </w:del>
      <w:del w:id="12636" w:author="PR Preview" w:date="2026-01-01T00:00:00Z">
        <w:r>
          <w:delText xml:space="preserve">(5)</w:delText>
        </w:r>
      </w:del>
      <w:del w:id="12637" w:author="PR Preview" w:date="2026-01-01T00:00:00Z">
        <w:r>
          <w:delText xml:space="preserve"> </w:delText>
        </w:r>
      </w:del>
      <w:del w:id="12638" w:author="PR Preview" w:date="2026-01-01T00:00:00Z">
        <w:r>
          <w:delText xml:space="preserve">(Banerjee and Roy 2014, chap. 8, Theorem 8.1 and Definition 8.1, p. 209)</w:delText>
        </w:r>
      </w:del>
      <w:del w:id="12639" w:author="PR Preview" w:date="2026-01-01T00:00:00Z">
        <w:r>
          <w:delText xml:space="preserve">.</w:delText>
        </w:r>
      </w:del>
    </w:p>
    <w:p>
      <w:pPr>
        <w:pStyle w:val="BodyText"/>
      </w:pPr>
      <w:del w:id="12640" w:author="PR Preview" w:date="2026-01-01T00:00:00Z">
        <w:r>
          <w:delText xml:space="preserve">For example, the columns of</w:delText>
        </w:r>
      </w:del>
      <w:del w:id="12641" w:author="PR Preview" w:date="2026-01-01T00:00:00Z">
        <w:r>
          <w:delText xml:space="preserve"> </w:delText>
        </w:r>
      </w:del>
      <m:oMath>
        <m:r>
          <m:rPr>
            <m:sty m:val="bi"/>
          </m:rPr>
          <m:t>Q</m:t>
        </m:r>
      </m:oMath>
      <w:del w:id="12642" w:author="PR Preview" w:date="2026-01-01T00:00:00Z">
        <w:r>
          <w:delText xml:space="preserve"> </w:delText>
        </w:r>
      </w:del>
      <w:del w:id="12643" w:author="PR Preview" w:date="2026-01-01T00:00:00Z">
        <w:r>
          <w:delText xml:space="preserve">in</w:delText>
        </w:r>
      </w:del>
      <w:del w:id="12644" w:author="PR Preview" w:date="2026-01-01T00:00:00Z">
        <w:r>
          <w:delText xml:space="preserve"> </w:delText>
        </w:r>
      </w:del>
      <w:hyperlink w:anchor="exm-orthogonal-matrix">
        <w:del w:id="12645" w:author="PR Preview" w:date="2026-01-01T00:00:00Z">
          <w:r>
            <w:rPr>
              <w:rStyle w:val="Hyperlink"/>
            </w:rPr>
            <w:delText xml:space="preserve">Example 127</w:delText>
          </w:r>
        </w:del>
      </w:hyperlink>
      <w:del w:id="12646" w:author="PR Preview" w:date="2026-01-01T00:00:00Z">
        <w:r>
          <w:delText xml:space="preserve"> </w:delText>
        </w:r>
      </w:del>
      <w:del w:id="12647" w:author="PR Preview" w:date="2026-01-01T00:00:00Z">
        <w:r>
          <w:delText xml:space="preserve">are</w:delText>
        </w:r>
      </w:del>
      <w:del w:id="12648" w:author="PR Preview" w:date="2026-01-01T00:00:00Z">
        <w:r>
          <w:delText xml:space="preserve"> </w:delText>
        </w:r>
      </w:del>
      <m:oMath>
        <m:r>
          <m:rPr>
            <m:sty m:val="p"/>
          </m:rPr>
          <m:t>(</m:t>
        </m:r>
        <m:r>
          <m:t>0.6</m:t>
        </m:r>
        <m:r>
          <m:rPr>
            <m:sty m:val="p"/>
          </m:rPr>
          <m:t>,</m:t>
        </m:r>
        <m:r>
          <m:t>0.8</m:t>
        </m:r>
        <m:r>
          <m:rPr>
            <m:sty m:val="p"/>
          </m:rPr>
          <m:t>)</m:t>
        </m:r>
      </m:oMath>
      <w:del w:id="12649" w:author="PR Preview" w:date="2026-01-01T00:00:00Z">
        <w:r>
          <w:delText xml:space="preserve"> </w:delText>
        </w:r>
      </w:del>
      <w:del w:id="12650" w:author="PR Preview" w:date="2026-01-01T00:00:00Z">
        <w:r>
          <w:delText xml:space="preserve">and</w:delText>
        </w:r>
      </w:del>
      <w:del w:id="12651" w:author="PR Preview" w:date="2026-01-01T00:00:00Z">
        <w:r>
          <w:delText xml:space="preserve"> </w:delText>
        </w:r>
      </w:del>
      <m:oMath>
        <m:r>
          <m:rPr>
            <m:sty m:val="p"/>
          </m:rPr>
          <m:t>(</m:t>
        </m:r>
        <m:r>
          <m:rPr>
            <m:sty m:val="p"/>
          </m:rPr>
          <m:t>−</m:t>
        </m:r>
        <m:r>
          <m:t>0.8</m:t>
        </m:r>
        <m:r>
          <m:rPr>
            <m:sty m:val="p"/>
          </m:rPr>
          <m:t>,</m:t>
        </m:r>
        <m:r>
          <m:t>0.6</m:t>
        </m:r>
        <m:r>
          <m:rPr>
            <m:sty m:val="p"/>
          </m:rPr>
          <m:t>)</m:t>
        </m:r>
      </m:oMath>
      <w:del w:id="12652" w:author="PR Preview" w:date="2026-01-01T00:00:00Z">
        <w:r>
          <w:delText xml:space="preserve">.</w:delText>
        </w:r>
      </w:del>
      <w:del w:id="12653" w:author="PR Preview" w:date="2026-01-01T00:00:00Z">
        <w:r>
          <w:delText xml:space="preserve"> </w:delText>
        </w:r>
      </w:del>
      <w:del w:id="12654" w:author="PR Preview" w:date="2026-01-01T00:00:00Z">
        <w:r>
          <w:delText xml:space="preserve">The diagonal entries</w:delText>
        </w:r>
      </w:del>
      <w:del w:id="12655" w:author="PR Preview" w:date="2026-01-01T00:00:00Z">
        <w:r>
          <w:delText xml:space="preserve"> </w:delText>
        </w:r>
      </w:del>
      <m:oMath>
        <m:r>
          <m:t>0.36</m:t>
        </m:r>
        <m:r>
          <m:rPr>
            <m:sty m:val="p"/>
          </m:rPr>
          <m:t>+</m:t>
        </m:r>
        <m:r>
          <m:t>0.64</m:t>
        </m:r>
        <m:r>
          <m:rPr>
            <m:sty m:val="p"/>
          </m:rPr>
          <m:t>=</m:t>
        </m:r>
        <m:r>
          <m:t>1</m:t>
        </m:r>
      </m:oMath>
      <w:del w:id="12656" w:author="PR Preview" w:date="2026-01-01T00:00:00Z">
        <w:r>
          <w:delText xml:space="preserve"> </w:delText>
        </w:r>
      </w:del>
      <w:del w:id="12657" w:author="PR Preview" w:date="2026-01-01T00:00:00Z">
        <w:r>
          <w:delText xml:space="preserve">of</w:delText>
        </w:r>
      </w:del>
      <w:del w:id="12658" w:author="PR Preview" w:date="2026-01-01T00:00:00Z">
        <w:r>
          <w:delText xml:space="preserve"> </w:delText>
        </w:r>
      </w:del>
      <m:oMath>
        <m:sSup>
          <m:e>
            <m:r>
              <m:rPr>
                <m:sty m:val="bi"/>
              </m:rPr>
              <m:t>Q</m:t>
            </m:r>
          </m:e>
          <m:sup>
            <m:r>
              <m:rPr>
                <m:sty m:val="p"/>
              </m:rPr>
              <m:t>⊤</m:t>
            </m:r>
          </m:sup>
        </m:sSup>
        <m:r>
          <m:rPr>
            <m:sty m:val="bi"/>
          </m:rPr>
          <m:t>Q</m:t>
        </m:r>
      </m:oMath>
      <w:del w:id="12659" w:author="PR Preview" w:date="2026-01-01T00:00:00Z">
        <w:r>
          <w:delText xml:space="preserve"> </w:delText>
        </w:r>
      </w:del>
      <w:del w:id="12660" w:author="PR Preview" w:date="2026-01-01T00:00:00Z">
        <w:r>
          <w:delText xml:space="preserve">are their squared norms,</w:delText>
        </w:r>
      </w:del>
      <w:del w:id="12661" w:author="PR Preview" w:date="2026-01-01T00:00:00Z">
        <w:r>
          <w:delText xml:space="preserve"> </w:delText>
        </w:r>
      </w:del>
      <w:del w:id="12662" w:author="PR Preview" w:date="2026-01-01T00:00:00Z">
        <w:r>
          <w:delText xml:space="preserve">and the off-diagonal entries</w:delText>
        </w:r>
      </w:del>
      <w:del w:id="12663" w:author="PR Preview" w:date="2026-01-01T00:00:00Z">
        <w:r>
          <w:delText xml:space="preserve"> </w:delText>
        </w:r>
      </w:del>
      <m:oMath>
        <m:r>
          <m:rPr>
            <m:sty m:val="p"/>
          </m:rPr>
          <m:t>−</m:t>
        </m:r>
        <m:r>
          <m:t>0.48</m:t>
        </m:r>
        <m:r>
          <m:rPr>
            <m:sty m:val="p"/>
          </m:rPr>
          <m:t>+</m:t>
        </m:r>
        <m:r>
          <m:t>0.48</m:t>
        </m:r>
        <m:r>
          <m:rPr>
            <m:sty m:val="p"/>
          </m:rPr>
          <m:t>=</m:t>
        </m:r>
        <m:r>
          <m:t>0</m:t>
        </m:r>
      </m:oMath>
      <w:del w:id="12664" w:author="PR Preview" w:date="2026-01-01T00:00:00Z">
        <w:r>
          <w:delText xml:space="preserve"> </w:delText>
        </w:r>
      </w:del>
      <w:del w:id="12665" w:author="PR Preview" w:date="2026-01-01T00:00:00Z">
        <w:r>
          <w:delText xml:space="preserve">are their dot product.</w:delText>
        </w:r>
      </w:del>
      <w:del w:id="12666" w:author="PR Preview" w:date="2026-01-01T00:00:00Z">
        <w:r>
          <w:delText xml:space="preserve"> </w:delText>
        </w:r>
      </w:del>
      <w:del w:id="12667" w:author="PR Preview" w:date="2026-01-01T00:00:00Z">
        <w:r>
          <w:delText xml:space="preserve">Multiplying in the other order also gives</w:delText>
        </w:r>
      </w:del>
      <w:del w:id="12668" w:author="PR Preview" w:date="2026-01-01T00:00:00Z">
        <w:r>
          <w:delText xml:space="preserve"> </w:delText>
        </w:r>
      </w:del>
      <m:oMath>
        <m:sSub>
          <m:e>
            <m:r>
              <m:rPr>
                <m:sty m:val="bi"/>
              </m:rPr>
              <m:t>I</m:t>
            </m:r>
          </m:e>
          <m:sub>
            <m:r>
              <m:t>2</m:t>
            </m:r>
          </m:sub>
        </m:sSub>
      </m:oMath>
      <w:del w:id="12669" w:author="PR Preview" w:date="2026-01-01T00:00:00Z">
        <w:r>
          <w:delText xml:space="preserve">:</w:delText>
        </w:r>
      </w:del>
    </w:p>
    <w:p>
      <w:pPr>
        <w:pStyle w:val="BodyText"/>
      </w:pPr>
      <w:ins w:id="12670" w:author="PR Preview" w:date="2026-01-01T00:00:00Z">
        <w:r>
          <w:rPr>
            <w:i/>
            <w:iCs/>
          </w:rPr>
          <w:t xml:space="preserve">Remark 30</w:t>
        </w:r>
      </w:ins>
      <w:ins w:id="12671" w:author="PR Preview" w:date="2026-01-01T00:00:00Z">
        <w:r>
          <w:t xml:space="preserve"> (The columns of an orthogonal matrix are orthonormal). </w:t>
        </w:r>
      </w:ins>
      <w:ins w:id="12672" w:author="PR Preview" w:date="2026-01-01T00:00:00Z">
        <w:r>
          <w:t xml:space="preserve">Entry</w:t>
        </w:r>
      </w:ins>
      <w:ins w:id="12673" w:author="PR Preview" w:date="2026-01-01T00:00:00Z">
        <w:r>
          <w:t xml:space="preserve"> </w:t>
        </w:r>
      </w:ins>
      <m:oMath>
        <m:r>
          <m:rPr>
            <m:sty m:val="p"/>
          </m:rPr>
          <m:t>(</m:t>
        </m:r>
        <m:r>
          <m:t>i</m:t>
        </m:r>
        <m:r>
          <m:rPr>
            <m:sty m:val="p"/>
          </m:rPr>
          <m:t>,</m:t>
        </m:r>
        <m:r>
          <m:t>j</m:t>
        </m:r>
        <m:r>
          <m:rPr>
            <m:sty m:val="p"/>
          </m:rPr>
          <m:t>)</m:t>
        </m:r>
      </m:oMath>
      <w:ins w:id="12674" w:author="PR Preview" w:date="2026-01-01T00:00:00Z">
        <w:r>
          <w:t xml:space="preserve"> </w:t>
        </w:r>
      </w:ins>
      <w:ins w:id="12675" w:author="PR Preview" w:date="2026-01-01T00:00:00Z">
        <w:r>
          <w:t xml:space="preserve">of</w:t>
        </w:r>
      </w:ins>
      <w:ins w:id="12676" w:author="PR Preview" w:date="2026-01-01T00:00:00Z">
        <w:r>
          <w:t xml:space="preserve"> </w:t>
        </w:r>
      </w:ins>
      <m:oMath>
        <m:sSup>
          <m:e>
            <m:r>
              <m:rPr>
                <m:sty m:val="bi"/>
              </m:rPr>
              <m:t>Q</m:t>
            </m:r>
          </m:e>
          <m:sup>
            <m:r>
              <m:rPr>
                <m:sty m:val="p"/>
              </m:rPr>
              <m:t>⊤</m:t>
            </m:r>
          </m:sup>
        </m:sSup>
        <m:r>
          <m:rPr>
            <m:sty m:val="bi"/>
          </m:rPr>
          <m:t>Q</m:t>
        </m:r>
      </m:oMath>
      <w:ins w:id="12677" w:author="PR Preview" w:date="2026-01-01T00:00:00Z">
        <w:r>
          <w:t xml:space="preserve"> </w:t>
        </w:r>
      </w:ins>
      <w:ins w:id="12678" w:author="PR Preview" w:date="2026-01-01T00:00:00Z">
        <w:r>
          <w:t xml:space="preserve">is the dot product of</w:t>
        </w:r>
      </w:ins>
      <w:ins w:id="12679" w:author="PR Preview" w:date="2026-01-01T00:00:00Z">
        <w:r>
          <w:t xml:space="preserve"> </w:t>
        </w:r>
      </w:ins>
      <w:ins w:id="12680" w:author="PR Preview" w:date="2026-01-01T00:00:00Z">
        <w:r>
          <w:t xml:space="preserve">column</w:t>
        </w:r>
      </w:ins>
      <w:ins w:id="12681" w:author="PR Preview" w:date="2026-01-01T00:00:00Z">
        <w:r>
          <w:t xml:space="preserve"> </w:t>
        </w:r>
      </w:ins>
      <m:oMath>
        <m:r>
          <m:t>i</m:t>
        </m:r>
      </m:oMath>
      <w:ins w:id="12682" w:author="PR Preview" w:date="2026-01-01T00:00:00Z">
        <w:r>
          <w:t xml:space="preserve"> </w:t>
        </w:r>
      </w:ins>
      <w:ins w:id="12683" w:author="PR Preview" w:date="2026-01-01T00:00:00Z">
        <w:r>
          <w:t xml:space="preserve">and column</w:t>
        </w:r>
      </w:ins>
      <w:ins w:id="12684" w:author="PR Preview" w:date="2026-01-01T00:00:00Z">
        <w:r>
          <w:t xml:space="preserve"> </w:t>
        </w:r>
      </w:ins>
      <m:oMath>
        <m:r>
          <m:t>j</m:t>
        </m:r>
      </m:oMath>
      <w:ins w:id="12685" w:author="PR Preview" w:date="2026-01-01T00:00:00Z">
        <w:r>
          <w:t xml:space="preserve"> </w:t>
        </w:r>
      </w:ins>
      <w:ins w:id="12686" w:author="PR Preview" w:date="2026-01-01T00:00:00Z">
        <w:r>
          <w:t xml:space="preserve">of</w:t>
        </w:r>
      </w:ins>
      <w:ins w:id="12687" w:author="PR Preview" w:date="2026-01-01T00:00:00Z">
        <w:r>
          <w:t xml:space="preserve"> </w:t>
        </w:r>
      </w:ins>
      <m:oMath>
        <m:r>
          <m:rPr>
            <m:sty m:val="bi"/>
          </m:rPr>
          <m:t>Q</m:t>
        </m:r>
      </m:oMath>
      <w:ins w:id="12688" w:author="PR Preview" w:date="2026-01-01T00:00:00Z">
        <w:r>
          <w:t xml:space="preserve">,</w:t>
        </w:r>
      </w:ins>
      <w:ins w:id="12689" w:author="PR Preview" w:date="2026-01-01T00:00:00Z">
        <w:r>
          <w:t xml:space="preserve"> </w:t>
        </w:r>
      </w:ins>
      <w:ins w:id="12690" w:author="PR Preview" w:date="2026-01-01T00:00:00Z">
        <w:r>
          <w:t xml:space="preserve">so</w:t>
        </w:r>
      </w:ins>
      <w:ins w:id="12691"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12692" w:author="PR Preview" w:date="2026-01-01T00:00:00Z">
        <w:r>
          <w:t xml:space="preserve"> </w:t>
        </w:r>
      </w:ins>
      <w:ins w:id="12693" w:author="PR Preview" w:date="2026-01-01T00:00:00Z">
        <w:r>
          <w:t xml:space="preserve">says that</w:t>
        </w:r>
      </w:ins>
      <w:ins w:id="12694" w:author="PR Preview" w:date="2026-01-01T00:00:00Z">
        <w:r>
          <w:t xml:space="preserve"> </w:t>
        </w:r>
      </w:ins>
      <w:ins w:id="12695" w:author="PR Preview" w:date="2026-01-01T00:00:00Z">
        <w:r>
          <w:t xml:space="preserve">the columns of</w:t>
        </w:r>
      </w:ins>
      <w:ins w:id="12696" w:author="PR Preview" w:date="2026-01-01T00:00:00Z">
        <w:r>
          <w:t xml:space="preserve"> </w:t>
        </w:r>
      </w:ins>
      <m:oMath>
        <m:r>
          <m:rPr>
            <m:sty m:val="bi"/>
          </m:rPr>
          <m:t>Q</m:t>
        </m:r>
      </m:oMath>
      <w:ins w:id="12697" w:author="PR Preview" w:date="2026-01-01T00:00:00Z">
        <w:r>
          <w:t xml:space="preserve"> </w:t>
        </w:r>
      </w:ins>
      <w:ins w:id="12698" w:author="PR Preview" w:date="2026-01-01T00:00:00Z">
        <w:r>
          <w:t xml:space="preserve">are orthonormal (</w:t>
        </w:r>
      </w:ins>
      <w:hyperlink w:anchor="def-orthonormal-vectors">
        <w:ins w:id="12699" w:author="PR Preview" w:date="2026-01-01T00:00:00Z">
          <w:r>
            <w:rPr>
              <w:rStyle w:val="Hyperlink"/>
            </w:rPr>
            <w:t xml:space="preserve">Definition 17</w:t>
          </w:r>
        </w:ins>
      </w:hyperlink>
      <w:ins w:id="12700" w:author="PR Preview" w:date="2026-01-01T00:00:00Z">
        <w:r>
          <w:t xml:space="preserve">).</w:t>
        </w:r>
      </w:ins>
      <w:ins w:id="12701" w:author="PR Preview" w:date="2026-01-01T00:00:00Z">
        <w:r>
          <w:t xml:space="preserve"> </w:t>
        </w:r>
      </w:ins>
      <w:ins w:id="12702" w:author="PR Preview" w:date="2026-01-01T00:00:00Z">
        <w:r>
          <w:t xml:space="preserve">For a square matrix,</w:t>
        </w:r>
      </w:ins>
      <w:ins w:id="12703"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12704" w:author="PR Preview" w:date="2026-01-01T00:00:00Z">
        <w:r>
          <w:t xml:space="preserve"> </w:t>
        </w:r>
      </w:ins>
      <w:ins w:id="12705" w:author="PR Preview" w:date="2026-01-01T00:00:00Z">
        <w:r>
          <w:t xml:space="preserve">also implies</w:t>
        </w:r>
      </w:ins>
      <w:ins w:id="12706"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12707" w:author="PR Preview" w:date="2026-01-01T00:00:00Z">
        <w:r>
          <w:t xml:space="preserve">,</w:t>
        </w:r>
      </w:ins>
      <w:ins w:id="12708" w:author="PR Preview" w:date="2026-01-01T00:00:00Z">
        <w:r>
          <w:t xml:space="preserve"> </w:t>
        </w:r>
      </w:ins>
      <w:ins w:id="12709" w:author="PR Preview" w:date="2026-01-01T00:00:00Z">
        <w:r>
          <w:t xml:space="preserve">so</w:t>
        </w:r>
      </w:ins>
      <w:ins w:id="12710" w:author="PR Preview" w:date="2026-01-01T00:00:00Z">
        <w:r>
          <w:t xml:space="preserve"> </w:t>
        </w:r>
      </w:ins>
      <m:oMath>
        <m:sSup>
          <m:e>
            <m:r>
              <m:rPr>
                <m:sty m:val="bi"/>
              </m:rPr>
              <m:t>Q</m:t>
            </m:r>
          </m:e>
          <m:sup>
            <m:r>
              <m:rPr>
                <m:sty m:val="p"/>
              </m:rPr>
              <m:t>−</m:t>
            </m:r>
            <m:r>
              <m:t>1</m:t>
            </m:r>
          </m:sup>
        </m:sSup>
        <m:r>
          <m:rPr>
            <m:sty m:val="p"/>
          </m:rPr>
          <m:t>=</m:t>
        </m:r>
        <m:sSup>
          <m:e>
            <m:r>
              <m:rPr>
                <m:sty m:val="bi"/>
              </m:rPr>
              <m:t>Q</m:t>
            </m:r>
          </m:e>
          <m:sup>
            <m:r>
              <m:rPr>
                <m:sty m:val="p"/>
              </m:rPr>
              <m:t>⊤</m:t>
            </m:r>
          </m:sup>
        </m:sSup>
      </m:oMath>
      <w:ins w:id="12711" w:author="PR Preview" w:date="2026-01-01T00:00:00Z">
        <w:r>
          <w:t xml:space="preserve"> </w:t>
        </w:r>
      </w:ins>
      <w:ins w:id="12712" w:author="PR Preview" w:date="2026-01-01T00:00:00Z">
        <w:r>
          <w:t xml:space="preserve">(5)</w:t>
        </w:r>
      </w:ins>
      <w:ins w:id="12713" w:author="PR Preview" w:date="2026-01-01T00:00:00Z">
        <w:r>
          <w:t xml:space="preserve"> </w:t>
        </w:r>
      </w:ins>
      <w:ins w:id="12714" w:author="PR Preview" w:date="2026-01-01T00:00:00Z">
        <w:r>
          <w:t xml:space="preserve">(Banerjee and Roy 2014, chap. 8, Theorem 8.1 and Definition 8.1, p. 209)</w:t>
        </w:r>
      </w:ins>
      <w:ins w:id="12715" w:author="PR Preview" w:date="2026-01-01T00:00:00Z">
        <w:r>
          <w:t xml:space="preserve">.</w:t>
        </w:r>
      </w:ins>
    </w:p>
    <w:p>
      <w:pPr>
        <w:pStyle w:val="BodyText"/>
      </w:pPr>
      <w:ins w:id="12716" w:author="PR Preview" w:date="2026-01-01T00:00:00Z">
        <w:r>
          <w:t xml:space="preserve">For example, the columns of</w:t>
        </w:r>
      </w:ins>
      <w:ins w:id="12717" w:author="PR Preview" w:date="2026-01-01T00:00:00Z">
        <w:r>
          <w:t xml:space="preserve"> </w:t>
        </w:r>
      </w:ins>
      <m:oMath>
        <m:r>
          <m:rPr>
            <m:sty m:val="bi"/>
          </m:rPr>
          <m:t>Q</m:t>
        </m:r>
      </m:oMath>
      <w:ins w:id="12718" w:author="PR Preview" w:date="2026-01-01T00:00:00Z">
        <w:r>
          <w:t xml:space="preserve"> </w:t>
        </w:r>
      </w:ins>
      <w:ins w:id="12719" w:author="PR Preview" w:date="2026-01-01T00:00:00Z">
        <w:r>
          <w:t xml:space="preserve">in</w:t>
        </w:r>
      </w:ins>
      <w:ins w:id="12720" w:author="PR Preview" w:date="2026-01-01T00:00:00Z">
        <w:r>
          <w:t xml:space="preserve"> </w:t>
        </w:r>
      </w:ins>
      <w:hyperlink w:anchor="exm-orthogonal-matrix">
        <w:ins w:id="12721" w:author="PR Preview" w:date="2026-01-01T00:00:00Z">
          <w:r>
            <w:rPr>
              <w:rStyle w:val="Hyperlink"/>
            </w:rPr>
            <w:t xml:space="preserve">Example 130</w:t>
          </w:r>
        </w:ins>
      </w:hyperlink>
      <w:ins w:id="12722" w:author="PR Preview" w:date="2026-01-01T00:00:00Z">
        <w:r>
          <w:t xml:space="preserve"> </w:t>
        </w:r>
      </w:ins>
      <w:ins w:id="12723" w:author="PR Preview" w:date="2026-01-01T00:00:00Z">
        <w:r>
          <w:t xml:space="preserve">are</w:t>
        </w:r>
      </w:ins>
      <w:ins w:id="12724" w:author="PR Preview" w:date="2026-01-01T00:00:00Z">
        <w:r>
          <w:t xml:space="preserve"> </w:t>
        </w:r>
      </w:ins>
      <m:oMath>
        <m:r>
          <m:rPr>
            <m:sty m:val="p"/>
          </m:rPr>
          <m:t>(</m:t>
        </m:r>
        <m:r>
          <m:t>0.6</m:t>
        </m:r>
        <m:r>
          <m:rPr>
            <m:sty m:val="p"/>
          </m:rPr>
          <m:t>,</m:t>
        </m:r>
        <m:r>
          <m:t>0.8</m:t>
        </m:r>
        <m:r>
          <m:rPr>
            <m:sty m:val="p"/>
          </m:rPr>
          <m:t>)</m:t>
        </m:r>
      </m:oMath>
      <w:ins w:id="12725" w:author="PR Preview" w:date="2026-01-01T00:00:00Z">
        <w:r>
          <w:t xml:space="preserve"> </w:t>
        </w:r>
      </w:ins>
      <w:ins w:id="12726" w:author="PR Preview" w:date="2026-01-01T00:00:00Z">
        <w:r>
          <w:t xml:space="preserve">and</w:t>
        </w:r>
      </w:ins>
      <w:ins w:id="12727" w:author="PR Preview" w:date="2026-01-01T00:00:00Z">
        <w:r>
          <w:t xml:space="preserve"> </w:t>
        </w:r>
      </w:ins>
      <m:oMath>
        <m:r>
          <m:rPr>
            <m:sty m:val="p"/>
          </m:rPr>
          <m:t>(</m:t>
        </m:r>
        <m:r>
          <m:rPr>
            <m:sty m:val="p"/>
          </m:rPr>
          <m:t>−</m:t>
        </m:r>
        <m:r>
          <m:t>0.8</m:t>
        </m:r>
        <m:r>
          <m:rPr>
            <m:sty m:val="p"/>
          </m:rPr>
          <m:t>,</m:t>
        </m:r>
        <m:r>
          <m:t>0.6</m:t>
        </m:r>
        <m:r>
          <m:rPr>
            <m:sty m:val="p"/>
          </m:rPr>
          <m:t>)</m:t>
        </m:r>
      </m:oMath>
      <w:ins w:id="12728" w:author="PR Preview" w:date="2026-01-01T00:00:00Z">
        <w:r>
          <w:t xml:space="preserve">.</w:t>
        </w:r>
      </w:ins>
      <w:ins w:id="12729" w:author="PR Preview" w:date="2026-01-01T00:00:00Z">
        <w:r>
          <w:t xml:space="preserve"> </w:t>
        </w:r>
      </w:ins>
      <w:ins w:id="12730" w:author="PR Preview" w:date="2026-01-01T00:00:00Z">
        <w:r>
          <w:t xml:space="preserve">The diagonal entries</w:t>
        </w:r>
      </w:ins>
      <w:ins w:id="12731" w:author="PR Preview" w:date="2026-01-01T00:00:00Z">
        <w:r>
          <w:t xml:space="preserve"> </w:t>
        </w:r>
      </w:ins>
      <m:oMath>
        <m:r>
          <m:t>0.36</m:t>
        </m:r>
        <m:r>
          <m:rPr>
            <m:sty m:val="p"/>
          </m:rPr>
          <m:t>+</m:t>
        </m:r>
        <m:r>
          <m:t>0.64</m:t>
        </m:r>
        <m:r>
          <m:rPr>
            <m:sty m:val="p"/>
          </m:rPr>
          <m:t>=</m:t>
        </m:r>
        <m:r>
          <m:t>1</m:t>
        </m:r>
      </m:oMath>
      <w:ins w:id="12732" w:author="PR Preview" w:date="2026-01-01T00:00:00Z">
        <w:r>
          <w:t xml:space="preserve"> </w:t>
        </w:r>
      </w:ins>
      <w:ins w:id="12733" w:author="PR Preview" w:date="2026-01-01T00:00:00Z">
        <w:r>
          <w:t xml:space="preserve">of</w:t>
        </w:r>
      </w:ins>
      <w:ins w:id="12734" w:author="PR Preview" w:date="2026-01-01T00:00:00Z">
        <w:r>
          <w:t xml:space="preserve"> </w:t>
        </w:r>
      </w:ins>
      <m:oMath>
        <m:sSup>
          <m:e>
            <m:r>
              <m:rPr>
                <m:sty m:val="bi"/>
              </m:rPr>
              <m:t>Q</m:t>
            </m:r>
          </m:e>
          <m:sup>
            <m:r>
              <m:rPr>
                <m:sty m:val="p"/>
              </m:rPr>
              <m:t>⊤</m:t>
            </m:r>
          </m:sup>
        </m:sSup>
        <m:r>
          <m:rPr>
            <m:sty m:val="bi"/>
          </m:rPr>
          <m:t>Q</m:t>
        </m:r>
      </m:oMath>
      <w:ins w:id="12735" w:author="PR Preview" w:date="2026-01-01T00:00:00Z">
        <w:r>
          <w:t xml:space="preserve"> </w:t>
        </w:r>
      </w:ins>
      <w:ins w:id="12736" w:author="PR Preview" w:date="2026-01-01T00:00:00Z">
        <w:r>
          <w:t xml:space="preserve">are their squared norms,</w:t>
        </w:r>
      </w:ins>
      <w:ins w:id="12737" w:author="PR Preview" w:date="2026-01-01T00:00:00Z">
        <w:r>
          <w:t xml:space="preserve"> </w:t>
        </w:r>
      </w:ins>
      <w:ins w:id="12738" w:author="PR Preview" w:date="2026-01-01T00:00:00Z">
        <w:r>
          <w:t xml:space="preserve">and the off-diagonal entries</w:t>
        </w:r>
      </w:ins>
      <w:ins w:id="12739" w:author="PR Preview" w:date="2026-01-01T00:00:00Z">
        <w:r>
          <w:t xml:space="preserve"> </w:t>
        </w:r>
      </w:ins>
      <m:oMath>
        <m:r>
          <m:rPr>
            <m:sty m:val="p"/>
          </m:rPr>
          <m:t>−</m:t>
        </m:r>
        <m:r>
          <m:t>0.48</m:t>
        </m:r>
        <m:r>
          <m:rPr>
            <m:sty m:val="p"/>
          </m:rPr>
          <m:t>+</m:t>
        </m:r>
        <m:r>
          <m:t>0.48</m:t>
        </m:r>
        <m:r>
          <m:rPr>
            <m:sty m:val="p"/>
          </m:rPr>
          <m:t>=</m:t>
        </m:r>
        <m:r>
          <m:t>0</m:t>
        </m:r>
      </m:oMath>
      <w:ins w:id="12740" w:author="PR Preview" w:date="2026-01-01T00:00:00Z">
        <w:r>
          <w:t xml:space="preserve"> </w:t>
        </w:r>
      </w:ins>
      <w:ins w:id="12741" w:author="PR Preview" w:date="2026-01-01T00:00:00Z">
        <w:r>
          <w:t xml:space="preserve">are their dot product.</w:t>
        </w:r>
      </w:ins>
      <w:ins w:id="12742" w:author="PR Preview" w:date="2026-01-01T00:00:00Z">
        <w:r>
          <w:t xml:space="preserve"> </w:t>
        </w:r>
      </w:ins>
      <w:ins w:id="12743" w:author="PR Preview" w:date="2026-01-01T00:00:00Z">
        <w:r>
          <w:t xml:space="preserve">Multiplying in the other order also gives</w:t>
        </w:r>
      </w:ins>
      <w:ins w:id="12744" w:author="PR Preview" w:date="2026-01-01T00:00:00Z">
        <w:r>
          <w:t xml:space="preserve"> </w:t>
        </w:r>
      </w:ins>
      <m:oMath>
        <m:sSub>
          <m:e>
            <m:r>
              <m:rPr>
                <m:sty m:val="bi"/>
              </m:rPr>
              <m:t>I</m:t>
            </m:r>
          </m:e>
          <m:sub>
            <m:r>
              <m:t>2</m:t>
            </m:r>
          </m:sub>
        </m:sSub>
      </m:oMath>
      <w:ins w:id="12745"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23"/>
    <w:bookmarkStart w:id="424" w:name="thm-orthogonal-norm"/>
    <w:p>
      <w:pPr>
        <w:pStyle w:val="BodyText"/>
      </w:pPr>
      <w:del w:id="12746" w:author="PR Preview" w:date="2026-01-01T00:00:00Z">
        <w:r>
          <w:rPr>
            <w:b/>
            <w:bCs/>
          </w:rPr>
          <w:delText xml:space="preserve">Theorem 67 (Orthogonal matrices preserve length)</w:delText>
        </w:r>
      </w:del>
      <w:del w:id="12747" w:author="PR Preview" w:date="2026-01-01T00:00:00Z">
        <w:r>
          <w:delText xml:space="preserve"> </w:delText>
        </w:r>
      </w:del>
      <w:del w:id="12748" w:author="PR Preview" w:date="2026-01-01T00:00:00Z">
        <w:r>
          <w:delText xml:space="preserve">If</w:delText>
        </w:r>
      </w:del>
      <w:del w:id="12749" w:author="PR Preview" w:date="2026-01-01T00:00:00Z">
        <w:r>
          <w:delText xml:space="preserve"> </w:delText>
        </w:r>
      </w:del>
      <m:oMath>
        <m:r>
          <m:rPr>
            <m:sty m:val="bi"/>
          </m:rPr>
          <m:t>Q</m:t>
        </m:r>
      </m:oMath>
      <w:del w:id="12750" w:author="PR Preview" w:date="2026-01-01T00:00:00Z">
        <w:r>
          <w:delText xml:space="preserve"> </w:delText>
        </w:r>
      </w:del>
      <w:del w:id="12751" w:author="PR Preview" w:date="2026-01-01T00:00:00Z">
        <w:r>
          <w:delText xml:space="preserve">is a</w:delText>
        </w:r>
      </w:del>
      <w:del w:id="12752" w:author="PR Preview" w:date="2026-01-01T00:00:00Z">
        <w:r>
          <w:delText xml:space="preserve"> </w:delText>
        </w:r>
      </w:del>
      <m:oMath>
        <m:r>
          <m:t>p</m:t>
        </m:r>
        <m:r>
          <m:rPr>
            <m:sty m:val="p"/>
          </m:rPr>
          <m:t>×</m:t>
        </m:r>
        <m:r>
          <m:t>p</m:t>
        </m:r>
      </m:oMath>
      <w:del w:id="12753" w:author="PR Preview" w:date="2026-01-01T00:00:00Z">
        <w:r>
          <w:delText xml:space="preserve"> </w:delText>
        </w:r>
      </w:del>
      <w:del w:id="12754" w:author="PR Preview" w:date="2026-01-01T00:00:00Z">
        <w:r>
          <w:delText xml:space="preserve">orthogonal matrix (</w:delText>
        </w:r>
      </w:del>
      <w:hyperlink w:anchor="def-orthogonal-matrix">
        <w:del w:id="12755" w:author="PR Preview" w:date="2026-01-01T00:00:00Z">
          <w:r>
            <w:rPr>
              <w:rStyle w:val="Hyperlink"/>
            </w:rPr>
            <w:delText xml:space="preserve">Definition 76</w:delText>
          </w:r>
        </w:del>
      </w:hyperlink>
      <w:del w:id="12756" w:author="PR Preview" w:date="2026-01-01T00:00:00Z">
        <w:r>
          <w:delText xml:space="preserve">)</w:delText>
        </w:r>
      </w:del>
      <w:del w:id="12757" w:author="PR Preview" w:date="2026-01-01T00:00:00Z">
        <w:r>
          <w:delText xml:space="preserve"> </w:delText>
        </w:r>
      </w:del>
      <w:del w:id="12758" w:author="PR Preview" w:date="2026-01-01T00:00:00Z">
        <w:r>
          <w:delText xml:space="preserve">and</w:delText>
        </w:r>
      </w:del>
      <w:del w:id="12759" w:author="PR Preview" w:date="2026-01-01T00:00:00Z">
        <w:r>
          <w:delText xml:space="preserve"> </w:delText>
        </w:r>
      </w:del>
      <m:oMath>
        <m:acc>
          <m:accPr>
            <m:chr m:val="̃"/>
          </m:accPr>
          <m:e>
            <m:r>
              <m:t>x</m:t>
            </m:r>
          </m:e>
        </m:acc>
      </m:oMath>
      <w:del w:id="12760" w:author="PR Preview" w:date="2026-01-01T00:00:00Z">
        <w:r>
          <w:delText xml:space="preserve"> </w:delText>
        </w:r>
      </w:del>
      <w:del w:id="12761" w:author="PR Preview" w:date="2026-01-01T00:00:00Z">
        <w:r>
          <w:delText xml:space="preserve">is a vector of length</w:delText>
        </w:r>
      </w:del>
      <w:del w:id="12762" w:author="PR Preview" w:date="2026-01-01T00:00:00Z">
        <w:r>
          <w:delText xml:space="preserve"> </w:delText>
        </w:r>
      </w:del>
      <m:oMath>
        <m:r>
          <m:t>p</m:t>
        </m:r>
      </m:oMath>
      <w:del w:id="12763" w:author="PR Preview" w:date="2026-01-01T00:00:00Z">
        <w:r>
          <w:delText xml:space="preserve">, then</w:delText>
        </w:r>
      </w:del>
    </w:p>
    <w:p>
      <w:pPr>
        <w:pStyle w:val="BodyText"/>
      </w:pPr>
      <w:ins w:id="12764" w:author="PR Preview" w:date="2026-01-01T00:00:00Z">
        <w:r>
          <w:rPr>
            <w:b/>
            <w:bCs/>
          </w:rPr>
          <w:t xml:space="preserve">Theorem 68 (Orthogonal matrices preserve length)</w:t>
        </w:r>
      </w:ins>
      <w:ins w:id="12765" w:author="PR Preview" w:date="2026-01-01T00:00:00Z">
        <w:r>
          <w:t xml:space="preserve"> </w:t>
        </w:r>
      </w:ins>
      <w:ins w:id="12766" w:author="PR Preview" w:date="2026-01-01T00:00:00Z">
        <w:r>
          <w:t xml:space="preserve">If</w:t>
        </w:r>
      </w:ins>
      <w:ins w:id="12767" w:author="PR Preview" w:date="2026-01-01T00:00:00Z">
        <w:r>
          <w:t xml:space="preserve"> </w:t>
        </w:r>
      </w:ins>
      <m:oMath>
        <m:r>
          <m:rPr>
            <m:sty m:val="bi"/>
          </m:rPr>
          <m:t>Q</m:t>
        </m:r>
      </m:oMath>
      <w:ins w:id="12768" w:author="PR Preview" w:date="2026-01-01T00:00:00Z">
        <w:r>
          <w:t xml:space="preserve"> </w:t>
        </w:r>
      </w:ins>
      <w:ins w:id="12769" w:author="PR Preview" w:date="2026-01-01T00:00:00Z">
        <w:r>
          <w:t xml:space="preserve">is a</w:t>
        </w:r>
      </w:ins>
      <w:ins w:id="12770" w:author="PR Preview" w:date="2026-01-01T00:00:00Z">
        <w:r>
          <w:t xml:space="preserve"> </w:t>
        </w:r>
      </w:ins>
      <m:oMath>
        <m:r>
          <m:t>p</m:t>
        </m:r>
        <m:r>
          <m:rPr>
            <m:sty m:val="p"/>
          </m:rPr>
          <m:t>×</m:t>
        </m:r>
        <m:r>
          <m:t>p</m:t>
        </m:r>
      </m:oMath>
      <w:ins w:id="12771" w:author="PR Preview" w:date="2026-01-01T00:00:00Z">
        <w:r>
          <w:t xml:space="preserve"> </w:t>
        </w:r>
      </w:ins>
      <w:ins w:id="12772" w:author="PR Preview" w:date="2026-01-01T00:00:00Z">
        <w:r>
          <w:t xml:space="preserve">orthogonal matrix (</w:t>
        </w:r>
      </w:ins>
      <w:hyperlink w:anchor="def-orthogonal-matrix">
        <w:ins w:id="12773" w:author="PR Preview" w:date="2026-01-01T00:00:00Z">
          <w:r>
            <w:rPr>
              <w:rStyle w:val="Hyperlink"/>
            </w:rPr>
            <w:t xml:space="preserve">Definition 81</w:t>
          </w:r>
        </w:ins>
      </w:hyperlink>
      <w:ins w:id="12774" w:author="PR Preview" w:date="2026-01-01T00:00:00Z">
        <w:r>
          <w:t xml:space="preserve">)</w:t>
        </w:r>
      </w:ins>
      <w:ins w:id="12775" w:author="PR Preview" w:date="2026-01-01T00:00:00Z">
        <w:r>
          <w:t xml:space="preserve"> </w:t>
        </w:r>
      </w:ins>
      <w:ins w:id="12776" w:author="PR Preview" w:date="2026-01-01T00:00:00Z">
        <w:r>
          <w:t xml:space="preserve">and</w:t>
        </w:r>
      </w:ins>
      <w:ins w:id="12777" w:author="PR Preview" w:date="2026-01-01T00:00:00Z">
        <w:r>
          <w:t xml:space="preserve"> </w:t>
        </w:r>
      </w:ins>
      <m:oMath>
        <m:acc>
          <m:accPr>
            <m:chr m:val="̃"/>
          </m:accPr>
          <m:e>
            <m:r>
              <m:t>x</m:t>
            </m:r>
          </m:e>
        </m:acc>
      </m:oMath>
      <w:ins w:id="12778" w:author="PR Preview" w:date="2026-01-01T00:00:00Z">
        <w:r>
          <w:t xml:space="preserve"> </w:t>
        </w:r>
      </w:ins>
      <w:ins w:id="12779" w:author="PR Preview" w:date="2026-01-01T00:00:00Z">
        <w:r>
          <w:t xml:space="preserve">is a vector of length</w:t>
        </w:r>
      </w:ins>
      <w:ins w:id="12780" w:author="PR Preview" w:date="2026-01-01T00:00:00Z">
        <w:r>
          <w:t xml:space="preserve"> </w:t>
        </w:r>
      </w:ins>
      <m:oMath>
        <m:r>
          <m:t>p</m:t>
        </m:r>
      </m:oMath>
      <w:ins w:id="12781" w:author="PR Preview" w:date="2026-01-01T00:00:00Z">
        <w:r>
          <w:t xml:space="preserve">, then</w:t>
        </w:r>
      </w:ins>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2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del w:id="12782" w:author="PR Preview" w:date="2026-01-01T00:00:00Z">
        <w:r>
          <w:delText xml:space="preserve">Both norms are nonnegative square roots,</w:delText>
        </w:r>
      </w:del>
      <w:del w:id="12783" w:author="PR Preview" w:date="2026-01-01T00:00:00Z">
        <w:r>
          <w:delText xml:space="preserve"> </w:delText>
        </w:r>
      </w:del>
      <w:del w:id="12784" w:author="PR Preview" w:date="2026-01-01T00:00:00Z">
        <w:r>
          <w:delText xml:space="preserve">so equal squares give</w:delText>
        </w:r>
      </w:del>
      <w:del w:id="12785" w:author="PR Preview" w:date="2026-01-01T00:00:00Z">
        <w:r>
          <w:delText xml:space="preserve"> </w:delText>
        </w:r>
      </w:del>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del w:id="12786" w:author="PR Preview" w:date="2026-01-01T00:00:00Z">
        <w:r>
          <w:delText xml:space="preserve">.</w:delText>
        </w:r>
      </w:del>
      <w:del w:id="12787" w:author="PR Preview" w:date="2026-01-01T00:00:00Z">
        <w:r>
          <w:delText xml:space="preserve"> </w:delText>
        </w:r>
      </w:del>
      <w:del w:id="12788" w:author="PR Preview" w:date="2026-01-01T00:00:00Z">
        <w:r>
          <w:delText xml:space="preserve">The second step is</w:delText>
        </w:r>
      </w:del>
      <w:del w:id="12789" w:author="PR Preview" w:date="2026-01-01T00:00:00Z">
        <w:r>
          <w:delText xml:space="preserve"> </w:delText>
        </w:r>
      </w:del>
      <w:hyperlink w:anchor="exm-dot-product-matmul">
        <w:del w:id="12790" w:author="PR Preview" w:date="2026-01-01T00:00:00Z">
          <w:r>
            <w:rPr>
              <w:rStyle w:val="Hyperlink"/>
            </w:rPr>
            <w:delText xml:space="preserve">Example 18</w:delText>
          </w:r>
        </w:del>
      </w:hyperlink>
      <w:del w:id="12791" w:author="PR Preview" w:date="2026-01-01T00:00:00Z">
        <w:r>
          <w:delText xml:space="preserve">,</w:delText>
        </w:r>
      </w:del>
      <w:del w:id="12792" w:author="PR Preview" w:date="2026-01-01T00:00:00Z">
        <w:r>
          <w:delText xml:space="preserve"> </w:delText>
        </w:r>
      </w:del>
      <w:del w:id="12793" w:author="PR Preview" w:date="2026-01-01T00:00:00Z">
        <w:r>
          <w:delText xml:space="preserve">the third is</w:delText>
        </w:r>
      </w:del>
      <w:del w:id="12794" w:author="PR Preview" w:date="2026-01-01T00:00:00Z">
        <w:r>
          <w:delText xml:space="preserve"> </w:delText>
        </w:r>
      </w:del>
      <w:hyperlink w:anchor="thm-transpose-product">
        <w:del w:id="12795" w:author="PR Preview" w:date="2026-01-01T00:00:00Z">
          <w:r>
            <w:rPr>
              <w:rStyle w:val="Hyperlink"/>
            </w:rPr>
            <w:delText xml:space="preserve">Theorem 19</w:delText>
          </w:r>
        </w:del>
      </w:hyperlink>
      <w:del w:id="12796" w:author="PR Preview" w:date="2026-01-01T00:00:00Z">
        <w:r>
          <w:delText xml:space="preserve">,</w:delText>
        </w:r>
      </w:del>
      <w:del w:id="12797" w:author="PR Preview" w:date="2026-01-01T00:00:00Z">
        <w:r>
          <w:delText xml:space="preserve"> </w:delText>
        </w:r>
      </w:del>
      <w:del w:id="12798" w:author="PR Preview" w:date="2026-01-01T00:00:00Z">
        <w:r>
          <w:delText xml:space="preserve">and the fourth is</w:delText>
        </w:r>
      </w:del>
      <w:del w:id="12799" w:author="PR Preview" w:date="2026-01-01T00:00:00Z">
        <w:r>
          <w:delText xml:space="preserve"> </w:delText>
        </w:r>
      </w:del>
      <w:hyperlink w:anchor="thm-matmul-assoc">
        <w:del w:id="12800" w:author="PR Preview" w:date="2026-01-01T00:00:00Z">
          <w:r>
            <w:rPr>
              <w:rStyle w:val="Hyperlink"/>
            </w:rPr>
            <w:delText xml:space="preserve">Theorem 8</w:delText>
          </w:r>
        </w:del>
      </w:hyperlink>
      <w:del w:id="12801" w:author="PR Preview" w:date="2026-01-01T00:00:00Z">
        <w:r>
          <w:delText xml:space="preserve">.</w:delText>
        </w:r>
      </w:del>
    </w:p>
    <w:p>
      <w:pPr>
        <w:pStyle w:val="BodyText"/>
      </w:pPr>
      <w:del w:id="12802" w:author="PR Preview" w:date="2026-01-01T00:00:00Z">
        <w:r>
          <w:rPr>
            <w:b/>
            <w:bCs/>
          </w:rPr>
          <w:delText xml:space="preserve">Example 129 (Rotating a vector keeps its length)</w:delText>
        </w:r>
      </w:del>
      <w:del w:id="12803" w:author="PR Preview" w:date="2026-01-01T00:00:00Z">
        <w:r>
          <w:delText xml:space="preserve"> </w:delText>
        </w:r>
      </w:del>
      <w:del w:id="12804" w:author="PR Preview" w:date="2026-01-01T00:00:00Z">
        <w:r>
          <w:delText xml:space="preserve">With</w:delText>
        </w:r>
      </w:del>
      <w:del w:id="12805" w:author="PR Preview" w:date="2026-01-01T00:00:00Z">
        <w:r>
          <w:delText xml:space="preserve"> </w:delText>
        </w:r>
      </w:del>
      <m:oMath>
        <m:r>
          <m:rPr>
            <m:sty m:val="bi"/>
          </m:rPr>
          <m:t>Q</m:t>
        </m:r>
      </m:oMath>
      <w:del w:id="12806" w:author="PR Preview" w:date="2026-01-01T00:00:00Z">
        <w:r>
          <w:delText xml:space="preserve"> </w:delText>
        </w:r>
      </w:del>
      <w:del w:id="12807" w:author="PR Preview" w:date="2026-01-01T00:00:00Z">
        <w:r>
          <w:delText xml:space="preserve">from</w:delText>
        </w:r>
      </w:del>
      <w:del w:id="12808" w:author="PR Preview" w:date="2026-01-01T00:00:00Z">
        <w:r>
          <w:delText xml:space="preserve"> </w:delText>
        </w:r>
      </w:del>
      <w:hyperlink w:anchor="exm-orthogonal-matrix">
        <w:del w:id="12809" w:author="PR Preview" w:date="2026-01-01T00:00:00Z">
          <w:r>
            <w:rPr>
              <w:rStyle w:val="Hyperlink"/>
            </w:rPr>
            <w:delText xml:space="preserve">Example 127</w:delText>
          </w:r>
        </w:del>
      </w:hyperlink>
      <w:del w:id="12810" w:author="PR Preview" w:date="2026-01-01T00:00:00Z">
        <w:r>
          <w:delText xml:space="preserve"> </w:delText>
        </w:r>
      </w:del>
      <w:del w:id="12811" w:author="PR Preview" w:date="2026-01-01T00:00:00Z">
        <w:r>
          <w:delText xml:space="preserve">and</w:delText>
        </w:r>
      </w:del>
      <w:del w:id="12812" w:author="PR Preview" w:date="2026-01-01T00:00:00Z">
        <w:r>
          <w:delText xml:space="preserve"> </w:delText>
        </w:r>
      </w:del>
      <m:oMath>
        <m:acc>
          <m:accPr>
            <m:chr m:val="̃"/>
          </m:accPr>
          <m:e>
            <m:r>
              <m:t>x</m:t>
            </m:r>
          </m:e>
        </m:acc>
        <m:r>
          <m:rPr>
            <m:sty m:val="p"/>
          </m:rPr>
          <m:t>=</m:t>
        </m:r>
        <m:r>
          <m:rPr>
            <m:sty m:val="p"/>
          </m:rPr>
          <m:t>(</m:t>
        </m:r>
        <m:r>
          <m:t>3</m:t>
        </m:r>
        <m:r>
          <m:rPr>
            <m:sty m:val="p"/>
          </m:rPr>
          <m:t>,</m:t>
        </m:r>
        <m:r>
          <m:t>4</m:t>
        </m:r>
        <m:r>
          <m:rPr>
            <m:sty m:val="p"/>
          </m:rPr>
          <m:t>)</m:t>
        </m:r>
      </m:oMath>
      <w:del w:id="12813" w:author="PR Preview" w:date="2026-01-01T00:00:00Z">
        <w:r>
          <w:delText xml:space="preserve"> </w:delText>
        </w:r>
      </w:del>
      <w:del w:id="12814" w:author="PR Preview" w:date="2026-01-01T00:00:00Z">
        <w:r>
          <w:delText xml:space="preserve">from</w:delText>
        </w:r>
      </w:del>
      <w:del w:id="12815" w:author="PR Preview" w:date="2026-01-01T00:00:00Z">
        <w:r>
          <w:delText xml:space="preserve"> </w:delText>
        </w:r>
      </w:del>
      <w:hyperlink w:anchor="exm-euclidean-norm">
        <w:del w:id="12816" w:author="PR Preview" w:date="2026-01-01T00:00:00Z">
          <w:r>
            <w:rPr>
              <w:rStyle w:val="Hyperlink"/>
            </w:rPr>
            <w:delText xml:space="preserve">Example 9</w:delText>
          </w:r>
        </w:del>
      </w:hyperlink>
      <w:del w:id="12817" w:author="PR Preview" w:date="2026-01-01T00:00:00Z">
        <w:r>
          <w:delText xml:space="preserve">:</w:delText>
        </w:r>
      </w:del>
    </w:p>
    <w:p>
      <w:pPr>
        <w:pStyle w:val="FirstParagraph"/>
      </w:pPr>
      <w:ins w:id="12818" w:author="PR Preview" w:date="2026-01-01T00:00:00Z">
        <w:r>
          <w:t xml:space="preserve">Both norms are nonnegative square roots,</w:t>
        </w:r>
      </w:ins>
      <w:ins w:id="12819" w:author="PR Preview" w:date="2026-01-01T00:00:00Z">
        <w:r>
          <w:t xml:space="preserve"> </w:t>
        </w:r>
      </w:ins>
      <w:ins w:id="12820" w:author="PR Preview" w:date="2026-01-01T00:00:00Z">
        <w:r>
          <w:t xml:space="preserve">so equal squares give</w:t>
        </w:r>
      </w:ins>
      <w:ins w:id="12821" w:author="PR Preview" w:date="2026-01-01T00:00:00Z">
        <w:r>
          <w:t xml:space="preserve"> </w:t>
        </w:r>
      </w:ins>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ins w:id="12822" w:author="PR Preview" w:date="2026-01-01T00:00:00Z">
        <w:r>
          <w:t xml:space="preserve">.</w:t>
        </w:r>
      </w:ins>
      <w:ins w:id="12823" w:author="PR Preview" w:date="2026-01-01T00:00:00Z">
        <w:r>
          <w:t xml:space="preserve"> </w:t>
        </w:r>
      </w:ins>
      <w:ins w:id="12824" w:author="PR Preview" w:date="2026-01-01T00:00:00Z">
        <w:r>
          <w:t xml:space="preserve">The second step is</w:t>
        </w:r>
      </w:ins>
      <w:ins w:id="12825" w:author="PR Preview" w:date="2026-01-01T00:00:00Z">
        <w:r>
          <w:t xml:space="preserve"> </w:t>
        </w:r>
      </w:ins>
      <w:hyperlink w:anchor="exm-dot-product-matmul">
        <w:ins w:id="12826" w:author="PR Preview" w:date="2026-01-01T00:00:00Z">
          <w:r>
            <w:rPr>
              <w:rStyle w:val="Hyperlink"/>
            </w:rPr>
            <w:t xml:space="preserve">Example 19</w:t>
          </w:r>
        </w:ins>
      </w:hyperlink>
      <w:ins w:id="12827" w:author="PR Preview" w:date="2026-01-01T00:00:00Z">
        <w:r>
          <w:t xml:space="preserve">,</w:t>
        </w:r>
      </w:ins>
      <w:ins w:id="12828" w:author="PR Preview" w:date="2026-01-01T00:00:00Z">
        <w:r>
          <w:t xml:space="preserve"> </w:t>
        </w:r>
      </w:ins>
      <w:ins w:id="12829" w:author="PR Preview" w:date="2026-01-01T00:00:00Z">
        <w:r>
          <w:t xml:space="preserve">the third is</w:t>
        </w:r>
      </w:ins>
      <w:ins w:id="12830" w:author="PR Preview" w:date="2026-01-01T00:00:00Z">
        <w:r>
          <w:t xml:space="preserve"> </w:t>
        </w:r>
      </w:ins>
      <w:hyperlink w:anchor="thm-transpose-product">
        <w:ins w:id="12831" w:author="PR Preview" w:date="2026-01-01T00:00:00Z">
          <w:r>
            <w:rPr>
              <w:rStyle w:val="Hyperlink"/>
            </w:rPr>
            <w:t xml:space="preserve">Theorem 19</w:t>
          </w:r>
        </w:ins>
      </w:hyperlink>
      <w:ins w:id="12832" w:author="PR Preview" w:date="2026-01-01T00:00:00Z">
        <w:r>
          <w:t xml:space="preserve">,</w:t>
        </w:r>
      </w:ins>
      <w:ins w:id="12833" w:author="PR Preview" w:date="2026-01-01T00:00:00Z">
        <w:r>
          <w:t xml:space="preserve"> </w:t>
        </w:r>
      </w:ins>
      <w:ins w:id="12834" w:author="PR Preview" w:date="2026-01-01T00:00:00Z">
        <w:r>
          <w:t xml:space="preserve">and the fourth is</w:t>
        </w:r>
      </w:ins>
      <w:ins w:id="12835" w:author="PR Preview" w:date="2026-01-01T00:00:00Z">
        <w:r>
          <w:t xml:space="preserve"> </w:t>
        </w:r>
      </w:ins>
      <w:hyperlink w:anchor="thm-matmul-assoc">
        <w:ins w:id="12836" w:author="PR Preview" w:date="2026-01-01T00:00:00Z">
          <w:r>
            <w:rPr>
              <w:rStyle w:val="Hyperlink"/>
            </w:rPr>
            <w:t xml:space="preserve">Theorem 8</w:t>
          </w:r>
        </w:ins>
      </w:hyperlink>
      <w:ins w:id="12837" w:author="PR Preview" w:date="2026-01-01T00:00:00Z">
        <w:r>
          <w:t xml:space="preserve">.</w:t>
        </w:r>
      </w:ins>
    </w:p>
    <w:bookmarkStart w:id="425" w:name="exm-orthogonal-norm"/>
    <w:p>
      <w:pPr>
        <w:pStyle w:val="BodyText"/>
      </w:pPr>
      <w:ins w:id="12838" w:author="PR Preview" w:date="2026-01-01T00:00:00Z">
        <w:r>
          <w:rPr>
            <w:b/>
            <w:bCs/>
          </w:rPr>
          <w:t xml:space="preserve">Example 132 (Rotating a vector keeps its length)</w:t>
        </w:r>
      </w:ins>
      <w:ins w:id="12839" w:author="PR Preview" w:date="2026-01-01T00:00:00Z">
        <w:r>
          <w:t xml:space="preserve"> </w:t>
        </w:r>
      </w:ins>
      <w:ins w:id="12840" w:author="PR Preview" w:date="2026-01-01T00:00:00Z">
        <w:r>
          <w:t xml:space="preserve">With</w:t>
        </w:r>
      </w:ins>
      <w:ins w:id="12841" w:author="PR Preview" w:date="2026-01-01T00:00:00Z">
        <w:r>
          <w:t xml:space="preserve"> </w:t>
        </w:r>
      </w:ins>
      <m:oMath>
        <m:r>
          <m:rPr>
            <m:sty m:val="bi"/>
          </m:rPr>
          <m:t>Q</m:t>
        </m:r>
      </m:oMath>
      <w:ins w:id="12842" w:author="PR Preview" w:date="2026-01-01T00:00:00Z">
        <w:r>
          <w:t xml:space="preserve"> </w:t>
        </w:r>
      </w:ins>
      <w:ins w:id="12843" w:author="PR Preview" w:date="2026-01-01T00:00:00Z">
        <w:r>
          <w:t xml:space="preserve">from</w:t>
        </w:r>
      </w:ins>
      <w:ins w:id="12844" w:author="PR Preview" w:date="2026-01-01T00:00:00Z">
        <w:r>
          <w:t xml:space="preserve"> </w:t>
        </w:r>
      </w:ins>
      <w:hyperlink w:anchor="exm-orthogonal-matrix">
        <w:ins w:id="12845" w:author="PR Preview" w:date="2026-01-01T00:00:00Z">
          <w:r>
            <w:rPr>
              <w:rStyle w:val="Hyperlink"/>
            </w:rPr>
            <w:t xml:space="preserve">Example 130</w:t>
          </w:r>
        </w:ins>
      </w:hyperlink>
      <w:ins w:id="12846" w:author="PR Preview" w:date="2026-01-01T00:00:00Z">
        <w:r>
          <w:t xml:space="preserve"> </w:t>
        </w:r>
      </w:ins>
      <w:ins w:id="12847" w:author="PR Preview" w:date="2026-01-01T00:00:00Z">
        <w:r>
          <w:t xml:space="preserve">and</w:t>
        </w:r>
      </w:ins>
      <w:ins w:id="12848" w:author="PR Preview" w:date="2026-01-01T00:00:00Z">
        <w:r>
          <w:t xml:space="preserve"> </w:t>
        </w:r>
      </w:ins>
      <m:oMath>
        <m:acc>
          <m:accPr>
            <m:chr m:val="̃"/>
          </m:accPr>
          <m:e>
            <m:r>
              <m:t>x</m:t>
            </m:r>
          </m:e>
        </m:acc>
        <m:r>
          <m:rPr>
            <m:sty m:val="p"/>
          </m:rPr>
          <m:t>=</m:t>
        </m:r>
        <m:r>
          <m:rPr>
            <m:sty m:val="p"/>
          </m:rPr>
          <m:t>(</m:t>
        </m:r>
        <m:r>
          <m:t>3</m:t>
        </m:r>
        <m:r>
          <m:rPr>
            <m:sty m:val="p"/>
          </m:rPr>
          <m:t>,</m:t>
        </m:r>
        <m:r>
          <m:t>4</m:t>
        </m:r>
        <m:r>
          <m:rPr>
            <m:sty m:val="p"/>
          </m:rPr>
          <m:t>)</m:t>
        </m:r>
      </m:oMath>
      <w:ins w:id="12849" w:author="PR Preview" w:date="2026-01-01T00:00:00Z">
        <w:r>
          <w:t xml:space="preserve"> </w:t>
        </w:r>
      </w:ins>
      <w:ins w:id="12850" w:author="PR Preview" w:date="2026-01-01T00:00:00Z">
        <w:r>
          <w:t xml:space="preserve">from</w:t>
        </w:r>
      </w:ins>
      <w:ins w:id="12851" w:author="PR Preview" w:date="2026-01-01T00:00:00Z">
        <w:r>
          <w:t xml:space="preserve"> </w:t>
        </w:r>
      </w:ins>
      <w:hyperlink w:anchor="exm-euclidean-norm">
        <w:ins w:id="12852" w:author="PR Preview" w:date="2026-01-01T00:00:00Z">
          <w:r>
            <w:rPr>
              <w:rStyle w:val="Hyperlink"/>
            </w:rPr>
            <w:t xml:space="preserve">Example 10</w:t>
          </w:r>
        </w:ins>
      </w:hyperlink>
      <w:ins w:id="12853" w:author="PR Preview" w:date="2026-01-01T00:00:00Z">
        <w:r>
          <w:t xml:space="preserve">:</w:t>
        </w:r>
      </w:ins>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25"/>
    <w:bookmarkEnd w:id="426"/>
    <w:bookmarkStart w:id="435" w:name="quadratic-forms"/>
    <w:p>
      <w:pPr>
        <w:pStyle w:val="Heading2"/>
      </w:pPr>
      <w:r>
        <w:t xml:space="preserve">15 Quadratic Forms</w:t>
      </w:r>
    </w:p>
    <w:bookmarkStart w:id="427" w:name="def-quadratic-form"/>
    <w:p>
      <w:pPr>
        <w:pStyle w:val="FirstParagraph"/>
      </w:pPr>
      <w:del w:id="12854" w:author="PR Preview" w:date="2026-01-01T00:00:00Z">
        <w:r>
          <w:rPr>
            <w:b/>
            <w:bCs/>
          </w:rPr>
          <w:delText xml:space="preserve">Definition 77 (Quadratic form)</w:delText>
        </w:r>
      </w:del>
      <w:del w:id="12855" w:author="PR Preview" w:date="2026-01-01T00:00:00Z">
        <w:r>
          <w:delText xml:space="preserve"> </w:delText>
        </w:r>
      </w:del>
      <w:del w:id="12856" w:author="PR Preview" w:date="2026-01-01T00:00:00Z">
        <w:r>
          <w:delText xml:space="preserve">A</w:delText>
        </w:r>
      </w:del>
      <w:del w:id="12857" w:author="PR Preview" w:date="2026-01-01T00:00:00Z">
        <w:r>
          <w:delText xml:space="preserve"> </w:delText>
        </w:r>
      </w:del>
      <w:del w:id="12858" w:author="PR Preview" w:date="2026-01-01T00:00:00Z">
        <w:r>
          <w:rPr>
            <w:b/>
            <w:bCs/>
          </w:rPr>
          <w:delText xml:space="preserve">quadratic form</w:delText>
        </w:r>
      </w:del>
      <w:del w:id="12859" w:author="PR Preview" w:date="2026-01-01T00:00:00Z">
        <w:r>
          <w:delText xml:space="preserve"> </w:delText>
        </w:r>
      </w:del>
      <w:del w:id="12860" w:author="PR Preview" w:date="2026-01-01T00:00:00Z">
        <w:r>
          <w:delText xml:space="preserve">is a mathematical expression of the structure</w:delText>
        </w:r>
      </w:del>
    </w:p>
    <w:p>
      <w:pPr>
        <w:pStyle w:val="FirstParagraph"/>
      </w:pPr>
      <w:ins w:id="12861" w:author="PR Preview" w:date="2026-01-01T00:00:00Z">
        <w:r>
          <w:rPr>
            <w:b/>
            <w:bCs/>
          </w:rPr>
          <w:t xml:space="preserve">Definition 82 (Quadratic form)</w:t>
        </w:r>
      </w:ins>
      <w:ins w:id="12862" w:author="PR Preview" w:date="2026-01-01T00:00:00Z">
        <w:r>
          <w:t xml:space="preserve"> </w:t>
        </w:r>
      </w:ins>
      <w:ins w:id="12863" w:author="PR Preview" w:date="2026-01-01T00:00:00Z">
        <w:r>
          <w:t xml:space="preserve">A</w:t>
        </w:r>
      </w:ins>
      <w:ins w:id="12864" w:author="PR Preview" w:date="2026-01-01T00:00:00Z">
        <w:r>
          <w:t xml:space="preserve"> </w:t>
        </w:r>
      </w:ins>
      <w:ins w:id="12865" w:author="PR Preview" w:date="2026-01-01T00:00:00Z">
        <w:r>
          <w:rPr>
            <w:b/>
            <w:bCs/>
          </w:rPr>
          <w:t xml:space="preserve">quadratic form</w:t>
        </w:r>
      </w:ins>
      <w:ins w:id="12866" w:author="PR Preview" w:date="2026-01-01T00:00:00Z">
        <w:r>
          <w:t xml:space="preserve"> </w:t>
        </w:r>
      </w:ins>
      <w:ins w:id="12867" w:author="PR Preview" w:date="2026-01-01T00:00:00Z">
        <w:r>
          <w:t xml:space="preserve">is a mathematical expression of the structure</w:t>
        </w:r>
      </w:ins>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27"/>
    <w:bookmarkStart w:id="430" w:name="rem-quadratic-forms-in-statistics"/>
    <w:p>
      <w:pPr>
        <w:pStyle w:val="BodyText"/>
      </w:pPr>
      <w:del w:id="12868" w:author="PR Preview" w:date="2026-01-01T00:00:00Z">
        <w:r>
          <w:rPr>
            <w:i/>
            <w:iCs/>
          </w:rPr>
          <w:delText xml:space="preserve">Remark 24</w:delText>
        </w:r>
      </w:del>
      <w:del w:id="12869" w:author="PR Preview" w:date="2026-01-01T00:00:00Z">
        <w:r>
          <w:delText xml:space="preserve"> (Quadratic forms in statistics). </w:delText>
        </w:r>
      </w:del>
      <w:del w:id="12870" w:author="PR Preview" w:date="2026-01-01T00:00:00Z">
        <w:r>
          <w:delText xml:space="preserve">A quadratic form extends the scalar expression</w:delText>
        </w:r>
      </w:del>
      <w:del w:id="12871" w:author="PR Preview" w:date="2026-01-01T00:00:00Z">
        <w:r>
          <w:delText xml:space="preserve"> </w:delText>
        </w:r>
      </w:del>
      <m:oMath>
        <m:r>
          <m:t>c</m:t>
        </m:r>
        <m:sSup>
          <m:e>
            <m:r>
              <m:t>x</m:t>
            </m:r>
          </m:e>
          <m:sup>
            <m:r>
              <m:t>2</m:t>
            </m:r>
          </m:sup>
        </m:sSup>
      </m:oMath>
      <w:del w:id="12872" w:author="PR Preview" w:date="2026-01-01T00:00:00Z">
        <w:r>
          <w:delText xml:space="preserve"> </w:delText>
        </w:r>
      </w:del>
      <w:del w:id="12873" w:author="PR Preview" w:date="2026-01-01T00:00:00Z">
        <w:r>
          <w:delText xml:space="preserve">to vectors:</w:delText>
        </w:r>
      </w:del>
      <w:del w:id="12874" w:author="PR Preview" w:date="2026-01-01T00:00:00Z">
        <w:r>
          <w:delText xml:space="preserve"> </w:delText>
        </w:r>
      </w:del>
      <w:del w:id="12875" w:author="PR Preview" w:date="2026-01-01T00:00:00Z">
        <w:r>
          <w:delText xml:space="preserve">with</w:delText>
        </w:r>
      </w:del>
      <w:del w:id="12876" w:author="PR Preview" w:date="2026-01-01T00:00:00Z">
        <w:r>
          <w:delText xml:space="preserve"> </w:delText>
        </w:r>
      </w:del>
      <m:oMath>
        <m:r>
          <m:t>p</m:t>
        </m:r>
        <m:r>
          <m:rPr>
            <m:sty m:val="p"/>
          </m:rPr>
          <m:t>=</m:t>
        </m:r>
        <m:r>
          <m:t>1</m:t>
        </m:r>
      </m:oMath>
      <w:del w:id="12877" w:author="PR Preview" w:date="2026-01-01T00:00:00Z">
        <w:r>
          <w:delText xml:space="preserve"> </w:delText>
        </w:r>
      </w:del>
      <w:del w:id="12878" w:author="PR Preview" w:date="2026-01-01T00:00:00Z">
        <w:r>
          <w:delText xml:space="preserve">and</w:delText>
        </w:r>
      </w:del>
      <w:del w:id="12879" w:author="PR Preview" w:date="2026-01-01T00:00:00Z">
        <w:r>
          <w:delText xml:space="preserve"> </w:delText>
        </w:r>
      </w:del>
      <m:oMath>
        <m:r>
          <m:rPr>
            <m:sty m:val="bi"/>
          </m:rPr>
          <m:t>S</m:t>
        </m:r>
        <m:r>
          <m:rPr>
            <m:sty m:val="p"/>
          </m:rPr>
          <m:t>=</m:t>
        </m:r>
        <m:r>
          <m:rPr>
            <m:sty m:val="p"/>
          </m:rPr>
          <m:t>[</m:t>
        </m:r>
        <m:r>
          <m:t>c</m:t>
        </m:r>
        <m:r>
          <m:rPr>
            <m:sty m:val="p"/>
          </m:rPr>
          <m:t>]</m:t>
        </m:r>
      </m:oMath>
      <w:del w:id="12880" w:author="PR Preview" w:date="2026-01-01T00:00:00Z">
        <w:r>
          <w:delText xml:space="preserve">,</w:delText>
        </w:r>
      </w:del>
      <w:del w:id="12881" w:author="PR Preview" w:date="2026-01-01T00:00:00Z">
        <w:r>
          <w:delText xml:space="preserve"> </w:delText>
        </w:r>
      </w:del>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del w:id="12882" w:author="PR Preview" w:date="2026-01-01T00:00:00Z">
        <w:r>
          <w:delText xml:space="preserve">.</w:delText>
        </w:r>
      </w:del>
      <w:del w:id="12883" w:author="PR Preview" w:date="2026-01-01T00:00:00Z">
        <w:r>
          <w:delText xml:space="preserve"> </w:delText>
        </w:r>
      </w:del>
      <w:del w:id="12884" w:author="PR Preview" w:date="2026-01-01T00:00:00Z">
        <w:r>
          <w:delText xml:space="preserve">With</w:delText>
        </w:r>
      </w:del>
      <w:del w:id="12885" w:author="PR Preview" w:date="2026-01-01T00:00:00Z">
        <w:r>
          <w:delText xml:space="preserve"> </w:delText>
        </w:r>
      </w:del>
      <m:oMath>
        <m:r>
          <m:t>p</m:t>
        </m:r>
        <m:r>
          <m:rPr>
            <m:sty m:val="p"/>
          </m:rPr>
          <m:t>=</m:t>
        </m:r>
        <m:r>
          <m:t>2</m:t>
        </m:r>
      </m:oMath>
      <w:del w:id="12886" w:author="PR Preview" w:date="2026-01-01T00:00:00Z">
        <w:r>
          <w:delText xml:space="preserve">,</w:delText>
        </w:r>
      </w:del>
    </w:p>
    <w:p>
      <w:pPr>
        <w:pStyle w:val="BodyText"/>
      </w:pPr>
      <w:ins w:id="12887" w:author="PR Preview" w:date="2026-01-01T00:00:00Z">
        <w:r>
          <w:rPr>
            <w:i/>
            <w:iCs/>
          </w:rPr>
          <w:t xml:space="preserve">Remark 31</w:t>
        </w:r>
      </w:ins>
      <w:ins w:id="12888" w:author="PR Preview" w:date="2026-01-01T00:00:00Z">
        <w:r>
          <w:t xml:space="preserve"> (Quadratic forms in statistics). </w:t>
        </w:r>
      </w:ins>
      <w:ins w:id="12889" w:author="PR Preview" w:date="2026-01-01T00:00:00Z">
        <w:r>
          <w:t xml:space="preserve">A quadratic form extends the scalar expression</w:t>
        </w:r>
      </w:ins>
      <w:ins w:id="12890" w:author="PR Preview" w:date="2026-01-01T00:00:00Z">
        <w:r>
          <w:t xml:space="preserve"> </w:t>
        </w:r>
      </w:ins>
      <m:oMath>
        <m:r>
          <m:t>c</m:t>
        </m:r>
        <m:sSup>
          <m:e>
            <m:r>
              <m:t>x</m:t>
            </m:r>
          </m:e>
          <m:sup>
            <m:r>
              <m:t>2</m:t>
            </m:r>
          </m:sup>
        </m:sSup>
      </m:oMath>
      <w:ins w:id="12891" w:author="PR Preview" w:date="2026-01-01T00:00:00Z">
        <w:r>
          <w:t xml:space="preserve"> </w:t>
        </w:r>
      </w:ins>
      <w:ins w:id="12892" w:author="PR Preview" w:date="2026-01-01T00:00:00Z">
        <w:r>
          <w:t xml:space="preserve">to vectors:</w:t>
        </w:r>
      </w:ins>
      <w:ins w:id="12893" w:author="PR Preview" w:date="2026-01-01T00:00:00Z">
        <w:r>
          <w:t xml:space="preserve"> </w:t>
        </w:r>
      </w:ins>
      <w:ins w:id="12894" w:author="PR Preview" w:date="2026-01-01T00:00:00Z">
        <w:r>
          <w:t xml:space="preserve">with</w:t>
        </w:r>
      </w:ins>
      <w:ins w:id="12895" w:author="PR Preview" w:date="2026-01-01T00:00:00Z">
        <w:r>
          <w:t xml:space="preserve"> </w:t>
        </w:r>
      </w:ins>
      <m:oMath>
        <m:r>
          <m:t>p</m:t>
        </m:r>
        <m:r>
          <m:rPr>
            <m:sty m:val="p"/>
          </m:rPr>
          <m:t>=</m:t>
        </m:r>
        <m:r>
          <m:t>1</m:t>
        </m:r>
      </m:oMath>
      <w:ins w:id="12896" w:author="PR Preview" w:date="2026-01-01T00:00:00Z">
        <w:r>
          <w:t xml:space="preserve"> </w:t>
        </w:r>
      </w:ins>
      <w:ins w:id="12897" w:author="PR Preview" w:date="2026-01-01T00:00:00Z">
        <w:r>
          <w:t xml:space="preserve">and</w:t>
        </w:r>
      </w:ins>
      <w:ins w:id="12898" w:author="PR Preview" w:date="2026-01-01T00:00:00Z">
        <w:r>
          <w:t xml:space="preserve"> </w:t>
        </w:r>
      </w:ins>
      <m:oMath>
        <m:r>
          <m:rPr>
            <m:sty m:val="bi"/>
          </m:rPr>
          <m:t>S</m:t>
        </m:r>
        <m:r>
          <m:rPr>
            <m:sty m:val="p"/>
          </m:rPr>
          <m:t>=</m:t>
        </m:r>
        <m:r>
          <m:rPr>
            <m:sty m:val="p"/>
          </m:rPr>
          <m:t>[</m:t>
        </m:r>
        <m:r>
          <m:t>c</m:t>
        </m:r>
        <m:r>
          <m:rPr>
            <m:sty m:val="p"/>
          </m:rPr>
          <m:t>]</m:t>
        </m:r>
      </m:oMath>
      <w:ins w:id="12899" w:author="PR Preview" w:date="2026-01-01T00:00:00Z">
        <w:r>
          <w:t xml:space="preserve">,</w:t>
        </w:r>
      </w:ins>
      <w:ins w:id="12900" w:author="PR Preview" w:date="2026-01-01T00:00:00Z">
        <w:r>
          <w:t xml:space="preserve"> </w:t>
        </w:r>
      </w:ins>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ins w:id="12901" w:author="PR Preview" w:date="2026-01-01T00:00:00Z">
        <w:r>
          <w:t xml:space="preserve">.</w:t>
        </w:r>
      </w:ins>
      <w:ins w:id="12902" w:author="PR Preview" w:date="2026-01-01T00:00:00Z">
        <w:r>
          <w:t xml:space="preserve"> </w:t>
        </w:r>
      </w:ins>
      <w:ins w:id="12903" w:author="PR Preview" w:date="2026-01-01T00:00:00Z">
        <w:r>
          <w:t xml:space="preserve">With</w:t>
        </w:r>
      </w:ins>
      <w:ins w:id="12904" w:author="PR Preview" w:date="2026-01-01T00:00:00Z">
        <w:r>
          <w:t xml:space="preserve"> </w:t>
        </w:r>
      </w:ins>
      <m:oMath>
        <m:r>
          <m:t>p</m:t>
        </m:r>
        <m:r>
          <m:rPr>
            <m:sty m:val="p"/>
          </m:rPr>
          <m:t>=</m:t>
        </m:r>
        <m:r>
          <m:t>2</m:t>
        </m:r>
      </m:oMath>
      <w:ins w:id="12905" w:author="PR Preview" w:date="2026-01-01T00:00:00Z">
        <w:r>
          <w:t xml:space="preserve">,</w:t>
        </w:r>
      </w:ins>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2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2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0"/>
    <w:bookmarkStart w:id="431" w:name="def-symmetric-part"/>
    <w:p>
      <w:pPr>
        <w:pStyle w:val="FirstParagraph"/>
      </w:pPr>
      <w:del w:id="12906" w:author="PR Preview" w:date="2026-01-01T00:00:00Z">
        <w:r>
          <w:rPr>
            <w:b/>
            <w:bCs/>
          </w:rPr>
          <w:delText xml:space="preserve">Definition 78 (Symmetric part of a square matrix)</w:delText>
        </w:r>
      </w:del>
      <w:del w:id="12907" w:author="PR Preview" w:date="2026-01-01T00:00:00Z">
        <w:r>
          <w:delText xml:space="preserve"> </w:delText>
        </w:r>
      </w:del>
      <w:del w:id="12908" w:author="PR Preview" w:date="2026-01-01T00:00:00Z">
        <w:r>
          <w:delText xml:space="preserve">The</w:delText>
        </w:r>
      </w:del>
      <w:del w:id="12909" w:author="PR Preview" w:date="2026-01-01T00:00:00Z">
        <w:r>
          <w:delText xml:space="preserve"> </w:delText>
        </w:r>
      </w:del>
      <w:del w:id="12910" w:author="PR Preview" w:date="2026-01-01T00:00:00Z">
        <w:r>
          <w:rPr>
            <w:b/>
            <w:bCs/>
          </w:rPr>
          <w:delText xml:space="preserve">symmetric part</w:delText>
        </w:r>
      </w:del>
      <w:del w:id="12911" w:author="PR Preview" w:date="2026-01-01T00:00:00Z">
        <w:r>
          <w:delText xml:space="preserve"> </w:delText>
        </w:r>
      </w:del>
      <w:del w:id="12912" w:author="PR Preview" w:date="2026-01-01T00:00:00Z">
        <w:r>
          <w:delText xml:space="preserve">of a</w:delText>
        </w:r>
      </w:del>
      <w:del w:id="12913" w:author="PR Preview" w:date="2026-01-01T00:00:00Z">
        <w:r>
          <w:delText xml:space="preserve"> </w:delText>
        </w:r>
      </w:del>
      <m:oMath>
        <m:r>
          <m:t>p</m:t>
        </m:r>
        <m:r>
          <m:rPr>
            <m:sty m:val="p"/>
          </m:rPr>
          <m:t>×</m:t>
        </m:r>
        <m:r>
          <m:t>p</m:t>
        </m:r>
      </m:oMath>
      <w:del w:id="12914" w:author="PR Preview" w:date="2026-01-01T00:00:00Z">
        <w:r>
          <w:delText xml:space="preserve"> </w:delText>
        </w:r>
      </w:del>
      <w:del w:id="12915" w:author="PR Preview" w:date="2026-01-01T00:00:00Z">
        <w:r>
          <w:delText xml:space="preserve">matrix</w:delText>
        </w:r>
      </w:del>
      <w:del w:id="12916" w:author="PR Preview" w:date="2026-01-01T00:00:00Z">
        <w:r>
          <w:delText xml:space="preserve"> </w:delText>
        </w:r>
      </w:del>
      <m:oMath>
        <m:r>
          <m:rPr>
            <m:sty m:val="bi"/>
          </m:rPr>
          <m:t>S</m:t>
        </m:r>
      </m:oMath>
      <w:del w:id="12917" w:author="PR Preview" w:date="2026-01-01T00:00:00Z">
        <w:r>
          <w:delText xml:space="preserve"> </w:delText>
        </w:r>
      </w:del>
      <w:del w:id="12918" w:author="PR Preview" w:date="2026-01-01T00:00:00Z">
        <w:r>
          <w:delText xml:space="preserve">is</w:delText>
        </w:r>
      </w:del>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p>
      <w:pPr>
        <w:pStyle w:val="FirstParagraph"/>
      </w:pPr>
      <w:del w:id="12919" w:author="PR Preview" w:date="2026-01-01T00:00:00Z">
        <w:r>
          <w:rPr>
            <w:b/>
            <w:bCs/>
          </w:rPr>
          <w:delText xml:space="preserve">Example 130 (The symmetric part of a</w:delText>
        </w:r>
      </w:del>
      <w:del w:id="12920" w:author="PR Preview" w:date="2026-01-01T00:00:00Z">
        <w:r>
          <w:rPr>
            <w:b/>
            <w:bCs/>
          </w:rPr>
          <w:delText xml:space="preserve"> </w:delText>
        </w:r>
      </w:del>
      <m:oMath>
        <m:r>
          <m:t>2</m:t>
        </m:r>
        <m:r>
          <m:rPr>
            <m:sty m:val="p"/>
          </m:rPr>
          <m:t>×</m:t>
        </m:r>
        <m:r>
          <m:t>2</m:t>
        </m:r>
      </m:oMath>
      <w:del w:id="12921" w:author="PR Preview" w:date="2026-01-01T00:00:00Z">
        <w:r>
          <w:rPr>
            <w:b/>
            <w:bCs/>
          </w:rPr>
          <w:delText xml:space="preserve"> </w:delText>
        </w:r>
      </w:del>
      <w:del w:id="12922" w:author="PR Preview" w:date="2026-01-01T00:00:00Z">
        <w:r>
          <w:rPr>
            <w:b/>
            <w:bCs/>
          </w:rPr>
          <w:delText xml:space="preserve">matrix)</w:delText>
        </w:r>
      </w:del>
      <w:del w:id="12923" w:author="PR Preview" w:date="2026-01-01T00:00:00Z">
        <w:r>
          <w:delText xml:space="preserve"> </w:delText>
        </w:r>
      </w:del>
      <w:del w:id="12924" w:author="PR Preview" w:date="2026-01-01T00:00:00Z">
        <w:r>
          <w:delText xml:space="preserve">For</w:delText>
        </w:r>
      </w:del>
      <w:del w:id="12925"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2926" w:author="PR Preview" w:date="2026-01-01T00:00:00Z">
        <w:r>
          <w:delText xml:space="preserve">,</w:delText>
        </w:r>
      </w:del>
      <w:del w:id="12927" w:author="PR Preview" w:date="2026-01-01T00:00:00Z">
        <w:r>
          <w:delText xml:space="preserve"> </w:delText>
        </w:r>
      </w:del>
      <w:del w:id="12928" w:author="PR Preview" w:date="2026-01-01T00:00:00Z">
        <w:r>
          <w:delText xml:space="preserve">the symmetric part is</w:delText>
        </w:r>
      </w:del>
    </w:p>
    <w:p>
      <w:pPr>
        <w:pStyle w:val="FirstParagraph"/>
      </w:pPr>
      <w:ins w:id="12929" w:author="PR Preview" w:date="2026-01-01T00:00:00Z">
        <w:r>
          <w:rPr>
            <w:b/>
            <w:bCs/>
          </w:rPr>
          <w:t xml:space="preserve">Definition 83 (Symmetric part of a square matrix)</w:t>
        </w:r>
      </w:ins>
      <w:ins w:id="12930" w:author="PR Preview" w:date="2026-01-01T00:00:00Z">
        <w:r>
          <w:t xml:space="preserve"> </w:t>
        </w:r>
      </w:ins>
      <w:ins w:id="12931" w:author="PR Preview" w:date="2026-01-01T00:00:00Z">
        <w:r>
          <w:t xml:space="preserve">The</w:t>
        </w:r>
      </w:ins>
      <w:ins w:id="12932" w:author="PR Preview" w:date="2026-01-01T00:00:00Z">
        <w:r>
          <w:t xml:space="preserve"> </w:t>
        </w:r>
      </w:ins>
      <w:ins w:id="12933" w:author="PR Preview" w:date="2026-01-01T00:00:00Z">
        <w:r>
          <w:rPr>
            <w:b/>
            <w:bCs/>
          </w:rPr>
          <w:t xml:space="preserve">symmetric part</w:t>
        </w:r>
      </w:ins>
      <w:ins w:id="12934" w:author="PR Preview" w:date="2026-01-01T00:00:00Z">
        <w:r>
          <w:t xml:space="preserve"> </w:t>
        </w:r>
      </w:ins>
      <w:ins w:id="12935" w:author="PR Preview" w:date="2026-01-01T00:00:00Z">
        <w:r>
          <w:t xml:space="preserve">of a</w:t>
        </w:r>
      </w:ins>
      <w:ins w:id="12936" w:author="PR Preview" w:date="2026-01-01T00:00:00Z">
        <w:r>
          <w:t xml:space="preserve"> </w:t>
        </w:r>
      </w:ins>
      <m:oMath>
        <m:r>
          <m:t>p</m:t>
        </m:r>
        <m:r>
          <m:rPr>
            <m:sty m:val="p"/>
          </m:rPr>
          <m:t>×</m:t>
        </m:r>
        <m:r>
          <m:t>p</m:t>
        </m:r>
      </m:oMath>
      <w:ins w:id="12937" w:author="PR Preview" w:date="2026-01-01T00:00:00Z">
        <w:r>
          <w:t xml:space="preserve"> </w:t>
        </w:r>
      </w:ins>
      <w:ins w:id="12938" w:author="PR Preview" w:date="2026-01-01T00:00:00Z">
        <w:r>
          <w:t xml:space="preserve">matrix</w:t>
        </w:r>
      </w:ins>
      <w:ins w:id="12939" w:author="PR Preview" w:date="2026-01-01T00:00:00Z">
        <w:r>
          <w:t xml:space="preserve"> </w:t>
        </w:r>
      </w:ins>
      <m:oMath>
        <m:r>
          <m:rPr>
            <m:sty m:val="bi"/>
          </m:rPr>
          <m:t>S</m:t>
        </m:r>
      </m:oMath>
      <w:ins w:id="12940" w:author="PR Preview" w:date="2026-01-01T00:00:00Z">
        <w:r>
          <w:t xml:space="preserve"> </w:t>
        </w:r>
      </w:ins>
      <w:ins w:id="12941" w:author="PR Preview" w:date="2026-01-01T00:00:00Z">
        <w:r>
          <w:t xml:space="preserve">is</w:t>
        </w:r>
      </w:ins>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31"/>
    <w:bookmarkStart w:id="432" w:name="exm-symmetric-part"/>
    <w:p>
      <w:pPr>
        <w:pStyle w:val="FirstParagraph"/>
      </w:pPr>
      <w:ins w:id="12942" w:author="PR Preview" w:date="2026-01-01T00:00:00Z">
        <w:r>
          <w:rPr>
            <w:b/>
            <w:bCs/>
          </w:rPr>
          <w:t xml:space="preserve">Example 133 (The symmetric part of a</w:t>
        </w:r>
      </w:ins>
      <w:ins w:id="12943" w:author="PR Preview" w:date="2026-01-01T00:00:00Z">
        <w:r>
          <w:rPr>
            <w:b/>
            <w:bCs/>
          </w:rPr>
          <w:t xml:space="preserve"> </w:t>
        </w:r>
      </w:ins>
      <m:oMath>
        <m:r>
          <m:t>2</m:t>
        </m:r>
        <m:r>
          <m:rPr>
            <m:sty m:val="p"/>
          </m:rPr>
          <m:t>×</m:t>
        </m:r>
        <m:r>
          <m:t>2</m:t>
        </m:r>
      </m:oMath>
      <w:ins w:id="12944" w:author="PR Preview" w:date="2026-01-01T00:00:00Z">
        <w:r>
          <w:rPr>
            <w:b/>
            <w:bCs/>
          </w:rPr>
          <w:t xml:space="preserve"> </w:t>
        </w:r>
      </w:ins>
      <w:ins w:id="12945" w:author="PR Preview" w:date="2026-01-01T00:00:00Z">
        <w:r>
          <w:rPr>
            <w:b/>
            <w:bCs/>
          </w:rPr>
          <w:t xml:space="preserve">matrix)</w:t>
        </w:r>
      </w:ins>
      <w:ins w:id="12946" w:author="PR Preview" w:date="2026-01-01T00:00:00Z">
        <w:r>
          <w:t xml:space="preserve"> </w:t>
        </w:r>
      </w:ins>
      <w:ins w:id="12947" w:author="PR Preview" w:date="2026-01-01T00:00:00Z">
        <w:r>
          <w:t xml:space="preserve">For</w:t>
        </w:r>
      </w:ins>
      <w:ins w:id="12948"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2949" w:author="PR Preview" w:date="2026-01-01T00:00:00Z">
        <w:r>
          <w:t xml:space="preserve">,</w:t>
        </w:r>
      </w:ins>
      <w:ins w:id="12950" w:author="PR Preview" w:date="2026-01-01T00:00:00Z">
        <w:r>
          <w:t xml:space="preserve"> </w:t>
        </w:r>
      </w:ins>
      <w:ins w:id="12951" w:author="PR Preview" w:date="2026-01-01T00:00:00Z">
        <w:r>
          <w:t xml:space="preserve">the symmetric part is</w:t>
        </w:r>
      </w:ins>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32"/>
    <w:bookmarkStart w:id="433" w:name="thm-quadratic-form-symmetric"/>
    <w:p>
      <w:pPr>
        <w:pStyle w:val="BodyText"/>
      </w:pPr>
      <w:del w:id="12952" w:author="PR Preview" w:date="2026-01-01T00:00:00Z">
        <w:r>
          <w:rPr>
            <w:b/>
            <w:bCs/>
          </w:rPr>
          <w:delText xml:space="preserve">Theorem 68 (A quadratic form depends only on the symmetric part)</w:delText>
        </w:r>
      </w:del>
      <w:del w:id="12953" w:author="PR Preview" w:date="2026-01-01T00:00:00Z">
        <w:r>
          <w:delText xml:space="preserve"> </w:delText>
        </w:r>
      </w:del>
      <w:del w:id="12954" w:author="PR Preview" w:date="2026-01-01T00:00:00Z">
        <w:r>
          <w:delText xml:space="preserve">If</w:delText>
        </w:r>
      </w:del>
      <w:del w:id="12955" w:author="PR Preview" w:date="2026-01-01T00:00:00Z">
        <w:r>
          <w:delText xml:space="preserve"> </w:delText>
        </w:r>
      </w:del>
      <m:oMath>
        <m:r>
          <m:rPr>
            <m:sty m:val="bi"/>
          </m:rPr>
          <m:t>S</m:t>
        </m:r>
      </m:oMath>
      <w:del w:id="12956" w:author="PR Preview" w:date="2026-01-01T00:00:00Z">
        <w:r>
          <w:delText xml:space="preserve"> </w:delText>
        </w:r>
      </w:del>
      <w:del w:id="12957" w:author="PR Preview" w:date="2026-01-01T00:00:00Z">
        <w:r>
          <w:delText xml:space="preserve">is a</w:delText>
        </w:r>
      </w:del>
      <w:del w:id="12958" w:author="PR Preview" w:date="2026-01-01T00:00:00Z">
        <w:r>
          <w:delText xml:space="preserve"> </w:delText>
        </w:r>
      </w:del>
      <m:oMath>
        <m:r>
          <m:t>p</m:t>
        </m:r>
        <m:r>
          <m:rPr>
            <m:sty m:val="p"/>
          </m:rPr>
          <m:t>×</m:t>
        </m:r>
        <m:r>
          <m:t>p</m:t>
        </m:r>
      </m:oMath>
      <w:del w:id="12959" w:author="PR Preview" w:date="2026-01-01T00:00:00Z">
        <w:r>
          <w:delText xml:space="preserve"> </w:delText>
        </w:r>
      </w:del>
      <w:del w:id="12960" w:author="PR Preview" w:date="2026-01-01T00:00:00Z">
        <w:r>
          <w:delText xml:space="preserve">matrix and</w:delText>
        </w:r>
      </w:del>
      <w:del w:id="12961" w:author="PR Preview" w:date="2026-01-01T00:00:00Z">
        <w:r>
          <w:delText xml:space="preserve"> </w:delText>
        </w:r>
      </w:del>
      <m:oMath>
        <m:acc>
          <m:accPr>
            <m:chr m:val="̃"/>
          </m:accPr>
          <m:e>
            <m:r>
              <m:t>x</m:t>
            </m:r>
          </m:e>
        </m:acc>
      </m:oMath>
      <w:del w:id="12962" w:author="PR Preview" w:date="2026-01-01T00:00:00Z">
        <w:r>
          <w:delText xml:space="preserve"> </w:delText>
        </w:r>
      </w:del>
      <w:del w:id="12963" w:author="PR Preview" w:date="2026-01-01T00:00:00Z">
        <w:r>
          <w:delText xml:space="preserve">is a vector of length</w:delText>
        </w:r>
      </w:del>
      <w:del w:id="12964" w:author="PR Preview" w:date="2026-01-01T00:00:00Z">
        <w:r>
          <w:delText xml:space="preserve"> </w:delText>
        </w:r>
      </w:del>
      <m:oMath>
        <m:r>
          <m:t>p</m:t>
        </m:r>
      </m:oMath>
      <w:del w:id="12965" w:author="PR Preview" w:date="2026-01-01T00:00:00Z">
        <w:r>
          <w:delText xml:space="preserve">, then</w:delText>
        </w:r>
      </w:del>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del w:id="12966" w:author="PR Preview" w:date="2026-01-01T00:00:00Z">
        <w:r>
          <w:delText xml:space="preserve">So the value of a quadratic form depends only on the symmetric part</w:delText>
        </w:r>
      </w:del>
      <w:del w:id="12967" w:author="PR Preview" w:date="2026-01-01T00:00:00Z">
        <w:r>
          <w:delText xml:space="preserve"> </w:delText>
        </w:r>
      </w:del>
      <w:del w:id="12968" w:author="PR Preview" w:date="2026-01-01T00:00:00Z">
        <w:r>
          <w:delText xml:space="preserve">(</w:delText>
        </w:r>
      </w:del>
      <w:hyperlink w:anchor="def-symmetric-part">
        <w:del w:id="12969" w:author="PR Preview" w:date="2026-01-01T00:00:00Z">
          <w:r>
            <w:rPr>
              <w:rStyle w:val="Hyperlink"/>
            </w:rPr>
            <w:delText xml:space="preserve">Definition 78</w:delText>
          </w:r>
        </w:del>
      </w:hyperlink>
      <w:del w:id="12970" w:author="PR Preview" w:date="2026-01-01T00:00:00Z">
        <w:r>
          <w:delText xml:space="preserve">) of</w:delText>
        </w:r>
      </w:del>
      <w:del w:id="12971" w:author="PR Preview" w:date="2026-01-01T00:00:00Z">
        <w:r>
          <w:delText xml:space="preserve"> </w:delText>
        </w:r>
      </w:del>
      <m:oMath>
        <m:r>
          <m:rPr>
            <m:sty m:val="bi"/>
          </m:rPr>
          <m:t>S</m:t>
        </m:r>
      </m:oMath>
      <w:del w:id="12972" w:author="PR Preview" w:date="2026-01-01T00:00:00Z">
        <w:r>
          <w:delText xml:space="preserve">.</w:delText>
        </w:r>
      </w:del>
    </w:p>
    <w:p>
      <w:pPr>
        <w:pStyle w:val="BodyText"/>
      </w:pPr>
      <w:ins w:id="12973" w:author="PR Preview" w:date="2026-01-01T00:00:00Z">
        <w:r>
          <w:rPr>
            <w:b/>
            <w:bCs/>
          </w:rPr>
          <w:t xml:space="preserve">Theorem 69 (A quadratic form depends only on the symmetric part)</w:t>
        </w:r>
      </w:ins>
      <w:ins w:id="12974" w:author="PR Preview" w:date="2026-01-01T00:00:00Z">
        <w:r>
          <w:t xml:space="preserve"> </w:t>
        </w:r>
      </w:ins>
      <w:ins w:id="12975" w:author="PR Preview" w:date="2026-01-01T00:00:00Z">
        <w:r>
          <w:t xml:space="preserve">If</w:t>
        </w:r>
      </w:ins>
      <w:ins w:id="12976" w:author="PR Preview" w:date="2026-01-01T00:00:00Z">
        <w:r>
          <w:t xml:space="preserve"> </w:t>
        </w:r>
      </w:ins>
      <m:oMath>
        <m:r>
          <m:rPr>
            <m:sty m:val="bi"/>
          </m:rPr>
          <m:t>S</m:t>
        </m:r>
      </m:oMath>
      <w:ins w:id="12977" w:author="PR Preview" w:date="2026-01-01T00:00:00Z">
        <w:r>
          <w:t xml:space="preserve"> </w:t>
        </w:r>
      </w:ins>
      <w:ins w:id="12978" w:author="PR Preview" w:date="2026-01-01T00:00:00Z">
        <w:r>
          <w:t xml:space="preserve">is a</w:t>
        </w:r>
      </w:ins>
      <w:ins w:id="12979" w:author="PR Preview" w:date="2026-01-01T00:00:00Z">
        <w:r>
          <w:t xml:space="preserve"> </w:t>
        </w:r>
      </w:ins>
      <m:oMath>
        <m:r>
          <m:t>p</m:t>
        </m:r>
        <m:r>
          <m:rPr>
            <m:sty m:val="p"/>
          </m:rPr>
          <m:t>×</m:t>
        </m:r>
        <m:r>
          <m:t>p</m:t>
        </m:r>
      </m:oMath>
      <w:ins w:id="12980" w:author="PR Preview" w:date="2026-01-01T00:00:00Z">
        <w:r>
          <w:t xml:space="preserve"> </w:t>
        </w:r>
      </w:ins>
      <w:ins w:id="12981" w:author="PR Preview" w:date="2026-01-01T00:00:00Z">
        <w:r>
          <w:t xml:space="preserve">matrix and</w:t>
        </w:r>
      </w:ins>
      <w:ins w:id="12982" w:author="PR Preview" w:date="2026-01-01T00:00:00Z">
        <w:r>
          <w:t xml:space="preserve"> </w:t>
        </w:r>
      </w:ins>
      <m:oMath>
        <m:acc>
          <m:accPr>
            <m:chr m:val="̃"/>
          </m:accPr>
          <m:e>
            <m:r>
              <m:t>x</m:t>
            </m:r>
          </m:e>
        </m:acc>
      </m:oMath>
      <w:ins w:id="12983" w:author="PR Preview" w:date="2026-01-01T00:00:00Z">
        <w:r>
          <w:t xml:space="preserve"> </w:t>
        </w:r>
      </w:ins>
      <w:ins w:id="12984" w:author="PR Preview" w:date="2026-01-01T00:00:00Z">
        <w:r>
          <w:t xml:space="preserve">is a vector of length</w:t>
        </w:r>
      </w:ins>
      <w:ins w:id="12985" w:author="PR Preview" w:date="2026-01-01T00:00:00Z">
        <w:r>
          <w:t xml:space="preserve"> </w:t>
        </w:r>
      </w:ins>
      <m:oMath>
        <m:r>
          <m:t>p</m:t>
        </m:r>
      </m:oMath>
      <w:ins w:id="12986" w:author="PR Preview" w:date="2026-01-01T00:00:00Z">
        <w:r>
          <w:t xml:space="preserve">, then</w:t>
        </w:r>
      </w:ins>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ins w:id="12987" w:author="PR Preview" w:date="2026-01-01T00:00:00Z">
        <w:r>
          <w:t xml:space="preserve">So the value of a quadratic form depends only on the symmetric part</w:t>
        </w:r>
      </w:ins>
      <w:ins w:id="12988" w:author="PR Preview" w:date="2026-01-01T00:00:00Z">
        <w:r>
          <w:t xml:space="preserve"> </w:t>
        </w:r>
      </w:ins>
      <w:ins w:id="12989" w:author="PR Preview" w:date="2026-01-01T00:00:00Z">
        <w:r>
          <w:t xml:space="preserve">(</w:t>
        </w:r>
      </w:ins>
      <w:hyperlink w:anchor="def-symmetric-part">
        <w:ins w:id="12990" w:author="PR Preview" w:date="2026-01-01T00:00:00Z">
          <w:r>
            <w:rPr>
              <w:rStyle w:val="Hyperlink"/>
            </w:rPr>
            <w:t xml:space="preserve">Definition 83</w:t>
          </w:r>
        </w:ins>
      </w:hyperlink>
      <w:ins w:id="12991" w:author="PR Preview" w:date="2026-01-01T00:00:00Z">
        <w:r>
          <w:t xml:space="preserve">) of</w:t>
        </w:r>
      </w:ins>
      <w:ins w:id="12992" w:author="PR Preview" w:date="2026-01-01T00:00:00Z">
        <w:r>
          <w:t xml:space="preserve"> </w:t>
        </w:r>
      </w:ins>
      <m:oMath>
        <m:r>
          <m:rPr>
            <m:sty m:val="bi"/>
          </m:rPr>
          <m:t>S</m:t>
        </m:r>
      </m:oMath>
      <w:ins w:id="12993" w:author="PR Preview" w:date="2026-01-01T00:00:00Z">
        <w:r>
          <w:t xml:space="preserve">.</w:t>
        </w:r>
      </w:ins>
    </w:p>
    <w:bookmarkEnd w:id="43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34" w:name="exm-quadratic-form-symmetric"/>
    <w:p>
      <w:pPr>
        <w:pStyle w:val="BodyText"/>
      </w:pPr>
      <w:del w:id="12994" w:author="PR Preview" w:date="2026-01-01T00:00:00Z">
        <w:r>
          <w:rPr>
            <w:b/>
            <w:bCs/>
          </w:rPr>
          <w:delText xml:space="preserve">Example 131 (Replacing a matrix by its symmetric part)</w:delText>
        </w:r>
      </w:del>
      <w:del w:id="12995" w:author="PR Preview" w:date="2026-01-01T00:00:00Z">
        <w:r>
          <w:delText xml:space="preserve"> </w:delText>
        </w:r>
      </w:del>
      <w:del w:id="12996" w:author="PR Preview" w:date="2026-01-01T00:00:00Z">
        <w:r>
          <w:delText xml:space="preserve">With</w:delText>
        </w:r>
      </w:del>
      <w:del w:id="12997"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2998" w:author="PR Preview" w:date="2026-01-01T00:00:00Z">
        <w:r>
          <w:delText xml:space="preserve"> </w:delText>
        </w:r>
      </w:del>
      <w:del w:id="12999" w:author="PR Preview" w:date="2026-01-01T00:00:00Z">
        <w:r>
          <w:delText xml:space="preserve">from</w:delText>
        </w:r>
      </w:del>
      <w:del w:id="13000" w:author="PR Preview" w:date="2026-01-01T00:00:00Z">
        <w:r>
          <w:delText xml:space="preserve"> </w:delText>
        </w:r>
      </w:del>
      <w:hyperlink w:anchor="exm-symmetric-part">
        <w:del w:id="13001" w:author="PR Preview" w:date="2026-01-01T00:00:00Z">
          <w:r>
            <w:rPr>
              <w:rStyle w:val="Hyperlink"/>
            </w:rPr>
            <w:delText xml:space="preserve">Example 130</w:delText>
          </w:r>
        </w:del>
      </w:hyperlink>
      <w:del w:id="13002" w:author="PR Preview" w:date="2026-01-01T00:00:00Z">
        <w:r>
          <w:delText xml:space="preserve"> </w:delText>
        </w:r>
      </w:del>
      <w:del w:id="13003" w:author="PR Preview" w:date="2026-01-01T00:00:00Z">
        <w:r>
          <w:delText xml:space="preserve">and</w:delText>
        </w:r>
      </w:del>
      <w:del w:id="13004" w:author="PR Preview" w:date="2026-01-01T00:00:00Z">
        <w:r>
          <w:delText xml:space="preserve"> </w:delText>
        </w:r>
      </w:del>
      <m:oMath>
        <m:acc>
          <m:accPr>
            <m:chr m:val="̃"/>
          </m:accPr>
          <m:e>
            <m:r>
              <m:t>x</m:t>
            </m:r>
          </m:e>
        </m:acc>
        <m:r>
          <m:rPr>
            <m:sty m:val="p"/>
          </m:rPr>
          <m:t>=</m:t>
        </m:r>
        <m:r>
          <m:rPr>
            <m:sty m:val="p"/>
          </m:rPr>
          <m:t>(</m:t>
        </m:r>
        <m:r>
          <m:t>1</m:t>
        </m:r>
        <m:r>
          <m:rPr>
            <m:sty m:val="p"/>
          </m:rPr>
          <m:t>,</m:t>
        </m:r>
        <m:r>
          <m:t>1</m:t>
        </m:r>
        <m:r>
          <m:rPr>
            <m:sty m:val="p"/>
          </m:rPr>
          <m:t>)</m:t>
        </m:r>
      </m:oMath>
      <w:del w:id="13005" w:author="PR Preview" w:date="2026-01-01T00:00:00Z">
        <w:r>
          <w:delText xml:space="preserve">:</w:delText>
        </w:r>
      </w:del>
    </w:p>
    <w:p>
      <w:pPr>
        <w:pStyle w:val="BodyText"/>
      </w:pPr>
      <w:ins w:id="13006" w:author="PR Preview" w:date="2026-01-01T00:00:00Z">
        <w:r>
          <w:rPr>
            <w:b/>
            <w:bCs/>
          </w:rPr>
          <w:t xml:space="preserve">Example 134 (Replacing a matrix by its symmetric part)</w:t>
        </w:r>
      </w:ins>
      <w:ins w:id="13007" w:author="PR Preview" w:date="2026-01-01T00:00:00Z">
        <w:r>
          <w:t xml:space="preserve"> </w:t>
        </w:r>
      </w:ins>
      <w:ins w:id="13008" w:author="PR Preview" w:date="2026-01-01T00:00:00Z">
        <w:r>
          <w:t xml:space="preserve">With</w:t>
        </w:r>
      </w:ins>
      <w:ins w:id="13009"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3010" w:author="PR Preview" w:date="2026-01-01T00:00:00Z">
        <w:r>
          <w:t xml:space="preserve"> </w:t>
        </w:r>
      </w:ins>
      <w:ins w:id="13011" w:author="PR Preview" w:date="2026-01-01T00:00:00Z">
        <w:r>
          <w:t xml:space="preserve">from</w:t>
        </w:r>
      </w:ins>
      <w:ins w:id="13012" w:author="PR Preview" w:date="2026-01-01T00:00:00Z">
        <w:r>
          <w:t xml:space="preserve"> </w:t>
        </w:r>
      </w:ins>
      <w:hyperlink w:anchor="exm-symmetric-part">
        <w:ins w:id="13013" w:author="PR Preview" w:date="2026-01-01T00:00:00Z">
          <w:r>
            <w:rPr>
              <w:rStyle w:val="Hyperlink"/>
            </w:rPr>
            <w:t xml:space="preserve">Example 133</w:t>
          </w:r>
        </w:ins>
      </w:hyperlink>
      <w:ins w:id="13014" w:author="PR Preview" w:date="2026-01-01T00:00:00Z">
        <w:r>
          <w:t xml:space="preserve"> </w:t>
        </w:r>
      </w:ins>
      <w:ins w:id="13015" w:author="PR Preview" w:date="2026-01-01T00:00:00Z">
        <w:r>
          <w:t xml:space="preserve">and</w:t>
        </w:r>
      </w:ins>
      <w:ins w:id="13016" w:author="PR Preview" w:date="2026-01-01T00:00:00Z">
        <w:r>
          <w:t xml:space="preserve"> </w:t>
        </w:r>
      </w:ins>
      <m:oMath>
        <m:acc>
          <m:accPr>
            <m:chr m:val="̃"/>
          </m:accPr>
          <m:e>
            <m:r>
              <m:t>x</m:t>
            </m:r>
          </m:e>
        </m:acc>
        <m:r>
          <m:rPr>
            <m:sty m:val="p"/>
          </m:rPr>
          <m:t>=</m:t>
        </m:r>
        <m:r>
          <m:rPr>
            <m:sty m:val="p"/>
          </m:rPr>
          <m:t>(</m:t>
        </m:r>
        <m:r>
          <m:t>1</m:t>
        </m:r>
        <m:r>
          <m:rPr>
            <m:sty m:val="p"/>
          </m:rPr>
          <m:t>,</m:t>
        </m:r>
        <m:r>
          <m:t>1</m:t>
        </m:r>
        <m:r>
          <m:rPr>
            <m:sty m:val="p"/>
          </m:rPr>
          <m:t>)</m:t>
        </m:r>
      </m:oMath>
      <w:ins w:id="13017"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34"/>
    <w:bookmarkEnd w:id="435"/>
    <w:bookmarkStart w:id="450" w:name="trace-and-matrix-inner-product"/>
    <w:p>
      <w:pPr>
        <w:pStyle w:val="Heading2"/>
      </w:pPr>
      <w:r>
        <w:t xml:space="preserve">16 Trace and Matrix Inner Product</w:t>
      </w:r>
    </w:p>
    <w:bookmarkStart w:id="436" w:name="def-trace"/>
    <w:p>
      <w:pPr>
        <w:pStyle w:val="FirstParagraph"/>
      </w:pPr>
      <w:del w:id="13018" w:author="PR Preview" w:date="2026-01-01T00:00:00Z">
        <w:r>
          <w:rPr>
            <w:b/>
            <w:bCs/>
          </w:rPr>
          <w:delText xml:space="preserve">Definition 79 (Trace)</w:delText>
        </w:r>
      </w:del>
      <w:del w:id="13019" w:author="PR Preview" w:date="2026-01-01T00:00:00Z">
        <w:r>
          <w:delText xml:space="preserve"> </w:delText>
        </w:r>
      </w:del>
      <w:del w:id="13020" w:author="PR Preview" w:date="2026-01-01T00:00:00Z">
        <w:r>
          <w:delText xml:space="preserve">The</w:delText>
        </w:r>
      </w:del>
      <w:del w:id="13021" w:author="PR Preview" w:date="2026-01-01T00:00:00Z">
        <w:r>
          <w:delText xml:space="preserve"> </w:delText>
        </w:r>
      </w:del>
      <w:del w:id="13022" w:author="PR Preview" w:date="2026-01-01T00:00:00Z">
        <w:r>
          <w:rPr>
            <w:b/>
            <w:bCs/>
          </w:rPr>
          <w:delText xml:space="preserve">trace</w:delText>
        </w:r>
      </w:del>
      <w:del w:id="13023" w:author="PR Preview" w:date="2026-01-01T00:00:00Z">
        <w:r>
          <w:delText xml:space="preserve"> </w:delText>
        </w:r>
      </w:del>
      <w:del w:id="13024" w:author="PR Preview" w:date="2026-01-01T00:00:00Z">
        <w:r>
          <w:delText xml:space="preserve">of a</w:delText>
        </w:r>
      </w:del>
      <w:del w:id="13025" w:author="PR Preview" w:date="2026-01-01T00:00:00Z">
        <w:r>
          <w:delText xml:space="preserve"> </w:delText>
        </w:r>
      </w:del>
      <m:oMath>
        <m:r>
          <m:t>p</m:t>
        </m:r>
        <m:r>
          <m:rPr>
            <m:sty m:val="p"/>
          </m:rPr>
          <m:t>×</m:t>
        </m:r>
        <m:r>
          <m:t>p</m:t>
        </m:r>
      </m:oMath>
      <w:del w:id="13026" w:author="PR Preview" w:date="2026-01-01T00:00:00Z">
        <w:r>
          <w:delText xml:space="preserve"> </w:delText>
        </w:r>
      </w:del>
      <w:del w:id="13027" w:author="PR Preview" w:date="2026-01-01T00:00:00Z">
        <w:r>
          <w:delText xml:space="preserve">matrix</w:delText>
        </w:r>
      </w:del>
      <w:del w:id="13028" w:author="PR Preview" w:date="2026-01-01T00:00:00Z">
        <w:r>
          <w:delText xml:space="preserve"> </w:delText>
        </w:r>
      </w:del>
      <m:oMath>
        <m:r>
          <m:rPr>
            <m:sty m:val="bi"/>
          </m:rPr>
          <m:t>M</m:t>
        </m:r>
      </m:oMath>
      <w:del w:id="13029" w:author="PR Preview" w:date="2026-01-01T00:00:00Z">
        <w:r>
          <w:delText xml:space="preserve"> </w:delText>
        </w:r>
      </w:del>
      <w:del w:id="13030" w:author="PR Preview" w:date="2026-01-01T00:00:00Z">
        <w:r>
          <w:delText xml:space="preserve">is the sum of its diagonal entries:</w:delText>
        </w:r>
      </w:del>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p>
      <w:pPr>
        <w:pStyle w:val="FirstParagraph"/>
      </w:pPr>
      <w:del w:id="13031" w:author="PR Preview" w:date="2026-01-01T00:00:00Z">
        <w:r>
          <w:rPr>
            <w:b/>
            <w:bCs/>
          </w:rPr>
          <w:delText xml:space="preserve">Example 132 (The trace of a</w:delText>
        </w:r>
      </w:del>
      <w:del w:id="13032" w:author="PR Preview" w:date="2026-01-01T00:00:00Z">
        <w:r>
          <w:rPr>
            <w:b/>
            <w:bCs/>
          </w:rPr>
          <w:delText xml:space="preserve"> </w:delText>
        </w:r>
      </w:del>
      <m:oMath>
        <m:r>
          <m:t>2</m:t>
        </m:r>
        <m:r>
          <m:rPr>
            <m:sty m:val="p"/>
          </m:rPr>
          <m:t>×</m:t>
        </m:r>
        <m:r>
          <m:t>2</m:t>
        </m:r>
      </m:oMath>
      <w:del w:id="13033" w:author="PR Preview" w:date="2026-01-01T00:00:00Z">
        <w:r>
          <w:rPr>
            <w:b/>
            <w:bCs/>
          </w:rPr>
          <w:delText xml:space="preserve"> </w:delText>
        </w:r>
      </w:del>
      <w:del w:id="13034" w:author="PR Preview" w:date="2026-01-01T00:00:00Z">
        <w:r>
          <w:rPr>
            <w:b/>
            <w:bCs/>
          </w:rPr>
          <w:delText xml:space="preserve">matrix)</w:delText>
        </w:r>
      </w:del>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p>
      <w:pPr>
        <w:pStyle w:val="FirstParagraph"/>
      </w:pPr>
      <w:del w:id="13035" w:author="PR Preview" w:date="2026-01-01T00:00:00Z">
        <w:r>
          <w:rPr>
            <w:b/>
            <w:bCs/>
          </w:rPr>
          <w:delText xml:space="preserve">Theorem 69 (The trace of a product does not depend on the order)</w:delText>
        </w:r>
      </w:del>
      <w:del w:id="13036" w:author="PR Preview" w:date="2026-01-01T00:00:00Z">
        <w:r>
          <w:delText xml:space="preserve"> </w:delText>
        </w:r>
      </w:del>
      <w:del w:id="13037" w:author="PR Preview" w:date="2026-01-01T00:00:00Z">
        <w:r>
          <w:delText xml:space="preserve">For an</w:delText>
        </w:r>
      </w:del>
      <w:del w:id="13038" w:author="PR Preview" w:date="2026-01-01T00:00:00Z">
        <w:r>
          <w:delText xml:space="preserve"> </w:delText>
        </w:r>
      </w:del>
      <m:oMath>
        <m:r>
          <m:t>m</m:t>
        </m:r>
        <m:r>
          <m:rPr>
            <m:sty m:val="p"/>
          </m:rPr>
          <m:t>×</m:t>
        </m:r>
        <m:r>
          <m:t>n</m:t>
        </m:r>
      </m:oMath>
      <w:del w:id="13039" w:author="PR Preview" w:date="2026-01-01T00:00:00Z">
        <w:r>
          <w:delText xml:space="preserve"> </w:delText>
        </w:r>
      </w:del>
      <w:del w:id="13040" w:author="PR Preview" w:date="2026-01-01T00:00:00Z">
        <w:r>
          <w:delText xml:space="preserve">matrix</w:delText>
        </w:r>
      </w:del>
      <w:del w:id="13041" w:author="PR Preview" w:date="2026-01-01T00:00:00Z">
        <w:r>
          <w:delText xml:space="preserve"> </w:delText>
        </w:r>
      </w:del>
      <m:oMath>
        <m:r>
          <m:rPr>
            <m:sty m:val="bi"/>
          </m:rPr>
          <m:t>A</m:t>
        </m:r>
      </m:oMath>
      <w:del w:id="13042" w:author="PR Preview" w:date="2026-01-01T00:00:00Z">
        <w:r>
          <w:delText xml:space="preserve"> </w:delText>
        </w:r>
      </w:del>
      <w:del w:id="13043" w:author="PR Preview" w:date="2026-01-01T00:00:00Z">
        <w:r>
          <w:delText xml:space="preserve">and an</w:delText>
        </w:r>
      </w:del>
      <w:del w:id="13044" w:author="PR Preview" w:date="2026-01-01T00:00:00Z">
        <w:r>
          <w:delText xml:space="preserve"> </w:delText>
        </w:r>
      </w:del>
      <m:oMath>
        <m:r>
          <m:t>n</m:t>
        </m:r>
        <m:r>
          <m:rPr>
            <m:sty m:val="p"/>
          </m:rPr>
          <m:t>×</m:t>
        </m:r>
        <m:r>
          <m:t>m</m:t>
        </m:r>
      </m:oMath>
      <w:del w:id="13045" w:author="PR Preview" w:date="2026-01-01T00:00:00Z">
        <w:r>
          <w:delText xml:space="preserve"> </w:delText>
        </w:r>
      </w:del>
      <w:del w:id="13046" w:author="PR Preview" w:date="2026-01-01T00:00:00Z">
        <w:r>
          <w:delText xml:space="preserve">matrix</w:delText>
        </w:r>
      </w:del>
      <w:del w:id="13047" w:author="PR Preview" w:date="2026-01-01T00:00:00Z">
        <w:r>
          <w:delText xml:space="preserve"> </w:delText>
        </w:r>
      </w:del>
      <m:oMath>
        <m:r>
          <m:rPr>
            <m:sty m:val="bi"/>
          </m:rPr>
          <m:t>B</m:t>
        </m:r>
      </m:oMath>
      <w:del w:id="13048" w:author="PR Preview" w:date="2026-01-01T00:00:00Z">
        <w:r>
          <w:delText xml:space="preserve">:</w:delText>
        </w:r>
      </w:del>
    </w:p>
    <w:p>
      <w:pPr>
        <w:pStyle w:val="FirstParagraph"/>
      </w:pPr>
      <w:ins w:id="13049" w:author="PR Preview" w:date="2026-01-01T00:00:00Z">
        <w:r>
          <w:rPr>
            <w:b/>
            <w:bCs/>
          </w:rPr>
          <w:t xml:space="preserve">Definition 84 (Trace)</w:t>
        </w:r>
      </w:ins>
      <w:ins w:id="13050" w:author="PR Preview" w:date="2026-01-01T00:00:00Z">
        <w:r>
          <w:t xml:space="preserve"> </w:t>
        </w:r>
      </w:ins>
      <w:ins w:id="13051" w:author="PR Preview" w:date="2026-01-01T00:00:00Z">
        <w:r>
          <w:t xml:space="preserve">The</w:t>
        </w:r>
      </w:ins>
      <w:ins w:id="13052" w:author="PR Preview" w:date="2026-01-01T00:00:00Z">
        <w:r>
          <w:t xml:space="preserve"> </w:t>
        </w:r>
      </w:ins>
      <w:ins w:id="13053" w:author="PR Preview" w:date="2026-01-01T00:00:00Z">
        <w:r>
          <w:rPr>
            <w:b/>
            <w:bCs/>
          </w:rPr>
          <w:t xml:space="preserve">trace</w:t>
        </w:r>
      </w:ins>
      <w:ins w:id="13054" w:author="PR Preview" w:date="2026-01-01T00:00:00Z">
        <w:r>
          <w:t xml:space="preserve"> </w:t>
        </w:r>
      </w:ins>
      <w:ins w:id="13055" w:author="PR Preview" w:date="2026-01-01T00:00:00Z">
        <w:r>
          <w:t xml:space="preserve">of a</w:t>
        </w:r>
      </w:ins>
      <w:ins w:id="13056" w:author="PR Preview" w:date="2026-01-01T00:00:00Z">
        <w:r>
          <w:t xml:space="preserve"> </w:t>
        </w:r>
      </w:ins>
      <m:oMath>
        <m:r>
          <m:t>p</m:t>
        </m:r>
        <m:r>
          <m:rPr>
            <m:sty m:val="p"/>
          </m:rPr>
          <m:t>×</m:t>
        </m:r>
        <m:r>
          <m:t>p</m:t>
        </m:r>
      </m:oMath>
      <w:ins w:id="13057" w:author="PR Preview" w:date="2026-01-01T00:00:00Z">
        <w:r>
          <w:t xml:space="preserve"> </w:t>
        </w:r>
      </w:ins>
      <w:ins w:id="13058" w:author="PR Preview" w:date="2026-01-01T00:00:00Z">
        <w:r>
          <w:t xml:space="preserve">matrix</w:t>
        </w:r>
      </w:ins>
      <w:ins w:id="13059" w:author="PR Preview" w:date="2026-01-01T00:00:00Z">
        <w:r>
          <w:t xml:space="preserve"> </w:t>
        </w:r>
      </w:ins>
      <m:oMath>
        <m:r>
          <m:rPr>
            <m:sty m:val="bi"/>
          </m:rPr>
          <m:t>M</m:t>
        </m:r>
      </m:oMath>
      <w:ins w:id="13060" w:author="PR Preview" w:date="2026-01-01T00:00:00Z">
        <w:r>
          <w:t xml:space="preserve"> </w:t>
        </w:r>
      </w:ins>
      <w:ins w:id="13061" w:author="PR Preview" w:date="2026-01-01T00:00:00Z">
        <w:r>
          <w:t xml:space="preserve">is the sum of its diagonal entries:</w:t>
        </w:r>
      </w:ins>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36"/>
    <w:bookmarkStart w:id="437" w:name="exm-trace"/>
    <w:p>
      <w:pPr>
        <w:pStyle w:val="FirstParagraph"/>
      </w:pPr>
      <w:ins w:id="13062" w:author="PR Preview" w:date="2026-01-01T00:00:00Z">
        <w:r>
          <w:rPr>
            <w:b/>
            <w:bCs/>
          </w:rPr>
          <w:t xml:space="preserve">Example 135 (The trace of a</w:t>
        </w:r>
      </w:ins>
      <w:ins w:id="13063" w:author="PR Preview" w:date="2026-01-01T00:00:00Z">
        <w:r>
          <w:rPr>
            <w:b/>
            <w:bCs/>
          </w:rPr>
          <w:t xml:space="preserve"> </w:t>
        </w:r>
      </w:ins>
      <m:oMath>
        <m:r>
          <m:t>2</m:t>
        </m:r>
        <m:r>
          <m:rPr>
            <m:sty m:val="p"/>
          </m:rPr>
          <m:t>×</m:t>
        </m:r>
        <m:r>
          <m:t>2</m:t>
        </m:r>
      </m:oMath>
      <w:ins w:id="13064" w:author="PR Preview" w:date="2026-01-01T00:00:00Z">
        <w:r>
          <w:rPr>
            <w:b/>
            <w:bCs/>
          </w:rPr>
          <w:t xml:space="preserve"> </w:t>
        </w:r>
      </w:ins>
      <w:ins w:id="13065" w:author="PR Preview" w:date="2026-01-01T00:00:00Z">
        <w:r>
          <w:rPr>
            <w:b/>
            <w:bCs/>
          </w:rPr>
          <w:t xml:space="preserve">matrix)</w:t>
        </w:r>
      </w:ins>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37"/>
    <w:bookmarkStart w:id="438" w:name="thm-trace-cyclic"/>
    <w:p>
      <w:pPr>
        <w:pStyle w:val="FirstParagraph"/>
      </w:pPr>
      <w:ins w:id="13066" w:author="PR Preview" w:date="2026-01-01T00:00:00Z">
        <w:r>
          <w:rPr>
            <w:b/>
            <w:bCs/>
          </w:rPr>
          <w:t xml:space="preserve">Theorem 70 (The trace of a product does not depend on the order)</w:t>
        </w:r>
      </w:ins>
      <w:ins w:id="13067" w:author="PR Preview" w:date="2026-01-01T00:00:00Z">
        <w:r>
          <w:t xml:space="preserve"> </w:t>
        </w:r>
      </w:ins>
      <w:ins w:id="13068" w:author="PR Preview" w:date="2026-01-01T00:00:00Z">
        <w:r>
          <w:t xml:space="preserve">For an</w:t>
        </w:r>
      </w:ins>
      <w:ins w:id="13069" w:author="PR Preview" w:date="2026-01-01T00:00:00Z">
        <w:r>
          <w:t xml:space="preserve"> </w:t>
        </w:r>
      </w:ins>
      <m:oMath>
        <m:r>
          <m:t>m</m:t>
        </m:r>
        <m:r>
          <m:rPr>
            <m:sty m:val="p"/>
          </m:rPr>
          <m:t>×</m:t>
        </m:r>
        <m:r>
          <m:t>n</m:t>
        </m:r>
      </m:oMath>
      <w:ins w:id="13070" w:author="PR Preview" w:date="2026-01-01T00:00:00Z">
        <w:r>
          <w:t xml:space="preserve"> </w:t>
        </w:r>
      </w:ins>
      <w:ins w:id="13071" w:author="PR Preview" w:date="2026-01-01T00:00:00Z">
        <w:r>
          <w:t xml:space="preserve">matrix</w:t>
        </w:r>
      </w:ins>
      <w:ins w:id="13072" w:author="PR Preview" w:date="2026-01-01T00:00:00Z">
        <w:r>
          <w:t xml:space="preserve"> </w:t>
        </w:r>
      </w:ins>
      <m:oMath>
        <m:r>
          <m:rPr>
            <m:sty m:val="bi"/>
          </m:rPr>
          <m:t>A</m:t>
        </m:r>
      </m:oMath>
      <w:ins w:id="13073" w:author="PR Preview" w:date="2026-01-01T00:00:00Z">
        <w:r>
          <w:t xml:space="preserve"> </w:t>
        </w:r>
      </w:ins>
      <w:ins w:id="13074" w:author="PR Preview" w:date="2026-01-01T00:00:00Z">
        <w:r>
          <w:t xml:space="preserve">and an</w:t>
        </w:r>
      </w:ins>
      <w:ins w:id="13075" w:author="PR Preview" w:date="2026-01-01T00:00:00Z">
        <w:r>
          <w:t xml:space="preserve"> </w:t>
        </w:r>
      </w:ins>
      <m:oMath>
        <m:r>
          <m:t>n</m:t>
        </m:r>
        <m:r>
          <m:rPr>
            <m:sty m:val="p"/>
          </m:rPr>
          <m:t>×</m:t>
        </m:r>
        <m:r>
          <m:t>m</m:t>
        </m:r>
      </m:oMath>
      <w:ins w:id="13076" w:author="PR Preview" w:date="2026-01-01T00:00:00Z">
        <w:r>
          <w:t xml:space="preserve"> </w:t>
        </w:r>
      </w:ins>
      <w:ins w:id="13077" w:author="PR Preview" w:date="2026-01-01T00:00:00Z">
        <w:r>
          <w:t xml:space="preserve">matrix</w:t>
        </w:r>
      </w:ins>
      <w:ins w:id="13078" w:author="PR Preview" w:date="2026-01-01T00:00:00Z">
        <w:r>
          <w:t xml:space="preserve"> </w:t>
        </w:r>
      </w:ins>
      <m:oMath>
        <m:r>
          <m:rPr>
            <m:sty m:val="bi"/>
          </m:rPr>
          <m:t>B</m:t>
        </m:r>
      </m:oMath>
      <w:ins w:id="13079" w:author="PR Preview" w:date="2026-01-01T00:00:00Z">
        <w:r>
          <w:t xml:space="preserve">:</w:t>
        </w:r>
      </w:ins>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3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39" w:name="exm-trace-cyclic"/>
    <w:p>
      <w:pPr>
        <w:pStyle w:val="FirstParagraph"/>
      </w:pPr>
      <w:del w:id="13080" w:author="PR Preview" w:date="2026-01-01T00:00:00Z">
        <w:r>
          <w:rPr>
            <w:b/>
            <w:bCs/>
          </w:rPr>
          <w:delText xml:space="preserve">Example 133 (Traces of the two products of a</w:delText>
        </w:r>
      </w:del>
      <w:del w:id="13081" w:author="PR Preview" w:date="2026-01-01T00:00:00Z">
        <w:r>
          <w:rPr>
            <w:b/>
            <w:bCs/>
          </w:rPr>
          <w:delText xml:space="preserve"> </w:delText>
        </w:r>
      </w:del>
      <m:oMath>
        <m:r>
          <m:t>2</m:t>
        </m:r>
        <m:r>
          <m:rPr>
            <m:sty m:val="p"/>
          </m:rPr>
          <m:t>×</m:t>
        </m:r>
        <m:r>
          <m:t>3</m:t>
        </m:r>
      </m:oMath>
      <w:del w:id="13082" w:author="PR Preview" w:date="2026-01-01T00:00:00Z">
        <w:r>
          <w:rPr>
            <w:b/>
            <w:bCs/>
          </w:rPr>
          <w:delText xml:space="preserve"> </w:delText>
        </w:r>
      </w:del>
      <w:del w:id="13083" w:author="PR Preview" w:date="2026-01-01T00:00:00Z">
        <w:r>
          <w:rPr>
            <w:b/>
            <w:bCs/>
          </w:rPr>
          <w:delText xml:space="preserve">and a</w:delText>
        </w:r>
      </w:del>
      <w:del w:id="13084" w:author="PR Preview" w:date="2026-01-01T00:00:00Z">
        <w:r>
          <w:rPr>
            <w:b/>
            <w:bCs/>
          </w:rPr>
          <w:delText xml:space="preserve"> </w:delText>
        </w:r>
      </w:del>
      <m:oMath>
        <m:r>
          <m:t>3</m:t>
        </m:r>
        <m:r>
          <m:rPr>
            <m:sty m:val="p"/>
          </m:rPr>
          <m:t>×</m:t>
        </m:r>
        <m:r>
          <m:t>2</m:t>
        </m:r>
      </m:oMath>
      <w:del w:id="13085" w:author="PR Preview" w:date="2026-01-01T00:00:00Z">
        <w:r>
          <w:rPr>
            <w:b/>
            <w:bCs/>
          </w:rPr>
          <w:delText xml:space="preserve"> </w:delText>
        </w:r>
      </w:del>
      <w:del w:id="13086" w:author="PR Preview" w:date="2026-01-01T00:00:00Z">
        <w:r>
          <w:rPr>
            <w:b/>
            <w:bCs/>
          </w:rPr>
          <w:delText xml:space="preserve">matrix)</w:delText>
        </w:r>
      </w:del>
      <w:del w:id="13087" w:author="PR Preview" w:date="2026-01-01T00:00:00Z">
        <w:r>
          <w:delText xml:space="preserve"> </w:delText>
        </w:r>
      </w:del>
      <w:del w:id="13088" w:author="PR Preview" w:date="2026-01-01T00:00:00Z">
        <w:r>
          <w:delText xml:space="preserve">Let</w:delText>
        </w:r>
      </w:del>
    </w:p>
    <w:p>
      <w:pPr>
        <w:pStyle w:val="FirstParagraph"/>
      </w:pPr>
      <w:ins w:id="13089" w:author="PR Preview" w:date="2026-01-01T00:00:00Z">
        <w:r>
          <w:rPr>
            <w:b/>
            <w:bCs/>
          </w:rPr>
          <w:t xml:space="preserve">Example 136 (Traces of the two products of a</w:t>
        </w:r>
      </w:ins>
      <w:ins w:id="13090" w:author="PR Preview" w:date="2026-01-01T00:00:00Z">
        <w:r>
          <w:rPr>
            <w:b/>
            <w:bCs/>
          </w:rPr>
          <w:t xml:space="preserve"> </w:t>
        </w:r>
      </w:ins>
      <m:oMath>
        <m:r>
          <m:t>2</m:t>
        </m:r>
        <m:r>
          <m:rPr>
            <m:sty m:val="p"/>
          </m:rPr>
          <m:t>×</m:t>
        </m:r>
        <m:r>
          <m:t>3</m:t>
        </m:r>
      </m:oMath>
      <w:ins w:id="13091" w:author="PR Preview" w:date="2026-01-01T00:00:00Z">
        <w:r>
          <w:rPr>
            <w:b/>
            <w:bCs/>
          </w:rPr>
          <w:t xml:space="preserve"> </w:t>
        </w:r>
      </w:ins>
      <w:ins w:id="13092" w:author="PR Preview" w:date="2026-01-01T00:00:00Z">
        <w:r>
          <w:rPr>
            <w:b/>
            <w:bCs/>
          </w:rPr>
          <w:t xml:space="preserve">and a</w:t>
        </w:r>
      </w:ins>
      <w:ins w:id="13093" w:author="PR Preview" w:date="2026-01-01T00:00:00Z">
        <w:r>
          <w:rPr>
            <w:b/>
            <w:bCs/>
          </w:rPr>
          <w:t xml:space="preserve"> </w:t>
        </w:r>
      </w:ins>
      <m:oMath>
        <m:r>
          <m:t>3</m:t>
        </m:r>
        <m:r>
          <m:rPr>
            <m:sty m:val="p"/>
          </m:rPr>
          <m:t>×</m:t>
        </m:r>
        <m:r>
          <m:t>2</m:t>
        </m:r>
      </m:oMath>
      <w:ins w:id="13094" w:author="PR Preview" w:date="2026-01-01T00:00:00Z">
        <w:r>
          <w:rPr>
            <w:b/>
            <w:bCs/>
          </w:rPr>
          <w:t xml:space="preserve"> </w:t>
        </w:r>
      </w:ins>
      <w:ins w:id="13095" w:author="PR Preview" w:date="2026-01-01T00:00:00Z">
        <w:r>
          <w:rPr>
            <w:b/>
            <w:bCs/>
          </w:rPr>
          <w:t xml:space="preserve">matrix)</w:t>
        </w:r>
      </w:ins>
      <w:ins w:id="13096" w:author="PR Preview" w:date="2026-01-01T00:00:00Z">
        <w:r>
          <w:t xml:space="preserve"> </w:t>
        </w:r>
      </w:ins>
      <w:ins w:id="13097"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39"/>
    <w:bookmarkStart w:id="440" w:name="rem-trace-cyclic-triple"/>
    <w:p>
      <w:pPr>
        <w:pStyle w:val="BodyText"/>
      </w:pPr>
      <w:del w:id="13098" w:author="PR Preview" w:date="2026-01-01T00:00:00Z">
        <w:r>
          <w:rPr>
            <w:i/>
            <w:iCs/>
          </w:rPr>
          <w:delText xml:space="preserve">Remark 25</w:delText>
        </w:r>
      </w:del>
      <w:del w:id="13099" w:author="PR Preview" w:date="2026-01-01T00:00:00Z">
        <w:r>
          <w:delText xml:space="preserve"> (Moving a factor of a triple product). </w:delText>
        </w:r>
      </w:del>
      <w:del w:id="13100" w:author="PR Preview" w:date="2026-01-01T00:00:00Z">
        <w:r>
          <w:delText xml:space="preserve">Let</w:delText>
        </w:r>
      </w:del>
      <w:del w:id="13101" w:author="PR Preview" w:date="2026-01-01T00:00:00Z">
        <w:r>
          <w:delText xml:space="preserve"> </w:delText>
        </w:r>
      </w:del>
      <m:oMath>
        <m:r>
          <m:rPr>
            <m:sty m:val="bi"/>
          </m:rPr>
          <m:t>A</m:t>
        </m:r>
      </m:oMath>
      <w:del w:id="13102" w:author="PR Preview" w:date="2026-01-01T00:00:00Z">
        <w:r>
          <w:delText xml:space="preserve"> </w:delText>
        </w:r>
      </w:del>
      <w:del w:id="13103" w:author="PR Preview" w:date="2026-01-01T00:00:00Z">
        <w:r>
          <w:delText xml:space="preserve">be</w:delText>
        </w:r>
      </w:del>
      <w:del w:id="13104" w:author="PR Preview" w:date="2026-01-01T00:00:00Z">
        <w:r>
          <w:delText xml:space="preserve"> </w:delText>
        </w:r>
      </w:del>
      <m:oMath>
        <m:r>
          <m:t>m</m:t>
        </m:r>
        <m:r>
          <m:rPr>
            <m:sty m:val="p"/>
          </m:rPr>
          <m:t>×</m:t>
        </m:r>
        <m:r>
          <m:t>n</m:t>
        </m:r>
      </m:oMath>
      <w:del w:id="13105" w:author="PR Preview" w:date="2026-01-01T00:00:00Z">
        <w:r>
          <w:delText xml:space="preserve">,</w:delText>
        </w:r>
      </w:del>
      <w:del w:id="13106" w:author="PR Preview" w:date="2026-01-01T00:00:00Z">
        <w:r>
          <w:delText xml:space="preserve"> </w:delText>
        </w:r>
      </w:del>
      <m:oMath>
        <m:r>
          <m:rPr>
            <m:sty m:val="bi"/>
          </m:rPr>
          <m:t>B</m:t>
        </m:r>
      </m:oMath>
      <w:del w:id="13107" w:author="PR Preview" w:date="2026-01-01T00:00:00Z">
        <w:r>
          <w:delText xml:space="preserve"> </w:delText>
        </w:r>
      </w:del>
      <w:del w:id="13108" w:author="PR Preview" w:date="2026-01-01T00:00:00Z">
        <w:r>
          <w:delText xml:space="preserve">be</w:delText>
        </w:r>
      </w:del>
      <w:del w:id="13109" w:author="PR Preview" w:date="2026-01-01T00:00:00Z">
        <w:r>
          <w:delText xml:space="preserve"> </w:delText>
        </w:r>
      </w:del>
      <m:oMath>
        <m:r>
          <m:t>n</m:t>
        </m:r>
        <m:r>
          <m:rPr>
            <m:sty m:val="p"/>
          </m:rPr>
          <m:t>×</m:t>
        </m:r>
        <m:r>
          <m:t>k</m:t>
        </m:r>
      </m:oMath>
      <w:del w:id="13110" w:author="PR Preview" w:date="2026-01-01T00:00:00Z">
        <w:r>
          <w:delText xml:space="preserve">,</w:delText>
        </w:r>
      </w:del>
      <w:del w:id="13111" w:author="PR Preview" w:date="2026-01-01T00:00:00Z">
        <w:r>
          <w:delText xml:space="preserve"> </w:delText>
        </w:r>
      </w:del>
      <w:del w:id="13112" w:author="PR Preview" w:date="2026-01-01T00:00:00Z">
        <w:r>
          <w:delText xml:space="preserve">and</w:delText>
        </w:r>
      </w:del>
      <w:del w:id="13113" w:author="PR Preview" w:date="2026-01-01T00:00:00Z">
        <w:r>
          <w:delText xml:space="preserve"> </w:delText>
        </w:r>
      </w:del>
      <m:oMath>
        <m:r>
          <m:rPr>
            <m:sty m:val="bi"/>
          </m:rPr>
          <m:t>C</m:t>
        </m:r>
      </m:oMath>
      <w:del w:id="13114" w:author="PR Preview" w:date="2026-01-01T00:00:00Z">
        <w:r>
          <w:delText xml:space="preserve"> </w:delText>
        </w:r>
      </w:del>
      <w:del w:id="13115" w:author="PR Preview" w:date="2026-01-01T00:00:00Z">
        <w:r>
          <w:delText xml:space="preserve">be</w:delText>
        </w:r>
      </w:del>
      <w:del w:id="13116" w:author="PR Preview" w:date="2026-01-01T00:00:00Z">
        <w:r>
          <w:delText xml:space="preserve"> </w:delText>
        </w:r>
      </w:del>
      <m:oMath>
        <m:r>
          <m:t>k</m:t>
        </m:r>
        <m:r>
          <m:rPr>
            <m:sty m:val="p"/>
          </m:rPr>
          <m:t>×</m:t>
        </m:r>
        <m:r>
          <m:t>m</m:t>
        </m:r>
      </m:oMath>
      <w:del w:id="13117" w:author="PR Preview" w:date="2026-01-01T00:00:00Z">
        <w:r>
          <w:delText xml:space="preserve">,</w:delText>
        </w:r>
      </w:del>
      <w:del w:id="13118" w:author="PR Preview" w:date="2026-01-01T00:00:00Z">
        <w:r>
          <w:delText xml:space="preserve"> </w:delText>
        </w:r>
      </w:del>
      <w:del w:id="13119" w:author="PR Preview" w:date="2026-01-01T00:00:00Z">
        <w:r>
          <w:delText xml:space="preserve">so that</w:delText>
        </w:r>
      </w:del>
      <w:del w:id="13120" w:author="PR Preview" w:date="2026-01-01T00:00:00Z">
        <w:r>
          <w:delText xml:space="preserve"> </w:delText>
        </w:r>
      </w:del>
      <m:oMath>
        <m:r>
          <m:rPr>
            <m:sty m:val="bi"/>
          </m:rPr>
          <m:t>A</m:t>
        </m:r>
        <m:r>
          <m:rPr>
            <m:sty m:val="bi"/>
          </m:rPr>
          <m:t>B</m:t>
        </m:r>
      </m:oMath>
      <w:del w:id="13121" w:author="PR Preview" w:date="2026-01-01T00:00:00Z">
        <w:r>
          <w:delText xml:space="preserve"> </w:delText>
        </w:r>
      </w:del>
      <w:del w:id="13122" w:author="PR Preview" w:date="2026-01-01T00:00:00Z">
        <w:r>
          <w:delText xml:space="preserve">is</w:delText>
        </w:r>
      </w:del>
      <w:del w:id="13123" w:author="PR Preview" w:date="2026-01-01T00:00:00Z">
        <w:r>
          <w:delText xml:space="preserve"> </w:delText>
        </w:r>
      </w:del>
      <m:oMath>
        <m:r>
          <m:t>m</m:t>
        </m:r>
        <m:r>
          <m:rPr>
            <m:sty m:val="p"/>
          </m:rPr>
          <m:t>×</m:t>
        </m:r>
        <m:r>
          <m:t>k</m:t>
        </m:r>
      </m:oMath>
      <w:del w:id="13124" w:author="PR Preview" w:date="2026-01-01T00:00:00Z">
        <w:r>
          <w:delText xml:space="preserve"> </w:delText>
        </w:r>
      </w:del>
      <w:del w:id="13125" w:author="PR Preview" w:date="2026-01-01T00:00:00Z">
        <w:r>
          <w:delText xml:space="preserve">and</w:delText>
        </w:r>
      </w:del>
      <w:del w:id="13126" w:author="PR Preview" w:date="2026-01-01T00:00:00Z">
        <w:r>
          <w:delText xml:space="preserve"> </w:delText>
        </w:r>
      </w:del>
      <m:oMath>
        <m:r>
          <m:rPr>
            <m:sty m:val="bi"/>
          </m:rPr>
          <m:t>A</m:t>
        </m:r>
        <m:r>
          <m:rPr>
            <m:sty m:val="bi"/>
          </m:rPr>
          <m:t>B</m:t>
        </m:r>
        <m:r>
          <m:rPr>
            <m:sty m:val="bi"/>
          </m:rPr>
          <m:t>C</m:t>
        </m:r>
      </m:oMath>
      <w:del w:id="13127" w:author="PR Preview" w:date="2026-01-01T00:00:00Z">
        <w:r>
          <w:delText xml:space="preserve"> </w:delText>
        </w:r>
      </w:del>
      <w:del w:id="13128" w:author="PR Preview" w:date="2026-01-01T00:00:00Z">
        <w:r>
          <w:delText xml:space="preserve">is square.</w:delText>
        </w:r>
      </w:del>
      <w:del w:id="13129" w:author="PR Preview" w:date="2026-01-01T00:00:00Z">
        <w:r>
          <w:delText xml:space="preserve"> </w:delText>
        </w:r>
      </w:del>
      <w:del w:id="13130" w:author="PR Preview" w:date="2026-01-01T00:00:00Z">
        <w:r>
          <w:delText xml:space="preserve">Applying</w:delText>
        </w:r>
      </w:del>
      <w:del w:id="13131" w:author="PR Preview" w:date="2026-01-01T00:00:00Z">
        <w:r>
          <w:delText xml:space="preserve"> </w:delText>
        </w:r>
      </w:del>
      <w:hyperlink w:anchor="thm-trace-cyclic">
        <w:del w:id="13132" w:author="PR Preview" w:date="2026-01-01T00:00:00Z">
          <w:r>
            <w:rPr>
              <w:rStyle w:val="Hyperlink"/>
            </w:rPr>
            <w:delText xml:space="preserve">Theorem 69</w:delText>
          </w:r>
        </w:del>
      </w:hyperlink>
      <w:del w:id="13133" w:author="PR Preview" w:date="2026-01-01T00:00:00Z">
        <w:r>
          <w:delText xml:space="preserve"> </w:delText>
        </w:r>
      </w:del>
      <w:del w:id="13134" w:author="PR Preview" w:date="2026-01-01T00:00:00Z">
        <w:r>
          <w:delText xml:space="preserve">to the</w:delText>
        </w:r>
      </w:del>
      <w:del w:id="13135" w:author="PR Preview" w:date="2026-01-01T00:00:00Z">
        <w:r>
          <w:delText xml:space="preserve"> </w:delText>
        </w:r>
      </w:del>
      <m:oMath>
        <m:r>
          <m:t>m</m:t>
        </m:r>
        <m:r>
          <m:rPr>
            <m:sty m:val="p"/>
          </m:rPr>
          <m:t>×</m:t>
        </m:r>
        <m:r>
          <m:t>k</m:t>
        </m:r>
      </m:oMath>
      <w:del w:id="13136" w:author="PR Preview" w:date="2026-01-01T00:00:00Z">
        <w:r>
          <w:delText xml:space="preserve"> </w:delText>
        </w:r>
      </w:del>
      <w:del w:id="13137" w:author="PR Preview" w:date="2026-01-01T00:00:00Z">
        <w:r>
          <w:delText xml:space="preserve">matrix</w:delText>
        </w:r>
      </w:del>
      <w:del w:id="13138" w:author="PR Preview" w:date="2026-01-01T00:00:00Z">
        <w:r>
          <w:delText xml:space="preserve"> </w:delText>
        </w:r>
      </w:del>
      <m:oMath>
        <m:r>
          <m:rPr>
            <m:sty m:val="bi"/>
          </m:rPr>
          <m:t>A</m:t>
        </m:r>
        <m:r>
          <m:rPr>
            <m:sty m:val="bi"/>
          </m:rPr>
          <m:t>B</m:t>
        </m:r>
      </m:oMath>
      <w:del w:id="13139" w:author="PR Preview" w:date="2026-01-01T00:00:00Z">
        <w:r>
          <w:delText xml:space="preserve"> </w:delText>
        </w:r>
      </w:del>
      <w:del w:id="13140" w:author="PR Preview" w:date="2026-01-01T00:00:00Z">
        <w:r>
          <w:delText xml:space="preserve">and the</w:delText>
        </w:r>
      </w:del>
      <w:del w:id="13141" w:author="PR Preview" w:date="2026-01-01T00:00:00Z">
        <w:r>
          <w:delText xml:space="preserve"> </w:delText>
        </w:r>
      </w:del>
      <m:oMath>
        <m:r>
          <m:t>k</m:t>
        </m:r>
        <m:r>
          <m:rPr>
            <m:sty m:val="p"/>
          </m:rPr>
          <m:t>×</m:t>
        </m:r>
        <m:r>
          <m:t>m</m:t>
        </m:r>
      </m:oMath>
      <w:del w:id="13142" w:author="PR Preview" w:date="2026-01-01T00:00:00Z">
        <w:r>
          <w:delText xml:space="preserve"> </w:delText>
        </w:r>
      </w:del>
      <w:del w:id="13143" w:author="PR Preview" w:date="2026-01-01T00:00:00Z">
        <w:r>
          <w:delText xml:space="preserve">matrix</w:delText>
        </w:r>
      </w:del>
      <w:del w:id="13144" w:author="PR Preview" w:date="2026-01-01T00:00:00Z">
        <w:r>
          <w:delText xml:space="preserve"> </w:delText>
        </w:r>
      </w:del>
      <m:oMath>
        <m:r>
          <m:rPr>
            <m:sty m:val="bi"/>
          </m:rPr>
          <m:t>C</m:t>
        </m:r>
      </m:oMath>
      <w:del w:id="13145" w:author="PR Preview" w:date="2026-01-01T00:00:00Z">
        <w:r>
          <w:delText xml:space="preserve"> </w:delText>
        </w:r>
      </w:del>
      <w:del w:id="13146" w:author="PR Preview" w:date="2026-01-01T00:00:00Z">
        <w:r>
          <w:delText xml:space="preserve">moves the last factor of the triple product to the front</w:delText>
        </w:r>
      </w:del>
      <w:del w:id="13147" w:author="PR Preview" w:date="2026-01-01T00:00:00Z">
        <w:r>
          <w:delText xml:space="preserve"> </w:delText>
        </w:r>
      </w:del>
      <w:del w:id="13148" w:author="PR Preview" w:date="2026-01-01T00:00:00Z">
        <w:r>
          <w:delText xml:space="preserve">(Banerjee and Roy 2014, chap. 1, Theorem 1.5 and eq. 1.17, p. 19)</w:delText>
        </w:r>
      </w:del>
      <w:del w:id="13149" w:author="PR Preview" w:date="2026-01-01T00:00:00Z">
        <w:r>
          <w:delText xml:space="preserve">:</w:delText>
        </w:r>
      </w:del>
    </w:p>
    <w:p>
      <w:pPr>
        <w:pStyle w:val="BodyText"/>
      </w:pPr>
      <w:ins w:id="13150" w:author="PR Preview" w:date="2026-01-01T00:00:00Z">
        <w:r>
          <w:rPr>
            <w:i/>
            <w:iCs/>
          </w:rPr>
          <w:t xml:space="preserve">Remark 32</w:t>
        </w:r>
      </w:ins>
      <w:ins w:id="13151" w:author="PR Preview" w:date="2026-01-01T00:00:00Z">
        <w:r>
          <w:t xml:space="preserve"> (Moving a factor of a triple product). </w:t>
        </w:r>
      </w:ins>
      <w:ins w:id="13152" w:author="PR Preview" w:date="2026-01-01T00:00:00Z">
        <w:r>
          <w:t xml:space="preserve">Let</w:t>
        </w:r>
      </w:ins>
      <w:ins w:id="13153" w:author="PR Preview" w:date="2026-01-01T00:00:00Z">
        <w:r>
          <w:t xml:space="preserve"> </w:t>
        </w:r>
      </w:ins>
      <m:oMath>
        <m:r>
          <m:rPr>
            <m:sty m:val="bi"/>
          </m:rPr>
          <m:t>A</m:t>
        </m:r>
      </m:oMath>
      <w:ins w:id="13154" w:author="PR Preview" w:date="2026-01-01T00:00:00Z">
        <w:r>
          <w:t xml:space="preserve"> </w:t>
        </w:r>
      </w:ins>
      <w:ins w:id="13155" w:author="PR Preview" w:date="2026-01-01T00:00:00Z">
        <w:r>
          <w:t xml:space="preserve">be</w:t>
        </w:r>
      </w:ins>
      <w:ins w:id="13156" w:author="PR Preview" w:date="2026-01-01T00:00:00Z">
        <w:r>
          <w:t xml:space="preserve"> </w:t>
        </w:r>
      </w:ins>
      <m:oMath>
        <m:r>
          <m:t>m</m:t>
        </m:r>
        <m:r>
          <m:rPr>
            <m:sty m:val="p"/>
          </m:rPr>
          <m:t>×</m:t>
        </m:r>
        <m:r>
          <m:t>n</m:t>
        </m:r>
      </m:oMath>
      <w:ins w:id="13157" w:author="PR Preview" w:date="2026-01-01T00:00:00Z">
        <w:r>
          <w:t xml:space="preserve">,</w:t>
        </w:r>
      </w:ins>
      <w:ins w:id="13158" w:author="PR Preview" w:date="2026-01-01T00:00:00Z">
        <w:r>
          <w:t xml:space="preserve"> </w:t>
        </w:r>
      </w:ins>
      <m:oMath>
        <m:r>
          <m:rPr>
            <m:sty m:val="bi"/>
          </m:rPr>
          <m:t>B</m:t>
        </m:r>
      </m:oMath>
      <w:ins w:id="13159" w:author="PR Preview" w:date="2026-01-01T00:00:00Z">
        <w:r>
          <w:t xml:space="preserve"> </w:t>
        </w:r>
      </w:ins>
      <w:ins w:id="13160" w:author="PR Preview" w:date="2026-01-01T00:00:00Z">
        <w:r>
          <w:t xml:space="preserve">be</w:t>
        </w:r>
      </w:ins>
      <w:ins w:id="13161" w:author="PR Preview" w:date="2026-01-01T00:00:00Z">
        <w:r>
          <w:t xml:space="preserve"> </w:t>
        </w:r>
      </w:ins>
      <m:oMath>
        <m:r>
          <m:t>n</m:t>
        </m:r>
        <m:r>
          <m:rPr>
            <m:sty m:val="p"/>
          </m:rPr>
          <m:t>×</m:t>
        </m:r>
        <m:r>
          <m:t>k</m:t>
        </m:r>
      </m:oMath>
      <w:ins w:id="13162" w:author="PR Preview" w:date="2026-01-01T00:00:00Z">
        <w:r>
          <w:t xml:space="preserve">,</w:t>
        </w:r>
      </w:ins>
      <w:ins w:id="13163" w:author="PR Preview" w:date="2026-01-01T00:00:00Z">
        <w:r>
          <w:t xml:space="preserve"> </w:t>
        </w:r>
      </w:ins>
      <w:ins w:id="13164" w:author="PR Preview" w:date="2026-01-01T00:00:00Z">
        <w:r>
          <w:t xml:space="preserve">and</w:t>
        </w:r>
      </w:ins>
      <w:ins w:id="13165" w:author="PR Preview" w:date="2026-01-01T00:00:00Z">
        <w:r>
          <w:t xml:space="preserve"> </w:t>
        </w:r>
      </w:ins>
      <m:oMath>
        <m:r>
          <m:rPr>
            <m:sty m:val="bi"/>
          </m:rPr>
          <m:t>C</m:t>
        </m:r>
      </m:oMath>
      <w:ins w:id="13166" w:author="PR Preview" w:date="2026-01-01T00:00:00Z">
        <w:r>
          <w:t xml:space="preserve"> </w:t>
        </w:r>
      </w:ins>
      <w:ins w:id="13167" w:author="PR Preview" w:date="2026-01-01T00:00:00Z">
        <w:r>
          <w:t xml:space="preserve">be</w:t>
        </w:r>
      </w:ins>
      <w:ins w:id="13168" w:author="PR Preview" w:date="2026-01-01T00:00:00Z">
        <w:r>
          <w:t xml:space="preserve"> </w:t>
        </w:r>
      </w:ins>
      <m:oMath>
        <m:r>
          <m:t>k</m:t>
        </m:r>
        <m:r>
          <m:rPr>
            <m:sty m:val="p"/>
          </m:rPr>
          <m:t>×</m:t>
        </m:r>
        <m:r>
          <m:t>m</m:t>
        </m:r>
      </m:oMath>
      <w:ins w:id="13169" w:author="PR Preview" w:date="2026-01-01T00:00:00Z">
        <w:r>
          <w:t xml:space="preserve">,</w:t>
        </w:r>
      </w:ins>
      <w:ins w:id="13170" w:author="PR Preview" w:date="2026-01-01T00:00:00Z">
        <w:r>
          <w:t xml:space="preserve"> </w:t>
        </w:r>
      </w:ins>
      <w:ins w:id="13171" w:author="PR Preview" w:date="2026-01-01T00:00:00Z">
        <w:r>
          <w:t xml:space="preserve">so that</w:t>
        </w:r>
      </w:ins>
      <w:ins w:id="13172" w:author="PR Preview" w:date="2026-01-01T00:00:00Z">
        <w:r>
          <w:t xml:space="preserve"> </w:t>
        </w:r>
      </w:ins>
      <m:oMath>
        <m:r>
          <m:rPr>
            <m:sty m:val="bi"/>
          </m:rPr>
          <m:t>A</m:t>
        </m:r>
        <m:r>
          <m:rPr>
            <m:sty m:val="bi"/>
          </m:rPr>
          <m:t>B</m:t>
        </m:r>
      </m:oMath>
      <w:ins w:id="13173" w:author="PR Preview" w:date="2026-01-01T00:00:00Z">
        <w:r>
          <w:t xml:space="preserve"> </w:t>
        </w:r>
      </w:ins>
      <w:ins w:id="13174" w:author="PR Preview" w:date="2026-01-01T00:00:00Z">
        <w:r>
          <w:t xml:space="preserve">is</w:t>
        </w:r>
      </w:ins>
      <w:ins w:id="13175" w:author="PR Preview" w:date="2026-01-01T00:00:00Z">
        <w:r>
          <w:t xml:space="preserve"> </w:t>
        </w:r>
      </w:ins>
      <m:oMath>
        <m:r>
          <m:t>m</m:t>
        </m:r>
        <m:r>
          <m:rPr>
            <m:sty m:val="p"/>
          </m:rPr>
          <m:t>×</m:t>
        </m:r>
        <m:r>
          <m:t>k</m:t>
        </m:r>
      </m:oMath>
      <w:ins w:id="13176" w:author="PR Preview" w:date="2026-01-01T00:00:00Z">
        <w:r>
          <w:t xml:space="preserve"> </w:t>
        </w:r>
      </w:ins>
      <w:ins w:id="13177" w:author="PR Preview" w:date="2026-01-01T00:00:00Z">
        <w:r>
          <w:t xml:space="preserve">and</w:t>
        </w:r>
      </w:ins>
      <w:ins w:id="13178" w:author="PR Preview" w:date="2026-01-01T00:00:00Z">
        <w:r>
          <w:t xml:space="preserve"> </w:t>
        </w:r>
      </w:ins>
      <m:oMath>
        <m:r>
          <m:rPr>
            <m:sty m:val="bi"/>
          </m:rPr>
          <m:t>A</m:t>
        </m:r>
        <m:r>
          <m:rPr>
            <m:sty m:val="bi"/>
          </m:rPr>
          <m:t>B</m:t>
        </m:r>
        <m:r>
          <m:rPr>
            <m:sty m:val="bi"/>
          </m:rPr>
          <m:t>C</m:t>
        </m:r>
      </m:oMath>
      <w:ins w:id="13179" w:author="PR Preview" w:date="2026-01-01T00:00:00Z">
        <w:r>
          <w:t xml:space="preserve"> </w:t>
        </w:r>
      </w:ins>
      <w:ins w:id="13180" w:author="PR Preview" w:date="2026-01-01T00:00:00Z">
        <w:r>
          <w:t xml:space="preserve">is square.</w:t>
        </w:r>
      </w:ins>
      <w:ins w:id="13181" w:author="PR Preview" w:date="2026-01-01T00:00:00Z">
        <w:r>
          <w:t xml:space="preserve"> </w:t>
        </w:r>
      </w:ins>
      <w:ins w:id="13182" w:author="PR Preview" w:date="2026-01-01T00:00:00Z">
        <w:r>
          <w:t xml:space="preserve">Applying</w:t>
        </w:r>
      </w:ins>
      <w:ins w:id="13183" w:author="PR Preview" w:date="2026-01-01T00:00:00Z">
        <w:r>
          <w:t xml:space="preserve"> </w:t>
        </w:r>
      </w:ins>
      <w:hyperlink w:anchor="thm-trace-cyclic">
        <w:ins w:id="13184" w:author="PR Preview" w:date="2026-01-01T00:00:00Z">
          <w:r>
            <w:rPr>
              <w:rStyle w:val="Hyperlink"/>
            </w:rPr>
            <w:t xml:space="preserve">Theorem 70</w:t>
          </w:r>
        </w:ins>
      </w:hyperlink>
      <w:ins w:id="13185" w:author="PR Preview" w:date="2026-01-01T00:00:00Z">
        <w:r>
          <w:t xml:space="preserve"> </w:t>
        </w:r>
      </w:ins>
      <w:ins w:id="13186" w:author="PR Preview" w:date="2026-01-01T00:00:00Z">
        <w:r>
          <w:t xml:space="preserve">to the</w:t>
        </w:r>
      </w:ins>
      <w:ins w:id="13187" w:author="PR Preview" w:date="2026-01-01T00:00:00Z">
        <w:r>
          <w:t xml:space="preserve"> </w:t>
        </w:r>
      </w:ins>
      <m:oMath>
        <m:r>
          <m:t>m</m:t>
        </m:r>
        <m:r>
          <m:rPr>
            <m:sty m:val="p"/>
          </m:rPr>
          <m:t>×</m:t>
        </m:r>
        <m:r>
          <m:t>k</m:t>
        </m:r>
      </m:oMath>
      <w:ins w:id="13188" w:author="PR Preview" w:date="2026-01-01T00:00:00Z">
        <w:r>
          <w:t xml:space="preserve"> </w:t>
        </w:r>
      </w:ins>
      <w:ins w:id="13189" w:author="PR Preview" w:date="2026-01-01T00:00:00Z">
        <w:r>
          <w:t xml:space="preserve">matrix</w:t>
        </w:r>
      </w:ins>
      <w:ins w:id="13190" w:author="PR Preview" w:date="2026-01-01T00:00:00Z">
        <w:r>
          <w:t xml:space="preserve"> </w:t>
        </w:r>
      </w:ins>
      <m:oMath>
        <m:r>
          <m:rPr>
            <m:sty m:val="bi"/>
          </m:rPr>
          <m:t>A</m:t>
        </m:r>
        <m:r>
          <m:rPr>
            <m:sty m:val="bi"/>
          </m:rPr>
          <m:t>B</m:t>
        </m:r>
      </m:oMath>
      <w:ins w:id="13191" w:author="PR Preview" w:date="2026-01-01T00:00:00Z">
        <w:r>
          <w:t xml:space="preserve"> </w:t>
        </w:r>
      </w:ins>
      <w:ins w:id="13192" w:author="PR Preview" w:date="2026-01-01T00:00:00Z">
        <w:r>
          <w:t xml:space="preserve">and the</w:t>
        </w:r>
      </w:ins>
      <w:ins w:id="13193" w:author="PR Preview" w:date="2026-01-01T00:00:00Z">
        <w:r>
          <w:t xml:space="preserve"> </w:t>
        </w:r>
      </w:ins>
      <m:oMath>
        <m:r>
          <m:t>k</m:t>
        </m:r>
        <m:r>
          <m:rPr>
            <m:sty m:val="p"/>
          </m:rPr>
          <m:t>×</m:t>
        </m:r>
        <m:r>
          <m:t>m</m:t>
        </m:r>
      </m:oMath>
      <w:ins w:id="13194" w:author="PR Preview" w:date="2026-01-01T00:00:00Z">
        <w:r>
          <w:t xml:space="preserve"> </w:t>
        </w:r>
      </w:ins>
      <w:ins w:id="13195" w:author="PR Preview" w:date="2026-01-01T00:00:00Z">
        <w:r>
          <w:t xml:space="preserve">matrix</w:t>
        </w:r>
      </w:ins>
      <w:ins w:id="13196" w:author="PR Preview" w:date="2026-01-01T00:00:00Z">
        <w:r>
          <w:t xml:space="preserve"> </w:t>
        </w:r>
      </w:ins>
      <m:oMath>
        <m:r>
          <m:rPr>
            <m:sty m:val="bi"/>
          </m:rPr>
          <m:t>C</m:t>
        </m:r>
      </m:oMath>
      <w:ins w:id="13197" w:author="PR Preview" w:date="2026-01-01T00:00:00Z">
        <w:r>
          <w:t xml:space="preserve"> </w:t>
        </w:r>
      </w:ins>
      <w:ins w:id="13198" w:author="PR Preview" w:date="2026-01-01T00:00:00Z">
        <w:r>
          <w:t xml:space="preserve">moves the last factor of the triple product to the front</w:t>
        </w:r>
      </w:ins>
      <w:ins w:id="13199" w:author="PR Preview" w:date="2026-01-01T00:00:00Z">
        <w:r>
          <w:t xml:space="preserve"> </w:t>
        </w:r>
      </w:ins>
      <w:ins w:id="13200" w:author="PR Preview" w:date="2026-01-01T00:00:00Z">
        <w:r>
          <w:t xml:space="preserve">(Banerjee and Roy 2014, chap. 1, Theorem 1.5 and eq. 1.17, p. 19)</w:t>
        </w:r>
      </w:ins>
      <w:ins w:id="13201" w:author="PR Preview" w:date="2026-01-01T00:00:00Z">
        <w:r>
          <w:t xml:space="preserv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40"/>
    <w:bookmarkStart w:id="441" w:name="def-matrix-inner-product"/>
    <w:p>
      <w:pPr>
        <w:pStyle w:val="FirstParagraph"/>
      </w:pPr>
      <w:del w:id="13202" w:author="PR Preview" w:date="2026-01-01T00:00:00Z">
        <w:r>
          <w:rPr>
            <w:b/>
            <w:bCs/>
          </w:rPr>
          <w:delText xml:space="preserve">Definition 80 (Matrix inner product)</w:delText>
        </w:r>
      </w:del>
      <w:del w:id="13203" w:author="PR Preview" w:date="2026-01-01T00:00:00Z">
        <w:r>
          <w:delText xml:space="preserve"> </w:delText>
        </w:r>
      </w:del>
      <w:del w:id="13204" w:author="PR Preview" w:date="2026-01-01T00:00:00Z">
        <w:r>
          <w:delText xml:space="preserve">The</w:delText>
        </w:r>
      </w:del>
      <w:del w:id="13205" w:author="PR Preview" w:date="2026-01-01T00:00:00Z">
        <w:r>
          <w:delText xml:space="preserve"> </w:delText>
        </w:r>
      </w:del>
      <w:del w:id="13206" w:author="PR Preview" w:date="2026-01-01T00:00:00Z">
        <w:r>
          <w:rPr>
            <w:b/>
            <w:bCs/>
          </w:rPr>
          <w:delText xml:space="preserve">inner product</w:delText>
        </w:r>
      </w:del>
      <w:del w:id="13207" w:author="PR Preview" w:date="2026-01-01T00:00:00Z">
        <w:r>
          <w:delText xml:space="preserve"> </w:delText>
        </w:r>
      </w:del>
      <w:del w:id="13208" w:author="PR Preview" w:date="2026-01-01T00:00:00Z">
        <w:r>
          <w:delText xml:space="preserve">of two</w:delText>
        </w:r>
      </w:del>
      <w:del w:id="13209" w:author="PR Preview" w:date="2026-01-01T00:00:00Z">
        <w:r>
          <w:delText xml:space="preserve"> </w:delText>
        </w:r>
      </w:del>
      <m:oMath>
        <m:r>
          <m:t>n</m:t>
        </m:r>
        <m:r>
          <m:rPr>
            <m:sty m:val="p"/>
          </m:rPr>
          <m:t>×</m:t>
        </m:r>
        <m:r>
          <m:t>p</m:t>
        </m:r>
      </m:oMath>
      <w:del w:id="13210" w:author="PR Preview" w:date="2026-01-01T00:00:00Z">
        <w:r>
          <w:delText xml:space="preserve"> </w:delText>
        </w:r>
      </w:del>
      <w:del w:id="13211" w:author="PR Preview" w:date="2026-01-01T00:00:00Z">
        <w:r>
          <w:delText xml:space="preserve">matrices</w:delText>
        </w:r>
      </w:del>
      <w:del w:id="13212" w:author="PR Preview" w:date="2026-01-01T00:00:00Z">
        <w:r>
          <w:delText xml:space="preserve"> </w:delText>
        </w:r>
      </w:del>
      <m:oMath>
        <m:r>
          <m:rPr>
            <m:sty m:val="bi"/>
          </m:rPr>
          <m:t>A</m:t>
        </m:r>
      </m:oMath>
      <w:del w:id="13213" w:author="PR Preview" w:date="2026-01-01T00:00:00Z">
        <w:r>
          <w:delText xml:space="preserve"> </w:delText>
        </w:r>
      </w:del>
      <w:del w:id="13214" w:author="PR Preview" w:date="2026-01-01T00:00:00Z">
        <w:r>
          <w:delText xml:space="preserve">and</w:delText>
        </w:r>
      </w:del>
      <w:del w:id="13215" w:author="PR Preview" w:date="2026-01-01T00:00:00Z">
        <w:r>
          <w:delText xml:space="preserve"> </w:delText>
        </w:r>
      </w:del>
      <m:oMath>
        <m:r>
          <m:rPr>
            <m:sty m:val="bi"/>
          </m:rPr>
          <m:t>B</m:t>
        </m:r>
      </m:oMath>
      <w:del w:id="13216" w:author="PR Preview" w:date="2026-01-01T00:00:00Z">
        <w:r>
          <w:delText xml:space="preserve"> </w:delText>
        </w:r>
      </w:del>
      <w:del w:id="13217" w:author="PR Preview" w:date="2026-01-01T00:00:00Z">
        <w:r>
          <w:delText xml:space="preserve">is</w:delText>
        </w:r>
      </w:del>
    </w:p>
    <w:p>
      <w:pPr>
        <w:pStyle w:val="FirstParagraph"/>
      </w:pPr>
      <w:ins w:id="13218" w:author="PR Preview" w:date="2026-01-01T00:00:00Z">
        <w:r>
          <w:rPr>
            <w:b/>
            <w:bCs/>
          </w:rPr>
          <w:t xml:space="preserve">Definition 85 (Matrix inner product)</w:t>
        </w:r>
      </w:ins>
      <w:ins w:id="13219" w:author="PR Preview" w:date="2026-01-01T00:00:00Z">
        <w:r>
          <w:t xml:space="preserve"> </w:t>
        </w:r>
      </w:ins>
      <w:ins w:id="13220" w:author="PR Preview" w:date="2026-01-01T00:00:00Z">
        <w:r>
          <w:t xml:space="preserve">The</w:t>
        </w:r>
      </w:ins>
      <w:ins w:id="13221" w:author="PR Preview" w:date="2026-01-01T00:00:00Z">
        <w:r>
          <w:t xml:space="preserve"> </w:t>
        </w:r>
      </w:ins>
      <w:ins w:id="13222" w:author="PR Preview" w:date="2026-01-01T00:00:00Z">
        <w:r>
          <w:rPr>
            <w:b/>
            <w:bCs/>
          </w:rPr>
          <w:t xml:space="preserve">inner product</w:t>
        </w:r>
      </w:ins>
      <w:ins w:id="13223" w:author="PR Preview" w:date="2026-01-01T00:00:00Z">
        <w:r>
          <w:t xml:space="preserve"> </w:t>
        </w:r>
      </w:ins>
      <w:ins w:id="13224" w:author="PR Preview" w:date="2026-01-01T00:00:00Z">
        <w:r>
          <w:t xml:space="preserve">of two</w:t>
        </w:r>
      </w:ins>
      <w:ins w:id="13225" w:author="PR Preview" w:date="2026-01-01T00:00:00Z">
        <w:r>
          <w:t xml:space="preserve"> </w:t>
        </w:r>
      </w:ins>
      <m:oMath>
        <m:r>
          <m:t>n</m:t>
        </m:r>
        <m:r>
          <m:rPr>
            <m:sty m:val="p"/>
          </m:rPr>
          <m:t>×</m:t>
        </m:r>
        <m:r>
          <m:t>p</m:t>
        </m:r>
      </m:oMath>
      <w:ins w:id="13226" w:author="PR Preview" w:date="2026-01-01T00:00:00Z">
        <w:r>
          <w:t xml:space="preserve"> </w:t>
        </w:r>
      </w:ins>
      <w:ins w:id="13227" w:author="PR Preview" w:date="2026-01-01T00:00:00Z">
        <w:r>
          <w:t xml:space="preserve">matrices</w:t>
        </w:r>
      </w:ins>
      <w:ins w:id="13228" w:author="PR Preview" w:date="2026-01-01T00:00:00Z">
        <w:r>
          <w:t xml:space="preserve"> </w:t>
        </w:r>
      </w:ins>
      <m:oMath>
        <m:r>
          <m:rPr>
            <m:sty m:val="bi"/>
          </m:rPr>
          <m:t>A</m:t>
        </m:r>
      </m:oMath>
      <w:ins w:id="13229" w:author="PR Preview" w:date="2026-01-01T00:00:00Z">
        <w:r>
          <w:t xml:space="preserve"> </w:t>
        </w:r>
      </w:ins>
      <w:ins w:id="13230" w:author="PR Preview" w:date="2026-01-01T00:00:00Z">
        <w:r>
          <w:t xml:space="preserve">and</w:t>
        </w:r>
      </w:ins>
      <w:ins w:id="13231" w:author="PR Preview" w:date="2026-01-01T00:00:00Z">
        <w:r>
          <w:t xml:space="preserve"> </w:t>
        </w:r>
      </w:ins>
      <m:oMath>
        <m:r>
          <m:rPr>
            <m:sty m:val="bi"/>
          </m:rPr>
          <m:t>B</m:t>
        </m:r>
      </m:oMath>
      <w:ins w:id="13232" w:author="PR Preview" w:date="2026-01-01T00:00:00Z">
        <w:r>
          <w:t xml:space="preserve"> </w:t>
        </w:r>
      </w:ins>
      <w:ins w:id="13233" w:author="PR Preview" w:date="2026-01-01T00:00:00Z">
        <w:r>
          <w:t xml:space="preserve">is</w:t>
        </w:r>
      </w:ins>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4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42" w:name="thm-matrix-inner-product-entries"/>
    <w:p>
      <w:pPr>
        <w:pStyle w:val="BodyText"/>
      </w:pPr>
      <w:del w:id="13234" w:author="PR Preview" w:date="2026-01-01T00:00:00Z">
        <w:r>
          <w:rPr>
            <w:b/>
            <w:bCs/>
          </w:rPr>
          <w:delText xml:space="preserve">Theorem 70 (The matrix inner product multiplies matching entries)</w:delText>
        </w:r>
      </w:del>
      <w:del w:id="13235" w:author="PR Preview" w:date="2026-01-01T00:00:00Z">
        <w:r>
          <w:delText xml:space="preserve"> </w:delText>
        </w:r>
      </w:del>
      <w:del w:id="13236" w:author="PR Preview" w:date="2026-01-01T00:00:00Z">
        <w:r>
          <w:delText xml:space="preserve">For two</w:delText>
        </w:r>
      </w:del>
      <w:del w:id="13237" w:author="PR Preview" w:date="2026-01-01T00:00:00Z">
        <w:r>
          <w:delText xml:space="preserve"> </w:delText>
        </w:r>
      </w:del>
      <m:oMath>
        <m:r>
          <m:t>n</m:t>
        </m:r>
        <m:r>
          <m:rPr>
            <m:sty m:val="p"/>
          </m:rPr>
          <m:t>×</m:t>
        </m:r>
        <m:r>
          <m:t>p</m:t>
        </m:r>
      </m:oMath>
      <w:del w:id="13238" w:author="PR Preview" w:date="2026-01-01T00:00:00Z">
        <w:r>
          <w:delText xml:space="preserve"> </w:delText>
        </w:r>
      </w:del>
      <w:del w:id="13239" w:author="PR Preview" w:date="2026-01-01T00:00:00Z">
        <w:r>
          <w:delText xml:space="preserve">matrices</w:delText>
        </w:r>
      </w:del>
      <w:del w:id="13240" w:author="PR Preview" w:date="2026-01-01T00:00:00Z">
        <w:r>
          <w:delText xml:space="preserve"> </w:delText>
        </w:r>
      </w:del>
      <m:oMath>
        <m:r>
          <m:rPr>
            <m:sty m:val="bi"/>
          </m:rPr>
          <m:t>A</m:t>
        </m:r>
      </m:oMath>
      <w:del w:id="13241" w:author="PR Preview" w:date="2026-01-01T00:00:00Z">
        <w:r>
          <w:delText xml:space="preserve"> </w:delText>
        </w:r>
      </w:del>
      <w:del w:id="13242" w:author="PR Preview" w:date="2026-01-01T00:00:00Z">
        <w:r>
          <w:delText xml:space="preserve">and</w:delText>
        </w:r>
      </w:del>
      <w:del w:id="13243" w:author="PR Preview" w:date="2026-01-01T00:00:00Z">
        <w:r>
          <w:delText xml:space="preserve"> </w:delText>
        </w:r>
      </w:del>
      <m:oMath>
        <m:r>
          <m:rPr>
            <m:sty m:val="bi"/>
          </m:rPr>
          <m:t>B</m:t>
        </m:r>
      </m:oMath>
      <w:del w:id="13244" w:author="PR Preview" w:date="2026-01-01T00:00:00Z">
        <w:r>
          <w:delText xml:space="preserve">:</w:delText>
        </w:r>
      </w:del>
    </w:p>
    <w:p>
      <w:pPr>
        <w:pStyle w:val="BodyText"/>
      </w:pPr>
      <w:ins w:id="13245" w:author="PR Preview" w:date="2026-01-01T00:00:00Z">
        <w:r>
          <w:rPr>
            <w:b/>
            <w:bCs/>
          </w:rPr>
          <w:t xml:space="preserve">Theorem 71 (The matrix inner product multiplies matching entries)</w:t>
        </w:r>
      </w:ins>
      <w:ins w:id="13246" w:author="PR Preview" w:date="2026-01-01T00:00:00Z">
        <w:r>
          <w:t xml:space="preserve"> </w:t>
        </w:r>
      </w:ins>
      <w:ins w:id="13247" w:author="PR Preview" w:date="2026-01-01T00:00:00Z">
        <w:r>
          <w:t xml:space="preserve">For two</w:t>
        </w:r>
      </w:ins>
      <w:ins w:id="13248" w:author="PR Preview" w:date="2026-01-01T00:00:00Z">
        <w:r>
          <w:t xml:space="preserve"> </w:t>
        </w:r>
      </w:ins>
      <m:oMath>
        <m:r>
          <m:t>n</m:t>
        </m:r>
        <m:r>
          <m:rPr>
            <m:sty m:val="p"/>
          </m:rPr>
          <m:t>×</m:t>
        </m:r>
        <m:r>
          <m:t>p</m:t>
        </m:r>
      </m:oMath>
      <w:ins w:id="13249" w:author="PR Preview" w:date="2026-01-01T00:00:00Z">
        <w:r>
          <w:t xml:space="preserve"> </w:t>
        </w:r>
      </w:ins>
      <w:ins w:id="13250" w:author="PR Preview" w:date="2026-01-01T00:00:00Z">
        <w:r>
          <w:t xml:space="preserve">matrices</w:t>
        </w:r>
      </w:ins>
      <w:ins w:id="13251" w:author="PR Preview" w:date="2026-01-01T00:00:00Z">
        <w:r>
          <w:t xml:space="preserve"> </w:t>
        </w:r>
      </w:ins>
      <m:oMath>
        <m:r>
          <m:rPr>
            <m:sty m:val="bi"/>
          </m:rPr>
          <m:t>A</m:t>
        </m:r>
      </m:oMath>
      <w:ins w:id="13252" w:author="PR Preview" w:date="2026-01-01T00:00:00Z">
        <w:r>
          <w:t xml:space="preserve"> </w:t>
        </w:r>
      </w:ins>
      <w:ins w:id="13253" w:author="PR Preview" w:date="2026-01-01T00:00:00Z">
        <w:r>
          <w:t xml:space="preserve">and</w:t>
        </w:r>
      </w:ins>
      <w:ins w:id="13254" w:author="PR Preview" w:date="2026-01-01T00:00:00Z">
        <w:r>
          <w:t xml:space="preserve"> </w:t>
        </w:r>
      </w:ins>
      <m:oMath>
        <m:r>
          <m:rPr>
            <m:sty m:val="bi"/>
          </m:rPr>
          <m:t>B</m:t>
        </m:r>
      </m:oMath>
      <w:ins w:id="13255" w:author="PR Preview" w:date="2026-01-01T00:00:00Z">
        <w:r>
          <w:t xml:space="preserve">:</w:t>
        </w:r>
      </w:ins>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4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43" w:name="exm-matrix-inner-product"/>
    <w:p>
      <w:pPr>
        <w:pStyle w:val="FirstParagraph"/>
      </w:pPr>
      <w:del w:id="13256" w:author="PR Preview" w:date="2026-01-01T00:00:00Z">
        <w:r>
          <w:rPr>
            <w:b/>
            <w:bCs/>
          </w:rPr>
          <w:delText xml:space="preserve">Example 134 (The inner product of two</w:delText>
        </w:r>
      </w:del>
      <w:del w:id="13257" w:author="PR Preview" w:date="2026-01-01T00:00:00Z">
        <w:r>
          <w:rPr>
            <w:b/>
            <w:bCs/>
          </w:rPr>
          <w:delText xml:space="preserve"> </w:delText>
        </w:r>
      </w:del>
      <m:oMath>
        <m:r>
          <m:t>2</m:t>
        </m:r>
        <m:r>
          <m:rPr>
            <m:sty m:val="p"/>
          </m:rPr>
          <m:t>×</m:t>
        </m:r>
        <m:r>
          <m:t>2</m:t>
        </m:r>
      </m:oMath>
      <w:del w:id="13258" w:author="PR Preview" w:date="2026-01-01T00:00:00Z">
        <w:r>
          <w:rPr>
            <w:b/>
            <w:bCs/>
          </w:rPr>
          <w:delText xml:space="preserve"> </w:delText>
        </w:r>
      </w:del>
      <w:del w:id="13259" w:author="PR Preview" w:date="2026-01-01T00:00:00Z">
        <w:r>
          <w:rPr>
            <w:b/>
            <w:bCs/>
          </w:rPr>
          <w:delText xml:space="preserve">matrices)</w:delText>
        </w:r>
      </w:del>
      <w:del w:id="13260" w:author="PR Preview" w:date="2026-01-01T00:00:00Z">
        <w:r>
          <w:delText xml:space="preserve"> </w:delText>
        </w:r>
      </w:del>
      <w:del w:id="13261"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del w:id="13262" w:author="PR Preview" w:date="2026-01-01T00:00:00Z">
        <w:r>
          <w:delText xml:space="preserve">From</w:delText>
        </w:r>
      </w:del>
      <w:del w:id="13263" w:author="PR Preview" w:date="2026-01-01T00:00:00Z">
        <w:r>
          <w:delText xml:space="preserve"> </w:delText>
        </w:r>
      </w:del>
      <w:hyperlink w:anchor="def-matrix-inner-product">
        <w:del w:id="13264" w:author="PR Preview" w:date="2026-01-01T00:00:00Z">
          <w:r>
            <w:rPr>
              <w:rStyle w:val="Hyperlink"/>
            </w:rPr>
            <w:delText xml:space="preserve">Definition 80</w:delText>
          </w:r>
        </w:del>
      </w:hyperlink>
      <w:del w:id="13265" w:author="PR Preview" w:date="2026-01-01T00:00:00Z">
        <w:r>
          <w:delText xml:space="preserve">:</w:delText>
        </w:r>
      </w:del>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del w:id="13266" w:author="PR Preview" w:date="2026-01-01T00:00:00Z">
        <w:r>
          <w:delText xml:space="preserve">From</w:delText>
        </w:r>
      </w:del>
      <w:del w:id="13267" w:author="PR Preview" w:date="2026-01-01T00:00:00Z">
        <w:r>
          <w:delText xml:space="preserve"> </w:delText>
        </w:r>
      </w:del>
      <w:hyperlink w:anchor="thm-matrix-inner-product-entries">
        <w:del w:id="13268" w:author="PR Preview" w:date="2026-01-01T00:00:00Z">
          <w:r>
            <w:rPr>
              <w:rStyle w:val="Hyperlink"/>
            </w:rPr>
            <w:delText xml:space="preserve">Theorem 70</w:delText>
          </w:r>
        </w:del>
      </w:hyperlink>
      <w:del w:id="13269" w:author="PR Preview" w:date="2026-01-01T00:00:00Z">
        <w:r>
          <w:delText xml:space="preserve">:</w:delText>
        </w:r>
      </w:del>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p>
      <w:pPr>
        <w:pStyle w:val="FirstParagraph"/>
      </w:pPr>
      <w:del w:id="13270" w:author="PR Preview" w:date="2026-01-01T00:00:00Z">
        <w:r>
          <w:rPr>
            <w:i/>
            <w:iCs/>
          </w:rPr>
          <w:delText xml:space="preserve">Remark 26</w:delText>
        </w:r>
      </w:del>
      <w:del w:id="13271" w:author="PR Preview" w:date="2026-01-01T00:00:00Z">
        <w:r>
          <w:delText xml:space="preserve"> (The matrix inner product as a dot product). </w:delText>
        </w:r>
      </w:del>
      <w:hyperlink w:anchor="thm-matrix-inner-product-entries">
        <w:del w:id="13272" w:author="PR Preview" w:date="2026-01-01T00:00:00Z">
          <w:r>
            <w:rPr>
              <w:rStyle w:val="Hyperlink"/>
            </w:rPr>
            <w:delText xml:space="preserve">Theorem 70</w:delText>
          </w:r>
        </w:del>
      </w:hyperlink>
      <w:del w:id="13273" w:author="PR Preview" w:date="2026-01-01T00:00:00Z">
        <w:r>
          <w:delText xml:space="preserve"> </w:delText>
        </w:r>
      </w:del>
      <w:del w:id="13274" w:author="PR Preview" w:date="2026-01-01T00:00:00Z">
        <w:r>
          <w:delText xml:space="preserve">says that the matrix inner product</w:delText>
        </w:r>
      </w:del>
      <w:del w:id="13275" w:author="PR Preview" w:date="2026-01-01T00:00:00Z">
        <w:r>
          <w:delText xml:space="preserve"> </w:delText>
        </w:r>
      </w:del>
      <w:del w:id="13276" w:author="PR Preview" w:date="2026-01-01T00:00:00Z">
        <w:r>
          <w:delText xml:space="preserve">is the dot product (2) of the two matrices’</w:delText>
        </w:r>
      </w:del>
      <w:del w:id="13277" w:author="PR Preview" w:date="2026-01-01T00:00:00Z">
        <w:r>
          <w:delText xml:space="preserve"> </w:delText>
        </w:r>
      </w:del>
      <w:del w:id="13278" w:author="PR Preview" w:date="2026-01-01T00:00:00Z">
        <w:r>
          <w:delText xml:space="preserve">entries, each listed as one vector of length</w:delText>
        </w:r>
      </w:del>
      <w:del w:id="13279" w:author="PR Preview" w:date="2026-01-01T00:00:00Z">
        <w:r>
          <w:delText xml:space="preserve"> </w:delText>
        </w:r>
      </w:del>
      <m:oMath>
        <m:r>
          <m:t>n</m:t>
        </m:r>
        <m:r>
          <m:t>p</m:t>
        </m:r>
      </m:oMath>
      <w:del w:id="13280" w:author="PR Preview" w:date="2026-01-01T00:00:00Z">
        <w:r>
          <w:delText xml:space="preserve">,</w:delText>
        </w:r>
      </w:del>
      <w:del w:id="13281" w:author="PR Preview" w:date="2026-01-01T00:00:00Z">
        <w:r>
          <w:delText xml:space="preserve"> </w:delText>
        </w:r>
      </w:del>
      <w:del w:id="13282" w:author="PR Preview" w:date="2026-01-01T00:00:00Z">
        <w:r>
          <w:delText xml:space="preserve">with both matrices’ entries listed in the same order.</w:delText>
        </w:r>
      </w:del>
    </w:p>
    <w:p>
      <w:pPr>
        <w:pStyle w:val="BodyText"/>
      </w:pPr>
      <w:del w:id="13283" w:author="PR Preview" w:date="2026-01-01T00:00:00Z">
        <w:r>
          <w:delText xml:space="preserve">For example, listing the entries of</w:delText>
        </w:r>
      </w:del>
      <w:del w:id="13284" w:author="PR Preview" w:date="2026-01-01T00:00:00Z">
        <w:r>
          <w:delText xml:space="preserve"> </w:delText>
        </w:r>
      </w:del>
      <m:oMath>
        <m:r>
          <m:rPr>
            <m:sty m:val="bi"/>
          </m:rPr>
          <m:t>A</m:t>
        </m:r>
      </m:oMath>
      <w:del w:id="13285" w:author="PR Preview" w:date="2026-01-01T00:00:00Z">
        <w:r>
          <w:delText xml:space="preserve"> </w:delText>
        </w:r>
      </w:del>
      <w:del w:id="13286" w:author="PR Preview" w:date="2026-01-01T00:00:00Z">
        <w:r>
          <w:delText xml:space="preserve">and</w:delText>
        </w:r>
      </w:del>
      <w:del w:id="13287" w:author="PR Preview" w:date="2026-01-01T00:00:00Z">
        <w:r>
          <w:delText xml:space="preserve"> </w:delText>
        </w:r>
      </w:del>
      <m:oMath>
        <m:r>
          <m:rPr>
            <m:sty m:val="bi"/>
          </m:rPr>
          <m:t>B</m:t>
        </m:r>
      </m:oMath>
      <w:del w:id="13288" w:author="PR Preview" w:date="2026-01-01T00:00:00Z">
        <w:r>
          <w:delText xml:space="preserve"> </w:delText>
        </w:r>
      </w:del>
      <w:del w:id="13289" w:author="PR Preview" w:date="2026-01-01T00:00:00Z">
        <w:r>
          <w:delText xml:space="preserve">in</w:delText>
        </w:r>
      </w:del>
      <w:del w:id="13290" w:author="PR Preview" w:date="2026-01-01T00:00:00Z">
        <w:r>
          <w:delText xml:space="preserve"> </w:delText>
        </w:r>
      </w:del>
      <w:hyperlink w:anchor="exm-matrix-inner-product">
        <w:del w:id="13291" w:author="PR Preview" w:date="2026-01-01T00:00:00Z">
          <w:r>
            <w:rPr>
              <w:rStyle w:val="Hyperlink"/>
            </w:rPr>
            <w:delText xml:space="preserve">Example 134</w:delText>
          </w:r>
        </w:del>
      </w:hyperlink>
      <w:del w:id="13292" w:author="PR Preview" w:date="2026-01-01T00:00:00Z">
        <w:r>
          <w:delText xml:space="preserve"> </w:delText>
        </w:r>
      </w:del>
      <w:del w:id="13293" w:author="PR Preview" w:date="2026-01-01T00:00:00Z">
        <w:r>
          <w:delText xml:space="preserve">row by row</w:delText>
        </w:r>
      </w:del>
      <w:del w:id="13294" w:author="PR Preview" w:date="2026-01-01T00:00:00Z">
        <w:r>
          <w:delText xml:space="preserve"> </w:delText>
        </w:r>
      </w:del>
      <w:del w:id="13295" w:author="PR Preview" w:date="2026-01-01T00:00:00Z">
        <w:r>
          <w:delText xml:space="preserve">gives</w:delText>
        </w:r>
      </w:del>
      <w:del w:id="13296"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13297" w:author="PR Preview" w:date="2026-01-01T00:00:00Z">
        <w:r>
          <w:delText xml:space="preserve"> </w:delText>
        </w:r>
      </w:del>
      <w:del w:id="13298" w:author="PR Preview" w:date="2026-01-01T00:00:00Z">
        <w:r>
          <w:delText xml:space="preserve">and</w:delText>
        </w:r>
      </w:del>
      <w:del w:id="13299"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13300" w:author="PR Preview" w:date="2026-01-01T00:00:00Z">
        <w:r>
          <w:delText xml:space="preserve">,</w:delText>
        </w:r>
      </w:del>
      <w:del w:id="13301" w:author="PR Preview" w:date="2026-01-01T00:00:00Z">
        <w:r>
          <w:delText xml:space="preserve"> </w:delText>
        </w:r>
      </w:del>
      <w:del w:id="13302" w:author="PR Preview" w:date="2026-01-01T00:00:00Z">
        <w:r>
          <w:delText xml:space="preserve">and</w:delText>
        </w:r>
      </w:del>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p>
      <w:pPr>
        <w:pStyle w:val="FirstParagraph"/>
      </w:pPr>
      <w:del w:id="13303" w:author="PR Preview" w:date="2026-01-01T00:00:00Z">
        <w:r>
          <w:rPr>
            <w:b/>
            <w:bCs/>
          </w:rPr>
          <w:delText xml:space="preserve">Definition 81 (Frobenius norm)</w:delText>
        </w:r>
      </w:del>
      <w:del w:id="13304" w:author="PR Preview" w:date="2026-01-01T00:00:00Z">
        <w:r>
          <w:delText xml:space="preserve"> </w:delText>
        </w:r>
      </w:del>
      <w:del w:id="13305" w:author="PR Preview" w:date="2026-01-01T00:00:00Z">
        <w:r>
          <w:delText xml:space="preserve">The</w:delText>
        </w:r>
      </w:del>
      <w:del w:id="13306" w:author="PR Preview" w:date="2026-01-01T00:00:00Z">
        <w:r>
          <w:delText xml:space="preserve"> </w:delText>
        </w:r>
      </w:del>
      <w:del w:id="13307" w:author="PR Preview" w:date="2026-01-01T00:00:00Z">
        <w:r>
          <w:rPr>
            <w:b/>
            <w:bCs/>
          </w:rPr>
          <w:delText xml:space="preserve">Frobenius norm</w:delText>
        </w:r>
      </w:del>
      <w:del w:id="13308" w:author="PR Preview" w:date="2026-01-01T00:00:00Z">
        <w:r>
          <w:delText xml:space="preserve"> </w:delText>
        </w:r>
      </w:del>
      <w:del w:id="13309" w:author="PR Preview" w:date="2026-01-01T00:00:00Z">
        <w:r>
          <w:delText xml:space="preserve">of an</w:delText>
        </w:r>
      </w:del>
      <w:del w:id="13310" w:author="PR Preview" w:date="2026-01-01T00:00:00Z">
        <w:r>
          <w:delText xml:space="preserve"> </w:delText>
        </w:r>
      </w:del>
      <m:oMath>
        <m:r>
          <m:t>n</m:t>
        </m:r>
        <m:r>
          <m:rPr>
            <m:sty m:val="p"/>
          </m:rPr>
          <m:t>×</m:t>
        </m:r>
        <m:r>
          <m:t>p</m:t>
        </m:r>
      </m:oMath>
      <w:del w:id="13311" w:author="PR Preview" w:date="2026-01-01T00:00:00Z">
        <w:r>
          <w:delText xml:space="preserve"> </w:delText>
        </w:r>
      </w:del>
      <w:del w:id="13312" w:author="PR Preview" w:date="2026-01-01T00:00:00Z">
        <w:r>
          <w:delText xml:space="preserve">matrix</w:delText>
        </w:r>
      </w:del>
      <w:del w:id="13313" w:author="PR Preview" w:date="2026-01-01T00:00:00Z">
        <w:r>
          <w:delText xml:space="preserve"> </w:delText>
        </w:r>
      </w:del>
      <m:oMath>
        <m:r>
          <m:rPr>
            <m:sty m:val="bi"/>
          </m:rPr>
          <m:t>A</m:t>
        </m:r>
      </m:oMath>
      <w:del w:id="13314" w:author="PR Preview" w:date="2026-01-01T00:00:00Z">
        <w:r>
          <w:delText xml:space="preserve"> </w:delText>
        </w:r>
      </w:del>
      <w:del w:id="13315" w:author="PR Preview" w:date="2026-01-01T00:00:00Z">
        <w:r>
          <w:delText xml:space="preserve">is</w:delText>
        </w:r>
      </w:del>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del w:id="13316" w:author="PR Preview" w:date="2026-01-01T00:00:00Z">
        <w:r>
          <w:delText xml:space="preserve">where</w:delText>
        </w:r>
      </w:del>
      <w:del w:id="13317" w:author="PR Preview" w:date="2026-01-01T00:00:00Z">
        <w:r>
          <w:delText xml:space="preserve"> </w:delText>
        </w:r>
      </w:del>
      <m:oMath>
        <m:d>
          <m:dPr>
            <m:begChr m:val="⟨"/>
            <m:sepChr m:val=""/>
            <m:endChr m:val="⟩"/>
            <m:grow/>
          </m:dPr>
          <m:e>
            <m:r>
              <m:rPr>
                <m:sty m:val="p"/>
              </m:rPr>
              <m:t>⋅</m:t>
            </m:r>
            <m:r>
              <m:rPr>
                <m:sty m:val="p"/>
              </m:rPr>
              <m:t>,</m:t>
            </m:r>
            <m:r>
              <m:rPr>
                <m:sty m:val="p"/>
              </m:rPr>
              <m:t>⋅</m:t>
            </m:r>
          </m:e>
        </m:d>
      </m:oMath>
      <w:del w:id="13318" w:author="PR Preview" w:date="2026-01-01T00:00:00Z">
        <w:r>
          <w:delText xml:space="preserve"> </w:delText>
        </w:r>
      </w:del>
      <w:del w:id="13319" w:author="PR Preview" w:date="2026-01-01T00:00:00Z">
        <w:r>
          <w:delText xml:space="preserve">is the matrix inner product</w:delText>
        </w:r>
      </w:del>
      <w:del w:id="13320" w:author="PR Preview" w:date="2026-01-01T00:00:00Z">
        <w:r>
          <w:delText xml:space="preserve"> </w:delText>
        </w:r>
      </w:del>
      <w:del w:id="13321" w:author="PR Preview" w:date="2026-01-01T00:00:00Z">
        <w:r>
          <w:delText xml:space="preserve">(</w:delText>
        </w:r>
      </w:del>
      <w:hyperlink w:anchor="def-matrix-inner-product">
        <w:del w:id="13322" w:author="PR Preview" w:date="2026-01-01T00:00:00Z">
          <w:r>
            <w:rPr>
              <w:rStyle w:val="Hyperlink"/>
            </w:rPr>
            <w:delText xml:space="preserve">Definition 80</w:delText>
          </w:r>
        </w:del>
      </w:hyperlink>
      <w:del w:id="13323" w:author="PR Preview" w:date="2026-01-01T00:00:00Z">
        <w:r>
          <w:delText xml:space="preserve">).</w:delText>
        </w:r>
      </w:del>
    </w:p>
    <w:p>
      <w:pPr>
        <w:pStyle w:val="BodyText"/>
      </w:pPr>
      <w:del w:id="13324" w:author="PR Preview" w:date="2026-01-01T00:00:00Z">
        <w:r>
          <w:rPr>
            <w:b/>
            <w:bCs/>
          </w:rPr>
          <w:delText xml:space="preserve">Example 135 (The Frobenius norm of a</w:delText>
        </w:r>
      </w:del>
      <w:del w:id="13325" w:author="PR Preview" w:date="2026-01-01T00:00:00Z">
        <w:r>
          <w:rPr>
            <w:b/>
            <w:bCs/>
          </w:rPr>
          <w:delText xml:space="preserve"> </w:delText>
        </w:r>
      </w:del>
      <m:oMath>
        <m:r>
          <m:t>2</m:t>
        </m:r>
        <m:r>
          <m:rPr>
            <m:sty m:val="p"/>
          </m:rPr>
          <m:t>×</m:t>
        </m:r>
        <m:r>
          <m:t>2</m:t>
        </m:r>
      </m:oMath>
      <w:del w:id="13326" w:author="PR Preview" w:date="2026-01-01T00:00:00Z">
        <w:r>
          <w:rPr>
            <w:b/>
            <w:bCs/>
          </w:rPr>
          <w:delText xml:space="preserve"> </w:delText>
        </w:r>
      </w:del>
      <w:del w:id="13327" w:author="PR Preview" w:date="2026-01-01T00:00:00Z">
        <w:r>
          <w:rPr>
            <w:b/>
            <w:bCs/>
          </w:rPr>
          <w:delText xml:space="preserve">matrix)</w:delText>
        </w:r>
      </w:del>
      <w:del w:id="13328" w:author="PR Preview" w:date="2026-01-01T00:00:00Z">
        <w:r>
          <w:delText xml:space="preserve"> </w:delText>
        </w:r>
      </w:del>
      <w:del w:id="13329" w:author="PR Preview" w:date="2026-01-01T00:00:00Z">
        <w:r>
          <w:delText xml:space="preserve">For</w:delText>
        </w:r>
      </w:del>
      <w:del w:id="1333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3331"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del w:id="13332" w:author="PR Preview" w:date="2026-01-01T00:00:00Z">
        <w:r>
          <w:delText xml:space="preserve">The second step is</w:delText>
        </w:r>
      </w:del>
      <w:del w:id="13333" w:author="PR Preview" w:date="2026-01-01T00:00:00Z">
        <w:r>
          <w:delText xml:space="preserve"> </w:delText>
        </w:r>
      </w:del>
      <w:hyperlink w:anchor="thm-matrix-inner-product-entries">
        <w:del w:id="13334" w:author="PR Preview" w:date="2026-01-01T00:00:00Z">
          <w:r>
            <w:rPr>
              <w:rStyle w:val="Hyperlink"/>
            </w:rPr>
            <w:delText xml:space="preserve">Theorem 70</w:delText>
          </w:r>
        </w:del>
      </w:hyperlink>
      <w:del w:id="13335" w:author="PR Preview" w:date="2026-01-01T00:00:00Z">
        <w:r>
          <w:delText xml:space="preserve">.</w:delText>
        </w:r>
      </w:del>
    </w:p>
    <w:p>
      <w:pPr>
        <w:pStyle w:val="BodyText"/>
      </w:pPr>
      <w:del w:id="13336" w:author="PR Preview" w:date="2026-01-01T00:00:00Z">
        <w:r>
          <w:rPr>
            <w:i/>
            <w:iCs/>
          </w:rPr>
          <w:delText xml:space="preserve">Remark 27</w:delText>
        </w:r>
      </w:del>
      <w:del w:id="13337" w:author="PR Preview" w:date="2026-01-01T00:00:00Z">
        <w:r>
          <w:delText xml:space="preserve"> (The Frobenius norm is the Euclidean norm of the entries). </w:delText>
        </w:r>
      </w:del>
      <w:del w:id="13338" w:author="PR Preview" w:date="2026-01-01T00:00:00Z">
        <w:r>
          <w:delText xml:space="preserve">By</w:delText>
        </w:r>
      </w:del>
      <w:del w:id="13339" w:author="PR Preview" w:date="2026-01-01T00:00:00Z">
        <w:r>
          <w:delText xml:space="preserve"> </w:delText>
        </w:r>
      </w:del>
      <w:hyperlink w:anchor="thm-matrix-inner-product-entries">
        <w:del w:id="13340" w:author="PR Preview" w:date="2026-01-01T00:00:00Z">
          <w:r>
            <w:rPr>
              <w:rStyle w:val="Hyperlink"/>
            </w:rPr>
            <w:delText xml:space="preserve">Theorem 70</w:delText>
          </w:r>
        </w:del>
      </w:hyperlink>
      <w:del w:id="13341" w:author="PR Preview" w:date="2026-01-01T00:00:00Z">
        <w:r>
          <w:delText xml:space="preserve">,</w:delText>
        </w:r>
      </w:del>
      <w:del w:id="13342" w:author="PR Preview" w:date="2026-01-01T00:00:00Z">
        <w:r>
          <w:delText xml:space="preserve"> </w:delText>
        </w:r>
      </w:del>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del w:id="13343" w:author="PR Preview" w:date="2026-01-01T00:00:00Z">
        <w:r>
          <w:delText xml:space="preserve">,</w:delText>
        </w:r>
      </w:del>
      <w:del w:id="13344" w:author="PR Preview" w:date="2026-01-01T00:00:00Z">
        <w:r>
          <w:delText xml:space="preserve"> </w:delText>
        </w:r>
      </w:del>
      <w:del w:id="13345" w:author="PR Preview" w:date="2026-01-01T00:00:00Z">
        <w:r>
          <w:delText xml:space="preserve">a sum of squares, so the square root is always defined.</w:delText>
        </w:r>
      </w:del>
      <w:del w:id="13346" w:author="PR Preview" w:date="2026-01-01T00:00:00Z">
        <w:r>
          <w:delText xml:space="preserve"> </w:delText>
        </w:r>
      </w:del>
      <m:oMath>
        <m:r>
          <m:t>​</m:t>
        </m:r>
        <m:d>
          <m:dPr>
            <m:begChr m:val="∥"/>
            <m:sepChr m:val=""/>
            <m:endChr m:val="∥"/>
            <m:grow/>
          </m:dPr>
          <m:e>
            <m:r>
              <m:rPr>
                <m:sty m:val="bi"/>
              </m:rPr>
              <m:t>A</m:t>
            </m:r>
          </m:e>
        </m:d>
        <m:sSub>
          <m:e>
            <m:r>
              <m:t>​</m:t>
            </m:r>
          </m:e>
          <m:sub>
            <m:r>
              <m:t>F</m:t>
            </m:r>
          </m:sub>
        </m:sSub>
      </m:oMath>
      <w:del w:id="13347" w:author="PR Preview" w:date="2026-01-01T00:00:00Z">
        <w:r>
          <w:delText xml:space="preserve"> </w:delText>
        </w:r>
      </w:del>
      <w:del w:id="13348" w:author="PR Preview" w:date="2026-01-01T00:00:00Z">
        <w:r>
          <w:delText xml:space="preserve">is the Euclidean norm (</w:delText>
        </w:r>
      </w:del>
      <w:hyperlink w:anchor="def-euclidean-norm">
        <w:del w:id="13349" w:author="PR Preview" w:date="2026-01-01T00:00:00Z">
          <w:r>
            <w:rPr>
              <w:rStyle w:val="Hyperlink"/>
            </w:rPr>
            <w:delText xml:space="preserve">Definition 14</w:delText>
          </w:r>
        </w:del>
      </w:hyperlink>
      <w:del w:id="13350" w:author="PR Preview" w:date="2026-01-01T00:00:00Z">
        <w:r>
          <w:delText xml:space="preserve">)</w:delText>
        </w:r>
      </w:del>
      <w:del w:id="13351" w:author="PR Preview" w:date="2026-01-01T00:00:00Z">
        <w:r>
          <w:delText xml:space="preserve"> </w:delText>
        </w:r>
      </w:del>
      <w:del w:id="13352" w:author="PR Preview" w:date="2026-01-01T00:00:00Z">
        <w:r>
          <w:delText xml:space="preserve">of the entries of</w:delText>
        </w:r>
      </w:del>
      <w:del w:id="13353" w:author="PR Preview" w:date="2026-01-01T00:00:00Z">
        <w:r>
          <w:delText xml:space="preserve"> </w:delText>
        </w:r>
      </w:del>
      <m:oMath>
        <m:r>
          <m:rPr>
            <m:sty m:val="bi"/>
          </m:rPr>
          <m:t>A</m:t>
        </m:r>
      </m:oMath>
      <w:del w:id="13354" w:author="PR Preview" w:date="2026-01-01T00:00:00Z">
        <w:r>
          <w:delText xml:space="preserve">, listed as one vector of length</w:delText>
        </w:r>
      </w:del>
      <w:del w:id="13355" w:author="PR Preview" w:date="2026-01-01T00:00:00Z">
        <w:r>
          <w:delText xml:space="preserve"> </w:delText>
        </w:r>
      </w:del>
      <m:oMath>
        <m:r>
          <m:t>n</m:t>
        </m:r>
        <m:r>
          <m:t>p</m:t>
        </m:r>
      </m:oMath>
      <w:del w:id="13356" w:author="PR Preview" w:date="2026-01-01T00:00:00Z">
        <w:r>
          <w:delText xml:space="preserve"> </w:delText>
        </w:r>
      </w:del>
      <w:del w:id="13357" w:author="PR Preview" w:date="2026-01-01T00:00:00Z">
        <w:r>
          <w:delText xml:space="preserve">(Banerjee and Roy 2014, chap. 15, Definition 15.4, p. 492)</w:delText>
        </w:r>
      </w:del>
      <w:del w:id="13358" w:author="PR Preview" w:date="2026-01-01T00:00:00Z">
        <w:r>
          <w:delText xml:space="preserve">.</w:delText>
        </w:r>
      </w:del>
    </w:p>
    <w:p>
      <w:pPr>
        <w:pStyle w:val="BodyText"/>
      </w:pPr>
      <w:del w:id="13359" w:author="PR Preview" w:date="2026-01-01T00:00:00Z">
        <w:r>
          <w:delText xml:space="preserve">For example, listing the entries of</w:delText>
        </w:r>
      </w:del>
      <w:del w:id="13360" w:author="PR Preview" w:date="2026-01-01T00:00:00Z">
        <w:r>
          <w:delText xml:space="preserve"> </w:delText>
        </w:r>
      </w:del>
      <m:oMath>
        <m:r>
          <m:rPr>
            <m:sty m:val="bi"/>
          </m:rPr>
          <m:t>A</m:t>
        </m:r>
      </m:oMath>
      <w:del w:id="13361" w:author="PR Preview" w:date="2026-01-01T00:00:00Z">
        <w:r>
          <w:delText xml:space="preserve"> </w:delText>
        </w:r>
      </w:del>
      <w:del w:id="13362" w:author="PR Preview" w:date="2026-01-01T00:00:00Z">
        <w:r>
          <w:delText xml:space="preserve">in</w:delText>
        </w:r>
      </w:del>
      <w:del w:id="13363" w:author="PR Preview" w:date="2026-01-01T00:00:00Z">
        <w:r>
          <w:delText xml:space="preserve"> </w:delText>
        </w:r>
      </w:del>
      <w:hyperlink w:anchor="exm-frobenius-norm">
        <w:del w:id="13364" w:author="PR Preview" w:date="2026-01-01T00:00:00Z">
          <w:r>
            <w:rPr>
              <w:rStyle w:val="Hyperlink"/>
            </w:rPr>
            <w:delText xml:space="preserve">Example 135</w:delText>
          </w:r>
        </w:del>
      </w:hyperlink>
      <w:del w:id="13365" w:author="PR Preview" w:date="2026-01-01T00:00:00Z">
        <w:r>
          <w:delText xml:space="preserve"> </w:delText>
        </w:r>
      </w:del>
      <w:del w:id="13366" w:author="PR Preview" w:date="2026-01-01T00:00:00Z">
        <w:r>
          <w:delText xml:space="preserve">row by row gives the vector</w:delText>
        </w:r>
      </w:del>
      <w:del w:id="13367"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13368" w:author="PR Preview" w:date="2026-01-01T00:00:00Z">
        <w:r>
          <w:delText xml:space="preserve"> </w:delText>
        </w:r>
      </w:del>
      <w:del w:id="13369" w:author="PR Preview" w:date="2026-01-01T00:00:00Z">
        <w:r>
          <w:delText xml:space="preserve">of length</w:delText>
        </w:r>
      </w:del>
      <w:del w:id="13370" w:author="PR Preview" w:date="2026-01-01T00:00:00Z">
        <w:r>
          <w:delText xml:space="preserve"> </w:delText>
        </w:r>
      </w:del>
      <m:oMath>
        <m:r>
          <m:t>2</m:t>
        </m:r>
        <m:r>
          <m:rPr>
            <m:sty m:val="p"/>
          </m:rPr>
          <m:t>⋅</m:t>
        </m:r>
        <m:r>
          <m:t>2</m:t>
        </m:r>
        <m:r>
          <m:rPr>
            <m:sty m:val="p"/>
          </m:rPr>
          <m:t>=</m:t>
        </m:r>
        <m:r>
          <m:t>4</m:t>
        </m:r>
      </m:oMath>
      <w:del w:id="13371" w:author="PR Preview" w:date="2026-01-01T00:00:00Z">
        <w:r>
          <w:delText xml:space="preserve">,</w:delText>
        </w:r>
      </w:del>
      <w:del w:id="13372" w:author="PR Preview" w:date="2026-01-01T00:00:00Z">
        <w:r>
          <w:delText xml:space="preserve"> </w:delText>
        </w:r>
      </w:del>
      <w:del w:id="13373" w:author="PR Preview" w:date="2026-01-01T00:00:00Z">
        <w:r>
          <w:delText xml:space="preserve">and</w:delText>
        </w:r>
      </w:del>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p>
      <w:pPr>
        <w:pStyle w:val="FirstParagraph"/>
      </w:pPr>
      <w:del w:id="13374" w:author="PR Preview" w:date="2026-01-01T00:00:00Z">
        <w:r>
          <w:rPr>
            <w:b/>
            <w:bCs/>
          </w:rPr>
          <w:delText xml:space="preserve">Theorem 71 (The squared Frobenius norm adds up the squared column norms)</w:delText>
        </w:r>
      </w:del>
      <w:del w:id="13375" w:author="PR Preview" w:date="2026-01-01T00:00:00Z">
        <w:r>
          <w:delText xml:space="preserve"> </w:delText>
        </w:r>
      </w:del>
      <w:del w:id="13376" w:author="PR Preview" w:date="2026-01-01T00:00:00Z">
        <w:r>
          <w:delText xml:space="preserve">If</w:delText>
        </w:r>
      </w:del>
      <w:del w:id="13377" w:author="PR Preview" w:date="2026-01-01T00:00:00Z">
        <w:r>
          <w:delText xml:space="preserve"> </w:delText>
        </w:r>
      </w:del>
      <m:oMath>
        <m:r>
          <m:rPr>
            <m:sty m:val="bi"/>
          </m:rPr>
          <m:t>A</m:t>
        </m:r>
      </m:oMath>
      <w:del w:id="13378" w:author="PR Preview" w:date="2026-01-01T00:00:00Z">
        <w:r>
          <w:delText xml:space="preserve"> </w:delText>
        </w:r>
      </w:del>
      <w:del w:id="13379" w:author="PR Preview" w:date="2026-01-01T00:00:00Z">
        <w:r>
          <w:delText xml:space="preserve">is an</w:delText>
        </w:r>
      </w:del>
      <w:del w:id="13380" w:author="PR Preview" w:date="2026-01-01T00:00:00Z">
        <w:r>
          <w:delText xml:space="preserve"> </w:delText>
        </w:r>
      </w:del>
      <m:oMath>
        <m:r>
          <m:t>n</m:t>
        </m:r>
        <m:r>
          <m:rPr>
            <m:sty m:val="p"/>
          </m:rPr>
          <m:t>×</m:t>
        </m:r>
        <m:r>
          <m:t>p</m:t>
        </m:r>
      </m:oMath>
      <w:del w:id="13381" w:author="PR Preview" w:date="2026-01-01T00:00:00Z">
        <w:r>
          <w:delText xml:space="preserve"> </w:delText>
        </w:r>
      </w:del>
      <w:del w:id="13382" w:author="PR Preview" w:date="2026-01-01T00:00:00Z">
        <w:r>
          <w:delText xml:space="preserve">matrix</w:delText>
        </w:r>
      </w:del>
      <w:del w:id="13383" w:author="PR Preview" w:date="2026-01-01T00:00:00Z">
        <w:r>
          <w:delText xml:space="preserve"> </w:delText>
        </w:r>
      </w:del>
      <w:del w:id="13384" w:author="PR Preview" w:date="2026-01-01T00:00:00Z">
        <w:r>
          <w:delText xml:space="preserve">with columns</w:delText>
        </w:r>
      </w:del>
      <w:del w:id="13385"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del w:id="13386" w:author="PR Preview" w:date="2026-01-01T00:00:00Z">
        <w:r>
          <w:delText xml:space="preserve">, then</w:delText>
        </w:r>
      </w:del>
    </w:p>
    <w:p>
      <w:pPr>
        <w:pStyle w:val="FirstParagraph"/>
      </w:pPr>
      <w:ins w:id="13387" w:author="PR Preview" w:date="2026-01-01T00:00:00Z">
        <w:r>
          <w:rPr>
            <w:b/>
            <w:bCs/>
          </w:rPr>
          <w:t xml:space="preserve">Example 137 (The inner product of two</w:t>
        </w:r>
      </w:ins>
      <w:ins w:id="13388" w:author="PR Preview" w:date="2026-01-01T00:00:00Z">
        <w:r>
          <w:rPr>
            <w:b/>
            <w:bCs/>
          </w:rPr>
          <w:t xml:space="preserve"> </w:t>
        </w:r>
      </w:ins>
      <m:oMath>
        <m:r>
          <m:t>2</m:t>
        </m:r>
        <m:r>
          <m:rPr>
            <m:sty m:val="p"/>
          </m:rPr>
          <m:t>×</m:t>
        </m:r>
        <m:r>
          <m:t>2</m:t>
        </m:r>
      </m:oMath>
      <w:ins w:id="13389" w:author="PR Preview" w:date="2026-01-01T00:00:00Z">
        <w:r>
          <w:rPr>
            <w:b/>
            <w:bCs/>
          </w:rPr>
          <w:t xml:space="preserve"> </w:t>
        </w:r>
      </w:ins>
      <w:ins w:id="13390" w:author="PR Preview" w:date="2026-01-01T00:00:00Z">
        <w:r>
          <w:rPr>
            <w:b/>
            <w:bCs/>
          </w:rPr>
          <w:t xml:space="preserve">matrices)</w:t>
        </w:r>
      </w:ins>
      <w:ins w:id="13391" w:author="PR Preview" w:date="2026-01-01T00:00:00Z">
        <w:r>
          <w:t xml:space="preserve"> </w:t>
        </w:r>
      </w:ins>
      <w:ins w:id="13392"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ins w:id="13393" w:author="PR Preview" w:date="2026-01-01T00:00:00Z">
        <w:r>
          <w:t xml:space="preserve">From</w:t>
        </w:r>
      </w:ins>
      <w:ins w:id="13394" w:author="PR Preview" w:date="2026-01-01T00:00:00Z">
        <w:r>
          <w:t xml:space="preserve"> </w:t>
        </w:r>
      </w:ins>
      <w:hyperlink w:anchor="def-matrix-inner-product">
        <w:ins w:id="13395" w:author="PR Preview" w:date="2026-01-01T00:00:00Z">
          <w:r>
            <w:rPr>
              <w:rStyle w:val="Hyperlink"/>
            </w:rPr>
            <w:t xml:space="preserve">Definition 85</w:t>
          </w:r>
        </w:ins>
      </w:hyperlink>
      <w:ins w:id="13396" w:author="PR Preview" w:date="2026-01-01T00:00:00Z">
        <w:r>
          <w:t xml:space="preserve">:</w:t>
        </w:r>
      </w:ins>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ins w:id="13397" w:author="PR Preview" w:date="2026-01-01T00:00:00Z">
        <w:r>
          <w:t xml:space="preserve">From</w:t>
        </w:r>
      </w:ins>
      <w:ins w:id="13398" w:author="PR Preview" w:date="2026-01-01T00:00:00Z">
        <w:r>
          <w:t xml:space="preserve"> </w:t>
        </w:r>
      </w:ins>
      <w:hyperlink w:anchor="thm-matrix-inner-product-entries">
        <w:ins w:id="13399" w:author="PR Preview" w:date="2026-01-01T00:00:00Z">
          <w:r>
            <w:rPr>
              <w:rStyle w:val="Hyperlink"/>
            </w:rPr>
            <w:t xml:space="preserve">Theorem 71</w:t>
          </w:r>
        </w:ins>
      </w:hyperlink>
      <w:ins w:id="13400" w:author="PR Preview" w:date="2026-01-01T00:00:00Z">
        <w:r>
          <w:t xml:space="preserve">:</w:t>
        </w:r>
      </w:ins>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43"/>
    <w:bookmarkStart w:id="444" w:name="rem-matrix-inner-product-dot-product"/>
    <w:p>
      <w:pPr>
        <w:pStyle w:val="FirstParagraph"/>
      </w:pPr>
      <w:ins w:id="13401" w:author="PR Preview" w:date="2026-01-01T00:00:00Z">
        <w:r>
          <w:rPr>
            <w:i/>
            <w:iCs/>
          </w:rPr>
          <w:t xml:space="preserve">Remark 33</w:t>
        </w:r>
      </w:ins>
      <w:ins w:id="13402" w:author="PR Preview" w:date="2026-01-01T00:00:00Z">
        <w:r>
          <w:t xml:space="preserve"> (The matrix inner product as a dot product). </w:t>
        </w:r>
      </w:ins>
      <w:hyperlink w:anchor="thm-matrix-inner-product-entries">
        <w:ins w:id="13403" w:author="PR Preview" w:date="2026-01-01T00:00:00Z">
          <w:r>
            <w:rPr>
              <w:rStyle w:val="Hyperlink"/>
            </w:rPr>
            <w:t xml:space="preserve">Theorem 71</w:t>
          </w:r>
        </w:ins>
      </w:hyperlink>
      <w:ins w:id="13404" w:author="PR Preview" w:date="2026-01-01T00:00:00Z">
        <w:r>
          <w:t xml:space="preserve"> </w:t>
        </w:r>
      </w:ins>
      <w:ins w:id="13405" w:author="PR Preview" w:date="2026-01-01T00:00:00Z">
        <w:r>
          <w:t xml:space="preserve">says that the matrix inner product</w:t>
        </w:r>
      </w:ins>
      <w:ins w:id="13406" w:author="PR Preview" w:date="2026-01-01T00:00:00Z">
        <w:r>
          <w:t xml:space="preserve"> </w:t>
        </w:r>
      </w:ins>
      <w:ins w:id="13407" w:author="PR Preview" w:date="2026-01-01T00:00:00Z">
        <w:r>
          <w:t xml:space="preserve">is the dot product (2) of the two matrices’</w:t>
        </w:r>
      </w:ins>
      <w:ins w:id="13408" w:author="PR Preview" w:date="2026-01-01T00:00:00Z">
        <w:r>
          <w:t xml:space="preserve"> </w:t>
        </w:r>
      </w:ins>
      <w:ins w:id="13409" w:author="PR Preview" w:date="2026-01-01T00:00:00Z">
        <w:r>
          <w:t xml:space="preserve">entries, each listed as one vector of length</w:t>
        </w:r>
      </w:ins>
      <w:ins w:id="13410" w:author="PR Preview" w:date="2026-01-01T00:00:00Z">
        <w:r>
          <w:t xml:space="preserve"> </w:t>
        </w:r>
      </w:ins>
      <m:oMath>
        <m:r>
          <m:t>n</m:t>
        </m:r>
        <m:r>
          <m:t>p</m:t>
        </m:r>
      </m:oMath>
      <w:ins w:id="13411" w:author="PR Preview" w:date="2026-01-01T00:00:00Z">
        <w:r>
          <w:t xml:space="preserve">,</w:t>
        </w:r>
      </w:ins>
      <w:ins w:id="13412" w:author="PR Preview" w:date="2026-01-01T00:00:00Z">
        <w:r>
          <w:t xml:space="preserve"> </w:t>
        </w:r>
      </w:ins>
      <w:ins w:id="13413" w:author="PR Preview" w:date="2026-01-01T00:00:00Z">
        <w:r>
          <w:t xml:space="preserve">with both matrices’ entries listed in the same order.</w:t>
        </w:r>
      </w:ins>
    </w:p>
    <w:p>
      <w:pPr>
        <w:pStyle w:val="BodyText"/>
      </w:pPr>
      <w:ins w:id="13414" w:author="PR Preview" w:date="2026-01-01T00:00:00Z">
        <w:r>
          <w:t xml:space="preserve">For example, listing the entries of</w:t>
        </w:r>
      </w:ins>
      <w:ins w:id="13415" w:author="PR Preview" w:date="2026-01-01T00:00:00Z">
        <w:r>
          <w:t xml:space="preserve"> </w:t>
        </w:r>
      </w:ins>
      <m:oMath>
        <m:r>
          <m:rPr>
            <m:sty m:val="bi"/>
          </m:rPr>
          <m:t>A</m:t>
        </m:r>
      </m:oMath>
      <w:ins w:id="13416" w:author="PR Preview" w:date="2026-01-01T00:00:00Z">
        <w:r>
          <w:t xml:space="preserve"> </w:t>
        </w:r>
      </w:ins>
      <w:ins w:id="13417" w:author="PR Preview" w:date="2026-01-01T00:00:00Z">
        <w:r>
          <w:t xml:space="preserve">and</w:t>
        </w:r>
      </w:ins>
      <w:ins w:id="13418" w:author="PR Preview" w:date="2026-01-01T00:00:00Z">
        <w:r>
          <w:t xml:space="preserve"> </w:t>
        </w:r>
      </w:ins>
      <m:oMath>
        <m:r>
          <m:rPr>
            <m:sty m:val="bi"/>
          </m:rPr>
          <m:t>B</m:t>
        </m:r>
      </m:oMath>
      <w:ins w:id="13419" w:author="PR Preview" w:date="2026-01-01T00:00:00Z">
        <w:r>
          <w:t xml:space="preserve"> </w:t>
        </w:r>
      </w:ins>
      <w:ins w:id="13420" w:author="PR Preview" w:date="2026-01-01T00:00:00Z">
        <w:r>
          <w:t xml:space="preserve">in</w:t>
        </w:r>
      </w:ins>
      <w:ins w:id="13421" w:author="PR Preview" w:date="2026-01-01T00:00:00Z">
        <w:r>
          <w:t xml:space="preserve"> </w:t>
        </w:r>
      </w:ins>
      <w:hyperlink w:anchor="exm-matrix-inner-product">
        <w:ins w:id="13422" w:author="PR Preview" w:date="2026-01-01T00:00:00Z">
          <w:r>
            <w:rPr>
              <w:rStyle w:val="Hyperlink"/>
            </w:rPr>
            <w:t xml:space="preserve">Example 137</w:t>
          </w:r>
        </w:ins>
      </w:hyperlink>
      <w:ins w:id="13423" w:author="PR Preview" w:date="2026-01-01T00:00:00Z">
        <w:r>
          <w:t xml:space="preserve"> </w:t>
        </w:r>
      </w:ins>
      <w:ins w:id="13424" w:author="PR Preview" w:date="2026-01-01T00:00:00Z">
        <w:r>
          <w:t xml:space="preserve">row by row</w:t>
        </w:r>
      </w:ins>
      <w:ins w:id="13425" w:author="PR Preview" w:date="2026-01-01T00:00:00Z">
        <w:r>
          <w:t xml:space="preserve"> </w:t>
        </w:r>
      </w:ins>
      <w:ins w:id="13426" w:author="PR Preview" w:date="2026-01-01T00:00:00Z">
        <w:r>
          <w:t xml:space="preserve">gives</w:t>
        </w:r>
      </w:ins>
      <w:ins w:id="13427"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13428" w:author="PR Preview" w:date="2026-01-01T00:00:00Z">
        <w:r>
          <w:t xml:space="preserve"> </w:t>
        </w:r>
      </w:ins>
      <w:ins w:id="13429" w:author="PR Preview" w:date="2026-01-01T00:00:00Z">
        <w:r>
          <w:t xml:space="preserve">and</w:t>
        </w:r>
      </w:ins>
      <w:ins w:id="13430"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13431" w:author="PR Preview" w:date="2026-01-01T00:00:00Z">
        <w:r>
          <w:t xml:space="preserve">,</w:t>
        </w:r>
      </w:ins>
      <w:ins w:id="13432" w:author="PR Preview" w:date="2026-01-01T00:00:00Z">
        <w:r>
          <w:t xml:space="preserve"> </w:t>
        </w:r>
      </w:ins>
      <w:ins w:id="13433"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44"/>
    <w:bookmarkStart w:id="445" w:name="def-frobenius-norm"/>
    <w:p>
      <w:pPr>
        <w:pStyle w:val="FirstParagraph"/>
      </w:pPr>
      <w:ins w:id="13434" w:author="PR Preview" w:date="2026-01-01T00:00:00Z">
        <w:r>
          <w:rPr>
            <w:b/>
            <w:bCs/>
          </w:rPr>
          <w:t xml:space="preserve">Definition 86 (Frobenius norm)</w:t>
        </w:r>
      </w:ins>
      <w:ins w:id="13435" w:author="PR Preview" w:date="2026-01-01T00:00:00Z">
        <w:r>
          <w:t xml:space="preserve"> </w:t>
        </w:r>
      </w:ins>
      <w:ins w:id="13436" w:author="PR Preview" w:date="2026-01-01T00:00:00Z">
        <w:r>
          <w:t xml:space="preserve">The</w:t>
        </w:r>
      </w:ins>
      <w:ins w:id="13437" w:author="PR Preview" w:date="2026-01-01T00:00:00Z">
        <w:r>
          <w:t xml:space="preserve"> </w:t>
        </w:r>
      </w:ins>
      <w:ins w:id="13438" w:author="PR Preview" w:date="2026-01-01T00:00:00Z">
        <w:r>
          <w:rPr>
            <w:b/>
            <w:bCs/>
          </w:rPr>
          <w:t xml:space="preserve">Frobenius norm</w:t>
        </w:r>
      </w:ins>
      <w:ins w:id="13439" w:author="PR Preview" w:date="2026-01-01T00:00:00Z">
        <w:r>
          <w:t xml:space="preserve"> </w:t>
        </w:r>
      </w:ins>
      <w:ins w:id="13440" w:author="PR Preview" w:date="2026-01-01T00:00:00Z">
        <w:r>
          <w:t xml:space="preserve">of an</w:t>
        </w:r>
      </w:ins>
      <w:ins w:id="13441" w:author="PR Preview" w:date="2026-01-01T00:00:00Z">
        <w:r>
          <w:t xml:space="preserve"> </w:t>
        </w:r>
      </w:ins>
      <m:oMath>
        <m:r>
          <m:t>n</m:t>
        </m:r>
        <m:r>
          <m:rPr>
            <m:sty m:val="p"/>
          </m:rPr>
          <m:t>×</m:t>
        </m:r>
        <m:r>
          <m:t>p</m:t>
        </m:r>
      </m:oMath>
      <w:ins w:id="13442" w:author="PR Preview" w:date="2026-01-01T00:00:00Z">
        <w:r>
          <w:t xml:space="preserve"> </w:t>
        </w:r>
      </w:ins>
      <w:ins w:id="13443" w:author="PR Preview" w:date="2026-01-01T00:00:00Z">
        <w:r>
          <w:t xml:space="preserve">matrix</w:t>
        </w:r>
      </w:ins>
      <w:ins w:id="13444" w:author="PR Preview" w:date="2026-01-01T00:00:00Z">
        <w:r>
          <w:t xml:space="preserve"> </w:t>
        </w:r>
      </w:ins>
      <m:oMath>
        <m:r>
          <m:rPr>
            <m:sty m:val="bi"/>
          </m:rPr>
          <m:t>A</m:t>
        </m:r>
      </m:oMath>
      <w:ins w:id="13445" w:author="PR Preview" w:date="2026-01-01T00:00:00Z">
        <w:r>
          <w:t xml:space="preserve"> </w:t>
        </w:r>
      </w:ins>
      <w:ins w:id="13446" w:author="PR Preview" w:date="2026-01-01T00:00:00Z">
        <w:r>
          <w:t xml:space="preserve">is</w:t>
        </w:r>
      </w:ins>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ins w:id="13447" w:author="PR Preview" w:date="2026-01-01T00:00:00Z">
        <w:r>
          <w:t xml:space="preserve">where</w:t>
        </w:r>
      </w:ins>
      <w:ins w:id="13448" w:author="PR Preview" w:date="2026-01-01T00:00:00Z">
        <w:r>
          <w:t xml:space="preserve"> </w:t>
        </w:r>
      </w:ins>
      <m:oMath>
        <m:d>
          <m:dPr>
            <m:begChr m:val="⟨"/>
            <m:sepChr m:val=""/>
            <m:endChr m:val="⟩"/>
            <m:grow/>
          </m:dPr>
          <m:e>
            <m:r>
              <m:rPr>
                <m:sty m:val="p"/>
              </m:rPr>
              <m:t>⋅</m:t>
            </m:r>
            <m:r>
              <m:rPr>
                <m:sty m:val="p"/>
              </m:rPr>
              <m:t>,</m:t>
            </m:r>
            <m:r>
              <m:rPr>
                <m:sty m:val="p"/>
              </m:rPr>
              <m:t>⋅</m:t>
            </m:r>
          </m:e>
        </m:d>
      </m:oMath>
      <w:ins w:id="13449" w:author="PR Preview" w:date="2026-01-01T00:00:00Z">
        <w:r>
          <w:t xml:space="preserve"> </w:t>
        </w:r>
      </w:ins>
      <w:ins w:id="13450" w:author="PR Preview" w:date="2026-01-01T00:00:00Z">
        <w:r>
          <w:t xml:space="preserve">is the matrix inner product</w:t>
        </w:r>
      </w:ins>
      <w:ins w:id="13451" w:author="PR Preview" w:date="2026-01-01T00:00:00Z">
        <w:r>
          <w:t xml:space="preserve"> </w:t>
        </w:r>
      </w:ins>
      <w:ins w:id="13452" w:author="PR Preview" w:date="2026-01-01T00:00:00Z">
        <w:r>
          <w:t xml:space="preserve">(</w:t>
        </w:r>
      </w:ins>
      <w:hyperlink w:anchor="def-matrix-inner-product">
        <w:ins w:id="13453" w:author="PR Preview" w:date="2026-01-01T00:00:00Z">
          <w:r>
            <w:rPr>
              <w:rStyle w:val="Hyperlink"/>
            </w:rPr>
            <w:t xml:space="preserve">Definition 85</w:t>
          </w:r>
        </w:ins>
      </w:hyperlink>
      <w:ins w:id="13454" w:author="PR Preview" w:date="2026-01-01T00:00:00Z">
        <w:r>
          <w:t xml:space="preserve">).</w:t>
        </w:r>
      </w:ins>
    </w:p>
    <w:bookmarkEnd w:id="445"/>
    <w:bookmarkStart w:id="446" w:name="exm-frobenius-norm"/>
    <w:p>
      <w:pPr>
        <w:pStyle w:val="BodyText"/>
      </w:pPr>
      <w:ins w:id="13455" w:author="PR Preview" w:date="2026-01-01T00:00:00Z">
        <w:r>
          <w:rPr>
            <w:b/>
            <w:bCs/>
          </w:rPr>
          <w:t xml:space="preserve">Example 138 (The Frobenius norm of a</w:t>
        </w:r>
      </w:ins>
      <w:ins w:id="13456" w:author="PR Preview" w:date="2026-01-01T00:00:00Z">
        <w:r>
          <w:rPr>
            <w:b/>
            <w:bCs/>
          </w:rPr>
          <w:t xml:space="preserve"> </w:t>
        </w:r>
      </w:ins>
      <m:oMath>
        <m:r>
          <m:t>2</m:t>
        </m:r>
        <m:r>
          <m:rPr>
            <m:sty m:val="p"/>
          </m:rPr>
          <m:t>×</m:t>
        </m:r>
        <m:r>
          <m:t>2</m:t>
        </m:r>
      </m:oMath>
      <w:ins w:id="13457" w:author="PR Preview" w:date="2026-01-01T00:00:00Z">
        <w:r>
          <w:rPr>
            <w:b/>
            <w:bCs/>
          </w:rPr>
          <w:t xml:space="preserve"> </w:t>
        </w:r>
      </w:ins>
      <w:ins w:id="13458" w:author="PR Preview" w:date="2026-01-01T00:00:00Z">
        <w:r>
          <w:rPr>
            <w:b/>
            <w:bCs/>
          </w:rPr>
          <w:t xml:space="preserve">matrix)</w:t>
        </w:r>
      </w:ins>
      <w:ins w:id="13459" w:author="PR Preview" w:date="2026-01-01T00:00:00Z">
        <w:r>
          <w:t xml:space="preserve"> </w:t>
        </w:r>
      </w:ins>
      <w:ins w:id="13460" w:author="PR Preview" w:date="2026-01-01T00:00:00Z">
        <w:r>
          <w:t xml:space="preserve">For</w:t>
        </w:r>
      </w:ins>
      <w:ins w:id="1346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3462"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ins w:id="13463" w:author="PR Preview" w:date="2026-01-01T00:00:00Z">
        <w:r>
          <w:t xml:space="preserve">The second step is</w:t>
        </w:r>
      </w:ins>
      <w:ins w:id="13464" w:author="PR Preview" w:date="2026-01-01T00:00:00Z">
        <w:r>
          <w:t xml:space="preserve"> </w:t>
        </w:r>
      </w:ins>
      <w:hyperlink w:anchor="thm-matrix-inner-product-entries">
        <w:ins w:id="13465" w:author="PR Preview" w:date="2026-01-01T00:00:00Z">
          <w:r>
            <w:rPr>
              <w:rStyle w:val="Hyperlink"/>
            </w:rPr>
            <w:t xml:space="preserve">Theorem 71</w:t>
          </w:r>
        </w:ins>
      </w:hyperlink>
      <w:ins w:id="13466" w:author="PR Preview" w:date="2026-01-01T00:00:00Z">
        <w:r>
          <w:t xml:space="preserve">.</w:t>
        </w:r>
      </w:ins>
    </w:p>
    <w:bookmarkEnd w:id="446"/>
    <w:bookmarkStart w:id="447" w:name="rem-frobenius-norm-entries"/>
    <w:p>
      <w:pPr>
        <w:pStyle w:val="BodyText"/>
      </w:pPr>
      <w:ins w:id="13467" w:author="PR Preview" w:date="2026-01-01T00:00:00Z">
        <w:r>
          <w:rPr>
            <w:i/>
            <w:iCs/>
          </w:rPr>
          <w:t xml:space="preserve">Remark 34</w:t>
        </w:r>
      </w:ins>
      <w:ins w:id="13468" w:author="PR Preview" w:date="2026-01-01T00:00:00Z">
        <w:r>
          <w:t xml:space="preserve"> (The Frobenius norm is the Euclidean norm of the entries). </w:t>
        </w:r>
      </w:ins>
      <w:ins w:id="13469" w:author="PR Preview" w:date="2026-01-01T00:00:00Z">
        <w:r>
          <w:t xml:space="preserve">By</w:t>
        </w:r>
      </w:ins>
      <w:ins w:id="13470" w:author="PR Preview" w:date="2026-01-01T00:00:00Z">
        <w:r>
          <w:t xml:space="preserve"> </w:t>
        </w:r>
      </w:ins>
      <w:hyperlink w:anchor="thm-matrix-inner-product-entries">
        <w:ins w:id="13471" w:author="PR Preview" w:date="2026-01-01T00:00:00Z">
          <w:r>
            <w:rPr>
              <w:rStyle w:val="Hyperlink"/>
            </w:rPr>
            <w:t xml:space="preserve">Theorem 71</w:t>
          </w:r>
        </w:ins>
      </w:hyperlink>
      <w:ins w:id="13472" w:author="PR Preview" w:date="2026-01-01T00:00:00Z">
        <w:r>
          <w:t xml:space="preserve">,</w:t>
        </w:r>
      </w:ins>
      <w:ins w:id="13473" w:author="PR Preview" w:date="2026-01-01T00:00:00Z">
        <w:r>
          <w:t xml:space="preserve"> </w:t>
        </w:r>
      </w:ins>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ins w:id="13474" w:author="PR Preview" w:date="2026-01-01T00:00:00Z">
        <w:r>
          <w:t xml:space="preserve">,</w:t>
        </w:r>
      </w:ins>
      <w:ins w:id="13475" w:author="PR Preview" w:date="2026-01-01T00:00:00Z">
        <w:r>
          <w:t xml:space="preserve"> </w:t>
        </w:r>
      </w:ins>
      <w:ins w:id="13476" w:author="PR Preview" w:date="2026-01-01T00:00:00Z">
        <w:r>
          <w:t xml:space="preserve">a sum of squares, so the square root is always defined.</w:t>
        </w:r>
      </w:ins>
      <w:ins w:id="13477" w:author="PR Preview" w:date="2026-01-01T00:00:00Z">
        <w:r>
          <w:t xml:space="preserve"> </w:t>
        </w:r>
      </w:ins>
      <m:oMath>
        <m:r>
          <m:t>​</m:t>
        </m:r>
        <m:d>
          <m:dPr>
            <m:begChr m:val="∥"/>
            <m:sepChr m:val=""/>
            <m:endChr m:val="∥"/>
            <m:grow/>
          </m:dPr>
          <m:e>
            <m:r>
              <m:rPr>
                <m:sty m:val="bi"/>
              </m:rPr>
              <m:t>A</m:t>
            </m:r>
          </m:e>
        </m:d>
        <m:sSub>
          <m:e>
            <m:r>
              <m:t>​</m:t>
            </m:r>
          </m:e>
          <m:sub>
            <m:r>
              <m:t>F</m:t>
            </m:r>
          </m:sub>
        </m:sSub>
      </m:oMath>
      <w:ins w:id="13478" w:author="PR Preview" w:date="2026-01-01T00:00:00Z">
        <w:r>
          <w:t xml:space="preserve"> </w:t>
        </w:r>
      </w:ins>
      <w:ins w:id="13479" w:author="PR Preview" w:date="2026-01-01T00:00:00Z">
        <w:r>
          <w:t xml:space="preserve">is the Euclidean norm (</w:t>
        </w:r>
      </w:ins>
      <w:hyperlink w:anchor="def-euclidean-norm">
        <w:ins w:id="13480" w:author="PR Preview" w:date="2026-01-01T00:00:00Z">
          <w:r>
            <w:rPr>
              <w:rStyle w:val="Hyperlink"/>
            </w:rPr>
            <w:t xml:space="preserve">Definition 14</w:t>
          </w:r>
        </w:ins>
      </w:hyperlink>
      <w:ins w:id="13481" w:author="PR Preview" w:date="2026-01-01T00:00:00Z">
        <w:r>
          <w:t xml:space="preserve">)</w:t>
        </w:r>
      </w:ins>
      <w:ins w:id="13482" w:author="PR Preview" w:date="2026-01-01T00:00:00Z">
        <w:r>
          <w:t xml:space="preserve"> </w:t>
        </w:r>
      </w:ins>
      <w:ins w:id="13483" w:author="PR Preview" w:date="2026-01-01T00:00:00Z">
        <w:r>
          <w:t xml:space="preserve">of the entries of</w:t>
        </w:r>
      </w:ins>
      <w:ins w:id="13484" w:author="PR Preview" w:date="2026-01-01T00:00:00Z">
        <w:r>
          <w:t xml:space="preserve"> </w:t>
        </w:r>
      </w:ins>
      <m:oMath>
        <m:r>
          <m:rPr>
            <m:sty m:val="bi"/>
          </m:rPr>
          <m:t>A</m:t>
        </m:r>
      </m:oMath>
      <w:ins w:id="13485" w:author="PR Preview" w:date="2026-01-01T00:00:00Z">
        <w:r>
          <w:t xml:space="preserve">, listed as one vector of length</w:t>
        </w:r>
      </w:ins>
      <w:ins w:id="13486" w:author="PR Preview" w:date="2026-01-01T00:00:00Z">
        <w:r>
          <w:t xml:space="preserve"> </w:t>
        </w:r>
      </w:ins>
      <m:oMath>
        <m:r>
          <m:t>n</m:t>
        </m:r>
        <m:r>
          <m:t>p</m:t>
        </m:r>
      </m:oMath>
      <w:ins w:id="13487" w:author="PR Preview" w:date="2026-01-01T00:00:00Z">
        <w:r>
          <w:t xml:space="preserve"> </w:t>
        </w:r>
      </w:ins>
      <w:ins w:id="13488" w:author="PR Preview" w:date="2026-01-01T00:00:00Z">
        <w:r>
          <w:t xml:space="preserve">(Banerjee and Roy 2014, chap. 15, Definition 15.4, p. 492)</w:t>
        </w:r>
      </w:ins>
      <w:ins w:id="13489" w:author="PR Preview" w:date="2026-01-01T00:00:00Z">
        <w:r>
          <w:t xml:space="preserve">.</w:t>
        </w:r>
      </w:ins>
    </w:p>
    <w:p>
      <w:pPr>
        <w:pStyle w:val="BodyText"/>
      </w:pPr>
      <w:ins w:id="13490" w:author="PR Preview" w:date="2026-01-01T00:00:00Z">
        <w:r>
          <w:t xml:space="preserve">For example, listing the entries of</w:t>
        </w:r>
      </w:ins>
      <w:ins w:id="13491" w:author="PR Preview" w:date="2026-01-01T00:00:00Z">
        <w:r>
          <w:t xml:space="preserve"> </w:t>
        </w:r>
      </w:ins>
      <m:oMath>
        <m:r>
          <m:rPr>
            <m:sty m:val="bi"/>
          </m:rPr>
          <m:t>A</m:t>
        </m:r>
      </m:oMath>
      <w:ins w:id="13492" w:author="PR Preview" w:date="2026-01-01T00:00:00Z">
        <w:r>
          <w:t xml:space="preserve"> </w:t>
        </w:r>
      </w:ins>
      <w:ins w:id="13493" w:author="PR Preview" w:date="2026-01-01T00:00:00Z">
        <w:r>
          <w:t xml:space="preserve">in</w:t>
        </w:r>
      </w:ins>
      <w:ins w:id="13494" w:author="PR Preview" w:date="2026-01-01T00:00:00Z">
        <w:r>
          <w:t xml:space="preserve"> </w:t>
        </w:r>
      </w:ins>
      <w:hyperlink w:anchor="exm-frobenius-norm">
        <w:ins w:id="13495" w:author="PR Preview" w:date="2026-01-01T00:00:00Z">
          <w:r>
            <w:rPr>
              <w:rStyle w:val="Hyperlink"/>
            </w:rPr>
            <w:t xml:space="preserve">Example 138</w:t>
          </w:r>
        </w:ins>
      </w:hyperlink>
      <w:ins w:id="13496" w:author="PR Preview" w:date="2026-01-01T00:00:00Z">
        <w:r>
          <w:t xml:space="preserve"> </w:t>
        </w:r>
      </w:ins>
      <w:ins w:id="13497" w:author="PR Preview" w:date="2026-01-01T00:00:00Z">
        <w:r>
          <w:t xml:space="preserve">row by row gives the vector</w:t>
        </w:r>
      </w:ins>
      <w:ins w:id="13498"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13499" w:author="PR Preview" w:date="2026-01-01T00:00:00Z">
        <w:r>
          <w:t xml:space="preserve"> </w:t>
        </w:r>
      </w:ins>
      <w:ins w:id="13500" w:author="PR Preview" w:date="2026-01-01T00:00:00Z">
        <w:r>
          <w:t xml:space="preserve">of length</w:t>
        </w:r>
      </w:ins>
      <w:ins w:id="13501" w:author="PR Preview" w:date="2026-01-01T00:00:00Z">
        <w:r>
          <w:t xml:space="preserve"> </w:t>
        </w:r>
      </w:ins>
      <m:oMath>
        <m:r>
          <m:t>2</m:t>
        </m:r>
        <m:r>
          <m:rPr>
            <m:sty m:val="p"/>
          </m:rPr>
          <m:t>⋅</m:t>
        </m:r>
        <m:r>
          <m:t>2</m:t>
        </m:r>
        <m:r>
          <m:rPr>
            <m:sty m:val="p"/>
          </m:rPr>
          <m:t>=</m:t>
        </m:r>
        <m:r>
          <m:t>4</m:t>
        </m:r>
      </m:oMath>
      <w:ins w:id="13502" w:author="PR Preview" w:date="2026-01-01T00:00:00Z">
        <w:r>
          <w:t xml:space="preserve">,</w:t>
        </w:r>
      </w:ins>
      <w:ins w:id="13503" w:author="PR Preview" w:date="2026-01-01T00:00:00Z">
        <w:r>
          <w:t xml:space="preserve"> </w:t>
        </w:r>
      </w:ins>
      <w:ins w:id="13504"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47"/>
    <w:bookmarkStart w:id="448" w:name="thm-frobenius-norm-columns"/>
    <w:p>
      <w:pPr>
        <w:pStyle w:val="FirstParagraph"/>
      </w:pPr>
      <w:ins w:id="13505" w:author="PR Preview" w:date="2026-01-01T00:00:00Z">
        <w:r>
          <w:rPr>
            <w:b/>
            <w:bCs/>
          </w:rPr>
          <w:t xml:space="preserve">Theorem 72 (The squared Frobenius norm adds up the squared column norms)</w:t>
        </w:r>
      </w:ins>
      <w:ins w:id="13506" w:author="PR Preview" w:date="2026-01-01T00:00:00Z">
        <w:r>
          <w:t xml:space="preserve"> </w:t>
        </w:r>
      </w:ins>
      <w:ins w:id="13507" w:author="PR Preview" w:date="2026-01-01T00:00:00Z">
        <w:r>
          <w:t xml:space="preserve">If</w:t>
        </w:r>
      </w:ins>
      <w:ins w:id="13508" w:author="PR Preview" w:date="2026-01-01T00:00:00Z">
        <w:r>
          <w:t xml:space="preserve"> </w:t>
        </w:r>
      </w:ins>
      <m:oMath>
        <m:r>
          <m:rPr>
            <m:sty m:val="bi"/>
          </m:rPr>
          <m:t>A</m:t>
        </m:r>
      </m:oMath>
      <w:ins w:id="13509" w:author="PR Preview" w:date="2026-01-01T00:00:00Z">
        <w:r>
          <w:t xml:space="preserve"> </w:t>
        </w:r>
      </w:ins>
      <w:ins w:id="13510" w:author="PR Preview" w:date="2026-01-01T00:00:00Z">
        <w:r>
          <w:t xml:space="preserve">is an</w:t>
        </w:r>
      </w:ins>
      <w:ins w:id="13511" w:author="PR Preview" w:date="2026-01-01T00:00:00Z">
        <w:r>
          <w:t xml:space="preserve"> </w:t>
        </w:r>
      </w:ins>
      <m:oMath>
        <m:r>
          <m:t>n</m:t>
        </m:r>
        <m:r>
          <m:rPr>
            <m:sty m:val="p"/>
          </m:rPr>
          <m:t>×</m:t>
        </m:r>
        <m:r>
          <m:t>p</m:t>
        </m:r>
      </m:oMath>
      <w:ins w:id="13512" w:author="PR Preview" w:date="2026-01-01T00:00:00Z">
        <w:r>
          <w:t xml:space="preserve"> </w:t>
        </w:r>
      </w:ins>
      <w:ins w:id="13513" w:author="PR Preview" w:date="2026-01-01T00:00:00Z">
        <w:r>
          <w:t xml:space="preserve">matrix</w:t>
        </w:r>
      </w:ins>
      <w:ins w:id="13514" w:author="PR Preview" w:date="2026-01-01T00:00:00Z">
        <w:r>
          <w:t xml:space="preserve"> </w:t>
        </w:r>
      </w:ins>
      <w:ins w:id="13515" w:author="PR Preview" w:date="2026-01-01T00:00:00Z">
        <w:r>
          <w:t xml:space="preserve">with columns</w:t>
        </w:r>
      </w:ins>
      <w:ins w:id="13516"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ins w:id="13517" w:author="PR Preview" w:date="2026-01-01T00:00:00Z">
        <w:r>
          <w:t xml:space="preserve">, then</w:t>
        </w:r>
      </w:ins>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4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49" w:name="exm-frobenius-norm-columns"/>
    <w:p>
      <w:pPr>
        <w:pStyle w:val="FirstParagraph"/>
      </w:pPr>
      <w:del w:id="13518" w:author="PR Preview" w:date="2026-01-01T00:00:00Z">
        <w:r>
          <w:rPr>
            <w:b/>
            <w:bCs/>
          </w:rPr>
          <w:delText xml:space="preserve">Example 136 (The Frobenius norm of a</w:delText>
        </w:r>
      </w:del>
      <w:del w:id="13519" w:author="PR Preview" w:date="2026-01-01T00:00:00Z">
        <w:r>
          <w:rPr>
            <w:b/>
            <w:bCs/>
          </w:rPr>
          <w:delText xml:space="preserve"> </w:delText>
        </w:r>
      </w:del>
      <m:oMath>
        <m:r>
          <m:t>2</m:t>
        </m:r>
        <m:r>
          <m:rPr>
            <m:sty m:val="p"/>
          </m:rPr>
          <m:t>×</m:t>
        </m:r>
        <m:r>
          <m:t>2</m:t>
        </m:r>
      </m:oMath>
      <w:del w:id="13520" w:author="PR Preview" w:date="2026-01-01T00:00:00Z">
        <w:r>
          <w:rPr>
            <w:b/>
            <w:bCs/>
          </w:rPr>
          <w:delText xml:space="preserve"> </w:delText>
        </w:r>
      </w:del>
      <w:del w:id="13521" w:author="PR Preview" w:date="2026-01-01T00:00:00Z">
        <w:r>
          <w:rPr>
            <w:b/>
            <w:bCs/>
          </w:rPr>
          <w:delText xml:space="preserve">matrix, column by column)</w:delText>
        </w:r>
      </w:del>
      <w:del w:id="13522" w:author="PR Preview" w:date="2026-01-01T00:00:00Z">
        <w:r>
          <w:delText xml:space="preserve"> </w:delText>
        </w:r>
      </w:del>
      <w:del w:id="13523" w:author="PR Preview" w:date="2026-01-01T00:00:00Z">
        <w:r>
          <w:delText xml:space="preserve">The matrix</w:delText>
        </w:r>
      </w:del>
      <w:del w:id="1352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3525" w:author="PR Preview" w:date="2026-01-01T00:00:00Z">
        <w:r>
          <w:delText xml:space="preserve"> </w:delText>
        </w:r>
      </w:del>
      <w:del w:id="13526" w:author="PR Preview" w:date="2026-01-01T00:00:00Z">
        <w:r>
          <w:delText xml:space="preserve">in</w:delText>
        </w:r>
      </w:del>
      <w:del w:id="13527" w:author="PR Preview" w:date="2026-01-01T00:00:00Z">
        <w:r>
          <w:delText xml:space="preserve"> </w:delText>
        </w:r>
      </w:del>
      <w:hyperlink w:anchor="exm-frobenius-norm">
        <w:del w:id="13528" w:author="PR Preview" w:date="2026-01-01T00:00:00Z">
          <w:r>
            <w:rPr>
              <w:rStyle w:val="Hyperlink"/>
            </w:rPr>
            <w:delText xml:space="preserve">Example 135</w:delText>
          </w:r>
        </w:del>
      </w:hyperlink>
      <w:del w:id="13529" w:author="PR Preview" w:date="2026-01-01T00:00:00Z">
        <w:r>
          <w:delText xml:space="preserve"> </w:delText>
        </w:r>
      </w:del>
      <w:del w:id="13530" w:author="PR Preview" w:date="2026-01-01T00:00:00Z">
        <w:r>
          <w:delText xml:space="preserve">has columns</w:delText>
        </w:r>
      </w:del>
      <w:del w:id="13531"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3</m:t>
        </m:r>
        <m:r>
          <m:rPr>
            <m:sty m:val="p"/>
          </m:rPr>
          <m:t>)</m:t>
        </m:r>
      </m:oMath>
      <w:del w:id="13532" w:author="PR Preview" w:date="2026-01-01T00:00:00Z">
        <w:r>
          <w:delText xml:space="preserve"> </w:delText>
        </w:r>
      </w:del>
      <w:del w:id="13533" w:author="PR Preview" w:date="2026-01-01T00:00:00Z">
        <w:r>
          <w:delText xml:space="preserve">and</w:delText>
        </w:r>
      </w:del>
      <w:del w:id="13534" w:author="PR Preview" w:date="2026-01-01T00:00:00Z">
        <w:r>
          <w:delText xml:space="preserve"> </w:delText>
        </w:r>
      </w:del>
      <m:oMath>
        <m:sSub>
          <m:e>
            <m:acc>
              <m:accPr>
                <m:chr m:val="̃"/>
              </m:accPr>
              <m:e>
                <m:r>
                  <m:t>a</m:t>
                </m:r>
              </m:e>
            </m:acc>
          </m:e>
          <m:sub>
            <m:r>
              <m:t>2</m:t>
            </m:r>
          </m:sub>
        </m:sSub>
        <m:r>
          <m:rPr>
            <m:sty m:val="p"/>
          </m:rPr>
          <m:t>=</m:t>
        </m:r>
        <m:r>
          <m:rPr>
            <m:sty m:val="p"/>
          </m:rPr>
          <m:t>(</m:t>
        </m:r>
        <m:r>
          <m:t>2</m:t>
        </m:r>
        <m:r>
          <m:rPr>
            <m:sty m:val="p"/>
          </m:rPr>
          <m:t>,</m:t>
        </m:r>
        <m:r>
          <m:t>4</m:t>
        </m:r>
        <m:r>
          <m:rPr>
            <m:sty m:val="p"/>
          </m:rPr>
          <m:t>)</m:t>
        </m:r>
      </m:oMath>
      <w:del w:id="13535" w:author="PR Preview" w:date="2026-01-01T00:00:00Z">
        <w:r>
          <w:delText xml:space="preserve">, so</w:delText>
        </w:r>
      </w:del>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del w:id="13536" w:author="PR Preview" w:date="2026-01-01T00:00:00Z">
        <w:r>
          <w:delText xml:space="preserve">which matches</w:delText>
        </w:r>
      </w:del>
      <w:del w:id="13537" w:author="PR Preview" w:date="2026-01-01T00:00:00Z">
        <w:r>
          <w:delText xml:space="preserve"> </w:delText>
        </w:r>
      </w:del>
      <m:oMath>
        <m:r>
          <m:t>​</m:t>
        </m:r>
        <m:d>
          <m:dPr>
            <m:begChr m:val="∥"/>
            <m:sepChr m:val=""/>
            <m:endChr m:val="∥"/>
            <m:grow/>
          </m:dPr>
          <m:e>
            <m:r>
              <m:rPr>
                <m:sty m:val="bi"/>
              </m:rPr>
              <m:t>A</m:t>
            </m:r>
          </m:e>
        </m:d>
        <m:sSub>
          <m:e>
            <m:r>
              <m:t>​</m:t>
            </m:r>
          </m:e>
          <m:sub>
            <m:r>
              <m:t>F</m:t>
            </m:r>
          </m:sub>
        </m:sSub>
        <m:r>
          <m:rPr>
            <m:sty m:val="p"/>
          </m:rPr>
          <m:t>=</m:t>
        </m:r>
        <m:rad>
          <m:radPr>
            <m:degHide m:val="on"/>
          </m:radPr>
          <m:deg/>
          <m:e>
            <m:r>
              <m:t>30</m:t>
            </m:r>
          </m:e>
        </m:rad>
      </m:oMath>
      <w:del w:id="13538" w:author="PR Preview" w:date="2026-01-01T00:00:00Z">
        <w:r>
          <w:delText xml:space="preserve"> </w:delText>
        </w:r>
      </w:del>
      <w:del w:id="13539" w:author="PR Preview" w:date="2026-01-01T00:00:00Z">
        <w:r>
          <w:delText xml:space="preserve">from</w:delText>
        </w:r>
      </w:del>
      <w:del w:id="13540" w:author="PR Preview" w:date="2026-01-01T00:00:00Z">
        <w:r>
          <w:delText xml:space="preserve"> </w:delText>
        </w:r>
      </w:del>
      <w:hyperlink w:anchor="exm-frobenius-norm">
        <w:del w:id="13541" w:author="PR Preview" w:date="2026-01-01T00:00:00Z">
          <w:r>
            <w:rPr>
              <w:rStyle w:val="Hyperlink"/>
            </w:rPr>
            <w:delText xml:space="preserve">Example 135</w:delText>
          </w:r>
        </w:del>
      </w:hyperlink>
      <w:del w:id="13542" w:author="PR Preview" w:date="2026-01-01T00:00:00Z">
        <w:r>
          <w:delText xml:space="preserve">.</w:delText>
        </w:r>
      </w:del>
    </w:p>
    <w:p>
      <w:pPr>
        <w:pStyle w:val="FirstParagraph"/>
      </w:pPr>
      <w:ins w:id="13543" w:author="PR Preview" w:date="2026-01-01T00:00:00Z">
        <w:r>
          <w:rPr>
            <w:b/>
            <w:bCs/>
          </w:rPr>
          <w:t xml:space="preserve">Example 139 (The Frobenius norm of a</w:t>
        </w:r>
      </w:ins>
      <w:ins w:id="13544" w:author="PR Preview" w:date="2026-01-01T00:00:00Z">
        <w:r>
          <w:rPr>
            <w:b/>
            <w:bCs/>
          </w:rPr>
          <w:t xml:space="preserve"> </w:t>
        </w:r>
      </w:ins>
      <m:oMath>
        <m:r>
          <m:t>2</m:t>
        </m:r>
        <m:r>
          <m:rPr>
            <m:sty m:val="p"/>
          </m:rPr>
          <m:t>×</m:t>
        </m:r>
        <m:r>
          <m:t>2</m:t>
        </m:r>
      </m:oMath>
      <w:ins w:id="13545" w:author="PR Preview" w:date="2026-01-01T00:00:00Z">
        <w:r>
          <w:rPr>
            <w:b/>
            <w:bCs/>
          </w:rPr>
          <w:t xml:space="preserve"> </w:t>
        </w:r>
      </w:ins>
      <w:ins w:id="13546" w:author="PR Preview" w:date="2026-01-01T00:00:00Z">
        <w:r>
          <w:rPr>
            <w:b/>
            <w:bCs/>
          </w:rPr>
          <w:t xml:space="preserve">matrix, column by column)</w:t>
        </w:r>
      </w:ins>
      <w:ins w:id="13547" w:author="PR Preview" w:date="2026-01-01T00:00:00Z">
        <w:r>
          <w:t xml:space="preserve"> </w:t>
        </w:r>
      </w:ins>
      <w:ins w:id="13548" w:author="PR Preview" w:date="2026-01-01T00:00:00Z">
        <w:r>
          <w:t xml:space="preserve">The matrix</w:t>
        </w:r>
      </w:ins>
      <w:ins w:id="1354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3550" w:author="PR Preview" w:date="2026-01-01T00:00:00Z">
        <w:r>
          <w:t xml:space="preserve"> </w:t>
        </w:r>
      </w:ins>
      <w:ins w:id="13551" w:author="PR Preview" w:date="2026-01-01T00:00:00Z">
        <w:r>
          <w:t xml:space="preserve">in</w:t>
        </w:r>
      </w:ins>
      <w:ins w:id="13552" w:author="PR Preview" w:date="2026-01-01T00:00:00Z">
        <w:r>
          <w:t xml:space="preserve"> </w:t>
        </w:r>
      </w:ins>
      <w:hyperlink w:anchor="exm-frobenius-norm">
        <w:ins w:id="13553" w:author="PR Preview" w:date="2026-01-01T00:00:00Z">
          <w:r>
            <w:rPr>
              <w:rStyle w:val="Hyperlink"/>
            </w:rPr>
            <w:t xml:space="preserve">Example 138</w:t>
          </w:r>
        </w:ins>
      </w:hyperlink>
      <w:ins w:id="13554" w:author="PR Preview" w:date="2026-01-01T00:00:00Z">
        <w:r>
          <w:t xml:space="preserve"> </w:t>
        </w:r>
      </w:ins>
      <w:ins w:id="13555" w:author="PR Preview" w:date="2026-01-01T00:00:00Z">
        <w:r>
          <w:t xml:space="preserve">has columns</w:t>
        </w:r>
      </w:ins>
      <w:ins w:id="13556"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3</m:t>
        </m:r>
        <m:r>
          <m:rPr>
            <m:sty m:val="p"/>
          </m:rPr>
          <m:t>)</m:t>
        </m:r>
      </m:oMath>
      <w:ins w:id="13557" w:author="PR Preview" w:date="2026-01-01T00:00:00Z">
        <w:r>
          <w:t xml:space="preserve"> </w:t>
        </w:r>
      </w:ins>
      <w:ins w:id="13558" w:author="PR Preview" w:date="2026-01-01T00:00:00Z">
        <w:r>
          <w:t xml:space="preserve">and</w:t>
        </w:r>
      </w:ins>
      <w:ins w:id="13559" w:author="PR Preview" w:date="2026-01-01T00:00:00Z">
        <w:r>
          <w:t xml:space="preserve"> </w:t>
        </w:r>
      </w:ins>
      <m:oMath>
        <m:sSub>
          <m:e>
            <m:acc>
              <m:accPr>
                <m:chr m:val="̃"/>
              </m:accPr>
              <m:e>
                <m:r>
                  <m:t>a</m:t>
                </m:r>
              </m:e>
            </m:acc>
          </m:e>
          <m:sub>
            <m:r>
              <m:t>2</m:t>
            </m:r>
          </m:sub>
        </m:sSub>
        <m:r>
          <m:rPr>
            <m:sty m:val="p"/>
          </m:rPr>
          <m:t>=</m:t>
        </m:r>
        <m:r>
          <m:rPr>
            <m:sty m:val="p"/>
          </m:rPr>
          <m:t>(</m:t>
        </m:r>
        <m:r>
          <m:t>2</m:t>
        </m:r>
        <m:r>
          <m:rPr>
            <m:sty m:val="p"/>
          </m:rPr>
          <m:t>,</m:t>
        </m:r>
        <m:r>
          <m:t>4</m:t>
        </m:r>
        <m:r>
          <m:rPr>
            <m:sty m:val="p"/>
          </m:rPr>
          <m:t>)</m:t>
        </m:r>
      </m:oMath>
      <w:ins w:id="13560" w:author="PR Preview" w:date="2026-01-01T00:00:00Z">
        <w:r>
          <w:t xml:space="preserve">, so</w:t>
        </w:r>
      </w:ins>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72</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ins w:id="13561" w:author="PR Preview" w:date="2026-01-01T00:00:00Z">
        <w:r>
          <w:t xml:space="preserve">which matches</w:t>
        </w:r>
      </w:ins>
      <w:ins w:id="13562"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13563" w:author="PR Preview" w:date="2026-01-01T00:00:00Z">
        <w:r>
          <w:t xml:space="preserve"> </w:t>
        </w:r>
      </w:ins>
      <w:ins w:id="13564" w:author="PR Preview" w:date="2026-01-01T00:00:00Z">
        <w:r>
          <w:t xml:space="preserve">from</w:t>
        </w:r>
      </w:ins>
      <w:ins w:id="13565" w:author="PR Preview" w:date="2026-01-01T00:00:00Z">
        <w:r>
          <w:t xml:space="preserve"> </w:t>
        </w:r>
      </w:ins>
      <w:hyperlink w:anchor="exm-frobenius-norm">
        <w:ins w:id="13566" w:author="PR Preview" w:date="2026-01-01T00:00:00Z">
          <w:r>
            <w:rPr>
              <w:rStyle w:val="Hyperlink"/>
            </w:rPr>
            <w:t xml:space="preserve">Example 138</w:t>
          </w:r>
        </w:ins>
      </w:hyperlink>
      <w:ins w:id="13567" w:author="PR Preview" w:date="2026-01-01T00:00:00Z">
        <w:r>
          <w:t xml:space="preserve">.</w:t>
        </w:r>
      </w:ins>
    </w:p>
    <w:bookmarkEnd w:id="449"/>
    <w:bookmarkEnd w:id="450"/>
    <w:bookmarkStart w:id="474" w:name="matrix-decompositions"/>
    <w:p>
      <w:pPr>
        <w:pStyle w:val="Heading2"/>
      </w:pPr>
      <w:r>
        <w:t xml:space="preserve">17 Matrix Decompositions</w:t>
      </w:r>
    </w:p>
    <w:bookmarkStart w:id="451" w:name="def-eigenvalue"/>
    <w:p>
      <w:pPr>
        <w:pStyle w:val="FirstParagraph"/>
      </w:pPr>
      <w:del w:id="13568" w:author="PR Preview" w:date="2026-01-01T00:00:00Z">
        <w:r>
          <w:rPr>
            <w:b/>
            <w:bCs/>
          </w:rPr>
          <w:delText xml:space="preserve">Definition 82 (Eigenvalue and eigenvector)</w:delText>
        </w:r>
      </w:del>
      <w:del w:id="13569" w:author="PR Preview" w:date="2026-01-01T00:00:00Z">
        <w:r>
          <w:delText xml:space="preserve"> </w:delText>
        </w:r>
      </w:del>
      <w:del w:id="13570" w:author="PR Preview" w:date="2026-01-01T00:00:00Z">
        <w:r>
          <w:delText xml:space="preserve">Let</w:delText>
        </w:r>
      </w:del>
      <w:del w:id="13571" w:author="PR Preview" w:date="2026-01-01T00:00:00Z">
        <w:r>
          <w:delText xml:space="preserve"> </w:delText>
        </w:r>
      </w:del>
      <m:oMath>
        <m:r>
          <m:rPr>
            <m:sty m:val="bi"/>
          </m:rPr>
          <m:t>A</m:t>
        </m:r>
      </m:oMath>
      <w:del w:id="13572" w:author="PR Preview" w:date="2026-01-01T00:00:00Z">
        <w:r>
          <w:delText xml:space="preserve"> </w:delText>
        </w:r>
      </w:del>
      <w:del w:id="13573" w:author="PR Preview" w:date="2026-01-01T00:00:00Z">
        <w:r>
          <w:delText xml:space="preserve">be a</w:delText>
        </w:r>
      </w:del>
      <w:del w:id="13574" w:author="PR Preview" w:date="2026-01-01T00:00:00Z">
        <w:r>
          <w:delText xml:space="preserve"> </w:delText>
        </w:r>
      </w:del>
      <m:oMath>
        <m:r>
          <m:t>p</m:t>
        </m:r>
        <m:r>
          <m:rPr>
            <m:sty m:val="p"/>
          </m:rPr>
          <m:t>×</m:t>
        </m:r>
        <m:r>
          <m:t>p</m:t>
        </m:r>
      </m:oMath>
      <w:del w:id="13575" w:author="PR Preview" w:date="2026-01-01T00:00:00Z">
        <w:r>
          <w:delText xml:space="preserve"> </w:delText>
        </w:r>
      </w:del>
      <w:del w:id="13576" w:author="PR Preview" w:date="2026-01-01T00:00:00Z">
        <w:r>
          <w:delText xml:space="preserve">matrix.</w:delText>
        </w:r>
      </w:del>
      <w:del w:id="13577" w:author="PR Preview" w:date="2026-01-01T00:00:00Z">
        <w:r>
          <w:delText xml:space="preserve"> </w:delText>
        </w:r>
      </w:del>
      <w:del w:id="13578" w:author="PR Preview" w:date="2026-01-01T00:00:00Z">
        <w:r>
          <w:delText xml:space="preserve">A real number</w:delText>
        </w:r>
      </w:del>
      <w:del w:id="13579" w:author="PR Preview" w:date="2026-01-01T00:00:00Z">
        <w:r>
          <w:delText xml:space="preserve"> </w:delText>
        </w:r>
      </w:del>
      <m:oMath>
        <m:r>
          <m:t>λ</m:t>
        </m:r>
      </m:oMath>
      <w:del w:id="13580" w:author="PR Preview" w:date="2026-01-01T00:00:00Z">
        <w:r>
          <w:delText xml:space="preserve"> </w:delText>
        </w:r>
      </w:del>
      <w:del w:id="13581" w:author="PR Preview" w:date="2026-01-01T00:00:00Z">
        <w:r>
          <w:delText xml:space="preserve">is an</w:delText>
        </w:r>
      </w:del>
      <w:del w:id="13582" w:author="PR Preview" w:date="2026-01-01T00:00:00Z">
        <w:r>
          <w:delText xml:space="preserve"> </w:delText>
        </w:r>
      </w:del>
      <w:del w:id="13583" w:author="PR Preview" w:date="2026-01-01T00:00:00Z">
        <w:r>
          <w:rPr>
            <w:b/>
            <w:bCs/>
          </w:rPr>
          <w:delText xml:space="preserve">eigenvalue</w:delText>
        </w:r>
      </w:del>
      <w:del w:id="13584" w:author="PR Preview" w:date="2026-01-01T00:00:00Z">
        <w:r>
          <w:delText xml:space="preserve"> </w:delText>
        </w:r>
      </w:del>
      <w:del w:id="13585" w:author="PR Preview" w:date="2026-01-01T00:00:00Z">
        <w:r>
          <w:delText xml:space="preserve">of</w:delText>
        </w:r>
      </w:del>
      <w:del w:id="13586" w:author="PR Preview" w:date="2026-01-01T00:00:00Z">
        <w:r>
          <w:delText xml:space="preserve"> </w:delText>
        </w:r>
      </w:del>
      <m:oMath>
        <m:r>
          <m:rPr>
            <m:sty m:val="bi"/>
          </m:rPr>
          <m:t>A</m:t>
        </m:r>
      </m:oMath>
      <w:del w:id="13587" w:author="PR Preview" w:date="2026-01-01T00:00:00Z">
        <w:r>
          <w:delText xml:space="preserve"> </w:delText>
        </w:r>
      </w:del>
      <w:del w:id="13588" w:author="PR Preview" w:date="2026-01-01T00:00:00Z">
        <w:r>
          <w:delText xml:space="preserve">if some real vector</w:delText>
        </w:r>
      </w:del>
      <w:del w:id="13589" w:author="PR Preview" w:date="2026-01-01T00:00:00Z">
        <w:r>
          <w:delText xml:space="preserve"> </w:delText>
        </w:r>
      </w:del>
      <m:oMath>
        <m:acc>
          <m:accPr>
            <m:chr m:val="̃"/>
          </m:accPr>
          <m:e>
            <m:r>
              <m:t>v</m:t>
            </m:r>
          </m:e>
        </m:acc>
        <m:r>
          <m:rPr>
            <m:sty m:val="p"/>
          </m:rPr>
          <m:t>≠</m:t>
        </m:r>
        <m:acc>
          <m:accPr>
            <m:chr m:val="̃"/>
          </m:accPr>
          <m:e>
            <m:r>
              <m:t>0</m:t>
            </m:r>
          </m:e>
        </m:acc>
      </m:oMath>
      <w:del w:id="13590" w:author="PR Preview" w:date="2026-01-01T00:00:00Z">
        <w:r>
          <w:delText xml:space="preserve"> </w:delText>
        </w:r>
      </w:del>
      <w:del w:id="13591" w:author="PR Preview" w:date="2026-01-01T00:00:00Z">
        <w:r>
          <w:delText xml:space="preserve">of length</w:delText>
        </w:r>
      </w:del>
      <w:del w:id="13592" w:author="PR Preview" w:date="2026-01-01T00:00:00Z">
        <w:r>
          <w:delText xml:space="preserve"> </w:delText>
        </w:r>
      </w:del>
      <m:oMath>
        <m:r>
          <m:t>p</m:t>
        </m:r>
      </m:oMath>
      <w:del w:id="13593" w:author="PR Preview" w:date="2026-01-01T00:00:00Z">
        <w:r>
          <w:delText xml:space="preserve"> </w:delText>
        </w:r>
      </w:del>
      <w:del w:id="13594" w:author="PR Preview" w:date="2026-01-01T00:00:00Z">
        <w:r>
          <w:delText xml:space="preserve">satisfies</w:delText>
        </w:r>
      </w:del>
    </w:p>
    <w:p>
      <w:pPr>
        <w:pStyle w:val="FirstParagraph"/>
      </w:pPr>
      <w:ins w:id="13595" w:author="PR Preview" w:date="2026-01-01T00:00:00Z">
        <w:r>
          <w:rPr>
            <w:b/>
            <w:bCs/>
          </w:rPr>
          <w:t xml:space="preserve">Definition 87 (Eigenvalue and eigenvector)</w:t>
        </w:r>
      </w:ins>
      <w:ins w:id="13596" w:author="PR Preview" w:date="2026-01-01T00:00:00Z">
        <w:r>
          <w:t xml:space="preserve"> </w:t>
        </w:r>
      </w:ins>
      <w:ins w:id="13597" w:author="PR Preview" w:date="2026-01-01T00:00:00Z">
        <w:r>
          <w:t xml:space="preserve">Let</w:t>
        </w:r>
      </w:ins>
      <w:ins w:id="13598" w:author="PR Preview" w:date="2026-01-01T00:00:00Z">
        <w:r>
          <w:t xml:space="preserve"> </w:t>
        </w:r>
      </w:ins>
      <m:oMath>
        <m:r>
          <m:rPr>
            <m:sty m:val="bi"/>
          </m:rPr>
          <m:t>A</m:t>
        </m:r>
      </m:oMath>
      <w:ins w:id="13599" w:author="PR Preview" w:date="2026-01-01T00:00:00Z">
        <w:r>
          <w:t xml:space="preserve"> </w:t>
        </w:r>
      </w:ins>
      <w:ins w:id="13600" w:author="PR Preview" w:date="2026-01-01T00:00:00Z">
        <w:r>
          <w:t xml:space="preserve">be a</w:t>
        </w:r>
      </w:ins>
      <w:ins w:id="13601" w:author="PR Preview" w:date="2026-01-01T00:00:00Z">
        <w:r>
          <w:t xml:space="preserve"> </w:t>
        </w:r>
      </w:ins>
      <m:oMath>
        <m:r>
          <m:t>p</m:t>
        </m:r>
        <m:r>
          <m:rPr>
            <m:sty m:val="p"/>
          </m:rPr>
          <m:t>×</m:t>
        </m:r>
        <m:r>
          <m:t>p</m:t>
        </m:r>
      </m:oMath>
      <w:ins w:id="13602" w:author="PR Preview" w:date="2026-01-01T00:00:00Z">
        <w:r>
          <w:t xml:space="preserve"> </w:t>
        </w:r>
      </w:ins>
      <w:ins w:id="13603" w:author="PR Preview" w:date="2026-01-01T00:00:00Z">
        <w:r>
          <w:t xml:space="preserve">matrix.</w:t>
        </w:r>
      </w:ins>
      <w:ins w:id="13604" w:author="PR Preview" w:date="2026-01-01T00:00:00Z">
        <w:r>
          <w:t xml:space="preserve"> </w:t>
        </w:r>
      </w:ins>
      <w:ins w:id="13605" w:author="PR Preview" w:date="2026-01-01T00:00:00Z">
        <w:r>
          <w:t xml:space="preserve">A real number</w:t>
        </w:r>
      </w:ins>
      <w:ins w:id="13606" w:author="PR Preview" w:date="2026-01-01T00:00:00Z">
        <w:r>
          <w:t xml:space="preserve"> </w:t>
        </w:r>
      </w:ins>
      <m:oMath>
        <m:r>
          <m:t>λ</m:t>
        </m:r>
      </m:oMath>
      <w:ins w:id="13607" w:author="PR Preview" w:date="2026-01-01T00:00:00Z">
        <w:r>
          <w:t xml:space="preserve"> </w:t>
        </w:r>
      </w:ins>
      <w:ins w:id="13608" w:author="PR Preview" w:date="2026-01-01T00:00:00Z">
        <w:r>
          <w:t xml:space="preserve">is an</w:t>
        </w:r>
      </w:ins>
      <w:ins w:id="13609" w:author="PR Preview" w:date="2026-01-01T00:00:00Z">
        <w:r>
          <w:t xml:space="preserve"> </w:t>
        </w:r>
      </w:ins>
      <w:ins w:id="13610" w:author="PR Preview" w:date="2026-01-01T00:00:00Z">
        <w:r>
          <w:rPr>
            <w:b/>
            <w:bCs/>
          </w:rPr>
          <w:t xml:space="preserve">eigenvalue</w:t>
        </w:r>
      </w:ins>
      <w:ins w:id="13611" w:author="PR Preview" w:date="2026-01-01T00:00:00Z">
        <w:r>
          <w:t xml:space="preserve"> </w:t>
        </w:r>
      </w:ins>
      <w:ins w:id="13612" w:author="PR Preview" w:date="2026-01-01T00:00:00Z">
        <w:r>
          <w:t xml:space="preserve">of</w:t>
        </w:r>
      </w:ins>
      <w:ins w:id="13613" w:author="PR Preview" w:date="2026-01-01T00:00:00Z">
        <w:r>
          <w:t xml:space="preserve"> </w:t>
        </w:r>
      </w:ins>
      <m:oMath>
        <m:r>
          <m:rPr>
            <m:sty m:val="bi"/>
          </m:rPr>
          <m:t>A</m:t>
        </m:r>
      </m:oMath>
      <w:ins w:id="13614" w:author="PR Preview" w:date="2026-01-01T00:00:00Z">
        <w:r>
          <w:t xml:space="preserve"> </w:t>
        </w:r>
      </w:ins>
      <w:ins w:id="13615" w:author="PR Preview" w:date="2026-01-01T00:00:00Z">
        <w:r>
          <w:t xml:space="preserve">if some real vector</w:t>
        </w:r>
      </w:ins>
      <w:ins w:id="13616" w:author="PR Preview" w:date="2026-01-01T00:00:00Z">
        <w:r>
          <w:t xml:space="preserve"> </w:t>
        </w:r>
      </w:ins>
      <m:oMath>
        <m:acc>
          <m:accPr>
            <m:chr m:val="̃"/>
          </m:accPr>
          <m:e>
            <m:r>
              <m:t>v</m:t>
            </m:r>
          </m:e>
        </m:acc>
        <m:r>
          <m:rPr>
            <m:sty m:val="p"/>
          </m:rPr>
          <m:t>≠</m:t>
        </m:r>
        <m:acc>
          <m:accPr>
            <m:chr m:val="̃"/>
          </m:accPr>
          <m:e>
            <m:r>
              <m:t>0</m:t>
            </m:r>
          </m:e>
        </m:acc>
      </m:oMath>
      <w:ins w:id="13617" w:author="PR Preview" w:date="2026-01-01T00:00:00Z">
        <w:r>
          <w:t xml:space="preserve"> </w:t>
        </w:r>
      </w:ins>
      <w:ins w:id="13618" w:author="PR Preview" w:date="2026-01-01T00:00:00Z">
        <w:r>
          <w:t xml:space="preserve">of length</w:t>
        </w:r>
      </w:ins>
      <w:ins w:id="13619" w:author="PR Preview" w:date="2026-01-01T00:00:00Z">
        <w:r>
          <w:t xml:space="preserve"> </w:t>
        </w:r>
      </w:ins>
      <m:oMath>
        <m:r>
          <m:t>p</m:t>
        </m:r>
      </m:oMath>
      <w:ins w:id="13620" w:author="PR Preview" w:date="2026-01-01T00:00:00Z">
        <w:r>
          <w:t xml:space="preserve"> </w:t>
        </w:r>
      </w:ins>
      <w:ins w:id="13621" w:author="PR Preview" w:date="2026-01-01T00:00:00Z">
        <w:r>
          <w:t xml:space="preserve">satisfies</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51"/>
    <w:bookmarkStart w:id="452" w:name="exm-eigenvalue"/>
    <w:p>
      <w:pPr>
        <w:pStyle w:val="BodyText"/>
      </w:pPr>
      <w:del w:id="13622" w:author="PR Preview" w:date="2026-01-01T00:00:00Z">
        <w:r>
          <w:rPr>
            <w:b/>
            <w:bCs/>
          </w:rPr>
          <w:delText xml:space="preserve">Example 137 (Eigenvectors of a</w:delText>
        </w:r>
      </w:del>
      <w:del w:id="13623" w:author="PR Preview" w:date="2026-01-01T00:00:00Z">
        <w:r>
          <w:rPr>
            <w:b/>
            <w:bCs/>
          </w:rPr>
          <w:delText xml:space="preserve"> </w:delText>
        </w:r>
      </w:del>
      <m:oMath>
        <m:r>
          <m:t>2</m:t>
        </m:r>
        <m:r>
          <m:rPr>
            <m:sty m:val="p"/>
          </m:rPr>
          <m:t>×</m:t>
        </m:r>
        <m:r>
          <m:t>2</m:t>
        </m:r>
      </m:oMath>
      <w:del w:id="13624" w:author="PR Preview" w:date="2026-01-01T00:00:00Z">
        <w:r>
          <w:rPr>
            <w:b/>
            <w:bCs/>
          </w:rPr>
          <w:delText xml:space="preserve"> </w:delText>
        </w:r>
      </w:del>
      <w:del w:id="13625" w:author="PR Preview" w:date="2026-01-01T00:00:00Z">
        <w:r>
          <w:rPr>
            <w:b/>
            <w:bCs/>
          </w:rPr>
          <w:delText xml:space="preserve">matrix)</w:delText>
        </w:r>
      </w:del>
      <w:del w:id="13626" w:author="PR Preview" w:date="2026-01-01T00:00:00Z">
        <w:r>
          <w:delText xml:space="preserve"> </w:delText>
        </w:r>
      </w:del>
      <w:del w:id="13627" w:author="PR Preview" w:date="2026-01-01T00:00:00Z">
        <w:r>
          <w:delText xml:space="preserve">Let</w:delText>
        </w:r>
      </w:del>
      <w:del w:id="1362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3629" w:author="PR Preview" w:date="2026-01-01T00:00:00Z">
        <w:r>
          <w:delText xml:space="preserve">.</w:delText>
        </w:r>
      </w:del>
    </w:p>
    <w:p>
      <w:pPr>
        <w:pStyle w:val="BodyText"/>
      </w:pPr>
      <w:ins w:id="13630" w:author="PR Preview" w:date="2026-01-01T00:00:00Z">
        <w:r>
          <w:rPr>
            <w:b/>
            <w:bCs/>
          </w:rPr>
          <w:t xml:space="preserve">Example 140 (Eigenvectors of a</w:t>
        </w:r>
      </w:ins>
      <w:ins w:id="13631" w:author="PR Preview" w:date="2026-01-01T00:00:00Z">
        <w:r>
          <w:rPr>
            <w:b/>
            <w:bCs/>
          </w:rPr>
          <w:t xml:space="preserve"> </w:t>
        </w:r>
      </w:ins>
      <m:oMath>
        <m:r>
          <m:t>2</m:t>
        </m:r>
        <m:r>
          <m:rPr>
            <m:sty m:val="p"/>
          </m:rPr>
          <m:t>×</m:t>
        </m:r>
        <m:r>
          <m:t>2</m:t>
        </m:r>
      </m:oMath>
      <w:ins w:id="13632" w:author="PR Preview" w:date="2026-01-01T00:00:00Z">
        <w:r>
          <w:rPr>
            <w:b/>
            <w:bCs/>
          </w:rPr>
          <w:t xml:space="preserve"> </w:t>
        </w:r>
      </w:ins>
      <w:ins w:id="13633" w:author="PR Preview" w:date="2026-01-01T00:00:00Z">
        <w:r>
          <w:rPr>
            <w:b/>
            <w:bCs/>
          </w:rPr>
          <w:t xml:space="preserve">matrix)</w:t>
        </w:r>
      </w:ins>
      <w:ins w:id="13634" w:author="PR Preview" w:date="2026-01-01T00:00:00Z">
        <w:r>
          <w:t xml:space="preserve"> </w:t>
        </w:r>
      </w:ins>
      <w:ins w:id="13635" w:author="PR Preview" w:date="2026-01-01T00:00:00Z">
        <w:r>
          <w:t xml:space="preserve">Let</w:t>
        </w:r>
      </w:ins>
      <w:ins w:id="1363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3637"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52"/>
    <w:bookmarkStart w:id="453" w:name="rem-eigenvector-multiples"/>
    <w:p>
      <w:pPr>
        <w:pStyle w:val="FirstParagraph"/>
      </w:pPr>
      <w:del w:id="13638" w:author="PR Preview" w:date="2026-01-01T00:00:00Z">
        <w:r>
          <w:rPr>
            <w:i/>
            <w:iCs/>
          </w:rPr>
          <w:delText xml:space="preserve">Remark 28</w:delText>
        </w:r>
      </w:del>
      <w:del w:id="13639" w:author="PR Preview" w:date="2026-01-01T00:00:00Z">
        <w:r>
          <w:delText xml:space="preserve"> (Multiples of an eigenvector). </w:delText>
        </w:r>
      </w:del>
      <w:del w:id="13640" w:author="PR Preview" w:date="2026-01-01T00:00:00Z">
        <w:r>
          <w:delText xml:space="preserve">Multiplying by</w:delText>
        </w:r>
      </w:del>
      <w:del w:id="13641" w:author="PR Preview" w:date="2026-01-01T00:00:00Z">
        <w:r>
          <w:delText xml:space="preserve"> </w:delText>
        </w:r>
      </w:del>
      <m:oMath>
        <m:r>
          <m:rPr>
            <m:sty m:val="bi"/>
          </m:rPr>
          <m:t>A</m:t>
        </m:r>
      </m:oMath>
      <w:del w:id="13642" w:author="PR Preview" w:date="2026-01-01T00:00:00Z">
        <w:r>
          <w:delText xml:space="preserve"> </w:delText>
        </w:r>
      </w:del>
      <w:del w:id="13643" w:author="PR Preview" w:date="2026-01-01T00:00:00Z">
        <w:r>
          <w:delText xml:space="preserve">rescales an eigenvector by</w:delText>
        </w:r>
      </w:del>
      <w:del w:id="13644" w:author="PR Preview" w:date="2026-01-01T00:00:00Z">
        <w:r>
          <w:delText xml:space="preserve"> </w:delText>
        </w:r>
      </w:del>
      <m:oMath>
        <m:r>
          <m:t>λ</m:t>
        </m:r>
      </m:oMath>
      <w:del w:id="13645" w:author="PR Preview" w:date="2026-01-01T00:00:00Z">
        <w:r>
          <w:delText xml:space="preserve"> </w:delText>
        </w:r>
      </w:del>
      <w:del w:id="13646" w:author="PR Preview" w:date="2026-01-01T00:00:00Z">
        <w:r>
          <w:delText xml:space="preserve">and does not change the line it lies on.</w:delText>
        </w:r>
      </w:del>
      <w:del w:id="13647" w:author="PR Preview" w:date="2026-01-01T00:00:00Z">
        <w:r>
          <w:delText xml:space="preserve"> </w:delText>
        </w:r>
      </w:del>
      <w:del w:id="13648" w:author="PR Preview" w:date="2026-01-01T00:00:00Z">
        <w:r>
          <w:delText xml:space="preserve">Any nonzero multiple</w:delText>
        </w:r>
      </w:del>
      <w:del w:id="13649" w:author="PR Preview" w:date="2026-01-01T00:00:00Z">
        <w:r>
          <w:delText xml:space="preserve"> </w:delText>
        </w:r>
      </w:del>
      <m:oMath>
        <m:r>
          <m:t>c</m:t>
        </m:r>
        <m:r>
          <m:t> </m:t>
        </m:r>
        <m:acc>
          <m:accPr>
            <m:chr m:val="̃"/>
          </m:accPr>
          <m:e>
            <m:r>
              <m:t>v</m:t>
            </m:r>
          </m:e>
        </m:acc>
      </m:oMath>
      <w:del w:id="13650" w:author="PR Preview" w:date="2026-01-01T00:00:00Z">
        <w:r>
          <w:delText xml:space="preserve"> </w:delText>
        </w:r>
      </w:del>
      <w:del w:id="13651" w:author="PR Preview" w:date="2026-01-01T00:00:00Z">
        <w:r>
          <w:delText xml:space="preserve">of an eigenvector</w:delText>
        </w:r>
      </w:del>
      <w:del w:id="13652" w:author="PR Preview" w:date="2026-01-01T00:00:00Z">
        <w:r>
          <w:delText xml:space="preserve"> </w:delText>
        </w:r>
      </w:del>
      <w:del w:id="13653" w:author="PR Preview" w:date="2026-01-01T00:00:00Z">
        <w:r>
          <w:delText xml:space="preserve">is also an eigenvector for the same</w:delText>
        </w:r>
      </w:del>
      <w:del w:id="13654" w:author="PR Preview" w:date="2026-01-01T00:00:00Z">
        <w:r>
          <w:delText xml:space="preserve"> </w:delText>
        </w:r>
      </w:del>
      <m:oMath>
        <m:r>
          <m:t>λ</m:t>
        </m:r>
      </m:oMath>
      <w:del w:id="13655" w:author="PR Preview" w:date="2026-01-01T00:00:00Z">
        <w:r>
          <w:delText xml:space="preserve">:</w:delText>
        </w:r>
      </w:del>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del w:id="13656" w:author="PR Preview" w:date="2026-01-01T00:00:00Z">
        <w:r>
          <w:delText xml:space="preserve">For example, in</w:delText>
        </w:r>
      </w:del>
      <w:del w:id="13657" w:author="PR Preview" w:date="2026-01-01T00:00:00Z">
        <w:r>
          <w:delText xml:space="preserve"> </w:delText>
        </w:r>
      </w:del>
      <w:hyperlink w:anchor="exm-eigenvalue">
        <w:del w:id="13658" w:author="PR Preview" w:date="2026-01-01T00:00:00Z">
          <w:r>
            <w:rPr>
              <w:rStyle w:val="Hyperlink"/>
            </w:rPr>
            <w:delText xml:space="preserve">Example 137</w:delText>
          </w:r>
        </w:del>
      </w:hyperlink>
      <w:del w:id="13659" w:author="PR Preview" w:date="2026-01-01T00:00:00Z">
        <w:r>
          <w:delText xml:space="preserve">,</w:delText>
        </w:r>
      </w:del>
      <w:del w:id="13660"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13661" w:author="PR Preview" w:date="2026-01-01T00:00:00Z">
        <w:r>
          <w:delText xml:space="preserve"> </w:delText>
        </w:r>
      </w:del>
      <w:del w:id="13662" w:author="PR Preview" w:date="2026-01-01T00:00:00Z">
        <w:r>
          <w:delText xml:space="preserve">is also an eigenvector for the eigenvalue</w:delText>
        </w:r>
      </w:del>
      <w:del w:id="13663" w:author="PR Preview" w:date="2026-01-01T00:00:00Z">
        <w:r>
          <w:delText xml:space="preserve"> </w:delText>
        </w:r>
      </w:del>
      <m:oMath>
        <m:r>
          <m:t>3</m:t>
        </m:r>
      </m:oMath>
      <w:del w:id="13664"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13665" w:author="PR Preview" w:date="2026-01-01T00:00:00Z">
        <w:r>
          <w:rPr>
            <w:b/>
            <w:bCs/>
          </w:rPr>
          <w:delText xml:space="preserve">Example 138 (A vector that is not an eigenvector)</w:delText>
        </w:r>
      </w:del>
      <w:del w:id="13666" w:author="PR Preview" w:date="2026-01-01T00:00:00Z">
        <w:r>
          <w:delText xml:space="preserve"> </w:delText>
        </w:r>
      </w:del>
      <w:del w:id="13667" w:author="PR Preview" w:date="2026-01-01T00:00:00Z">
        <w:r>
          <w:delText xml:space="preserve">For the same</w:delText>
        </w:r>
      </w:del>
      <w:del w:id="13668" w:author="PR Preview" w:date="2026-01-01T00:00:00Z">
        <w:r>
          <w:delText xml:space="preserve"> </w:delText>
        </w:r>
      </w:del>
      <m:oMath>
        <m:r>
          <m:rPr>
            <m:sty m:val="bi"/>
          </m:rPr>
          <m:t>A</m:t>
        </m:r>
      </m:oMath>
      <w:del w:id="13669" w:author="PR Preview" w:date="2026-01-01T00:00:00Z">
        <w:r>
          <w:delText xml:space="preserve">,</w:delText>
        </w:r>
      </w:del>
      <w:del w:id="13670" w:author="PR Preview" w:date="2026-01-01T00:00:00Z">
        <w:r>
          <w:delText xml:space="preserve"> </w:delText>
        </w:r>
      </w:del>
      <m:oMath>
        <m:r>
          <m:rPr>
            <m:sty m:val="p"/>
          </m:rPr>
          <m:t>(</m:t>
        </m:r>
        <m:r>
          <m:t>1</m:t>
        </m:r>
        <m:r>
          <m:rPr>
            <m:sty m:val="p"/>
          </m:rPr>
          <m:t>,</m:t>
        </m:r>
        <m:r>
          <m:t>0</m:t>
        </m:r>
        <m:r>
          <m:rPr>
            <m:sty m:val="p"/>
          </m:rPr>
          <m:t>)</m:t>
        </m:r>
      </m:oMath>
      <w:del w:id="13671" w:author="PR Preview" w:date="2026-01-01T00:00:00Z">
        <w:r>
          <w:delText xml:space="preserve"> </w:delText>
        </w:r>
      </w:del>
      <w:del w:id="13672" w:author="PR Preview" w:date="2026-01-01T00:00:00Z">
        <w:r>
          <w:delText xml:space="preserve">is not an eigenvector:</w:delText>
        </w:r>
      </w:del>
    </w:p>
    <w:p>
      <w:pPr>
        <w:pStyle w:val="FirstParagraph"/>
      </w:pPr>
      <w:ins w:id="13673" w:author="PR Preview" w:date="2026-01-01T00:00:00Z">
        <w:r>
          <w:rPr>
            <w:i/>
            <w:iCs/>
          </w:rPr>
          <w:t xml:space="preserve">Remark 35</w:t>
        </w:r>
      </w:ins>
      <w:ins w:id="13674" w:author="PR Preview" w:date="2026-01-01T00:00:00Z">
        <w:r>
          <w:t xml:space="preserve"> (Multiples of an eigenvector). </w:t>
        </w:r>
      </w:ins>
      <w:ins w:id="13675" w:author="PR Preview" w:date="2026-01-01T00:00:00Z">
        <w:r>
          <w:t xml:space="preserve">Multiplying by</w:t>
        </w:r>
      </w:ins>
      <w:ins w:id="13676" w:author="PR Preview" w:date="2026-01-01T00:00:00Z">
        <w:r>
          <w:t xml:space="preserve"> </w:t>
        </w:r>
      </w:ins>
      <m:oMath>
        <m:r>
          <m:rPr>
            <m:sty m:val="bi"/>
          </m:rPr>
          <m:t>A</m:t>
        </m:r>
      </m:oMath>
      <w:ins w:id="13677" w:author="PR Preview" w:date="2026-01-01T00:00:00Z">
        <w:r>
          <w:t xml:space="preserve"> </w:t>
        </w:r>
      </w:ins>
      <w:ins w:id="13678" w:author="PR Preview" w:date="2026-01-01T00:00:00Z">
        <w:r>
          <w:t xml:space="preserve">rescales an eigenvector by</w:t>
        </w:r>
      </w:ins>
      <w:ins w:id="13679" w:author="PR Preview" w:date="2026-01-01T00:00:00Z">
        <w:r>
          <w:t xml:space="preserve"> </w:t>
        </w:r>
      </w:ins>
      <m:oMath>
        <m:r>
          <m:t>λ</m:t>
        </m:r>
      </m:oMath>
      <w:ins w:id="13680" w:author="PR Preview" w:date="2026-01-01T00:00:00Z">
        <w:r>
          <w:t xml:space="preserve"> </w:t>
        </w:r>
      </w:ins>
      <w:ins w:id="13681" w:author="PR Preview" w:date="2026-01-01T00:00:00Z">
        <w:r>
          <w:t xml:space="preserve">and does not change the line it lies on.</w:t>
        </w:r>
      </w:ins>
      <w:ins w:id="13682" w:author="PR Preview" w:date="2026-01-01T00:00:00Z">
        <w:r>
          <w:t xml:space="preserve"> </w:t>
        </w:r>
      </w:ins>
      <w:ins w:id="13683" w:author="PR Preview" w:date="2026-01-01T00:00:00Z">
        <w:r>
          <w:t xml:space="preserve">Any nonzero multiple</w:t>
        </w:r>
      </w:ins>
      <w:ins w:id="13684" w:author="PR Preview" w:date="2026-01-01T00:00:00Z">
        <w:r>
          <w:t xml:space="preserve"> </w:t>
        </w:r>
      </w:ins>
      <m:oMath>
        <m:r>
          <m:t>c</m:t>
        </m:r>
        <m:r>
          <m:t> </m:t>
        </m:r>
        <m:acc>
          <m:accPr>
            <m:chr m:val="̃"/>
          </m:accPr>
          <m:e>
            <m:r>
              <m:t>v</m:t>
            </m:r>
          </m:e>
        </m:acc>
      </m:oMath>
      <w:ins w:id="13685" w:author="PR Preview" w:date="2026-01-01T00:00:00Z">
        <w:r>
          <w:t xml:space="preserve"> </w:t>
        </w:r>
      </w:ins>
      <w:ins w:id="13686" w:author="PR Preview" w:date="2026-01-01T00:00:00Z">
        <w:r>
          <w:t xml:space="preserve">of an eigenvector</w:t>
        </w:r>
      </w:ins>
      <w:ins w:id="13687" w:author="PR Preview" w:date="2026-01-01T00:00:00Z">
        <w:r>
          <w:t xml:space="preserve"> </w:t>
        </w:r>
      </w:ins>
      <w:ins w:id="13688" w:author="PR Preview" w:date="2026-01-01T00:00:00Z">
        <w:r>
          <w:t xml:space="preserve">is also an eigenvector for the same</w:t>
        </w:r>
      </w:ins>
      <w:ins w:id="13689" w:author="PR Preview" w:date="2026-01-01T00:00:00Z">
        <w:r>
          <w:t xml:space="preserve"> </w:t>
        </w:r>
      </w:ins>
      <m:oMath>
        <m:r>
          <m:t>λ</m:t>
        </m:r>
      </m:oMath>
      <w:ins w:id="13690" w:author="PR Preview" w:date="2026-01-01T00:00:00Z">
        <w:r>
          <w:t xml:space="preserve">:</w:t>
        </w:r>
      </w:ins>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ins w:id="13691" w:author="PR Preview" w:date="2026-01-01T00:00:00Z">
        <w:r>
          <w:t xml:space="preserve">For example, in</w:t>
        </w:r>
      </w:ins>
      <w:ins w:id="13692" w:author="PR Preview" w:date="2026-01-01T00:00:00Z">
        <w:r>
          <w:t xml:space="preserve"> </w:t>
        </w:r>
      </w:ins>
      <w:hyperlink w:anchor="exm-eigenvalue">
        <w:ins w:id="13693" w:author="PR Preview" w:date="2026-01-01T00:00:00Z">
          <w:r>
            <w:rPr>
              <w:rStyle w:val="Hyperlink"/>
            </w:rPr>
            <w:t xml:space="preserve">Example 140</w:t>
          </w:r>
        </w:ins>
      </w:hyperlink>
      <w:ins w:id="13694" w:author="PR Preview" w:date="2026-01-01T00:00:00Z">
        <w:r>
          <w:t xml:space="preserve">,</w:t>
        </w:r>
      </w:ins>
      <w:ins w:id="13695"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13696" w:author="PR Preview" w:date="2026-01-01T00:00:00Z">
        <w:r>
          <w:t xml:space="preserve"> </w:t>
        </w:r>
      </w:ins>
      <w:ins w:id="13697" w:author="PR Preview" w:date="2026-01-01T00:00:00Z">
        <w:r>
          <w:t xml:space="preserve">is also an eigenvector for the eigenvalue</w:t>
        </w:r>
      </w:ins>
      <w:ins w:id="13698" w:author="PR Preview" w:date="2026-01-01T00:00:00Z">
        <w:r>
          <w:t xml:space="preserve"> </w:t>
        </w:r>
      </w:ins>
      <m:oMath>
        <m:r>
          <m:t>3</m:t>
        </m:r>
      </m:oMath>
      <w:ins w:id="13699"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53"/>
    <w:bookmarkStart w:id="454" w:name="exm-not-eigenvector"/>
    <w:p>
      <w:pPr>
        <w:pStyle w:val="FirstParagraph"/>
      </w:pPr>
      <w:ins w:id="13700" w:author="PR Preview" w:date="2026-01-01T00:00:00Z">
        <w:r>
          <w:rPr>
            <w:b/>
            <w:bCs/>
          </w:rPr>
          <w:t xml:space="preserve">Example 141 (A vector that is not an eigenvector)</w:t>
        </w:r>
      </w:ins>
      <w:ins w:id="13701" w:author="PR Preview" w:date="2026-01-01T00:00:00Z">
        <w:r>
          <w:t xml:space="preserve"> </w:t>
        </w:r>
      </w:ins>
      <w:ins w:id="13702" w:author="PR Preview" w:date="2026-01-01T00:00:00Z">
        <w:r>
          <w:t xml:space="preserve">For the same</w:t>
        </w:r>
      </w:ins>
      <w:ins w:id="13703" w:author="PR Preview" w:date="2026-01-01T00:00:00Z">
        <w:r>
          <w:t xml:space="preserve"> </w:t>
        </w:r>
      </w:ins>
      <m:oMath>
        <m:r>
          <m:rPr>
            <m:sty m:val="bi"/>
          </m:rPr>
          <m:t>A</m:t>
        </m:r>
      </m:oMath>
      <w:ins w:id="13704" w:author="PR Preview" w:date="2026-01-01T00:00:00Z">
        <w:r>
          <w:t xml:space="preserve">,</w:t>
        </w:r>
      </w:ins>
      <w:ins w:id="13705" w:author="PR Preview" w:date="2026-01-01T00:00:00Z">
        <w:r>
          <w:t xml:space="preserve"> </w:t>
        </w:r>
      </w:ins>
      <m:oMath>
        <m:r>
          <m:rPr>
            <m:sty m:val="p"/>
          </m:rPr>
          <m:t>(</m:t>
        </m:r>
        <m:r>
          <m:t>1</m:t>
        </m:r>
        <m:r>
          <m:rPr>
            <m:sty m:val="p"/>
          </m:rPr>
          <m:t>,</m:t>
        </m:r>
        <m:r>
          <m:t>0</m:t>
        </m:r>
        <m:r>
          <m:rPr>
            <m:sty m:val="p"/>
          </m:rPr>
          <m:t>)</m:t>
        </m:r>
      </m:oMath>
      <w:ins w:id="13706" w:author="PR Preview" w:date="2026-01-01T00:00:00Z">
        <w:r>
          <w:t xml:space="preserve"> </w:t>
        </w:r>
      </w:ins>
      <w:ins w:id="13707"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54"/>
    <w:bookmarkStart w:id="456" w:name="rem-real-eigenvalues"/>
    <w:p>
      <w:pPr>
        <w:pStyle w:val="BodyText"/>
      </w:pPr>
      <w:del w:id="13708" w:author="PR Preview" w:date="2026-01-01T00:00:00Z">
        <w:r>
          <w:rPr>
            <w:i/>
            <w:iCs/>
          </w:rPr>
          <w:delText xml:space="preserve">Remark 29</w:delText>
        </w:r>
      </w:del>
      <w:del w:id="13709" w:author="PR Preview" w:date="2026-01-01T00:00:00Z">
        <w:r>
          <w:delText xml:space="preserve"> (Real and complex eigenvalues). </w:delText>
        </w:r>
      </w:del>
      <w:del w:id="13710" w:author="PR Preview" w:date="2026-01-01T00:00:00Z">
        <w:r>
          <w:delText xml:space="preserve">These notes take</w:delText>
        </w:r>
      </w:del>
      <w:del w:id="13711" w:author="PR Preview" w:date="2026-01-01T00:00:00Z">
        <w:r>
          <w:delText xml:space="preserve"> </w:delText>
        </w:r>
      </w:del>
      <m:oMath>
        <m:r>
          <m:t>λ</m:t>
        </m:r>
      </m:oMath>
      <w:del w:id="13712" w:author="PR Preview" w:date="2026-01-01T00:00:00Z">
        <w:r>
          <w:delText xml:space="preserve"> </w:delText>
        </w:r>
      </w:del>
      <w:del w:id="13713" w:author="PR Preview" w:date="2026-01-01T00:00:00Z">
        <w:r>
          <w:delText xml:space="preserve">and</w:delText>
        </w:r>
      </w:del>
      <w:del w:id="13714" w:author="PR Preview" w:date="2026-01-01T00:00:00Z">
        <w:r>
          <w:delText xml:space="preserve"> </w:delText>
        </w:r>
      </w:del>
      <m:oMath>
        <m:acc>
          <m:accPr>
            <m:chr m:val="̃"/>
          </m:accPr>
          <m:e>
            <m:r>
              <m:t>v</m:t>
            </m:r>
          </m:e>
        </m:acc>
      </m:oMath>
      <w:del w:id="13715" w:author="PR Preview" w:date="2026-01-01T00:00:00Z">
        <w:r>
          <w:delText xml:space="preserve"> </w:delText>
        </w:r>
      </w:del>
      <w:del w:id="13716" w:author="PR Preview" w:date="2026-01-01T00:00:00Z">
        <w:r>
          <w:delText xml:space="preserve">to be real.</w:delText>
        </w:r>
      </w:del>
      <w:del w:id="13717" w:author="PR Preview" w:date="2026-01-01T00:00:00Z">
        <w:r>
          <w:delText xml:space="preserve"> </w:delText>
        </w:r>
      </w:del>
      <w:del w:id="13718" w:author="PR Preview" w:date="2026-01-01T00:00:00Z">
        <w:r>
          <w:delText xml:space="preserve">Banerjee and Roy (2014, chap. 11, Definition 11.1, pp. 312-313)</w:delText>
        </w:r>
      </w:del>
      <w:del w:id="13719" w:author="PR Preview" w:date="2026-01-01T00:00:00Z">
        <w:r>
          <w:delText xml:space="preserve"> </w:delText>
        </w:r>
      </w:del>
      <w:del w:id="13720" w:author="PR Preview" w:date="2026-01-01T00:00:00Z">
        <w:r>
          <w:delText xml:space="preserve">also allows</w:delText>
        </w:r>
      </w:del>
      <w:del w:id="13721" w:author="PR Preview" w:date="2026-01-01T00:00:00Z">
        <w:r>
          <w:delText xml:space="preserve"> </w:delText>
        </w:r>
      </w:del>
      <w:hyperlink r:id="rId455">
        <w:del w:id="13722" w:author="PR Preview" w:date="2026-01-01T00:00:00Z">
          <w:r>
            <w:rPr>
              <w:rStyle w:val="Hyperlink"/>
            </w:rPr>
            <w:delText xml:space="preserve">complex</w:delText>
          </w:r>
        </w:del>
      </w:hyperlink>
      <w:del w:id="13723" w:author="PR Preview" w:date="2026-01-01T00:00:00Z">
        <w:r>
          <w:delText xml:space="preserve"> </w:delText>
        </w:r>
      </w:del>
      <w:del w:id="13724" w:author="PR Preview" w:date="2026-01-01T00:00:00Z">
        <w:r>
          <w:delText xml:space="preserve">eigenvalues and eigenvectors,</w:delText>
        </w:r>
      </w:del>
      <w:del w:id="13725" w:author="PR Preview" w:date="2026-01-01T00:00:00Z">
        <w:r>
          <w:delText xml:space="preserve"> </w:delText>
        </w:r>
      </w:del>
      <w:del w:id="13726" w:author="PR Preview" w:date="2026-01-01T00:00:00Z">
        <w:r>
          <w:delText xml:space="preserve">because some real matrices, such as a rotation by</w:delText>
        </w:r>
      </w:del>
      <w:del w:id="13727" w:author="PR Preview" w:date="2026-01-01T00:00:00Z">
        <w:r>
          <w:delText xml:space="preserve"> </w:delText>
        </w:r>
      </w:del>
      <m:oMath>
        <m:r>
          <m:t>90</m:t>
        </m:r>
      </m:oMath>
      <w:del w:id="13728" w:author="PR Preview" w:date="2026-01-01T00:00:00Z">
        <w:r>
          <w:delText xml:space="preserve"> </w:delText>
        </w:r>
      </w:del>
      <w:del w:id="13729" w:author="PR Preview" w:date="2026-01-01T00:00:00Z">
        <w:r>
          <w:delText xml:space="preserve">degrees,</w:delText>
        </w:r>
      </w:del>
      <w:del w:id="13730" w:author="PR Preview" w:date="2026-01-01T00:00:00Z">
        <w:r>
          <w:delText xml:space="preserve"> </w:delText>
        </w:r>
      </w:del>
      <w:del w:id="13731" w:author="PR Preview" w:date="2026-01-01T00:00:00Z">
        <w:r>
          <w:delText xml:space="preserve">have no real eigenvalues</w:delText>
        </w:r>
      </w:del>
      <w:del w:id="13732" w:author="PR Preview" w:date="2026-01-01T00:00:00Z">
        <w:r>
          <w:delText xml:space="preserve"> </w:delText>
        </w:r>
      </w:del>
      <w:del w:id="13733" w:author="PR Preview" w:date="2026-01-01T00:00:00Z">
        <w:r>
          <w:delText xml:space="preserve">(Banerjee and Roy 2014, chap. 11, Example 11.2, p. 312)</w:delText>
        </w:r>
      </w:del>
      <w:del w:id="13734" w:author="PR Preview" w:date="2026-01-01T00:00:00Z">
        <w:r>
          <w:delText xml:space="preserve">.</w:delText>
        </w:r>
      </w:del>
    </w:p>
    <w:p>
      <w:pPr>
        <w:pStyle w:val="BodyText"/>
      </w:pPr>
      <w:ins w:id="13735" w:author="PR Preview" w:date="2026-01-01T00:00:00Z">
        <w:r>
          <w:rPr>
            <w:i/>
            <w:iCs/>
          </w:rPr>
          <w:t xml:space="preserve">Remark 36</w:t>
        </w:r>
      </w:ins>
      <w:ins w:id="13736" w:author="PR Preview" w:date="2026-01-01T00:00:00Z">
        <w:r>
          <w:t xml:space="preserve"> (Real and complex eigenvalues). </w:t>
        </w:r>
      </w:ins>
      <w:ins w:id="13737" w:author="PR Preview" w:date="2026-01-01T00:00:00Z">
        <w:r>
          <w:t xml:space="preserve">These notes take</w:t>
        </w:r>
      </w:ins>
      <w:ins w:id="13738" w:author="PR Preview" w:date="2026-01-01T00:00:00Z">
        <w:r>
          <w:t xml:space="preserve"> </w:t>
        </w:r>
      </w:ins>
      <m:oMath>
        <m:r>
          <m:t>λ</m:t>
        </m:r>
      </m:oMath>
      <w:ins w:id="13739" w:author="PR Preview" w:date="2026-01-01T00:00:00Z">
        <w:r>
          <w:t xml:space="preserve"> </w:t>
        </w:r>
      </w:ins>
      <w:ins w:id="13740" w:author="PR Preview" w:date="2026-01-01T00:00:00Z">
        <w:r>
          <w:t xml:space="preserve">and</w:t>
        </w:r>
      </w:ins>
      <w:ins w:id="13741" w:author="PR Preview" w:date="2026-01-01T00:00:00Z">
        <w:r>
          <w:t xml:space="preserve"> </w:t>
        </w:r>
      </w:ins>
      <m:oMath>
        <m:acc>
          <m:accPr>
            <m:chr m:val="̃"/>
          </m:accPr>
          <m:e>
            <m:r>
              <m:t>v</m:t>
            </m:r>
          </m:e>
        </m:acc>
      </m:oMath>
      <w:ins w:id="13742" w:author="PR Preview" w:date="2026-01-01T00:00:00Z">
        <w:r>
          <w:t xml:space="preserve"> </w:t>
        </w:r>
      </w:ins>
      <w:ins w:id="13743" w:author="PR Preview" w:date="2026-01-01T00:00:00Z">
        <w:r>
          <w:t xml:space="preserve">to be real.</w:t>
        </w:r>
      </w:ins>
      <w:ins w:id="13744" w:author="PR Preview" w:date="2026-01-01T00:00:00Z">
        <w:r>
          <w:t xml:space="preserve"> </w:t>
        </w:r>
      </w:ins>
      <w:ins w:id="13745" w:author="PR Preview" w:date="2026-01-01T00:00:00Z">
        <w:r>
          <w:t xml:space="preserve">Banerjee and Roy (2014, chap. 11, Definition 11.1, pp. 312-313)</w:t>
        </w:r>
      </w:ins>
      <w:ins w:id="13746" w:author="PR Preview" w:date="2026-01-01T00:00:00Z">
        <w:r>
          <w:t xml:space="preserve"> </w:t>
        </w:r>
      </w:ins>
      <w:ins w:id="13747" w:author="PR Preview" w:date="2026-01-01T00:00:00Z">
        <w:r>
          <w:t xml:space="preserve">also allows</w:t>
        </w:r>
      </w:ins>
      <w:ins w:id="13748" w:author="PR Preview" w:date="2026-01-01T00:00:00Z">
        <w:r>
          <w:t xml:space="preserve"> </w:t>
        </w:r>
      </w:ins>
      <w:hyperlink r:id="rId455">
        <w:ins w:id="13749" w:author="PR Preview" w:date="2026-01-01T00:00:00Z">
          <w:r>
            <w:rPr>
              <w:rStyle w:val="Hyperlink"/>
            </w:rPr>
            <w:t xml:space="preserve">complex</w:t>
          </w:r>
        </w:ins>
      </w:hyperlink>
      <w:ins w:id="13750" w:author="PR Preview" w:date="2026-01-01T00:00:00Z">
        <w:r>
          <w:t xml:space="preserve"> </w:t>
        </w:r>
      </w:ins>
      <w:ins w:id="13751" w:author="PR Preview" w:date="2026-01-01T00:00:00Z">
        <w:r>
          <w:t xml:space="preserve">eigenvalues and eigenvectors,</w:t>
        </w:r>
      </w:ins>
      <w:ins w:id="13752" w:author="PR Preview" w:date="2026-01-01T00:00:00Z">
        <w:r>
          <w:t xml:space="preserve"> </w:t>
        </w:r>
      </w:ins>
      <w:ins w:id="13753" w:author="PR Preview" w:date="2026-01-01T00:00:00Z">
        <w:r>
          <w:t xml:space="preserve">because some real matrices, such as a rotation by</w:t>
        </w:r>
      </w:ins>
      <w:ins w:id="13754" w:author="PR Preview" w:date="2026-01-01T00:00:00Z">
        <w:r>
          <w:t xml:space="preserve"> </w:t>
        </w:r>
      </w:ins>
      <m:oMath>
        <m:r>
          <m:t>90</m:t>
        </m:r>
      </m:oMath>
      <w:ins w:id="13755" w:author="PR Preview" w:date="2026-01-01T00:00:00Z">
        <w:r>
          <w:t xml:space="preserve"> </w:t>
        </w:r>
      </w:ins>
      <w:ins w:id="13756" w:author="PR Preview" w:date="2026-01-01T00:00:00Z">
        <w:r>
          <w:t xml:space="preserve">degrees,</w:t>
        </w:r>
      </w:ins>
      <w:ins w:id="13757" w:author="PR Preview" w:date="2026-01-01T00:00:00Z">
        <w:r>
          <w:t xml:space="preserve"> </w:t>
        </w:r>
      </w:ins>
      <w:ins w:id="13758" w:author="PR Preview" w:date="2026-01-01T00:00:00Z">
        <w:r>
          <w:t xml:space="preserve">have no real eigenvalues</w:t>
        </w:r>
      </w:ins>
      <w:ins w:id="13759" w:author="PR Preview" w:date="2026-01-01T00:00:00Z">
        <w:r>
          <w:t xml:space="preserve"> </w:t>
        </w:r>
      </w:ins>
      <w:ins w:id="13760" w:author="PR Preview" w:date="2026-01-01T00:00:00Z">
        <w:r>
          <w:t xml:space="preserve">(Banerjee and Roy 2014, chap. 11, Example 11.2, p. 312)</w:t>
        </w:r>
      </w:ins>
      <w:ins w:id="13761" w:author="PR Preview" w:date="2026-01-01T00:00:00Z">
        <w:r>
          <w:t xml:space="preserve">.</w:t>
        </w:r>
      </w:ins>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5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7" name="Picture"/>
                  <a:graphic>
                    <a:graphicData uri="http://schemas.openxmlformats.org/drawingml/2006/picture">
                      <pic:pic>
                        <pic:nvPicPr>
                          <pic:cNvPr descr="/opt/quarto/share/formats/docx/tip.png" id="45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5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60" w:name="thm-spectral"/>
    <w:p>
      <w:pPr>
        <w:pStyle w:val="FirstParagraph"/>
      </w:pPr>
      <w:del w:id="13762" w:author="PR Preview" w:date="2026-01-01T00:00:00Z">
        <w:r>
          <w:rPr>
            <w:b/>
            <w:bCs/>
          </w:rPr>
          <w:delText xml:space="preserve">Theorem 72 (Spectral theorem for symmetric matrices)</w:delText>
        </w:r>
      </w:del>
      <w:del w:id="13763" w:author="PR Preview" w:date="2026-01-01T00:00:00Z">
        <w:r>
          <w:delText xml:space="preserve"> </w:delText>
        </w:r>
      </w:del>
      <w:del w:id="13764" w:author="PR Preview" w:date="2026-01-01T00:00:00Z">
        <w:r>
          <w:delText xml:space="preserve">If</w:delText>
        </w:r>
      </w:del>
      <w:del w:id="13765" w:author="PR Preview" w:date="2026-01-01T00:00:00Z">
        <w:r>
          <w:delText xml:space="preserve"> </w:delText>
        </w:r>
      </w:del>
      <m:oMath>
        <m:r>
          <m:rPr>
            <m:sty m:val="bi"/>
          </m:rPr>
          <m:t>A</m:t>
        </m:r>
      </m:oMath>
      <w:del w:id="13766" w:author="PR Preview" w:date="2026-01-01T00:00:00Z">
        <w:r>
          <w:delText xml:space="preserve"> </w:delText>
        </w:r>
      </w:del>
      <w:del w:id="13767" w:author="PR Preview" w:date="2026-01-01T00:00:00Z">
        <w:r>
          <w:delText xml:space="preserve">is a</w:delText>
        </w:r>
      </w:del>
      <w:del w:id="13768" w:author="PR Preview" w:date="2026-01-01T00:00:00Z">
        <w:r>
          <w:delText xml:space="preserve"> </w:delText>
        </w:r>
      </w:del>
      <m:oMath>
        <m:r>
          <m:t>p</m:t>
        </m:r>
        <m:r>
          <m:rPr>
            <m:sty m:val="p"/>
          </m:rPr>
          <m:t>×</m:t>
        </m:r>
        <m:r>
          <m:t>p</m:t>
        </m:r>
      </m:oMath>
      <w:del w:id="13769" w:author="PR Preview" w:date="2026-01-01T00:00:00Z">
        <w:r>
          <w:delText xml:space="preserve"> </w:delText>
        </w:r>
      </w:del>
      <w:del w:id="13770" w:author="PR Preview" w:date="2026-01-01T00:00:00Z">
        <w:r>
          <w:delText xml:space="preserve">symmetric matrix (</w:delText>
        </w:r>
      </w:del>
      <w:hyperlink w:anchor="def-symmetric-matrix">
        <w:del w:id="13771" w:author="PR Preview" w:date="2026-01-01T00:00:00Z">
          <w:r>
            <w:rPr>
              <w:rStyle w:val="Hyperlink"/>
            </w:rPr>
            <w:delText xml:space="preserve">Definition 69</w:delText>
          </w:r>
        </w:del>
      </w:hyperlink>
      <w:del w:id="13772" w:author="PR Preview" w:date="2026-01-01T00:00:00Z">
        <w:r>
          <w:delText xml:space="preserve">)</w:delText>
        </w:r>
      </w:del>
      <w:del w:id="13773" w:author="PR Preview" w:date="2026-01-01T00:00:00Z">
        <w:r>
          <w:delText xml:space="preserve"> </w:delText>
        </w:r>
      </w:del>
      <w:del w:id="13774" w:author="PR Preview" w:date="2026-01-01T00:00:00Z">
        <w:r>
          <w:delText xml:space="preserve">with real entries,</w:delText>
        </w:r>
      </w:del>
      <w:del w:id="13775" w:author="PR Preview" w:date="2026-01-01T00:00:00Z">
        <w:r>
          <w:delText xml:space="preserve"> </w:delText>
        </w:r>
      </w:del>
      <w:del w:id="13776" w:author="PR Preview" w:date="2026-01-01T00:00:00Z">
        <w:r>
          <w:delText xml:space="preserve">then there are a</w:delText>
        </w:r>
      </w:del>
      <w:del w:id="13777" w:author="PR Preview" w:date="2026-01-01T00:00:00Z">
        <w:r>
          <w:delText xml:space="preserve"> </w:delText>
        </w:r>
      </w:del>
      <m:oMath>
        <m:r>
          <m:t>p</m:t>
        </m:r>
        <m:r>
          <m:rPr>
            <m:sty m:val="p"/>
          </m:rPr>
          <m:t>×</m:t>
        </m:r>
        <m:r>
          <m:t>p</m:t>
        </m:r>
      </m:oMath>
      <w:del w:id="13778" w:author="PR Preview" w:date="2026-01-01T00:00:00Z">
        <w:r>
          <w:delText xml:space="preserve"> </w:delText>
        </w:r>
      </w:del>
      <w:del w:id="13779" w:author="PR Preview" w:date="2026-01-01T00:00:00Z">
        <w:r>
          <w:delText xml:space="preserve">orthogonal matrix</w:delText>
        </w:r>
      </w:del>
      <w:del w:id="13780" w:author="PR Preview" w:date="2026-01-01T00:00:00Z">
        <w:r>
          <w:delText xml:space="preserve"> </w:delText>
        </w:r>
      </w:del>
      <m:oMath>
        <m:r>
          <m:rPr>
            <m:sty m:val="bi"/>
          </m:rPr>
          <m:t>Q</m:t>
        </m:r>
      </m:oMath>
      <w:del w:id="13781" w:author="PR Preview" w:date="2026-01-01T00:00:00Z">
        <w:r>
          <w:delText xml:space="preserve"> </w:delText>
        </w:r>
      </w:del>
      <w:del w:id="13782" w:author="PR Preview" w:date="2026-01-01T00:00:00Z">
        <w:r>
          <w:delText xml:space="preserve">(</w:delText>
        </w:r>
      </w:del>
      <w:hyperlink w:anchor="def-orthogonal-matrix">
        <w:del w:id="13783" w:author="PR Preview" w:date="2026-01-01T00:00:00Z">
          <w:r>
            <w:rPr>
              <w:rStyle w:val="Hyperlink"/>
            </w:rPr>
            <w:delText xml:space="preserve">Definition 76</w:delText>
          </w:r>
        </w:del>
      </w:hyperlink>
      <w:del w:id="13784" w:author="PR Preview" w:date="2026-01-01T00:00:00Z">
        <w:r>
          <w:delText xml:space="preserve">)</w:delText>
        </w:r>
      </w:del>
      <w:del w:id="13785" w:author="PR Preview" w:date="2026-01-01T00:00:00Z">
        <w:r>
          <w:delText xml:space="preserve"> </w:delText>
        </w:r>
      </w:del>
      <w:del w:id="13786" w:author="PR Preview" w:date="2026-01-01T00:00:00Z">
        <w:r>
          <w:delText xml:space="preserve">and a</w:delText>
        </w:r>
      </w:del>
      <w:del w:id="13787" w:author="PR Preview" w:date="2026-01-01T00:00:00Z">
        <w:r>
          <w:delText xml:space="preserve"> </w:delText>
        </w:r>
      </w:del>
      <m:oMath>
        <m:r>
          <m:t>p</m:t>
        </m:r>
        <m:r>
          <m:rPr>
            <m:sty m:val="p"/>
          </m:rPr>
          <m:t>×</m:t>
        </m:r>
        <m:r>
          <m:t>p</m:t>
        </m:r>
      </m:oMath>
      <w:del w:id="13788" w:author="PR Preview" w:date="2026-01-01T00:00:00Z">
        <w:r>
          <w:delText xml:space="preserve"> </w:delText>
        </w:r>
      </w:del>
      <w:del w:id="13789" w:author="PR Preview" w:date="2026-01-01T00:00:00Z">
        <w:r>
          <w:delText xml:space="preserve">diagonal matrix</w:delText>
        </w:r>
      </w:del>
      <w:del w:id="13790" w:author="PR Preview" w:date="2026-01-01T00:00:00Z">
        <w:r>
          <w:delText xml:space="preserve"> </w:delText>
        </w:r>
      </w:del>
      <m:oMath>
        <m:r>
          <m:rPr>
            <m:sty m:val="b"/>
          </m:rPr>
          <m:t>Λ</m:t>
        </m:r>
      </m:oMath>
      <w:del w:id="13791" w:author="PR Preview" w:date="2026-01-01T00:00:00Z">
        <w:r>
          <w:delText xml:space="preserve"> </w:delText>
        </w:r>
      </w:del>
      <w:del w:id="13792" w:author="PR Preview" w:date="2026-01-01T00:00:00Z">
        <w:r>
          <w:delText xml:space="preserve">(</w:delText>
        </w:r>
      </w:del>
      <w:hyperlink w:anchor="def-diagonal-matrix">
        <w:del w:id="13793" w:author="PR Preview" w:date="2026-01-01T00:00:00Z">
          <w:r>
            <w:rPr>
              <w:rStyle w:val="Hyperlink"/>
            </w:rPr>
            <w:delText xml:space="preserve">Definition 70</w:delText>
          </w:r>
        </w:del>
      </w:hyperlink>
      <w:del w:id="13794" w:author="PR Preview" w:date="2026-01-01T00:00:00Z">
        <w:r>
          <w:delText xml:space="preserve">)</w:delText>
        </w:r>
      </w:del>
      <w:del w:id="13795" w:author="PR Preview" w:date="2026-01-01T00:00:00Z">
        <w:r>
          <w:delText xml:space="preserve"> </w:delText>
        </w:r>
      </w:del>
      <w:del w:id="13796" w:author="PR Preview" w:date="2026-01-01T00:00:00Z">
        <w:r>
          <w:delText xml:space="preserve">with real diagonal entries</w:delText>
        </w:r>
      </w:del>
      <w:del w:id="13797"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3798" w:author="PR Preview" w:date="2026-01-01T00:00:00Z">
        <w:r>
          <w:delText xml:space="preserve"> </w:delText>
        </w:r>
      </w:del>
      <w:del w:id="13799"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del w:id="13800" w:author="PR Preview" w:date="2026-01-01T00:00:00Z">
        <w:r>
          <w:delText xml:space="preserve">Each</w:delText>
        </w:r>
      </w:del>
      <w:del w:id="13801" w:author="PR Preview" w:date="2026-01-01T00:00:00Z">
        <w:r>
          <w:delText xml:space="preserve"> </w:delText>
        </w:r>
      </w:del>
      <m:oMath>
        <m:sSub>
          <m:e>
            <m:r>
              <m:t>λ</m:t>
            </m:r>
          </m:e>
          <m:sub>
            <m:r>
              <m:t>i</m:t>
            </m:r>
          </m:sub>
        </m:sSub>
      </m:oMath>
      <w:del w:id="13802" w:author="PR Preview" w:date="2026-01-01T00:00:00Z">
        <w:r>
          <w:delText xml:space="preserve"> </w:delText>
        </w:r>
      </w:del>
      <w:del w:id="13803" w:author="PR Preview" w:date="2026-01-01T00:00:00Z">
        <w:r>
          <w:delText xml:space="preserve">is an eigenvalue of</w:delText>
        </w:r>
      </w:del>
      <w:del w:id="13804" w:author="PR Preview" w:date="2026-01-01T00:00:00Z">
        <w:r>
          <w:delText xml:space="preserve"> </w:delText>
        </w:r>
      </w:del>
      <m:oMath>
        <m:r>
          <m:rPr>
            <m:sty m:val="bi"/>
          </m:rPr>
          <m:t>A</m:t>
        </m:r>
      </m:oMath>
      <w:del w:id="13805" w:author="PR Preview" w:date="2026-01-01T00:00:00Z">
        <w:r>
          <w:delText xml:space="preserve"> </w:delText>
        </w:r>
      </w:del>
      <w:del w:id="13806" w:author="PR Preview" w:date="2026-01-01T00:00:00Z">
        <w:r>
          <w:delText xml:space="preserve">(</w:delText>
        </w:r>
      </w:del>
      <w:hyperlink w:anchor="def-eigenvalue">
        <w:del w:id="13807" w:author="PR Preview" w:date="2026-01-01T00:00:00Z">
          <w:r>
            <w:rPr>
              <w:rStyle w:val="Hyperlink"/>
            </w:rPr>
            <w:delText xml:space="preserve">Definition 82</w:delText>
          </w:r>
        </w:del>
      </w:hyperlink>
      <w:del w:id="13808" w:author="PR Preview" w:date="2026-01-01T00:00:00Z">
        <w:r>
          <w:delText xml:space="preserve">),</w:delText>
        </w:r>
      </w:del>
      <w:del w:id="13809" w:author="PR Preview" w:date="2026-01-01T00:00:00Z">
        <w:r>
          <w:delText xml:space="preserve"> </w:delText>
        </w:r>
      </w:del>
      <w:del w:id="13810" w:author="PR Preview" w:date="2026-01-01T00:00:00Z">
        <w:r>
          <w:delText xml:space="preserve">and column</w:delText>
        </w:r>
      </w:del>
      <w:del w:id="13811" w:author="PR Preview" w:date="2026-01-01T00:00:00Z">
        <w:r>
          <w:delText xml:space="preserve"> </w:delText>
        </w:r>
      </w:del>
      <m:oMath>
        <m:r>
          <m:t>i</m:t>
        </m:r>
      </m:oMath>
      <w:del w:id="13812" w:author="PR Preview" w:date="2026-01-01T00:00:00Z">
        <w:r>
          <w:delText xml:space="preserve"> </w:delText>
        </w:r>
      </w:del>
      <w:del w:id="13813" w:author="PR Preview" w:date="2026-01-01T00:00:00Z">
        <w:r>
          <w:delText xml:space="preserve">of</w:delText>
        </w:r>
      </w:del>
      <w:del w:id="13814" w:author="PR Preview" w:date="2026-01-01T00:00:00Z">
        <w:r>
          <w:delText xml:space="preserve"> </w:delText>
        </w:r>
      </w:del>
      <m:oMath>
        <m:r>
          <m:rPr>
            <m:sty m:val="bi"/>
          </m:rPr>
          <m:t>Q</m:t>
        </m:r>
      </m:oMath>
      <w:del w:id="13815" w:author="PR Preview" w:date="2026-01-01T00:00:00Z">
        <w:r>
          <w:delText xml:space="preserve"> </w:delText>
        </w:r>
      </w:del>
      <w:del w:id="13816" w:author="PR Preview" w:date="2026-01-01T00:00:00Z">
        <w:r>
          <w:delText xml:space="preserve">is an eigenvector of</w:delText>
        </w:r>
      </w:del>
      <w:del w:id="13817" w:author="PR Preview" w:date="2026-01-01T00:00:00Z">
        <w:r>
          <w:delText xml:space="preserve"> </w:delText>
        </w:r>
      </w:del>
      <m:oMath>
        <m:r>
          <m:rPr>
            <m:sty m:val="bi"/>
          </m:rPr>
          <m:t>A</m:t>
        </m:r>
      </m:oMath>
      <w:del w:id="13818" w:author="PR Preview" w:date="2026-01-01T00:00:00Z">
        <w:r>
          <w:delText xml:space="preserve"> </w:delText>
        </w:r>
      </w:del>
      <w:del w:id="13819" w:author="PR Preview" w:date="2026-01-01T00:00:00Z">
        <w:r>
          <w:delText xml:space="preserve">for</w:delText>
        </w:r>
      </w:del>
      <w:del w:id="13820" w:author="PR Preview" w:date="2026-01-01T00:00:00Z">
        <w:r>
          <w:delText xml:space="preserve"> </w:delText>
        </w:r>
      </w:del>
      <m:oMath>
        <m:sSub>
          <m:e>
            <m:r>
              <m:t>λ</m:t>
            </m:r>
          </m:e>
          <m:sub>
            <m:r>
              <m:t>i</m:t>
            </m:r>
          </m:sub>
        </m:sSub>
      </m:oMath>
      <w:del w:id="13821" w:author="PR Preview" w:date="2026-01-01T00:00:00Z">
        <w:r>
          <w:delText xml:space="preserve">.</w:delText>
        </w:r>
      </w:del>
    </w:p>
    <w:p>
      <w:pPr>
        <w:pStyle w:val="BodyText"/>
      </w:pPr>
      <w:del w:id="13822" w:author="PR Preview" w:date="2026-01-01T00:00:00Z">
        <w:r>
          <w:rPr>
            <w:i/>
            <w:iCs/>
          </w:rPr>
          <w:delText xml:space="preserve">Remark 30</w:delText>
        </w:r>
      </w:del>
      <w:del w:id="13823" w:author="PR Preview" w:date="2026-01-01T00:00:00Z">
        <w:r>
          <w:delText xml:space="preserve"> (An equivalent form of the spectral theorem). </w:delText>
        </w:r>
      </w:del>
      <w:del w:id="13824" w:author="PR Preview" w:date="2026-01-01T00:00:00Z">
        <w:r>
          <w:delText xml:space="preserve">The proof, by</w:delText>
        </w:r>
      </w:del>
      <w:del w:id="13825" w:author="PR Preview" w:date="2026-01-01T00:00:00Z">
        <w:r>
          <w:delText xml:space="preserve"> </w:delText>
        </w:r>
      </w:del>
      <w:hyperlink r:id="rId137">
        <w:del w:id="13826" w:author="PR Preview" w:date="2026-01-01T00:00:00Z">
          <w:r>
            <w:rPr>
              <w:rStyle w:val="Hyperlink"/>
            </w:rPr>
            <w:delText xml:space="preserve">induction</w:delText>
          </w:r>
        </w:del>
      </w:hyperlink>
      <w:del w:id="13827" w:author="PR Preview" w:date="2026-01-01T00:00:00Z">
        <w:r>
          <w:delText xml:space="preserve"> </w:delText>
        </w:r>
      </w:del>
      <w:del w:id="13828" w:author="PR Preview" w:date="2026-01-01T00:00:00Z">
        <w:r>
          <w:delText xml:space="preserve">on</w:delText>
        </w:r>
      </w:del>
      <w:del w:id="13829" w:author="PR Preview" w:date="2026-01-01T00:00:00Z">
        <w:r>
          <w:delText xml:space="preserve"> </w:delText>
        </w:r>
      </w:del>
      <m:oMath>
        <m:r>
          <m:t>p</m:t>
        </m:r>
      </m:oMath>
      <w:del w:id="13830" w:author="PR Preview" w:date="2026-01-01T00:00:00Z">
        <w:r>
          <w:delText xml:space="preserve">, is outside the scope of these notes;</w:delText>
        </w:r>
      </w:del>
      <w:del w:id="13831" w:author="PR Preview" w:date="2026-01-01T00:00:00Z">
        <w:r>
          <w:delText xml:space="preserve"> </w:delText>
        </w:r>
      </w:del>
      <w:del w:id="13832" w:author="PR Preview" w:date="2026-01-01T00:00:00Z">
        <w:r>
          <w:delText xml:space="preserve">see</w:delText>
        </w:r>
      </w:del>
      <w:del w:id="13833" w:author="PR Preview" w:date="2026-01-01T00:00:00Z">
        <w:r>
          <w:delText xml:space="preserve"> </w:delText>
        </w:r>
      </w:del>
      <w:del w:id="13834" w:author="PR Preview" w:date="2026-01-01T00:00:00Z">
        <w:r>
          <w:delText xml:space="preserve">Banerjee and Roy (2014, chap. 11, Theorem 11.27, p. 349)</w:delText>
        </w:r>
      </w:del>
      <w:del w:id="13835" w:author="PR Preview" w:date="2026-01-01T00:00:00Z">
        <w:r>
          <w:delText xml:space="preserve">,</w:delText>
        </w:r>
      </w:del>
      <w:del w:id="13836" w:author="PR Preview" w:date="2026-01-01T00:00:00Z">
        <w:r>
          <w:delText xml:space="preserve"> </w:delText>
        </w:r>
      </w:del>
      <w:del w:id="13837" w:author="PR Preview" w:date="2026-01-01T00:00:00Z">
        <w:r>
          <w:delText xml:space="preserve">which states the result in the equivalent form</w:delText>
        </w:r>
      </w:del>
      <w:del w:id="13838" w:author="PR Preview" w:date="2026-01-01T00:00:00Z">
        <w:r>
          <w:delText xml:space="preserve"> </w:delText>
        </w:r>
      </w:del>
      <m:oMath>
        <m:sSup>
          <m:e>
            <m:r>
              <m:rPr>
                <m:sty m:val="bi"/>
              </m:rPr>
              <m:t>Q</m:t>
            </m:r>
          </m:e>
          <m:sup>
            <m:r>
              <m:rPr>
                <m:sty m:val="p"/>
              </m:rPr>
              <m:t>⊤</m:t>
            </m:r>
          </m:sup>
        </m:sSup>
        <m:r>
          <m:rPr>
            <m:sty m:val="bi"/>
          </m:rPr>
          <m:t>A</m:t>
        </m:r>
        <m:r>
          <m:rPr>
            <m:sty m:val="bi"/>
          </m:rPr>
          <m:t>Q</m:t>
        </m:r>
        <m:r>
          <m:rPr>
            <m:sty m:val="p"/>
          </m:rPr>
          <m:t>=</m:t>
        </m:r>
        <m:r>
          <m:rPr>
            <m:sty m:val="b"/>
          </m:rPr>
          <m:t>Λ</m:t>
        </m:r>
      </m:oMath>
      <w:del w:id="13839" w:author="PR Preview" w:date="2026-01-01T00:00:00Z">
        <w:r>
          <w:delText xml:space="preserve">.</w:delText>
        </w:r>
      </w:del>
      <w:del w:id="13840" w:author="PR Preview" w:date="2026-01-01T00:00:00Z">
        <w:r>
          <w:delText xml:space="preserve"> </w:delText>
        </w:r>
      </w:del>
      <w:del w:id="13841" w:author="PR Preview" w:date="2026-01-01T00:00:00Z">
        <w:r>
          <w:delText xml:space="preserve">The two forms are equivalent because</w:delText>
        </w:r>
      </w:del>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del w:id="13842" w:author="PR Preview" w:date="2026-01-01T00:00:00Z">
        <w:r>
          <w:delText xml:space="preserve">(</w:delText>
        </w:r>
      </w:del>
      <w:hyperlink w:anchor="rem-orthogonal-matrix-columns">
        <w:del w:id="13843" w:author="PR Preview" w:date="2026-01-01T00:00:00Z">
          <w:r>
            <w:rPr>
              <w:rStyle w:val="Hyperlink"/>
            </w:rPr>
            <w:delText xml:space="preserve">Remark 23</w:delText>
          </w:r>
        </w:del>
      </w:hyperlink>
      <w:del w:id="13844" w:author="PR Preview" w:date="2026-01-01T00:00:00Z">
        <w:r>
          <w:delText xml:space="preserve">).</w:delText>
        </w:r>
      </w:del>
      <w:del w:id="13845" w:author="PR Preview" w:date="2026-01-01T00:00:00Z">
        <w:r>
          <w:delText xml:space="preserve"> </w:delText>
        </w:r>
      </w:del>
      <w:del w:id="13846" w:author="PR Preview" w:date="2026-01-01T00:00:00Z">
        <w:r>
          <w:delText xml:space="preserve">Multiplying</w:delText>
        </w:r>
      </w:del>
      <w:del w:id="13847"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3848" w:author="PR Preview" w:date="2026-01-01T00:00:00Z">
        <w:r>
          <w:delText xml:space="preserve"> </w:delText>
        </w:r>
      </w:del>
      <w:del w:id="13849" w:author="PR Preview" w:date="2026-01-01T00:00:00Z">
        <w:r>
          <w:delText xml:space="preserve">by</w:delText>
        </w:r>
      </w:del>
      <w:del w:id="13850" w:author="PR Preview" w:date="2026-01-01T00:00:00Z">
        <w:r>
          <w:delText xml:space="preserve"> </w:delText>
        </w:r>
      </w:del>
      <m:oMath>
        <m:sSup>
          <m:e>
            <m:r>
              <m:rPr>
                <m:sty m:val="bi"/>
              </m:rPr>
              <m:t>Q</m:t>
            </m:r>
          </m:e>
          <m:sup>
            <m:r>
              <m:rPr>
                <m:sty m:val="p"/>
              </m:rPr>
              <m:t>⊤</m:t>
            </m:r>
          </m:sup>
        </m:sSup>
      </m:oMath>
      <w:del w:id="13851" w:author="PR Preview" w:date="2026-01-01T00:00:00Z">
        <w:r>
          <w:delText xml:space="preserve"> </w:delText>
        </w:r>
      </w:del>
      <w:del w:id="13852" w:author="PR Preview" w:date="2026-01-01T00:00:00Z">
        <w:r>
          <w:delText xml:space="preserve">on the left and by</w:delText>
        </w:r>
      </w:del>
      <w:del w:id="13853" w:author="PR Preview" w:date="2026-01-01T00:00:00Z">
        <w:r>
          <w:delText xml:space="preserve"> </w:delText>
        </w:r>
      </w:del>
      <m:oMath>
        <m:r>
          <m:rPr>
            <m:sty m:val="bi"/>
          </m:rPr>
          <m:t>Q</m:t>
        </m:r>
      </m:oMath>
      <w:del w:id="13854" w:author="PR Preview" w:date="2026-01-01T00:00:00Z">
        <w:r>
          <w:delText xml:space="preserve"> </w:delText>
        </w:r>
      </w:del>
      <w:del w:id="13855" w:author="PR Preview" w:date="2026-01-01T00:00:00Z">
        <w:r>
          <w:delText xml:space="preserve">on the right gives</w:delText>
        </w:r>
      </w:del>
    </w:p>
    <w:p>
      <w:pPr>
        <w:pStyle w:val="FirstParagraph"/>
      </w:pPr>
      <w:ins w:id="13856" w:author="PR Preview" w:date="2026-01-01T00:00:00Z">
        <w:r>
          <w:rPr>
            <w:b/>
            <w:bCs/>
          </w:rPr>
          <w:t xml:space="preserve">Theorem 73 (Spectral theorem for symmetric matrices)</w:t>
        </w:r>
      </w:ins>
      <w:ins w:id="13857" w:author="PR Preview" w:date="2026-01-01T00:00:00Z">
        <w:r>
          <w:t xml:space="preserve"> </w:t>
        </w:r>
      </w:ins>
      <w:ins w:id="13858" w:author="PR Preview" w:date="2026-01-01T00:00:00Z">
        <w:r>
          <w:t xml:space="preserve">If</w:t>
        </w:r>
      </w:ins>
      <w:ins w:id="13859" w:author="PR Preview" w:date="2026-01-01T00:00:00Z">
        <w:r>
          <w:t xml:space="preserve"> </w:t>
        </w:r>
      </w:ins>
      <m:oMath>
        <m:r>
          <m:rPr>
            <m:sty m:val="bi"/>
          </m:rPr>
          <m:t>A</m:t>
        </m:r>
      </m:oMath>
      <w:ins w:id="13860" w:author="PR Preview" w:date="2026-01-01T00:00:00Z">
        <w:r>
          <w:t xml:space="preserve"> </w:t>
        </w:r>
      </w:ins>
      <w:ins w:id="13861" w:author="PR Preview" w:date="2026-01-01T00:00:00Z">
        <w:r>
          <w:t xml:space="preserve">is a</w:t>
        </w:r>
      </w:ins>
      <w:ins w:id="13862" w:author="PR Preview" w:date="2026-01-01T00:00:00Z">
        <w:r>
          <w:t xml:space="preserve"> </w:t>
        </w:r>
      </w:ins>
      <m:oMath>
        <m:r>
          <m:t>p</m:t>
        </m:r>
        <m:r>
          <m:rPr>
            <m:sty m:val="p"/>
          </m:rPr>
          <m:t>×</m:t>
        </m:r>
        <m:r>
          <m:t>p</m:t>
        </m:r>
      </m:oMath>
      <w:ins w:id="13863" w:author="PR Preview" w:date="2026-01-01T00:00:00Z">
        <w:r>
          <w:t xml:space="preserve"> </w:t>
        </w:r>
      </w:ins>
      <w:ins w:id="13864" w:author="PR Preview" w:date="2026-01-01T00:00:00Z">
        <w:r>
          <w:t xml:space="preserve">symmetric matrix (</w:t>
        </w:r>
      </w:ins>
      <w:hyperlink w:anchor="def-symmetric-matrix">
        <w:ins w:id="13865" w:author="PR Preview" w:date="2026-01-01T00:00:00Z">
          <w:r>
            <w:rPr>
              <w:rStyle w:val="Hyperlink"/>
            </w:rPr>
            <w:t xml:space="preserve">Definition 74</w:t>
          </w:r>
        </w:ins>
      </w:hyperlink>
      <w:ins w:id="13866" w:author="PR Preview" w:date="2026-01-01T00:00:00Z">
        <w:r>
          <w:t xml:space="preserve">)</w:t>
        </w:r>
      </w:ins>
      <w:ins w:id="13867" w:author="PR Preview" w:date="2026-01-01T00:00:00Z">
        <w:r>
          <w:t xml:space="preserve"> </w:t>
        </w:r>
      </w:ins>
      <w:ins w:id="13868" w:author="PR Preview" w:date="2026-01-01T00:00:00Z">
        <w:r>
          <w:t xml:space="preserve">with real entries,</w:t>
        </w:r>
      </w:ins>
      <w:ins w:id="13869" w:author="PR Preview" w:date="2026-01-01T00:00:00Z">
        <w:r>
          <w:t xml:space="preserve"> </w:t>
        </w:r>
      </w:ins>
      <w:ins w:id="13870" w:author="PR Preview" w:date="2026-01-01T00:00:00Z">
        <w:r>
          <w:t xml:space="preserve">then there are a</w:t>
        </w:r>
      </w:ins>
      <w:ins w:id="13871" w:author="PR Preview" w:date="2026-01-01T00:00:00Z">
        <w:r>
          <w:t xml:space="preserve"> </w:t>
        </w:r>
      </w:ins>
      <m:oMath>
        <m:r>
          <m:t>p</m:t>
        </m:r>
        <m:r>
          <m:rPr>
            <m:sty m:val="p"/>
          </m:rPr>
          <m:t>×</m:t>
        </m:r>
        <m:r>
          <m:t>p</m:t>
        </m:r>
      </m:oMath>
      <w:ins w:id="13872" w:author="PR Preview" w:date="2026-01-01T00:00:00Z">
        <w:r>
          <w:t xml:space="preserve"> </w:t>
        </w:r>
      </w:ins>
      <w:ins w:id="13873" w:author="PR Preview" w:date="2026-01-01T00:00:00Z">
        <w:r>
          <w:t xml:space="preserve">orthogonal matrix</w:t>
        </w:r>
      </w:ins>
      <w:ins w:id="13874" w:author="PR Preview" w:date="2026-01-01T00:00:00Z">
        <w:r>
          <w:t xml:space="preserve"> </w:t>
        </w:r>
      </w:ins>
      <m:oMath>
        <m:r>
          <m:rPr>
            <m:sty m:val="bi"/>
          </m:rPr>
          <m:t>Q</m:t>
        </m:r>
      </m:oMath>
      <w:ins w:id="13875" w:author="PR Preview" w:date="2026-01-01T00:00:00Z">
        <w:r>
          <w:t xml:space="preserve"> </w:t>
        </w:r>
      </w:ins>
      <w:ins w:id="13876" w:author="PR Preview" w:date="2026-01-01T00:00:00Z">
        <w:r>
          <w:t xml:space="preserve">(</w:t>
        </w:r>
      </w:ins>
      <w:hyperlink w:anchor="def-orthogonal-matrix">
        <w:ins w:id="13877" w:author="PR Preview" w:date="2026-01-01T00:00:00Z">
          <w:r>
            <w:rPr>
              <w:rStyle w:val="Hyperlink"/>
            </w:rPr>
            <w:t xml:space="preserve">Definition 81</w:t>
          </w:r>
        </w:ins>
      </w:hyperlink>
      <w:ins w:id="13878" w:author="PR Preview" w:date="2026-01-01T00:00:00Z">
        <w:r>
          <w:t xml:space="preserve">)</w:t>
        </w:r>
      </w:ins>
      <w:ins w:id="13879" w:author="PR Preview" w:date="2026-01-01T00:00:00Z">
        <w:r>
          <w:t xml:space="preserve"> </w:t>
        </w:r>
      </w:ins>
      <w:ins w:id="13880" w:author="PR Preview" w:date="2026-01-01T00:00:00Z">
        <w:r>
          <w:t xml:space="preserve">and a</w:t>
        </w:r>
      </w:ins>
      <w:ins w:id="13881" w:author="PR Preview" w:date="2026-01-01T00:00:00Z">
        <w:r>
          <w:t xml:space="preserve"> </w:t>
        </w:r>
      </w:ins>
      <m:oMath>
        <m:r>
          <m:t>p</m:t>
        </m:r>
        <m:r>
          <m:rPr>
            <m:sty m:val="p"/>
          </m:rPr>
          <m:t>×</m:t>
        </m:r>
        <m:r>
          <m:t>p</m:t>
        </m:r>
      </m:oMath>
      <w:ins w:id="13882" w:author="PR Preview" w:date="2026-01-01T00:00:00Z">
        <w:r>
          <w:t xml:space="preserve"> </w:t>
        </w:r>
      </w:ins>
      <w:ins w:id="13883" w:author="PR Preview" w:date="2026-01-01T00:00:00Z">
        <w:r>
          <w:t xml:space="preserve">diagonal matrix</w:t>
        </w:r>
      </w:ins>
      <w:ins w:id="13884" w:author="PR Preview" w:date="2026-01-01T00:00:00Z">
        <w:r>
          <w:t xml:space="preserve"> </w:t>
        </w:r>
      </w:ins>
      <m:oMath>
        <m:r>
          <m:rPr>
            <m:sty m:val="b"/>
          </m:rPr>
          <m:t>Λ</m:t>
        </m:r>
      </m:oMath>
      <w:ins w:id="13885" w:author="PR Preview" w:date="2026-01-01T00:00:00Z">
        <w:r>
          <w:t xml:space="preserve"> </w:t>
        </w:r>
      </w:ins>
      <w:ins w:id="13886" w:author="PR Preview" w:date="2026-01-01T00:00:00Z">
        <w:r>
          <w:t xml:space="preserve">(</w:t>
        </w:r>
      </w:ins>
      <w:hyperlink w:anchor="def-diagonal-matrix">
        <w:ins w:id="13887" w:author="PR Preview" w:date="2026-01-01T00:00:00Z">
          <w:r>
            <w:rPr>
              <w:rStyle w:val="Hyperlink"/>
            </w:rPr>
            <w:t xml:space="preserve">Definition 75</w:t>
          </w:r>
        </w:ins>
      </w:hyperlink>
      <w:ins w:id="13888" w:author="PR Preview" w:date="2026-01-01T00:00:00Z">
        <w:r>
          <w:t xml:space="preserve">)</w:t>
        </w:r>
      </w:ins>
      <w:ins w:id="13889" w:author="PR Preview" w:date="2026-01-01T00:00:00Z">
        <w:r>
          <w:t xml:space="preserve"> </w:t>
        </w:r>
      </w:ins>
      <w:ins w:id="13890" w:author="PR Preview" w:date="2026-01-01T00:00:00Z">
        <w:r>
          <w:t xml:space="preserve">with real diagonal entries</w:t>
        </w:r>
      </w:ins>
      <w:ins w:id="13891"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3892" w:author="PR Preview" w:date="2026-01-01T00:00:00Z">
        <w:r>
          <w:t xml:space="preserve"> </w:t>
        </w:r>
      </w:ins>
      <w:ins w:id="13893"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ins w:id="13894" w:author="PR Preview" w:date="2026-01-01T00:00:00Z">
        <w:r>
          <w:t xml:space="preserve">Each</w:t>
        </w:r>
      </w:ins>
      <w:ins w:id="13895" w:author="PR Preview" w:date="2026-01-01T00:00:00Z">
        <w:r>
          <w:t xml:space="preserve"> </w:t>
        </w:r>
      </w:ins>
      <m:oMath>
        <m:sSub>
          <m:e>
            <m:r>
              <m:t>λ</m:t>
            </m:r>
          </m:e>
          <m:sub>
            <m:r>
              <m:t>i</m:t>
            </m:r>
          </m:sub>
        </m:sSub>
      </m:oMath>
      <w:ins w:id="13896" w:author="PR Preview" w:date="2026-01-01T00:00:00Z">
        <w:r>
          <w:t xml:space="preserve"> </w:t>
        </w:r>
      </w:ins>
      <w:ins w:id="13897" w:author="PR Preview" w:date="2026-01-01T00:00:00Z">
        <w:r>
          <w:t xml:space="preserve">is an eigenvalue of</w:t>
        </w:r>
      </w:ins>
      <w:ins w:id="13898" w:author="PR Preview" w:date="2026-01-01T00:00:00Z">
        <w:r>
          <w:t xml:space="preserve"> </w:t>
        </w:r>
      </w:ins>
      <m:oMath>
        <m:r>
          <m:rPr>
            <m:sty m:val="bi"/>
          </m:rPr>
          <m:t>A</m:t>
        </m:r>
      </m:oMath>
      <w:ins w:id="13899" w:author="PR Preview" w:date="2026-01-01T00:00:00Z">
        <w:r>
          <w:t xml:space="preserve"> </w:t>
        </w:r>
      </w:ins>
      <w:ins w:id="13900" w:author="PR Preview" w:date="2026-01-01T00:00:00Z">
        <w:r>
          <w:t xml:space="preserve">(</w:t>
        </w:r>
      </w:ins>
      <w:hyperlink w:anchor="def-eigenvalue">
        <w:ins w:id="13901" w:author="PR Preview" w:date="2026-01-01T00:00:00Z">
          <w:r>
            <w:rPr>
              <w:rStyle w:val="Hyperlink"/>
            </w:rPr>
            <w:t xml:space="preserve">Definition 87</w:t>
          </w:r>
        </w:ins>
      </w:hyperlink>
      <w:ins w:id="13902" w:author="PR Preview" w:date="2026-01-01T00:00:00Z">
        <w:r>
          <w:t xml:space="preserve">),</w:t>
        </w:r>
      </w:ins>
      <w:ins w:id="13903" w:author="PR Preview" w:date="2026-01-01T00:00:00Z">
        <w:r>
          <w:t xml:space="preserve"> </w:t>
        </w:r>
      </w:ins>
      <w:ins w:id="13904" w:author="PR Preview" w:date="2026-01-01T00:00:00Z">
        <w:r>
          <w:t xml:space="preserve">and column</w:t>
        </w:r>
      </w:ins>
      <w:ins w:id="13905" w:author="PR Preview" w:date="2026-01-01T00:00:00Z">
        <w:r>
          <w:t xml:space="preserve"> </w:t>
        </w:r>
      </w:ins>
      <m:oMath>
        <m:r>
          <m:t>i</m:t>
        </m:r>
      </m:oMath>
      <w:ins w:id="13906" w:author="PR Preview" w:date="2026-01-01T00:00:00Z">
        <w:r>
          <w:t xml:space="preserve"> </w:t>
        </w:r>
      </w:ins>
      <w:ins w:id="13907" w:author="PR Preview" w:date="2026-01-01T00:00:00Z">
        <w:r>
          <w:t xml:space="preserve">of</w:t>
        </w:r>
      </w:ins>
      <w:ins w:id="13908" w:author="PR Preview" w:date="2026-01-01T00:00:00Z">
        <w:r>
          <w:t xml:space="preserve"> </w:t>
        </w:r>
      </w:ins>
      <m:oMath>
        <m:r>
          <m:rPr>
            <m:sty m:val="bi"/>
          </m:rPr>
          <m:t>Q</m:t>
        </m:r>
      </m:oMath>
      <w:ins w:id="13909" w:author="PR Preview" w:date="2026-01-01T00:00:00Z">
        <w:r>
          <w:t xml:space="preserve"> </w:t>
        </w:r>
      </w:ins>
      <w:ins w:id="13910" w:author="PR Preview" w:date="2026-01-01T00:00:00Z">
        <w:r>
          <w:t xml:space="preserve">is an eigenvector of</w:t>
        </w:r>
      </w:ins>
      <w:ins w:id="13911" w:author="PR Preview" w:date="2026-01-01T00:00:00Z">
        <w:r>
          <w:t xml:space="preserve"> </w:t>
        </w:r>
      </w:ins>
      <m:oMath>
        <m:r>
          <m:rPr>
            <m:sty m:val="bi"/>
          </m:rPr>
          <m:t>A</m:t>
        </m:r>
      </m:oMath>
      <w:ins w:id="13912" w:author="PR Preview" w:date="2026-01-01T00:00:00Z">
        <w:r>
          <w:t xml:space="preserve"> </w:t>
        </w:r>
      </w:ins>
      <w:ins w:id="13913" w:author="PR Preview" w:date="2026-01-01T00:00:00Z">
        <w:r>
          <w:t xml:space="preserve">for</w:t>
        </w:r>
      </w:ins>
      <w:ins w:id="13914" w:author="PR Preview" w:date="2026-01-01T00:00:00Z">
        <w:r>
          <w:t xml:space="preserve"> </w:t>
        </w:r>
      </w:ins>
      <m:oMath>
        <m:sSub>
          <m:e>
            <m:r>
              <m:t>λ</m:t>
            </m:r>
          </m:e>
          <m:sub>
            <m:r>
              <m:t>i</m:t>
            </m:r>
          </m:sub>
        </m:sSub>
      </m:oMath>
      <w:ins w:id="13915" w:author="PR Preview" w:date="2026-01-01T00:00:00Z">
        <w:r>
          <w:t xml:space="preserve">.</w:t>
        </w:r>
      </w:ins>
    </w:p>
    <w:bookmarkEnd w:id="460"/>
    <w:bookmarkStart w:id="461" w:name="rem-spectral-equivalent-form"/>
    <w:p>
      <w:pPr>
        <w:pStyle w:val="BodyText"/>
      </w:pPr>
      <w:ins w:id="13916" w:author="PR Preview" w:date="2026-01-01T00:00:00Z">
        <w:r>
          <w:rPr>
            <w:i/>
            <w:iCs/>
          </w:rPr>
          <w:t xml:space="preserve">Remark 37</w:t>
        </w:r>
      </w:ins>
      <w:ins w:id="13917" w:author="PR Preview" w:date="2026-01-01T00:00:00Z">
        <w:r>
          <w:t xml:space="preserve"> (An equivalent form of the spectral theorem). </w:t>
        </w:r>
      </w:ins>
      <w:ins w:id="13918" w:author="PR Preview" w:date="2026-01-01T00:00:00Z">
        <w:r>
          <w:t xml:space="preserve">The proof, by</w:t>
        </w:r>
      </w:ins>
      <w:ins w:id="13919" w:author="PR Preview" w:date="2026-01-01T00:00:00Z">
        <w:r>
          <w:t xml:space="preserve"> </w:t>
        </w:r>
      </w:ins>
      <w:hyperlink r:id="rId137">
        <w:ins w:id="13920" w:author="PR Preview" w:date="2026-01-01T00:00:00Z">
          <w:r>
            <w:rPr>
              <w:rStyle w:val="Hyperlink"/>
            </w:rPr>
            <w:t xml:space="preserve">induction</w:t>
          </w:r>
        </w:ins>
      </w:hyperlink>
      <w:ins w:id="13921" w:author="PR Preview" w:date="2026-01-01T00:00:00Z">
        <w:r>
          <w:t xml:space="preserve"> </w:t>
        </w:r>
      </w:ins>
      <w:ins w:id="13922" w:author="PR Preview" w:date="2026-01-01T00:00:00Z">
        <w:r>
          <w:t xml:space="preserve">on</w:t>
        </w:r>
      </w:ins>
      <w:ins w:id="13923" w:author="PR Preview" w:date="2026-01-01T00:00:00Z">
        <w:r>
          <w:t xml:space="preserve"> </w:t>
        </w:r>
      </w:ins>
      <m:oMath>
        <m:r>
          <m:t>p</m:t>
        </m:r>
      </m:oMath>
      <w:ins w:id="13924" w:author="PR Preview" w:date="2026-01-01T00:00:00Z">
        <w:r>
          <w:t xml:space="preserve">, is outside the scope of these notes;</w:t>
        </w:r>
      </w:ins>
      <w:ins w:id="13925" w:author="PR Preview" w:date="2026-01-01T00:00:00Z">
        <w:r>
          <w:t xml:space="preserve"> </w:t>
        </w:r>
      </w:ins>
      <w:ins w:id="13926" w:author="PR Preview" w:date="2026-01-01T00:00:00Z">
        <w:r>
          <w:t xml:space="preserve">see</w:t>
        </w:r>
      </w:ins>
      <w:ins w:id="13927" w:author="PR Preview" w:date="2026-01-01T00:00:00Z">
        <w:r>
          <w:t xml:space="preserve"> </w:t>
        </w:r>
      </w:ins>
      <w:ins w:id="13928" w:author="PR Preview" w:date="2026-01-01T00:00:00Z">
        <w:r>
          <w:t xml:space="preserve">Banerjee and Roy (2014, chap. 11, Theorem 11.27, p. 349)</w:t>
        </w:r>
      </w:ins>
      <w:ins w:id="13929" w:author="PR Preview" w:date="2026-01-01T00:00:00Z">
        <w:r>
          <w:t xml:space="preserve">,</w:t>
        </w:r>
      </w:ins>
      <w:ins w:id="13930" w:author="PR Preview" w:date="2026-01-01T00:00:00Z">
        <w:r>
          <w:t xml:space="preserve"> </w:t>
        </w:r>
      </w:ins>
      <w:ins w:id="13931" w:author="PR Preview" w:date="2026-01-01T00:00:00Z">
        <w:r>
          <w:t xml:space="preserve">which states the result in the equivalent form</w:t>
        </w:r>
      </w:ins>
      <w:ins w:id="13932" w:author="PR Preview" w:date="2026-01-01T00:00:00Z">
        <w:r>
          <w:t xml:space="preserve"> </w:t>
        </w:r>
      </w:ins>
      <m:oMath>
        <m:sSup>
          <m:e>
            <m:r>
              <m:rPr>
                <m:sty m:val="bi"/>
              </m:rPr>
              <m:t>Q</m:t>
            </m:r>
          </m:e>
          <m:sup>
            <m:r>
              <m:rPr>
                <m:sty m:val="p"/>
              </m:rPr>
              <m:t>⊤</m:t>
            </m:r>
          </m:sup>
        </m:sSup>
        <m:r>
          <m:rPr>
            <m:sty m:val="bi"/>
          </m:rPr>
          <m:t>A</m:t>
        </m:r>
        <m:r>
          <m:rPr>
            <m:sty m:val="bi"/>
          </m:rPr>
          <m:t>Q</m:t>
        </m:r>
        <m:r>
          <m:rPr>
            <m:sty m:val="p"/>
          </m:rPr>
          <m:t>=</m:t>
        </m:r>
        <m:r>
          <m:rPr>
            <m:sty m:val="b"/>
          </m:rPr>
          <m:t>Λ</m:t>
        </m:r>
      </m:oMath>
      <w:ins w:id="13933" w:author="PR Preview" w:date="2026-01-01T00:00:00Z">
        <w:r>
          <w:t xml:space="preserve">.</w:t>
        </w:r>
      </w:ins>
      <w:ins w:id="13934" w:author="PR Preview" w:date="2026-01-01T00:00:00Z">
        <w:r>
          <w:t xml:space="preserve"> </w:t>
        </w:r>
      </w:ins>
      <w:ins w:id="13935" w:author="PR Preview" w:date="2026-01-01T00:00:00Z">
        <w:r>
          <w:t xml:space="preserve">The two forms are equivalent because</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ins w:id="13936" w:author="PR Preview" w:date="2026-01-01T00:00:00Z">
        <w:r>
          <w:t xml:space="preserve">(</w:t>
        </w:r>
      </w:ins>
      <w:hyperlink w:anchor="rem-orthogonal-matrix-columns">
        <w:ins w:id="13937" w:author="PR Preview" w:date="2026-01-01T00:00:00Z">
          <w:r>
            <w:rPr>
              <w:rStyle w:val="Hyperlink"/>
            </w:rPr>
            <w:t xml:space="preserve">Remark 30</w:t>
          </w:r>
        </w:ins>
      </w:hyperlink>
      <w:ins w:id="13938" w:author="PR Preview" w:date="2026-01-01T00:00:00Z">
        <w:r>
          <w:t xml:space="preserve">).</w:t>
        </w:r>
      </w:ins>
      <w:ins w:id="13939" w:author="PR Preview" w:date="2026-01-01T00:00:00Z">
        <w:r>
          <w:t xml:space="preserve"> </w:t>
        </w:r>
      </w:ins>
      <w:ins w:id="13940" w:author="PR Preview" w:date="2026-01-01T00:00:00Z">
        <w:r>
          <w:t xml:space="preserve">Multiplying</w:t>
        </w:r>
      </w:ins>
      <w:ins w:id="13941"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3942" w:author="PR Preview" w:date="2026-01-01T00:00:00Z">
        <w:r>
          <w:t xml:space="preserve"> </w:t>
        </w:r>
      </w:ins>
      <w:ins w:id="13943" w:author="PR Preview" w:date="2026-01-01T00:00:00Z">
        <w:r>
          <w:t xml:space="preserve">by</w:t>
        </w:r>
      </w:ins>
      <w:ins w:id="13944" w:author="PR Preview" w:date="2026-01-01T00:00:00Z">
        <w:r>
          <w:t xml:space="preserve"> </w:t>
        </w:r>
      </w:ins>
      <m:oMath>
        <m:sSup>
          <m:e>
            <m:r>
              <m:rPr>
                <m:sty m:val="bi"/>
              </m:rPr>
              <m:t>Q</m:t>
            </m:r>
          </m:e>
          <m:sup>
            <m:r>
              <m:rPr>
                <m:sty m:val="p"/>
              </m:rPr>
              <m:t>⊤</m:t>
            </m:r>
          </m:sup>
        </m:sSup>
      </m:oMath>
      <w:ins w:id="13945" w:author="PR Preview" w:date="2026-01-01T00:00:00Z">
        <w:r>
          <w:t xml:space="preserve"> </w:t>
        </w:r>
      </w:ins>
      <w:ins w:id="13946" w:author="PR Preview" w:date="2026-01-01T00:00:00Z">
        <w:r>
          <w:t xml:space="preserve">on the left and by</w:t>
        </w:r>
      </w:ins>
      <w:ins w:id="13947" w:author="PR Preview" w:date="2026-01-01T00:00:00Z">
        <w:r>
          <w:t xml:space="preserve"> </w:t>
        </w:r>
      </w:ins>
      <m:oMath>
        <m:r>
          <m:rPr>
            <m:sty m:val="bi"/>
          </m:rPr>
          <m:t>Q</m:t>
        </m:r>
      </m:oMath>
      <w:ins w:id="13948" w:author="PR Preview" w:date="2026-01-01T00:00:00Z">
        <w:r>
          <w:t xml:space="preserve"> </w:t>
        </w:r>
      </w:ins>
      <w:ins w:id="13949" w:author="PR Preview" w:date="2026-01-01T00:00:00Z">
        <w:r>
          <w:t xml:space="preserve">on the right gives</w:t>
        </w:r>
      </w:ins>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13950" w:author="PR Preview" w:date="2026-01-01T00:00:00Z">
        <w:r>
          <w:delText xml:space="preserve">a diagonal matrix with the eigenvalues</w:delText>
        </w:r>
      </w:del>
      <w:del w:id="13951" w:author="PR Preview" w:date="2026-01-01T00:00:00Z">
        <w:r>
          <w:delText xml:space="preserve"> </w:delText>
        </w:r>
      </w:del>
      <m:oMath>
        <m:r>
          <m:t>3</m:t>
        </m:r>
      </m:oMath>
      <w:del w:id="13952" w:author="PR Preview" w:date="2026-01-01T00:00:00Z">
        <w:r>
          <w:delText xml:space="preserve"> </w:delText>
        </w:r>
      </w:del>
      <w:del w:id="13953" w:author="PR Preview" w:date="2026-01-01T00:00:00Z">
        <w:r>
          <w:delText xml:space="preserve">and</w:delText>
        </w:r>
      </w:del>
      <w:del w:id="13954" w:author="PR Preview" w:date="2026-01-01T00:00:00Z">
        <w:r>
          <w:delText xml:space="preserve"> </w:delText>
        </w:r>
      </w:del>
      <m:oMath>
        <m:r>
          <m:t>1</m:t>
        </m:r>
      </m:oMath>
      <w:del w:id="13955" w:author="PR Preview" w:date="2026-01-01T00:00:00Z">
        <w:r>
          <w:delText xml:space="preserve"> </w:delText>
        </w:r>
      </w:del>
      <w:del w:id="13956" w:author="PR Preview" w:date="2026-01-01T00:00:00Z">
        <w:r>
          <w:delText xml:space="preserve">of</w:delText>
        </w:r>
      </w:del>
      <w:del w:id="13957" w:author="PR Preview" w:date="2026-01-01T00:00:00Z">
        <w:r>
          <w:delText xml:space="preserve"> </w:delText>
        </w:r>
      </w:del>
      <m:oMath>
        <m:r>
          <m:rPr>
            <m:sty m:val="bi"/>
          </m:rPr>
          <m:t>A</m:t>
        </m:r>
      </m:oMath>
      <w:del w:id="13958" w:author="PR Preview" w:date="2026-01-01T00:00:00Z">
        <w:r>
          <w:delText xml:space="preserve"> </w:delText>
        </w:r>
      </w:del>
      <w:del w:id="13959" w:author="PR Preview" w:date="2026-01-01T00:00:00Z">
        <w:r>
          <w:delText xml:space="preserve">from</w:delText>
        </w:r>
      </w:del>
      <w:del w:id="13960" w:author="PR Preview" w:date="2026-01-01T00:00:00Z">
        <w:r>
          <w:delText xml:space="preserve"> </w:delText>
        </w:r>
      </w:del>
      <w:hyperlink w:anchor="exm-eigenvalue">
        <w:del w:id="13961" w:author="PR Preview" w:date="2026-01-01T00:00:00Z">
          <w:r>
            <w:rPr>
              <w:rStyle w:val="Hyperlink"/>
            </w:rPr>
            <w:delText xml:space="preserve">Example 137</w:delText>
          </w:r>
        </w:del>
      </w:hyperlink>
      <w:del w:id="13962" w:author="PR Preview" w:date="2026-01-01T00:00:00Z">
        <w:r>
          <w:delText xml:space="preserve"> </w:delText>
        </w:r>
      </w:del>
      <w:del w:id="13963" w:author="PR Preview" w:date="2026-01-01T00:00:00Z">
        <w:r>
          <w:delText xml:space="preserve">on its diagonal.</w:delText>
        </w:r>
      </w:del>
    </w:p>
    <w:p>
      <w:pPr>
        <w:pStyle w:val="BodyText"/>
      </w:pPr>
      <w:del w:id="13964" w:author="PR Preview" w:date="2026-01-01T00:00:00Z">
        <w:r>
          <w:rPr>
            <w:b/>
            <w:bCs/>
          </w:rPr>
          <w:delText xml:space="preserve">Definition 83 (Eigendecomposition (spectral decomposition))</w:delText>
        </w:r>
      </w:del>
      <w:del w:id="13965" w:author="PR Preview" w:date="2026-01-01T00:00:00Z">
        <w:r>
          <w:delText xml:space="preserve"> </w:delText>
        </w:r>
      </w:del>
      <w:del w:id="13966" w:author="PR Preview" w:date="2026-01-01T00:00:00Z">
        <w:r>
          <w:delText xml:space="preserve">Let</w:delText>
        </w:r>
      </w:del>
      <w:del w:id="13967" w:author="PR Preview" w:date="2026-01-01T00:00:00Z">
        <w:r>
          <w:delText xml:space="preserve"> </w:delText>
        </w:r>
      </w:del>
      <m:oMath>
        <m:r>
          <m:rPr>
            <m:sty m:val="bi"/>
          </m:rPr>
          <m:t>A</m:t>
        </m:r>
      </m:oMath>
      <w:del w:id="13968" w:author="PR Preview" w:date="2026-01-01T00:00:00Z">
        <w:r>
          <w:delText xml:space="preserve"> </w:delText>
        </w:r>
      </w:del>
      <w:del w:id="13969" w:author="PR Preview" w:date="2026-01-01T00:00:00Z">
        <w:r>
          <w:delText xml:space="preserve">be a</w:delText>
        </w:r>
      </w:del>
      <w:del w:id="13970" w:author="PR Preview" w:date="2026-01-01T00:00:00Z">
        <w:r>
          <w:delText xml:space="preserve"> </w:delText>
        </w:r>
      </w:del>
      <m:oMath>
        <m:r>
          <m:t>p</m:t>
        </m:r>
        <m:r>
          <m:rPr>
            <m:sty m:val="p"/>
          </m:rPr>
          <m:t>×</m:t>
        </m:r>
        <m:r>
          <m:t>p</m:t>
        </m:r>
      </m:oMath>
      <w:del w:id="13971" w:author="PR Preview" w:date="2026-01-01T00:00:00Z">
        <w:r>
          <w:delText xml:space="preserve"> </w:delText>
        </w:r>
      </w:del>
      <w:del w:id="13972" w:author="PR Preview" w:date="2026-01-01T00:00:00Z">
        <w:r>
          <w:delText xml:space="preserve">symmetric matrix with real entries.</w:delText>
        </w:r>
      </w:del>
      <w:del w:id="13973" w:author="PR Preview" w:date="2026-01-01T00:00:00Z">
        <w:r>
          <w:delText xml:space="preserve"> </w:delText>
        </w:r>
      </w:del>
      <w:del w:id="13974" w:author="PR Preview" w:date="2026-01-01T00:00:00Z">
        <w:r>
          <w:delText xml:space="preserve">An</w:delText>
        </w:r>
      </w:del>
      <w:del w:id="13975" w:author="PR Preview" w:date="2026-01-01T00:00:00Z">
        <w:r>
          <w:delText xml:space="preserve"> </w:delText>
        </w:r>
      </w:del>
      <w:del w:id="13976" w:author="PR Preview" w:date="2026-01-01T00:00:00Z">
        <w:r>
          <w:rPr>
            <w:b/>
            <w:bCs/>
          </w:rPr>
          <w:delText xml:space="preserve">eigendecomposition</w:delText>
        </w:r>
      </w:del>
      <w:del w:id="13977" w:author="PR Preview" w:date="2026-01-01T00:00:00Z">
        <w:r>
          <w:delText xml:space="preserve">, or</w:delText>
        </w:r>
      </w:del>
      <w:del w:id="13978" w:author="PR Preview" w:date="2026-01-01T00:00:00Z">
        <w:r>
          <w:delText xml:space="preserve"> </w:delText>
        </w:r>
      </w:del>
      <w:del w:id="13979" w:author="PR Preview" w:date="2026-01-01T00:00:00Z">
        <w:r>
          <w:rPr>
            <w:b/>
            <w:bCs/>
          </w:rPr>
          <w:delText xml:space="preserve">spectral decomposition</w:delText>
        </w:r>
      </w:del>
      <w:del w:id="13980" w:author="PR Preview" w:date="2026-01-01T00:00:00Z">
        <w:r>
          <w:delText xml:space="preserve">, of</w:delText>
        </w:r>
      </w:del>
      <w:del w:id="13981" w:author="PR Preview" w:date="2026-01-01T00:00:00Z">
        <w:r>
          <w:delText xml:space="preserve"> </w:delText>
        </w:r>
      </w:del>
      <m:oMath>
        <m:r>
          <m:rPr>
            <m:sty m:val="bi"/>
          </m:rPr>
          <m:t>A</m:t>
        </m:r>
      </m:oMath>
      <w:del w:id="13982" w:author="PR Preview" w:date="2026-01-01T00:00:00Z">
        <w:r>
          <w:delText xml:space="preserve"> </w:delText>
        </w:r>
      </w:del>
      <w:del w:id="13983" w:author="PR Preview" w:date="2026-01-01T00:00:00Z">
        <w:r>
          <w:delText xml:space="preserve">is a factorization</w:delText>
        </w:r>
      </w:del>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del w:id="13984" w:author="PR Preview" w:date="2026-01-01T00:00:00Z">
        <w:r>
          <w:delText xml:space="preserve">with</w:delText>
        </w:r>
      </w:del>
      <w:del w:id="13985" w:author="PR Preview" w:date="2026-01-01T00:00:00Z">
        <w:r>
          <w:delText xml:space="preserve"> </w:delText>
        </w:r>
      </w:del>
      <m:oMath>
        <m:r>
          <m:rPr>
            <m:sty m:val="bi"/>
          </m:rPr>
          <m:t>Q</m:t>
        </m:r>
      </m:oMath>
      <w:del w:id="13986" w:author="PR Preview" w:date="2026-01-01T00:00:00Z">
        <w:r>
          <w:delText xml:space="preserve"> </w:delText>
        </w:r>
      </w:del>
      <w:del w:id="13987" w:author="PR Preview" w:date="2026-01-01T00:00:00Z">
        <w:r>
          <w:delText xml:space="preserve">a</w:delText>
        </w:r>
      </w:del>
      <w:del w:id="13988" w:author="PR Preview" w:date="2026-01-01T00:00:00Z">
        <w:r>
          <w:delText xml:space="preserve"> </w:delText>
        </w:r>
      </w:del>
      <m:oMath>
        <m:r>
          <m:t>p</m:t>
        </m:r>
        <m:r>
          <m:rPr>
            <m:sty m:val="p"/>
          </m:rPr>
          <m:t>×</m:t>
        </m:r>
        <m:r>
          <m:t>p</m:t>
        </m:r>
      </m:oMath>
      <w:del w:id="13989" w:author="PR Preview" w:date="2026-01-01T00:00:00Z">
        <w:r>
          <w:delText xml:space="preserve"> </w:delText>
        </w:r>
      </w:del>
      <w:del w:id="13990" w:author="PR Preview" w:date="2026-01-01T00:00:00Z">
        <w:r>
          <w:delText xml:space="preserve">orthogonal matrix (</w:delText>
        </w:r>
      </w:del>
      <w:hyperlink w:anchor="def-orthogonal-matrix">
        <w:del w:id="13991" w:author="PR Preview" w:date="2026-01-01T00:00:00Z">
          <w:r>
            <w:rPr>
              <w:rStyle w:val="Hyperlink"/>
            </w:rPr>
            <w:delText xml:space="preserve">Definition 76</w:delText>
          </w:r>
        </w:del>
      </w:hyperlink>
      <w:del w:id="13992" w:author="PR Preview" w:date="2026-01-01T00:00:00Z">
        <w:r>
          <w:delText xml:space="preserve">)</w:delText>
        </w:r>
      </w:del>
      <w:del w:id="13993" w:author="PR Preview" w:date="2026-01-01T00:00:00Z">
        <w:r>
          <w:delText xml:space="preserve"> </w:delText>
        </w:r>
      </w:del>
      <w:del w:id="13994" w:author="PR Preview" w:date="2026-01-01T00:00:00Z">
        <w:r>
          <w:delText xml:space="preserve">and</w:delText>
        </w:r>
      </w:del>
      <w:del w:id="13995" w:author="PR Preview" w:date="2026-01-01T00:00:00Z">
        <w:r>
          <w:delText xml:space="preserve"> </w:delText>
        </w:r>
      </w:del>
      <m:oMath>
        <m:r>
          <m:rPr>
            <m:sty m:val="b"/>
          </m:rPr>
          <m:t>Λ</m:t>
        </m:r>
      </m:oMath>
      <w:del w:id="13996" w:author="PR Preview" w:date="2026-01-01T00:00:00Z">
        <w:r>
          <w:delText xml:space="preserve"> </w:delText>
        </w:r>
      </w:del>
      <w:del w:id="13997" w:author="PR Preview" w:date="2026-01-01T00:00:00Z">
        <w:r>
          <w:delText xml:space="preserve">a</w:delText>
        </w:r>
      </w:del>
      <w:del w:id="13998" w:author="PR Preview" w:date="2026-01-01T00:00:00Z">
        <w:r>
          <w:delText xml:space="preserve"> </w:delText>
        </w:r>
      </w:del>
      <m:oMath>
        <m:r>
          <m:t>p</m:t>
        </m:r>
        <m:r>
          <m:rPr>
            <m:sty m:val="p"/>
          </m:rPr>
          <m:t>×</m:t>
        </m:r>
        <m:r>
          <m:t>p</m:t>
        </m:r>
      </m:oMath>
      <w:del w:id="13999" w:author="PR Preview" w:date="2026-01-01T00:00:00Z">
        <w:r>
          <w:delText xml:space="preserve"> </w:delText>
        </w:r>
      </w:del>
      <w:del w:id="14000" w:author="PR Preview" w:date="2026-01-01T00:00:00Z">
        <w:r>
          <w:delText xml:space="preserve">diagonal matrix (</w:delText>
        </w:r>
      </w:del>
      <w:hyperlink w:anchor="def-diagonal-matrix">
        <w:del w:id="14001" w:author="PR Preview" w:date="2026-01-01T00:00:00Z">
          <w:r>
            <w:rPr>
              <w:rStyle w:val="Hyperlink"/>
            </w:rPr>
            <w:delText xml:space="preserve">Definition 70</w:delText>
          </w:r>
        </w:del>
      </w:hyperlink>
      <w:del w:id="14002" w:author="PR Preview" w:date="2026-01-01T00:00:00Z">
        <w:r>
          <w:delText xml:space="preserve">).</w:delText>
        </w:r>
      </w:del>
    </w:p>
    <w:p>
      <w:pPr>
        <w:pStyle w:val="BodyText"/>
      </w:pPr>
      <w:del w:id="14003" w:author="PR Preview" w:date="2026-01-01T00:00:00Z">
        <w:r>
          <w:rPr>
            <w:b/>
            <w:bCs/>
          </w:rPr>
          <w:delText xml:space="preserve">Example 139 (An eigendecomposition of a</w:delText>
        </w:r>
      </w:del>
      <w:del w:id="14004" w:author="PR Preview" w:date="2026-01-01T00:00:00Z">
        <w:r>
          <w:rPr>
            <w:b/>
            <w:bCs/>
          </w:rPr>
          <w:delText xml:space="preserve"> </w:delText>
        </w:r>
      </w:del>
      <m:oMath>
        <m:r>
          <m:t>2</m:t>
        </m:r>
        <m:r>
          <m:rPr>
            <m:sty m:val="p"/>
          </m:rPr>
          <m:t>×</m:t>
        </m:r>
        <m:r>
          <m:t>2</m:t>
        </m:r>
      </m:oMath>
      <w:del w:id="14005" w:author="PR Preview" w:date="2026-01-01T00:00:00Z">
        <w:r>
          <w:rPr>
            <w:b/>
            <w:bCs/>
          </w:rPr>
          <w:delText xml:space="preserve"> </w:delText>
        </w:r>
      </w:del>
      <w:del w:id="14006" w:author="PR Preview" w:date="2026-01-01T00:00:00Z">
        <w:r>
          <w:rPr>
            <w:b/>
            <w:bCs/>
          </w:rPr>
          <w:delText xml:space="preserve">symmetric matrix)</w:delText>
        </w:r>
      </w:del>
      <w:del w:id="14007" w:author="PR Preview" w:date="2026-01-01T00:00:00Z">
        <w:r>
          <w:delText xml:space="preserve"> </w:delText>
        </w:r>
      </w:del>
      <w:del w:id="14008" w:author="PR Preview" w:date="2026-01-01T00:00:00Z">
        <w:r>
          <w:delText xml:space="preserve">For</w:delText>
        </w:r>
      </w:del>
      <w:del w:id="140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4010" w:author="PR Preview" w:date="2026-01-01T00:00:00Z">
        <w:r>
          <w:delText xml:space="preserve">,</w:delText>
        </w:r>
      </w:del>
      <w:del w:id="14011" w:author="PR Preview" w:date="2026-01-01T00:00:00Z">
        <w:r>
          <w:delText xml:space="preserve"> </w:delText>
        </w:r>
      </w:del>
      <w:hyperlink w:anchor="exm-eigenvalue">
        <w:del w:id="14012" w:author="PR Preview" w:date="2026-01-01T00:00:00Z">
          <w:r>
            <w:rPr>
              <w:rStyle w:val="Hyperlink"/>
            </w:rPr>
            <w:delText xml:space="preserve">Example 137</w:delText>
          </w:r>
        </w:del>
      </w:hyperlink>
      <w:del w:id="14013" w:author="PR Preview" w:date="2026-01-01T00:00:00Z">
        <w:r>
          <w:delText xml:space="preserve"> </w:delText>
        </w:r>
      </w:del>
      <w:del w:id="14014" w:author="PR Preview" w:date="2026-01-01T00:00:00Z">
        <w:r>
          <w:delText xml:space="preserve">found the eigenvectors</w:delText>
        </w:r>
      </w:del>
      <w:del w:id="14015" w:author="PR Preview" w:date="2026-01-01T00:00:00Z">
        <w:r>
          <w:delText xml:space="preserve"> </w:delText>
        </w:r>
      </w:del>
      <m:oMath>
        <m:r>
          <m:rPr>
            <m:sty m:val="p"/>
          </m:rPr>
          <m:t>(</m:t>
        </m:r>
        <m:r>
          <m:t>1</m:t>
        </m:r>
        <m:r>
          <m:rPr>
            <m:sty m:val="p"/>
          </m:rPr>
          <m:t>,</m:t>
        </m:r>
        <m:r>
          <m:t>1</m:t>
        </m:r>
        <m:r>
          <m:rPr>
            <m:sty m:val="p"/>
          </m:rPr>
          <m:t>)</m:t>
        </m:r>
      </m:oMath>
      <w:del w:id="14016" w:author="PR Preview" w:date="2026-01-01T00:00:00Z">
        <w:r>
          <w:delText xml:space="preserve"> </w:delText>
        </w:r>
      </w:del>
      <w:del w:id="14017" w:author="PR Preview" w:date="2026-01-01T00:00:00Z">
        <w:r>
          <w:delText xml:space="preserve">for</w:delText>
        </w:r>
      </w:del>
      <w:del w:id="14018" w:author="PR Preview" w:date="2026-01-01T00:00:00Z">
        <w:r>
          <w:delText xml:space="preserve"> </w:delText>
        </w:r>
      </w:del>
      <m:oMath>
        <m:r>
          <m:t>3</m:t>
        </m:r>
      </m:oMath>
      <w:del w:id="14019" w:author="PR Preview" w:date="2026-01-01T00:00:00Z">
        <w:r>
          <w:delText xml:space="preserve"> </w:delText>
        </w:r>
      </w:del>
      <w:del w:id="14020" w:author="PR Preview" w:date="2026-01-01T00:00:00Z">
        <w:r>
          <w:delText xml:space="preserve">and</w:delText>
        </w:r>
      </w:del>
      <w:del w:id="14021" w:author="PR Preview" w:date="2026-01-01T00:00:00Z">
        <w:r>
          <w:delText xml:space="preserve"> </w:delText>
        </w:r>
      </w:del>
      <m:oMath>
        <m:r>
          <m:rPr>
            <m:sty m:val="p"/>
          </m:rPr>
          <m:t>(</m:t>
        </m:r>
        <m:r>
          <m:t>1</m:t>
        </m:r>
        <m:r>
          <m:rPr>
            <m:sty m:val="p"/>
          </m:rPr>
          <m:t>,</m:t>
        </m:r>
        <m:r>
          <m:rPr>
            <m:sty m:val="p"/>
          </m:rPr>
          <m:t>−</m:t>
        </m:r>
        <m:r>
          <m:t>1</m:t>
        </m:r>
        <m:r>
          <m:rPr>
            <m:sty m:val="p"/>
          </m:rPr>
          <m:t>)</m:t>
        </m:r>
      </m:oMath>
      <w:del w:id="14022" w:author="PR Preview" w:date="2026-01-01T00:00:00Z">
        <w:r>
          <w:delText xml:space="preserve"> </w:delText>
        </w:r>
      </w:del>
      <w:del w:id="14023" w:author="PR Preview" w:date="2026-01-01T00:00:00Z">
        <w:r>
          <w:delText xml:space="preserve">for</w:delText>
        </w:r>
      </w:del>
      <w:del w:id="14024" w:author="PR Preview" w:date="2026-01-01T00:00:00Z">
        <w:r>
          <w:delText xml:space="preserve"> </w:delText>
        </w:r>
      </w:del>
      <m:oMath>
        <m:r>
          <m:t>1</m:t>
        </m:r>
      </m:oMath>
      <w:del w:id="14025" w:author="PR Preview" w:date="2026-01-01T00:00:00Z">
        <w:r>
          <w:delText xml:space="preserve">.</w:delText>
        </w:r>
      </w:del>
      <w:del w:id="14026" w:author="PR Preview" w:date="2026-01-01T00:00:00Z">
        <w:r>
          <w:delText xml:space="preserve"> </w:delText>
        </w:r>
      </w:del>
      <w:del w:id="14027" w:author="PR Preview" w:date="2026-01-01T00:00:00Z">
        <w:r>
          <w:delText xml:space="preserve">They are orthogonal (</w:delText>
        </w:r>
      </w:del>
      <w:hyperlink w:anchor="def-orthogonal-vectors">
        <w:del w:id="14028" w:author="PR Preview" w:date="2026-01-01T00:00:00Z">
          <w:r>
            <w:rPr>
              <w:rStyle w:val="Hyperlink"/>
            </w:rPr>
            <w:delText xml:space="preserve">Definition 13</w:delText>
          </w:r>
        </w:del>
      </w:hyperlink>
      <w:del w:id="14029" w:author="PR Preview" w:date="2026-01-01T00:00:00Z">
        <w:r>
          <w:delText xml:space="preserve">):</w:delText>
        </w:r>
      </w:del>
    </w:p>
    <w:p>
      <w:pPr>
        <w:pStyle w:val="FirstParagraph"/>
      </w:pPr>
      <w:ins w:id="14030" w:author="PR Preview" w:date="2026-01-01T00:00:00Z">
        <w:r>
          <w:t xml:space="preserve">a diagonal matrix with the eigenvalues</w:t>
        </w:r>
      </w:ins>
      <w:ins w:id="14031" w:author="PR Preview" w:date="2026-01-01T00:00:00Z">
        <w:r>
          <w:t xml:space="preserve"> </w:t>
        </w:r>
      </w:ins>
      <m:oMath>
        <m:r>
          <m:t>3</m:t>
        </m:r>
      </m:oMath>
      <w:ins w:id="14032" w:author="PR Preview" w:date="2026-01-01T00:00:00Z">
        <w:r>
          <w:t xml:space="preserve"> </w:t>
        </w:r>
      </w:ins>
      <w:ins w:id="14033" w:author="PR Preview" w:date="2026-01-01T00:00:00Z">
        <w:r>
          <w:t xml:space="preserve">and</w:t>
        </w:r>
      </w:ins>
      <w:ins w:id="14034" w:author="PR Preview" w:date="2026-01-01T00:00:00Z">
        <w:r>
          <w:t xml:space="preserve"> </w:t>
        </w:r>
      </w:ins>
      <m:oMath>
        <m:r>
          <m:t>1</m:t>
        </m:r>
      </m:oMath>
      <w:ins w:id="14035" w:author="PR Preview" w:date="2026-01-01T00:00:00Z">
        <w:r>
          <w:t xml:space="preserve"> </w:t>
        </w:r>
      </w:ins>
      <w:ins w:id="14036" w:author="PR Preview" w:date="2026-01-01T00:00:00Z">
        <w:r>
          <w:t xml:space="preserve">of</w:t>
        </w:r>
      </w:ins>
      <w:ins w:id="14037" w:author="PR Preview" w:date="2026-01-01T00:00:00Z">
        <w:r>
          <w:t xml:space="preserve"> </w:t>
        </w:r>
      </w:ins>
      <m:oMath>
        <m:r>
          <m:rPr>
            <m:sty m:val="bi"/>
          </m:rPr>
          <m:t>A</m:t>
        </m:r>
      </m:oMath>
      <w:ins w:id="14038" w:author="PR Preview" w:date="2026-01-01T00:00:00Z">
        <w:r>
          <w:t xml:space="preserve"> </w:t>
        </w:r>
      </w:ins>
      <w:ins w:id="14039" w:author="PR Preview" w:date="2026-01-01T00:00:00Z">
        <w:r>
          <w:t xml:space="preserve">from</w:t>
        </w:r>
      </w:ins>
      <w:ins w:id="14040" w:author="PR Preview" w:date="2026-01-01T00:00:00Z">
        <w:r>
          <w:t xml:space="preserve"> </w:t>
        </w:r>
      </w:ins>
      <w:hyperlink w:anchor="exm-eigenvalue">
        <w:ins w:id="14041" w:author="PR Preview" w:date="2026-01-01T00:00:00Z">
          <w:r>
            <w:rPr>
              <w:rStyle w:val="Hyperlink"/>
            </w:rPr>
            <w:t xml:space="preserve">Example 140</w:t>
          </w:r>
        </w:ins>
      </w:hyperlink>
      <w:ins w:id="14042" w:author="PR Preview" w:date="2026-01-01T00:00:00Z">
        <w:r>
          <w:t xml:space="preserve"> </w:t>
        </w:r>
      </w:ins>
      <w:ins w:id="14043" w:author="PR Preview" w:date="2026-01-01T00:00:00Z">
        <w:r>
          <w:t xml:space="preserve">on its diagonal.</w:t>
        </w:r>
      </w:ins>
    </w:p>
    <w:bookmarkEnd w:id="461"/>
    <w:bookmarkStart w:id="462" w:name="def-eigendecomposition"/>
    <w:p>
      <w:pPr>
        <w:pStyle w:val="BodyText"/>
      </w:pPr>
      <w:ins w:id="14044" w:author="PR Preview" w:date="2026-01-01T00:00:00Z">
        <w:r>
          <w:rPr>
            <w:b/>
            <w:bCs/>
          </w:rPr>
          <w:t xml:space="preserve">Definition 88 (Eigendecomposition (spectral decomposition))</w:t>
        </w:r>
      </w:ins>
      <w:ins w:id="14045" w:author="PR Preview" w:date="2026-01-01T00:00:00Z">
        <w:r>
          <w:t xml:space="preserve"> </w:t>
        </w:r>
      </w:ins>
      <w:ins w:id="14046" w:author="PR Preview" w:date="2026-01-01T00:00:00Z">
        <w:r>
          <w:t xml:space="preserve">Let</w:t>
        </w:r>
      </w:ins>
      <w:ins w:id="14047" w:author="PR Preview" w:date="2026-01-01T00:00:00Z">
        <w:r>
          <w:t xml:space="preserve"> </w:t>
        </w:r>
      </w:ins>
      <m:oMath>
        <m:r>
          <m:rPr>
            <m:sty m:val="bi"/>
          </m:rPr>
          <m:t>A</m:t>
        </m:r>
      </m:oMath>
      <w:ins w:id="14048" w:author="PR Preview" w:date="2026-01-01T00:00:00Z">
        <w:r>
          <w:t xml:space="preserve"> </w:t>
        </w:r>
      </w:ins>
      <w:ins w:id="14049" w:author="PR Preview" w:date="2026-01-01T00:00:00Z">
        <w:r>
          <w:t xml:space="preserve">be a</w:t>
        </w:r>
      </w:ins>
      <w:ins w:id="14050" w:author="PR Preview" w:date="2026-01-01T00:00:00Z">
        <w:r>
          <w:t xml:space="preserve"> </w:t>
        </w:r>
      </w:ins>
      <m:oMath>
        <m:r>
          <m:t>p</m:t>
        </m:r>
        <m:r>
          <m:rPr>
            <m:sty m:val="p"/>
          </m:rPr>
          <m:t>×</m:t>
        </m:r>
        <m:r>
          <m:t>p</m:t>
        </m:r>
      </m:oMath>
      <w:ins w:id="14051" w:author="PR Preview" w:date="2026-01-01T00:00:00Z">
        <w:r>
          <w:t xml:space="preserve"> </w:t>
        </w:r>
      </w:ins>
      <w:ins w:id="14052" w:author="PR Preview" w:date="2026-01-01T00:00:00Z">
        <w:r>
          <w:t xml:space="preserve">symmetric matrix with real entries.</w:t>
        </w:r>
      </w:ins>
      <w:ins w:id="14053" w:author="PR Preview" w:date="2026-01-01T00:00:00Z">
        <w:r>
          <w:t xml:space="preserve"> </w:t>
        </w:r>
      </w:ins>
      <w:ins w:id="14054" w:author="PR Preview" w:date="2026-01-01T00:00:00Z">
        <w:r>
          <w:t xml:space="preserve">An</w:t>
        </w:r>
      </w:ins>
      <w:ins w:id="14055" w:author="PR Preview" w:date="2026-01-01T00:00:00Z">
        <w:r>
          <w:t xml:space="preserve"> </w:t>
        </w:r>
      </w:ins>
      <w:ins w:id="14056" w:author="PR Preview" w:date="2026-01-01T00:00:00Z">
        <w:r>
          <w:rPr>
            <w:b/>
            <w:bCs/>
          </w:rPr>
          <w:t xml:space="preserve">eigendecomposition</w:t>
        </w:r>
      </w:ins>
      <w:ins w:id="14057" w:author="PR Preview" w:date="2026-01-01T00:00:00Z">
        <w:r>
          <w:t xml:space="preserve">, or</w:t>
        </w:r>
      </w:ins>
      <w:ins w:id="14058" w:author="PR Preview" w:date="2026-01-01T00:00:00Z">
        <w:r>
          <w:t xml:space="preserve"> </w:t>
        </w:r>
      </w:ins>
      <w:ins w:id="14059" w:author="PR Preview" w:date="2026-01-01T00:00:00Z">
        <w:r>
          <w:rPr>
            <w:b/>
            <w:bCs/>
          </w:rPr>
          <w:t xml:space="preserve">spectral decomposition</w:t>
        </w:r>
      </w:ins>
      <w:ins w:id="14060" w:author="PR Preview" w:date="2026-01-01T00:00:00Z">
        <w:r>
          <w:t xml:space="preserve">, of</w:t>
        </w:r>
      </w:ins>
      <w:ins w:id="14061" w:author="PR Preview" w:date="2026-01-01T00:00:00Z">
        <w:r>
          <w:t xml:space="preserve"> </w:t>
        </w:r>
      </w:ins>
      <m:oMath>
        <m:r>
          <m:rPr>
            <m:sty m:val="bi"/>
          </m:rPr>
          <m:t>A</m:t>
        </m:r>
      </m:oMath>
      <w:ins w:id="14062" w:author="PR Preview" w:date="2026-01-01T00:00:00Z">
        <w:r>
          <w:t xml:space="preserve"> </w:t>
        </w:r>
      </w:ins>
      <w:ins w:id="14063" w:author="PR Preview" w:date="2026-01-01T00:00:00Z">
        <w:r>
          <w:t xml:space="preserve">is a factorization</w:t>
        </w:r>
      </w:ins>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ins w:id="14064" w:author="PR Preview" w:date="2026-01-01T00:00:00Z">
        <w:r>
          <w:t xml:space="preserve">with</w:t>
        </w:r>
      </w:ins>
      <w:ins w:id="14065" w:author="PR Preview" w:date="2026-01-01T00:00:00Z">
        <w:r>
          <w:t xml:space="preserve"> </w:t>
        </w:r>
      </w:ins>
      <m:oMath>
        <m:r>
          <m:rPr>
            <m:sty m:val="bi"/>
          </m:rPr>
          <m:t>Q</m:t>
        </m:r>
      </m:oMath>
      <w:ins w:id="14066" w:author="PR Preview" w:date="2026-01-01T00:00:00Z">
        <w:r>
          <w:t xml:space="preserve"> </w:t>
        </w:r>
      </w:ins>
      <w:ins w:id="14067" w:author="PR Preview" w:date="2026-01-01T00:00:00Z">
        <w:r>
          <w:t xml:space="preserve">a</w:t>
        </w:r>
      </w:ins>
      <w:ins w:id="14068" w:author="PR Preview" w:date="2026-01-01T00:00:00Z">
        <w:r>
          <w:t xml:space="preserve"> </w:t>
        </w:r>
      </w:ins>
      <m:oMath>
        <m:r>
          <m:t>p</m:t>
        </m:r>
        <m:r>
          <m:rPr>
            <m:sty m:val="p"/>
          </m:rPr>
          <m:t>×</m:t>
        </m:r>
        <m:r>
          <m:t>p</m:t>
        </m:r>
      </m:oMath>
      <w:ins w:id="14069" w:author="PR Preview" w:date="2026-01-01T00:00:00Z">
        <w:r>
          <w:t xml:space="preserve"> </w:t>
        </w:r>
      </w:ins>
      <w:ins w:id="14070" w:author="PR Preview" w:date="2026-01-01T00:00:00Z">
        <w:r>
          <w:t xml:space="preserve">orthogonal matrix (</w:t>
        </w:r>
      </w:ins>
      <w:hyperlink w:anchor="def-orthogonal-matrix">
        <w:ins w:id="14071" w:author="PR Preview" w:date="2026-01-01T00:00:00Z">
          <w:r>
            <w:rPr>
              <w:rStyle w:val="Hyperlink"/>
            </w:rPr>
            <w:t xml:space="preserve">Definition 81</w:t>
          </w:r>
        </w:ins>
      </w:hyperlink>
      <w:ins w:id="14072" w:author="PR Preview" w:date="2026-01-01T00:00:00Z">
        <w:r>
          <w:t xml:space="preserve">)</w:t>
        </w:r>
      </w:ins>
      <w:ins w:id="14073" w:author="PR Preview" w:date="2026-01-01T00:00:00Z">
        <w:r>
          <w:t xml:space="preserve"> </w:t>
        </w:r>
      </w:ins>
      <w:ins w:id="14074" w:author="PR Preview" w:date="2026-01-01T00:00:00Z">
        <w:r>
          <w:t xml:space="preserve">and</w:t>
        </w:r>
      </w:ins>
      <w:ins w:id="14075" w:author="PR Preview" w:date="2026-01-01T00:00:00Z">
        <w:r>
          <w:t xml:space="preserve"> </w:t>
        </w:r>
      </w:ins>
      <m:oMath>
        <m:r>
          <m:rPr>
            <m:sty m:val="b"/>
          </m:rPr>
          <m:t>Λ</m:t>
        </m:r>
      </m:oMath>
      <w:ins w:id="14076" w:author="PR Preview" w:date="2026-01-01T00:00:00Z">
        <w:r>
          <w:t xml:space="preserve"> </w:t>
        </w:r>
      </w:ins>
      <w:ins w:id="14077" w:author="PR Preview" w:date="2026-01-01T00:00:00Z">
        <w:r>
          <w:t xml:space="preserve">a</w:t>
        </w:r>
      </w:ins>
      <w:ins w:id="14078" w:author="PR Preview" w:date="2026-01-01T00:00:00Z">
        <w:r>
          <w:t xml:space="preserve"> </w:t>
        </w:r>
      </w:ins>
      <m:oMath>
        <m:r>
          <m:t>p</m:t>
        </m:r>
        <m:r>
          <m:rPr>
            <m:sty m:val="p"/>
          </m:rPr>
          <m:t>×</m:t>
        </m:r>
        <m:r>
          <m:t>p</m:t>
        </m:r>
      </m:oMath>
      <w:ins w:id="14079" w:author="PR Preview" w:date="2026-01-01T00:00:00Z">
        <w:r>
          <w:t xml:space="preserve"> </w:t>
        </w:r>
      </w:ins>
      <w:ins w:id="14080" w:author="PR Preview" w:date="2026-01-01T00:00:00Z">
        <w:r>
          <w:t xml:space="preserve">diagonal matrix (</w:t>
        </w:r>
      </w:ins>
      <w:hyperlink w:anchor="def-diagonal-matrix">
        <w:ins w:id="14081" w:author="PR Preview" w:date="2026-01-01T00:00:00Z">
          <w:r>
            <w:rPr>
              <w:rStyle w:val="Hyperlink"/>
            </w:rPr>
            <w:t xml:space="preserve">Definition 75</w:t>
          </w:r>
        </w:ins>
      </w:hyperlink>
      <w:ins w:id="14082" w:author="PR Preview" w:date="2026-01-01T00:00:00Z">
        <w:r>
          <w:t xml:space="preserve">).</w:t>
        </w:r>
      </w:ins>
    </w:p>
    <w:bookmarkEnd w:id="462"/>
    <w:bookmarkStart w:id="463" w:name="exm-spectral"/>
    <w:p>
      <w:pPr>
        <w:pStyle w:val="BodyText"/>
      </w:pPr>
      <w:ins w:id="14083" w:author="PR Preview" w:date="2026-01-01T00:00:00Z">
        <w:r>
          <w:rPr>
            <w:b/>
            <w:bCs/>
          </w:rPr>
          <w:t xml:space="preserve">Example 142 (An eigendecomposition of a</w:t>
        </w:r>
      </w:ins>
      <w:ins w:id="14084" w:author="PR Preview" w:date="2026-01-01T00:00:00Z">
        <w:r>
          <w:rPr>
            <w:b/>
            <w:bCs/>
          </w:rPr>
          <w:t xml:space="preserve"> </w:t>
        </w:r>
      </w:ins>
      <m:oMath>
        <m:r>
          <m:t>2</m:t>
        </m:r>
        <m:r>
          <m:rPr>
            <m:sty m:val="p"/>
          </m:rPr>
          <m:t>×</m:t>
        </m:r>
        <m:r>
          <m:t>2</m:t>
        </m:r>
      </m:oMath>
      <w:ins w:id="14085" w:author="PR Preview" w:date="2026-01-01T00:00:00Z">
        <w:r>
          <w:rPr>
            <w:b/>
            <w:bCs/>
          </w:rPr>
          <w:t xml:space="preserve"> </w:t>
        </w:r>
      </w:ins>
      <w:ins w:id="14086" w:author="PR Preview" w:date="2026-01-01T00:00:00Z">
        <w:r>
          <w:rPr>
            <w:b/>
            <w:bCs/>
          </w:rPr>
          <w:t xml:space="preserve">symmetric matrix)</w:t>
        </w:r>
      </w:ins>
      <w:ins w:id="14087" w:author="PR Preview" w:date="2026-01-01T00:00:00Z">
        <w:r>
          <w:t xml:space="preserve"> </w:t>
        </w:r>
      </w:ins>
      <w:ins w:id="14088" w:author="PR Preview" w:date="2026-01-01T00:00:00Z">
        <w:r>
          <w:t xml:space="preserve">For</w:t>
        </w:r>
      </w:ins>
      <w:ins w:id="1408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4090" w:author="PR Preview" w:date="2026-01-01T00:00:00Z">
        <w:r>
          <w:t xml:space="preserve">,</w:t>
        </w:r>
      </w:ins>
      <w:ins w:id="14091" w:author="PR Preview" w:date="2026-01-01T00:00:00Z">
        <w:r>
          <w:t xml:space="preserve"> </w:t>
        </w:r>
      </w:ins>
      <w:hyperlink w:anchor="exm-eigenvalue">
        <w:ins w:id="14092" w:author="PR Preview" w:date="2026-01-01T00:00:00Z">
          <w:r>
            <w:rPr>
              <w:rStyle w:val="Hyperlink"/>
            </w:rPr>
            <w:t xml:space="preserve">Example 140</w:t>
          </w:r>
        </w:ins>
      </w:hyperlink>
      <w:ins w:id="14093" w:author="PR Preview" w:date="2026-01-01T00:00:00Z">
        <w:r>
          <w:t xml:space="preserve"> </w:t>
        </w:r>
      </w:ins>
      <w:ins w:id="14094" w:author="PR Preview" w:date="2026-01-01T00:00:00Z">
        <w:r>
          <w:t xml:space="preserve">found the eigenvectors</w:t>
        </w:r>
      </w:ins>
      <w:ins w:id="14095" w:author="PR Preview" w:date="2026-01-01T00:00:00Z">
        <w:r>
          <w:t xml:space="preserve"> </w:t>
        </w:r>
      </w:ins>
      <m:oMath>
        <m:r>
          <m:rPr>
            <m:sty m:val="p"/>
          </m:rPr>
          <m:t>(</m:t>
        </m:r>
        <m:r>
          <m:t>1</m:t>
        </m:r>
        <m:r>
          <m:rPr>
            <m:sty m:val="p"/>
          </m:rPr>
          <m:t>,</m:t>
        </m:r>
        <m:r>
          <m:t>1</m:t>
        </m:r>
        <m:r>
          <m:rPr>
            <m:sty m:val="p"/>
          </m:rPr>
          <m:t>)</m:t>
        </m:r>
      </m:oMath>
      <w:ins w:id="14096" w:author="PR Preview" w:date="2026-01-01T00:00:00Z">
        <w:r>
          <w:t xml:space="preserve"> </w:t>
        </w:r>
      </w:ins>
      <w:ins w:id="14097" w:author="PR Preview" w:date="2026-01-01T00:00:00Z">
        <w:r>
          <w:t xml:space="preserve">for</w:t>
        </w:r>
      </w:ins>
      <w:ins w:id="14098" w:author="PR Preview" w:date="2026-01-01T00:00:00Z">
        <w:r>
          <w:t xml:space="preserve"> </w:t>
        </w:r>
      </w:ins>
      <m:oMath>
        <m:r>
          <m:t>3</m:t>
        </m:r>
      </m:oMath>
      <w:ins w:id="14099" w:author="PR Preview" w:date="2026-01-01T00:00:00Z">
        <w:r>
          <w:t xml:space="preserve"> </w:t>
        </w:r>
      </w:ins>
      <w:ins w:id="14100" w:author="PR Preview" w:date="2026-01-01T00:00:00Z">
        <w:r>
          <w:t xml:space="preserve">and</w:t>
        </w:r>
      </w:ins>
      <w:ins w:id="14101" w:author="PR Preview" w:date="2026-01-01T00:00:00Z">
        <w:r>
          <w:t xml:space="preserve"> </w:t>
        </w:r>
      </w:ins>
      <m:oMath>
        <m:r>
          <m:rPr>
            <m:sty m:val="p"/>
          </m:rPr>
          <m:t>(</m:t>
        </m:r>
        <m:r>
          <m:t>1</m:t>
        </m:r>
        <m:r>
          <m:rPr>
            <m:sty m:val="p"/>
          </m:rPr>
          <m:t>,</m:t>
        </m:r>
        <m:r>
          <m:rPr>
            <m:sty m:val="p"/>
          </m:rPr>
          <m:t>−</m:t>
        </m:r>
        <m:r>
          <m:t>1</m:t>
        </m:r>
        <m:r>
          <m:rPr>
            <m:sty m:val="p"/>
          </m:rPr>
          <m:t>)</m:t>
        </m:r>
      </m:oMath>
      <w:ins w:id="14102" w:author="PR Preview" w:date="2026-01-01T00:00:00Z">
        <w:r>
          <w:t xml:space="preserve"> </w:t>
        </w:r>
      </w:ins>
      <w:ins w:id="14103" w:author="PR Preview" w:date="2026-01-01T00:00:00Z">
        <w:r>
          <w:t xml:space="preserve">for</w:t>
        </w:r>
      </w:ins>
      <w:ins w:id="14104" w:author="PR Preview" w:date="2026-01-01T00:00:00Z">
        <w:r>
          <w:t xml:space="preserve"> </w:t>
        </w:r>
      </w:ins>
      <m:oMath>
        <m:r>
          <m:t>1</m:t>
        </m:r>
      </m:oMath>
      <w:ins w:id="14105" w:author="PR Preview" w:date="2026-01-01T00:00:00Z">
        <w:r>
          <w:t xml:space="preserve">.</w:t>
        </w:r>
      </w:ins>
      <w:ins w:id="14106" w:author="PR Preview" w:date="2026-01-01T00:00:00Z">
        <w:r>
          <w:t xml:space="preserve"> </w:t>
        </w:r>
      </w:ins>
      <w:ins w:id="14107" w:author="PR Preview" w:date="2026-01-01T00:00:00Z">
        <w:r>
          <w:t xml:space="preserve">They are orthogonal (</w:t>
        </w:r>
      </w:ins>
      <w:hyperlink w:anchor="def-orthogonal-vectors">
        <w:ins w:id="14108" w:author="PR Preview" w:date="2026-01-01T00:00:00Z">
          <w:r>
            <w:rPr>
              <w:rStyle w:val="Hyperlink"/>
            </w:rPr>
            <w:t xml:space="preserve">Definition 13</w:t>
          </w:r>
        </w:ins>
      </w:hyperlink>
      <w:ins w:id="14109"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63"/>
    <w:bookmarkStart w:id="464" w:name="rem-eigendecomposition-not-unique"/>
    <w:p>
      <w:pPr>
        <w:pStyle w:val="BodyText"/>
      </w:pPr>
      <w:del w:id="14110" w:author="PR Preview" w:date="2026-01-01T00:00:00Z">
        <w:r>
          <w:rPr>
            <w:i/>
            <w:iCs/>
          </w:rPr>
          <w:delText xml:space="preserve">Remark 31</w:delText>
        </w:r>
      </w:del>
      <w:del w:id="14111" w:author="PR Preview" w:date="2026-01-01T00:00:00Z">
        <w:r>
          <w:delText xml:space="preserve"> (An eigendecomposition is not unique). </w:delText>
        </w:r>
      </w:del>
      <w:del w:id="14112" w:author="PR Preview" w:date="2026-01-01T00:00:00Z">
        <w:r>
          <w:delText xml:space="preserve">A symmetric matrix can have more than one eigendecomposition.</w:delText>
        </w:r>
      </w:del>
      <w:del w:id="14113" w:author="PR Preview" w:date="2026-01-01T00:00:00Z">
        <w:r>
          <w:delText xml:space="preserve"> </w:delText>
        </w:r>
      </w:del>
      <w:del w:id="14114" w:author="PR Preview" w:date="2026-01-01T00:00:00Z">
        <w:r>
          <w:delText xml:space="preserve">Reordering the eigenvalues on the diagonal of</w:delText>
        </w:r>
      </w:del>
      <w:del w:id="14115" w:author="PR Preview" w:date="2026-01-01T00:00:00Z">
        <w:r>
          <w:delText xml:space="preserve"> </w:delText>
        </w:r>
      </w:del>
      <m:oMath>
        <m:r>
          <m:rPr>
            <m:sty m:val="b"/>
          </m:rPr>
          <m:t>Λ</m:t>
        </m:r>
      </m:oMath>
      <w:del w:id="14116" w:author="PR Preview" w:date="2026-01-01T00:00:00Z">
        <w:r>
          <w:delText xml:space="preserve">,</w:delText>
        </w:r>
      </w:del>
      <w:del w:id="14117" w:author="PR Preview" w:date="2026-01-01T00:00:00Z">
        <w:r>
          <w:delText xml:space="preserve"> </w:delText>
        </w:r>
      </w:del>
      <w:del w:id="14118" w:author="PR Preview" w:date="2026-01-01T00:00:00Z">
        <w:r>
          <w:delText xml:space="preserve">and the columns of</w:delText>
        </w:r>
      </w:del>
      <w:del w:id="14119" w:author="PR Preview" w:date="2026-01-01T00:00:00Z">
        <w:r>
          <w:delText xml:space="preserve"> </w:delText>
        </w:r>
      </w:del>
      <m:oMath>
        <m:r>
          <m:rPr>
            <m:sty m:val="bi"/>
          </m:rPr>
          <m:t>Q</m:t>
        </m:r>
      </m:oMath>
      <w:del w:id="14120" w:author="PR Preview" w:date="2026-01-01T00:00:00Z">
        <w:r>
          <w:delText xml:space="preserve"> </w:delText>
        </w:r>
      </w:del>
      <w:del w:id="14121" w:author="PR Preview" w:date="2026-01-01T00:00:00Z">
        <w:r>
          <w:delText xml:space="preserve">with them, gives another one,</w:delText>
        </w:r>
      </w:del>
      <w:del w:id="14122" w:author="PR Preview" w:date="2026-01-01T00:00:00Z">
        <w:r>
          <w:delText xml:space="preserve"> </w:delText>
        </w:r>
      </w:del>
      <w:del w:id="14123" w:author="PR Preview" w:date="2026-01-01T00:00:00Z">
        <w:r>
          <w:delText xml:space="preserve">and so does multiplying a column of</w:delText>
        </w:r>
      </w:del>
      <w:del w:id="14124" w:author="PR Preview" w:date="2026-01-01T00:00:00Z">
        <w:r>
          <w:delText xml:space="preserve"> </w:delText>
        </w:r>
      </w:del>
      <m:oMath>
        <m:r>
          <m:rPr>
            <m:sty m:val="bi"/>
          </m:rPr>
          <m:t>Q</m:t>
        </m:r>
      </m:oMath>
      <w:del w:id="14125" w:author="PR Preview" w:date="2026-01-01T00:00:00Z">
        <w:r>
          <w:delText xml:space="preserve"> </w:delText>
        </w:r>
      </w:del>
      <w:del w:id="14126" w:author="PR Preview" w:date="2026-01-01T00:00:00Z">
        <w:r>
          <w:delText xml:space="preserve">by</w:delText>
        </w:r>
      </w:del>
      <w:del w:id="14127" w:author="PR Preview" w:date="2026-01-01T00:00:00Z">
        <w:r>
          <w:delText xml:space="preserve"> </w:delText>
        </w:r>
      </w:del>
      <m:oMath>
        <m:r>
          <m:rPr>
            <m:sty m:val="p"/>
          </m:rPr>
          <m:t>−</m:t>
        </m:r>
        <m:r>
          <m:t>1</m:t>
        </m:r>
      </m:oMath>
      <w:del w:id="14128" w:author="PR Preview" w:date="2026-01-01T00:00:00Z">
        <w:r>
          <w:delText xml:space="preserve">.</w:delText>
        </w:r>
      </w:del>
    </w:p>
    <w:p>
      <w:pPr>
        <w:pStyle w:val="BodyText"/>
      </w:pPr>
      <w:del w:id="14129" w:author="PR Preview" w:date="2026-01-01T00:00:00Z">
        <w:r>
          <w:delText xml:space="preserve">For example, take</w:delText>
        </w:r>
      </w:del>
      <w:del w:id="14130" w:author="PR Preview" w:date="2026-01-01T00:00:00Z">
        <w:r>
          <w:delText xml:space="preserve"> </w:delText>
        </w:r>
      </w:del>
      <m:oMath>
        <m:r>
          <m:rPr>
            <m:sty m:val="bi"/>
          </m:rPr>
          <m:t>A</m:t>
        </m:r>
      </m:oMath>
      <w:del w:id="14131" w:author="PR Preview" w:date="2026-01-01T00:00:00Z">
        <w:r>
          <w:delText xml:space="preserve"> </w:delText>
        </w:r>
      </w:del>
      <w:del w:id="14132" w:author="PR Preview" w:date="2026-01-01T00:00:00Z">
        <w:r>
          <w:delText xml:space="preserve">from</w:delText>
        </w:r>
      </w:del>
      <w:del w:id="14133" w:author="PR Preview" w:date="2026-01-01T00:00:00Z">
        <w:r>
          <w:delText xml:space="preserve"> </w:delText>
        </w:r>
      </w:del>
      <w:hyperlink w:anchor="exm-spectral">
        <w:del w:id="14134" w:author="PR Preview" w:date="2026-01-01T00:00:00Z">
          <w:r>
            <w:rPr>
              <w:rStyle w:val="Hyperlink"/>
            </w:rPr>
            <w:delText xml:space="preserve">Example 139</w:delText>
          </w:r>
        </w:del>
      </w:hyperlink>
      <w:del w:id="14135" w:author="PR Preview" w:date="2026-01-01T00:00:00Z">
        <w:r>
          <w:delText xml:space="preserve">.</w:delText>
        </w:r>
      </w:del>
      <w:del w:id="14136" w:author="PR Preview" w:date="2026-01-01T00:00:00Z">
        <w:r>
          <w:delText xml:space="preserve"> </w:delText>
        </w:r>
      </w:del>
      <w:del w:id="14137" w:author="PR Preview" w:date="2026-01-01T00:00:00Z">
        <w:r>
          <w:delText xml:space="preserve">Swapping the two eigenvalues and the two columns gives</w:delText>
        </w:r>
      </w:del>
    </w:p>
    <w:p>
      <w:pPr>
        <w:pStyle w:val="BodyText"/>
      </w:pPr>
      <w:ins w:id="14138" w:author="PR Preview" w:date="2026-01-01T00:00:00Z">
        <w:r>
          <w:rPr>
            <w:i/>
            <w:iCs/>
          </w:rPr>
          <w:t xml:space="preserve">Remark 38</w:t>
        </w:r>
      </w:ins>
      <w:ins w:id="14139" w:author="PR Preview" w:date="2026-01-01T00:00:00Z">
        <w:r>
          <w:t xml:space="preserve"> (An eigendecomposition is not unique). </w:t>
        </w:r>
      </w:ins>
      <w:ins w:id="14140" w:author="PR Preview" w:date="2026-01-01T00:00:00Z">
        <w:r>
          <w:t xml:space="preserve">A symmetric matrix can have more than one eigendecomposition.</w:t>
        </w:r>
      </w:ins>
      <w:ins w:id="14141" w:author="PR Preview" w:date="2026-01-01T00:00:00Z">
        <w:r>
          <w:t xml:space="preserve"> </w:t>
        </w:r>
      </w:ins>
      <w:ins w:id="14142" w:author="PR Preview" w:date="2026-01-01T00:00:00Z">
        <w:r>
          <w:t xml:space="preserve">Reordering the eigenvalues on the diagonal of</w:t>
        </w:r>
      </w:ins>
      <w:ins w:id="14143" w:author="PR Preview" w:date="2026-01-01T00:00:00Z">
        <w:r>
          <w:t xml:space="preserve"> </w:t>
        </w:r>
      </w:ins>
      <m:oMath>
        <m:r>
          <m:rPr>
            <m:sty m:val="b"/>
          </m:rPr>
          <m:t>Λ</m:t>
        </m:r>
      </m:oMath>
      <w:ins w:id="14144" w:author="PR Preview" w:date="2026-01-01T00:00:00Z">
        <w:r>
          <w:t xml:space="preserve">,</w:t>
        </w:r>
      </w:ins>
      <w:ins w:id="14145" w:author="PR Preview" w:date="2026-01-01T00:00:00Z">
        <w:r>
          <w:t xml:space="preserve"> </w:t>
        </w:r>
      </w:ins>
      <w:ins w:id="14146" w:author="PR Preview" w:date="2026-01-01T00:00:00Z">
        <w:r>
          <w:t xml:space="preserve">and the columns of</w:t>
        </w:r>
      </w:ins>
      <w:ins w:id="14147" w:author="PR Preview" w:date="2026-01-01T00:00:00Z">
        <w:r>
          <w:t xml:space="preserve"> </w:t>
        </w:r>
      </w:ins>
      <m:oMath>
        <m:r>
          <m:rPr>
            <m:sty m:val="bi"/>
          </m:rPr>
          <m:t>Q</m:t>
        </m:r>
      </m:oMath>
      <w:ins w:id="14148" w:author="PR Preview" w:date="2026-01-01T00:00:00Z">
        <w:r>
          <w:t xml:space="preserve"> </w:t>
        </w:r>
      </w:ins>
      <w:ins w:id="14149" w:author="PR Preview" w:date="2026-01-01T00:00:00Z">
        <w:r>
          <w:t xml:space="preserve">with them, gives another one,</w:t>
        </w:r>
      </w:ins>
      <w:ins w:id="14150" w:author="PR Preview" w:date="2026-01-01T00:00:00Z">
        <w:r>
          <w:t xml:space="preserve"> </w:t>
        </w:r>
      </w:ins>
      <w:ins w:id="14151" w:author="PR Preview" w:date="2026-01-01T00:00:00Z">
        <w:r>
          <w:t xml:space="preserve">and so does multiplying a column of</w:t>
        </w:r>
      </w:ins>
      <w:ins w:id="14152" w:author="PR Preview" w:date="2026-01-01T00:00:00Z">
        <w:r>
          <w:t xml:space="preserve"> </w:t>
        </w:r>
      </w:ins>
      <m:oMath>
        <m:r>
          <m:rPr>
            <m:sty m:val="bi"/>
          </m:rPr>
          <m:t>Q</m:t>
        </m:r>
      </m:oMath>
      <w:ins w:id="14153" w:author="PR Preview" w:date="2026-01-01T00:00:00Z">
        <w:r>
          <w:t xml:space="preserve"> </w:t>
        </w:r>
      </w:ins>
      <w:ins w:id="14154" w:author="PR Preview" w:date="2026-01-01T00:00:00Z">
        <w:r>
          <w:t xml:space="preserve">by</w:t>
        </w:r>
      </w:ins>
      <w:ins w:id="14155" w:author="PR Preview" w:date="2026-01-01T00:00:00Z">
        <w:r>
          <w:t xml:space="preserve"> </w:t>
        </w:r>
      </w:ins>
      <m:oMath>
        <m:r>
          <m:rPr>
            <m:sty m:val="p"/>
          </m:rPr>
          <m:t>−</m:t>
        </m:r>
        <m:r>
          <m:t>1</m:t>
        </m:r>
      </m:oMath>
      <w:ins w:id="14156" w:author="PR Preview" w:date="2026-01-01T00:00:00Z">
        <w:r>
          <w:t xml:space="preserve">.</w:t>
        </w:r>
      </w:ins>
    </w:p>
    <w:p>
      <w:pPr>
        <w:pStyle w:val="BodyText"/>
      </w:pPr>
      <w:ins w:id="14157" w:author="PR Preview" w:date="2026-01-01T00:00:00Z">
        <w:r>
          <w:t xml:space="preserve">For example, take</w:t>
        </w:r>
      </w:ins>
      <w:ins w:id="14158" w:author="PR Preview" w:date="2026-01-01T00:00:00Z">
        <w:r>
          <w:t xml:space="preserve"> </w:t>
        </w:r>
      </w:ins>
      <m:oMath>
        <m:r>
          <m:rPr>
            <m:sty m:val="bi"/>
          </m:rPr>
          <m:t>A</m:t>
        </m:r>
      </m:oMath>
      <w:ins w:id="14159" w:author="PR Preview" w:date="2026-01-01T00:00:00Z">
        <w:r>
          <w:t xml:space="preserve"> </w:t>
        </w:r>
      </w:ins>
      <w:ins w:id="14160" w:author="PR Preview" w:date="2026-01-01T00:00:00Z">
        <w:r>
          <w:t xml:space="preserve">from</w:t>
        </w:r>
      </w:ins>
      <w:ins w:id="14161" w:author="PR Preview" w:date="2026-01-01T00:00:00Z">
        <w:r>
          <w:t xml:space="preserve"> </w:t>
        </w:r>
      </w:ins>
      <w:hyperlink w:anchor="exm-spectral">
        <w:ins w:id="14162" w:author="PR Preview" w:date="2026-01-01T00:00:00Z">
          <w:r>
            <w:rPr>
              <w:rStyle w:val="Hyperlink"/>
            </w:rPr>
            <w:t xml:space="preserve">Example 142</w:t>
          </w:r>
        </w:ins>
      </w:hyperlink>
      <w:ins w:id="14163" w:author="PR Preview" w:date="2026-01-01T00:00:00Z">
        <w:r>
          <w:t xml:space="preserve">.</w:t>
        </w:r>
      </w:ins>
      <w:ins w:id="14164" w:author="PR Preview" w:date="2026-01-01T00:00:00Z">
        <w:r>
          <w:t xml:space="preserve"> </w:t>
        </w:r>
      </w:ins>
      <w:ins w:id="14165"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64"/>
    <w:bookmarkStart w:id="465" w:name="thm-svd"/>
    <w:p>
      <w:pPr>
        <w:pStyle w:val="FirstParagraph"/>
      </w:pPr>
      <w:del w:id="14166" w:author="PR Preview" w:date="2026-01-01T00:00:00Z">
        <w:r>
          <w:rPr>
            <w:b/>
            <w:bCs/>
          </w:rPr>
          <w:delText xml:space="preserve">Theorem 73 (Singular value decomposition)</w:delText>
        </w:r>
      </w:del>
      <w:del w:id="14167" w:author="PR Preview" w:date="2026-01-01T00:00:00Z">
        <w:r>
          <w:delText xml:space="preserve"> </w:delText>
        </w:r>
      </w:del>
      <w:del w:id="14168" w:author="PR Preview" w:date="2026-01-01T00:00:00Z">
        <w:r>
          <w:delText xml:space="preserve">Let</w:delText>
        </w:r>
      </w:del>
      <w:del w:id="14169" w:author="PR Preview" w:date="2026-01-01T00:00:00Z">
        <w:r>
          <w:delText xml:space="preserve"> </w:delText>
        </w:r>
      </w:del>
      <m:oMath>
        <m:r>
          <m:rPr>
            <m:sty m:val="bi"/>
          </m:rPr>
          <m:t>A</m:t>
        </m:r>
      </m:oMath>
      <w:del w:id="14170" w:author="PR Preview" w:date="2026-01-01T00:00:00Z">
        <w:r>
          <w:delText xml:space="preserve"> </w:delText>
        </w:r>
      </w:del>
      <w:del w:id="14171" w:author="PR Preview" w:date="2026-01-01T00:00:00Z">
        <w:r>
          <w:delText xml:space="preserve">be an</w:delText>
        </w:r>
      </w:del>
      <w:del w:id="14172" w:author="PR Preview" w:date="2026-01-01T00:00:00Z">
        <w:r>
          <w:delText xml:space="preserve"> </w:delText>
        </w:r>
      </w:del>
      <m:oMath>
        <m:r>
          <m:t>n</m:t>
        </m:r>
        <m:r>
          <m:rPr>
            <m:sty m:val="p"/>
          </m:rPr>
          <m:t>×</m:t>
        </m:r>
        <m:r>
          <m:t>p</m:t>
        </m:r>
      </m:oMath>
      <w:del w:id="14173" w:author="PR Preview" w:date="2026-01-01T00:00:00Z">
        <w:r>
          <w:delText xml:space="preserve"> </w:delText>
        </w:r>
      </w:del>
      <w:del w:id="14174" w:author="PR Preview" w:date="2026-01-01T00:00:00Z">
        <w:r>
          <w:delText xml:space="preserve">matrix with real entries</w:delText>
        </w:r>
      </w:del>
      <w:del w:id="14175" w:author="PR Preview" w:date="2026-01-01T00:00:00Z">
        <w:r>
          <w:delText xml:space="preserve"> </w:delText>
        </w:r>
      </w:del>
      <w:del w:id="14176" w:author="PR Preview" w:date="2026-01-01T00:00:00Z">
        <w:r>
          <w:delText xml:space="preserve">and</w:delText>
        </w:r>
      </w:del>
      <w:del w:id="14177"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4178" w:author="PR Preview" w:date="2026-01-01T00:00:00Z">
        <w:r>
          <w:delText xml:space="preserve"> </w:delText>
        </w:r>
      </w:del>
      <w:del w:id="14179" w:author="PR Preview" w:date="2026-01-01T00:00:00Z">
        <w:r>
          <w:delText xml:space="preserve">(</w:delText>
        </w:r>
      </w:del>
      <w:hyperlink w:anchor="def-rank">
        <w:del w:id="14180" w:author="PR Preview" w:date="2026-01-01T00:00:00Z">
          <w:r>
            <w:rPr>
              <w:rStyle w:val="Hyperlink"/>
            </w:rPr>
            <w:delText xml:space="preserve">Definition 38</w:delText>
          </w:r>
        </w:del>
      </w:hyperlink>
      <w:del w:id="14181" w:author="PR Preview" w:date="2026-01-01T00:00:00Z">
        <w:r>
          <w:delText xml:space="preserve">).</w:delText>
        </w:r>
      </w:del>
      <w:del w:id="14182" w:author="PR Preview" w:date="2026-01-01T00:00:00Z">
        <w:r>
          <w:delText xml:space="preserve"> </w:delText>
        </w:r>
      </w:del>
      <w:del w:id="14183" w:author="PR Preview" w:date="2026-01-01T00:00:00Z">
        <w:r>
          <w:delText xml:space="preserve">Then there are</w:delText>
        </w:r>
      </w:del>
      <w:del w:id="14184" w:author="PR Preview" w:date="2026-01-01T00:00:00Z">
        <w:r>
          <w:delText xml:space="preserve"> </w:delText>
        </w:r>
      </w:del>
      <w:del w:id="14185" w:author="PR Preview" w:date="2026-01-01T00:00:00Z">
        <w:r>
          <w:delText xml:space="preserve">an</w:delText>
        </w:r>
      </w:del>
      <w:del w:id="14186" w:author="PR Preview" w:date="2026-01-01T00:00:00Z">
        <w:r>
          <w:delText xml:space="preserve"> </w:delText>
        </w:r>
      </w:del>
      <m:oMath>
        <m:r>
          <m:t>n</m:t>
        </m:r>
        <m:r>
          <m:rPr>
            <m:sty m:val="p"/>
          </m:rPr>
          <m:t>×</m:t>
        </m:r>
        <m:r>
          <m:t>n</m:t>
        </m:r>
      </m:oMath>
      <w:del w:id="14187" w:author="PR Preview" w:date="2026-01-01T00:00:00Z">
        <w:r>
          <w:delText xml:space="preserve"> </w:delText>
        </w:r>
      </w:del>
      <w:del w:id="14188" w:author="PR Preview" w:date="2026-01-01T00:00:00Z">
        <w:r>
          <w:delText xml:space="preserve">orthogonal matrix</w:delText>
        </w:r>
      </w:del>
      <w:del w:id="14189" w:author="PR Preview" w:date="2026-01-01T00:00:00Z">
        <w:r>
          <w:delText xml:space="preserve"> </w:delText>
        </w:r>
      </w:del>
      <m:oMath>
        <m:r>
          <m:rPr>
            <m:sty m:val="bi"/>
          </m:rPr>
          <m:t>U</m:t>
        </m:r>
      </m:oMath>
      <w:del w:id="14190" w:author="PR Preview" w:date="2026-01-01T00:00:00Z">
        <w:r>
          <w:delText xml:space="preserve">,</w:delText>
        </w:r>
      </w:del>
      <w:del w:id="14191" w:author="PR Preview" w:date="2026-01-01T00:00:00Z">
        <w:r>
          <w:delText xml:space="preserve"> </w:delText>
        </w:r>
      </w:del>
      <w:del w:id="14192" w:author="PR Preview" w:date="2026-01-01T00:00:00Z">
        <w:r>
          <w:delText xml:space="preserve">a</w:delText>
        </w:r>
      </w:del>
      <w:del w:id="14193" w:author="PR Preview" w:date="2026-01-01T00:00:00Z">
        <w:r>
          <w:delText xml:space="preserve"> </w:delText>
        </w:r>
      </w:del>
      <m:oMath>
        <m:r>
          <m:t>p</m:t>
        </m:r>
        <m:r>
          <m:rPr>
            <m:sty m:val="p"/>
          </m:rPr>
          <m:t>×</m:t>
        </m:r>
        <m:r>
          <m:t>p</m:t>
        </m:r>
      </m:oMath>
      <w:del w:id="14194" w:author="PR Preview" w:date="2026-01-01T00:00:00Z">
        <w:r>
          <w:delText xml:space="preserve"> </w:delText>
        </w:r>
      </w:del>
      <w:del w:id="14195" w:author="PR Preview" w:date="2026-01-01T00:00:00Z">
        <w:r>
          <w:delText xml:space="preserve">orthogonal matrix</w:delText>
        </w:r>
      </w:del>
      <w:del w:id="14196" w:author="PR Preview" w:date="2026-01-01T00:00:00Z">
        <w:r>
          <w:delText xml:space="preserve"> </w:delText>
        </w:r>
      </w:del>
      <m:oMath>
        <m:r>
          <m:rPr>
            <m:sty m:val="bi"/>
          </m:rPr>
          <m:t>V</m:t>
        </m:r>
      </m:oMath>
      <w:del w:id="14197" w:author="PR Preview" w:date="2026-01-01T00:00:00Z">
        <w:r>
          <w:delText xml:space="preserve"> </w:delText>
        </w:r>
      </w:del>
      <w:del w:id="14198" w:author="PR Preview" w:date="2026-01-01T00:00:00Z">
        <w:r>
          <w:delText xml:space="preserve">(</w:delText>
        </w:r>
      </w:del>
      <w:hyperlink w:anchor="def-orthogonal-matrix">
        <w:del w:id="14199" w:author="PR Preview" w:date="2026-01-01T00:00:00Z">
          <w:r>
            <w:rPr>
              <w:rStyle w:val="Hyperlink"/>
            </w:rPr>
            <w:delText xml:space="preserve">Definition 76</w:delText>
          </w:r>
        </w:del>
      </w:hyperlink>
      <w:del w:id="14200" w:author="PR Preview" w:date="2026-01-01T00:00:00Z">
        <w:r>
          <w:delText xml:space="preserve">),</w:delText>
        </w:r>
      </w:del>
      <w:del w:id="14201" w:author="PR Preview" w:date="2026-01-01T00:00:00Z">
        <w:r>
          <w:delText xml:space="preserve"> </w:delText>
        </w:r>
      </w:del>
      <w:del w:id="14202" w:author="PR Preview" w:date="2026-01-01T00:00:00Z">
        <w:r>
          <w:delText xml:space="preserve">and numbers</w:delText>
        </w:r>
      </w:del>
      <w:del w:id="14203"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14204" w:author="PR Preview" w:date="2026-01-01T00:00:00Z">
        <w:r>
          <w:delText xml:space="preserve"> </w:delText>
        </w:r>
      </w:del>
      <w:del w:id="14205" w:author="PR Preview" w:date="2026-01-01T00:00:00Z">
        <w:r>
          <w:delText xml:space="preserve">such that</w:delText>
        </w:r>
      </w:del>
    </w:p>
    <w:p>
      <w:pPr>
        <w:pStyle w:val="FirstParagraph"/>
      </w:pPr>
      <w:ins w:id="14206" w:author="PR Preview" w:date="2026-01-01T00:00:00Z">
        <w:r>
          <w:rPr>
            <w:b/>
            <w:bCs/>
          </w:rPr>
          <w:t xml:space="preserve">Theorem 74 (Singular value decomposition)</w:t>
        </w:r>
      </w:ins>
      <w:ins w:id="14207" w:author="PR Preview" w:date="2026-01-01T00:00:00Z">
        <w:r>
          <w:t xml:space="preserve"> </w:t>
        </w:r>
      </w:ins>
      <w:ins w:id="14208" w:author="PR Preview" w:date="2026-01-01T00:00:00Z">
        <w:r>
          <w:t xml:space="preserve">Let</w:t>
        </w:r>
      </w:ins>
      <w:ins w:id="14209" w:author="PR Preview" w:date="2026-01-01T00:00:00Z">
        <w:r>
          <w:t xml:space="preserve"> </w:t>
        </w:r>
      </w:ins>
      <m:oMath>
        <m:r>
          <m:rPr>
            <m:sty m:val="bi"/>
          </m:rPr>
          <m:t>A</m:t>
        </m:r>
      </m:oMath>
      <w:ins w:id="14210" w:author="PR Preview" w:date="2026-01-01T00:00:00Z">
        <w:r>
          <w:t xml:space="preserve"> </w:t>
        </w:r>
      </w:ins>
      <w:ins w:id="14211" w:author="PR Preview" w:date="2026-01-01T00:00:00Z">
        <w:r>
          <w:t xml:space="preserve">be an</w:t>
        </w:r>
      </w:ins>
      <w:ins w:id="14212" w:author="PR Preview" w:date="2026-01-01T00:00:00Z">
        <w:r>
          <w:t xml:space="preserve"> </w:t>
        </w:r>
      </w:ins>
      <m:oMath>
        <m:r>
          <m:t>n</m:t>
        </m:r>
        <m:r>
          <m:rPr>
            <m:sty m:val="p"/>
          </m:rPr>
          <m:t>×</m:t>
        </m:r>
        <m:r>
          <m:t>p</m:t>
        </m:r>
      </m:oMath>
      <w:ins w:id="14213" w:author="PR Preview" w:date="2026-01-01T00:00:00Z">
        <w:r>
          <w:t xml:space="preserve"> </w:t>
        </w:r>
      </w:ins>
      <w:ins w:id="14214" w:author="PR Preview" w:date="2026-01-01T00:00:00Z">
        <w:r>
          <w:t xml:space="preserve">matrix with real entries</w:t>
        </w:r>
      </w:ins>
      <w:ins w:id="14215" w:author="PR Preview" w:date="2026-01-01T00:00:00Z">
        <w:r>
          <w:t xml:space="preserve"> </w:t>
        </w:r>
      </w:ins>
      <w:ins w:id="14216" w:author="PR Preview" w:date="2026-01-01T00:00:00Z">
        <w:r>
          <w:t xml:space="preserve">and</w:t>
        </w:r>
      </w:ins>
      <w:ins w:id="14217" w:author="PR Preview" w:date="2026-01-01T00:00:00Z">
        <w:r>
          <w:t xml:space="preserve"> </w:t>
        </w:r>
      </w:ins>
      <m:oMath>
        <m:r>
          <m:rPr>
            <m:sty m:val="p"/>
          </m:rPr>
          <m:t>rank</m:t>
        </m:r>
        <m:r>
          <m:rPr>
            <m:sty m:val="p"/>
          </m:rPr>
          <m:t>(</m:t>
        </m:r>
        <m:r>
          <m:rPr>
            <m:sty m:val="bi"/>
          </m:rPr>
          <m:t>A</m:t>
        </m:r>
        <m:r>
          <m:rPr>
            <m:sty m:val="p"/>
          </m:rPr>
          <m:t>)</m:t>
        </m:r>
        <m:r>
          <m:rPr>
            <m:sty m:val="p"/>
          </m:rPr>
          <m:t>=</m:t>
        </m:r>
        <m:r>
          <m:t>r</m:t>
        </m:r>
      </m:oMath>
      <w:ins w:id="14218" w:author="PR Preview" w:date="2026-01-01T00:00:00Z">
        <w:r>
          <w:t xml:space="preserve"> </w:t>
        </w:r>
      </w:ins>
      <w:ins w:id="14219" w:author="PR Preview" w:date="2026-01-01T00:00:00Z">
        <w:r>
          <w:t xml:space="preserve">(</w:t>
        </w:r>
      </w:ins>
      <w:hyperlink w:anchor="def-rank">
        <w:ins w:id="14220" w:author="PR Preview" w:date="2026-01-01T00:00:00Z">
          <w:r>
            <w:rPr>
              <w:rStyle w:val="Hyperlink"/>
            </w:rPr>
            <w:t xml:space="preserve">Definition 38</w:t>
          </w:r>
        </w:ins>
      </w:hyperlink>
      <w:ins w:id="14221" w:author="PR Preview" w:date="2026-01-01T00:00:00Z">
        <w:r>
          <w:t xml:space="preserve">).</w:t>
        </w:r>
      </w:ins>
      <w:ins w:id="14222" w:author="PR Preview" w:date="2026-01-01T00:00:00Z">
        <w:r>
          <w:t xml:space="preserve"> </w:t>
        </w:r>
      </w:ins>
      <w:ins w:id="14223" w:author="PR Preview" w:date="2026-01-01T00:00:00Z">
        <w:r>
          <w:t xml:space="preserve">Then there are</w:t>
        </w:r>
      </w:ins>
      <w:ins w:id="14224" w:author="PR Preview" w:date="2026-01-01T00:00:00Z">
        <w:r>
          <w:t xml:space="preserve"> </w:t>
        </w:r>
      </w:ins>
      <w:ins w:id="14225" w:author="PR Preview" w:date="2026-01-01T00:00:00Z">
        <w:r>
          <w:t xml:space="preserve">an</w:t>
        </w:r>
      </w:ins>
      <w:ins w:id="14226" w:author="PR Preview" w:date="2026-01-01T00:00:00Z">
        <w:r>
          <w:t xml:space="preserve"> </w:t>
        </w:r>
      </w:ins>
      <m:oMath>
        <m:r>
          <m:t>n</m:t>
        </m:r>
        <m:r>
          <m:rPr>
            <m:sty m:val="p"/>
          </m:rPr>
          <m:t>×</m:t>
        </m:r>
        <m:r>
          <m:t>n</m:t>
        </m:r>
      </m:oMath>
      <w:ins w:id="14227" w:author="PR Preview" w:date="2026-01-01T00:00:00Z">
        <w:r>
          <w:t xml:space="preserve"> </w:t>
        </w:r>
      </w:ins>
      <w:ins w:id="14228" w:author="PR Preview" w:date="2026-01-01T00:00:00Z">
        <w:r>
          <w:t xml:space="preserve">orthogonal matrix</w:t>
        </w:r>
      </w:ins>
      <w:ins w:id="14229" w:author="PR Preview" w:date="2026-01-01T00:00:00Z">
        <w:r>
          <w:t xml:space="preserve"> </w:t>
        </w:r>
      </w:ins>
      <m:oMath>
        <m:r>
          <m:rPr>
            <m:sty m:val="bi"/>
          </m:rPr>
          <m:t>U</m:t>
        </m:r>
      </m:oMath>
      <w:ins w:id="14230" w:author="PR Preview" w:date="2026-01-01T00:00:00Z">
        <w:r>
          <w:t xml:space="preserve">,</w:t>
        </w:r>
      </w:ins>
      <w:ins w:id="14231" w:author="PR Preview" w:date="2026-01-01T00:00:00Z">
        <w:r>
          <w:t xml:space="preserve"> </w:t>
        </w:r>
      </w:ins>
      <w:ins w:id="14232" w:author="PR Preview" w:date="2026-01-01T00:00:00Z">
        <w:r>
          <w:t xml:space="preserve">a</w:t>
        </w:r>
      </w:ins>
      <w:ins w:id="14233" w:author="PR Preview" w:date="2026-01-01T00:00:00Z">
        <w:r>
          <w:t xml:space="preserve"> </w:t>
        </w:r>
      </w:ins>
      <m:oMath>
        <m:r>
          <m:t>p</m:t>
        </m:r>
        <m:r>
          <m:rPr>
            <m:sty m:val="p"/>
          </m:rPr>
          <m:t>×</m:t>
        </m:r>
        <m:r>
          <m:t>p</m:t>
        </m:r>
      </m:oMath>
      <w:ins w:id="14234" w:author="PR Preview" w:date="2026-01-01T00:00:00Z">
        <w:r>
          <w:t xml:space="preserve"> </w:t>
        </w:r>
      </w:ins>
      <w:ins w:id="14235" w:author="PR Preview" w:date="2026-01-01T00:00:00Z">
        <w:r>
          <w:t xml:space="preserve">orthogonal matrix</w:t>
        </w:r>
      </w:ins>
      <w:ins w:id="14236" w:author="PR Preview" w:date="2026-01-01T00:00:00Z">
        <w:r>
          <w:t xml:space="preserve"> </w:t>
        </w:r>
      </w:ins>
      <m:oMath>
        <m:r>
          <m:rPr>
            <m:sty m:val="bi"/>
          </m:rPr>
          <m:t>V</m:t>
        </m:r>
      </m:oMath>
      <w:ins w:id="14237" w:author="PR Preview" w:date="2026-01-01T00:00:00Z">
        <w:r>
          <w:t xml:space="preserve"> </w:t>
        </w:r>
      </w:ins>
      <w:ins w:id="14238" w:author="PR Preview" w:date="2026-01-01T00:00:00Z">
        <w:r>
          <w:t xml:space="preserve">(</w:t>
        </w:r>
      </w:ins>
      <w:hyperlink w:anchor="def-orthogonal-matrix">
        <w:ins w:id="14239" w:author="PR Preview" w:date="2026-01-01T00:00:00Z">
          <w:r>
            <w:rPr>
              <w:rStyle w:val="Hyperlink"/>
            </w:rPr>
            <w:t xml:space="preserve">Definition 81</w:t>
          </w:r>
        </w:ins>
      </w:hyperlink>
      <w:ins w:id="14240" w:author="PR Preview" w:date="2026-01-01T00:00:00Z">
        <w:r>
          <w:t xml:space="preserve">),</w:t>
        </w:r>
      </w:ins>
      <w:ins w:id="14241" w:author="PR Preview" w:date="2026-01-01T00:00:00Z">
        <w:r>
          <w:t xml:space="preserve"> </w:t>
        </w:r>
      </w:ins>
      <w:ins w:id="14242" w:author="PR Preview" w:date="2026-01-01T00:00:00Z">
        <w:r>
          <w:t xml:space="preserve">and numbers</w:t>
        </w:r>
      </w:ins>
      <w:ins w:id="14243"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14244" w:author="PR Preview" w:date="2026-01-01T00:00:00Z">
        <w:r>
          <w:t xml:space="preserve"> </w:t>
        </w:r>
      </w:ins>
      <w:ins w:id="14245"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65"/>
    <w:bookmarkStart w:id="466" w:name="rem-svd-any-matrix"/>
    <w:p>
      <w:pPr>
        <w:pStyle w:val="BodyText"/>
      </w:pPr>
      <w:del w:id="14246" w:author="PR Preview" w:date="2026-01-01T00:00:00Z">
        <w:r>
          <w:rPr>
            <w:i/>
            <w:iCs/>
          </w:rPr>
          <w:delText xml:space="preserve">Remark 32</w:delText>
        </w:r>
      </w:del>
      <w:del w:id="14247" w:author="PR Preview" w:date="2026-01-01T00:00:00Z">
        <w:r>
          <w:delText xml:space="preserve"> (The SVD applies to every real matrix). </w:delText>
        </w:r>
      </w:del>
      <w:del w:id="14248" w:author="PR Preview" w:date="2026-01-01T00:00:00Z">
        <w:r>
          <w:delText xml:space="preserve">The proof is outside the scope of these notes;</w:delText>
        </w:r>
      </w:del>
      <w:del w:id="14249" w:author="PR Preview" w:date="2026-01-01T00:00:00Z">
        <w:r>
          <w:delText xml:space="preserve"> </w:delText>
        </w:r>
      </w:del>
      <w:del w:id="14250" w:author="PR Preview" w:date="2026-01-01T00:00:00Z">
        <w:r>
          <w:delText xml:space="preserve">see</w:delText>
        </w:r>
      </w:del>
      <w:del w:id="14251" w:author="PR Preview" w:date="2026-01-01T00:00:00Z">
        <w:r>
          <w:delText xml:space="preserve"> </w:delText>
        </w:r>
      </w:del>
      <w:del w:id="14252" w:author="PR Preview" w:date="2026-01-01T00:00:00Z">
        <w:r>
          <w:delText xml:space="preserve">Banerjee and Roy (2014, chap. 12, Theorem 12.1, p. 373)</w:delText>
        </w:r>
      </w:del>
      <w:del w:id="14253" w:author="PR Preview" w:date="2026-01-01T00:00:00Z">
        <w:r>
          <w:delText xml:space="preserve">.</w:delText>
        </w:r>
      </w:del>
      <w:del w:id="14254" w:author="PR Preview" w:date="2026-01-01T00:00:00Z">
        <w:r>
          <w:delText xml:space="preserve"> </w:delText>
        </w:r>
      </w:del>
      <w:del w:id="14255" w:author="PR Preview" w:date="2026-01-01T00:00:00Z">
        <w:r>
          <w:delText xml:space="preserve">Unlike the spectral theorem (</w:delText>
        </w:r>
      </w:del>
      <w:hyperlink w:anchor="thm-spectral">
        <w:del w:id="14256" w:author="PR Preview" w:date="2026-01-01T00:00:00Z">
          <w:r>
            <w:rPr>
              <w:rStyle w:val="Hyperlink"/>
            </w:rPr>
            <w:delText xml:space="preserve">Theorem 72</w:delText>
          </w:r>
        </w:del>
      </w:hyperlink>
      <w:del w:id="14257" w:author="PR Preview" w:date="2026-01-01T00:00:00Z">
        <w:r>
          <w:delText xml:space="preserve">),</w:delText>
        </w:r>
      </w:del>
      <w:del w:id="14258" w:author="PR Preview" w:date="2026-01-01T00:00:00Z">
        <w:r>
          <w:delText xml:space="preserve"> </w:delText>
        </w:r>
      </w:del>
      <w:hyperlink w:anchor="thm-svd">
        <w:del w:id="14259" w:author="PR Preview" w:date="2026-01-01T00:00:00Z">
          <w:r>
            <w:rPr>
              <w:rStyle w:val="Hyperlink"/>
            </w:rPr>
            <w:delText xml:space="preserve">Theorem 73</w:delText>
          </w:r>
        </w:del>
      </w:hyperlink>
      <w:del w:id="14260" w:author="PR Preview" w:date="2026-01-01T00:00:00Z">
        <w:r>
          <w:delText xml:space="preserve"> </w:delText>
        </w:r>
      </w:del>
      <w:del w:id="14261" w:author="PR Preview" w:date="2026-01-01T00:00:00Z">
        <w:r>
          <w:delText xml:space="preserve">applies to every real matrix,</w:delText>
        </w:r>
      </w:del>
      <w:del w:id="14262" w:author="PR Preview" w:date="2026-01-01T00:00:00Z">
        <w:r>
          <w:delText xml:space="preserve"> </w:delText>
        </w:r>
      </w:del>
      <w:del w:id="14263" w:author="PR Preview" w:date="2026-01-01T00:00:00Z">
        <w:r>
          <w:delText xml:space="preserve">including one that is not square or not symmetric.</w:delText>
        </w:r>
      </w:del>
    </w:p>
    <w:p>
      <w:pPr>
        <w:pStyle w:val="BodyText"/>
      </w:pPr>
      <w:del w:id="14264" w:author="PR Preview" w:date="2026-01-01T00:00:00Z">
        <w:r>
          <w:delText xml:space="preserve">For example, the</w:delText>
        </w:r>
      </w:del>
      <w:del w:id="14265" w:author="PR Preview" w:date="2026-01-01T00:00:00Z">
        <w:r>
          <w:delText xml:space="preserve"> </w:delText>
        </w:r>
      </w:del>
      <m:oMath>
        <m:r>
          <m:t>1</m:t>
        </m:r>
        <m:r>
          <m:rPr>
            <m:sty m:val="p"/>
          </m:rPr>
          <m:t>×</m:t>
        </m:r>
        <m:r>
          <m:t>2</m:t>
        </m:r>
      </m:oMath>
      <w:del w:id="14266" w:author="PR Preview" w:date="2026-01-01T00:00:00Z">
        <w:r>
          <w:delText xml:space="preserve"> </w:delText>
        </w:r>
      </w:del>
      <w:del w:id="14267" w:author="PR Preview" w:date="2026-01-01T00:00:00Z">
        <w:r>
          <w:delText xml:space="preserve">matrix</w:delText>
        </w:r>
      </w:del>
      <w:del w:id="1426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14269" w:author="PR Preview" w:date="2026-01-01T00:00:00Z">
        <w:r>
          <w:delText xml:space="preserve"> </w:delText>
        </w:r>
      </w:del>
      <w:del w:id="14270" w:author="PR Preview" w:date="2026-01-01T00:00:00Z">
        <w:r>
          <w:delText xml:space="preserve">is not square, so</w:delText>
        </w:r>
      </w:del>
      <w:del w:id="14271" w:author="PR Preview" w:date="2026-01-01T00:00:00Z">
        <w:r>
          <w:delText xml:space="preserve"> </w:delText>
        </w:r>
      </w:del>
      <w:hyperlink w:anchor="thm-spectral">
        <w:del w:id="14272" w:author="PR Preview" w:date="2026-01-01T00:00:00Z">
          <w:r>
            <w:rPr>
              <w:rStyle w:val="Hyperlink"/>
            </w:rPr>
            <w:delText xml:space="preserve">Theorem 72</w:delText>
          </w:r>
        </w:del>
      </w:hyperlink>
      <w:del w:id="14273" w:author="PR Preview" w:date="2026-01-01T00:00:00Z">
        <w:r>
          <w:delText xml:space="preserve"> </w:delText>
        </w:r>
      </w:del>
      <w:del w:id="14274" w:author="PR Preview" w:date="2026-01-01T00:00:00Z">
        <w:r>
          <w:delText xml:space="preserve">does not apply to it.</w:delText>
        </w:r>
      </w:del>
      <w:del w:id="14275" w:author="PR Preview" w:date="2026-01-01T00:00:00Z">
        <w:r>
          <w:delText xml:space="preserve"> </w:delText>
        </w:r>
      </w:del>
      <w:del w:id="14276" w:author="PR Preview" w:date="2026-01-01T00:00:00Z">
        <w:r>
          <w:delText xml:space="preserve">It has rank</w:delText>
        </w:r>
      </w:del>
      <w:del w:id="14277" w:author="PR Preview" w:date="2026-01-01T00:00:00Z">
        <w:r>
          <w:delText xml:space="preserve"> </w:delText>
        </w:r>
      </w:del>
      <m:oMath>
        <m:r>
          <m:t>1</m:t>
        </m:r>
      </m:oMath>
      <w:del w:id="14278" w:author="PR Preview" w:date="2026-01-01T00:00:00Z">
        <w:r>
          <w:delText xml:space="preserve">, and</w:delText>
        </w:r>
      </w:del>
      <w:del w:id="14279" w:author="PR Preview" w:date="2026-01-01T00:00:00Z">
        <w:r>
          <w:delText xml:space="preserve"> </w:delText>
        </w:r>
      </w:del>
      <w:hyperlink w:anchor="thm-svd">
        <w:del w:id="14280" w:author="PR Preview" w:date="2026-01-01T00:00:00Z">
          <w:r>
            <w:rPr>
              <w:rStyle w:val="Hyperlink"/>
            </w:rPr>
            <w:delText xml:space="preserve">Theorem 73</w:delText>
          </w:r>
        </w:del>
      </w:hyperlink>
      <w:del w:id="14281" w:author="PR Preview" w:date="2026-01-01T00:00:00Z">
        <w:r>
          <w:delText xml:space="preserve"> </w:delText>
        </w:r>
      </w:del>
      <w:del w:id="14282" w:author="PR Preview" w:date="2026-01-01T00:00:00Z">
        <w:r>
          <w:delText xml:space="preserve">holds with</w:delText>
        </w:r>
      </w:del>
      <w:del w:id="14283"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14284" w:author="PR Preview" w:date="2026-01-01T00:00:00Z">
        <w:r>
          <w:delText xml:space="preserve">,</w:delText>
        </w:r>
      </w:del>
      <w:del w:id="14285"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14286" w:author="PR Preview" w:date="2026-01-01T00:00:00Z">
        <w:r>
          <w:delText xml:space="preserve">,</w:delText>
        </w:r>
      </w:del>
      <w:del w:id="14287" w:author="PR Preview" w:date="2026-01-01T00:00:00Z">
        <w:r>
          <w:delText xml:space="preserve"> </w:delText>
        </w:r>
      </w:del>
      <w:del w:id="14288" w:author="PR Preview" w:date="2026-01-01T00:00:00Z">
        <w:r>
          <w:delText xml:space="preserve">and</w:delText>
        </w:r>
      </w:del>
      <w:del w:id="14289" w:author="PR Preview" w:date="2026-01-01T00:00:00Z">
        <w:r>
          <w:delText xml:space="preserve"> </w:delText>
        </w:r>
      </w:del>
      <m:oMath>
        <m:r>
          <m:rPr>
            <m:sty m:val="bi"/>
          </m:rPr>
          <m:t>V</m:t>
        </m:r>
      </m:oMath>
      <w:del w:id="14290" w:author="PR Preview" w:date="2026-01-01T00:00:00Z">
        <w:r>
          <w:delText xml:space="preserve"> </w:delText>
        </w:r>
      </w:del>
      <w:del w:id="14291" w:author="PR Preview" w:date="2026-01-01T00:00:00Z">
        <w:r>
          <w:delText xml:space="preserve">the orthogonal matrix</w:delText>
        </w:r>
      </w:del>
      <w:del w:id="14292" w:author="PR Preview" w:date="2026-01-01T00:00:00Z">
        <w:r>
          <w:delText xml:space="preserve"> </w:delText>
        </w:r>
      </w:del>
      <m:oMath>
        <m:r>
          <m:rPr>
            <m:sty m:val="bi"/>
          </m:rPr>
          <m:t>Q</m:t>
        </m:r>
      </m:oMath>
      <w:del w:id="14293" w:author="PR Preview" w:date="2026-01-01T00:00:00Z">
        <w:r>
          <w:delText xml:space="preserve"> </w:delText>
        </w:r>
      </w:del>
      <w:del w:id="14294" w:author="PR Preview" w:date="2026-01-01T00:00:00Z">
        <w:r>
          <w:delText xml:space="preserve">from</w:delText>
        </w:r>
      </w:del>
      <w:del w:id="14295" w:author="PR Preview" w:date="2026-01-01T00:00:00Z">
        <w:r>
          <w:delText xml:space="preserve"> </w:delText>
        </w:r>
      </w:del>
      <w:hyperlink w:anchor="exm-spectral">
        <w:del w:id="14296" w:author="PR Preview" w:date="2026-01-01T00:00:00Z">
          <w:r>
            <w:rPr>
              <w:rStyle w:val="Hyperlink"/>
            </w:rPr>
            <w:delText xml:space="preserve">Example 139</w:delText>
          </w:r>
        </w:del>
      </w:hyperlink>
      <w:del w:id="14297" w:author="PR Preview" w:date="2026-01-01T00:00:00Z">
        <w:r>
          <w:delText xml:space="preserve">,</w:delText>
        </w:r>
      </w:del>
      <w:del w:id="14298" w:author="PR Preview" w:date="2026-01-01T00:00:00Z">
        <w:r>
          <w:delText xml:space="preserve"> </w:delText>
        </w:r>
      </w:del>
      <w:del w:id="14299" w:author="PR Preview" w:date="2026-01-01T00:00:00Z">
        <w:r>
          <w:delText xml:space="preserve">which is symmetric, so</w:delText>
        </w:r>
      </w:del>
      <w:del w:id="14300" w:author="PR Preview" w:date="2026-01-01T00:00:00Z">
        <w:r>
          <w:delText xml:space="preserve"> </w:delText>
        </w:r>
      </w:del>
      <m:oMath>
        <m:sSup>
          <m:e>
            <m:r>
              <m:rPr>
                <m:sty m:val="bi"/>
              </m:rPr>
              <m:t>V</m:t>
            </m:r>
          </m:e>
          <m:sup>
            <m:r>
              <m:rPr>
                <m:sty m:val="p"/>
              </m:rPr>
              <m:t>⊤</m:t>
            </m:r>
          </m:sup>
        </m:sSup>
        <m:r>
          <m:rPr>
            <m:sty m:val="p"/>
          </m:rPr>
          <m:t>=</m:t>
        </m:r>
        <m:r>
          <m:rPr>
            <m:sty m:val="bi"/>
          </m:rPr>
          <m:t>V</m:t>
        </m:r>
      </m:oMath>
      <w:del w:id="14301" w:author="PR Preview" w:date="2026-01-01T00:00:00Z">
        <w:r>
          <w:delText xml:space="preserve">:</w:delText>
        </w:r>
      </w:del>
    </w:p>
    <w:p>
      <w:pPr>
        <w:pStyle w:val="BodyText"/>
      </w:pPr>
      <w:ins w:id="14302" w:author="PR Preview" w:date="2026-01-01T00:00:00Z">
        <w:r>
          <w:rPr>
            <w:i/>
            <w:iCs/>
          </w:rPr>
          <w:t xml:space="preserve">Remark 39</w:t>
        </w:r>
      </w:ins>
      <w:ins w:id="14303" w:author="PR Preview" w:date="2026-01-01T00:00:00Z">
        <w:r>
          <w:t xml:space="preserve"> (The SVD applies to every real matrix). </w:t>
        </w:r>
      </w:ins>
      <w:ins w:id="14304" w:author="PR Preview" w:date="2026-01-01T00:00:00Z">
        <w:r>
          <w:t xml:space="preserve">The proof is outside the scope of these notes;</w:t>
        </w:r>
      </w:ins>
      <w:ins w:id="14305" w:author="PR Preview" w:date="2026-01-01T00:00:00Z">
        <w:r>
          <w:t xml:space="preserve"> </w:t>
        </w:r>
      </w:ins>
      <w:ins w:id="14306" w:author="PR Preview" w:date="2026-01-01T00:00:00Z">
        <w:r>
          <w:t xml:space="preserve">see</w:t>
        </w:r>
      </w:ins>
      <w:ins w:id="14307" w:author="PR Preview" w:date="2026-01-01T00:00:00Z">
        <w:r>
          <w:t xml:space="preserve"> </w:t>
        </w:r>
      </w:ins>
      <w:ins w:id="14308" w:author="PR Preview" w:date="2026-01-01T00:00:00Z">
        <w:r>
          <w:t xml:space="preserve">Banerjee and Roy (2014, chap. 12, Theorem 12.1, p. 373)</w:t>
        </w:r>
      </w:ins>
      <w:ins w:id="14309" w:author="PR Preview" w:date="2026-01-01T00:00:00Z">
        <w:r>
          <w:t xml:space="preserve">.</w:t>
        </w:r>
      </w:ins>
      <w:ins w:id="14310" w:author="PR Preview" w:date="2026-01-01T00:00:00Z">
        <w:r>
          <w:t xml:space="preserve"> </w:t>
        </w:r>
      </w:ins>
      <w:ins w:id="14311" w:author="PR Preview" w:date="2026-01-01T00:00:00Z">
        <w:r>
          <w:t xml:space="preserve">Unlike the spectral theorem (</w:t>
        </w:r>
      </w:ins>
      <w:hyperlink w:anchor="thm-spectral">
        <w:ins w:id="14312" w:author="PR Preview" w:date="2026-01-01T00:00:00Z">
          <w:r>
            <w:rPr>
              <w:rStyle w:val="Hyperlink"/>
            </w:rPr>
            <w:t xml:space="preserve">Theorem 73</w:t>
          </w:r>
        </w:ins>
      </w:hyperlink>
      <w:ins w:id="14313" w:author="PR Preview" w:date="2026-01-01T00:00:00Z">
        <w:r>
          <w:t xml:space="preserve">),</w:t>
        </w:r>
      </w:ins>
      <w:ins w:id="14314" w:author="PR Preview" w:date="2026-01-01T00:00:00Z">
        <w:r>
          <w:t xml:space="preserve"> </w:t>
        </w:r>
      </w:ins>
      <w:hyperlink w:anchor="thm-svd">
        <w:ins w:id="14315" w:author="PR Preview" w:date="2026-01-01T00:00:00Z">
          <w:r>
            <w:rPr>
              <w:rStyle w:val="Hyperlink"/>
            </w:rPr>
            <w:t xml:space="preserve">Theorem 74</w:t>
          </w:r>
        </w:ins>
      </w:hyperlink>
      <w:ins w:id="14316" w:author="PR Preview" w:date="2026-01-01T00:00:00Z">
        <w:r>
          <w:t xml:space="preserve"> </w:t>
        </w:r>
      </w:ins>
      <w:ins w:id="14317" w:author="PR Preview" w:date="2026-01-01T00:00:00Z">
        <w:r>
          <w:t xml:space="preserve">applies to every real matrix,</w:t>
        </w:r>
      </w:ins>
      <w:ins w:id="14318" w:author="PR Preview" w:date="2026-01-01T00:00:00Z">
        <w:r>
          <w:t xml:space="preserve"> </w:t>
        </w:r>
      </w:ins>
      <w:ins w:id="14319" w:author="PR Preview" w:date="2026-01-01T00:00:00Z">
        <w:r>
          <w:t xml:space="preserve">including one that is not square or not symmetric.</w:t>
        </w:r>
      </w:ins>
    </w:p>
    <w:p>
      <w:pPr>
        <w:pStyle w:val="BodyText"/>
      </w:pPr>
      <w:ins w:id="14320" w:author="PR Preview" w:date="2026-01-01T00:00:00Z">
        <w:r>
          <w:t xml:space="preserve">For example, the</w:t>
        </w:r>
      </w:ins>
      <w:ins w:id="14321" w:author="PR Preview" w:date="2026-01-01T00:00:00Z">
        <w:r>
          <w:t xml:space="preserve"> </w:t>
        </w:r>
      </w:ins>
      <m:oMath>
        <m:r>
          <m:t>1</m:t>
        </m:r>
        <m:r>
          <m:rPr>
            <m:sty m:val="p"/>
          </m:rPr>
          <m:t>×</m:t>
        </m:r>
        <m:r>
          <m:t>2</m:t>
        </m:r>
      </m:oMath>
      <w:ins w:id="14322" w:author="PR Preview" w:date="2026-01-01T00:00:00Z">
        <w:r>
          <w:t xml:space="preserve"> </w:t>
        </w:r>
      </w:ins>
      <w:ins w:id="14323" w:author="PR Preview" w:date="2026-01-01T00:00:00Z">
        <w:r>
          <w:t xml:space="preserve">matrix</w:t>
        </w:r>
      </w:ins>
      <w:ins w:id="1432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14325" w:author="PR Preview" w:date="2026-01-01T00:00:00Z">
        <w:r>
          <w:t xml:space="preserve"> </w:t>
        </w:r>
      </w:ins>
      <w:ins w:id="14326" w:author="PR Preview" w:date="2026-01-01T00:00:00Z">
        <w:r>
          <w:t xml:space="preserve">is not square, so</w:t>
        </w:r>
      </w:ins>
      <w:ins w:id="14327" w:author="PR Preview" w:date="2026-01-01T00:00:00Z">
        <w:r>
          <w:t xml:space="preserve"> </w:t>
        </w:r>
      </w:ins>
      <w:hyperlink w:anchor="thm-spectral">
        <w:ins w:id="14328" w:author="PR Preview" w:date="2026-01-01T00:00:00Z">
          <w:r>
            <w:rPr>
              <w:rStyle w:val="Hyperlink"/>
            </w:rPr>
            <w:t xml:space="preserve">Theorem 73</w:t>
          </w:r>
        </w:ins>
      </w:hyperlink>
      <w:ins w:id="14329" w:author="PR Preview" w:date="2026-01-01T00:00:00Z">
        <w:r>
          <w:t xml:space="preserve"> </w:t>
        </w:r>
      </w:ins>
      <w:ins w:id="14330" w:author="PR Preview" w:date="2026-01-01T00:00:00Z">
        <w:r>
          <w:t xml:space="preserve">does not apply to it.</w:t>
        </w:r>
      </w:ins>
      <w:ins w:id="14331" w:author="PR Preview" w:date="2026-01-01T00:00:00Z">
        <w:r>
          <w:t xml:space="preserve"> </w:t>
        </w:r>
      </w:ins>
      <w:ins w:id="14332" w:author="PR Preview" w:date="2026-01-01T00:00:00Z">
        <w:r>
          <w:t xml:space="preserve">It has rank</w:t>
        </w:r>
      </w:ins>
      <w:ins w:id="14333" w:author="PR Preview" w:date="2026-01-01T00:00:00Z">
        <w:r>
          <w:t xml:space="preserve"> </w:t>
        </w:r>
      </w:ins>
      <m:oMath>
        <m:r>
          <m:t>1</m:t>
        </m:r>
      </m:oMath>
      <w:ins w:id="14334" w:author="PR Preview" w:date="2026-01-01T00:00:00Z">
        <w:r>
          <w:t xml:space="preserve">, and</w:t>
        </w:r>
      </w:ins>
      <w:ins w:id="14335" w:author="PR Preview" w:date="2026-01-01T00:00:00Z">
        <w:r>
          <w:t xml:space="preserve"> </w:t>
        </w:r>
      </w:ins>
      <w:hyperlink w:anchor="thm-svd">
        <w:ins w:id="14336" w:author="PR Preview" w:date="2026-01-01T00:00:00Z">
          <w:r>
            <w:rPr>
              <w:rStyle w:val="Hyperlink"/>
            </w:rPr>
            <w:t xml:space="preserve">Theorem 74</w:t>
          </w:r>
        </w:ins>
      </w:hyperlink>
      <w:ins w:id="14337" w:author="PR Preview" w:date="2026-01-01T00:00:00Z">
        <w:r>
          <w:t xml:space="preserve"> </w:t>
        </w:r>
      </w:ins>
      <w:ins w:id="14338" w:author="PR Preview" w:date="2026-01-01T00:00:00Z">
        <w:r>
          <w:t xml:space="preserve">holds with</w:t>
        </w:r>
      </w:ins>
      <w:ins w:id="14339"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14340" w:author="PR Preview" w:date="2026-01-01T00:00:00Z">
        <w:r>
          <w:t xml:space="preserve">,</w:t>
        </w:r>
      </w:ins>
      <w:ins w:id="14341"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14342" w:author="PR Preview" w:date="2026-01-01T00:00:00Z">
        <w:r>
          <w:t xml:space="preserve">,</w:t>
        </w:r>
      </w:ins>
      <w:ins w:id="14343" w:author="PR Preview" w:date="2026-01-01T00:00:00Z">
        <w:r>
          <w:t xml:space="preserve"> </w:t>
        </w:r>
      </w:ins>
      <w:ins w:id="14344" w:author="PR Preview" w:date="2026-01-01T00:00:00Z">
        <w:r>
          <w:t xml:space="preserve">and</w:t>
        </w:r>
      </w:ins>
      <w:ins w:id="14345" w:author="PR Preview" w:date="2026-01-01T00:00:00Z">
        <w:r>
          <w:t xml:space="preserve"> </w:t>
        </w:r>
      </w:ins>
      <m:oMath>
        <m:r>
          <m:rPr>
            <m:sty m:val="bi"/>
          </m:rPr>
          <m:t>V</m:t>
        </m:r>
      </m:oMath>
      <w:ins w:id="14346" w:author="PR Preview" w:date="2026-01-01T00:00:00Z">
        <w:r>
          <w:t xml:space="preserve"> </w:t>
        </w:r>
      </w:ins>
      <w:ins w:id="14347" w:author="PR Preview" w:date="2026-01-01T00:00:00Z">
        <w:r>
          <w:t xml:space="preserve">the orthogonal matrix</w:t>
        </w:r>
      </w:ins>
      <w:ins w:id="14348" w:author="PR Preview" w:date="2026-01-01T00:00:00Z">
        <w:r>
          <w:t xml:space="preserve"> </w:t>
        </w:r>
      </w:ins>
      <m:oMath>
        <m:r>
          <m:rPr>
            <m:sty m:val="bi"/>
          </m:rPr>
          <m:t>Q</m:t>
        </m:r>
      </m:oMath>
      <w:ins w:id="14349" w:author="PR Preview" w:date="2026-01-01T00:00:00Z">
        <w:r>
          <w:t xml:space="preserve"> </w:t>
        </w:r>
      </w:ins>
      <w:ins w:id="14350" w:author="PR Preview" w:date="2026-01-01T00:00:00Z">
        <w:r>
          <w:t xml:space="preserve">from</w:t>
        </w:r>
      </w:ins>
      <w:ins w:id="14351" w:author="PR Preview" w:date="2026-01-01T00:00:00Z">
        <w:r>
          <w:t xml:space="preserve"> </w:t>
        </w:r>
      </w:ins>
      <w:hyperlink w:anchor="exm-spectral">
        <w:ins w:id="14352" w:author="PR Preview" w:date="2026-01-01T00:00:00Z">
          <w:r>
            <w:rPr>
              <w:rStyle w:val="Hyperlink"/>
            </w:rPr>
            <w:t xml:space="preserve">Example 142</w:t>
          </w:r>
        </w:ins>
      </w:hyperlink>
      <w:ins w:id="14353" w:author="PR Preview" w:date="2026-01-01T00:00:00Z">
        <w:r>
          <w:t xml:space="preserve">,</w:t>
        </w:r>
      </w:ins>
      <w:ins w:id="14354" w:author="PR Preview" w:date="2026-01-01T00:00:00Z">
        <w:r>
          <w:t xml:space="preserve"> </w:t>
        </w:r>
      </w:ins>
      <w:ins w:id="14355" w:author="PR Preview" w:date="2026-01-01T00:00:00Z">
        <w:r>
          <w:t xml:space="preserve">which is symmetric, so</w:t>
        </w:r>
      </w:ins>
      <w:ins w:id="14356" w:author="PR Preview" w:date="2026-01-01T00:00:00Z">
        <w:r>
          <w:t xml:space="preserve"> </w:t>
        </w:r>
      </w:ins>
      <m:oMath>
        <m:sSup>
          <m:e>
            <m:r>
              <m:rPr>
                <m:sty m:val="bi"/>
              </m:rPr>
              <m:t>V</m:t>
            </m:r>
          </m:e>
          <m:sup>
            <m:r>
              <m:rPr>
                <m:sty m:val="p"/>
              </m:rPr>
              <m:t>⊤</m:t>
            </m:r>
          </m:sup>
        </m:sSup>
        <m:r>
          <m:rPr>
            <m:sty m:val="p"/>
          </m:rPr>
          <m:t>=</m:t>
        </m:r>
        <m:r>
          <m:rPr>
            <m:sty m:val="bi"/>
          </m:rPr>
          <m:t>V</m:t>
        </m:r>
      </m:oMath>
      <w:ins w:id="14357"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66"/>
    <w:bookmarkStart w:id="467" w:name="def-svd"/>
    <w:p>
      <w:pPr>
        <w:pStyle w:val="BodyText"/>
      </w:pPr>
      <w:del w:id="14358" w:author="PR Preview" w:date="2026-01-01T00:00:00Z">
        <w:r>
          <w:rPr>
            <w:b/>
            <w:bCs/>
          </w:rPr>
          <w:delText xml:space="preserve">Definition 84 (Singular value decomposition and singular values)</w:delText>
        </w:r>
      </w:del>
      <w:del w:id="14359" w:author="PR Preview" w:date="2026-01-01T00:00:00Z">
        <w:r>
          <w:delText xml:space="preserve"> </w:delText>
        </w:r>
      </w:del>
      <w:del w:id="14360" w:author="PR Preview" w:date="2026-01-01T00:00:00Z">
        <w:r>
          <w:delText xml:space="preserve">Let</w:delText>
        </w:r>
      </w:del>
      <w:del w:id="14361" w:author="PR Preview" w:date="2026-01-01T00:00:00Z">
        <w:r>
          <w:delText xml:space="preserve"> </w:delText>
        </w:r>
      </w:del>
      <m:oMath>
        <m:r>
          <m:rPr>
            <m:sty m:val="bi"/>
          </m:rPr>
          <m:t>A</m:t>
        </m:r>
      </m:oMath>
      <w:del w:id="14362" w:author="PR Preview" w:date="2026-01-01T00:00:00Z">
        <w:r>
          <w:delText xml:space="preserve"> </w:delText>
        </w:r>
      </w:del>
      <w:del w:id="14363" w:author="PR Preview" w:date="2026-01-01T00:00:00Z">
        <w:r>
          <w:delText xml:space="preserve">be an</w:delText>
        </w:r>
      </w:del>
      <w:del w:id="14364" w:author="PR Preview" w:date="2026-01-01T00:00:00Z">
        <w:r>
          <w:delText xml:space="preserve"> </w:delText>
        </w:r>
      </w:del>
      <m:oMath>
        <m:r>
          <m:t>n</m:t>
        </m:r>
        <m:r>
          <m:rPr>
            <m:sty m:val="p"/>
          </m:rPr>
          <m:t>×</m:t>
        </m:r>
        <m:r>
          <m:t>p</m:t>
        </m:r>
      </m:oMath>
      <w:del w:id="14365" w:author="PR Preview" w:date="2026-01-01T00:00:00Z">
        <w:r>
          <w:delText xml:space="preserve"> </w:delText>
        </w:r>
      </w:del>
      <w:del w:id="14366" w:author="PR Preview" w:date="2026-01-01T00:00:00Z">
        <w:r>
          <w:delText xml:space="preserve">matrix with real entries</w:delText>
        </w:r>
      </w:del>
      <w:del w:id="14367" w:author="PR Preview" w:date="2026-01-01T00:00:00Z">
        <w:r>
          <w:delText xml:space="preserve"> </w:delText>
        </w:r>
      </w:del>
      <w:del w:id="14368" w:author="PR Preview" w:date="2026-01-01T00:00:00Z">
        <w:r>
          <w:delText xml:space="preserve">and</w:delText>
        </w:r>
      </w:del>
      <w:del w:id="14369"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4370" w:author="PR Preview" w:date="2026-01-01T00:00:00Z">
        <w:r>
          <w:delText xml:space="preserve">.</w:delText>
        </w:r>
      </w:del>
      <w:del w:id="14371" w:author="PR Preview" w:date="2026-01-01T00:00:00Z">
        <w:r>
          <w:delText xml:space="preserve"> </w:delText>
        </w:r>
      </w:del>
      <w:del w:id="14372" w:author="PR Preview" w:date="2026-01-01T00:00:00Z">
        <w:r>
          <w:delText xml:space="preserve">A</w:delText>
        </w:r>
      </w:del>
      <w:del w:id="14373" w:author="PR Preview" w:date="2026-01-01T00:00:00Z">
        <w:r>
          <w:delText xml:space="preserve"> </w:delText>
        </w:r>
      </w:del>
      <w:del w:id="14374" w:author="PR Preview" w:date="2026-01-01T00:00:00Z">
        <w:r>
          <w:rPr>
            <w:b/>
            <w:bCs/>
          </w:rPr>
          <w:delText xml:space="preserve">singular value decomposition</w:delText>
        </w:r>
      </w:del>
      <w:del w:id="14375" w:author="PR Preview" w:date="2026-01-01T00:00:00Z">
        <w:r>
          <w:delText xml:space="preserve"> </w:delText>
        </w:r>
      </w:del>
      <w:del w:id="14376" w:author="PR Preview" w:date="2026-01-01T00:00:00Z">
        <w:r>
          <w:delText xml:space="preserve">(SVD) of</w:delText>
        </w:r>
      </w:del>
      <w:del w:id="14377" w:author="PR Preview" w:date="2026-01-01T00:00:00Z">
        <w:r>
          <w:delText xml:space="preserve"> </w:delText>
        </w:r>
      </w:del>
      <m:oMath>
        <m:r>
          <m:rPr>
            <m:sty m:val="bi"/>
          </m:rPr>
          <m:t>A</m:t>
        </m:r>
      </m:oMath>
      <w:del w:id="14378" w:author="PR Preview" w:date="2026-01-01T00:00:00Z">
        <w:r>
          <w:delText xml:space="preserve"> </w:delText>
        </w:r>
      </w:del>
      <w:del w:id="14379" w:author="PR Preview" w:date="2026-01-01T00:00:00Z">
        <w:r>
          <w:delText xml:space="preserve">is a factorization</w:delText>
        </w:r>
      </w:del>
      <w:del w:id="14380"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14381" w:author="PR Preview" w:date="2026-01-01T00:00:00Z">
        <w:r>
          <w:delText xml:space="preserve"> </w:delText>
        </w:r>
      </w:del>
      <w:del w:id="14382" w:author="PR Preview" w:date="2026-01-01T00:00:00Z">
        <w:r>
          <w:delText xml:space="preserve">with</w:delText>
        </w:r>
      </w:del>
      <w:del w:id="14383" w:author="PR Preview" w:date="2026-01-01T00:00:00Z">
        <w:r>
          <w:delText xml:space="preserve"> </w:delText>
        </w:r>
      </w:del>
      <m:oMath>
        <m:r>
          <m:rPr>
            <m:sty m:val="bi"/>
          </m:rPr>
          <m:t>U</m:t>
        </m:r>
      </m:oMath>
      <w:del w:id="14384" w:author="PR Preview" w:date="2026-01-01T00:00:00Z">
        <w:r>
          <w:delText xml:space="preserve">,</w:delText>
        </w:r>
      </w:del>
      <w:del w:id="14385" w:author="PR Preview" w:date="2026-01-01T00:00:00Z">
        <w:r>
          <w:delText xml:space="preserve"> </w:delText>
        </w:r>
      </w:del>
      <m:oMath>
        <m:r>
          <m:rPr>
            <m:sty m:val="bi"/>
          </m:rPr>
          <m:t>D</m:t>
        </m:r>
      </m:oMath>
      <w:del w:id="14386" w:author="PR Preview" w:date="2026-01-01T00:00:00Z">
        <w:r>
          <w:delText xml:space="preserve"> </w:delText>
        </w:r>
      </w:del>
      <w:del w:id="14387" w:author="PR Preview" w:date="2026-01-01T00:00:00Z">
        <w:r>
          <w:delText xml:space="preserve">and</w:delText>
        </w:r>
      </w:del>
      <w:del w:id="14388" w:author="PR Preview" w:date="2026-01-01T00:00:00Z">
        <w:r>
          <w:delText xml:space="preserve"> </w:delText>
        </w:r>
      </w:del>
      <m:oMath>
        <m:r>
          <m:rPr>
            <m:sty m:val="bi"/>
          </m:rPr>
          <m:t>V</m:t>
        </m:r>
      </m:oMath>
      <w:del w:id="14389" w:author="PR Preview" w:date="2026-01-01T00:00:00Z">
        <w:r>
          <w:delText xml:space="preserve"> </w:delText>
        </w:r>
      </w:del>
      <w:del w:id="14390" w:author="PR Preview" w:date="2026-01-01T00:00:00Z">
        <w:r>
          <w:delText xml:space="preserve">as in</w:delText>
        </w:r>
      </w:del>
      <w:del w:id="14391" w:author="PR Preview" w:date="2026-01-01T00:00:00Z">
        <w:r>
          <w:delText xml:space="preserve"> </w:delText>
        </w:r>
      </w:del>
      <w:hyperlink w:anchor="thm-svd">
        <w:del w:id="14392" w:author="PR Preview" w:date="2026-01-01T00:00:00Z">
          <w:r>
            <w:rPr>
              <w:rStyle w:val="Hyperlink"/>
            </w:rPr>
            <w:delText xml:space="preserve">Theorem 73</w:delText>
          </w:r>
        </w:del>
      </w:hyperlink>
      <w:del w:id="14393" w:author="PR Preview" w:date="2026-01-01T00:00:00Z">
        <w:r>
          <w:delText xml:space="preserve">.</w:delText>
        </w:r>
      </w:del>
      <w:del w:id="14394" w:author="PR Preview" w:date="2026-01-01T00:00:00Z">
        <w:r>
          <w:delText xml:space="preserve"> </w:delText>
        </w:r>
      </w:del>
      <w:del w:id="14395" w:author="PR Preview" w:date="2026-01-01T00:00:00Z">
        <w:r>
          <w:delText xml:space="preserve">The numbers</w:delText>
        </w:r>
      </w:del>
      <w:del w:id="14396"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r>
          <m:rPr>
            <m:sty m:val="p"/>
          </m:rPr>
          <m:t>&gt;</m:t>
        </m:r>
        <m:r>
          <m:t>0</m:t>
        </m:r>
      </m:oMath>
      <w:del w:id="14397" w:author="PR Preview" w:date="2026-01-01T00:00:00Z">
        <w:r>
          <w:delText xml:space="preserve"> </w:delText>
        </w:r>
      </w:del>
      <w:del w:id="14398" w:author="PR Preview" w:date="2026-01-01T00:00:00Z">
        <w:r>
          <w:delText xml:space="preserve">on the diagonal of</w:delText>
        </w:r>
      </w:del>
      <w:del w:id="14399" w:author="PR Preview" w:date="2026-01-01T00:00:00Z">
        <w:r>
          <w:delText xml:space="preserve"> </w:delText>
        </w:r>
      </w:del>
      <m:oMath>
        <m:r>
          <m:rPr>
            <m:sty m:val="bi"/>
          </m:rPr>
          <m:t>D</m:t>
        </m:r>
      </m:oMath>
      <w:del w:id="14400" w:author="PR Preview" w:date="2026-01-01T00:00:00Z">
        <w:r>
          <w:delText xml:space="preserve"> </w:delText>
        </w:r>
      </w:del>
      <w:del w:id="14401" w:author="PR Preview" w:date="2026-01-01T00:00:00Z">
        <w:r>
          <w:delText xml:space="preserve">are the</w:delText>
        </w:r>
      </w:del>
      <w:del w:id="14402" w:author="PR Preview" w:date="2026-01-01T00:00:00Z">
        <w:r>
          <w:delText xml:space="preserve"> </w:delText>
        </w:r>
      </w:del>
      <w:del w:id="14403" w:author="PR Preview" w:date="2026-01-01T00:00:00Z">
        <w:r>
          <w:rPr>
            <w:b/>
            <w:bCs/>
          </w:rPr>
          <w:delText xml:space="preserve">singular values</w:delText>
        </w:r>
      </w:del>
      <w:del w:id="14404" w:author="PR Preview" w:date="2026-01-01T00:00:00Z">
        <w:r>
          <w:delText xml:space="preserve"> </w:delText>
        </w:r>
      </w:del>
      <w:del w:id="14405" w:author="PR Preview" w:date="2026-01-01T00:00:00Z">
        <w:r>
          <w:delText xml:space="preserve">of</w:delText>
        </w:r>
      </w:del>
      <w:del w:id="14406" w:author="PR Preview" w:date="2026-01-01T00:00:00Z">
        <w:r>
          <w:delText xml:space="preserve"> </w:delText>
        </w:r>
      </w:del>
      <m:oMath>
        <m:r>
          <m:rPr>
            <m:sty m:val="bi"/>
          </m:rPr>
          <m:t>A</m:t>
        </m:r>
      </m:oMath>
      <w:del w:id="14407" w:author="PR Preview" w:date="2026-01-01T00:00:00Z">
        <w:r>
          <w:delText xml:space="preserve">.</w:delText>
        </w:r>
      </w:del>
    </w:p>
    <w:p>
      <w:pPr>
        <w:pStyle w:val="BodyText"/>
      </w:pPr>
      <w:del w:id="14408" w:author="PR Preview" w:date="2026-01-01T00:00:00Z">
        <w:r>
          <w:rPr>
            <w:b/>
            <w:bCs/>
          </w:rPr>
          <w:delText xml:space="preserve">Example 140 (An SVD of a</w:delText>
        </w:r>
      </w:del>
      <w:del w:id="14409" w:author="PR Preview" w:date="2026-01-01T00:00:00Z">
        <w:r>
          <w:rPr>
            <w:b/>
            <w:bCs/>
          </w:rPr>
          <w:delText xml:space="preserve"> </w:delText>
        </w:r>
      </w:del>
      <m:oMath>
        <m:r>
          <m:t>3</m:t>
        </m:r>
        <m:r>
          <m:rPr>
            <m:sty m:val="p"/>
          </m:rPr>
          <m:t>×</m:t>
        </m:r>
        <m:r>
          <m:t>2</m:t>
        </m:r>
      </m:oMath>
      <w:del w:id="14410" w:author="PR Preview" w:date="2026-01-01T00:00:00Z">
        <w:r>
          <w:rPr>
            <w:b/>
            <w:bCs/>
          </w:rPr>
          <w:delText xml:space="preserve"> </w:delText>
        </w:r>
      </w:del>
      <w:del w:id="14411" w:author="PR Preview" w:date="2026-01-01T00:00:00Z">
        <w:r>
          <w:rPr>
            <w:b/>
            <w:bCs/>
          </w:rPr>
          <w:delText xml:space="preserve">matrix)</w:delText>
        </w:r>
      </w:del>
      <w:del w:id="14412" w:author="PR Preview" w:date="2026-01-01T00:00:00Z">
        <w:r>
          <w:delText xml:space="preserve"> </w:delText>
        </w:r>
      </w:del>
      <w:del w:id="14413"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14414" w:author="PR Preview" w:date="2026-01-01T00:00:00Z">
        <w:r>
          <w:delText xml:space="preserve"> </w:delText>
        </w:r>
      </w:del>
      <w:del w:id="14415" w:author="PR Preview" w:date="2026-01-01T00:00:00Z">
        <w:r>
          <w:delText xml:space="preserve">is the orthogonal matrix</w:delText>
        </w:r>
      </w:del>
      <w:del w:id="14416" w:author="PR Preview" w:date="2026-01-01T00:00:00Z">
        <w:r>
          <w:delText xml:space="preserve"> </w:delText>
        </w:r>
      </w:del>
      <m:oMath>
        <m:r>
          <m:rPr>
            <m:sty m:val="bi"/>
          </m:rPr>
          <m:t>Q</m:t>
        </m:r>
      </m:oMath>
      <w:del w:id="14417" w:author="PR Preview" w:date="2026-01-01T00:00:00Z">
        <w:r>
          <w:delText xml:space="preserve"> </w:delText>
        </w:r>
      </w:del>
      <w:del w:id="14418" w:author="PR Preview" w:date="2026-01-01T00:00:00Z">
        <w:r>
          <w:delText xml:space="preserve">from</w:delText>
        </w:r>
      </w:del>
      <w:del w:id="14419" w:author="PR Preview" w:date="2026-01-01T00:00:00Z">
        <w:r>
          <w:delText xml:space="preserve"> </w:delText>
        </w:r>
      </w:del>
      <w:hyperlink w:anchor="exm-spectral">
        <w:del w:id="14420" w:author="PR Preview" w:date="2026-01-01T00:00:00Z">
          <w:r>
            <w:rPr>
              <w:rStyle w:val="Hyperlink"/>
            </w:rPr>
            <w:delText xml:space="preserve">Example 139</w:delText>
          </w:r>
        </w:del>
      </w:hyperlink>
      <w:del w:id="14421" w:author="PR Preview" w:date="2026-01-01T00:00:00Z">
        <w:r>
          <w:delText xml:space="preserve">.</w:delText>
        </w:r>
      </w:del>
      <w:del w:id="14422" w:author="PR Preview" w:date="2026-01-01T00:00:00Z">
        <w:r>
          <w:delText xml:space="preserve"> </w:delText>
        </w:r>
      </w:del>
      <m:oMath>
        <m:r>
          <m:rPr>
            <m:sty m:val="bi"/>
          </m:rPr>
          <m:t>U</m:t>
        </m:r>
      </m:oMath>
      <w:del w:id="14423" w:author="PR Preview" w:date="2026-01-01T00:00:00Z">
        <w:r>
          <w:delText xml:space="preserve"> </w:delText>
        </w:r>
      </w:del>
      <w:del w:id="14424" w:author="PR Preview" w:date="2026-01-01T00:00:00Z">
        <w:r>
          <w:delText xml:space="preserve">is orthogonal too.</w:delText>
        </w:r>
      </w:del>
      <w:del w:id="14425" w:author="PR Preview" w:date="2026-01-01T00:00:00Z">
        <w:r>
          <w:delText xml:space="preserve"> </w:delText>
        </w:r>
      </w:del>
      <w:del w:id="14426" w:author="PR Preview" w:date="2026-01-01T00:00:00Z">
        <w:r>
          <w:delText xml:space="preserve">Entry</w:delText>
        </w:r>
      </w:del>
      <w:del w:id="14427" w:author="PR Preview" w:date="2026-01-01T00:00:00Z">
        <w:r>
          <w:delText xml:space="preserve"> </w:delText>
        </w:r>
      </w:del>
      <m:oMath>
        <m:r>
          <m:rPr>
            <m:sty m:val="p"/>
          </m:rPr>
          <m:t>(</m:t>
        </m:r>
        <m:r>
          <m:t>i</m:t>
        </m:r>
        <m:r>
          <m:rPr>
            <m:sty m:val="p"/>
          </m:rPr>
          <m:t>,</m:t>
        </m:r>
        <m:r>
          <m:t>j</m:t>
        </m:r>
        <m:r>
          <m:rPr>
            <m:sty m:val="p"/>
          </m:rPr>
          <m:t>)</m:t>
        </m:r>
      </m:oMath>
      <w:del w:id="14428" w:author="PR Preview" w:date="2026-01-01T00:00:00Z">
        <w:r>
          <w:delText xml:space="preserve"> </w:delText>
        </w:r>
      </w:del>
      <w:del w:id="14429" w:author="PR Preview" w:date="2026-01-01T00:00:00Z">
        <w:r>
          <w:delText xml:space="preserve">of</w:delText>
        </w:r>
      </w:del>
      <w:del w:id="14430" w:author="PR Preview" w:date="2026-01-01T00:00:00Z">
        <w:r>
          <w:delText xml:space="preserve"> </w:delText>
        </w:r>
      </w:del>
      <m:oMath>
        <m:sSup>
          <m:e>
            <m:r>
              <m:rPr>
                <m:sty m:val="bi"/>
              </m:rPr>
              <m:t>U</m:t>
            </m:r>
          </m:e>
          <m:sup>
            <m:r>
              <m:rPr>
                <m:sty m:val="p"/>
              </m:rPr>
              <m:t>⊤</m:t>
            </m:r>
          </m:sup>
        </m:sSup>
        <m:r>
          <m:rPr>
            <m:sty m:val="bi"/>
          </m:rPr>
          <m:t>U</m:t>
        </m:r>
      </m:oMath>
      <w:del w:id="14431" w:author="PR Preview" w:date="2026-01-01T00:00:00Z">
        <w:r>
          <w:delText xml:space="preserve"> </w:delText>
        </w:r>
      </w:del>
      <w:del w:id="14432" w:author="PR Preview" w:date="2026-01-01T00:00:00Z">
        <w:r>
          <w:delText xml:space="preserve">is the dot product of columns</w:delText>
        </w:r>
      </w:del>
      <w:del w:id="14433" w:author="PR Preview" w:date="2026-01-01T00:00:00Z">
        <w:r>
          <w:delText xml:space="preserve"> </w:delText>
        </w:r>
      </w:del>
      <m:oMath>
        <m:r>
          <m:t>i</m:t>
        </m:r>
      </m:oMath>
      <w:del w:id="14434" w:author="PR Preview" w:date="2026-01-01T00:00:00Z">
        <w:r>
          <w:delText xml:space="preserve"> </w:delText>
        </w:r>
      </w:del>
      <w:del w:id="14435" w:author="PR Preview" w:date="2026-01-01T00:00:00Z">
        <w:r>
          <w:delText xml:space="preserve">and</w:delText>
        </w:r>
      </w:del>
      <w:del w:id="14436" w:author="PR Preview" w:date="2026-01-01T00:00:00Z">
        <w:r>
          <w:delText xml:space="preserve"> </w:delText>
        </w:r>
      </w:del>
      <m:oMath>
        <m:r>
          <m:t>j</m:t>
        </m:r>
      </m:oMath>
      <w:del w:id="14437" w:author="PR Preview" w:date="2026-01-01T00:00:00Z">
        <w:r>
          <w:delText xml:space="preserve"> </w:delText>
        </w:r>
      </w:del>
      <w:del w:id="14438" w:author="PR Preview" w:date="2026-01-01T00:00:00Z">
        <w:r>
          <w:delText xml:space="preserve">of</w:delText>
        </w:r>
      </w:del>
      <w:del w:id="14439" w:author="PR Preview" w:date="2026-01-01T00:00:00Z">
        <w:r>
          <w:delText xml:space="preserve"> </w:delText>
        </w:r>
      </w:del>
      <m:oMath>
        <m:r>
          <m:rPr>
            <m:sty m:val="bi"/>
          </m:rPr>
          <m:t>U</m:t>
        </m:r>
      </m:oMath>
      <w:del w:id="14440" w:author="PR Preview" w:date="2026-01-01T00:00:00Z">
        <w:r>
          <w:delText xml:space="preserve">,</w:delText>
        </w:r>
      </w:del>
      <w:del w:id="14441" w:author="PR Preview" w:date="2026-01-01T00:00:00Z">
        <w:r>
          <w:delText xml:space="preserve"> </w:delText>
        </w:r>
      </w:del>
      <w:del w:id="14442" w:author="PR Preview" w:date="2026-01-01T00:00:00Z">
        <w:r>
          <w:delText xml:space="preserve">and those columns are</w:delText>
        </w:r>
      </w:del>
      <w:del w:id="14443" w:author="PR Preview" w:date="2026-01-01T00:00:00Z">
        <w:r>
          <w:delText xml:space="preserve"> </w:delText>
        </w:r>
      </w:del>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del w:id="14444" w:author="PR Preview" w:date="2026-01-01T00:00:00Z">
        <w:r>
          <w:delText xml:space="preserve">,</w:delText>
        </w:r>
      </w:del>
      <w:del w:id="14445" w:author="PR Preview" w:date="2026-01-01T00:00:00Z">
        <w:r>
          <w:delText xml:space="preserve"> </w:delText>
        </w:r>
      </w:del>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del w:id="14446" w:author="PR Preview" w:date="2026-01-01T00:00:00Z">
        <w:r>
          <w:delText xml:space="preserve"> </w:delText>
        </w:r>
      </w:del>
      <w:del w:id="14447" w:author="PR Preview" w:date="2026-01-01T00:00:00Z">
        <w:r>
          <w:delText xml:space="preserve">and</w:delText>
        </w:r>
      </w:del>
      <w:del w:id="14448" w:author="PR Preview" w:date="2026-01-01T00:00:00Z">
        <w:r>
          <w:delText xml:space="preserve"> </w:delText>
        </w:r>
      </w:del>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del w:id="14449" w:author="PR Preview" w:date="2026-01-01T00:00:00Z">
        <w:r>
          <w:delText xml:space="preserve">:</w:delText>
        </w:r>
      </w:del>
    </w:p>
    <w:p>
      <w:pPr>
        <w:pStyle w:val="BodyText"/>
      </w:pPr>
      <w:ins w:id="14450" w:author="PR Preview" w:date="2026-01-01T00:00:00Z">
        <w:r>
          <w:rPr>
            <w:b/>
            <w:bCs/>
          </w:rPr>
          <w:t xml:space="preserve">Definition 89 (Singular value decomposition and singular values)</w:t>
        </w:r>
      </w:ins>
      <w:ins w:id="14451" w:author="PR Preview" w:date="2026-01-01T00:00:00Z">
        <w:r>
          <w:t xml:space="preserve"> </w:t>
        </w:r>
      </w:ins>
      <w:ins w:id="14452" w:author="PR Preview" w:date="2026-01-01T00:00:00Z">
        <w:r>
          <w:t xml:space="preserve">Let</w:t>
        </w:r>
      </w:ins>
      <w:ins w:id="14453" w:author="PR Preview" w:date="2026-01-01T00:00:00Z">
        <w:r>
          <w:t xml:space="preserve"> </w:t>
        </w:r>
      </w:ins>
      <m:oMath>
        <m:r>
          <m:rPr>
            <m:sty m:val="bi"/>
          </m:rPr>
          <m:t>A</m:t>
        </m:r>
      </m:oMath>
      <w:ins w:id="14454" w:author="PR Preview" w:date="2026-01-01T00:00:00Z">
        <w:r>
          <w:t xml:space="preserve"> </w:t>
        </w:r>
      </w:ins>
      <w:ins w:id="14455" w:author="PR Preview" w:date="2026-01-01T00:00:00Z">
        <w:r>
          <w:t xml:space="preserve">be an</w:t>
        </w:r>
      </w:ins>
      <w:ins w:id="14456" w:author="PR Preview" w:date="2026-01-01T00:00:00Z">
        <w:r>
          <w:t xml:space="preserve"> </w:t>
        </w:r>
      </w:ins>
      <m:oMath>
        <m:r>
          <m:t>n</m:t>
        </m:r>
        <m:r>
          <m:rPr>
            <m:sty m:val="p"/>
          </m:rPr>
          <m:t>×</m:t>
        </m:r>
        <m:r>
          <m:t>p</m:t>
        </m:r>
      </m:oMath>
      <w:ins w:id="14457" w:author="PR Preview" w:date="2026-01-01T00:00:00Z">
        <w:r>
          <w:t xml:space="preserve"> </w:t>
        </w:r>
      </w:ins>
      <w:ins w:id="14458" w:author="PR Preview" w:date="2026-01-01T00:00:00Z">
        <w:r>
          <w:t xml:space="preserve">matrix with real entries</w:t>
        </w:r>
      </w:ins>
      <w:ins w:id="14459" w:author="PR Preview" w:date="2026-01-01T00:00:00Z">
        <w:r>
          <w:t xml:space="preserve"> </w:t>
        </w:r>
      </w:ins>
      <w:ins w:id="14460" w:author="PR Preview" w:date="2026-01-01T00:00:00Z">
        <w:r>
          <w:t xml:space="preserve">and</w:t>
        </w:r>
      </w:ins>
      <w:ins w:id="14461" w:author="PR Preview" w:date="2026-01-01T00:00:00Z">
        <w:r>
          <w:t xml:space="preserve"> </w:t>
        </w:r>
      </w:ins>
      <m:oMath>
        <m:r>
          <m:rPr>
            <m:sty m:val="p"/>
          </m:rPr>
          <m:t>rank</m:t>
        </m:r>
        <m:r>
          <m:rPr>
            <m:sty m:val="p"/>
          </m:rPr>
          <m:t>(</m:t>
        </m:r>
        <m:r>
          <m:rPr>
            <m:sty m:val="bi"/>
          </m:rPr>
          <m:t>A</m:t>
        </m:r>
        <m:r>
          <m:rPr>
            <m:sty m:val="p"/>
          </m:rPr>
          <m:t>)</m:t>
        </m:r>
        <m:r>
          <m:rPr>
            <m:sty m:val="p"/>
          </m:rPr>
          <m:t>=</m:t>
        </m:r>
        <m:r>
          <m:t>r</m:t>
        </m:r>
      </m:oMath>
      <w:ins w:id="14462" w:author="PR Preview" w:date="2026-01-01T00:00:00Z">
        <w:r>
          <w:t xml:space="preserve">.</w:t>
        </w:r>
      </w:ins>
      <w:ins w:id="14463" w:author="PR Preview" w:date="2026-01-01T00:00:00Z">
        <w:r>
          <w:t xml:space="preserve"> </w:t>
        </w:r>
      </w:ins>
      <w:ins w:id="14464" w:author="PR Preview" w:date="2026-01-01T00:00:00Z">
        <w:r>
          <w:t xml:space="preserve">A</w:t>
        </w:r>
      </w:ins>
      <w:ins w:id="14465" w:author="PR Preview" w:date="2026-01-01T00:00:00Z">
        <w:r>
          <w:t xml:space="preserve"> </w:t>
        </w:r>
      </w:ins>
      <w:ins w:id="14466" w:author="PR Preview" w:date="2026-01-01T00:00:00Z">
        <w:r>
          <w:rPr>
            <w:b/>
            <w:bCs/>
          </w:rPr>
          <w:t xml:space="preserve">singular value decomposition</w:t>
        </w:r>
      </w:ins>
      <w:ins w:id="14467" w:author="PR Preview" w:date="2026-01-01T00:00:00Z">
        <w:r>
          <w:t xml:space="preserve"> </w:t>
        </w:r>
      </w:ins>
      <w:ins w:id="14468" w:author="PR Preview" w:date="2026-01-01T00:00:00Z">
        <w:r>
          <w:t xml:space="preserve">(SVD) of</w:t>
        </w:r>
      </w:ins>
      <w:ins w:id="14469" w:author="PR Preview" w:date="2026-01-01T00:00:00Z">
        <w:r>
          <w:t xml:space="preserve"> </w:t>
        </w:r>
      </w:ins>
      <m:oMath>
        <m:r>
          <m:rPr>
            <m:sty m:val="bi"/>
          </m:rPr>
          <m:t>A</m:t>
        </m:r>
      </m:oMath>
      <w:ins w:id="14470" w:author="PR Preview" w:date="2026-01-01T00:00:00Z">
        <w:r>
          <w:t xml:space="preserve"> </w:t>
        </w:r>
      </w:ins>
      <w:ins w:id="14471" w:author="PR Preview" w:date="2026-01-01T00:00:00Z">
        <w:r>
          <w:t xml:space="preserve">is a factorization</w:t>
        </w:r>
      </w:ins>
      <w:ins w:id="14472"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14473" w:author="PR Preview" w:date="2026-01-01T00:00:00Z">
        <w:r>
          <w:t xml:space="preserve"> </w:t>
        </w:r>
      </w:ins>
      <w:ins w:id="14474" w:author="PR Preview" w:date="2026-01-01T00:00:00Z">
        <w:r>
          <w:t xml:space="preserve">with</w:t>
        </w:r>
      </w:ins>
      <w:ins w:id="14475" w:author="PR Preview" w:date="2026-01-01T00:00:00Z">
        <w:r>
          <w:t xml:space="preserve"> </w:t>
        </w:r>
      </w:ins>
      <m:oMath>
        <m:r>
          <m:rPr>
            <m:sty m:val="bi"/>
          </m:rPr>
          <m:t>U</m:t>
        </m:r>
      </m:oMath>
      <w:ins w:id="14476" w:author="PR Preview" w:date="2026-01-01T00:00:00Z">
        <w:r>
          <w:t xml:space="preserve">,</w:t>
        </w:r>
      </w:ins>
      <w:ins w:id="14477" w:author="PR Preview" w:date="2026-01-01T00:00:00Z">
        <w:r>
          <w:t xml:space="preserve"> </w:t>
        </w:r>
      </w:ins>
      <m:oMath>
        <m:r>
          <m:rPr>
            <m:sty m:val="bi"/>
          </m:rPr>
          <m:t>D</m:t>
        </m:r>
      </m:oMath>
      <w:ins w:id="14478" w:author="PR Preview" w:date="2026-01-01T00:00:00Z">
        <w:r>
          <w:t xml:space="preserve"> </w:t>
        </w:r>
      </w:ins>
      <w:ins w:id="14479" w:author="PR Preview" w:date="2026-01-01T00:00:00Z">
        <w:r>
          <w:t xml:space="preserve">and</w:t>
        </w:r>
      </w:ins>
      <w:ins w:id="14480" w:author="PR Preview" w:date="2026-01-01T00:00:00Z">
        <w:r>
          <w:t xml:space="preserve"> </w:t>
        </w:r>
      </w:ins>
      <m:oMath>
        <m:r>
          <m:rPr>
            <m:sty m:val="bi"/>
          </m:rPr>
          <m:t>V</m:t>
        </m:r>
      </m:oMath>
      <w:ins w:id="14481" w:author="PR Preview" w:date="2026-01-01T00:00:00Z">
        <w:r>
          <w:t xml:space="preserve"> </w:t>
        </w:r>
      </w:ins>
      <w:ins w:id="14482" w:author="PR Preview" w:date="2026-01-01T00:00:00Z">
        <w:r>
          <w:t xml:space="preserve">as in</w:t>
        </w:r>
      </w:ins>
      <w:ins w:id="14483" w:author="PR Preview" w:date="2026-01-01T00:00:00Z">
        <w:r>
          <w:t xml:space="preserve"> </w:t>
        </w:r>
      </w:ins>
      <w:hyperlink w:anchor="thm-svd">
        <w:ins w:id="14484" w:author="PR Preview" w:date="2026-01-01T00:00:00Z">
          <w:r>
            <w:rPr>
              <w:rStyle w:val="Hyperlink"/>
            </w:rPr>
            <w:t xml:space="preserve">Theorem 74</w:t>
          </w:r>
        </w:ins>
      </w:hyperlink>
      <w:ins w:id="14485" w:author="PR Preview" w:date="2026-01-01T00:00:00Z">
        <w:r>
          <w:t xml:space="preserve">.</w:t>
        </w:r>
      </w:ins>
      <w:ins w:id="14486" w:author="PR Preview" w:date="2026-01-01T00:00:00Z">
        <w:r>
          <w:t xml:space="preserve"> </w:t>
        </w:r>
      </w:ins>
      <w:ins w:id="14487" w:author="PR Preview" w:date="2026-01-01T00:00:00Z">
        <w:r>
          <w:t xml:space="preserve">The numbers</w:t>
        </w:r>
      </w:ins>
      <w:ins w:id="14488"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r>
          <m:rPr>
            <m:sty m:val="p"/>
          </m:rPr>
          <m:t>&gt;</m:t>
        </m:r>
        <m:r>
          <m:t>0</m:t>
        </m:r>
      </m:oMath>
      <w:ins w:id="14489" w:author="PR Preview" w:date="2026-01-01T00:00:00Z">
        <w:r>
          <w:t xml:space="preserve"> </w:t>
        </w:r>
      </w:ins>
      <w:ins w:id="14490" w:author="PR Preview" w:date="2026-01-01T00:00:00Z">
        <w:r>
          <w:t xml:space="preserve">on the diagonal of</w:t>
        </w:r>
      </w:ins>
      <w:ins w:id="14491" w:author="PR Preview" w:date="2026-01-01T00:00:00Z">
        <w:r>
          <w:t xml:space="preserve"> </w:t>
        </w:r>
      </w:ins>
      <m:oMath>
        <m:r>
          <m:rPr>
            <m:sty m:val="bi"/>
          </m:rPr>
          <m:t>D</m:t>
        </m:r>
      </m:oMath>
      <w:ins w:id="14492" w:author="PR Preview" w:date="2026-01-01T00:00:00Z">
        <w:r>
          <w:t xml:space="preserve"> </w:t>
        </w:r>
      </w:ins>
      <w:ins w:id="14493" w:author="PR Preview" w:date="2026-01-01T00:00:00Z">
        <w:r>
          <w:t xml:space="preserve">are the</w:t>
        </w:r>
      </w:ins>
      <w:ins w:id="14494" w:author="PR Preview" w:date="2026-01-01T00:00:00Z">
        <w:r>
          <w:t xml:space="preserve"> </w:t>
        </w:r>
      </w:ins>
      <w:ins w:id="14495" w:author="PR Preview" w:date="2026-01-01T00:00:00Z">
        <w:r>
          <w:rPr>
            <w:b/>
            <w:bCs/>
          </w:rPr>
          <w:t xml:space="preserve">singular values</w:t>
        </w:r>
      </w:ins>
      <w:ins w:id="14496" w:author="PR Preview" w:date="2026-01-01T00:00:00Z">
        <w:r>
          <w:t xml:space="preserve"> </w:t>
        </w:r>
      </w:ins>
      <w:ins w:id="14497" w:author="PR Preview" w:date="2026-01-01T00:00:00Z">
        <w:r>
          <w:t xml:space="preserve">of</w:t>
        </w:r>
      </w:ins>
      <w:ins w:id="14498" w:author="PR Preview" w:date="2026-01-01T00:00:00Z">
        <w:r>
          <w:t xml:space="preserve"> </w:t>
        </w:r>
      </w:ins>
      <m:oMath>
        <m:r>
          <m:rPr>
            <m:sty m:val="bi"/>
          </m:rPr>
          <m:t>A</m:t>
        </m:r>
      </m:oMath>
      <w:ins w:id="14499" w:author="PR Preview" w:date="2026-01-01T00:00:00Z">
        <w:r>
          <w:t xml:space="preserve">.</w:t>
        </w:r>
      </w:ins>
    </w:p>
    <w:bookmarkEnd w:id="467"/>
    <w:bookmarkStart w:id="468" w:name="exm-svd"/>
    <w:p>
      <w:pPr>
        <w:pStyle w:val="BodyText"/>
      </w:pPr>
      <w:ins w:id="14500" w:author="PR Preview" w:date="2026-01-01T00:00:00Z">
        <w:r>
          <w:rPr>
            <w:b/>
            <w:bCs/>
          </w:rPr>
          <w:t xml:space="preserve">Example 143 (An SVD of a</w:t>
        </w:r>
      </w:ins>
      <w:ins w:id="14501" w:author="PR Preview" w:date="2026-01-01T00:00:00Z">
        <w:r>
          <w:rPr>
            <w:b/>
            <w:bCs/>
          </w:rPr>
          <w:t xml:space="preserve"> </w:t>
        </w:r>
      </w:ins>
      <m:oMath>
        <m:r>
          <m:t>3</m:t>
        </m:r>
        <m:r>
          <m:rPr>
            <m:sty m:val="p"/>
          </m:rPr>
          <m:t>×</m:t>
        </m:r>
        <m:r>
          <m:t>2</m:t>
        </m:r>
      </m:oMath>
      <w:ins w:id="14502" w:author="PR Preview" w:date="2026-01-01T00:00:00Z">
        <w:r>
          <w:rPr>
            <w:b/>
            <w:bCs/>
          </w:rPr>
          <w:t xml:space="preserve"> </w:t>
        </w:r>
      </w:ins>
      <w:ins w:id="14503" w:author="PR Preview" w:date="2026-01-01T00:00:00Z">
        <w:r>
          <w:rPr>
            <w:b/>
            <w:bCs/>
          </w:rPr>
          <w:t xml:space="preserve">matrix)</w:t>
        </w:r>
      </w:ins>
      <w:ins w:id="14504" w:author="PR Preview" w:date="2026-01-01T00:00:00Z">
        <w:r>
          <w:t xml:space="preserve"> </w:t>
        </w:r>
      </w:ins>
      <w:ins w:id="14505"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14506" w:author="PR Preview" w:date="2026-01-01T00:00:00Z">
        <w:r>
          <w:t xml:space="preserve"> </w:t>
        </w:r>
      </w:ins>
      <w:ins w:id="14507" w:author="PR Preview" w:date="2026-01-01T00:00:00Z">
        <w:r>
          <w:t xml:space="preserve">is the orthogonal matrix</w:t>
        </w:r>
      </w:ins>
      <w:ins w:id="14508" w:author="PR Preview" w:date="2026-01-01T00:00:00Z">
        <w:r>
          <w:t xml:space="preserve"> </w:t>
        </w:r>
      </w:ins>
      <m:oMath>
        <m:r>
          <m:rPr>
            <m:sty m:val="bi"/>
          </m:rPr>
          <m:t>Q</m:t>
        </m:r>
      </m:oMath>
      <w:ins w:id="14509" w:author="PR Preview" w:date="2026-01-01T00:00:00Z">
        <w:r>
          <w:t xml:space="preserve"> </w:t>
        </w:r>
      </w:ins>
      <w:ins w:id="14510" w:author="PR Preview" w:date="2026-01-01T00:00:00Z">
        <w:r>
          <w:t xml:space="preserve">from</w:t>
        </w:r>
      </w:ins>
      <w:ins w:id="14511" w:author="PR Preview" w:date="2026-01-01T00:00:00Z">
        <w:r>
          <w:t xml:space="preserve"> </w:t>
        </w:r>
      </w:ins>
      <w:hyperlink w:anchor="exm-spectral">
        <w:ins w:id="14512" w:author="PR Preview" w:date="2026-01-01T00:00:00Z">
          <w:r>
            <w:rPr>
              <w:rStyle w:val="Hyperlink"/>
            </w:rPr>
            <w:t xml:space="preserve">Example 142</w:t>
          </w:r>
        </w:ins>
      </w:hyperlink>
      <w:ins w:id="14513" w:author="PR Preview" w:date="2026-01-01T00:00:00Z">
        <w:r>
          <w:t xml:space="preserve">.</w:t>
        </w:r>
      </w:ins>
      <w:ins w:id="14514" w:author="PR Preview" w:date="2026-01-01T00:00:00Z">
        <w:r>
          <w:t xml:space="preserve"> </w:t>
        </w:r>
      </w:ins>
      <m:oMath>
        <m:r>
          <m:rPr>
            <m:sty m:val="bi"/>
          </m:rPr>
          <m:t>U</m:t>
        </m:r>
      </m:oMath>
      <w:ins w:id="14515" w:author="PR Preview" w:date="2026-01-01T00:00:00Z">
        <w:r>
          <w:t xml:space="preserve"> </w:t>
        </w:r>
      </w:ins>
      <w:ins w:id="14516" w:author="PR Preview" w:date="2026-01-01T00:00:00Z">
        <w:r>
          <w:t xml:space="preserve">is orthogonal too.</w:t>
        </w:r>
      </w:ins>
      <w:ins w:id="14517" w:author="PR Preview" w:date="2026-01-01T00:00:00Z">
        <w:r>
          <w:t xml:space="preserve"> </w:t>
        </w:r>
      </w:ins>
      <w:ins w:id="14518" w:author="PR Preview" w:date="2026-01-01T00:00:00Z">
        <w:r>
          <w:t xml:space="preserve">Entry</w:t>
        </w:r>
      </w:ins>
      <w:ins w:id="14519" w:author="PR Preview" w:date="2026-01-01T00:00:00Z">
        <w:r>
          <w:t xml:space="preserve"> </w:t>
        </w:r>
      </w:ins>
      <m:oMath>
        <m:r>
          <m:rPr>
            <m:sty m:val="p"/>
          </m:rPr>
          <m:t>(</m:t>
        </m:r>
        <m:r>
          <m:t>i</m:t>
        </m:r>
        <m:r>
          <m:rPr>
            <m:sty m:val="p"/>
          </m:rPr>
          <m:t>,</m:t>
        </m:r>
        <m:r>
          <m:t>j</m:t>
        </m:r>
        <m:r>
          <m:rPr>
            <m:sty m:val="p"/>
          </m:rPr>
          <m:t>)</m:t>
        </m:r>
      </m:oMath>
      <w:ins w:id="14520" w:author="PR Preview" w:date="2026-01-01T00:00:00Z">
        <w:r>
          <w:t xml:space="preserve"> </w:t>
        </w:r>
      </w:ins>
      <w:ins w:id="14521" w:author="PR Preview" w:date="2026-01-01T00:00:00Z">
        <w:r>
          <w:t xml:space="preserve">of</w:t>
        </w:r>
      </w:ins>
      <w:ins w:id="14522" w:author="PR Preview" w:date="2026-01-01T00:00:00Z">
        <w:r>
          <w:t xml:space="preserve"> </w:t>
        </w:r>
      </w:ins>
      <m:oMath>
        <m:sSup>
          <m:e>
            <m:r>
              <m:rPr>
                <m:sty m:val="bi"/>
              </m:rPr>
              <m:t>U</m:t>
            </m:r>
          </m:e>
          <m:sup>
            <m:r>
              <m:rPr>
                <m:sty m:val="p"/>
              </m:rPr>
              <m:t>⊤</m:t>
            </m:r>
          </m:sup>
        </m:sSup>
        <m:r>
          <m:rPr>
            <m:sty m:val="bi"/>
          </m:rPr>
          <m:t>U</m:t>
        </m:r>
      </m:oMath>
      <w:ins w:id="14523" w:author="PR Preview" w:date="2026-01-01T00:00:00Z">
        <w:r>
          <w:t xml:space="preserve"> </w:t>
        </w:r>
      </w:ins>
      <w:ins w:id="14524" w:author="PR Preview" w:date="2026-01-01T00:00:00Z">
        <w:r>
          <w:t xml:space="preserve">is the dot product of columns</w:t>
        </w:r>
      </w:ins>
      <w:ins w:id="14525" w:author="PR Preview" w:date="2026-01-01T00:00:00Z">
        <w:r>
          <w:t xml:space="preserve"> </w:t>
        </w:r>
      </w:ins>
      <m:oMath>
        <m:r>
          <m:t>i</m:t>
        </m:r>
      </m:oMath>
      <w:ins w:id="14526" w:author="PR Preview" w:date="2026-01-01T00:00:00Z">
        <w:r>
          <w:t xml:space="preserve"> </w:t>
        </w:r>
      </w:ins>
      <w:ins w:id="14527" w:author="PR Preview" w:date="2026-01-01T00:00:00Z">
        <w:r>
          <w:t xml:space="preserve">and</w:t>
        </w:r>
      </w:ins>
      <w:ins w:id="14528" w:author="PR Preview" w:date="2026-01-01T00:00:00Z">
        <w:r>
          <w:t xml:space="preserve"> </w:t>
        </w:r>
      </w:ins>
      <m:oMath>
        <m:r>
          <m:t>j</m:t>
        </m:r>
      </m:oMath>
      <w:ins w:id="14529" w:author="PR Preview" w:date="2026-01-01T00:00:00Z">
        <w:r>
          <w:t xml:space="preserve"> </w:t>
        </w:r>
      </w:ins>
      <w:ins w:id="14530" w:author="PR Preview" w:date="2026-01-01T00:00:00Z">
        <w:r>
          <w:t xml:space="preserve">of</w:t>
        </w:r>
      </w:ins>
      <w:ins w:id="14531" w:author="PR Preview" w:date="2026-01-01T00:00:00Z">
        <w:r>
          <w:t xml:space="preserve"> </w:t>
        </w:r>
      </w:ins>
      <m:oMath>
        <m:r>
          <m:rPr>
            <m:sty m:val="bi"/>
          </m:rPr>
          <m:t>U</m:t>
        </m:r>
      </m:oMath>
      <w:ins w:id="14532" w:author="PR Preview" w:date="2026-01-01T00:00:00Z">
        <w:r>
          <w:t xml:space="preserve">,</w:t>
        </w:r>
      </w:ins>
      <w:ins w:id="14533" w:author="PR Preview" w:date="2026-01-01T00:00:00Z">
        <w:r>
          <w:t xml:space="preserve"> </w:t>
        </w:r>
      </w:ins>
      <w:ins w:id="14534" w:author="PR Preview" w:date="2026-01-01T00:00:00Z">
        <w:r>
          <w:t xml:space="preserve">and those columns are</w:t>
        </w:r>
      </w:ins>
      <w:ins w:id="14535" w:author="PR Preview" w:date="2026-01-01T00:00:00Z">
        <w:r>
          <w:t xml:space="preserve"> </w:t>
        </w:r>
      </w:ins>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ins w:id="14536" w:author="PR Preview" w:date="2026-01-01T00:00:00Z">
        <w:r>
          <w:t xml:space="preserve">,</w:t>
        </w:r>
      </w:ins>
      <w:ins w:id="14537" w:author="PR Preview" w:date="2026-01-01T00:00:00Z">
        <w:r>
          <w:t xml:space="preserve"> </w:t>
        </w:r>
      </w:ins>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ins w:id="14538" w:author="PR Preview" w:date="2026-01-01T00:00:00Z">
        <w:r>
          <w:t xml:space="preserve"> </w:t>
        </w:r>
      </w:ins>
      <w:ins w:id="14539" w:author="PR Preview" w:date="2026-01-01T00:00:00Z">
        <w:r>
          <w:t xml:space="preserve">and</w:t>
        </w:r>
      </w:ins>
      <w:ins w:id="14540" w:author="PR Preview" w:date="2026-01-01T00:00:00Z">
        <w:r>
          <w:t xml:space="preserve"> </w:t>
        </w:r>
      </w:ins>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ins w:id="14541" w:author="PR Preview" w:date="2026-01-01T00:00:00Z">
        <w:r>
          <w:t xml:space="preserve">:</w:t>
        </w:r>
      </w:ins>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68"/>
    <w:bookmarkStart w:id="469" w:name="rem-svd-not-unique"/>
    <w:p>
      <w:pPr>
        <w:pStyle w:val="BodyText"/>
      </w:pPr>
      <w:del w:id="14542" w:author="PR Preview" w:date="2026-01-01T00:00:00Z">
        <w:r>
          <w:rPr>
            <w:i/>
            <w:iCs/>
          </w:rPr>
          <w:delText xml:space="preserve">Remark 33</w:delText>
        </w:r>
      </w:del>
      <w:del w:id="14543" w:author="PR Preview" w:date="2026-01-01T00:00:00Z">
        <w:r>
          <w:delText xml:space="preserve"> (An SVD is not unique). </w:delText>
        </w:r>
      </w:del>
      <w:del w:id="14544" w:author="PR Preview" w:date="2026-01-01T00:00:00Z">
        <w:r>
          <w:delText xml:space="preserve">An SVD is not unique</w:delText>
        </w:r>
      </w:del>
      <w:del w:id="14545" w:author="PR Preview" w:date="2026-01-01T00:00:00Z">
        <w:r>
          <w:delText xml:space="preserve"> </w:delText>
        </w:r>
      </w:del>
      <w:del w:id="14546" w:author="PR Preview" w:date="2026-01-01T00:00:00Z">
        <w:r>
          <w:delText xml:space="preserve">(Banerjee and Roy 2014, chap. 12, Examples 12.2 and 12.3, p. 378)</w:delText>
        </w:r>
      </w:del>
      <w:del w:id="14547" w:author="PR Preview" w:date="2026-01-01T00:00:00Z">
        <w:r>
          <w:delText xml:space="preserve">.</w:delText>
        </w:r>
      </w:del>
      <w:del w:id="14548" w:author="PR Preview" w:date="2026-01-01T00:00:00Z">
        <w:r>
          <w:delText xml:space="preserve"> </w:delText>
        </w:r>
      </w:del>
      <w:del w:id="14549" w:author="PR Preview" w:date="2026-01-01T00:00:00Z">
        <w:r>
          <w:delText xml:space="preserve">For any</w:delText>
        </w:r>
      </w:del>
      <w:del w:id="14550" w:author="PR Preview" w:date="2026-01-01T00:00:00Z">
        <w:r>
          <w:delText xml:space="preserve"> </w:delText>
        </w:r>
      </w:del>
      <m:oMath>
        <m:r>
          <m:t>i</m:t>
        </m:r>
        <m:r>
          <m:rPr>
            <m:sty m:val="p"/>
          </m:rPr>
          <m:t>≤</m:t>
        </m:r>
        <m:r>
          <m:t>r</m:t>
        </m:r>
      </m:oMath>
      <w:del w:id="14551" w:author="PR Preview" w:date="2026-01-01T00:00:00Z">
        <w:r>
          <w:delText xml:space="preserve">,</w:delText>
        </w:r>
      </w:del>
      <w:del w:id="14552" w:author="PR Preview" w:date="2026-01-01T00:00:00Z">
        <w:r>
          <w:delText xml:space="preserve"> </w:delText>
        </w:r>
      </w:del>
      <w:del w:id="14553" w:author="PR Preview" w:date="2026-01-01T00:00:00Z">
        <w:r>
          <w:delText xml:space="preserve">multiplying column</w:delText>
        </w:r>
      </w:del>
      <w:del w:id="14554" w:author="PR Preview" w:date="2026-01-01T00:00:00Z">
        <w:r>
          <w:delText xml:space="preserve"> </w:delText>
        </w:r>
      </w:del>
      <m:oMath>
        <m:r>
          <m:t>i</m:t>
        </m:r>
      </m:oMath>
      <w:del w:id="14555" w:author="PR Preview" w:date="2026-01-01T00:00:00Z">
        <w:r>
          <w:delText xml:space="preserve"> </w:delText>
        </w:r>
      </w:del>
      <w:del w:id="14556" w:author="PR Preview" w:date="2026-01-01T00:00:00Z">
        <w:r>
          <w:delText xml:space="preserve">of both</w:delText>
        </w:r>
      </w:del>
      <w:del w:id="14557" w:author="PR Preview" w:date="2026-01-01T00:00:00Z">
        <w:r>
          <w:delText xml:space="preserve"> </w:delText>
        </w:r>
      </w:del>
      <m:oMath>
        <m:r>
          <m:rPr>
            <m:sty m:val="bi"/>
          </m:rPr>
          <m:t>U</m:t>
        </m:r>
      </m:oMath>
      <w:del w:id="14558" w:author="PR Preview" w:date="2026-01-01T00:00:00Z">
        <w:r>
          <w:delText xml:space="preserve"> </w:delText>
        </w:r>
      </w:del>
      <w:del w:id="14559" w:author="PR Preview" w:date="2026-01-01T00:00:00Z">
        <w:r>
          <w:delText xml:space="preserve">and</w:delText>
        </w:r>
      </w:del>
      <w:del w:id="14560" w:author="PR Preview" w:date="2026-01-01T00:00:00Z">
        <w:r>
          <w:delText xml:space="preserve"> </w:delText>
        </w:r>
      </w:del>
      <m:oMath>
        <m:r>
          <m:rPr>
            <m:sty m:val="bi"/>
          </m:rPr>
          <m:t>V</m:t>
        </m:r>
      </m:oMath>
      <w:del w:id="14561" w:author="PR Preview" w:date="2026-01-01T00:00:00Z">
        <w:r>
          <w:delText xml:space="preserve"> </w:delText>
        </w:r>
      </w:del>
      <w:del w:id="14562" w:author="PR Preview" w:date="2026-01-01T00:00:00Z">
        <w:r>
          <w:delText xml:space="preserve">by</w:delText>
        </w:r>
      </w:del>
      <w:del w:id="14563" w:author="PR Preview" w:date="2026-01-01T00:00:00Z">
        <w:r>
          <w:delText xml:space="preserve"> </w:delText>
        </w:r>
      </w:del>
      <m:oMath>
        <m:r>
          <m:rPr>
            <m:sty m:val="p"/>
          </m:rPr>
          <m:t>−</m:t>
        </m:r>
        <m:r>
          <m:t>1</m:t>
        </m:r>
      </m:oMath>
      <w:del w:id="14564" w:author="PR Preview" w:date="2026-01-01T00:00:00Z">
        <w:r>
          <w:delText xml:space="preserve"> </w:delText>
        </w:r>
      </w:del>
      <w:del w:id="14565" w:author="PR Preview" w:date="2026-01-01T00:00:00Z">
        <w:r>
          <w:delText xml:space="preserve">gives another one.</w:delText>
        </w:r>
      </w:del>
      <w:del w:id="14566" w:author="PR Preview" w:date="2026-01-01T00:00:00Z">
        <w:r>
          <w:delText xml:space="preserve"> </w:delText>
        </w:r>
      </w:del>
      <w:del w:id="14567" w:author="PR Preview" w:date="2026-01-01T00:00:00Z">
        <w:r>
          <w:delText xml:space="preserve">The singular values do not depend on which SVD is chosen</w:delText>
        </w:r>
      </w:del>
      <w:del w:id="14568" w:author="PR Preview" w:date="2026-01-01T00:00:00Z">
        <w:r>
          <w:delText xml:space="preserve"> </w:delText>
        </w:r>
      </w:del>
      <w:del w:id="14569" w:author="PR Preview" w:date="2026-01-01T00:00:00Z">
        <w:r>
          <w:delText xml:space="preserve">(Banerjee and Roy 2014, chap. 12, pp. 371 and 378)</w:delText>
        </w:r>
      </w:del>
      <w:del w:id="14570" w:author="PR Preview" w:date="2026-01-01T00:00:00Z">
        <w:r>
          <w:delText xml:space="preserve">.</w:delText>
        </w:r>
      </w:del>
    </w:p>
    <w:p>
      <w:pPr>
        <w:pStyle w:val="BodyText"/>
      </w:pPr>
      <w:del w:id="14571" w:author="PR Preview" w:date="2026-01-01T00:00:00Z">
        <w:r>
          <w:delText xml:space="preserve">For example, in</w:delText>
        </w:r>
      </w:del>
      <w:del w:id="14572" w:author="PR Preview" w:date="2026-01-01T00:00:00Z">
        <w:r>
          <w:delText xml:space="preserve"> </w:delText>
        </w:r>
      </w:del>
      <w:hyperlink w:anchor="exm-svd">
        <w:del w:id="14573" w:author="PR Preview" w:date="2026-01-01T00:00:00Z">
          <w:r>
            <w:rPr>
              <w:rStyle w:val="Hyperlink"/>
            </w:rPr>
            <w:delText xml:space="preserve">Example 140</w:delText>
          </w:r>
        </w:del>
      </w:hyperlink>
      <w:del w:id="14574" w:author="PR Preview" w:date="2026-01-01T00:00:00Z">
        <w:r>
          <w:delText xml:space="preserve">,</w:delText>
        </w:r>
      </w:del>
      <w:del w:id="14575" w:author="PR Preview" w:date="2026-01-01T00:00:00Z">
        <w:r>
          <w:delText xml:space="preserve"> </w:delText>
        </w:r>
      </w:del>
      <w:del w:id="14576" w:author="PR Preview" w:date="2026-01-01T00:00:00Z">
        <w:r>
          <w:delText xml:space="preserve">multiplying the first columns of</w:delText>
        </w:r>
      </w:del>
      <w:del w:id="14577" w:author="PR Preview" w:date="2026-01-01T00:00:00Z">
        <w:r>
          <w:delText xml:space="preserve"> </w:delText>
        </w:r>
      </w:del>
      <m:oMath>
        <m:r>
          <m:rPr>
            <m:sty m:val="bi"/>
          </m:rPr>
          <m:t>U</m:t>
        </m:r>
      </m:oMath>
      <w:del w:id="14578" w:author="PR Preview" w:date="2026-01-01T00:00:00Z">
        <w:r>
          <w:delText xml:space="preserve"> </w:delText>
        </w:r>
      </w:del>
      <w:del w:id="14579" w:author="PR Preview" w:date="2026-01-01T00:00:00Z">
        <w:r>
          <w:delText xml:space="preserve">and</w:delText>
        </w:r>
      </w:del>
      <w:del w:id="14580" w:author="PR Preview" w:date="2026-01-01T00:00:00Z">
        <w:r>
          <w:delText xml:space="preserve"> </w:delText>
        </w:r>
      </w:del>
      <m:oMath>
        <m:r>
          <m:rPr>
            <m:sty m:val="bi"/>
          </m:rPr>
          <m:t>V</m:t>
        </m:r>
      </m:oMath>
      <w:del w:id="14581" w:author="PR Preview" w:date="2026-01-01T00:00:00Z">
        <w:r>
          <w:delText xml:space="preserve"> </w:delText>
        </w:r>
      </w:del>
      <w:del w:id="14582" w:author="PR Preview" w:date="2026-01-01T00:00:00Z">
        <w:r>
          <w:delText xml:space="preserve">by</w:delText>
        </w:r>
      </w:del>
      <w:del w:id="14583" w:author="PR Preview" w:date="2026-01-01T00:00:00Z">
        <w:r>
          <w:delText xml:space="preserve"> </w:delText>
        </w:r>
      </w:del>
      <m:oMath>
        <m:r>
          <m:rPr>
            <m:sty m:val="p"/>
          </m:rPr>
          <m:t>−</m:t>
        </m:r>
        <m:r>
          <m:t>1</m:t>
        </m:r>
      </m:oMath>
      <w:del w:id="14584" w:author="PR Preview" w:date="2026-01-01T00:00:00Z">
        <w:r>
          <w:delText xml:space="preserve"> </w:delText>
        </w:r>
      </w:del>
      <w:del w:id="14585" w:author="PR Preview" w:date="2026-01-01T00:00:00Z">
        <w:r>
          <w:delText xml:space="preserve">gives</w:delText>
        </w:r>
      </w:del>
    </w:p>
    <w:p>
      <w:pPr>
        <w:pStyle w:val="BodyText"/>
      </w:pPr>
      <w:ins w:id="14586" w:author="PR Preview" w:date="2026-01-01T00:00:00Z">
        <w:r>
          <w:rPr>
            <w:i/>
            <w:iCs/>
          </w:rPr>
          <w:t xml:space="preserve">Remark 40</w:t>
        </w:r>
      </w:ins>
      <w:ins w:id="14587" w:author="PR Preview" w:date="2026-01-01T00:00:00Z">
        <w:r>
          <w:t xml:space="preserve"> (An SVD is not unique). </w:t>
        </w:r>
      </w:ins>
      <w:ins w:id="14588" w:author="PR Preview" w:date="2026-01-01T00:00:00Z">
        <w:r>
          <w:t xml:space="preserve">An SVD is not unique</w:t>
        </w:r>
      </w:ins>
      <w:ins w:id="14589" w:author="PR Preview" w:date="2026-01-01T00:00:00Z">
        <w:r>
          <w:t xml:space="preserve"> </w:t>
        </w:r>
      </w:ins>
      <w:ins w:id="14590" w:author="PR Preview" w:date="2026-01-01T00:00:00Z">
        <w:r>
          <w:t xml:space="preserve">(Banerjee and Roy 2014, chap. 12, Examples 12.2 and 12.3, p. 378)</w:t>
        </w:r>
      </w:ins>
      <w:ins w:id="14591" w:author="PR Preview" w:date="2026-01-01T00:00:00Z">
        <w:r>
          <w:t xml:space="preserve">.</w:t>
        </w:r>
      </w:ins>
      <w:ins w:id="14592" w:author="PR Preview" w:date="2026-01-01T00:00:00Z">
        <w:r>
          <w:t xml:space="preserve"> </w:t>
        </w:r>
      </w:ins>
      <w:ins w:id="14593" w:author="PR Preview" w:date="2026-01-01T00:00:00Z">
        <w:r>
          <w:t xml:space="preserve">For any</w:t>
        </w:r>
      </w:ins>
      <w:ins w:id="14594" w:author="PR Preview" w:date="2026-01-01T00:00:00Z">
        <w:r>
          <w:t xml:space="preserve"> </w:t>
        </w:r>
      </w:ins>
      <m:oMath>
        <m:r>
          <m:t>i</m:t>
        </m:r>
        <m:r>
          <m:rPr>
            <m:sty m:val="p"/>
          </m:rPr>
          <m:t>≤</m:t>
        </m:r>
        <m:r>
          <m:t>r</m:t>
        </m:r>
      </m:oMath>
      <w:ins w:id="14595" w:author="PR Preview" w:date="2026-01-01T00:00:00Z">
        <w:r>
          <w:t xml:space="preserve">,</w:t>
        </w:r>
      </w:ins>
      <w:ins w:id="14596" w:author="PR Preview" w:date="2026-01-01T00:00:00Z">
        <w:r>
          <w:t xml:space="preserve"> </w:t>
        </w:r>
      </w:ins>
      <w:ins w:id="14597" w:author="PR Preview" w:date="2026-01-01T00:00:00Z">
        <w:r>
          <w:t xml:space="preserve">multiplying column</w:t>
        </w:r>
      </w:ins>
      <w:ins w:id="14598" w:author="PR Preview" w:date="2026-01-01T00:00:00Z">
        <w:r>
          <w:t xml:space="preserve"> </w:t>
        </w:r>
      </w:ins>
      <m:oMath>
        <m:r>
          <m:t>i</m:t>
        </m:r>
      </m:oMath>
      <w:ins w:id="14599" w:author="PR Preview" w:date="2026-01-01T00:00:00Z">
        <w:r>
          <w:t xml:space="preserve"> </w:t>
        </w:r>
      </w:ins>
      <w:ins w:id="14600" w:author="PR Preview" w:date="2026-01-01T00:00:00Z">
        <w:r>
          <w:t xml:space="preserve">of both</w:t>
        </w:r>
      </w:ins>
      <w:ins w:id="14601" w:author="PR Preview" w:date="2026-01-01T00:00:00Z">
        <w:r>
          <w:t xml:space="preserve"> </w:t>
        </w:r>
      </w:ins>
      <m:oMath>
        <m:r>
          <m:rPr>
            <m:sty m:val="bi"/>
          </m:rPr>
          <m:t>U</m:t>
        </m:r>
      </m:oMath>
      <w:ins w:id="14602" w:author="PR Preview" w:date="2026-01-01T00:00:00Z">
        <w:r>
          <w:t xml:space="preserve"> </w:t>
        </w:r>
      </w:ins>
      <w:ins w:id="14603" w:author="PR Preview" w:date="2026-01-01T00:00:00Z">
        <w:r>
          <w:t xml:space="preserve">and</w:t>
        </w:r>
      </w:ins>
      <w:ins w:id="14604" w:author="PR Preview" w:date="2026-01-01T00:00:00Z">
        <w:r>
          <w:t xml:space="preserve"> </w:t>
        </w:r>
      </w:ins>
      <m:oMath>
        <m:r>
          <m:rPr>
            <m:sty m:val="bi"/>
          </m:rPr>
          <m:t>V</m:t>
        </m:r>
      </m:oMath>
      <w:ins w:id="14605" w:author="PR Preview" w:date="2026-01-01T00:00:00Z">
        <w:r>
          <w:t xml:space="preserve"> </w:t>
        </w:r>
      </w:ins>
      <w:ins w:id="14606" w:author="PR Preview" w:date="2026-01-01T00:00:00Z">
        <w:r>
          <w:t xml:space="preserve">by</w:t>
        </w:r>
      </w:ins>
      <w:ins w:id="14607" w:author="PR Preview" w:date="2026-01-01T00:00:00Z">
        <w:r>
          <w:t xml:space="preserve"> </w:t>
        </w:r>
      </w:ins>
      <m:oMath>
        <m:r>
          <m:rPr>
            <m:sty m:val="p"/>
          </m:rPr>
          <m:t>−</m:t>
        </m:r>
        <m:r>
          <m:t>1</m:t>
        </m:r>
      </m:oMath>
      <w:ins w:id="14608" w:author="PR Preview" w:date="2026-01-01T00:00:00Z">
        <w:r>
          <w:t xml:space="preserve"> </w:t>
        </w:r>
      </w:ins>
      <w:ins w:id="14609" w:author="PR Preview" w:date="2026-01-01T00:00:00Z">
        <w:r>
          <w:t xml:space="preserve">gives another one.</w:t>
        </w:r>
      </w:ins>
      <w:ins w:id="14610" w:author="PR Preview" w:date="2026-01-01T00:00:00Z">
        <w:r>
          <w:t xml:space="preserve"> </w:t>
        </w:r>
      </w:ins>
      <w:ins w:id="14611" w:author="PR Preview" w:date="2026-01-01T00:00:00Z">
        <w:r>
          <w:t xml:space="preserve">The singular values do not depend on which SVD is chosen</w:t>
        </w:r>
      </w:ins>
      <w:ins w:id="14612" w:author="PR Preview" w:date="2026-01-01T00:00:00Z">
        <w:r>
          <w:t xml:space="preserve"> </w:t>
        </w:r>
      </w:ins>
      <w:ins w:id="14613" w:author="PR Preview" w:date="2026-01-01T00:00:00Z">
        <w:r>
          <w:t xml:space="preserve">(Banerjee and Roy 2014, chap. 12, pp. 371 and 378)</w:t>
        </w:r>
      </w:ins>
      <w:ins w:id="14614" w:author="PR Preview" w:date="2026-01-01T00:00:00Z">
        <w:r>
          <w:t xml:space="preserve">.</w:t>
        </w:r>
      </w:ins>
    </w:p>
    <w:p>
      <w:pPr>
        <w:pStyle w:val="BodyText"/>
      </w:pPr>
      <w:ins w:id="14615" w:author="PR Preview" w:date="2026-01-01T00:00:00Z">
        <w:r>
          <w:t xml:space="preserve">For example, in</w:t>
        </w:r>
      </w:ins>
      <w:ins w:id="14616" w:author="PR Preview" w:date="2026-01-01T00:00:00Z">
        <w:r>
          <w:t xml:space="preserve"> </w:t>
        </w:r>
      </w:ins>
      <w:hyperlink w:anchor="exm-svd">
        <w:ins w:id="14617" w:author="PR Preview" w:date="2026-01-01T00:00:00Z">
          <w:r>
            <w:rPr>
              <w:rStyle w:val="Hyperlink"/>
            </w:rPr>
            <w:t xml:space="preserve">Example 143</w:t>
          </w:r>
        </w:ins>
      </w:hyperlink>
      <w:ins w:id="14618" w:author="PR Preview" w:date="2026-01-01T00:00:00Z">
        <w:r>
          <w:t xml:space="preserve">,</w:t>
        </w:r>
      </w:ins>
      <w:ins w:id="14619" w:author="PR Preview" w:date="2026-01-01T00:00:00Z">
        <w:r>
          <w:t xml:space="preserve"> </w:t>
        </w:r>
      </w:ins>
      <w:ins w:id="14620" w:author="PR Preview" w:date="2026-01-01T00:00:00Z">
        <w:r>
          <w:t xml:space="preserve">multiplying the first columns of</w:t>
        </w:r>
      </w:ins>
      <w:ins w:id="14621" w:author="PR Preview" w:date="2026-01-01T00:00:00Z">
        <w:r>
          <w:t xml:space="preserve"> </w:t>
        </w:r>
      </w:ins>
      <m:oMath>
        <m:r>
          <m:rPr>
            <m:sty m:val="bi"/>
          </m:rPr>
          <m:t>U</m:t>
        </m:r>
      </m:oMath>
      <w:ins w:id="14622" w:author="PR Preview" w:date="2026-01-01T00:00:00Z">
        <w:r>
          <w:t xml:space="preserve"> </w:t>
        </w:r>
      </w:ins>
      <w:ins w:id="14623" w:author="PR Preview" w:date="2026-01-01T00:00:00Z">
        <w:r>
          <w:t xml:space="preserve">and</w:t>
        </w:r>
      </w:ins>
      <w:ins w:id="14624" w:author="PR Preview" w:date="2026-01-01T00:00:00Z">
        <w:r>
          <w:t xml:space="preserve"> </w:t>
        </w:r>
      </w:ins>
      <m:oMath>
        <m:r>
          <m:rPr>
            <m:sty m:val="bi"/>
          </m:rPr>
          <m:t>V</m:t>
        </m:r>
      </m:oMath>
      <w:ins w:id="14625" w:author="PR Preview" w:date="2026-01-01T00:00:00Z">
        <w:r>
          <w:t xml:space="preserve"> </w:t>
        </w:r>
      </w:ins>
      <w:ins w:id="14626" w:author="PR Preview" w:date="2026-01-01T00:00:00Z">
        <w:r>
          <w:t xml:space="preserve">by</w:t>
        </w:r>
      </w:ins>
      <w:ins w:id="14627" w:author="PR Preview" w:date="2026-01-01T00:00:00Z">
        <w:r>
          <w:t xml:space="preserve"> </w:t>
        </w:r>
      </w:ins>
      <m:oMath>
        <m:r>
          <m:rPr>
            <m:sty m:val="p"/>
          </m:rPr>
          <m:t>−</m:t>
        </m:r>
        <m:r>
          <m:t>1</m:t>
        </m:r>
      </m:oMath>
      <w:ins w:id="14628" w:author="PR Preview" w:date="2026-01-01T00:00:00Z">
        <w:r>
          <w:t xml:space="preserve"> </w:t>
        </w:r>
      </w:ins>
      <w:ins w:id="14629"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69"/>
    <w:bookmarkStart w:id="470" w:name="rem-svd-zero-singular-values"/>
    <w:p>
      <w:pPr>
        <w:pStyle w:val="BodyText"/>
      </w:pPr>
      <w:del w:id="14630" w:author="PR Preview" w:date="2026-01-01T00:00:00Z">
        <w:r>
          <w:rPr>
            <w:i/>
            <w:iCs/>
          </w:rPr>
          <w:delText xml:space="preserve">Remark 34</w:delText>
        </w:r>
      </w:del>
      <w:del w:id="14631" w:author="PR Preview" w:date="2026-01-01T00:00:00Z">
        <w:r>
          <w:delText xml:space="preserve"> (Counting zero singular values). </w:delText>
        </w:r>
      </w:del>
      <w:del w:id="14632" w:author="PR Preview" w:date="2026-01-01T00:00:00Z">
        <w:r>
          <w:delText xml:space="preserve">Some texts, and R’s</w:delText>
        </w:r>
      </w:del>
      <w:del w:id="14633" w:author="PR Preview" w:date="2026-01-01T00:00:00Z">
        <w:r>
          <w:delText xml:space="preserve"> </w:delText>
        </w:r>
      </w:del>
      <w:del w:id="14634" w:author="PR Preview" w:date="2026-01-01T00:00:00Z">
        <w:r>
          <w:rPr>
            <w:rStyle w:val="VerbatimChar"/>
          </w:rPr>
          <w:delText xml:space="preserve">svd()</w:delText>
        </w:r>
      </w:del>
      <w:del w:id="14635" w:author="PR Preview" w:date="2026-01-01T00:00:00Z">
        <w:r>
          <w:delText xml:space="preserve">,</w:delText>
        </w:r>
      </w:del>
      <w:del w:id="14636" w:author="PR Preview" w:date="2026-01-01T00:00:00Z">
        <w:r>
          <w:delText xml:space="preserve"> </w:delText>
        </w:r>
      </w:del>
      <w:del w:id="14637" w:author="PR Preview" w:date="2026-01-01T00:00:00Z">
        <w:r>
          <w:delText xml:space="preserve">also count</w:delText>
        </w:r>
      </w:del>
      <w:del w:id="14638" w:author="PR Preview" w:date="2026-01-01T00:00:00Z">
        <w:r>
          <w:delText xml:space="preserve"> </w:delText>
        </w:r>
      </w:del>
      <m:oMath>
        <m:r>
          <m:rPr>
            <m:sty m:val="p"/>
          </m:rPr>
          <m:t>min</m:t>
        </m:r>
        <m:r>
          <m:rPr>
            <m:sty m:val="p"/>
          </m:rPr>
          <m:t>(</m:t>
        </m:r>
        <m:r>
          <m:t>n</m:t>
        </m:r>
        <m:r>
          <m:rPr>
            <m:sty m:val="p"/>
          </m:rPr>
          <m:t>,</m:t>
        </m:r>
        <m:r>
          <m:t>p</m:t>
        </m:r>
        <m:r>
          <m:rPr>
            <m:sty m:val="p"/>
          </m:rPr>
          <m:t>)</m:t>
        </m:r>
        <m:r>
          <m:rPr>
            <m:sty m:val="p"/>
          </m:rPr>
          <m:t>−</m:t>
        </m:r>
        <m:r>
          <m:t>r</m:t>
        </m:r>
      </m:oMath>
      <w:del w:id="14639" w:author="PR Preview" w:date="2026-01-01T00:00:00Z">
        <w:r>
          <w:delText xml:space="preserve"> </w:delText>
        </w:r>
      </w:del>
      <w:del w:id="14640" w:author="PR Preview" w:date="2026-01-01T00:00:00Z">
        <w:r>
          <w:delText xml:space="preserve">singular values equal to</w:delText>
        </w:r>
      </w:del>
      <w:del w:id="14641" w:author="PR Preview" w:date="2026-01-01T00:00:00Z">
        <w:r>
          <w:delText xml:space="preserve"> </w:delText>
        </w:r>
      </w:del>
      <m:oMath>
        <m:r>
          <m:t>0</m:t>
        </m:r>
      </m:oMath>
      <w:del w:id="14642" w:author="PR Preview" w:date="2026-01-01T00:00:00Z">
        <w:r>
          <w:delText xml:space="preserve">,</w:delText>
        </w:r>
      </w:del>
      <w:del w:id="14643" w:author="PR Preview" w:date="2026-01-01T00:00:00Z">
        <w:r>
          <w:delText xml:space="preserve"> </w:delText>
        </w:r>
      </w:del>
      <w:del w:id="14644" w:author="PR Preview" w:date="2026-01-01T00:00:00Z">
        <w:r>
          <w:delText xml:space="preserve">so that every</w:delText>
        </w:r>
      </w:del>
      <w:del w:id="14645" w:author="PR Preview" w:date="2026-01-01T00:00:00Z">
        <w:r>
          <w:delText xml:space="preserve"> </w:delText>
        </w:r>
      </w:del>
      <m:oMath>
        <m:r>
          <m:t>n</m:t>
        </m:r>
        <m:r>
          <m:rPr>
            <m:sty m:val="p"/>
          </m:rPr>
          <m:t>×</m:t>
        </m:r>
        <m:r>
          <m:t>p</m:t>
        </m:r>
      </m:oMath>
      <w:del w:id="14646" w:author="PR Preview" w:date="2026-01-01T00:00:00Z">
        <w:r>
          <w:delText xml:space="preserve"> </w:delText>
        </w:r>
      </w:del>
      <w:del w:id="14647" w:author="PR Preview" w:date="2026-01-01T00:00:00Z">
        <w:r>
          <w:delText xml:space="preserve">matrix has</w:delText>
        </w:r>
      </w:del>
      <w:del w:id="14648" w:author="PR Preview" w:date="2026-01-01T00:00:00Z">
        <w:r>
          <w:delText xml:space="preserve"> </w:delText>
        </w:r>
      </w:del>
      <m:oMath>
        <m:r>
          <m:rPr>
            <m:sty m:val="p"/>
          </m:rPr>
          <m:t>min</m:t>
        </m:r>
        <m:r>
          <m:rPr>
            <m:sty m:val="p"/>
          </m:rPr>
          <m:t>(</m:t>
        </m:r>
        <m:r>
          <m:t>n</m:t>
        </m:r>
        <m:r>
          <m:rPr>
            <m:sty m:val="p"/>
          </m:rPr>
          <m:t>,</m:t>
        </m:r>
        <m:r>
          <m:t>p</m:t>
        </m:r>
        <m:r>
          <m:rPr>
            <m:sty m:val="p"/>
          </m:rPr>
          <m:t>)</m:t>
        </m:r>
      </m:oMath>
      <w:del w:id="14649" w:author="PR Preview" w:date="2026-01-01T00:00:00Z">
        <w:r>
          <w:delText xml:space="preserve"> </w:delText>
        </w:r>
      </w:del>
      <w:del w:id="14650" w:author="PR Preview" w:date="2026-01-01T00:00:00Z">
        <w:r>
          <w:delText xml:space="preserve">singular values.</w:delText>
        </w:r>
      </w:del>
    </w:p>
    <w:p>
      <w:pPr>
        <w:pStyle w:val="BodyText"/>
      </w:pPr>
      <w:ins w:id="14651" w:author="PR Preview" w:date="2026-01-01T00:00:00Z">
        <w:r>
          <w:rPr>
            <w:i/>
            <w:iCs/>
          </w:rPr>
          <w:t xml:space="preserve">Remark 41</w:t>
        </w:r>
      </w:ins>
      <w:ins w:id="14652" w:author="PR Preview" w:date="2026-01-01T00:00:00Z">
        <w:r>
          <w:t xml:space="preserve"> (Counting zero singular values). </w:t>
        </w:r>
      </w:ins>
      <w:ins w:id="14653" w:author="PR Preview" w:date="2026-01-01T00:00:00Z">
        <w:r>
          <w:t xml:space="preserve">Some texts, and R’s</w:t>
        </w:r>
      </w:ins>
      <w:ins w:id="14654" w:author="PR Preview" w:date="2026-01-01T00:00:00Z">
        <w:r>
          <w:t xml:space="preserve"> </w:t>
        </w:r>
      </w:ins>
      <w:ins w:id="14655" w:author="PR Preview" w:date="2026-01-01T00:00:00Z">
        <w:r>
          <w:rPr>
            <w:rStyle w:val="VerbatimChar"/>
          </w:rPr>
          <w:t xml:space="preserve">svd()</w:t>
        </w:r>
      </w:ins>
      <w:ins w:id="14656" w:author="PR Preview" w:date="2026-01-01T00:00:00Z">
        <w:r>
          <w:t xml:space="preserve">,</w:t>
        </w:r>
      </w:ins>
      <w:ins w:id="14657" w:author="PR Preview" w:date="2026-01-01T00:00:00Z">
        <w:r>
          <w:t xml:space="preserve"> </w:t>
        </w:r>
      </w:ins>
      <w:ins w:id="14658" w:author="PR Preview" w:date="2026-01-01T00:00:00Z">
        <w:r>
          <w:t xml:space="preserve">also count</w:t>
        </w:r>
      </w:ins>
      <w:ins w:id="14659" w:author="PR Preview" w:date="2026-01-01T00:00:00Z">
        <w:r>
          <w:t xml:space="preserve"> </w:t>
        </w:r>
      </w:ins>
      <m:oMath>
        <m:r>
          <m:rPr>
            <m:sty m:val="p"/>
          </m:rPr>
          <m:t>min</m:t>
        </m:r>
        <m:r>
          <m:rPr>
            <m:sty m:val="p"/>
          </m:rPr>
          <m:t>(</m:t>
        </m:r>
        <m:r>
          <m:t>n</m:t>
        </m:r>
        <m:r>
          <m:rPr>
            <m:sty m:val="p"/>
          </m:rPr>
          <m:t>,</m:t>
        </m:r>
        <m:r>
          <m:t>p</m:t>
        </m:r>
        <m:r>
          <m:rPr>
            <m:sty m:val="p"/>
          </m:rPr>
          <m:t>)</m:t>
        </m:r>
        <m:r>
          <m:rPr>
            <m:sty m:val="p"/>
          </m:rPr>
          <m:t>−</m:t>
        </m:r>
        <m:r>
          <m:t>r</m:t>
        </m:r>
      </m:oMath>
      <w:ins w:id="14660" w:author="PR Preview" w:date="2026-01-01T00:00:00Z">
        <w:r>
          <w:t xml:space="preserve"> </w:t>
        </w:r>
      </w:ins>
      <w:ins w:id="14661" w:author="PR Preview" w:date="2026-01-01T00:00:00Z">
        <w:r>
          <w:t xml:space="preserve">singular values equal to</w:t>
        </w:r>
      </w:ins>
      <w:ins w:id="14662" w:author="PR Preview" w:date="2026-01-01T00:00:00Z">
        <w:r>
          <w:t xml:space="preserve"> </w:t>
        </w:r>
      </w:ins>
      <m:oMath>
        <m:r>
          <m:t>0</m:t>
        </m:r>
      </m:oMath>
      <w:ins w:id="14663" w:author="PR Preview" w:date="2026-01-01T00:00:00Z">
        <w:r>
          <w:t xml:space="preserve">,</w:t>
        </w:r>
      </w:ins>
      <w:ins w:id="14664" w:author="PR Preview" w:date="2026-01-01T00:00:00Z">
        <w:r>
          <w:t xml:space="preserve"> </w:t>
        </w:r>
      </w:ins>
      <w:ins w:id="14665" w:author="PR Preview" w:date="2026-01-01T00:00:00Z">
        <w:r>
          <w:t xml:space="preserve">so that every</w:t>
        </w:r>
      </w:ins>
      <w:ins w:id="14666" w:author="PR Preview" w:date="2026-01-01T00:00:00Z">
        <w:r>
          <w:t xml:space="preserve"> </w:t>
        </w:r>
      </w:ins>
      <m:oMath>
        <m:r>
          <m:t>n</m:t>
        </m:r>
        <m:r>
          <m:rPr>
            <m:sty m:val="p"/>
          </m:rPr>
          <m:t>×</m:t>
        </m:r>
        <m:r>
          <m:t>p</m:t>
        </m:r>
      </m:oMath>
      <w:ins w:id="14667" w:author="PR Preview" w:date="2026-01-01T00:00:00Z">
        <w:r>
          <w:t xml:space="preserve"> </w:t>
        </w:r>
      </w:ins>
      <w:ins w:id="14668" w:author="PR Preview" w:date="2026-01-01T00:00:00Z">
        <w:r>
          <w:t xml:space="preserve">matrix has</w:t>
        </w:r>
      </w:ins>
      <w:ins w:id="14669" w:author="PR Preview" w:date="2026-01-01T00:00:00Z">
        <w:r>
          <w:t xml:space="preserve"> </w:t>
        </w:r>
      </w:ins>
      <m:oMath>
        <m:r>
          <m:rPr>
            <m:sty m:val="p"/>
          </m:rPr>
          <m:t>min</m:t>
        </m:r>
        <m:r>
          <m:rPr>
            <m:sty m:val="p"/>
          </m:rPr>
          <m:t>(</m:t>
        </m:r>
        <m:r>
          <m:t>n</m:t>
        </m:r>
        <m:r>
          <m:rPr>
            <m:sty m:val="p"/>
          </m:rPr>
          <m:t>,</m:t>
        </m:r>
        <m:r>
          <m:t>p</m:t>
        </m:r>
        <m:r>
          <m:rPr>
            <m:sty m:val="p"/>
          </m:rPr>
          <m:t>)</m:t>
        </m:r>
      </m:oMath>
      <w:ins w:id="14670" w:author="PR Preview" w:date="2026-01-01T00:00:00Z">
        <w:r>
          <w:t xml:space="preserve"> </w:t>
        </w:r>
      </w:ins>
      <w:ins w:id="14671" w:author="PR Preview" w:date="2026-01-01T00:00:00Z">
        <w:r>
          <w:t xml:space="preserve">singular values.</w:t>
        </w:r>
      </w:ins>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del w:id="14672" w:author="PR Preview" w:date="2026-01-01T00:00:00Z">
        <w:r>
          <w:delText xml:space="preserve">and</w:delText>
        </w:r>
      </w:del>
      <w:del w:id="14673" w:author="PR Preview" w:date="2026-01-01T00:00:00Z">
        <w:r>
          <w:delText xml:space="preserve"> </w:delText>
        </w:r>
      </w:del>
      <m:oMath>
        <m:r>
          <m:rPr>
            <m:sty m:val="bi"/>
          </m:rPr>
          <m:t>D</m:t>
        </m:r>
        <m:r>
          <m:rPr>
            <m:sty m:val="p"/>
          </m:rPr>
          <m:t>=</m:t>
        </m:r>
        <m:r>
          <m:rPr>
            <m:sty m:val="bi"/>
          </m:rPr>
          <m:t>B</m:t>
        </m:r>
      </m:oMath>
      <w:del w:id="14674" w:author="PR Preview" w:date="2026-01-01T00:00:00Z">
        <w:r>
          <w:delText xml:space="preserve"> </w:delText>
        </w:r>
      </w:del>
      <w:del w:id="14675" w:author="PR Preview" w:date="2026-01-01T00:00:00Z">
        <w:r>
          <w:delText xml:space="preserve">gives an SVD</w:delText>
        </w:r>
      </w:del>
      <w:del w:id="14676" w:author="PR Preview" w:date="2026-01-01T00:00:00Z">
        <w:r>
          <w:delText xml:space="preserve"> </w:delText>
        </w:r>
      </w:del>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del w:id="14677" w:author="PR Preview" w:date="2026-01-01T00:00:00Z">
        <w:r>
          <w:delText xml:space="preserve">,</w:delText>
        </w:r>
      </w:del>
      <w:del w:id="14678" w:author="PR Preview" w:date="2026-01-01T00:00:00Z">
        <w:r>
          <w:delText xml:space="preserve"> </w:delText>
        </w:r>
      </w:del>
      <w:del w:id="14679" w:author="PR Preview" w:date="2026-01-01T00:00:00Z">
        <w:r>
          <w:delText xml:space="preserve">so by</w:delText>
        </w:r>
      </w:del>
      <w:del w:id="14680" w:author="PR Preview" w:date="2026-01-01T00:00:00Z">
        <w:r>
          <w:delText xml:space="preserve"> </w:delText>
        </w:r>
      </w:del>
      <w:hyperlink w:anchor="def-svd">
        <w:del w:id="14681" w:author="PR Preview" w:date="2026-01-01T00:00:00Z">
          <w:r>
            <w:rPr>
              <w:rStyle w:val="Hyperlink"/>
            </w:rPr>
            <w:delText xml:space="preserve">Definition 84</w:delText>
          </w:r>
        </w:del>
      </w:hyperlink>
      <w:del w:id="14682" w:author="PR Preview" w:date="2026-01-01T00:00:00Z">
        <w:r>
          <w:delText xml:space="preserve">,</w:delText>
        </w:r>
      </w:del>
      <w:del w:id="14683" w:author="PR Preview" w:date="2026-01-01T00:00:00Z">
        <w:r>
          <w:delText xml:space="preserve"> </w:delText>
        </w:r>
      </w:del>
      <m:oMath>
        <m:r>
          <m:rPr>
            <m:sty m:val="bi"/>
          </m:rPr>
          <m:t>B</m:t>
        </m:r>
      </m:oMath>
      <w:del w:id="14684" w:author="PR Preview" w:date="2026-01-01T00:00:00Z">
        <w:r>
          <w:delText xml:space="preserve"> </w:delText>
        </w:r>
      </w:del>
      <w:del w:id="14685" w:author="PR Preview" w:date="2026-01-01T00:00:00Z">
        <w:r>
          <w:delText xml:space="preserve">has one singular value,</w:delText>
        </w:r>
      </w:del>
      <w:del w:id="14686" w:author="PR Preview" w:date="2026-01-01T00:00:00Z">
        <w:r>
          <w:delText xml:space="preserve"> </w:delText>
        </w:r>
      </w:del>
      <m:oMath>
        <m:sSub>
          <m:e>
            <m:r>
              <m:t>σ</m:t>
            </m:r>
          </m:e>
          <m:sub>
            <m:r>
              <m:t>1</m:t>
            </m:r>
          </m:sub>
        </m:sSub>
        <m:r>
          <m:rPr>
            <m:sty m:val="p"/>
          </m:rPr>
          <m:t>=</m:t>
        </m:r>
        <m:r>
          <m:t>3</m:t>
        </m:r>
      </m:oMath>
      <w:del w:id="14687" w:author="PR Preview" w:date="2026-01-01T00:00:00Z">
        <w:r>
          <w:delText xml:space="preserve">.</w:delText>
        </w:r>
      </w:del>
      <w:del w:id="14688" w:author="PR Preview" w:date="2026-01-01T00:00:00Z">
        <w:r>
          <w:delText xml:space="preserve"> </w:delText>
        </w:r>
      </w:del>
      <w:del w:id="14689" w:author="PR Preview" w:date="2026-01-01T00:00:00Z">
        <w:r>
          <w:delText xml:space="preserve">R’s</w:delText>
        </w:r>
      </w:del>
      <w:del w:id="14690" w:author="PR Preview" w:date="2026-01-01T00:00:00Z">
        <w:r>
          <w:delText xml:space="preserve"> </w:delText>
        </w:r>
      </w:del>
      <w:del w:id="14691" w:author="PR Preview" w:date="2026-01-01T00:00:00Z">
        <w:r>
          <w:rPr>
            <w:rStyle w:val="VerbatimChar"/>
          </w:rPr>
          <w:delText xml:space="preserve">svd()</w:delText>
        </w:r>
      </w:del>
      <w:del w:id="14692" w:author="PR Preview" w:date="2026-01-01T00:00:00Z">
        <w:r>
          <w:delText xml:space="preserve"> </w:delText>
        </w:r>
      </w:del>
      <w:del w:id="14693" w:author="PR Preview" w:date="2026-01-01T00:00:00Z">
        <w:r>
          <w:delText xml:space="preserve">reports</w:delText>
        </w:r>
      </w:del>
      <w:del w:id="14694" w:author="PR Preview" w:date="2026-01-01T00:00:00Z">
        <w:r>
          <w:delText xml:space="preserve"> </w:delText>
        </w:r>
      </w:del>
      <m:oMath>
        <m:r>
          <m:rPr>
            <m:sty m:val="p"/>
          </m:rPr>
          <m:t>min</m:t>
        </m:r>
        <m:r>
          <m:rPr>
            <m:sty m:val="p"/>
          </m:rPr>
          <m:t>(</m:t>
        </m:r>
        <m:r>
          <m:t>2</m:t>
        </m:r>
        <m:r>
          <m:rPr>
            <m:sty m:val="p"/>
          </m:rPr>
          <m:t>,</m:t>
        </m:r>
        <m:r>
          <m:t>2</m:t>
        </m:r>
        <m:r>
          <m:rPr>
            <m:sty m:val="p"/>
          </m:rPr>
          <m:t>)</m:t>
        </m:r>
        <m:r>
          <m:rPr>
            <m:sty m:val="p"/>
          </m:rPr>
          <m:t>=</m:t>
        </m:r>
        <m:r>
          <m:t>2</m:t>
        </m:r>
      </m:oMath>
      <w:del w:id="14695" w:author="PR Preview" w:date="2026-01-01T00:00:00Z">
        <w:r>
          <w:delText xml:space="preserve"> </w:delText>
        </w:r>
      </w:del>
      <w:del w:id="14696" w:author="PR Preview" w:date="2026-01-01T00:00:00Z">
        <w:r>
          <w:delText xml:space="preserve">singular values for</w:delText>
        </w:r>
      </w:del>
      <w:del w:id="14697" w:author="PR Preview" w:date="2026-01-01T00:00:00Z">
        <w:r>
          <w:delText xml:space="preserve"> </w:delText>
        </w:r>
      </w:del>
      <m:oMath>
        <m:r>
          <m:rPr>
            <m:sty m:val="bi"/>
          </m:rPr>
          <m:t>B</m:t>
        </m:r>
      </m:oMath>
      <w:del w:id="14698" w:author="PR Preview" w:date="2026-01-01T00:00:00Z">
        <w:r>
          <w:delText xml:space="preserve">:</w:delText>
        </w:r>
      </w:del>
      <w:del w:id="14699" w:author="PR Preview" w:date="2026-01-01T00:00:00Z">
        <w:r>
          <w:delText xml:space="preserve"> </w:delText>
        </w:r>
      </w:del>
      <m:oMath>
        <m:r>
          <m:t>3</m:t>
        </m:r>
      </m:oMath>
      <w:del w:id="14700" w:author="PR Preview" w:date="2026-01-01T00:00:00Z">
        <w:r>
          <w:delText xml:space="preserve"> </w:delText>
        </w:r>
      </w:del>
      <w:del w:id="14701" w:author="PR Preview" w:date="2026-01-01T00:00:00Z">
        <w:r>
          <w:delText xml:space="preserve">and</w:delText>
        </w:r>
      </w:del>
      <w:del w:id="14702" w:author="PR Preview" w:date="2026-01-01T00:00:00Z">
        <w:r>
          <w:delText xml:space="preserve"> </w:delText>
        </w:r>
      </w:del>
      <m:oMath>
        <m:r>
          <m:t>0</m:t>
        </m:r>
      </m:oMath>
      <w:del w:id="14703" w:author="PR Preview" w:date="2026-01-01T00:00:00Z">
        <w:r>
          <w:delText xml:space="preserve">.</w:delText>
        </w:r>
      </w:del>
    </w:p>
    <w:p>
      <w:pPr>
        <w:pStyle w:val="BodyText"/>
      </w:pPr>
      <w:del w:id="14704" w:author="PR Preview" w:date="2026-01-01T00:00:00Z">
        <w:r>
          <w:rPr>
            <w:b/>
            <w:bCs/>
          </w:rPr>
          <w:delText xml:space="preserve">Theorem 74 (An SVD gives an eigendecomposition of</w:delText>
        </w:r>
      </w:del>
      <w:del w:id="14705" w:author="PR Preview" w:date="2026-01-01T00:00:00Z">
        <w:r>
          <w:rPr>
            <w:b/>
            <w:bCs/>
          </w:rPr>
          <w:delText xml:space="preserve"> </w:delText>
        </w:r>
      </w:del>
      <m:oMath>
        <m:sSup>
          <m:e>
            <m:r>
              <m:rPr>
                <m:sty m:val="bi"/>
              </m:rPr>
              <m:t>A</m:t>
            </m:r>
          </m:e>
          <m:sup>
            <m:r>
              <m:rPr>
                <m:sty m:val="p"/>
              </m:rPr>
              <m:t>⊤</m:t>
            </m:r>
          </m:sup>
        </m:sSup>
        <m:r>
          <m:rPr>
            <m:sty m:val="bi"/>
          </m:rPr>
          <m:t>A</m:t>
        </m:r>
      </m:oMath>
      <w:del w:id="14706" w:author="PR Preview" w:date="2026-01-01T00:00:00Z">
        <w:r>
          <w:rPr>
            <w:b/>
            <w:bCs/>
          </w:rPr>
          <w:delText xml:space="preserve">)</w:delText>
        </w:r>
      </w:del>
      <w:del w:id="14707" w:author="PR Preview" w:date="2026-01-01T00:00:00Z">
        <w:r>
          <w:delText xml:space="preserve"> </w:delText>
        </w:r>
      </w:del>
      <w:del w:id="14708" w:author="PR Preview" w:date="2026-01-01T00:00:00Z">
        <w:r>
          <w:delText xml:space="preserve">Let</w:delText>
        </w:r>
      </w:del>
      <w:del w:id="14709"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14710" w:author="PR Preview" w:date="2026-01-01T00:00:00Z">
        <w:r>
          <w:delText xml:space="preserve"> </w:delText>
        </w:r>
      </w:del>
      <w:del w:id="14711" w:author="PR Preview" w:date="2026-01-01T00:00:00Z">
        <w:r>
          <w:delText xml:space="preserve">be a singular value decomposition (</w:delText>
        </w:r>
      </w:del>
      <w:hyperlink w:anchor="def-svd">
        <w:del w:id="14712" w:author="PR Preview" w:date="2026-01-01T00:00:00Z">
          <w:r>
            <w:rPr>
              <w:rStyle w:val="Hyperlink"/>
            </w:rPr>
            <w:delText xml:space="preserve">Definition 84</w:delText>
          </w:r>
        </w:del>
      </w:hyperlink>
      <w:del w:id="14713" w:author="PR Preview" w:date="2026-01-01T00:00:00Z">
        <w:r>
          <w:delText xml:space="preserve">) of an</w:delText>
        </w:r>
      </w:del>
      <w:del w:id="14714" w:author="PR Preview" w:date="2026-01-01T00:00:00Z">
        <w:r>
          <w:delText xml:space="preserve"> </w:delText>
        </w:r>
      </w:del>
      <m:oMath>
        <m:r>
          <m:t>n</m:t>
        </m:r>
        <m:r>
          <m:rPr>
            <m:sty m:val="p"/>
          </m:rPr>
          <m:t>×</m:t>
        </m:r>
        <m:r>
          <m:t>p</m:t>
        </m:r>
      </m:oMath>
      <w:del w:id="14715" w:author="PR Preview" w:date="2026-01-01T00:00:00Z">
        <w:r>
          <w:delText xml:space="preserve"> </w:delText>
        </w:r>
      </w:del>
      <w:del w:id="14716" w:author="PR Preview" w:date="2026-01-01T00:00:00Z">
        <w:r>
          <w:delText xml:space="preserve">matrix</w:delText>
        </w:r>
      </w:del>
      <w:del w:id="14717" w:author="PR Preview" w:date="2026-01-01T00:00:00Z">
        <w:r>
          <w:delText xml:space="preserve"> </w:delText>
        </w:r>
      </w:del>
      <m:oMath>
        <m:r>
          <m:rPr>
            <m:sty m:val="bi"/>
          </m:rPr>
          <m:t>A</m:t>
        </m:r>
      </m:oMath>
      <w:del w:id="14718" w:author="PR Preview" w:date="2026-01-01T00:00:00Z">
        <w:r>
          <w:delText xml:space="preserve"> </w:delText>
        </w:r>
      </w:del>
      <w:del w:id="14719" w:author="PR Preview" w:date="2026-01-01T00:00:00Z">
        <w:r>
          <w:delText xml:space="preserve">with singular values</w:delText>
        </w:r>
      </w:del>
      <w:del w:id="14720"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14721" w:author="PR Preview" w:date="2026-01-01T00:00:00Z">
        <w:r>
          <w:delText xml:space="preserve">.</w:delText>
        </w:r>
      </w:del>
      <w:del w:id="14722" w:author="PR Preview" w:date="2026-01-01T00:00:00Z">
        <w:r>
          <w:delText xml:space="preserve"> </w:delText>
        </w:r>
      </w:del>
      <w:del w:id="14723" w:author="PR Preview" w:date="2026-01-01T00:00:00Z">
        <w:r>
          <w:delText xml:space="preserve">Then</w:delText>
        </w:r>
      </w:del>
      <w:del w:id="14724" w:author="PR Preview" w:date="2026-01-01T00:00:00Z">
        <w:r>
          <w:delText xml:space="preserve"> </w:delText>
        </w:r>
      </w:del>
      <m:oMath>
        <m:sSup>
          <m:e>
            <m:r>
              <m:rPr>
                <m:sty m:val="bi"/>
              </m:rPr>
              <m:t>A</m:t>
            </m:r>
          </m:e>
          <m:sup>
            <m:r>
              <m:rPr>
                <m:sty m:val="p"/>
              </m:rPr>
              <m:t>⊤</m:t>
            </m:r>
          </m:sup>
        </m:sSup>
        <m:r>
          <m:rPr>
            <m:sty m:val="bi"/>
          </m:rPr>
          <m:t>A</m:t>
        </m:r>
      </m:oMath>
      <w:del w:id="14725" w:author="PR Preview" w:date="2026-01-01T00:00:00Z">
        <w:r>
          <w:delText xml:space="preserve"> </w:delText>
        </w:r>
      </w:del>
      <w:del w:id="14726" w:author="PR Preview" w:date="2026-01-01T00:00:00Z">
        <w:r>
          <w:delText xml:space="preserve">is symmetric (</w:delText>
        </w:r>
      </w:del>
      <w:hyperlink w:anchor="def-symmetric-matrix">
        <w:del w:id="14727" w:author="PR Preview" w:date="2026-01-01T00:00:00Z">
          <w:r>
            <w:rPr>
              <w:rStyle w:val="Hyperlink"/>
            </w:rPr>
            <w:delText xml:space="preserve">Definition 69</w:delText>
          </w:r>
        </w:del>
      </w:hyperlink>
      <w:del w:id="14728" w:author="PR Preview" w:date="2026-01-01T00:00:00Z">
        <w:r>
          <w:delText xml:space="preserve">), and</w:delText>
        </w:r>
      </w:del>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del w:id="14729" w:author="PR Preview" w:date="2026-01-01T00:00:00Z">
        <w:r>
          <w:delText xml:space="preserve">where</w:delText>
        </w:r>
      </w:del>
      <w:del w:id="14730" w:author="PR Preview" w:date="2026-01-01T00:00:00Z">
        <w:r>
          <w:delText xml:space="preserve"> </w:delText>
        </w:r>
      </w:del>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del w:id="14731" w:author="PR Preview" w:date="2026-01-01T00:00:00Z">
        <w:r>
          <w:delText xml:space="preserve"> </w:delText>
        </w:r>
      </w:del>
      <w:del w:id="14732" w:author="PR Preview" w:date="2026-01-01T00:00:00Z">
        <w:r>
          <w:delText xml:space="preserve">is the</w:delText>
        </w:r>
      </w:del>
      <w:del w:id="14733" w:author="PR Preview" w:date="2026-01-01T00:00:00Z">
        <w:r>
          <w:delText xml:space="preserve"> </w:delText>
        </w:r>
      </w:del>
      <m:oMath>
        <m:r>
          <m:t>p</m:t>
        </m:r>
        <m:r>
          <m:rPr>
            <m:sty m:val="p"/>
          </m:rPr>
          <m:t>×</m:t>
        </m:r>
        <m:r>
          <m:t>p</m:t>
        </m:r>
      </m:oMath>
      <w:del w:id="14734" w:author="PR Preview" w:date="2026-01-01T00:00:00Z">
        <w:r>
          <w:delText xml:space="preserve"> </w:delText>
        </w:r>
      </w:del>
      <w:del w:id="14735" w:author="PR Preview" w:date="2026-01-01T00:00:00Z">
        <w:r>
          <w:delText xml:space="preserve">diagonal matrix</w:delText>
        </w:r>
      </w:del>
      <w:del w:id="14736" w:author="PR Preview" w:date="2026-01-01T00:00:00Z">
        <w:r>
          <w:delText xml:space="preserve"> </w:delText>
        </w:r>
      </w:del>
      <w:del w:id="14737" w:author="PR Preview" w:date="2026-01-01T00:00:00Z">
        <w:r>
          <w:delText xml:space="preserve">whose</w:delText>
        </w:r>
      </w:del>
      <w:del w:id="14738" w:author="PR Preview" w:date="2026-01-01T00:00:00Z">
        <w:r>
          <w:delText xml:space="preserve"> </w:delText>
        </w:r>
      </w:del>
      <m:oMath>
        <m:r>
          <m:t>i</m:t>
        </m:r>
      </m:oMath>
      <w:del w:id="14739" w:author="PR Preview" w:date="2026-01-01T00:00:00Z">
        <w:r>
          <w:delText xml:space="preserve">-th diagonal entry</w:delText>
        </w:r>
      </w:del>
      <w:del w:id="14740" w:author="PR Preview" w:date="2026-01-01T00:00:00Z">
        <w:r>
          <w:delText xml:space="preserve"> </w:delText>
        </w:r>
      </w:del>
      <m:oMath>
        <m:sSub>
          <m:e>
            <m:r>
              <m:t>λ</m:t>
            </m:r>
          </m:e>
          <m:sub>
            <m:r>
              <m:t>i</m:t>
            </m:r>
          </m:sub>
        </m:sSub>
      </m:oMath>
      <w:del w:id="14741" w:author="PR Preview" w:date="2026-01-01T00:00:00Z">
        <w:r>
          <w:delText xml:space="preserve"> </w:delText>
        </w:r>
      </w:del>
      <w:del w:id="14742" w:author="PR Preview" w:date="2026-01-01T00:00:00Z">
        <w:r>
          <w:delText xml:space="preserve">is</w:delText>
        </w:r>
      </w:del>
      <w:del w:id="14743" w:author="PR Preview" w:date="2026-01-01T00:00:00Z">
        <w:r>
          <w:delText xml:space="preserve"> </w:delText>
        </w:r>
      </w:del>
      <m:oMath>
        <m:sSubSup>
          <m:e>
            <m:r>
              <m:t>σ</m:t>
            </m:r>
          </m:e>
          <m:sub>
            <m:r>
              <m:t>i</m:t>
            </m:r>
          </m:sub>
          <m:sup>
            <m:r>
              <m:t>2</m:t>
            </m:r>
          </m:sup>
        </m:sSubSup>
      </m:oMath>
      <w:del w:id="14744" w:author="PR Preview" w:date="2026-01-01T00:00:00Z">
        <w:r>
          <w:delText xml:space="preserve"> </w:delText>
        </w:r>
      </w:del>
      <w:del w:id="14745" w:author="PR Preview" w:date="2026-01-01T00:00:00Z">
        <w:r>
          <w:delText xml:space="preserve">for</w:delText>
        </w:r>
      </w:del>
      <w:del w:id="14746" w:author="PR Preview" w:date="2026-01-01T00:00:00Z">
        <w:r>
          <w:delText xml:space="preserve"> </w:delText>
        </w:r>
      </w:del>
      <m:oMath>
        <m:r>
          <m:t>i</m:t>
        </m:r>
        <m:r>
          <m:rPr>
            <m:sty m:val="p"/>
          </m:rPr>
          <m:t>≤</m:t>
        </m:r>
        <m:r>
          <m:t>r</m:t>
        </m:r>
      </m:oMath>
      <w:del w:id="14747" w:author="PR Preview" w:date="2026-01-01T00:00:00Z">
        <w:r>
          <w:delText xml:space="preserve"> </w:delText>
        </w:r>
      </w:del>
      <w:del w:id="14748" w:author="PR Preview" w:date="2026-01-01T00:00:00Z">
        <w:r>
          <w:delText xml:space="preserve">and</w:delText>
        </w:r>
      </w:del>
      <w:del w:id="14749" w:author="PR Preview" w:date="2026-01-01T00:00:00Z">
        <w:r>
          <w:delText xml:space="preserve"> </w:delText>
        </w:r>
      </w:del>
      <m:oMath>
        <m:r>
          <m:t>0</m:t>
        </m:r>
      </m:oMath>
      <w:del w:id="14750" w:author="PR Preview" w:date="2026-01-01T00:00:00Z">
        <w:r>
          <w:delText xml:space="preserve"> </w:delText>
        </w:r>
      </w:del>
      <w:del w:id="14751" w:author="PR Preview" w:date="2026-01-01T00:00:00Z">
        <w:r>
          <w:delText xml:space="preserve">for</w:delText>
        </w:r>
      </w:del>
      <w:del w:id="14752" w:author="PR Preview" w:date="2026-01-01T00:00:00Z">
        <w:r>
          <w:delText xml:space="preserve"> </w:delText>
        </w:r>
      </w:del>
      <m:oMath>
        <m:r>
          <m:t>i</m:t>
        </m:r>
        <m:r>
          <m:rPr>
            <m:sty m:val="p"/>
          </m:rPr>
          <m:t>&gt;</m:t>
        </m:r>
        <m:r>
          <m:t>r</m:t>
        </m:r>
      </m:oMath>
      <w:del w:id="14753" w:author="PR Preview" w:date="2026-01-01T00:00:00Z">
        <w:r>
          <w:delText xml:space="preserve">.</w:delText>
        </w:r>
      </w:del>
      <w:del w:id="14754" w:author="PR Preview" w:date="2026-01-01T00:00:00Z">
        <w:r>
          <w:delText xml:space="preserve"> </w:delText>
        </w:r>
      </w:del>
      <w:del w:id="14755" w:author="PR Preview" w:date="2026-01-01T00:00:00Z">
        <w:r>
          <w:delText xml:space="preserve">So</w:delText>
        </w:r>
      </w:del>
      <w:del w:id="14756" w:author="PR Preview" w:date="2026-01-01T00:00:00Z">
        <w:r>
          <w:delText xml:space="preserve"> </w:delText>
        </w:r>
      </w:del>
      <m:oMath>
        <m:r>
          <m:rPr>
            <m:sty m:val="bi"/>
          </m:rPr>
          <m:t>V</m:t>
        </m:r>
        <m:r>
          <m:rPr>
            <m:sty m:val="b"/>
          </m:rPr>
          <m:t>Λ</m:t>
        </m:r>
        <m:sSup>
          <m:e>
            <m:r>
              <m:rPr>
                <m:sty m:val="bi"/>
              </m:rPr>
              <m:t>V</m:t>
            </m:r>
          </m:e>
          <m:sup>
            <m:r>
              <m:rPr>
                <m:sty m:val="p"/>
              </m:rPr>
              <m:t>⊤</m:t>
            </m:r>
          </m:sup>
        </m:sSup>
      </m:oMath>
      <w:del w:id="14757" w:author="PR Preview" w:date="2026-01-01T00:00:00Z">
        <w:r>
          <w:delText xml:space="preserve"> </w:delText>
        </w:r>
      </w:del>
      <w:del w:id="14758" w:author="PR Preview" w:date="2026-01-01T00:00:00Z">
        <w:r>
          <w:delText xml:space="preserve">is an eigendecomposition</w:delText>
        </w:r>
      </w:del>
      <w:del w:id="14759" w:author="PR Preview" w:date="2026-01-01T00:00:00Z">
        <w:r>
          <w:delText xml:space="preserve"> </w:delText>
        </w:r>
      </w:del>
      <w:del w:id="14760" w:author="PR Preview" w:date="2026-01-01T00:00:00Z">
        <w:r>
          <w:delText xml:space="preserve">(</w:delText>
        </w:r>
      </w:del>
      <w:hyperlink w:anchor="def-eigendecomposition">
        <w:del w:id="14761" w:author="PR Preview" w:date="2026-01-01T00:00:00Z">
          <w:r>
            <w:rPr>
              <w:rStyle w:val="Hyperlink"/>
            </w:rPr>
            <w:delText xml:space="preserve">Definition 83</w:delText>
          </w:r>
        </w:del>
      </w:hyperlink>
      <w:del w:id="14762" w:author="PR Preview" w:date="2026-01-01T00:00:00Z">
        <w:r>
          <w:delText xml:space="preserve">) of</w:delText>
        </w:r>
      </w:del>
      <w:del w:id="14763" w:author="PR Preview" w:date="2026-01-01T00:00:00Z">
        <w:r>
          <w:delText xml:space="preserve"> </w:delText>
        </w:r>
      </w:del>
      <m:oMath>
        <m:sSup>
          <m:e>
            <m:r>
              <m:rPr>
                <m:sty m:val="bi"/>
              </m:rPr>
              <m:t>A</m:t>
            </m:r>
          </m:e>
          <m:sup>
            <m:r>
              <m:rPr>
                <m:sty m:val="p"/>
              </m:rPr>
              <m:t>⊤</m:t>
            </m:r>
          </m:sup>
        </m:sSup>
        <m:r>
          <m:rPr>
            <m:sty m:val="bi"/>
          </m:rPr>
          <m:t>A</m:t>
        </m:r>
      </m:oMath>
      <w:del w:id="14764" w:author="PR Preview" w:date="2026-01-01T00:00:00Z">
        <w:r>
          <w:delText xml:space="preserve">:</w:delText>
        </w:r>
      </w:del>
      <w:del w:id="14765" w:author="PR Preview" w:date="2026-01-01T00:00:00Z">
        <w:r>
          <w:delText xml:space="preserve"> </w:delText>
        </w:r>
      </w:del>
      <w:del w:id="14766" w:author="PR Preview" w:date="2026-01-01T00:00:00Z">
        <w:r>
          <w:delText xml:space="preserve">column</w:delText>
        </w:r>
      </w:del>
      <w:del w:id="14767" w:author="PR Preview" w:date="2026-01-01T00:00:00Z">
        <w:r>
          <w:delText xml:space="preserve"> </w:delText>
        </w:r>
      </w:del>
      <m:oMath>
        <m:r>
          <m:t>i</m:t>
        </m:r>
      </m:oMath>
      <w:del w:id="14768" w:author="PR Preview" w:date="2026-01-01T00:00:00Z">
        <w:r>
          <w:delText xml:space="preserve"> </w:delText>
        </w:r>
      </w:del>
      <w:del w:id="14769" w:author="PR Preview" w:date="2026-01-01T00:00:00Z">
        <w:r>
          <w:delText xml:space="preserve">of</w:delText>
        </w:r>
      </w:del>
      <w:del w:id="14770" w:author="PR Preview" w:date="2026-01-01T00:00:00Z">
        <w:r>
          <w:delText xml:space="preserve"> </w:delText>
        </w:r>
      </w:del>
      <m:oMath>
        <m:r>
          <m:rPr>
            <m:sty m:val="bi"/>
          </m:rPr>
          <m:t>V</m:t>
        </m:r>
      </m:oMath>
      <w:del w:id="14771" w:author="PR Preview" w:date="2026-01-01T00:00:00Z">
        <w:r>
          <w:delText xml:space="preserve"> </w:delText>
        </w:r>
      </w:del>
      <w:del w:id="14772" w:author="PR Preview" w:date="2026-01-01T00:00:00Z">
        <w:r>
          <w:delText xml:space="preserve">is an eigenvector of</w:delText>
        </w:r>
      </w:del>
      <w:del w:id="14773" w:author="PR Preview" w:date="2026-01-01T00:00:00Z">
        <w:r>
          <w:delText xml:space="preserve"> </w:delText>
        </w:r>
      </w:del>
      <m:oMath>
        <m:sSup>
          <m:e>
            <m:r>
              <m:rPr>
                <m:sty m:val="bi"/>
              </m:rPr>
              <m:t>A</m:t>
            </m:r>
          </m:e>
          <m:sup>
            <m:r>
              <m:rPr>
                <m:sty m:val="p"/>
              </m:rPr>
              <m:t>⊤</m:t>
            </m:r>
          </m:sup>
        </m:sSup>
        <m:r>
          <m:rPr>
            <m:sty m:val="bi"/>
          </m:rPr>
          <m:t>A</m:t>
        </m:r>
      </m:oMath>
      <w:del w:id="14774" w:author="PR Preview" w:date="2026-01-01T00:00:00Z">
        <w:r>
          <w:delText xml:space="preserve"> </w:delText>
        </w:r>
      </w:del>
      <w:del w:id="14775" w:author="PR Preview" w:date="2026-01-01T00:00:00Z">
        <w:r>
          <w:delText xml:space="preserve">for the eigenvalue</w:delText>
        </w:r>
      </w:del>
      <w:del w:id="14776" w:author="PR Preview" w:date="2026-01-01T00:00:00Z">
        <w:r>
          <w:delText xml:space="preserve"> </w:delText>
        </w:r>
      </w:del>
      <m:oMath>
        <m:sSub>
          <m:e>
            <m:r>
              <m:t>λ</m:t>
            </m:r>
          </m:e>
          <m:sub>
            <m:r>
              <m:t>i</m:t>
            </m:r>
          </m:sub>
        </m:sSub>
      </m:oMath>
      <w:del w:id="14777" w:author="PR Preview" w:date="2026-01-01T00:00:00Z">
        <w:r>
          <w:delText xml:space="preserve">.</w:delText>
        </w:r>
      </w:del>
    </w:p>
    <w:p>
      <w:pPr>
        <w:pStyle w:val="FirstParagraph"/>
      </w:pPr>
      <w:ins w:id="14778" w:author="PR Preview" w:date="2026-01-01T00:00:00Z">
        <w:r>
          <w:t xml:space="preserve">and</w:t>
        </w:r>
      </w:ins>
      <w:ins w:id="14779" w:author="PR Preview" w:date="2026-01-01T00:00:00Z">
        <w:r>
          <w:t xml:space="preserve"> </w:t>
        </w:r>
      </w:ins>
      <m:oMath>
        <m:r>
          <m:rPr>
            <m:sty m:val="bi"/>
          </m:rPr>
          <m:t>D</m:t>
        </m:r>
        <m:r>
          <m:rPr>
            <m:sty m:val="p"/>
          </m:rPr>
          <m:t>=</m:t>
        </m:r>
        <m:r>
          <m:rPr>
            <m:sty m:val="bi"/>
          </m:rPr>
          <m:t>B</m:t>
        </m:r>
      </m:oMath>
      <w:ins w:id="14780" w:author="PR Preview" w:date="2026-01-01T00:00:00Z">
        <w:r>
          <w:t xml:space="preserve"> </w:t>
        </w:r>
      </w:ins>
      <w:ins w:id="14781" w:author="PR Preview" w:date="2026-01-01T00:00:00Z">
        <w:r>
          <w:t xml:space="preserve">gives an SVD</w:t>
        </w:r>
      </w:ins>
      <w:ins w:id="14782" w:author="PR Preview" w:date="2026-01-01T00:00:00Z">
        <w:r>
          <w:t xml:space="preserve"> </w:t>
        </w:r>
      </w:ins>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ins w:id="14783" w:author="PR Preview" w:date="2026-01-01T00:00:00Z">
        <w:r>
          <w:t xml:space="preserve">,</w:t>
        </w:r>
      </w:ins>
      <w:ins w:id="14784" w:author="PR Preview" w:date="2026-01-01T00:00:00Z">
        <w:r>
          <w:t xml:space="preserve"> </w:t>
        </w:r>
      </w:ins>
      <w:ins w:id="14785" w:author="PR Preview" w:date="2026-01-01T00:00:00Z">
        <w:r>
          <w:t xml:space="preserve">so by</w:t>
        </w:r>
      </w:ins>
      <w:ins w:id="14786" w:author="PR Preview" w:date="2026-01-01T00:00:00Z">
        <w:r>
          <w:t xml:space="preserve"> </w:t>
        </w:r>
      </w:ins>
      <w:hyperlink w:anchor="def-svd">
        <w:ins w:id="14787" w:author="PR Preview" w:date="2026-01-01T00:00:00Z">
          <w:r>
            <w:rPr>
              <w:rStyle w:val="Hyperlink"/>
            </w:rPr>
            <w:t xml:space="preserve">Definition 89</w:t>
          </w:r>
        </w:ins>
      </w:hyperlink>
      <w:ins w:id="14788" w:author="PR Preview" w:date="2026-01-01T00:00:00Z">
        <w:r>
          <w:t xml:space="preserve">,</w:t>
        </w:r>
      </w:ins>
      <w:ins w:id="14789" w:author="PR Preview" w:date="2026-01-01T00:00:00Z">
        <w:r>
          <w:t xml:space="preserve"> </w:t>
        </w:r>
      </w:ins>
      <m:oMath>
        <m:r>
          <m:rPr>
            <m:sty m:val="bi"/>
          </m:rPr>
          <m:t>B</m:t>
        </m:r>
      </m:oMath>
      <w:ins w:id="14790" w:author="PR Preview" w:date="2026-01-01T00:00:00Z">
        <w:r>
          <w:t xml:space="preserve"> </w:t>
        </w:r>
      </w:ins>
      <w:ins w:id="14791" w:author="PR Preview" w:date="2026-01-01T00:00:00Z">
        <w:r>
          <w:t xml:space="preserve">has one singular value,</w:t>
        </w:r>
      </w:ins>
      <w:ins w:id="14792" w:author="PR Preview" w:date="2026-01-01T00:00:00Z">
        <w:r>
          <w:t xml:space="preserve"> </w:t>
        </w:r>
      </w:ins>
      <m:oMath>
        <m:sSub>
          <m:e>
            <m:r>
              <m:t>σ</m:t>
            </m:r>
          </m:e>
          <m:sub>
            <m:r>
              <m:t>1</m:t>
            </m:r>
          </m:sub>
        </m:sSub>
        <m:r>
          <m:rPr>
            <m:sty m:val="p"/>
          </m:rPr>
          <m:t>=</m:t>
        </m:r>
        <m:r>
          <m:t>3</m:t>
        </m:r>
      </m:oMath>
      <w:ins w:id="14793" w:author="PR Preview" w:date="2026-01-01T00:00:00Z">
        <w:r>
          <w:t xml:space="preserve">.</w:t>
        </w:r>
      </w:ins>
      <w:ins w:id="14794" w:author="PR Preview" w:date="2026-01-01T00:00:00Z">
        <w:r>
          <w:t xml:space="preserve"> </w:t>
        </w:r>
      </w:ins>
      <w:ins w:id="14795" w:author="PR Preview" w:date="2026-01-01T00:00:00Z">
        <w:r>
          <w:t xml:space="preserve">R’s</w:t>
        </w:r>
      </w:ins>
      <w:ins w:id="14796" w:author="PR Preview" w:date="2026-01-01T00:00:00Z">
        <w:r>
          <w:t xml:space="preserve"> </w:t>
        </w:r>
      </w:ins>
      <w:ins w:id="14797" w:author="PR Preview" w:date="2026-01-01T00:00:00Z">
        <w:r>
          <w:rPr>
            <w:rStyle w:val="VerbatimChar"/>
          </w:rPr>
          <w:t xml:space="preserve">svd()</w:t>
        </w:r>
      </w:ins>
      <w:ins w:id="14798" w:author="PR Preview" w:date="2026-01-01T00:00:00Z">
        <w:r>
          <w:t xml:space="preserve"> </w:t>
        </w:r>
      </w:ins>
      <w:ins w:id="14799" w:author="PR Preview" w:date="2026-01-01T00:00:00Z">
        <w:r>
          <w:t xml:space="preserve">reports</w:t>
        </w:r>
      </w:ins>
      <w:ins w:id="14800" w:author="PR Preview" w:date="2026-01-01T00:00:00Z">
        <w:r>
          <w:t xml:space="preserve"> </w:t>
        </w:r>
      </w:ins>
      <m:oMath>
        <m:r>
          <m:rPr>
            <m:sty m:val="p"/>
          </m:rPr>
          <m:t>min</m:t>
        </m:r>
        <m:r>
          <m:rPr>
            <m:sty m:val="p"/>
          </m:rPr>
          <m:t>(</m:t>
        </m:r>
        <m:r>
          <m:t>2</m:t>
        </m:r>
        <m:r>
          <m:rPr>
            <m:sty m:val="p"/>
          </m:rPr>
          <m:t>,</m:t>
        </m:r>
        <m:r>
          <m:t>2</m:t>
        </m:r>
        <m:r>
          <m:rPr>
            <m:sty m:val="p"/>
          </m:rPr>
          <m:t>)</m:t>
        </m:r>
        <m:r>
          <m:rPr>
            <m:sty m:val="p"/>
          </m:rPr>
          <m:t>=</m:t>
        </m:r>
        <m:r>
          <m:t>2</m:t>
        </m:r>
      </m:oMath>
      <w:ins w:id="14801" w:author="PR Preview" w:date="2026-01-01T00:00:00Z">
        <w:r>
          <w:t xml:space="preserve"> </w:t>
        </w:r>
      </w:ins>
      <w:ins w:id="14802" w:author="PR Preview" w:date="2026-01-01T00:00:00Z">
        <w:r>
          <w:t xml:space="preserve">singular values for</w:t>
        </w:r>
      </w:ins>
      <w:ins w:id="14803" w:author="PR Preview" w:date="2026-01-01T00:00:00Z">
        <w:r>
          <w:t xml:space="preserve"> </w:t>
        </w:r>
      </w:ins>
      <m:oMath>
        <m:r>
          <m:rPr>
            <m:sty m:val="bi"/>
          </m:rPr>
          <m:t>B</m:t>
        </m:r>
      </m:oMath>
      <w:ins w:id="14804" w:author="PR Preview" w:date="2026-01-01T00:00:00Z">
        <w:r>
          <w:t xml:space="preserve">:</w:t>
        </w:r>
      </w:ins>
      <w:ins w:id="14805" w:author="PR Preview" w:date="2026-01-01T00:00:00Z">
        <w:r>
          <w:t xml:space="preserve"> </w:t>
        </w:r>
      </w:ins>
      <m:oMath>
        <m:r>
          <m:t>3</m:t>
        </m:r>
      </m:oMath>
      <w:ins w:id="14806" w:author="PR Preview" w:date="2026-01-01T00:00:00Z">
        <w:r>
          <w:t xml:space="preserve"> </w:t>
        </w:r>
      </w:ins>
      <w:ins w:id="14807" w:author="PR Preview" w:date="2026-01-01T00:00:00Z">
        <w:r>
          <w:t xml:space="preserve">and</w:t>
        </w:r>
      </w:ins>
      <w:ins w:id="14808" w:author="PR Preview" w:date="2026-01-01T00:00:00Z">
        <w:r>
          <w:t xml:space="preserve"> </w:t>
        </w:r>
      </w:ins>
      <m:oMath>
        <m:r>
          <m:t>0</m:t>
        </m:r>
      </m:oMath>
      <w:ins w:id="14809" w:author="PR Preview" w:date="2026-01-01T00:00:00Z">
        <w:r>
          <w:t xml:space="preserve">.</w:t>
        </w:r>
      </w:ins>
    </w:p>
    <w:bookmarkEnd w:id="470"/>
    <w:bookmarkStart w:id="471" w:name="thm-svd-evd"/>
    <w:p>
      <w:pPr>
        <w:pStyle w:val="BodyText"/>
      </w:pPr>
      <w:ins w:id="14810" w:author="PR Preview" w:date="2026-01-01T00:00:00Z">
        <w:r>
          <w:rPr>
            <w:b/>
            <w:bCs/>
          </w:rPr>
          <w:t xml:space="preserve">Theorem 75 (An SVD gives an eigendecomposition of</w:t>
        </w:r>
      </w:ins>
      <w:ins w:id="14811" w:author="PR Preview" w:date="2026-01-01T00:00:00Z">
        <w:r>
          <w:rPr>
            <w:b/>
            <w:bCs/>
          </w:rPr>
          <w:t xml:space="preserve"> </w:t>
        </w:r>
      </w:ins>
      <m:oMath>
        <m:sSup>
          <m:e>
            <m:r>
              <m:rPr>
                <m:sty m:val="bi"/>
              </m:rPr>
              <m:t>A</m:t>
            </m:r>
          </m:e>
          <m:sup>
            <m:r>
              <m:rPr>
                <m:sty m:val="p"/>
              </m:rPr>
              <m:t>⊤</m:t>
            </m:r>
          </m:sup>
        </m:sSup>
        <m:r>
          <m:rPr>
            <m:sty m:val="bi"/>
          </m:rPr>
          <m:t>A</m:t>
        </m:r>
      </m:oMath>
      <w:ins w:id="14812" w:author="PR Preview" w:date="2026-01-01T00:00:00Z">
        <w:r>
          <w:rPr>
            <w:b/>
            <w:bCs/>
          </w:rPr>
          <w:t xml:space="preserve">)</w:t>
        </w:r>
      </w:ins>
      <w:ins w:id="14813" w:author="PR Preview" w:date="2026-01-01T00:00:00Z">
        <w:r>
          <w:t xml:space="preserve"> </w:t>
        </w:r>
      </w:ins>
      <w:ins w:id="14814" w:author="PR Preview" w:date="2026-01-01T00:00:00Z">
        <w:r>
          <w:t xml:space="preserve">Let</w:t>
        </w:r>
      </w:ins>
      <w:ins w:id="14815"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14816" w:author="PR Preview" w:date="2026-01-01T00:00:00Z">
        <w:r>
          <w:t xml:space="preserve"> </w:t>
        </w:r>
      </w:ins>
      <w:ins w:id="14817" w:author="PR Preview" w:date="2026-01-01T00:00:00Z">
        <w:r>
          <w:t xml:space="preserve">be a singular value decomposition (</w:t>
        </w:r>
      </w:ins>
      <w:hyperlink w:anchor="def-svd">
        <w:ins w:id="14818" w:author="PR Preview" w:date="2026-01-01T00:00:00Z">
          <w:r>
            <w:rPr>
              <w:rStyle w:val="Hyperlink"/>
            </w:rPr>
            <w:t xml:space="preserve">Definition 89</w:t>
          </w:r>
        </w:ins>
      </w:hyperlink>
      <w:ins w:id="14819" w:author="PR Preview" w:date="2026-01-01T00:00:00Z">
        <w:r>
          <w:t xml:space="preserve">) of an</w:t>
        </w:r>
      </w:ins>
      <w:ins w:id="14820" w:author="PR Preview" w:date="2026-01-01T00:00:00Z">
        <w:r>
          <w:t xml:space="preserve"> </w:t>
        </w:r>
      </w:ins>
      <m:oMath>
        <m:r>
          <m:t>n</m:t>
        </m:r>
        <m:r>
          <m:rPr>
            <m:sty m:val="p"/>
          </m:rPr>
          <m:t>×</m:t>
        </m:r>
        <m:r>
          <m:t>p</m:t>
        </m:r>
      </m:oMath>
      <w:ins w:id="14821" w:author="PR Preview" w:date="2026-01-01T00:00:00Z">
        <w:r>
          <w:t xml:space="preserve"> </w:t>
        </w:r>
      </w:ins>
      <w:ins w:id="14822" w:author="PR Preview" w:date="2026-01-01T00:00:00Z">
        <w:r>
          <w:t xml:space="preserve">matrix</w:t>
        </w:r>
      </w:ins>
      <w:ins w:id="14823" w:author="PR Preview" w:date="2026-01-01T00:00:00Z">
        <w:r>
          <w:t xml:space="preserve"> </w:t>
        </w:r>
      </w:ins>
      <m:oMath>
        <m:r>
          <m:rPr>
            <m:sty m:val="bi"/>
          </m:rPr>
          <m:t>A</m:t>
        </m:r>
      </m:oMath>
      <w:ins w:id="14824" w:author="PR Preview" w:date="2026-01-01T00:00:00Z">
        <w:r>
          <w:t xml:space="preserve"> </w:t>
        </w:r>
      </w:ins>
      <w:ins w:id="14825" w:author="PR Preview" w:date="2026-01-01T00:00:00Z">
        <w:r>
          <w:t xml:space="preserve">with singular values</w:t>
        </w:r>
      </w:ins>
      <w:ins w:id="14826"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14827" w:author="PR Preview" w:date="2026-01-01T00:00:00Z">
        <w:r>
          <w:t xml:space="preserve">.</w:t>
        </w:r>
      </w:ins>
      <w:ins w:id="14828" w:author="PR Preview" w:date="2026-01-01T00:00:00Z">
        <w:r>
          <w:t xml:space="preserve"> </w:t>
        </w:r>
      </w:ins>
      <w:ins w:id="14829" w:author="PR Preview" w:date="2026-01-01T00:00:00Z">
        <w:r>
          <w:t xml:space="preserve">Then</w:t>
        </w:r>
      </w:ins>
      <w:ins w:id="14830" w:author="PR Preview" w:date="2026-01-01T00:00:00Z">
        <w:r>
          <w:t xml:space="preserve"> </w:t>
        </w:r>
      </w:ins>
      <m:oMath>
        <m:sSup>
          <m:e>
            <m:r>
              <m:rPr>
                <m:sty m:val="bi"/>
              </m:rPr>
              <m:t>A</m:t>
            </m:r>
          </m:e>
          <m:sup>
            <m:r>
              <m:rPr>
                <m:sty m:val="p"/>
              </m:rPr>
              <m:t>⊤</m:t>
            </m:r>
          </m:sup>
        </m:sSup>
        <m:r>
          <m:rPr>
            <m:sty m:val="bi"/>
          </m:rPr>
          <m:t>A</m:t>
        </m:r>
      </m:oMath>
      <w:ins w:id="14831" w:author="PR Preview" w:date="2026-01-01T00:00:00Z">
        <w:r>
          <w:t xml:space="preserve"> </w:t>
        </w:r>
      </w:ins>
      <w:ins w:id="14832" w:author="PR Preview" w:date="2026-01-01T00:00:00Z">
        <w:r>
          <w:t xml:space="preserve">is symmetric (</w:t>
        </w:r>
      </w:ins>
      <w:hyperlink w:anchor="def-symmetric-matrix">
        <w:ins w:id="14833" w:author="PR Preview" w:date="2026-01-01T00:00:00Z">
          <w:r>
            <w:rPr>
              <w:rStyle w:val="Hyperlink"/>
            </w:rPr>
            <w:t xml:space="preserve">Definition 74</w:t>
          </w:r>
        </w:ins>
      </w:hyperlink>
      <w:ins w:id="14834"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ins w:id="14835" w:author="PR Preview" w:date="2026-01-01T00:00:00Z">
        <w:r>
          <w:t xml:space="preserve">where</w:t>
        </w:r>
      </w:ins>
      <w:ins w:id="14836" w:author="PR Preview" w:date="2026-01-01T00:00:00Z">
        <w:r>
          <w:t xml:space="preserve"> </w:t>
        </w:r>
      </w:ins>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ins w:id="14837" w:author="PR Preview" w:date="2026-01-01T00:00:00Z">
        <w:r>
          <w:t xml:space="preserve"> </w:t>
        </w:r>
      </w:ins>
      <w:ins w:id="14838" w:author="PR Preview" w:date="2026-01-01T00:00:00Z">
        <w:r>
          <w:t xml:space="preserve">is the</w:t>
        </w:r>
      </w:ins>
      <w:ins w:id="14839" w:author="PR Preview" w:date="2026-01-01T00:00:00Z">
        <w:r>
          <w:t xml:space="preserve"> </w:t>
        </w:r>
      </w:ins>
      <m:oMath>
        <m:r>
          <m:t>p</m:t>
        </m:r>
        <m:r>
          <m:rPr>
            <m:sty m:val="p"/>
          </m:rPr>
          <m:t>×</m:t>
        </m:r>
        <m:r>
          <m:t>p</m:t>
        </m:r>
      </m:oMath>
      <w:ins w:id="14840" w:author="PR Preview" w:date="2026-01-01T00:00:00Z">
        <w:r>
          <w:t xml:space="preserve"> </w:t>
        </w:r>
      </w:ins>
      <w:ins w:id="14841" w:author="PR Preview" w:date="2026-01-01T00:00:00Z">
        <w:r>
          <w:t xml:space="preserve">diagonal matrix</w:t>
        </w:r>
      </w:ins>
      <w:ins w:id="14842" w:author="PR Preview" w:date="2026-01-01T00:00:00Z">
        <w:r>
          <w:t xml:space="preserve"> </w:t>
        </w:r>
      </w:ins>
      <w:ins w:id="14843" w:author="PR Preview" w:date="2026-01-01T00:00:00Z">
        <w:r>
          <w:t xml:space="preserve">whose</w:t>
        </w:r>
      </w:ins>
      <w:ins w:id="14844" w:author="PR Preview" w:date="2026-01-01T00:00:00Z">
        <w:r>
          <w:t xml:space="preserve"> </w:t>
        </w:r>
      </w:ins>
      <m:oMath>
        <m:r>
          <m:t>i</m:t>
        </m:r>
      </m:oMath>
      <w:ins w:id="14845" w:author="PR Preview" w:date="2026-01-01T00:00:00Z">
        <w:r>
          <w:t xml:space="preserve">-th diagonal entry</w:t>
        </w:r>
      </w:ins>
      <w:ins w:id="14846" w:author="PR Preview" w:date="2026-01-01T00:00:00Z">
        <w:r>
          <w:t xml:space="preserve"> </w:t>
        </w:r>
      </w:ins>
      <m:oMath>
        <m:sSub>
          <m:e>
            <m:r>
              <m:t>λ</m:t>
            </m:r>
          </m:e>
          <m:sub>
            <m:r>
              <m:t>i</m:t>
            </m:r>
          </m:sub>
        </m:sSub>
      </m:oMath>
      <w:ins w:id="14847" w:author="PR Preview" w:date="2026-01-01T00:00:00Z">
        <w:r>
          <w:t xml:space="preserve"> </w:t>
        </w:r>
      </w:ins>
      <w:ins w:id="14848" w:author="PR Preview" w:date="2026-01-01T00:00:00Z">
        <w:r>
          <w:t xml:space="preserve">is</w:t>
        </w:r>
      </w:ins>
      <w:ins w:id="14849" w:author="PR Preview" w:date="2026-01-01T00:00:00Z">
        <w:r>
          <w:t xml:space="preserve"> </w:t>
        </w:r>
      </w:ins>
      <m:oMath>
        <m:sSubSup>
          <m:e>
            <m:r>
              <m:t>σ</m:t>
            </m:r>
          </m:e>
          <m:sub>
            <m:r>
              <m:t>i</m:t>
            </m:r>
          </m:sub>
          <m:sup>
            <m:r>
              <m:t>2</m:t>
            </m:r>
          </m:sup>
        </m:sSubSup>
      </m:oMath>
      <w:ins w:id="14850" w:author="PR Preview" w:date="2026-01-01T00:00:00Z">
        <w:r>
          <w:t xml:space="preserve"> </w:t>
        </w:r>
      </w:ins>
      <w:ins w:id="14851" w:author="PR Preview" w:date="2026-01-01T00:00:00Z">
        <w:r>
          <w:t xml:space="preserve">for</w:t>
        </w:r>
      </w:ins>
      <w:ins w:id="14852" w:author="PR Preview" w:date="2026-01-01T00:00:00Z">
        <w:r>
          <w:t xml:space="preserve"> </w:t>
        </w:r>
      </w:ins>
      <m:oMath>
        <m:r>
          <m:t>i</m:t>
        </m:r>
        <m:r>
          <m:rPr>
            <m:sty m:val="p"/>
          </m:rPr>
          <m:t>≤</m:t>
        </m:r>
        <m:r>
          <m:t>r</m:t>
        </m:r>
      </m:oMath>
      <w:ins w:id="14853" w:author="PR Preview" w:date="2026-01-01T00:00:00Z">
        <w:r>
          <w:t xml:space="preserve"> </w:t>
        </w:r>
      </w:ins>
      <w:ins w:id="14854" w:author="PR Preview" w:date="2026-01-01T00:00:00Z">
        <w:r>
          <w:t xml:space="preserve">and</w:t>
        </w:r>
      </w:ins>
      <w:ins w:id="14855" w:author="PR Preview" w:date="2026-01-01T00:00:00Z">
        <w:r>
          <w:t xml:space="preserve"> </w:t>
        </w:r>
      </w:ins>
      <m:oMath>
        <m:r>
          <m:t>0</m:t>
        </m:r>
      </m:oMath>
      <w:ins w:id="14856" w:author="PR Preview" w:date="2026-01-01T00:00:00Z">
        <w:r>
          <w:t xml:space="preserve"> </w:t>
        </w:r>
      </w:ins>
      <w:ins w:id="14857" w:author="PR Preview" w:date="2026-01-01T00:00:00Z">
        <w:r>
          <w:t xml:space="preserve">for</w:t>
        </w:r>
      </w:ins>
      <w:ins w:id="14858" w:author="PR Preview" w:date="2026-01-01T00:00:00Z">
        <w:r>
          <w:t xml:space="preserve"> </w:t>
        </w:r>
      </w:ins>
      <m:oMath>
        <m:r>
          <m:t>i</m:t>
        </m:r>
        <m:r>
          <m:rPr>
            <m:sty m:val="p"/>
          </m:rPr>
          <m:t>&gt;</m:t>
        </m:r>
        <m:r>
          <m:t>r</m:t>
        </m:r>
      </m:oMath>
      <w:ins w:id="14859" w:author="PR Preview" w:date="2026-01-01T00:00:00Z">
        <w:r>
          <w:t xml:space="preserve">.</w:t>
        </w:r>
      </w:ins>
      <w:ins w:id="14860" w:author="PR Preview" w:date="2026-01-01T00:00:00Z">
        <w:r>
          <w:t xml:space="preserve"> </w:t>
        </w:r>
      </w:ins>
      <w:ins w:id="14861" w:author="PR Preview" w:date="2026-01-01T00:00:00Z">
        <w:r>
          <w:t xml:space="preserve">So</w:t>
        </w:r>
      </w:ins>
      <w:ins w:id="14862" w:author="PR Preview" w:date="2026-01-01T00:00:00Z">
        <w:r>
          <w:t xml:space="preserve"> </w:t>
        </w:r>
      </w:ins>
      <m:oMath>
        <m:r>
          <m:rPr>
            <m:sty m:val="bi"/>
          </m:rPr>
          <m:t>V</m:t>
        </m:r>
        <m:r>
          <m:rPr>
            <m:sty m:val="b"/>
          </m:rPr>
          <m:t>Λ</m:t>
        </m:r>
        <m:sSup>
          <m:e>
            <m:r>
              <m:rPr>
                <m:sty m:val="bi"/>
              </m:rPr>
              <m:t>V</m:t>
            </m:r>
          </m:e>
          <m:sup>
            <m:r>
              <m:rPr>
                <m:sty m:val="p"/>
              </m:rPr>
              <m:t>⊤</m:t>
            </m:r>
          </m:sup>
        </m:sSup>
      </m:oMath>
      <w:ins w:id="14863" w:author="PR Preview" w:date="2026-01-01T00:00:00Z">
        <w:r>
          <w:t xml:space="preserve"> </w:t>
        </w:r>
      </w:ins>
      <w:ins w:id="14864" w:author="PR Preview" w:date="2026-01-01T00:00:00Z">
        <w:r>
          <w:t xml:space="preserve">is an eigendecomposition</w:t>
        </w:r>
      </w:ins>
      <w:ins w:id="14865" w:author="PR Preview" w:date="2026-01-01T00:00:00Z">
        <w:r>
          <w:t xml:space="preserve"> </w:t>
        </w:r>
      </w:ins>
      <w:ins w:id="14866" w:author="PR Preview" w:date="2026-01-01T00:00:00Z">
        <w:r>
          <w:t xml:space="preserve">(</w:t>
        </w:r>
      </w:ins>
      <w:hyperlink w:anchor="def-eigendecomposition">
        <w:ins w:id="14867" w:author="PR Preview" w:date="2026-01-01T00:00:00Z">
          <w:r>
            <w:rPr>
              <w:rStyle w:val="Hyperlink"/>
            </w:rPr>
            <w:t xml:space="preserve">Definition 88</w:t>
          </w:r>
        </w:ins>
      </w:hyperlink>
      <w:ins w:id="14868" w:author="PR Preview" w:date="2026-01-01T00:00:00Z">
        <w:r>
          <w:t xml:space="preserve">) of</w:t>
        </w:r>
      </w:ins>
      <w:ins w:id="14869" w:author="PR Preview" w:date="2026-01-01T00:00:00Z">
        <w:r>
          <w:t xml:space="preserve"> </w:t>
        </w:r>
      </w:ins>
      <m:oMath>
        <m:sSup>
          <m:e>
            <m:r>
              <m:rPr>
                <m:sty m:val="bi"/>
              </m:rPr>
              <m:t>A</m:t>
            </m:r>
          </m:e>
          <m:sup>
            <m:r>
              <m:rPr>
                <m:sty m:val="p"/>
              </m:rPr>
              <m:t>⊤</m:t>
            </m:r>
          </m:sup>
        </m:sSup>
        <m:r>
          <m:rPr>
            <m:sty m:val="bi"/>
          </m:rPr>
          <m:t>A</m:t>
        </m:r>
      </m:oMath>
      <w:ins w:id="14870" w:author="PR Preview" w:date="2026-01-01T00:00:00Z">
        <w:r>
          <w:t xml:space="preserve">:</w:t>
        </w:r>
      </w:ins>
      <w:ins w:id="14871" w:author="PR Preview" w:date="2026-01-01T00:00:00Z">
        <w:r>
          <w:t xml:space="preserve"> </w:t>
        </w:r>
      </w:ins>
      <w:ins w:id="14872" w:author="PR Preview" w:date="2026-01-01T00:00:00Z">
        <w:r>
          <w:t xml:space="preserve">column</w:t>
        </w:r>
      </w:ins>
      <w:ins w:id="14873" w:author="PR Preview" w:date="2026-01-01T00:00:00Z">
        <w:r>
          <w:t xml:space="preserve"> </w:t>
        </w:r>
      </w:ins>
      <m:oMath>
        <m:r>
          <m:t>i</m:t>
        </m:r>
      </m:oMath>
      <w:ins w:id="14874" w:author="PR Preview" w:date="2026-01-01T00:00:00Z">
        <w:r>
          <w:t xml:space="preserve"> </w:t>
        </w:r>
      </w:ins>
      <w:ins w:id="14875" w:author="PR Preview" w:date="2026-01-01T00:00:00Z">
        <w:r>
          <w:t xml:space="preserve">of</w:t>
        </w:r>
      </w:ins>
      <w:ins w:id="14876" w:author="PR Preview" w:date="2026-01-01T00:00:00Z">
        <w:r>
          <w:t xml:space="preserve"> </w:t>
        </w:r>
      </w:ins>
      <m:oMath>
        <m:r>
          <m:rPr>
            <m:sty m:val="bi"/>
          </m:rPr>
          <m:t>V</m:t>
        </m:r>
      </m:oMath>
      <w:ins w:id="14877" w:author="PR Preview" w:date="2026-01-01T00:00:00Z">
        <w:r>
          <w:t xml:space="preserve"> </w:t>
        </w:r>
      </w:ins>
      <w:ins w:id="14878" w:author="PR Preview" w:date="2026-01-01T00:00:00Z">
        <w:r>
          <w:t xml:space="preserve">is an eigenvector of</w:t>
        </w:r>
      </w:ins>
      <w:ins w:id="14879" w:author="PR Preview" w:date="2026-01-01T00:00:00Z">
        <w:r>
          <w:t xml:space="preserve"> </w:t>
        </w:r>
      </w:ins>
      <m:oMath>
        <m:sSup>
          <m:e>
            <m:r>
              <m:rPr>
                <m:sty m:val="bi"/>
              </m:rPr>
              <m:t>A</m:t>
            </m:r>
          </m:e>
          <m:sup>
            <m:r>
              <m:rPr>
                <m:sty m:val="p"/>
              </m:rPr>
              <m:t>⊤</m:t>
            </m:r>
          </m:sup>
        </m:sSup>
        <m:r>
          <m:rPr>
            <m:sty m:val="bi"/>
          </m:rPr>
          <m:t>A</m:t>
        </m:r>
      </m:oMath>
      <w:ins w:id="14880" w:author="PR Preview" w:date="2026-01-01T00:00:00Z">
        <w:r>
          <w:t xml:space="preserve"> </w:t>
        </w:r>
      </w:ins>
      <w:ins w:id="14881" w:author="PR Preview" w:date="2026-01-01T00:00:00Z">
        <w:r>
          <w:t xml:space="preserve">for the eigenvalue</w:t>
        </w:r>
      </w:ins>
      <w:ins w:id="14882" w:author="PR Preview" w:date="2026-01-01T00:00:00Z">
        <w:r>
          <w:t xml:space="preserve"> </w:t>
        </w:r>
      </w:ins>
      <m:oMath>
        <m:sSub>
          <m:e>
            <m:r>
              <m:t>λ</m:t>
            </m:r>
          </m:e>
          <m:sub>
            <m:r>
              <m:t>i</m:t>
            </m:r>
          </m:sub>
        </m:sSub>
      </m:oMath>
      <w:ins w:id="14883" w:author="PR Preview" w:date="2026-01-01T00:00:00Z">
        <w:r>
          <w:t xml:space="preserve">.</w:t>
        </w:r>
      </w:ins>
    </w:p>
    <w:bookmarkEnd w:id="47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72" w:name="exm-svd-evd"/>
    <w:p>
      <w:pPr>
        <w:pStyle w:val="BodyText"/>
      </w:pPr>
      <w:del w:id="14884" w:author="PR Preview" w:date="2026-01-01T00:00:00Z">
        <w:r>
          <w:rPr>
            <w:b/>
            <w:bCs/>
          </w:rPr>
          <w:delText xml:space="preserve">Example 141 (</w:delText>
        </w:r>
      </w:del>
      <m:oMath>
        <m:sSup>
          <m:e>
            <m:r>
              <m:rPr>
                <m:sty m:val="bi"/>
              </m:rPr>
              <m:t>A</m:t>
            </m:r>
          </m:e>
          <m:sup>
            <m:r>
              <m:rPr>
                <m:sty m:val="p"/>
              </m:rPr>
              <m:t>⊤</m:t>
            </m:r>
          </m:sup>
        </m:sSup>
        <m:r>
          <m:rPr>
            <m:sty m:val="bi"/>
          </m:rPr>
          <m:t>A</m:t>
        </m:r>
      </m:oMath>
      <w:del w:id="14885" w:author="PR Preview" w:date="2026-01-01T00:00:00Z">
        <w:r>
          <w:rPr>
            <w:b/>
            <w:bCs/>
          </w:rPr>
          <w:delText xml:space="preserve"> </w:delText>
        </w:r>
      </w:del>
      <w:del w:id="14886" w:author="PR Preview" w:date="2026-01-01T00:00:00Z">
        <w:r>
          <w:rPr>
            <w:b/>
            <w:bCs/>
          </w:rPr>
          <w:delText xml:space="preserve">for the matrix of the SVD example)</w:delText>
        </w:r>
      </w:del>
      <w:del w:id="14887" w:author="PR Preview" w:date="2026-01-01T00:00:00Z">
        <w:r>
          <w:delText xml:space="preserve"> </w:delText>
        </w:r>
      </w:del>
      <w:del w:id="14888" w:author="PR Preview" w:date="2026-01-01T00:00:00Z">
        <w:r>
          <w:delText xml:space="preserve">For</w:delText>
        </w:r>
      </w:del>
      <w:del w:id="14889" w:author="PR Preview" w:date="2026-01-01T00:00:00Z">
        <w:r>
          <w:delText xml:space="preserve"> </w:delText>
        </w:r>
      </w:del>
      <m:oMath>
        <m:r>
          <m:rPr>
            <m:sty m:val="bi"/>
          </m:rPr>
          <m:t>A</m:t>
        </m:r>
      </m:oMath>
      <w:del w:id="14890" w:author="PR Preview" w:date="2026-01-01T00:00:00Z">
        <w:r>
          <w:delText xml:space="preserve"> </w:delText>
        </w:r>
      </w:del>
      <w:del w:id="14891" w:author="PR Preview" w:date="2026-01-01T00:00:00Z">
        <w:r>
          <w:delText xml:space="preserve">in</w:delText>
        </w:r>
      </w:del>
      <w:del w:id="14892" w:author="PR Preview" w:date="2026-01-01T00:00:00Z">
        <w:r>
          <w:delText xml:space="preserve"> </w:delText>
        </w:r>
      </w:del>
      <w:hyperlink w:anchor="exm-svd">
        <w:del w:id="14893" w:author="PR Preview" w:date="2026-01-01T00:00:00Z">
          <w:r>
            <w:rPr>
              <w:rStyle w:val="Hyperlink"/>
            </w:rPr>
            <w:delText xml:space="preserve">Example 140</w:delText>
          </w:r>
        </w:del>
      </w:hyperlink>
      <w:del w:id="14894"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del w:id="14895" w:author="PR Preview" w:date="2026-01-01T00:00:00Z">
          <w:r>
            <w:rPr>
              <w:rStyle w:val="Hyperlink"/>
            </w:rPr>
            <w:delText xml:space="preserve">Theorem 74</w:delText>
          </w:r>
        </w:del>
      </w:hyperlink>
      <w:del w:id="14896" w:author="PR Preview" w:date="2026-01-01T00:00:00Z">
        <w:r>
          <w:delText xml:space="preserve"> </w:delText>
        </w:r>
      </w:del>
      <w:del w:id="14897" w:author="PR Preview" w:date="2026-01-01T00:00:00Z">
        <w:r>
          <w:delText xml:space="preserve">says its eigenvalues are</w:delText>
        </w:r>
      </w:del>
      <w:del w:id="14898" w:author="PR Preview" w:date="2026-01-01T00:00:00Z">
        <w:r>
          <w:delText xml:space="preserve"> </w:delText>
        </w:r>
      </w:del>
      <m:oMath>
        <m:sSubSup>
          <m:e>
            <m:r>
              <m:t>σ</m:t>
            </m:r>
          </m:e>
          <m:sub>
            <m:r>
              <m:t>1</m:t>
            </m:r>
          </m:sub>
          <m:sup>
            <m:r>
              <m:t>2</m:t>
            </m:r>
          </m:sup>
        </m:sSubSup>
        <m:r>
          <m:rPr>
            <m:sty m:val="p"/>
          </m:rPr>
          <m:t>=</m:t>
        </m:r>
        <m:r>
          <m:t>4</m:t>
        </m:r>
      </m:oMath>
      <w:del w:id="14899" w:author="PR Preview" w:date="2026-01-01T00:00:00Z">
        <w:r>
          <w:delText xml:space="preserve"> </w:delText>
        </w:r>
      </w:del>
      <w:del w:id="14900" w:author="PR Preview" w:date="2026-01-01T00:00:00Z">
        <w:r>
          <w:delText xml:space="preserve">and</w:delText>
        </w:r>
      </w:del>
      <w:del w:id="14901" w:author="PR Preview" w:date="2026-01-01T00:00:00Z">
        <w:r>
          <w:delText xml:space="preserve"> </w:delText>
        </w:r>
      </w:del>
      <m:oMath>
        <m:sSubSup>
          <m:e>
            <m:r>
              <m:t>σ</m:t>
            </m:r>
          </m:e>
          <m:sub>
            <m:r>
              <m:t>2</m:t>
            </m:r>
          </m:sub>
          <m:sup>
            <m:r>
              <m:t>2</m:t>
            </m:r>
          </m:sup>
        </m:sSubSup>
        <m:r>
          <m:rPr>
            <m:sty m:val="p"/>
          </m:rPr>
          <m:t>=</m:t>
        </m:r>
        <m:r>
          <m:t>2</m:t>
        </m:r>
      </m:oMath>
      <w:del w:id="14902" w:author="PR Preview" w:date="2026-01-01T00:00:00Z">
        <w:r>
          <w:delText xml:space="preserve">,</w:delText>
        </w:r>
      </w:del>
      <w:del w:id="14903" w:author="PR Preview" w:date="2026-01-01T00:00:00Z">
        <w:r>
          <w:delText xml:space="preserve"> </w:delText>
        </w:r>
      </w:del>
      <w:del w:id="14904" w:author="PR Preview" w:date="2026-01-01T00:00:00Z">
        <w:r>
          <w:delText xml:space="preserve">with the columns of</w:delText>
        </w:r>
      </w:del>
      <w:del w:id="14905" w:author="PR Preview" w:date="2026-01-01T00:00:00Z">
        <w:r>
          <w:delText xml:space="preserve"> </w:delText>
        </w:r>
      </w:del>
      <m:oMath>
        <m:r>
          <m:rPr>
            <m:sty m:val="bi"/>
          </m:rPr>
          <m:t>V</m:t>
        </m:r>
      </m:oMath>
      <w:del w:id="14906" w:author="PR Preview" w:date="2026-01-01T00:00:00Z">
        <w:r>
          <w:delText xml:space="preserve"> </w:delText>
        </w:r>
      </w:del>
      <w:del w:id="14907" w:author="PR Preview" w:date="2026-01-01T00:00:00Z">
        <w:r>
          <w:delText xml:space="preserve">as eigenvectors.</w:delText>
        </w:r>
      </w:del>
      <w:del w:id="14908" w:author="PR Preview" w:date="2026-01-01T00:00:00Z">
        <w:r>
          <w:delText xml:space="preserve"> </w:delText>
        </w:r>
      </w:del>
      <w:del w:id="14909" w:author="PR Preview" w:date="2026-01-01T00:00:00Z">
        <w:r>
          <w:delText xml:space="preserve">Checking the first column, up to its factor</w:delText>
        </w:r>
      </w:del>
      <w:del w:id="14910" w:author="PR Preview" w:date="2026-01-01T00:00:00Z">
        <w:r>
          <w:delText xml:space="preserve"> </w:delText>
        </w:r>
      </w:del>
      <m:oMath>
        <m:f>
          <m:fPr>
            <m:type m:val="bar"/>
          </m:fPr>
          <m:num>
            <m:r>
              <m:t>1</m:t>
            </m:r>
          </m:num>
          <m:den>
            <m:rad>
              <m:radPr>
                <m:degHide m:val="on"/>
              </m:radPr>
              <m:deg/>
              <m:e>
                <m:r>
                  <m:t>2</m:t>
                </m:r>
              </m:e>
            </m:rad>
          </m:den>
        </m:f>
      </m:oMath>
      <w:del w:id="14911" w:author="PR Preview" w:date="2026-01-01T00:00:00Z">
        <w:r>
          <w:delText xml:space="preserve">:</w:delText>
        </w:r>
      </w:del>
    </w:p>
    <w:p>
      <w:pPr>
        <w:pStyle w:val="BodyText"/>
      </w:pPr>
      <w:ins w:id="14912" w:author="PR Preview" w:date="2026-01-01T00:00:00Z">
        <w:r>
          <w:rPr>
            <w:b/>
            <w:bCs/>
          </w:rPr>
          <w:t xml:space="preserve">Example 144 (</w:t>
        </w:r>
      </w:ins>
      <m:oMath>
        <m:sSup>
          <m:e>
            <m:r>
              <m:rPr>
                <m:sty m:val="bi"/>
              </m:rPr>
              <m:t>A</m:t>
            </m:r>
          </m:e>
          <m:sup>
            <m:r>
              <m:rPr>
                <m:sty m:val="p"/>
              </m:rPr>
              <m:t>⊤</m:t>
            </m:r>
          </m:sup>
        </m:sSup>
        <m:r>
          <m:rPr>
            <m:sty m:val="bi"/>
          </m:rPr>
          <m:t>A</m:t>
        </m:r>
      </m:oMath>
      <w:ins w:id="14913" w:author="PR Preview" w:date="2026-01-01T00:00:00Z">
        <w:r>
          <w:rPr>
            <w:b/>
            <w:bCs/>
          </w:rPr>
          <w:t xml:space="preserve"> </w:t>
        </w:r>
      </w:ins>
      <w:ins w:id="14914" w:author="PR Preview" w:date="2026-01-01T00:00:00Z">
        <w:r>
          <w:rPr>
            <w:b/>
            <w:bCs/>
          </w:rPr>
          <w:t xml:space="preserve">for the matrix of the SVD example)</w:t>
        </w:r>
      </w:ins>
      <w:ins w:id="14915" w:author="PR Preview" w:date="2026-01-01T00:00:00Z">
        <w:r>
          <w:t xml:space="preserve"> </w:t>
        </w:r>
      </w:ins>
      <w:ins w:id="14916" w:author="PR Preview" w:date="2026-01-01T00:00:00Z">
        <w:r>
          <w:t xml:space="preserve">For</w:t>
        </w:r>
      </w:ins>
      <w:ins w:id="14917" w:author="PR Preview" w:date="2026-01-01T00:00:00Z">
        <w:r>
          <w:t xml:space="preserve"> </w:t>
        </w:r>
      </w:ins>
      <m:oMath>
        <m:r>
          <m:rPr>
            <m:sty m:val="bi"/>
          </m:rPr>
          <m:t>A</m:t>
        </m:r>
      </m:oMath>
      <w:ins w:id="14918" w:author="PR Preview" w:date="2026-01-01T00:00:00Z">
        <w:r>
          <w:t xml:space="preserve"> </w:t>
        </w:r>
      </w:ins>
      <w:ins w:id="14919" w:author="PR Preview" w:date="2026-01-01T00:00:00Z">
        <w:r>
          <w:t xml:space="preserve">in</w:t>
        </w:r>
      </w:ins>
      <w:ins w:id="14920" w:author="PR Preview" w:date="2026-01-01T00:00:00Z">
        <w:r>
          <w:t xml:space="preserve"> </w:t>
        </w:r>
      </w:ins>
      <w:hyperlink w:anchor="exm-svd">
        <w:ins w:id="14921" w:author="PR Preview" w:date="2026-01-01T00:00:00Z">
          <w:r>
            <w:rPr>
              <w:rStyle w:val="Hyperlink"/>
            </w:rPr>
            <w:t xml:space="preserve">Example 143</w:t>
          </w:r>
        </w:ins>
      </w:hyperlink>
      <w:ins w:id="14922"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ins w:id="14923" w:author="PR Preview" w:date="2026-01-01T00:00:00Z">
          <w:r>
            <w:rPr>
              <w:rStyle w:val="Hyperlink"/>
            </w:rPr>
            <w:t xml:space="preserve">Theorem 75</w:t>
          </w:r>
        </w:ins>
      </w:hyperlink>
      <w:ins w:id="14924" w:author="PR Preview" w:date="2026-01-01T00:00:00Z">
        <w:r>
          <w:t xml:space="preserve"> </w:t>
        </w:r>
      </w:ins>
      <w:ins w:id="14925" w:author="PR Preview" w:date="2026-01-01T00:00:00Z">
        <w:r>
          <w:t xml:space="preserve">says its eigenvalues are</w:t>
        </w:r>
      </w:ins>
      <w:ins w:id="14926" w:author="PR Preview" w:date="2026-01-01T00:00:00Z">
        <w:r>
          <w:t xml:space="preserve"> </w:t>
        </w:r>
      </w:ins>
      <m:oMath>
        <m:sSubSup>
          <m:e>
            <m:r>
              <m:t>σ</m:t>
            </m:r>
          </m:e>
          <m:sub>
            <m:r>
              <m:t>1</m:t>
            </m:r>
          </m:sub>
          <m:sup>
            <m:r>
              <m:t>2</m:t>
            </m:r>
          </m:sup>
        </m:sSubSup>
        <m:r>
          <m:rPr>
            <m:sty m:val="p"/>
          </m:rPr>
          <m:t>=</m:t>
        </m:r>
        <m:r>
          <m:t>4</m:t>
        </m:r>
      </m:oMath>
      <w:ins w:id="14927" w:author="PR Preview" w:date="2026-01-01T00:00:00Z">
        <w:r>
          <w:t xml:space="preserve"> </w:t>
        </w:r>
      </w:ins>
      <w:ins w:id="14928" w:author="PR Preview" w:date="2026-01-01T00:00:00Z">
        <w:r>
          <w:t xml:space="preserve">and</w:t>
        </w:r>
      </w:ins>
      <w:ins w:id="14929" w:author="PR Preview" w:date="2026-01-01T00:00:00Z">
        <w:r>
          <w:t xml:space="preserve"> </w:t>
        </w:r>
      </w:ins>
      <m:oMath>
        <m:sSubSup>
          <m:e>
            <m:r>
              <m:t>σ</m:t>
            </m:r>
          </m:e>
          <m:sub>
            <m:r>
              <m:t>2</m:t>
            </m:r>
          </m:sub>
          <m:sup>
            <m:r>
              <m:t>2</m:t>
            </m:r>
          </m:sup>
        </m:sSubSup>
        <m:r>
          <m:rPr>
            <m:sty m:val="p"/>
          </m:rPr>
          <m:t>=</m:t>
        </m:r>
        <m:r>
          <m:t>2</m:t>
        </m:r>
      </m:oMath>
      <w:ins w:id="14930" w:author="PR Preview" w:date="2026-01-01T00:00:00Z">
        <w:r>
          <w:t xml:space="preserve">,</w:t>
        </w:r>
      </w:ins>
      <w:ins w:id="14931" w:author="PR Preview" w:date="2026-01-01T00:00:00Z">
        <w:r>
          <w:t xml:space="preserve"> </w:t>
        </w:r>
      </w:ins>
      <w:ins w:id="14932" w:author="PR Preview" w:date="2026-01-01T00:00:00Z">
        <w:r>
          <w:t xml:space="preserve">with the columns of</w:t>
        </w:r>
      </w:ins>
      <w:ins w:id="14933" w:author="PR Preview" w:date="2026-01-01T00:00:00Z">
        <w:r>
          <w:t xml:space="preserve"> </w:t>
        </w:r>
      </w:ins>
      <m:oMath>
        <m:r>
          <m:rPr>
            <m:sty m:val="bi"/>
          </m:rPr>
          <m:t>V</m:t>
        </m:r>
      </m:oMath>
      <w:ins w:id="14934" w:author="PR Preview" w:date="2026-01-01T00:00:00Z">
        <w:r>
          <w:t xml:space="preserve"> </w:t>
        </w:r>
      </w:ins>
      <w:ins w:id="14935" w:author="PR Preview" w:date="2026-01-01T00:00:00Z">
        <w:r>
          <w:t xml:space="preserve">as eigenvectors.</w:t>
        </w:r>
      </w:ins>
      <w:ins w:id="14936" w:author="PR Preview" w:date="2026-01-01T00:00:00Z">
        <w:r>
          <w:t xml:space="preserve"> </w:t>
        </w:r>
      </w:ins>
      <w:ins w:id="14937" w:author="PR Preview" w:date="2026-01-01T00:00:00Z">
        <w:r>
          <w:t xml:space="preserve">Checking the first column, up to its factor</w:t>
        </w:r>
      </w:ins>
      <w:ins w:id="14938" w:author="PR Preview" w:date="2026-01-01T00:00:00Z">
        <w:r>
          <w:t xml:space="preserve"> </w:t>
        </w:r>
      </w:ins>
      <m:oMath>
        <m:f>
          <m:fPr>
            <m:type m:val="bar"/>
          </m:fPr>
          <m:num>
            <m:r>
              <m:t>1</m:t>
            </m:r>
          </m:num>
          <m:den>
            <m:rad>
              <m:radPr>
                <m:degHide m:val="on"/>
              </m:radPr>
              <m:deg/>
              <m:e>
                <m:r>
                  <m:t>2</m:t>
                </m:r>
              </m:e>
            </m:rad>
          </m:den>
        </m:f>
      </m:oMath>
      <w:ins w:id="14939"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72"/>
    <w:bookmarkStart w:id="473" w:name="rem-svd-from-evd"/>
    <w:p>
      <w:pPr>
        <w:pStyle w:val="FirstParagraph"/>
      </w:pPr>
      <w:del w:id="14940" w:author="PR Preview" w:date="2026-01-01T00:00:00Z">
        <w:r>
          <w:rPr>
            <w:i/>
            <w:iCs/>
          </w:rPr>
          <w:delText xml:space="preserve">Remark 35</w:delText>
        </w:r>
      </w:del>
      <w:del w:id="14941" w:author="PR Preview" w:date="2026-01-01T00:00:00Z">
        <w:r>
          <w:delText xml:space="preserve"> (Building an SVD from an eigendecomposition). </w:delText>
        </w:r>
      </w:del>
      <w:hyperlink w:anchor="thm-svd-evd">
        <w:del w:id="14942" w:author="PR Preview" w:date="2026-01-01T00:00:00Z">
          <w:r>
            <w:rPr>
              <w:rStyle w:val="Hyperlink"/>
            </w:rPr>
            <w:delText xml:space="preserve">Theorem 74</w:delText>
          </w:r>
        </w:del>
      </w:hyperlink>
      <w:del w:id="14943" w:author="PR Preview" w:date="2026-01-01T00:00:00Z">
        <w:r>
          <w:delText xml:space="preserve"> </w:delText>
        </w:r>
      </w:del>
      <w:del w:id="14944" w:author="PR Preview" w:date="2026-01-01T00:00:00Z">
        <w:r>
          <w:delText xml:space="preserve">matches</w:delText>
        </w:r>
      </w:del>
      <w:del w:id="14945" w:author="PR Preview" w:date="2026-01-01T00:00:00Z">
        <w:r>
          <w:delText xml:space="preserve"> </w:delText>
        </w:r>
      </w:del>
      <w:del w:id="14946" w:author="PR Preview" w:date="2026-01-01T00:00:00Z">
        <w:r>
          <w:delText xml:space="preserve">Banerjee and Roy (2014, chap. 12, pp. 372-373)</w:delText>
        </w:r>
      </w:del>
      <w:del w:id="14947" w:author="PR Preview" w:date="2026-01-01T00:00:00Z">
        <w:r>
          <w:delText xml:space="preserve">,</w:delText>
        </w:r>
      </w:del>
      <w:del w:id="14948" w:author="PR Preview" w:date="2026-01-01T00:00:00Z">
        <w:r>
          <w:delText xml:space="preserve"> </w:delText>
        </w:r>
      </w:del>
      <w:del w:id="14949" w:author="PR Preview" w:date="2026-01-01T00:00:00Z">
        <w:r>
          <w:delText xml:space="preserve">which works in the other direction:</w:delText>
        </w:r>
      </w:del>
      <w:del w:id="14950" w:author="PR Preview" w:date="2026-01-01T00:00:00Z">
        <w:r>
          <w:delText xml:space="preserve"> </w:delText>
        </w:r>
      </w:del>
      <w:del w:id="14951" w:author="PR Preview" w:date="2026-01-01T00:00:00Z">
        <w:r>
          <w:delText xml:space="preserve">it constructs an SVD from a spectral decomposition of</w:delText>
        </w:r>
      </w:del>
      <w:del w:id="14952" w:author="PR Preview" w:date="2026-01-01T00:00:00Z">
        <w:r>
          <w:delText xml:space="preserve"> </w:delText>
        </w:r>
      </w:del>
      <m:oMath>
        <m:sSup>
          <m:e>
            <m:r>
              <m:rPr>
                <m:sty m:val="bi"/>
              </m:rPr>
              <m:t>A</m:t>
            </m:r>
          </m:e>
          <m:sup>
            <m:r>
              <m:rPr>
                <m:sty m:val="p"/>
              </m:rPr>
              <m:t>⊤</m:t>
            </m:r>
          </m:sup>
        </m:sSup>
        <m:r>
          <m:rPr>
            <m:sty m:val="bi"/>
          </m:rPr>
          <m:t>A</m:t>
        </m:r>
      </m:oMath>
      <w:del w:id="14953" w:author="PR Preview" w:date="2026-01-01T00:00:00Z">
        <w:r>
          <w:delText xml:space="preserve"> </w:delText>
        </w:r>
      </w:del>
      <w:del w:id="14954" w:author="PR Preview" w:date="2026-01-01T00:00:00Z">
        <w:r>
          <w:delText xml:space="preserve">and sets</w:delText>
        </w:r>
      </w:del>
      <w:del w:id="14955"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14956" w:author="PR Preview" w:date="2026-01-01T00:00:00Z">
        <w:r>
          <w:delText xml:space="preserve">.</w:delText>
        </w:r>
      </w:del>
    </w:p>
    <w:p>
      <w:pPr>
        <w:pStyle w:val="BodyText"/>
      </w:pPr>
      <w:del w:id="14957" w:author="PR Preview" w:date="2026-01-01T00:00:00Z">
        <w:r>
          <w:delText xml:space="preserve">For example, in</w:delText>
        </w:r>
      </w:del>
      <w:del w:id="14958" w:author="PR Preview" w:date="2026-01-01T00:00:00Z">
        <w:r>
          <w:delText xml:space="preserve"> </w:delText>
        </w:r>
      </w:del>
      <w:hyperlink w:anchor="exm-svd-evd">
        <w:del w:id="14959" w:author="PR Preview" w:date="2026-01-01T00:00:00Z">
          <w:r>
            <w:rPr>
              <w:rStyle w:val="Hyperlink"/>
            </w:rPr>
            <w:delText xml:space="preserve">Example 141</w:delText>
          </w:r>
        </w:del>
      </w:hyperlink>
      <w:del w:id="14960" w:author="PR Preview" w:date="2026-01-01T00:00:00Z">
        <w:r>
          <w:delText xml:space="preserve"> </w:delText>
        </w:r>
      </w:del>
      <w:del w:id="14961" w:author="PR Preview" w:date="2026-01-01T00:00:00Z">
        <w:r>
          <w:delText xml:space="preserve">the eigenvalues of</w:delText>
        </w:r>
      </w:del>
      <w:del w:id="14962" w:author="PR Preview" w:date="2026-01-01T00:00:00Z">
        <w:r>
          <w:delText xml:space="preserve"> </w:delText>
        </w:r>
      </w:del>
      <m:oMath>
        <m:sSup>
          <m:e>
            <m:r>
              <m:rPr>
                <m:sty m:val="bi"/>
              </m:rPr>
              <m:t>A</m:t>
            </m:r>
          </m:e>
          <m:sup>
            <m:r>
              <m:rPr>
                <m:sty m:val="p"/>
              </m:rPr>
              <m:t>⊤</m:t>
            </m:r>
          </m:sup>
        </m:sSup>
        <m:r>
          <m:rPr>
            <m:sty m:val="bi"/>
          </m:rPr>
          <m:t>A</m:t>
        </m:r>
      </m:oMath>
      <w:del w:id="14963" w:author="PR Preview" w:date="2026-01-01T00:00:00Z">
        <w:r>
          <w:delText xml:space="preserve"> </w:delText>
        </w:r>
      </w:del>
      <w:del w:id="14964" w:author="PR Preview" w:date="2026-01-01T00:00:00Z">
        <w:r>
          <w:delText xml:space="preserve">are</w:delText>
        </w:r>
      </w:del>
      <w:del w:id="14965" w:author="PR Preview" w:date="2026-01-01T00:00:00Z">
        <w:r>
          <w:delText xml:space="preserve"> </w:delText>
        </w:r>
      </w:del>
      <m:oMath>
        <m:r>
          <m:t>4</m:t>
        </m:r>
      </m:oMath>
      <w:del w:id="14966" w:author="PR Preview" w:date="2026-01-01T00:00:00Z">
        <w:r>
          <w:delText xml:space="preserve"> </w:delText>
        </w:r>
      </w:del>
      <w:del w:id="14967" w:author="PR Preview" w:date="2026-01-01T00:00:00Z">
        <w:r>
          <w:delText xml:space="preserve">and</w:delText>
        </w:r>
      </w:del>
      <w:del w:id="14968" w:author="PR Preview" w:date="2026-01-01T00:00:00Z">
        <w:r>
          <w:delText xml:space="preserve"> </w:delText>
        </w:r>
      </w:del>
      <m:oMath>
        <m:r>
          <m:t>2</m:t>
        </m:r>
      </m:oMath>
      <w:del w:id="14969" w:author="PR Preview" w:date="2026-01-01T00:00:00Z">
        <w:r>
          <w:delText xml:space="preserve">,</w:delText>
        </w:r>
      </w:del>
      <w:del w:id="14970" w:author="PR Preview" w:date="2026-01-01T00:00:00Z">
        <w:r>
          <w:delText xml:space="preserve"> </w:delText>
        </w:r>
      </w:del>
      <w:del w:id="14971" w:author="PR Preview" w:date="2026-01-01T00:00:00Z">
        <w:r>
          <w:delText xml:space="preserve">and</w:delText>
        </w:r>
      </w:del>
      <w:del w:id="14972" w:author="PR Preview" w:date="2026-01-01T00:00:00Z">
        <w:r>
          <w:delText xml:space="preserve"> </w:delText>
        </w:r>
      </w:del>
      <m:oMath>
        <m:rad>
          <m:radPr>
            <m:degHide m:val="on"/>
          </m:radPr>
          <m:deg/>
          <m:e>
            <m:r>
              <m:t>4</m:t>
            </m:r>
          </m:e>
        </m:rad>
        <m:r>
          <m:rPr>
            <m:sty m:val="p"/>
          </m:rPr>
          <m:t>=</m:t>
        </m:r>
        <m:r>
          <m:t>2</m:t>
        </m:r>
      </m:oMath>
      <w:del w:id="14973" w:author="PR Preview" w:date="2026-01-01T00:00:00Z">
        <w:r>
          <w:delText xml:space="preserve"> </w:delText>
        </w:r>
      </w:del>
      <w:del w:id="14974" w:author="PR Preview" w:date="2026-01-01T00:00:00Z">
        <w:r>
          <w:delText xml:space="preserve">and</w:delText>
        </w:r>
      </w:del>
      <w:del w:id="14975" w:author="PR Preview" w:date="2026-01-01T00:00:00Z">
        <w:r>
          <w:delText xml:space="preserve"> </w:delText>
        </w:r>
      </w:del>
      <m:oMath>
        <m:rad>
          <m:radPr>
            <m:degHide m:val="on"/>
          </m:radPr>
          <m:deg/>
          <m:e>
            <m:r>
              <m:t>2</m:t>
            </m:r>
          </m:e>
        </m:rad>
      </m:oMath>
      <w:del w:id="14976" w:author="PR Preview" w:date="2026-01-01T00:00:00Z">
        <w:r>
          <w:delText xml:space="preserve"> </w:delText>
        </w:r>
      </w:del>
      <w:del w:id="14977" w:author="PR Preview" w:date="2026-01-01T00:00:00Z">
        <w:r>
          <w:delText xml:space="preserve">are the singular values</w:delText>
        </w:r>
      </w:del>
      <w:del w:id="14978" w:author="PR Preview" w:date="2026-01-01T00:00:00Z">
        <w:r>
          <w:delText xml:space="preserve"> </w:delText>
        </w:r>
      </w:del>
      <m:oMath>
        <m:sSub>
          <m:e>
            <m:r>
              <m:t>σ</m:t>
            </m:r>
          </m:e>
          <m:sub>
            <m:r>
              <m:t>1</m:t>
            </m:r>
          </m:sub>
        </m:sSub>
      </m:oMath>
      <w:del w:id="14979" w:author="PR Preview" w:date="2026-01-01T00:00:00Z">
        <w:r>
          <w:delText xml:space="preserve"> </w:delText>
        </w:r>
      </w:del>
      <w:del w:id="14980" w:author="PR Preview" w:date="2026-01-01T00:00:00Z">
        <w:r>
          <w:delText xml:space="preserve">and</w:delText>
        </w:r>
      </w:del>
      <w:del w:id="14981" w:author="PR Preview" w:date="2026-01-01T00:00:00Z">
        <w:r>
          <w:delText xml:space="preserve"> </w:delText>
        </w:r>
      </w:del>
      <m:oMath>
        <m:sSub>
          <m:e>
            <m:r>
              <m:t>σ</m:t>
            </m:r>
          </m:e>
          <m:sub>
            <m:r>
              <m:t>2</m:t>
            </m:r>
          </m:sub>
        </m:sSub>
      </m:oMath>
      <w:del w:id="14982" w:author="PR Preview" w:date="2026-01-01T00:00:00Z">
        <w:r>
          <w:delText xml:space="preserve"> </w:delText>
        </w:r>
      </w:del>
      <w:del w:id="14983" w:author="PR Preview" w:date="2026-01-01T00:00:00Z">
        <w:r>
          <w:delText xml:space="preserve">of</w:delText>
        </w:r>
      </w:del>
      <w:del w:id="14984" w:author="PR Preview" w:date="2026-01-01T00:00:00Z">
        <w:r>
          <w:delText xml:space="preserve"> </w:delText>
        </w:r>
      </w:del>
      <m:oMath>
        <m:r>
          <m:rPr>
            <m:sty m:val="bi"/>
          </m:rPr>
          <m:t>A</m:t>
        </m:r>
      </m:oMath>
      <w:del w:id="14985" w:author="PR Preview" w:date="2026-01-01T00:00:00Z">
        <w:r>
          <w:delText xml:space="preserve"> </w:delText>
        </w:r>
      </w:del>
      <w:del w:id="14986" w:author="PR Preview" w:date="2026-01-01T00:00:00Z">
        <w:r>
          <w:delText xml:space="preserve">from</w:delText>
        </w:r>
      </w:del>
      <w:del w:id="14987" w:author="PR Preview" w:date="2026-01-01T00:00:00Z">
        <w:r>
          <w:delText xml:space="preserve"> </w:delText>
        </w:r>
      </w:del>
      <w:hyperlink w:anchor="exm-svd">
        <w:del w:id="14988" w:author="PR Preview" w:date="2026-01-01T00:00:00Z">
          <w:r>
            <w:rPr>
              <w:rStyle w:val="Hyperlink"/>
            </w:rPr>
            <w:delText xml:space="preserve">Example 140</w:delText>
          </w:r>
        </w:del>
      </w:hyperlink>
      <w:del w:id="14989" w:author="PR Preview" w:date="2026-01-01T00:00:00Z">
        <w:r>
          <w:delText xml:space="preserve">.</w:delText>
        </w:r>
      </w:del>
    </w:p>
    <w:p>
      <w:pPr>
        <w:pStyle w:val="FirstParagraph"/>
      </w:pPr>
      <w:ins w:id="14990" w:author="PR Preview" w:date="2026-01-01T00:00:00Z">
        <w:r>
          <w:rPr>
            <w:i/>
            <w:iCs/>
          </w:rPr>
          <w:t xml:space="preserve">Remark 42</w:t>
        </w:r>
      </w:ins>
      <w:ins w:id="14991" w:author="PR Preview" w:date="2026-01-01T00:00:00Z">
        <w:r>
          <w:t xml:space="preserve"> (Building an SVD from an eigendecomposition). </w:t>
        </w:r>
      </w:ins>
      <w:hyperlink w:anchor="thm-svd-evd">
        <w:ins w:id="14992" w:author="PR Preview" w:date="2026-01-01T00:00:00Z">
          <w:r>
            <w:rPr>
              <w:rStyle w:val="Hyperlink"/>
            </w:rPr>
            <w:t xml:space="preserve">Theorem 75</w:t>
          </w:r>
        </w:ins>
      </w:hyperlink>
      <w:ins w:id="14993" w:author="PR Preview" w:date="2026-01-01T00:00:00Z">
        <w:r>
          <w:t xml:space="preserve"> </w:t>
        </w:r>
      </w:ins>
      <w:ins w:id="14994" w:author="PR Preview" w:date="2026-01-01T00:00:00Z">
        <w:r>
          <w:t xml:space="preserve">matches</w:t>
        </w:r>
      </w:ins>
      <w:ins w:id="14995" w:author="PR Preview" w:date="2026-01-01T00:00:00Z">
        <w:r>
          <w:t xml:space="preserve"> </w:t>
        </w:r>
      </w:ins>
      <w:ins w:id="14996" w:author="PR Preview" w:date="2026-01-01T00:00:00Z">
        <w:r>
          <w:t xml:space="preserve">Banerjee and Roy (2014, chap. 12, pp. 372-373)</w:t>
        </w:r>
      </w:ins>
      <w:ins w:id="14997" w:author="PR Preview" w:date="2026-01-01T00:00:00Z">
        <w:r>
          <w:t xml:space="preserve">,</w:t>
        </w:r>
      </w:ins>
      <w:ins w:id="14998" w:author="PR Preview" w:date="2026-01-01T00:00:00Z">
        <w:r>
          <w:t xml:space="preserve"> </w:t>
        </w:r>
      </w:ins>
      <w:ins w:id="14999" w:author="PR Preview" w:date="2026-01-01T00:00:00Z">
        <w:r>
          <w:t xml:space="preserve">which works in the other direction:</w:t>
        </w:r>
      </w:ins>
      <w:ins w:id="15000" w:author="PR Preview" w:date="2026-01-01T00:00:00Z">
        <w:r>
          <w:t xml:space="preserve"> </w:t>
        </w:r>
      </w:ins>
      <w:ins w:id="15001" w:author="PR Preview" w:date="2026-01-01T00:00:00Z">
        <w:r>
          <w:t xml:space="preserve">it constructs an SVD from a spectral decomposition of</w:t>
        </w:r>
      </w:ins>
      <w:ins w:id="15002" w:author="PR Preview" w:date="2026-01-01T00:00:00Z">
        <w:r>
          <w:t xml:space="preserve"> </w:t>
        </w:r>
      </w:ins>
      <m:oMath>
        <m:sSup>
          <m:e>
            <m:r>
              <m:rPr>
                <m:sty m:val="bi"/>
              </m:rPr>
              <m:t>A</m:t>
            </m:r>
          </m:e>
          <m:sup>
            <m:r>
              <m:rPr>
                <m:sty m:val="p"/>
              </m:rPr>
              <m:t>⊤</m:t>
            </m:r>
          </m:sup>
        </m:sSup>
        <m:r>
          <m:rPr>
            <m:sty m:val="bi"/>
          </m:rPr>
          <m:t>A</m:t>
        </m:r>
      </m:oMath>
      <w:ins w:id="15003" w:author="PR Preview" w:date="2026-01-01T00:00:00Z">
        <w:r>
          <w:t xml:space="preserve"> </w:t>
        </w:r>
      </w:ins>
      <w:ins w:id="15004" w:author="PR Preview" w:date="2026-01-01T00:00:00Z">
        <w:r>
          <w:t xml:space="preserve">and sets</w:t>
        </w:r>
      </w:ins>
      <w:ins w:id="15005"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15006" w:author="PR Preview" w:date="2026-01-01T00:00:00Z">
        <w:r>
          <w:t xml:space="preserve">.</w:t>
        </w:r>
      </w:ins>
    </w:p>
    <w:p>
      <w:pPr>
        <w:pStyle w:val="BodyText"/>
      </w:pPr>
      <w:ins w:id="15007" w:author="PR Preview" w:date="2026-01-01T00:00:00Z">
        <w:r>
          <w:t xml:space="preserve">For example, in</w:t>
        </w:r>
      </w:ins>
      <w:ins w:id="15008" w:author="PR Preview" w:date="2026-01-01T00:00:00Z">
        <w:r>
          <w:t xml:space="preserve"> </w:t>
        </w:r>
      </w:ins>
      <w:hyperlink w:anchor="exm-svd-evd">
        <w:ins w:id="15009" w:author="PR Preview" w:date="2026-01-01T00:00:00Z">
          <w:r>
            <w:rPr>
              <w:rStyle w:val="Hyperlink"/>
            </w:rPr>
            <w:t xml:space="preserve">Example 144</w:t>
          </w:r>
        </w:ins>
      </w:hyperlink>
      <w:ins w:id="15010" w:author="PR Preview" w:date="2026-01-01T00:00:00Z">
        <w:r>
          <w:t xml:space="preserve"> </w:t>
        </w:r>
      </w:ins>
      <w:ins w:id="15011" w:author="PR Preview" w:date="2026-01-01T00:00:00Z">
        <w:r>
          <w:t xml:space="preserve">the eigenvalues of</w:t>
        </w:r>
      </w:ins>
      <w:ins w:id="15012" w:author="PR Preview" w:date="2026-01-01T00:00:00Z">
        <w:r>
          <w:t xml:space="preserve"> </w:t>
        </w:r>
      </w:ins>
      <m:oMath>
        <m:sSup>
          <m:e>
            <m:r>
              <m:rPr>
                <m:sty m:val="bi"/>
              </m:rPr>
              <m:t>A</m:t>
            </m:r>
          </m:e>
          <m:sup>
            <m:r>
              <m:rPr>
                <m:sty m:val="p"/>
              </m:rPr>
              <m:t>⊤</m:t>
            </m:r>
          </m:sup>
        </m:sSup>
        <m:r>
          <m:rPr>
            <m:sty m:val="bi"/>
          </m:rPr>
          <m:t>A</m:t>
        </m:r>
      </m:oMath>
      <w:ins w:id="15013" w:author="PR Preview" w:date="2026-01-01T00:00:00Z">
        <w:r>
          <w:t xml:space="preserve"> </w:t>
        </w:r>
      </w:ins>
      <w:ins w:id="15014" w:author="PR Preview" w:date="2026-01-01T00:00:00Z">
        <w:r>
          <w:t xml:space="preserve">are</w:t>
        </w:r>
      </w:ins>
      <w:ins w:id="15015" w:author="PR Preview" w:date="2026-01-01T00:00:00Z">
        <w:r>
          <w:t xml:space="preserve"> </w:t>
        </w:r>
      </w:ins>
      <m:oMath>
        <m:r>
          <m:t>4</m:t>
        </m:r>
      </m:oMath>
      <w:ins w:id="15016" w:author="PR Preview" w:date="2026-01-01T00:00:00Z">
        <w:r>
          <w:t xml:space="preserve"> </w:t>
        </w:r>
      </w:ins>
      <w:ins w:id="15017" w:author="PR Preview" w:date="2026-01-01T00:00:00Z">
        <w:r>
          <w:t xml:space="preserve">and</w:t>
        </w:r>
      </w:ins>
      <w:ins w:id="15018" w:author="PR Preview" w:date="2026-01-01T00:00:00Z">
        <w:r>
          <w:t xml:space="preserve"> </w:t>
        </w:r>
      </w:ins>
      <m:oMath>
        <m:r>
          <m:t>2</m:t>
        </m:r>
      </m:oMath>
      <w:ins w:id="15019" w:author="PR Preview" w:date="2026-01-01T00:00:00Z">
        <w:r>
          <w:t xml:space="preserve">,</w:t>
        </w:r>
      </w:ins>
      <w:ins w:id="15020" w:author="PR Preview" w:date="2026-01-01T00:00:00Z">
        <w:r>
          <w:t xml:space="preserve"> </w:t>
        </w:r>
      </w:ins>
      <w:ins w:id="15021" w:author="PR Preview" w:date="2026-01-01T00:00:00Z">
        <w:r>
          <w:t xml:space="preserve">and</w:t>
        </w:r>
      </w:ins>
      <w:ins w:id="15022" w:author="PR Preview" w:date="2026-01-01T00:00:00Z">
        <w:r>
          <w:t xml:space="preserve"> </w:t>
        </w:r>
      </w:ins>
      <m:oMath>
        <m:rad>
          <m:radPr>
            <m:degHide m:val="on"/>
          </m:radPr>
          <m:deg/>
          <m:e>
            <m:r>
              <m:t>4</m:t>
            </m:r>
          </m:e>
        </m:rad>
        <m:r>
          <m:rPr>
            <m:sty m:val="p"/>
          </m:rPr>
          <m:t>=</m:t>
        </m:r>
        <m:r>
          <m:t>2</m:t>
        </m:r>
      </m:oMath>
      <w:ins w:id="15023" w:author="PR Preview" w:date="2026-01-01T00:00:00Z">
        <w:r>
          <w:t xml:space="preserve"> </w:t>
        </w:r>
      </w:ins>
      <w:ins w:id="15024" w:author="PR Preview" w:date="2026-01-01T00:00:00Z">
        <w:r>
          <w:t xml:space="preserve">and</w:t>
        </w:r>
      </w:ins>
      <w:ins w:id="15025" w:author="PR Preview" w:date="2026-01-01T00:00:00Z">
        <w:r>
          <w:t xml:space="preserve"> </w:t>
        </w:r>
      </w:ins>
      <m:oMath>
        <m:rad>
          <m:radPr>
            <m:degHide m:val="on"/>
          </m:radPr>
          <m:deg/>
          <m:e>
            <m:r>
              <m:t>2</m:t>
            </m:r>
          </m:e>
        </m:rad>
      </m:oMath>
      <w:ins w:id="15026" w:author="PR Preview" w:date="2026-01-01T00:00:00Z">
        <w:r>
          <w:t xml:space="preserve"> </w:t>
        </w:r>
      </w:ins>
      <w:ins w:id="15027" w:author="PR Preview" w:date="2026-01-01T00:00:00Z">
        <w:r>
          <w:t xml:space="preserve">are the singular values</w:t>
        </w:r>
      </w:ins>
      <w:ins w:id="15028" w:author="PR Preview" w:date="2026-01-01T00:00:00Z">
        <w:r>
          <w:t xml:space="preserve"> </w:t>
        </w:r>
      </w:ins>
      <m:oMath>
        <m:sSub>
          <m:e>
            <m:r>
              <m:t>σ</m:t>
            </m:r>
          </m:e>
          <m:sub>
            <m:r>
              <m:t>1</m:t>
            </m:r>
          </m:sub>
        </m:sSub>
      </m:oMath>
      <w:ins w:id="15029" w:author="PR Preview" w:date="2026-01-01T00:00:00Z">
        <w:r>
          <w:t xml:space="preserve"> </w:t>
        </w:r>
      </w:ins>
      <w:ins w:id="15030" w:author="PR Preview" w:date="2026-01-01T00:00:00Z">
        <w:r>
          <w:t xml:space="preserve">and</w:t>
        </w:r>
      </w:ins>
      <w:ins w:id="15031" w:author="PR Preview" w:date="2026-01-01T00:00:00Z">
        <w:r>
          <w:t xml:space="preserve"> </w:t>
        </w:r>
      </w:ins>
      <m:oMath>
        <m:sSub>
          <m:e>
            <m:r>
              <m:t>σ</m:t>
            </m:r>
          </m:e>
          <m:sub>
            <m:r>
              <m:t>2</m:t>
            </m:r>
          </m:sub>
        </m:sSub>
      </m:oMath>
      <w:ins w:id="15032" w:author="PR Preview" w:date="2026-01-01T00:00:00Z">
        <w:r>
          <w:t xml:space="preserve"> </w:t>
        </w:r>
      </w:ins>
      <w:ins w:id="15033" w:author="PR Preview" w:date="2026-01-01T00:00:00Z">
        <w:r>
          <w:t xml:space="preserve">of</w:t>
        </w:r>
      </w:ins>
      <w:ins w:id="15034" w:author="PR Preview" w:date="2026-01-01T00:00:00Z">
        <w:r>
          <w:t xml:space="preserve"> </w:t>
        </w:r>
      </w:ins>
      <m:oMath>
        <m:r>
          <m:rPr>
            <m:sty m:val="bi"/>
          </m:rPr>
          <m:t>A</m:t>
        </m:r>
      </m:oMath>
      <w:ins w:id="15035" w:author="PR Preview" w:date="2026-01-01T00:00:00Z">
        <w:r>
          <w:t xml:space="preserve"> </w:t>
        </w:r>
      </w:ins>
      <w:ins w:id="15036" w:author="PR Preview" w:date="2026-01-01T00:00:00Z">
        <w:r>
          <w:t xml:space="preserve">from</w:t>
        </w:r>
      </w:ins>
      <w:ins w:id="15037" w:author="PR Preview" w:date="2026-01-01T00:00:00Z">
        <w:r>
          <w:t xml:space="preserve"> </w:t>
        </w:r>
      </w:ins>
      <w:hyperlink w:anchor="exm-svd">
        <w:ins w:id="15038" w:author="PR Preview" w:date="2026-01-01T00:00:00Z">
          <w:r>
            <w:rPr>
              <w:rStyle w:val="Hyperlink"/>
            </w:rPr>
            <w:t xml:space="preserve">Example 143</w:t>
          </w:r>
        </w:ins>
      </w:hyperlink>
      <w:ins w:id="15039" w:author="PR Preview" w:date="2026-01-01T00:00:00Z">
        <w:r>
          <w:t xml:space="preserve">.</w:t>
        </w:r>
      </w:ins>
    </w:p>
    <w:bookmarkEnd w:id="473"/>
    <w:bookmarkEnd w:id="474"/>
    <w:bookmarkStart w:id="490" w:name="definite-matrices"/>
    <w:p>
      <w:pPr>
        <w:pStyle w:val="Heading2"/>
      </w:pPr>
      <w:r>
        <w:t xml:space="preserve">18 Definite Matrices</w:t>
      </w:r>
    </w:p>
    <w:bookmarkStart w:id="475" w:name="def-positive-semidefinite"/>
    <w:p>
      <w:pPr>
        <w:pStyle w:val="FirstParagraph"/>
      </w:pPr>
      <w:del w:id="15040" w:author="PR Preview" w:date="2026-01-01T00:00:00Z">
        <w:r>
          <w:rPr>
            <w:b/>
            <w:bCs/>
          </w:rPr>
          <w:delText xml:space="preserve">Definition 85 (Positive semidefinite matrix)</w:delText>
        </w:r>
      </w:del>
      <w:del w:id="15041" w:author="PR Preview" w:date="2026-01-01T00:00:00Z">
        <w:r>
          <w:delText xml:space="preserve"> </w:delText>
        </w:r>
      </w:del>
      <w:del w:id="15042" w:author="PR Preview" w:date="2026-01-01T00:00:00Z">
        <w:r>
          <w:delText xml:space="preserve">A</w:delText>
        </w:r>
      </w:del>
      <w:del w:id="15043" w:author="PR Preview" w:date="2026-01-01T00:00:00Z">
        <w:r>
          <w:delText xml:space="preserve"> </w:delText>
        </w:r>
      </w:del>
      <m:oMath>
        <m:r>
          <m:t>p</m:t>
        </m:r>
        <m:r>
          <m:rPr>
            <m:sty m:val="p"/>
          </m:rPr>
          <m:t>×</m:t>
        </m:r>
        <m:r>
          <m:t>p</m:t>
        </m:r>
      </m:oMath>
      <w:del w:id="15044" w:author="PR Preview" w:date="2026-01-01T00:00:00Z">
        <w:r>
          <w:delText xml:space="preserve"> </w:delText>
        </w:r>
      </w:del>
      <w:del w:id="15045" w:author="PR Preview" w:date="2026-01-01T00:00:00Z">
        <w:r>
          <w:delText xml:space="preserve">matrix</w:delText>
        </w:r>
      </w:del>
      <w:del w:id="15046" w:author="PR Preview" w:date="2026-01-01T00:00:00Z">
        <w:r>
          <w:delText xml:space="preserve"> </w:delText>
        </w:r>
      </w:del>
      <m:oMath>
        <m:r>
          <m:rPr>
            <m:sty m:val="bi"/>
          </m:rPr>
          <m:t>A</m:t>
        </m:r>
      </m:oMath>
      <w:del w:id="15047" w:author="PR Preview" w:date="2026-01-01T00:00:00Z">
        <w:r>
          <w:delText xml:space="preserve"> </w:delText>
        </w:r>
      </w:del>
      <w:del w:id="15048" w:author="PR Preview" w:date="2026-01-01T00:00:00Z">
        <w:r>
          <w:delText xml:space="preserve">is</w:delText>
        </w:r>
      </w:del>
      <w:del w:id="15049" w:author="PR Preview" w:date="2026-01-01T00:00:00Z">
        <w:r>
          <w:delText xml:space="preserve"> </w:delText>
        </w:r>
      </w:del>
      <w:del w:id="15050" w:author="PR Preview" w:date="2026-01-01T00:00:00Z">
        <w:r>
          <w:rPr>
            <w:b/>
            <w:bCs/>
          </w:rPr>
          <w:delText xml:space="preserve">positive semidefinite</w:delText>
        </w:r>
      </w:del>
      <w:del w:id="15051" w:author="PR Preview" w:date="2026-01-01T00:00:00Z">
        <w:r>
          <w:delText xml:space="preserve"> </w:delText>
        </w:r>
      </w:del>
      <w:del w:id="15052" w:author="PR Preview" w:date="2026-01-01T00:00:00Z">
        <w:r>
          <w:delText xml:space="preserve">if it satisfies both conditions:</w:delText>
        </w:r>
      </w:del>
    </w:p>
    <w:p>
      <w:pPr>
        <w:pStyle w:val="Compact"/>
        <w:numPr>
          <w:ilvl w:val="0"/>
          <w:numId w:val="1073"/>
        </w:numPr>
      </w:pPr>
      <m:oMath>
        <m:r>
          <m:rPr>
            <m:sty m:val="bi"/>
          </m:rPr>
          <m:t>A</m:t>
        </m:r>
      </m:oMath>
      <w:del w:id="15053" w:author="PR Preview" w:date="2026-01-01T00:00:00Z">
        <w:r>
          <w:delText xml:space="preserve"> </w:delText>
        </w:r>
      </w:del>
      <w:del w:id="15054" w:author="PR Preview" w:date="2026-01-01T00:00:00Z">
        <w:r>
          <w:delText xml:space="preserve">is symmetric (</w:delText>
        </w:r>
      </w:del>
      <w:hyperlink w:anchor="def-symmetric-matrix">
        <w:del w:id="15055" w:author="PR Preview" w:date="2026-01-01T00:00:00Z">
          <w:r>
            <w:rPr>
              <w:rStyle w:val="Hyperlink"/>
            </w:rPr>
            <w:delText xml:space="preserve">Definition 69</w:delText>
          </w:r>
        </w:del>
      </w:hyperlink>
      <w:del w:id="15056" w:author="PR Preview" w:date="2026-01-01T00:00:00Z">
        <w:r>
          <w:delText xml:space="preserve">).</w:delText>
        </w:r>
      </w:del>
    </w:p>
    <w:p>
      <w:pPr>
        <w:pStyle w:val="Compact"/>
        <w:numPr>
          <w:ilvl w:val="0"/>
          <w:numId w:val="1073"/>
        </w:numPr>
      </w:pPr>
      <w:del w:id="15057" w:author="PR Preview" w:date="2026-01-01T00:00:00Z">
        <w:r>
          <w:delText xml:space="preserve">Every quadratic form (</w:delText>
        </w:r>
      </w:del>
      <w:hyperlink w:anchor="def-quadratic-form">
        <w:del w:id="15058" w:author="PR Preview" w:date="2026-01-01T00:00:00Z">
          <w:r>
            <w:rPr>
              <w:rStyle w:val="Hyperlink"/>
            </w:rPr>
            <w:delText xml:space="preserve">Definition 77</w:delText>
          </w:r>
        </w:del>
      </w:hyperlink>
      <w:del w:id="15059" w:author="PR Preview" w:date="2026-01-01T00:00:00Z">
        <w:r>
          <w:delText xml:space="preserve">) in</w:delText>
        </w:r>
      </w:del>
      <w:del w:id="15060" w:author="PR Preview" w:date="2026-01-01T00:00:00Z">
        <w:r>
          <w:delText xml:space="preserve"> </w:delText>
        </w:r>
      </w:del>
      <m:oMath>
        <m:r>
          <m:rPr>
            <m:sty m:val="bi"/>
          </m:rPr>
          <m:t>A</m:t>
        </m:r>
      </m:oMath>
      <w:del w:id="15061" w:author="PR Preview" w:date="2026-01-01T00:00:00Z">
        <w:r>
          <w:delText xml:space="preserve"> </w:delText>
        </w:r>
      </w:del>
      <w:del w:id="15062" w:author="PR Preview" w:date="2026-01-01T00:00:00Z">
        <w:r>
          <w:delText xml:space="preserve">is non-negative:</w:delText>
        </w:r>
      </w:del>
      <w:del w:id="15063"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m:t>
        </m:r>
        <m:r>
          <m:t>0</m:t>
        </m:r>
      </m:oMath>
      <w:del w:id="15064" w:author="PR Preview" w:date="2026-01-01T00:00:00Z">
        <w:r>
          <w:delText xml:space="preserve"> </w:delText>
        </w:r>
      </w:del>
      <w:del w:id="15065" w:author="PR Preview" w:date="2026-01-01T00:00:00Z">
        <w:r>
          <w:delText xml:space="preserve">for every vector</w:delText>
        </w:r>
      </w:del>
      <w:del w:id="15066" w:author="PR Preview" w:date="2026-01-01T00:00:00Z">
        <w:r>
          <w:delText xml:space="preserve"> </w:delText>
        </w:r>
      </w:del>
      <m:oMath>
        <m:acc>
          <m:accPr>
            <m:chr m:val="̃"/>
          </m:accPr>
          <m:e>
            <m:r>
              <m:t>x</m:t>
            </m:r>
          </m:e>
        </m:acc>
      </m:oMath>
      <w:del w:id="15067" w:author="PR Preview" w:date="2026-01-01T00:00:00Z">
        <w:r>
          <w:delText xml:space="preserve"> </w:delText>
        </w:r>
      </w:del>
      <w:del w:id="15068" w:author="PR Preview" w:date="2026-01-01T00:00:00Z">
        <w:r>
          <w:delText xml:space="preserve">of length</w:delText>
        </w:r>
      </w:del>
      <w:del w:id="15069" w:author="PR Preview" w:date="2026-01-01T00:00:00Z">
        <w:r>
          <w:delText xml:space="preserve"> </w:delText>
        </w:r>
      </w:del>
      <m:oMath>
        <m:r>
          <m:t>p</m:t>
        </m:r>
      </m:oMath>
      <w:del w:id="15070" w:author="PR Preview" w:date="2026-01-01T00:00:00Z">
        <w:r>
          <w:delText xml:space="preserve">.</w:delText>
        </w:r>
      </w:del>
    </w:p>
    <w:p>
      <w:pPr>
        <w:pStyle w:val="FirstParagraph"/>
      </w:pPr>
      <w:del w:id="15071" w:author="PR Preview" w:date="2026-01-01T00:00:00Z">
        <w:r>
          <w:rPr>
            <w:b/>
            <w:bCs/>
          </w:rPr>
          <w:delText xml:space="preserve">Example 142 (A positive semidefinite matrix)</w:delText>
        </w:r>
      </w:del>
      <w:del w:id="15072" w:author="PR Preview" w:date="2026-01-01T00:00:00Z">
        <w:r>
          <w:delText xml:space="preserve"> </w:delText>
        </w:r>
      </w:del>
      <w:del w:id="15073" w:author="PR Preview" w:date="2026-01-01T00:00:00Z">
        <w:r>
          <w:delText xml:space="preserve">Let</w:delText>
        </w:r>
      </w:del>
      <w:del w:id="15074"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5075" w:author="PR Preview" w:date="2026-01-01T00:00:00Z">
        <w:r>
          <w:delText xml:space="preserve">,</w:delText>
        </w:r>
      </w:del>
      <w:del w:id="15076" w:author="PR Preview" w:date="2026-01-01T00:00:00Z">
        <w:r>
          <w:delText xml:space="preserve"> </w:delText>
        </w:r>
      </w:del>
      <w:del w:id="15077" w:author="PR Preview" w:date="2026-01-01T00:00:00Z">
        <w:r>
          <w:delText xml:space="preserve">which is symmetric.</w:delText>
        </w:r>
      </w:del>
      <w:del w:id="15078" w:author="PR Preview" w:date="2026-01-01T00:00:00Z">
        <w:r>
          <w:delText xml:space="preserve"> </w:delText>
        </w:r>
      </w:del>
      <w:del w:id="15079" w:author="PR Preview" w:date="2026-01-01T00:00:00Z">
        <w:r>
          <w:delText xml:space="preserve">For any</w:delText>
        </w:r>
      </w:del>
      <w:del w:id="15080"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del w:id="15081" w:author="PR Preview" w:date="2026-01-01T00:00:00Z">
        <w:r>
          <w:delText xml:space="preserve">:</w:delText>
        </w:r>
      </w:del>
    </w:p>
    <w:p>
      <w:pPr>
        <w:pStyle w:val="FirstParagraph"/>
      </w:pPr>
      <w:ins w:id="15082" w:author="PR Preview" w:date="2026-01-01T00:00:00Z">
        <w:r>
          <w:rPr>
            <w:b/>
            <w:bCs/>
          </w:rPr>
          <w:t xml:space="preserve">Definition 90 (Positive semidefinite matrix)</w:t>
        </w:r>
      </w:ins>
      <w:ins w:id="15083" w:author="PR Preview" w:date="2026-01-01T00:00:00Z">
        <w:r>
          <w:t xml:space="preserve"> </w:t>
        </w:r>
      </w:ins>
      <w:ins w:id="15084" w:author="PR Preview" w:date="2026-01-01T00:00:00Z">
        <w:r>
          <w:t xml:space="preserve">A</w:t>
        </w:r>
      </w:ins>
      <w:ins w:id="15085" w:author="PR Preview" w:date="2026-01-01T00:00:00Z">
        <w:r>
          <w:t xml:space="preserve"> </w:t>
        </w:r>
      </w:ins>
      <m:oMath>
        <m:r>
          <m:t>p</m:t>
        </m:r>
        <m:r>
          <m:rPr>
            <m:sty m:val="p"/>
          </m:rPr>
          <m:t>×</m:t>
        </m:r>
        <m:r>
          <m:t>p</m:t>
        </m:r>
      </m:oMath>
      <w:ins w:id="15086" w:author="PR Preview" w:date="2026-01-01T00:00:00Z">
        <w:r>
          <w:t xml:space="preserve"> </w:t>
        </w:r>
      </w:ins>
      <w:ins w:id="15087" w:author="PR Preview" w:date="2026-01-01T00:00:00Z">
        <w:r>
          <w:t xml:space="preserve">matrix</w:t>
        </w:r>
      </w:ins>
      <w:ins w:id="15088" w:author="PR Preview" w:date="2026-01-01T00:00:00Z">
        <w:r>
          <w:t xml:space="preserve"> </w:t>
        </w:r>
      </w:ins>
      <m:oMath>
        <m:r>
          <m:rPr>
            <m:sty m:val="bi"/>
          </m:rPr>
          <m:t>A</m:t>
        </m:r>
      </m:oMath>
      <w:ins w:id="15089" w:author="PR Preview" w:date="2026-01-01T00:00:00Z">
        <w:r>
          <w:t xml:space="preserve"> </w:t>
        </w:r>
      </w:ins>
      <w:ins w:id="15090" w:author="PR Preview" w:date="2026-01-01T00:00:00Z">
        <w:r>
          <w:t xml:space="preserve">is</w:t>
        </w:r>
      </w:ins>
      <w:ins w:id="15091" w:author="PR Preview" w:date="2026-01-01T00:00:00Z">
        <w:r>
          <w:t xml:space="preserve"> </w:t>
        </w:r>
      </w:ins>
      <w:ins w:id="15092" w:author="PR Preview" w:date="2026-01-01T00:00:00Z">
        <w:r>
          <w:rPr>
            <w:b/>
            <w:bCs/>
          </w:rPr>
          <w:t xml:space="preserve">positive semidefinite</w:t>
        </w:r>
      </w:ins>
      <w:ins w:id="15093" w:author="PR Preview" w:date="2026-01-01T00:00:00Z">
        <w:r>
          <w:t xml:space="preserve"> </w:t>
        </w:r>
      </w:ins>
      <w:ins w:id="15094" w:author="PR Preview" w:date="2026-01-01T00:00:00Z">
        <w:r>
          <w:t xml:space="preserve">if it satisfies both conditions:</w:t>
        </w:r>
      </w:ins>
    </w:p>
    <w:p>
      <w:pPr>
        <w:pStyle w:val="Compact"/>
        <w:numPr>
          <w:ilvl w:val="0"/>
          <w:numId w:val="1074"/>
        </w:numPr>
      </w:pPr>
      <m:oMath>
        <m:r>
          <m:rPr>
            <m:sty m:val="bi"/>
          </m:rPr>
          <m:t>A</m:t>
        </m:r>
      </m:oMath>
      <w:ins w:id="15095" w:author="PR Preview" w:date="2026-01-01T00:00:00Z">
        <w:r>
          <w:t xml:space="preserve"> </w:t>
        </w:r>
      </w:ins>
      <w:ins w:id="15096" w:author="PR Preview" w:date="2026-01-01T00:00:00Z">
        <w:r>
          <w:t xml:space="preserve">is symmetric (</w:t>
        </w:r>
      </w:ins>
      <w:hyperlink w:anchor="def-symmetric-matrix">
        <w:ins w:id="15097" w:author="PR Preview" w:date="2026-01-01T00:00:00Z">
          <w:r>
            <w:rPr>
              <w:rStyle w:val="Hyperlink"/>
            </w:rPr>
            <w:t xml:space="preserve">Definition 74</w:t>
          </w:r>
        </w:ins>
      </w:hyperlink>
      <w:ins w:id="15098" w:author="PR Preview" w:date="2026-01-01T00:00:00Z">
        <w:r>
          <w:t xml:space="preserve">).</w:t>
        </w:r>
      </w:ins>
    </w:p>
    <w:p>
      <w:pPr>
        <w:pStyle w:val="Compact"/>
        <w:numPr>
          <w:ilvl w:val="0"/>
          <w:numId w:val="1074"/>
        </w:numPr>
      </w:pPr>
      <w:ins w:id="15099" w:author="PR Preview" w:date="2026-01-01T00:00:00Z">
        <w:r>
          <w:t xml:space="preserve">Every quadratic form (</w:t>
        </w:r>
      </w:ins>
      <w:hyperlink w:anchor="def-quadratic-form">
        <w:ins w:id="15100" w:author="PR Preview" w:date="2026-01-01T00:00:00Z">
          <w:r>
            <w:rPr>
              <w:rStyle w:val="Hyperlink"/>
            </w:rPr>
            <w:t xml:space="preserve">Definition 82</w:t>
          </w:r>
        </w:ins>
      </w:hyperlink>
      <w:ins w:id="15101" w:author="PR Preview" w:date="2026-01-01T00:00:00Z">
        <w:r>
          <w:t xml:space="preserve">) in</w:t>
        </w:r>
      </w:ins>
      <w:ins w:id="15102" w:author="PR Preview" w:date="2026-01-01T00:00:00Z">
        <w:r>
          <w:t xml:space="preserve"> </w:t>
        </w:r>
      </w:ins>
      <m:oMath>
        <m:r>
          <m:rPr>
            <m:sty m:val="bi"/>
          </m:rPr>
          <m:t>A</m:t>
        </m:r>
      </m:oMath>
      <w:ins w:id="15103" w:author="PR Preview" w:date="2026-01-01T00:00:00Z">
        <w:r>
          <w:t xml:space="preserve"> </w:t>
        </w:r>
      </w:ins>
      <w:ins w:id="15104" w:author="PR Preview" w:date="2026-01-01T00:00:00Z">
        <w:r>
          <w:t xml:space="preserve">is non-negative:</w:t>
        </w:r>
      </w:ins>
      <w:ins w:id="15105"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m:t>
        </m:r>
        <m:r>
          <m:t>0</m:t>
        </m:r>
      </m:oMath>
      <w:ins w:id="15106" w:author="PR Preview" w:date="2026-01-01T00:00:00Z">
        <w:r>
          <w:t xml:space="preserve"> </w:t>
        </w:r>
      </w:ins>
      <w:ins w:id="15107" w:author="PR Preview" w:date="2026-01-01T00:00:00Z">
        <w:r>
          <w:t xml:space="preserve">for every vector</w:t>
        </w:r>
      </w:ins>
      <w:ins w:id="15108" w:author="PR Preview" w:date="2026-01-01T00:00:00Z">
        <w:r>
          <w:t xml:space="preserve"> </w:t>
        </w:r>
      </w:ins>
      <m:oMath>
        <m:acc>
          <m:accPr>
            <m:chr m:val="̃"/>
          </m:accPr>
          <m:e>
            <m:r>
              <m:t>x</m:t>
            </m:r>
          </m:e>
        </m:acc>
      </m:oMath>
      <w:ins w:id="15109" w:author="PR Preview" w:date="2026-01-01T00:00:00Z">
        <w:r>
          <w:t xml:space="preserve"> </w:t>
        </w:r>
      </w:ins>
      <w:ins w:id="15110" w:author="PR Preview" w:date="2026-01-01T00:00:00Z">
        <w:r>
          <w:t xml:space="preserve">of length</w:t>
        </w:r>
      </w:ins>
      <w:ins w:id="15111" w:author="PR Preview" w:date="2026-01-01T00:00:00Z">
        <w:r>
          <w:t xml:space="preserve"> </w:t>
        </w:r>
      </w:ins>
      <m:oMath>
        <m:r>
          <m:t>p</m:t>
        </m:r>
      </m:oMath>
      <w:ins w:id="15112" w:author="PR Preview" w:date="2026-01-01T00:00:00Z">
        <w:r>
          <w:t xml:space="preserve">.</w:t>
        </w:r>
      </w:ins>
    </w:p>
    <w:bookmarkEnd w:id="475"/>
    <w:bookmarkStart w:id="476" w:name="exm-positive-semidefinite"/>
    <w:p>
      <w:pPr>
        <w:pStyle w:val="FirstParagraph"/>
      </w:pPr>
      <w:ins w:id="15113" w:author="PR Preview" w:date="2026-01-01T00:00:00Z">
        <w:r>
          <w:rPr>
            <w:b/>
            <w:bCs/>
          </w:rPr>
          <w:t xml:space="preserve">Example 145 (A positive semidefinite matrix)</w:t>
        </w:r>
      </w:ins>
      <w:ins w:id="15114" w:author="PR Preview" w:date="2026-01-01T00:00:00Z">
        <w:r>
          <w:t xml:space="preserve"> </w:t>
        </w:r>
      </w:ins>
      <w:ins w:id="15115" w:author="PR Preview" w:date="2026-01-01T00:00:00Z">
        <w:r>
          <w:t xml:space="preserve">Let</w:t>
        </w:r>
      </w:ins>
      <w:ins w:id="1511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5117" w:author="PR Preview" w:date="2026-01-01T00:00:00Z">
        <w:r>
          <w:t xml:space="preserve">,</w:t>
        </w:r>
      </w:ins>
      <w:ins w:id="15118" w:author="PR Preview" w:date="2026-01-01T00:00:00Z">
        <w:r>
          <w:t xml:space="preserve"> </w:t>
        </w:r>
      </w:ins>
      <w:ins w:id="15119" w:author="PR Preview" w:date="2026-01-01T00:00:00Z">
        <w:r>
          <w:t xml:space="preserve">which is symmetric.</w:t>
        </w:r>
      </w:ins>
      <w:ins w:id="15120" w:author="PR Preview" w:date="2026-01-01T00:00:00Z">
        <w:r>
          <w:t xml:space="preserve"> </w:t>
        </w:r>
      </w:ins>
      <w:ins w:id="15121" w:author="PR Preview" w:date="2026-01-01T00:00:00Z">
        <w:r>
          <w:t xml:space="preserve">For any</w:t>
        </w:r>
      </w:ins>
      <w:ins w:id="15122"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ins w:id="15123"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76"/>
    <w:bookmarkStart w:id="477" w:name="def-positive-definite"/>
    <w:p>
      <w:pPr>
        <w:pStyle w:val="BodyText"/>
      </w:pPr>
      <w:del w:id="15124" w:author="PR Preview" w:date="2026-01-01T00:00:00Z">
        <w:r>
          <w:rPr>
            <w:b/>
            <w:bCs/>
          </w:rPr>
          <w:delText xml:space="preserve">Definition 86 (Positive definite matrix)</w:delText>
        </w:r>
      </w:del>
      <w:del w:id="15125" w:author="PR Preview" w:date="2026-01-01T00:00:00Z">
        <w:r>
          <w:delText xml:space="preserve"> </w:delText>
        </w:r>
      </w:del>
      <w:del w:id="15126" w:author="PR Preview" w:date="2026-01-01T00:00:00Z">
        <w:r>
          <w:delText xml:space="preserve">A</w:delText>
        </w:r>
      </w:del>
      <w:del w:id="15127" w:author="PR Preview" w:date="2026-01-01T00:00:00Z">
        <w:r>
          <w:delText xml:space="preserve"> </w:delText>
        </w:r>
      </w:del>
      <m:oMath>
        <m:r>
          <m:t>p</m:t>
        </m:r>
        <m:r>
          <m:rPr>
            <m:sty m:val="p"/>
          </m:rPr>
          <m:t>×</m:t>
        </m:r>
        <m:r>
          <m:t>p</m:t>
        </m:r>
      </m:oMath>
      <w:del w:id="15128" w:author="PR Preview" w:date="2026-01-01T00:00:00Z">
        <w:r>
          <w:delText xml:space="preserve"> </w:delText>
        </w:r>
      </w:del>
      <w:del w:id="15129" w:author="PR Preview" w:date="2026-01-01T00:00:00Z">
        <w:r>
          <w:delText xml:space="preserve">matrix</w:delText>
        </w:r>
      </w:del>
      <w:del w:id="15130" w:author="PR Preview" w:date="2026-01-01T00:00:00Z">
        <w:r>
          <w:delText xml:space="preserve"> </w:delText>
        </w:r>
      </w:del>
      <m:oMath>
        <m:r>
          <m:rPr>
            <m:sty m:val="bi"/>
          </m:rPr>
          <m:t>A</m:t>
        </m:r>
      </m:oMath>
      <w:del w:id="15131" w:author="PR Preview" w:date="2026-01-01T00:00:00Z">
        <w:r>
          <w:delText xml:space="preserve"> </w:delText>
        </w:r>
      </w:del>
      <w:del w:id="15132" w:author="PR Preview" w:date="2026-01-01T00:00:00Z">
        <w:r>
          <w:delText xml:space="preserve">is</w:delText>
        </w:r>
      </w:del>
      <w:del w:id="15133" w:author="PR Preview" w:date="2026-01-01T00:00:00Z">
        <w:r>
          <w:delText xml:space="preserve"> </w:delText>
        </w:r>
      </w:del>
      <w:del w:id="15134" w:author="PR Preview" w:date="2026-01-01T00:00:00Z">
        <w:r>
          <w:rPr>
            <w:b/>
            <w:bCs/>
          </w:rPr>
          <w:delText xml:space="preserve">positive definite</w:delText>
        </w:r>
      </w:del>
      <w:del w:id="15135" w:author="PR Preview" w:date="2026-01-01T00:00:00Z">
        <w:r>
          <w:delText xml:space="preserve"> </w:delText>
        </w:r>
      </w:del>
      <w:del w:id="15136" w:author="PR Preview" w:date="2026-01-01T00:00:00Z">
        <w:r>
          <w:delText xml:space="preserve">if it satisfies both conditions:</w:delText>
        </w:r>
      </w:del>
    </w:p>
    <w:p>
      <w:pPr>
        <w:pStyle w:val="Compact"/>
        <w:numPr>
          <w:ilvl w:val="0"/>
          <w:numId w:val="1074"/>
        </w:numPr>
      </w:pPr>
      <m:oMath>
        <m:r>
          <m:rPr>
            <m:sty m:val="bi"/>
          </m:rPr>
          <m:t>A</m:t>
        </m:r>
      </m:oMath>
      <w:del w:id="15137" w:author="PR Preview" w:date="2026-01-01T00:00:00Z">
        <w:r>
          <w:delText xml:space="preserve"> </w:delText>
        </w:r>
      </w:del>
      <w:del w:id="15138" w:author="PR Preview" w:date="2026-01-01T00:00:00Z">
        <w:r>
          <w:delText xml:space="preserve">is symmetric (</w:delText>
        </w:r>
      </w:del>
      <w:hyperlink w:anchor="def-symmetric-matrix">
        <w:del w:id="15139" w:author="PR Preview" w:date="2026-01-01T00:00:00Z">
          <w:r>
            <w:rPr>
              <w:rStyle w:val="Hyperlink"/>
            </w:rPr>
            <w:delText xml:space="preserve">Definition 69</w:delText>
          </w:r>
        </w:del>
      </w:hyperlink>
      <w:del w:id="15140" w:author="PR Preview" w:date="2026-01-01T00:00:00Z">
        <w:r>
          <w:delText xml:space="preserve">).</w:delText>
        </w:r>
      </w:del>
    </w:p>
    <w:p>
      <w:pPr>
        <w:pStyle w:val="Compact"/>
        <w:numPr>
          <w:ilvl w:val="0"/>
          <w:numId w:val="1074"/>
        </w:numPr>
      </w:pPr>
      <w:del w:id="15141" w:author="PR Preview" w:date="2026-01-01T00:00:00Z">
        <w:r>
          <w:delText xml:space="preserve">Every quadratic form (</w:delText>
        </w:r>
      </w:del>
      <w:hyperlink w:anchor="def-quadratic-form">
        <w:del w:id="15142" w:author="PR Preview" w:date="2026-01-01T00:00:00Z">
          <w:r>
            <w:rPr>
              <w:rStyle w:val="Hyperlink"/>
            </w:rPr>
            <w:delText xml:space="preserve">Definition 77</w:delText>
          </w:r>
        </w:del>
      </w:hyperlink>
      <w:del w:id="15143" w:author="PR Preview" w:date="2026-01-01T00:00:00Z">
        <w:r>
          <w:delText xml:space="preserve">) in</w:delText>
        </w:r>
      </w:del>
      <w:del w:id="15144" w:author="PR Preview" w:date="2026-01-01T00:00:00Z">
        <w:r>
          <w:delText xml:space="preserve"> </w:delText>
        </w:r>
      </w:del>
      <m:oMath>
        <m:r>
          <m:rPr>
            <m:sty m:val="bi"/>
          </m:rPr>
          <m:t>A</m:t>
        </m:r>
      </m:oMath>
      <w:del w:id="15145" w:author="PR Preview" w:date="2026-01-01T00:00:00Z">
        <w:r>
          <w:delText xml:space="preserve"> </w:delText>
        </w:r>
      </w:del>
      <w:del w:id="15146" w:author="PR Preview" w:date="2026-01-01T00:00:00Z">
        <w:r>
          <w:delText xml:space="preserve">at a nonzero vector is positive:</w:delText>
        </w:r>
      </w:del>
      <w:del w:id="15147"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&gt;</m:t>
        </m:r>
        <m:r>
          <m:t>0</m:t>
        </m:r>
      </m:oMath>
      <w:del w:id="15148" w:author="PR Preview" w:date="2026-01-01T00:00:00Z">
        <w:r>
          <w:delText xml:space="preserve"> </w:delText>
        </w:r>
      </w:del>
      <w:del w:id="15149" w:author="PR Preview" w:date="2026-01-01T00:00:00Z">
        <w:r>
          <w:delText xml:space="preserve">for every vector</w:delText>
        </w:r>
      </w:del>
      <w:del w:id="15150" w:author="PR Preview" w:date="2026-01-01T00:00:00Z">
        <w:r>
          <w:delText xml:space="preserve"> </w:delText>
        </w:r>
      </w:del>
      <m:oMath>
        <m:acc>
          <m:accPr>
            <m:chr m:val="̃"/>
          </m:accPr>
          <m:e>
            <m:r>
              <m:t>x</m:t>
            </m:r>
          </m:e>
        </m:acc>
        <m:r>
          <m:rPr>
            <m:sty m:val="p"/>
          </m:rPr>
          <m:t>≠</m:t>
        </m:r>
        <m:acc>
          <m:accPr>
            <m:chr m:val="̃"/>
          </m:accPr>
          <m:e>
            <m:r>
              <m:t>0</m:t>
            </m:r>
          </m:e>
        </m:acc>
      </m:oMath>
      <w:del w:id="15151" w:author="PR Preview" w:date="2026-01-01T00:00:00Z">
        <w:r>
          <w:delText xml:space="preserve"> </w:delText>
        </w:r>
      </w:del>
      <w:del w:id="15152" w:author="PR Preview" w:date="2026-01-01T00:00:00Z">
        <w:r>
          <w:delText xml:space="preserve">of length</w:delText>
        </w:r>
      </w:del>
      <w:del w:id="15153" w:author="PR Preview" w:date="2026-01-01T00:00:00Z">
        <w:r>
          <w:delText xml:space="preserve"> </w:delText>
        </w:r>
      </w:del>
      <m:oMath>
        <m:r>
          <m:t>p</m:t>
        </m:r>
      </m:oMath>
      <w:del w:id="15154" w:author="PR Preview" w:date="2026-01-01T00:00:00Z">
        <w:r>
          <w:delText xml:space="preserve">.</w:delText>
        </w:r>
      </w:del>
    </w:p>
    <w:p>
      <w:pPr>
        <w:pStyle w:val="FirstParagraph"/>
      </w:pPr>
      <w:del w:id="15155" w:author="PR Preview" w:date="2026-01-01T00:00:00Z">
        <w:r>
          <w:rPr>
            <w:b/>
            <w:bCs/>
          </w:rPr>
          <w:delText xml:space="preserve">Example 143 (Positive definite, semidefinite, and neither)</w:delText>
        </w:r>
      </w:del>
      <w:del w:id="15156" w:author="PR Preview" w:date="2026-01-01T00:00:00Z">
        <w:r>
          <w:delText xml:space="preserve"> </w:delText>
        </w:r>
      </w:del>
      <w:del w:id="15157" w:author="PR Preview" w:date="2026-01-01T00:00:00Z">
        <w:r>
          <w:delText xml:space="preserve"> </w:delText>
        </w:r>
      </w:del>
    </w:p>
    <w:p>
      <w:pPr>
        <w:pStyle w:val="BodyText"/>
      </w:pPr>
      <w:ins w:id="15158" w:author="PR Preview" w:date="2026-01-01T00:00:00Z">
        <w:r>
          <w:rPr>
            <w:b/>
            <w:bCs/>
          </w:rPr>
          <w:t xml:space="preserve">Definition 91 (Positive definite matrix)</w:t>
        </w:r>
      </w:ins>
      <w:ins w:id="15159" w:author="PR Preview" w:date="2026-01-01T00:00:00Z">
        <w:r>
          <w:t xml:space="preserve"> </w:t>
        </w:r>
      </w:ins>
      <w:ins w:id="15160" w:author="PR Preview" w:date="2026-01-01T00:00:00Z">
        <w:r>
          <w:t xml:space="preserve">A</w:t>
        </w:r>
      </w:ins>
      <w:ins w:id="15161" w:author="PR Preview" w:date="2026-01-01T00:00:00Z">
        <w:r>
          <w:t xml:space="preserve"> </w:t>
        </w:r>
      </w:ins>
      <m:oMath>
        <m:r>
          <m:t>p</m:t>
        </m:r>
        <m:r>
          <m:rPr>
            <m:sty m:val="p"/>
          </m:rPr>
          <m:t>×</m:t>
        </m:r>
        <m:r>
          <m:t>p</m:t>
        </m:r>
      </m:oMath>
      <w:ins w:id="15162" w:author="PR Preview" w:date="2026-01-01T00:00:00Z">
        <w:r>
          <w:t xml:space="preserve"> </w:t>
        </w:r>
      </w:ins>
      <w:ins w:id="15163" w:author="PR Preview" w:date="2026-01-01T00:00:00Z">
        <w:r>
          <w:t xml:space="preserve">matrix</w:t>
        </w:r>
      </w:ins>
      <w:ins w:id="15164" w:author="PR Preview" w:date="2026-01-01T00:00:00Z">
        <w:r>
          <w:t xml:space="preserve"> </w:t>
        </w:r>
      </w:ins>
      <m:oMath>
        <m:r>
          <m:rPr>
            <m:sty m:val="bi"/>
          </m:rPr>
          <m:t>A</m:t>
        </m:r>
      </m:oMath>
      <w:ins w:id="15165" w:author="PR Preview" w:date="2026-01-01T00:00:00Z">
        <w:r>
          <w:t xml:space="preserve"> </w:t>
        </w:r>
      </w:ins>
      <w:ins w:id="15166" w:author="PR Preview" w:date="2026-01-01T00:00:00Z">
        <w:r>
          <w:t xml:space="preserve">is</w:t>
        </w:r>
      </w:ins>
      <w:ins w:id="15167" w:author="PR Preview" w:date="2026-01-01T00:00:00Z">
        <w:r>
          <w:t xml:space="preserve"> </w:t>
        </w:r>
      </w:ins>
      <w:ins w:id="15168" w:author="PR Preview" w:date="2026-01-01T00:00:00Z">
        <w:r>
          <w:rPr>
            <w:b/>
            <w:bCs/>
          </w:rPr>
          <w:t xml:space="preserve">positive definite</w:t>
        </w:r>
      </w:ins>
      <w:ins w:id="15169" w:author="PR Preview" w:date="2026-01-01T00:00:00Z">
        <w:r>
          <w:t xml:space="preserve"> </w:t>
        </w:r>
      </w:ins>
      <w:ins w:id="15170" w:author="PR Preview" w:date="2026-01-01T00:00:00Z">
        <w:r>
          <w:t xml:space="preserve">if it satisfies both conditions:</w:t>
        </w:r>
      </w:ins>
    </w:p>
    <w:p>
      <w:pPr>
        <w:pStyle w:val="Compact"/>
        <w:numPr>
          <w:ilvl w:val="0"/>
          <w:numId w:val="1075"/>
        </w:numPr>
      </w:pPr>
      <m:oMath>
        <m:r>
          <m:rPr>
            <m:sty m:val="bi"/>
          </m:rPr>
          <m:t>A</m:t>
        </m:r>
      </m:oMath>
      <w:ins w:id="15171" w:author="PR Preview" w:date="2026-01-01T00:00:00Z">
        <w:r>
          <w:t xml:space="preserve"> </w:t>
        </w:r>
      </w:ins>
      <w:ins w:id="15172" w:author="PR Preview" w:date="2026-01-01T00:00:00Z">
        <w:r>
          <w:t xml:space="preserve">is symmetric (</w:t>
        </w:r>
      </w:ins>
      <w:hyperlink w:anchor="def-symmetric-matrix">
        <w:ins w:id="15173" w:author="PR Preview" w:date="2026-01-01T00:00:00Z">
          <w:r>
            <w:rPr>
              <w:rStyle w:val="Hyperlink"/>
            </w:rPr>
            <w:t xml:space="preserve">Definition 74</w:t>
          </w:r>
        </w:ins>
      </w:hyperlink>
      <w:ins w:id="15174" w:author="PR Preview" w:date="2026-01-01T00:00:00Z">
        <w:r>
          <w:t xml:space="preserve">).</w:t>
        </w:r>
      </w:ins>
    </w:p>
    <w:p>
      <w:pPr>
        <w:pStyle w:val="Compact"/>
        <w:numPr>
          <w:ilvl w:val="0"/>
          <w:numId w:val="1075"/>
        </w:numPr>
      </w:pPr>
      <w:ins w:id="15175" w:author="PR Preview" w:date="2026-01-01T00:00:00Z">
        <w:r>
          <w:t xml:space="preserve">Every quadratic form (</w:t>
        </w:r>
      </w:ins>
      <w:hyperlink w:anchor="def-quadratic-form">
        <w:ins w:id="15176" w:author="PR Preview" w:date="2026-01-01T00:00:00Z">
          <w:r>
            <w:rPr>
              <w:rStyle w:val="Hyperlink"/>
            </w:rPr>
            <w:t xml:space="preserve">Definition 82</w:t>
          </w:r>
        </w:ins>
      </w:hyperlink>
      <w:ins w:id="15177" w:author="PR Preview" w:date="2026-01-01T00:00:00Z">
        <w:r>
          <w:t xml:space="preserve">) in</w:t>
        </w:r>
      </w:ins>
      <w:ins w:id="15178" w:author="PR Preview" w:date="2026-01-01T00:00:00Z">
        <w:r>
          <w:t xml:space="preserve"> </w:t>
        </w:r>
      </w:ins>
      <m:oMath>
        <m:r>
          <m:rPr>
            <m:sty m:val="bi"/>
          </m:rPr>
          <m:t>A</m:t>
        </m:r>
      </m:oMath>
      <w:ins w:id="15179" w:author="PR Preview" w:date="2026-01-01T00:00:00Z">
        <w:r>
          <w:t xml:space="preserve"> </w:t>
        </w:r>
      </w:ins>
      <w:ins w:id="15180" w:author="PR Preview" w:date="2026-01-01T00:00:00Z">
        <w:r>
          <w:t xml:space="preserve">at a nonzero vector is positive:</w:t>
        </w:r>
      </w:ins>
      <w:ins w:id="15181"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&gt;</m:t>
        </m:r>
        <m:r>
          <m:t>0</m:t>
        </m:r>
      </m:oMath>
      <w:ins w:id="15182" w:author="PR Preview" w:date="2026-01-01T00:00:00Z">
        <w:r>
          <w:t xml:space="preserve"> </w:t>
        </w:r>
      </w:ins>
      <w:ins w:id="15183" w:author="PR Preview" w:date="2026-01-01T00:00:00Z">
        <w:r>
          <w:t xml:space="preserve">for every vector</w:t>
        </w:r>
      </w:ins>
      <w:ins w:id="15184" w:author="PR Preview" w:date="2026-01-01T00:00:00Z">
        <w:r>
          <w:t xml:space="preserve"> </w:t>
        </w:r>
      </w:ins>
      <m:oMath>
        <m:acc>
          <m:accPr>
            <m:chr m:val="̃"/>
          </m:accPr>
          <m:e>
            <m:r>
              <m:t>x</m:t>
            </m:r>
          </m:e>
        </m:acc>
        <m:r>
          <m:rPr>
            <m:sty m:val="p"/>
          </m:rPr>
          <m:t>≠</m:t>
        </m:r>
        <m:acc>
          <m:accPr>
            <m:chr m:val="̃"/>
          </m:accPr>
          <m:e>
            <m:r>
              <m:t>0</m:t>
            </m:r>
          </m:e>
        </m:acc>
      </m:oMath>
      <w:ins w:id="15185" w:author="PR Preview" w:date="2026-01-01T00:00:00Z">
        <w:r>
          <w:t xml:space="preserve"> </w:t>
        </w:r>
      </w:ins>
      <w:ins w:id="15186" w:author="PR Preview" w:date="2026-01-01T00:00:00Z">
        <w:r>
          <w:t xml:space="preserve">of length</w:t>
        </w:r>
      </w:ins>
      <w:ins w:id="15187" w:author="PR Preview" w:date="2026-01-01T00:00:00Z">
        <w:r>
          <w:t xml:space="preserve"> </w:t>
        </w:r>
      </w:ins>
      <m:oMath>
        <m:r>
          <m:t>p</m:t>
        </m:r>
      </m:oMath>
      <w:ins w:id="15188" w:author="PR Preview" w:date="2026-01-01T00:00:00Z">
        <w:r>
          <w:t xml:space="preserve">.</w:t>
        </w:r>
      </w:ins>
    </w:p>
    <w:bookmarkEnd w:id="477"/>
    <w:bookmarkStart w:id="478" w:name="exm-positive-definite"/>
    <w:p>
      <w:pPr>
        <w:pStyle w:val="FirstParagraph"/>
      </w:pPr>
      <w:ins w:id="15189" w:author="PR Preview" w:date="2026-01-01T00:00:00Z">
        <w:r>
          <w:rPr>
            <w:b/>
            <w:bCs/>
          </w:rPr>
          <w:t xml:space="preserve">Example 146 (Positive definite, semidefinite, and neither)</w:t>
        </w:r>
      </w:ins>
      <w:ins w:id="15190" w:author="PR Preview" w:date="2026-01-01T00:00:00Z">
        <w:r>
          <w:t xml:space="preserve"> </w:t>
        </w:r>
      </w:ins>
      <w:ins w:id="15191" w:author="PR Preview" w:date="2026-01-01T00:00:00Z">
        <w:r>
          <w:t xml:space="preserve"> </w:t>
        </w:r>
      </w:ins>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5192" w:author="PR Preview" w:date="2026-01-01T00:00:00Z">
        <w:r>
          <w:delText xml:space="preserve"> </w:delText>
        </w:r>
      </w:del>
      <w:del w:id="15193" w:author="PR Preview" w:date="2026-01-01T00:00:00Z">
        <w:r>
          <w:delText xml:space="preserve">from</w:delText>
        </w:r>
      </w:del>
      <w:del w:id="15194" w:author="PR Preview" w:date="2026-01-01T00:00:00Z">
        <w:r>
          <w:delText xml:space="preserve"> </w:delText>
        </w:r>
      </w:del>
      <w:hyperlink w:anchor="exm-positive-semidefinite">
        <w:del w:id="15195" w:author="PR Preview" w:date="2026-01-01T00:00:00Z">
          <w:r>
            <w:rPr>
              <w:rStyle w:val="Hyperlink"/>
            </w:rPr>
            <w:delText xml:space="preserve">Example 142</w:delText>
          </w:r>
        </w:del>
      </w:hyperlink>
      <w:del w:id="15196" w:author="PR Preview" w:date="2026-01-01T00:00:00Z">
        <w:r>
          <w:delText xml:space="preserve"> </w:delText>
        </w:r>
      </w:del>
      <w:del w:id="15197" w:author="PR Preview" w:date="2026-01-01T00:00:00Z">
        <w:r>
          <w:delText xml:space="preserve">is positive semidefinite</w:delText>
        </w:r>
      </w:del>
      <w:del w:id="15198" w:author="PR Preview" w:date="2026-01-01T00:00:00Z">
        <w:r>
          <w:delText xml:space="preserve"> </w:delText>
        </w:r>
      </w:del>
      <w:del w:id="15199" w:author="PR Preview" w:date="2026-01-01T00:00:00Z">
        <w:r>
          <w:delText xml:space="preserve">but not positive definite:</w:delText>
        </w:r>
      </w:del>
      <w:del w:id="15200" w:author="PR Preview" w:date="2026-01-01T00:00:00Z">
        <w:r>
          <w:delText xml:space="preserve"> </w:delText>
        </w:r>
      </w:del>
      <w:del w:id="15201" w:author="PR Preview" w:date="2026-01-01T00:00:00Z">
        <w:r>
          <w:delText xml:space="preserve">at</w:delText>
        </w:r>
      </w:del>
      <w:del w:id="15202" w:author="PR Preview" w:date="2026-01-01T00:00:00Z">
        <w:r>
          <w:delText xml:space="preserve"> </w:delText>
        </w:r>
      </w:del>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del w:id="15203" w:author="PR Preview" w:date="2026-01-01T00:00:00Z">
        <w:r>
          <w:delText xml:space="preserve">,</w:delText>
        </w:r>
      </w:del>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5204" w:author="PR Preview" w:date="2026-01-01T00:00:00Z">
        <w:r>
          <w:t xml:space="preserve"> </w:t>
        </w:r>
      </w:ins>
      <w:ins w:id="15205" w:author="PR Preview" w:date="2026-01-01T00:00:00Z">
        <w:r>
          <w:t xml:space="preserve">from</w:t>
        </w:r>
      </w:ins>
      <w:ins w:id="15206" w:author="PR Preview" w:date="2026-01-01T00:00:00Z">
        <w:r>
          <w:t xml:space="preserve"> </w:t>
        </w:r>
      </w:ins>
      <w:hyperlink w:anchor="exm-positive-semidefinite">
        <w:ins w:id="15207" w:author="PR Preview" w:date="2026-01-01T00:00:00Z">
          <w:r>
            <w:rPr>
              <w:rStyle w:val="Hyperlink"/>
            </w:rPr>
            <w:t xml:space="preserve">Example 145</w:t>
          </w:r>
        </w:ins>
      </w:hyperlink>
      <w:ins w:id="15208" w:author="PR Preview" w:date="2026-01-01T00:00:00Z">
        <w:r>
          <w:t xml:space="preserve"> </w:t>
        </w:r>
      </w:ins>
      <w:ins w:id="15209" w:author="PR Preview" w:date="2026-01-01T00:00:00Z">
        <w:r>
          <w:t xml:space="preserve">is positive semidefinite</w:t>
        </w:r>
      </w:ins>
      <w:ins w:id="15210" w:author="PR Preview" w:date="2026-01-01T00:00:00Z">
        <w:r>
          <w:t xml:space="preserve"> </w:t>
        </w:r>
      </w:ins>
      <w:ins w:id="15211" w:author="PR Preview" w:date="2026-01-01T00:00:00Z">
        <w:r>
          <w:t xml:space="preserve">but not positive definite:</w:t>
        </w:r>
      </w:ins>
      <w:ins w:id="15212" w:author="PR Preview" w:date="2026-01-01T00:00:00Z">
        <w:r>
          <w:t xml:space="preserve"> </w:t>
        </w:r>
      </w:ins>
      <w:ins w:id="15213" w:author="PR Preview" w:date="2026-01-01T00:00:00Z">
        <w:r>
          <w:t xml:space="preserve">at</w:t>
        </w:r>
      </w:ins>
      <w:ins w:id="15214" w:author="PR Preview" w:date="2026-01-01T00:00:00Z">
        <w:r>
          <w:t xml:space="preserve"> </w:t>
        </w:r>
      </w:ins>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ins w:id="15215"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78"/>
    <w:bookmarkStart w:id="479" w:name="rem-positive-definite-symmetry"/>
    <w:p>
      <w:pPr>
        <w:pStyle w:val="FirstParagraph"/>
      </w:pPr>
      <w:del w:id="15216" w:author="PR Preview" w:date="2026-01-01T00:00:00Z">
        <w:r>
          <w:rPr>
            <w:i/>
            <w:iCs/>
          </w:rPr>
          <w:delText xml:space="preserve">Remark 36</w:delText>
        </w:r>
      </w:del>
      <w:del w:id="15217" w:author="PR Preview" w:date="2026-01-01T00:00:00Z">
        <w:r>
          <w:delText xml:space="preserve"> (Why the definition requires symmetry). </w:delText>
        </w:r>
      </w:del>
      <w:del w:id="15218" w:author="PR Preview" w:date="2026-01-01T00:00:00Z">
        <w:r>
          <w:delText xml:space="preserve">A positive definite matrix is positive semidefinite</w:delText>
        </w:r>
      </w:del>
      <w:del w:id="15219" w:author="PR Preview" w:date="2026-01-01T00:00:00Z">
        <w:r>
          <w:delText xml:space="preserve"> </w:delText>
        </w:r>
      </w:del>
      <w:del w:id="15220" w:author="PR Preview" w:date="2026-01-01T00:00:00Z">
        <w:r>
          <w:delText xml:space="preserve">(</w:delText>
        </w:r>
      </w:del>
      <w:hyperlink w:anchor="def-positive-semidefinite">
        <w:del w:id="15221" w:author="PR Preview" w:date="2026-01-01T00:00:00Z">
          <w:r>
            <w:rPr>
              <w:rStyle w:val="Hyperlink"/>
            </w:rPr>
            <w:delText xml:space="preserve">Definition 85</w:delText>
          </w:r>
        </w:del>
      </w:hyperlink>
      <w:del w:id="15222" w:author="PR Preview" w:date="2026-01-01T00:00:00Z">
        <w:r>
          <w:delText xml:space="preserve">):</w:delText>
        </w:r>
      </w:del>
      <w:del w:id="15223"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&gt;</m:t>
        </m:r>
        <m:r>
          <m:t>0</m:t>
        </m:r>
      </m:oMath>
      <w:del w:id="15224" w:author="PR Preview" w:date="2026-01-01T00:00:00Z">
        <w:r>
          <w:delText xml:space="preserve"> </w:delText>
        </w:r>
      </w:del>
      <w:del w:id="15225" w:author="PR Preview" w:date="2026-01-01T00:00:00Z">
        <w:r>
          <w:delText xml:space="preserve">for every</w:delText>
        </w:r>
      </w:del>
      <w:del w:id="15226" w:author="PR Preview" w:date="2026-01-01T00:00:00Z">
        <w:r>
          <w:delText xml:space="preserve"> </w:delText>
        </w:r>
      </w:del>
      <m:oMath>
        <m:acc>
          <m:accPr>
            <m:chr m:val="̃"/>
          </m:accPr>
          <m:e>
            <m:r>
              <m:t>x</m:t>
            </m:r>
          </m:e>
        </m:acc>
        <m:r>
          <m:rPr>
            <m:sty m:val="p"/>
          </m:rPr>
          <m:t>≠</m:t>
        </m:r>
        <m:acc>
          <m:accPr>
            <m:chr m:val="̃"/>
          </m:accPr>
          <m:e>
            <m:r>
              <m:t>0</m:t>
            </m:r>
          </m:e>
        </m:acc>
      </m:oMath>
      <w:del w:id="15227" w:author="PR Preview" w:date="2026-01-01T00:00:00Z">
        <w:r>
          <w:delText xml:space="preserve">,</w:delText>
        </w:r>
      </w:del>
      <w:del w:id="15228" w:author="PR Preview" w:date="2026-01-01T00:00:00Z">
        <w:r>
          <w:delText xml:space="preserve"> </w:delText>
        </w:r>
      </w:del>
      <w:del w:id="15229" w:author="PR Preview" w:date="2026-01-01T00:00:00Z">
        <w:r>
          <w:delText xml:space="preserve">and</w:delText>
        </w:r>
      </w:del>
      <w:del w:id="15230" w:author="PR Preview" w:date="2026-01-01T00:00:00Z">
        <w:r>
          <w:delText xml:space="preserve"> </w:delText>
        </w:r>
      </w:del>
      <m:oMath>
        <m:sSup>
          <m:e>
            <m:acc>
              <m:accPr>
                <m:chr m:val="̃"/>
              </m:accPr>
              <m:e>
                <m:r>
                  <m:t>0</m:t>
                </m:r>
              </m:e>
            </m:acc>
          </m:e>
          <m:sup>
            <m:r>
              <m:rPr>
                <m:sty m:val="p"/>
              </m:rPr>
              <m:t>⊤</m:t>
            </m:r>
          </m:sup>
        </m:sSup>
        <m:r>
          <m:rPr>
            <m:sty m:val="bi"/>
          </m:rPr>
          <m:t>A</m:t>
        </m:r>
        <m:acc>
          <m:accPr>
            <m:chr m:val="̃"/>
          </m:accPr>
          <m:e>
            <m:r>
              <m:t>0</m:t>
            </m:r>
          </m:e>
        </m:acc>
        <m:r>
          <m:rPr>
            <m:sty m:val="p"/>
          </m:rPr>
          <m:t>=</m:t>
        </m:r>
        <m:r>
          <m:t>0</m:t>
        </m:r>
      </m:oMath>
      <w:del w:id="15231" w:author="PR Preview" w:date="2026-01-01T00:00:00Z">
        <w:r>
          <w:delText xml:space="preserve">.</w:delText>
        </w:r>
      </w:del>
      <w:del w:id="15232" w:author="PR Preview" w:date="2026-01-01T00:00:00Z">
        <w:r>
          <w:delText xml:space="preserve"> </w:delText>
        </w:r>
      </w:del>
      <w:del w:id="15233" w:author="PR Preview" w:date="2026-01-01T00:00:00Z">
        <w:r>
          <w:delText xml:space="preserve">For example,</w:delText>
        </w:r>
      </w:del>
      <w:del w:id="15234" w:author="PR Preview" w:date="2026-01-01T00:00:00Z">
        <w:r>
          <w:delText xml:space="preserve"> </w:delText>
        </w:r>
      </w:del>
      <m:oMath>
        <m:sSub>
          <m:e>
            <m:r>
              <m:rPr>
                <m:sty m:val="bi"/>
              </m:rPr>
              <m:t>I</m:t>
            </m:r>
          </m:e>
          <m:sub>
            <m:r>
              <m:t>p</m:t>
            </m:r>
          </m:sub>
        </m:sSub>
      </m:oMath>
      <w:del w:id="15235" w:author="PR Preview" w:date="2026-01-01T00:00:00Z">
        <w:r>
          <w:delText xml:space="preserve"> </w:delText>
        </w:r>
      </w:del>
      <w:del w:id="15236" w:author="PR Preview" w:date="2026-01-01T00:00:00Z">
        <w:r>
          <w:delText xml:space="preserve">in</w:delText>
        </w:r>
      </w:del>
      <w:del w:id="15237" w:author="PR Preview" w:date="2026-01-01T00:00:00Z">
        <w:r>
          <w:delText xml:space="preserve"> </w:delText>
        </w:r>
      </w:del>
      <w:hyperlink w:anchor="exm-positive-definite">
        <w:del w:id="15238" w:author="PR Preview" w:date="2026-01-01T00:00:00Z">
          <w:r>
            <w:rPr>
              <w:rStyle w:val="Hyperlink"/>
            </w:rPr>
            <w:delText xml:space="preserve">Example 143</w:delText>
          </w:r>
        </w:del>
      </w:hyperlink>
      <w:del w:id="15239" w:author="PR Preview" w:date="2026-01-01T00:00:00Z">
        <w:r>
          <w:delText xml:space="preserve"> </w:delText>
        </w:r>
      </w:del>
      <w:del w:id="15240" w:author="PR Preview" w:date="2026-01-01T00:00:00Z">
        <w:r>
          <w:delText xml:space="preserve">is both.</w:delText>
        </w:r>
      </w:del>
    </w:p>
    <w:p>
      <w:pPr>
        <w:pStyle w:val="BodyText"/>
      </w:pPr>
      <w:del w:id="15241" w:author="PR Preview" w:date="2026-01-01T00:00:00Z">
        <w:r>
          <w:delText xml:space="preserve">Some sources drop the symmetry condition from both definitions.</w:delText>
        </w:r>
      </w:del>
      <w:del w:id="15242" w:author="PR Preview" w:date="2026-01-01T00:00:00Z">
        <w:r>
          <w:delText xml:space="preserve"> </w:delText>
        </w:r>
      </w:del>
      <w:del w:id="15243" w:author="PR Preview" w:date="2026-01-01T00:00:00Z">
        <w:r>
          <w:delText xml:space="preserve">These notes keep it,</w:delText>
        </w:r>
      </w:del>
      <w:del w:id="15244" w:author="PR Preview" w:date="2026-01-01T00:00:00Z">
        <w:r>
          <w:delText xml:space="preserve"> </w:delText>
        </w:r>
      </w:del>
      <w:del w:id="15245" w:author="PR Preview" w:date="2026-01-01T00:00:00Z">
        <w:r>
          <w:delText xml:space="preserve">because without it a matrix can pass the quadratic-form condition</w:delText>
        </w:r>
      </w:del>
      <w:del w:id="15246" w:author="PR Preview" w:date="2026-01-01T00:00:00Z">
        <w:r>
          <w:delText xml:space="preserve"> </w:delText>
        </w:r>
      </w:del>
      <w:del w:id="15247" w:author="PR Preview" w:date="2026-01-01T00:00:00Z">
        <w:r>
          <w:delText xml:space="preserve">and still have no real eigenvalues (</w:delText>
        </w:r>
      </w:del>
      <w:hyperlink w:anchor="def-eigenvalue">
        <w:del w:id="15248" w:author="PR Preview" w:date="2026-01-01T00:00:00Z">
          <w:r>
            <w:rPr>
              <w:rStyle w:val="Hyperlink"/>
            </w:rPr>
            <w:delText xml:space="preserve">Definition 82</w:delText>
          </w:r>
        </w:del>
      </w:hyperlink>
      <w:del w:id="15249" w:author="PR Preview" w:date="2026-01-01T00:00:00Z">
        <w:r>
          <w:delText xml:space="preserve">).</w:delText>
        </w:r>
      </w:del>
      <w:del w:id="15250" w:author="PR Preview" w:date="2026-01-01T00:00:00Z">
        <w:r>
          <w:delText xml:space="preserve"> </w:delText>
        </w:r>
      </w:del>
      <w:del w:id="15251" w:author="PR Preview" w:date="2026-01-01T00:00:00Z">
        <w:r>
          <w:delText xml:space="preserve">For example,</w:delText>
        </w:r>
      </w:del>
      <w:del w:id="15252"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del w:id="15253" w:author="PR Preview" w:date="2026-01-01T00:00:00Z">
        <w:r>
          <w:delText xml:space="preserve"> </w:delText>
        </w:r>
      </w:del>
      <w:del w:id="15254" w:author="PR Preview" w:date="2026-01-01T00:00:00Z">
        <w:r>
          <w:delText xml:space="preserve">is not symmetric, and for any</w:delText>
        </w:r>
      </w:del>
      <w:del w:id="15255"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del w:id="15256" w:author="PR Preview" w:date="2026-01-01T00:00:00Z">
        <w:r>
          <w:delText xml:space="preserve">:</w:delText>
        </w:r>
      </w:del>
    </w:p>
    <w:p>
      <w:pPr>
        <w:pStyle w:val="FirstParagraph"/>
      </w:pPr>
      <w:ins w:id="15257" w:author="PR Preview" w:date="2026-01-01T00:00:00Z">
        <w:r>
          <w:rPr>
            <w:i/>
            <w:iCs/>
          </w:rPr>
          <w:t xml:space="preserve">Remark 43</w:t>
        </w:r>
      </w:ins>
      <w:ins w:id="15258" w:author="PR Preview" w:date="2026-01-01T00:00:00Z">
        <w:r>
          <w:t xml:space="preserve"> (Why the definition requires symmetry). </w:t>
        </w:r>
      </w:ins>
      <w:ins w:id="15259" w:author="PR Preview" w:date="2026-01-01T00:00:00Z">
        <w:r>
          <w:t xml:space="preserve">A positive definite matrix is positive semidefinite</w:t>
        </w:r>
      </w:ins>
      <w:ins w:id="15260" w:author="PR Preview" w:date="2026-01-01T00:00:00Z">
        <w:r>
          <w:t xml:space="preserve"> </w:t>
        </w:r>
      </w:ins>
      <w:ins w:id="15261" w:author="PR Preview" w:date="2026-01-01T00:00:00Z">
        <w:r>
          <w:t xml:space="preserve">(</w:t>
        </w:r>
      </w:ins>
      <w:hyperlink w:anchor="def-positive-semidefinite">
        <w:ins w:id="15262" w:author="PR Preview" w:date="2026-01-01T00:00:00Z">
          <w:r>
            <w:rPr>
              <w:rStyle w:val="Hyperlink"/>
            </w:rPr>
            <w:t xml:space="preserve">Definition 90</w:t>
          </w:r>
        </w:ins>
      </w:hyperlink>
      <w:ins w:id="15263" w:author="PR Preview" w:date="2026-01-01T00:00:00Z">
        <w:r>
          <w:t xml:space="preserve">):</w:t>
        </w:r>
      </w:ins>
      <w:ins w:id="15264"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&gt;</m:t>
        </m:r>
        <m:r>
          <m:t>0</m:t>
        </m:r>
      </m:oMath>
      <w:ins w:id="15265" w:author="PR Preview" w:date="2026-01-01T00:00:00Z">
        <w:r>
          <w:t xml:space="preserve"> </w:t>
        </w:r>
      </w:ins>
      <w:ins w:id="15266" w:author="PR Preview" w:date="2026-01-01T00:00:00Z">
        <w:r>
          <w:t xml:space="preserve">for every</w:t>
        </w:r>
      </w:ins>
      <w:ins w:id="15267" w:author="PR Preview" w:date="2026-01-01T00:00:00Z">
        <w:r>
          <w:t xml:space="preserve"> </w:t>
        </w:r>
      </w:ins>
      <m:oMath>
        <m:acc>
          <m:accPr>
            <m:chr m:val="̃"/>
          </m:accPr>
          <m:e>
            <m:r>
              <m:t>x</m:t>
            </m:r>
          </m:e>
        </m:acc>
        <m:r>
          <m:rPr>
            <m:sty m:val="p"/>
          </m:rPr>
          <m:t>≠</m:t>
        </m:r>
        <m:acc>
          <m:accPr>
            <m:chr m:val="̃"/>
          </m:accPr>
          <m:e>
            <m:r>
              <m:t>0</m:t>
            </m:r>
          </m:e>
        </m:acc>
      </m:oMath>
      <w:ins w:id="15268" w:author="PR Preview" w:date="2026-01-01T00:00:00Z">
        <w:r>
          <w:t xml:space="preserve">,</w:t>
        </w:r>
      </w:ins>
      <w:ins w:id="15269" w:author="PR Preview" w:date="2026-01-01T00:00:00Z">
        <w:r>
          <w:t xml:space="preserve"> </w:t>
        </w:r>
      </w:ins>
      <w:ins w:id="15270" w:author="PR Preview" w:date="2026-01-01T00:00:00Z">
        <w:r>
          <w:t xml:space="preserve">and</w:t>
        </w:r>
      </w:ins>
      <w:ins w:id="15271" w:author="PR Preview" w:date="2026-01-01T00:00:00Z">
        <w:r>
          <w:t xml:space="preserve"> </w:t>
        </w:r>
      </w:ins>
      <m:oMath>
        <m:sSup>
          <m:e>
            <m:acc>
              <m:accPr>
                <m:chr m:val="̃"/>
              </m:accPr>
              <m:e>
                <m:r>
                  <m:t>0</m:t>
                </m:r>
              </m:e>
            </m:acc>
          </m:e>
          <m:sup>
            <m:r>
              <m:rPr>
                <m:sty m:val="p"/>
              </m:rPr>
              <m:t>⊤</m:t>
            </m:r>
          </m:sup>
        </m:sSup>
        <m:r>
          <m:rPr>
            <m:sty m:val="bi"/>
          </m:rPr>
          <m:t>A</m:t>
        </m:r>
        <m:acc>
          <m:accPr>
            <m:chr m:val="̃"/>
          </m:accPr>
          <m:e>
            <m:r>
              <m:t>0</m:t>
            </m:r>
          </m:e>
        </m:acc>
        <m:r>
          <m:rPr>
            <m:sty m:val="p"/>
          </m:rPr>
          <m:t>=</m:t>
        </m:r>
        <m:r>
          <m:t>0</m:t>
        </m:r>
      </m:oMath>
      <w:ins w:id="15272" w:author="PR Preview" w:date="2026-01-01T00:00:00Z">
        <w:r>
          <w:t xml:space="preserve">.</w:t>
        </w:r>
      </w:ins>
      <w:ins w:id="15273" w:author="PR Preview" w:date="2026-01-01T00:00:00Z">
        <w:r>
          <w:t xml:space="preserve"> </w:t>
        </w:r>
      </w:ins>
      <w:ins w:id="15274" w:author="PR Preview" w:date="2026-01-01T00:00:00Z">
        <w:r>
          <w:t xml:space="preserve">For example,</w:t>
        </w:r>
      </w:ins>
      <w:ins w:id="15275" w:author="PR Preview" w:date="2026-01-01T00:00:00Z">
        <w:r>
          <w:t xml:space="preserve"> </w:t>
        </w:r>
      </w:ins>
      <m:oMath>
        <m:sSub>
          <m:e>
            <m:r>
              <m:rPr>
                <m:sty m:val="bi"/>
              </m:rPr>
              <m:t>I</m:t>
            </m:r>
          </m:e>
          <m:sub>
            <m:r>
              <m:t>p</m:t>
            </m:r>
          </m:sub>
        </m:sSub>
      </m:oMath>
      <w:ins w:id="15276" w:author="PR Preview" w:date="2026-01-01T00:00:00Z">
        <w:r>
          <w:t xml:space="preserve"> </w:t>
        </w:r>
      </w:ins>
      <w:ins w:id="15277" w:author="PR Preview" w:date="2026-01-01T00:00:00Z">
        <w:r>
          <w:t xml:space="preserve">in</w:t>
        </w:r>
      </w:ins>
      <w:ins w:id="15278" w:author="PR Preview" w:date="2026-01-01T00:00:00Z">
        <w:r>
          <w:t xml:space="preserve"> </w:t>
        </w:r>
      </w:ins>
      <w:hyperlink w:anchor="exm-positive-definite">
        <w:ins w:id="15279" w:author="PR Preview" w:date="2026-01-01T00:00:00Z">
          <w:r>
            <w:rPr>
              <w:rStyle w:val="Hyperlink"/>
            </w:rPr>
            <w:t xml:space="preserve">Example 146</w:t>
          </w:r>
        </w:ins>
      </w:hyperlink>
      <w:ins w:id="15280" w:author="PR Preview" w:date="2026-01-01T00:00:00Z">
        <w:r>
          <w:t xml:space="preserve"> </w:t>
        </w:r>
      </w:ins>
      <w:ins w:id="15281" w:author="PR Preview" w:date="2026-01-01T00:00:00Z">
        <w:r>
          <w:t xml:space="preserve">is both.</w:t>
        </w:r>
      </w:ins>
    </w:p>
    <w:p>
      <w:pPr>
        <w:pStyle w:val="BodyText"/>
      </w:pPr>
      <w:ins w:id="15282" w:author="PR Preview" w:date="2026-01-01T00:00:00Z">
        <w:r>
          <w:t xml:space="preserve">Some sources drop the symmetry condition from both definitions.</w:t>
        </w:r>
      </w:ins>
      <w:ins w:id="15283" w:author="PR Preview" w:date="2026-01-01T00:00:00Z">
        <w:r>
          <w:t xml:space="preserve"> </w:t>
        </w:r>
      </w:ins>
      <w:ins w:id="15284" w:author="PR Preview" w:date="2026-01-01T00:00:00Z">
        <w:r>
          <w:t xml:space="preserve">These notes keep it,</w:t>
        </w:r>
      </w:ins>
      <w:ins w:id="15285" w:author="PR Preview" w:date="2026-01-01T00:00:00Z">
        <w:r>
          <w:t xml:space="preserve"> </w:t>
        </w:r>
      </w:ins>
      <w:ins w:id="15286" w:author="PR Preview" w:date="2026-01-01T00:00:00Z">
        <w:r>
          <w:t xml:space="preserve">because without it a matrix can pass the quadratic-form condition</w:t>
        </w:r>
      </w:ins>
      <w:ins w:id="15287" w:author="PR Preview" w:date="2026-01-01T00:00:00Z">
        <w:r>
          <w:t xml:space="preserve"> </w:t>
        </w:r>
      </w:ins>
      <w:ins w:id="15288" w:author="PR Preview" w:date="2026-01-01T00:00:00Z">
        <w:r>
          <w:t xml:space="preserve">and still have no real eigenvalues (</w:t>
        </w:r>
      </w:ins>
      <w:hyperlink w:anchor="def-eigenvalue">
        <w:ins w:id="15289" w:author="PR Preview" w:date="2026-01-01T00:00:00Z">
          <w:r>
            <w:rPr>
              <w:rStyle w:val="Hyperlink"/>
            </w:rPr>
            <w:t xml:space="preserve">Definition 87</w:t>
          </w:r>
        </w:ins>
      </w:hyperlink>
      <w:ins w:id="15290" w:author="PR Preview" w:date="2026-01-01T00:00:00Z">
        <w:r>
          <w:t xml:space="preserve">).</w:t>
        </w:r>
      </w:ins>
      <w:ins w:id="15291" w:author="PR Preview" w:date="2026-01-01T00:00:00Z">
        <w:r>
          <w:t xml:space="preserve"> </w:t>
        </w:r>
      </w:ins>
      <w:ins w:id="15292" w:author="PR Preview" w:date="2026-01-01T00:00:00Z">
        <w:r>
          <w:t xml:space="preserve">For example,</w:t>
        </w:r>
      </w:ins>
      <w:ins w:id="15293"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ins w:id="15294" w:author="PR Preview" w:date="2026-01-01T00:00:00Z">
        <w:r>
          <w:t xml:space="preserve"> </w:t>
        </w:r>
      </w:ins>
      <w:ins w:id="15295" w:author="PR Preview" w:date="2026-01-01T00:00:00Z">
        <w:r>
          <w:t xml:space="preserve">is not symmetric, and for any</w:t>
        </w:r>
      </w:ins>
      <w:ins w:id="15296"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ins w:id="15297"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79"/>
    <w:p>
      <w:pPr>
        <w:pStyle w:val="BodyText"/>
      </w:pPr>
      <w:r>
        <w:t xml:space="preserve">See also</w:t>
      </w:r>
      <w:r>
        <w:t xml:space="preserve"> </w:t>
      </w:r>
      <w:hyperlink r:id="rId480">
        <w:r>
          <w:rPr>
            <w:rStyle w:val="Hyperlink"/>
          </w:rPr>
          <w:t xml:space="preserve">https://en.wikipedia.org/wiki/Definite_matrix</w:t>
        </w:r>
      </w:hyperlink>
      <w:r>
        <w:t xml:space="preserve">.</w:t>
      </w:r>
    </w:p>
    <w:bookmarkStart w:id="481" w:name="thm-definite-eigenvalues"/>
    <w:p>
      <w:pPr>
        <w:pStyle w:val="BodyText"/>
      </w:pPr>
      <w:del w:id="15298" w:author="PR Preview" w:date="2026-01-01T00:00:00Z">
        <w:r>
          <w:rPr>
            <w:b/>
            <w:bCs/>
          </w:rPr>
          <w:delText xml:space="preserve">Theorem 75 (Definiteness and eigenvalues)</w:delText>
        </w:r>
      </w:del>
      <w:del w:id="15299" w:author="PR Preview" w:date="2026-01-01T00:00:00Z">
        <w:r>
          <w:delText xml:space="preserve"> </w:delText>
        </w:r>
      </w:del>
      <w:del w:id="15300" w:author="PR Preview" w:date="2026-01-01T00:00:00Z">
        <w:r>
          <w:delText xml:space="preserve">Let</w:delText>
        </w:r>
      </w:del>
      <w:del w:id="15301" w:author="PR Preview" w:date="2026-01-01T00:00:00Z">
        <w:r>
          <w:delText xml:space="preserve"> </w:delText>
        </w:r>
      </w:del>
      <m:oMath>
        <m:r>
          <m:rPr>
            <m:sty m:val="bi"/>
          </m:rPr>
          <m:t>A</m:t>
        </m:r>
      </m:oMath>
      <w:del w:id="15302" w:author="PR Preview" w:date="2026-01-01T00:00:00Z">
        <w:r>
          <w:delText xml:space="preserve"> </w:delText>
        </w:r>
      </w:del>
      <w:del w:id="15303" w:author="PR Preview" w:date="2026-01-01T00:00:00Z">
        <w:r>
          <w:delText xml:space="preserve">be a</w:delText>
        </w:r>
      </w:del>
      <w:del w:id="15304" w:author="PR Preview" w:date="2026-01-01T00:00:00Z">
        <w:r>
          <w:delText xml:space="preserve"> </w:delText>
        </w:r>
      </w:del>
      <m:oMath>
        <m:r>
          <m:t>p</m:t>
        </m:r>
        <m:r>
          <m:rPr>
            <m:sty m:val="p"/>
          </m:rPr>
          <m:t>×</m:t>
        </m:r>
        <m:r>
          <m:t>p</m:t>
        </m:r>
      </m:oMath>
      <w:del w:id="15305" w:author="PR Preview" w:date="2026-01-01T00:00:00Z">
        <w:r>
          <w:delText xml:space="preserve"> </w:delText>
        </w:r>
      </w:del>
      <w:del w:id="15306" w:author="PR Preview" w:date="2026-01-01T00:00:00Z">
        <w:r>
          <w:delText xml:space="preserve">symmetric matrix with real entries,</w:delText>
        </w:r>
      </w:del>
      <w:del w:id="15307" w:author="PR Preview" w:date="2026-01-01T00:00:00Z">
        <w:r>
          <w:delText xml:space="preserve"> </w:delText>
        </w:r>
      </w:del>
      <w:del w:id="15308" w:author="PR Preview" w:date="2026-01-01T00:00:00Z">
        <w:r>
          <w:delText xml:space="preserve">with eigendecomposition</w:delText>
        </w:r>
      </w:del>
      <w:del w:id="1530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5310" w:author="PR Preview" w:date="2026-01-01T00:00:00Z">
        <w:r>
          <w:delText xml:space="preserve"> </w:delText>
        </w:r>
      </w:del>
      <w:del w:id="15311" w:author="PR Preview" w:date="2026-01-01T00:00:00Z">
        <w:r>
          <w:delText xml:space="preserve">(</w:delText>
        </w:r>
      </w:del>
      <w:hyperlink w:anchor="def-eigendecomposition">
        <w:del w:id="15312" w:author="PR Preview" w:date="2026-01-01T00:00:00Z">
          <w:r>
            <w:rPr>
              <w:rStyle w:val="Hyperlink"/>
            </w:rPr>
            <w:delText xml:space="preserve">Definition 83</w:delText>
          </w:r>
        </w:del>
      </w:hyperlink>
      <w:del w:id="15313" w:author="PR Preview" w:date="2026-01-01T00:00:00Z">
        <w:r>
          <w:delText xml:space="preserve">)</w:delText>
        </w:r>
      </w:del>
      <w:del w:id="15314" w:author="PR Preview" w:date="2026-01-01T00:00:00Z">
        <w:r>
          <w:delText xml:space="preserve"> </w:delText>
        </w:r>
      </w:del>
      <w:del w:id="15315" w:author="PR Preview" w:date="2026-01-01T00:00:00Z">
        <w:r>
          <w:delText xml:space="preserve">and eigenvalues</w:delText>
        </w:r>
      </w:del>
      <w:del w:id="15316"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5317" w:author="PR Preview" w:date="2026-01-01T00:00:00Z">
        <w:r>
          <w:delText xml:space="preserve"> </w:delText>
        </w:r>
      </w:del>
      <w:del w:id="15318" w:author="PR Preview" w:date="2026-01-01T00:00:00Z">
        <w:r>
          <w:delText xml:space="preserve">on the diagonal of</w:delText>
        </w:r>
      </w:del>
      <w:del w:id="15319" w:author="PR Preview" w:date="2026-01-01T00:00:00Z">
        <w:r>
          <w:delText xml:space="preserve"> </w:delText>
        </w:r>
      </w:del>
      <m:oMath>
        <m:r>
          <m:rPr>
            <m:sty m:val="b"/>
          </m:rPr>
          <m:t>Λ</m:t>
        </m:r>
      </m:oMath>
      <w:del w:id="15320" w:author="PR Preview" w:date="2026-01-01T00:00:00Z">
        <w:r>
          <w:delText xml:space="preserve">.</w:delText>
        </w:r>
      </w:del>
      <w:del w:id="15321" w:author="PR Preview" w:date="2026-01-01T00:00:00Z">
        <w:r>
          <w:delText xml:space="preserve"> </w:delText>
        </w:r>
      </w:del>
      <w:del w:id="15322" w:author="PR Preview" w:date="2026-01-01T00:00:00Z">
        <w:r>
          <w:delText xml:space="preserve">Then:</w:delText>
        </w:r>
      </w:del>
    </w:p>
    <w:p>
      <w:pPr>
        <w:pStyle w:val="Compact"/>
        <w:numPr>
          <w:ilvl w:val="0"/>
          <w:numId w:val="1076"/>
        </w:numPr>
      </w:pPr>
      <m:oMath>
        <m:r>
          <m:rPr>
            <m:sty m:val="bi"/>
          </m:rPr>
          <m:t>A</m:t>
        </m:r>
      </m:oMath>
      <w:del w:id="15323" w:author="PR Preview" w:date="2026-01-01T00:00:00Z">
        <w:r>
          <w:delText xml:space="preserve"> </w:delText>
        </w:r>
      </w:del>
      <w:del w:id="15324" w:author="PR Preview" w:date="2026-01-01T00:00:00Z">
        <w:r>
          <w:delText xml:space="preserve">is positive semidefinite (</w:delText>
        </w:r>
      </w:del>
      <w:hyperlink w:anchor="def-positive-semidefinite">
        <w:del w:id="15325" w:author="PR Preview" w:date="2026-01-01T00:00:00Z">
          <w:r>
            <w:rPr>
              <w:rStyle w:val="Hyperlink"/>
            </w:rPr>
            <w:delText xml:space="preserve">Definition 85</w:delText>
          </w:r>
        </w:del>
      </w:hyperlink>
      <w:del w:id="15326" w:author="PR Preview" w:date="2026-01-01T00:00:00Z">
        <w:r>
          <w:delText xml:space="preserve">)</w:delText>
        </w:r>
      </w:del>
      <w:del w:id="15327" w:author="PR Preview" w:date="2026-01-01T00:00:00Z">
        <w:r>
          <w:delText xml:space="preserve"> </w:delText>
        </w:r>
      </w:del>
      <w:del w:id="15328" w:author="PR Preview" w:date="2026-01-01T00:00:00Z">
        <w:r>
          <w:delText xml:space="preserve">if and only if every</w:delText>
        </w:r>
      </w:del>
      <w:del w:id="15329" w:author="PR Preview" w:date="2026-01-01T00:00:00Z">
        <w:r>
          <w:delText xml:space="preserve"> </w:delText>
        </w:r>
      </w:del>
      <m:oMath>
        <m:sSub>
          <m:e>
            <m:r>
              <m:t>λ</m:t>
            </m:r>
          </m:e>
          <m:sub>
            <m:r>
              <m:t>i</m:t>
            </m:r>
          </m:sub>
        </m:sSub>
        <m:r>
          <m:rPr>
            <m:sty m:val="p"/>
          </m:rPr>
          <m:t>≥</m:t>
        </m:r>
        <m:r>
          <m:t>0</m:t>
        </m:r>
      </m:oMath>
      <w:del w:id="15330" w:author="PR Preview" w:date="2026-01-01T00:00:00Z">
        <w:r>
          <w:delText xml:space="preserve">.</w:delText>
        </w:r>
      </w:del>
    </w:p>
    <w:p>
      <w:pPr>
        <w:pStyle w:val="Compact"/>
        <w:numPr>
          <w:ilvl w:val="0"/>
          <w:numId w:val="1076"/>
        </w:numPr>
      </w:pPr>
      <m:oMath>
        <m:r>
          <m:rPr>
            <m:sty m:val="bi"/>
          </m:rPr>
          <m:t>A</m:t>
        </m:r>
      </m:oMath>
      <w:del w:id="15331" w:author="PR Preview" w:date="2026-01-01T00:00:00Z">
        <w:r>
          <w:delText xml:space="preserve"> </w:delText>
        </w:r>
      </w:del>
      <w:del w:id="15332" w:author="PR Preview" w:date="2026-01-01T00:00:00Z">
        <w:r>
          <w:delText xml:space="preserve">is positive definite (</w:delText>
        </w:r>
      </w:del>
      <w:hyperlink w:anchor="def-positive-definite">
        <w:del w:id="15333" w:author="PR Preview" w:date="2026-01-01T00:00:00Z">
          <w:r>
            <w:rPr>
              <w:rStyle w:val="Hyperlink"/>
            </w:rPr>
            <w:delText xml:space="preserve">Definition 86</w:delText>
          </w:r>
        </w:del>
      </w:hyperlink>
      <w:del w:id="15334" w:author="PR Preview" w:date="2026-01-01T00:00:00Z">
        <w:r>
          <w:delText xml:space="preserve">)</w:delText>
        </w:r>
      </w:del>
      <w:del w:id="15335" w:author="PR Preview" w:date="2026-01-01T00:00:00Z">
        <w:r>
          <w:delText xml:space="preserve"> </w:delText>
        </w:r>
      </w:del>
      <w:del w:id="15336" w:author="PR Preview" w:date="2026-01-01T00:00:00Z">
        <w:r>
          <w:delText xml:space="preserve">if and only if every</w:delText>
        </w:r>
      </w:del>
      <w:del w:id="15337" w:author="PR Preview" w:date="2026-01-01T00:00:00Z">
        <w:r>
          <w:delText xml:space="preserve"> </w:delText>
        </w:r>
      </w:del>
      <m:oMath>
        <m:sSub>
          <m:e>
            <m:r>
              <m:t>λ</m:t>
            </m:r>
          </m:e>
          <m:sub>
            <m:r>
              <m:t>i</m:t>
            </m:r>
          </m:sub>
        </m:sSub>
        <m:r>
          <m:rPr>
            <m:sty m:val="p"/>
          </m:rPr>
          <m:t>&gt;</m:t>
        </m:r>
        <m:r>
          <m:t>0</m:t>
        </m:r>
      </m:oMath>
      <w:del w:id="15338" w:author="PR Preview" w:date="2026-01-01T00:00:00Z">
        <w:r>
          <w:delText xml:space="preserve">.</w:delText>
        </w:r>
      </w:del>
    </w:p>
    <w:p>
      <w:pPr>
        <w:pStyle w:val="BodyText"/>
      </w:pPr>
      <w:ins w:id="15339" w:author="PR Preview" w:date="2026-01-01T00:00:00Z">
        <w:r>
          <w:rPr>
            <w:b/>
            <w:bCs/>
          </w:rPr>
          <w:t xml:space="preserve">Theorem 76 (Definiteness and eigenvalues)</w:t>
        </w:r>
      </w:ins>
      <w:ins w:id="15340" w:author="PR Preview" w:date="2026-01-01T00:00:00Z">
        <w:r>
          <w:t xml:space="preserve"> </w:t>
        </w:r>
      </w:ins>
      <w:ins w:id="15341" w:author="PR Preview" w:date="2026-01-01T00:00:00Z">
        <w:r>
          <w:t xml:space="preserve">Let</w:t>
        </w:r>
      </w:ins>
      <w:ins w:id="15342" w:author="PR Preview" w:date="2026-01-01T00:00:00Z">
        <w:r>
          <w:t xml:space="preserve"> </w:t>
        </w:r>
      </w:ins>
      <m:oMath>
        <m:r>
          <m:rPr>
            <m:sty m:val="bi"/>
          </m:rPr>
          <m:t>A</m:t>
        </m:r>
      </m:oMath>
      <w:ins w:id="15343" w:author="PR Preview" w:date="2026-01-01T00:00:00Z">
        <w:r>
          <w:t xml:space="preserve"> </w:t>
        </w:r>
      </w:ins>
      <w:ins w:id="15344" w:author="PR Preview" w:date="2026-01-01T00:00:00Z">
        <w:r>
          <w:t xml:space="preserve">be a</w:t>
        </w:r>
      </w:ins>
      <w:ins w:id="15345" w:author="PR Preview" w:date="2026-01-01T00:00:00Z">
        <w:r>
          <w:t xml:space="preserve"> </w:t>
        </w:r>
      </w:ins>
      <m:oMath>
        <m:r>
          <m:t>p</m:t>
        </m:r>
        <m:r>
          <m:rPr>
            <m:sty m:val="p"/>
          </m:rPr>
          <m:t>×</m:t>
        </m:r>
        <m:r>
          <m:t>p</m:t>
        </m:r>
      </m:oMath>
      <w:ins w:id="15346" w:author="PR Preview" w:date="2026-01-01T00:00:00Z">
        <w:r>
          <w:t xml:space="preserve"> </w:t>
        </w:r>
      </w:ins>
      <w:ins w:id="15347" w:author="PR Preview" w:date="2026-01-01T00:00:00Z">
        <w:r>
          <w:t xml:space="preserve">symmetric matrix with real entries,</w:t>
        </w:r>
      </w:ins>
      <w:ins w:id="15348" w:author="PR Preview" w:date="2026-01-01T00:00:00Z">
        <w:r>
          <w:t xml:space="preserve"> </w:t>
        </w:r>
      </w:ins>
      <w:ins w:id="15349" w:author="PR Preview" w:date="2026-01-01T00:00:00Z">
        <w:r>
          <w:t xml:space="preserve">with eigendecomposition</w:t>
        </w:r>
      </w:ins>
      <w:ins w:id="15350"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5351" w:author="PR Preview" w:date="2026-01-01T00:00:00Z">
        <w:r>
          <w:t xml:space="preserve"> </w:t>
        </w:r>
      </w:ins>
      <w:ins w:id="15352" w:author="PR Preview" w:date="2026-01-01T00:00:00Z">
        <w:r>
          <w:t xml:space="preserve">(</w:t>
        </w:r>
      </w:ins>
      <w:hyperlink w:anchor="def-eigendecomposition">
        <w:ins w:id="15353" w:author="PR Preview" w:date="2026-01-01T00:00:00Z">
          <w:r>
            <w:rPr>
              <w:rStyle w:val="Hyperlink"/>
            </w:rPr>
            <w:t xml:space="preserve">Definition 88</w:t>
          </w:r>
        </w:ins>
      </w:hyperlink>
      <w:ins w:id="15354" w:author="PR Preview" w:date="2026-01-01T00:00:00Z">
        <w:r>
          <w:t xml:space="preserve">)</w:t>
        </w:r>
      </w:ins>
      <w:ins w:id="15355" w:author="PR Preview" w:date="2026-01-01T00:00:00Z">
        <w:r>
          <w:t xml:space="preserve"> </w:t>
        </w:r>
      </w:ins>
      <w:ins w:id="15356" w:author="PR Preview" w:date="2026-01-01T00:00:00Z">
        <w:r>
          <w:t xml:space="preserve">and eigenvalues</w:t>
        </w:r>
      </w:ins>
      <w:ins w:id="15357"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5358" w:author="PR Preview" w:date="2026-01-01T00:00:00Z">
        <w:r>
          <w:t xml:space="preserve"> </w:t>
        </w:r>
      </w:ins>
      <w:ins w:id="15359" w:author="PR Preview" w:date="2026-01-01T00:00:00Z">
        <w:r>
          <w:t xml:space="preserve">on the diagonal of</w:t>
        </w:r>
      </w:ins>
      <w:ins w:id="15360" w:author="PR Preview" w:date="2026-01-01T00:00:00Z">
        <w:r>
          <w:t xml:space="preserve"> </w:t>
        </w:r>
      </w:ins>
      <m:oMath>
        <m:r>
          <m:rPr>
            <m:sty m:val="b"/>
          </m:rPr>
          <m:t>Λ</m:t>
        </m:r>
      </m:oMath>
      <w:ins w:id="15361" w:author="PR Preview" w:date="2026-01-01T00:00:00Z">
        <w:r>
          <w:t xml:space="preserve">.</w:t>
        </w:r>
      </w:ins>
      <w:ins w:id="15362" w:author="PR Preview" w:date="2026-01-01T00:00:00Z">
        <w:r>
          <w:t xml:space="preserve"> </w:t>
        </w:r>
      </w:ins>
      <w:ins w:id="15363" w:author="PR Preview" w:date="2026-01-01T00:00:00Z">
        <w:r>
          <w:t xml:space="preserve">Then:</w:t>
        </w:r>
      </w:ins>
    </w:p>
    <w:p>
      <w:pPr>
        <w:pStyle w:val="Compact"/>
        <w:numPr>
          <w:ilvl w:val="0"/>
          <w:numId w:val="1077"/>
        </w:numPr>
      </w:pPr>
      <m:oMath>
        <m:r>
          <m:rPr>
            <m:sty m:val="bi"/>
          </m:rPr>
          <m:t>A</m:t>
        </m:r>
      </m:oMath>
      <w:ins w:id="15364" w:author="PR Preview" w:date="2026-01-01T00:00:00Z">
        <w:r>
          <w:t xml:space="preserve"> </w:t>
        </w:r>
      </w:ins>
      <w:ins w:id="15365" w:author="PR Preview" w:date="2026-01-01T00:00:00Z">
        <w:r>
          <w:t xml:space="preserve">is positive semidefinite (</w:t>
        </w:r>
      </w:ins>
      <w:hyperlink w:anchor="def-positive-semidefinite">
        <w:ins w:id="15366" w:author="PR Preview" w:date="2026-01-01T00:00:00Z">
          <w:r>
            <w:rPr>
              <w:rStyle w:val="Hyperlink"/>
            </w:rPr>
            <w:t xml:space="preserve">Definition 90</w:t>
          </w:r>
        </w:ins>
      </w:hyperlink>
      <w:ins w:id="15367" w:author="PR Preview" w:date="2026-01-01T00:00:00Z">
        <w:r>
          <w:t xml:space="preserve">)</w:t>
        </w:r>
      </w:ins>
      <w:ins w:id="15368" w:author="PR Preview" w:date="2026-01-01T00:00:00Z">
        <w:r>
          <w:t xml:space="preserve"> </w:t>
        </w:r>
      </w:ins>
      <w:ins w:id="15369" w:author="PR Preview" w:date="2026-01-01T00:00:00Z">
        <w:r>
          <w:t xml:space="preserve">if and only if every</w:t>
        </w:r>
      </w:ins>
      <w:ins w:id="15370" w:author="PR Preview" w:date="2026-01-01T00:00:00Z">
        <w:r>
          <w:t xml:space="preserve"> </w:t>
        </w:r>
      </w:ins>
      <m:oMath>
        <m:sSub>
          <m:e>
            <m:r>
              <m:t>λ</m:t>
            </m:r>
          </m:e>
          <m:sub>
            <m:r>
              <m:t>i</m:t>
            </m:r>
          </m:sub>
        </m:sSub>
        <m:r>
          <m:rPr>
            <m:sty m:val="p"/>
          </m:rPr>
          <m:t>≥</m:t>
        </m:r>
        <m:r>
          <m:t>0</m:t>
        </m:r>
      </m:oMath>
      <w:ins w:id="15371" w:author="PR Preview" w:date="2026-01-01T00:00:00Z">
        <w:r>
          <w:t xml:space="preserve">.</w:t>
        </w:r>
      </w:ins>
    </w:p>
    <w:p>
      <w:pPr>
        <w:pStyle w:val="Compact"/>
        <w:numPr>
          <w:ilvl w:val="0"/>
          <w:numId w:val="1077"/>
        </w:numPr>
      </w:pPr>
      <m:oMath>
        <m:r>
          <m:rPr>
            <m:sty m:val="bi"/>
          </m:rPr>
          <m:t>A</m:t>
        </m:r>
      </m:oMath>
      <w:ins w:id="15372" w:author="PR Preview" w:date="2026-01-01T00:00:00Z">
        <w:r>
          <w:t xml:space="preserve"> </w:t>
        </w:r>
      </w:ins>
      <w:ins w:id="15373" w:author="PR Preview" w:date="2026-01-01T00:00:00Z">
        <w:r>
          <w:t xml:space="preserve">is positive definite (</w:t>
        </w:r>
      </w:ins>
      <w:hyperlink w:anchor="def-positive-definite">
        <w:ins w:id="15374" w:author="PR Preview" w:date="2026-01-01T00:00:00Z">
          <w:r>
            <w:rPr>
              <w:rStyle w:val="Hyperlink"/>
            </w:rPr>
            <w:t xml:space="preserve">Definition 91</w:t>
          </w:r>
        </w:ins>
      </w:hyperlink>
      <w:ins w:id="15375" w:author="PR Preview" w:date="2026-01-01T00:00:00Z">
        <w:r>
          <w:t xml:space="preserve">)</w:t>
        </w:r>
      </w:ins>
      <w:ins w:id="15376" w:author="PR Preview" w:date="2026-01-01T00:00:00Z">
        <w:r>
          <w:t xml:space="preserve"> </w:t>
        </w:r>
      </w:ins>
      <w:ins w:id="15377" w:author="PR Preview" w:date="2026-01-01T00:00:00Z">
        <w:r>
          <w:t xml:space="preserve">if and only if every</w:t>
        </w:r>
      </w:ins>
      <w:ins w:id="15378" w:author="PR Preview" w:date="2026-01-01T00:00:00Z">
        <w:r>
          <w:t xml:space="preserve"> </w:t>
        </w:r>
      </w:ins>
      <m:oMath>
        <m:sSub>
          <m:e>
            <m:r>
              <m:t>λ</m:t>
            </m:r>
          </m:e>
          <m:sub>
            <m:r>
              <m:t>i</m:t>
            </m:r>
          </m:sub>
        </m:sSub>
        <m:r>
          <m:rPr>
            <m:sty m:val="p"/>
          </m:rPr>
          <m:t>&gt;</m:t>
        </m:r>
        <m:r>
          <m:t>0</m:t>
        </m:r>
      </m:oMath>
      <w:ins w:id="15379" w:author="PR Preview" w:date="2026-01-01T00:00:00Z">
        <w:r>
          <w:t xml:space="preserve">.</w:t>
        </w:r>
      </w:ins>
    </w:p>
    <w:bookmarkEnd w:id="48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del w:id="15380" w:author="PR Preview" w:date="2026-01-01T00:00:00Z">
        <w:r>
          <w:delText xml:space="preserve">The second step is</w:delText>
        </w:r>
      </w:del>
      <w:del w:id="15381" w:author="PR Preview" w:date="2026-01-01T00:00:00Z">
        <w:r>
          <w:delText xml:space="preserve"> </w:delText>
        </w:r>
      </w:del>
      <w:hyperlink w:anchor="thm-transpose-product">
        <w:del w:id="15382" w:author="PR Preview" w:date="2026-01-01T00:00:00Z">
          <w:r>
            <w:rPr>
              <w:rStyle w:val="Hyperlink"/>
            </w:rPr>
            <w:delText xml:space="preserve">Theorem 19</w:delText>
          </w:r>
        </w:del>
      </w:hyperlink>
      <w:del w:id="15383" w:author="PR Preview" w:date="2026-01-01T00:00:00Z">
        <w:r>
          <w:delText xml:space="preserve">.</w:delText>
        </w:r>
      </w:del>
      <w:del w:id="15384" w:author="PR Preview" w:date="2026-01-01T00:00:00Z">
        <w:r>
          <w:delText xml:space="preserve"> </w:delText>
        </w:r>
      </w:del>
      <w:del w:id="15385" w:author="PR Preview" w:date="2026-01-01T00:00:00Z">
        <w:r>
          <w:delText xml:space="preserve">Also,</w:delText>
        </w:r>
      </w:del>
      <w:del w:id="15386" w:author="PR Preview" w:date="2026-01-01T00:00:00Z">
        <w:r>
          <w:delText xml:space="preserve"> </w:delText>
        </w:r>
      </w:del>
      <m:oMath>
        <m:acc>
          <m:accPr>
            <m:chr m:val="̃"/>
          </m:accPr>
          <m:e>
            <m:r>
              <m:t>x</m:t>
            </m:r>
          </m:e>
        </m:acc>
        <m:r>
          <m:rPr>
            <m:sty m:val="p"/>
          </m:rPr>
          <m:t>=</m:t>
        </m:r>
        <m:acc>
          <m:accPr>
            <m:chr m:val="̃"/>
          </m:accPr>
          <m:e>
            <m:r>
              <m:t>0</m:t>
            </m:r>
          </m:e>
        </m:acc>
      </m:oMath>
      <w:del w:id="15387" w:author="PR Preview" w:date="2026-01-01T00:00:00Z">
        <w:r>
          <w:delText xml:space="preserve"> </w:delText>
        </w:r>
      </w:del>
      <w:del w:id="15388" w:author="PR Preview" w:date="2026-01-01T00:00:00Z">
        <w:r>
          <w:delText xml:space="preserve">exactly when</w:delText>
        </w:r>
      </w:del>
      <w:del w:id="15389" w:author="PR Preview" w:date="2026-01-01T00:00:00Z">
        <w:r>
          <w:delText xml:space="preserve"> </w:delText>
        </w:r>
      </w:del>
      <m:oMath>
        <m:acc>
          <m:accPr>
            <m:chr m:val="̃"/>
          </m:accPr>
          <m:e>
            <m:r>
              <m:t>y</m:t>
            </m:r>
          </m:e>
        </m:acc>
        <m:r>
          <m:rPr>
            <m:sty m:val="p"/>
          </m:rPr>
          <m:t>=</m:t>
        </m:r>
        <m:acc>
          <m:accPr>
            <m:chr m:val="̃"/>
          </m:accPr>
          <m:e>
            <m:r>
              <m:t>0</m:t>
            </m:r>
          </m:e>
        </m:acc>
      </m:oMath>
      <w:del w:id="15390" w:author="PR Preview" w:date="2026-01-01T00:00:00Z">
        <w:r>
          <w:delText xml:space="preserve">:</w:delText>
        </w:r>
      </w:del>
      <w:del w:id="15391"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15392" w:author="PR Preview" w:date="2026-01-01T00:00:00Z">
        <w:r>
          <w:delText xml:space="preserve"> </w:delText>
        </w:r>
      </w:del>
      <w:del w:id="15393" w:author="PR Preview" w:date="2026-01-01T00:00:00Z">
        <w:r>
          <w:delText xml:space="preserve">for an orthogonal matrix</w:delText>
        </w:r>
      </w:del>
      <w:del w:id="15394" w:author="PR Preview" w:date="2026-01-01T00:00:00Z">
        <w:r>
          <w:delText xml:space="preserve"> </w:delText>
        </w:r>
      </w:del>
      <w:del w:id="15395" w:author="PR Preview" w:date="2026-01-01T00:00:00Z">
        <w:r>
          <w:delText xml:space="preserve">(</w:delText>
        </w:r>
      </w:del>
      <w:hyperlink w:anchor="def-orthogonal-matrix">
        <w:del w:id="15396" w:author="PR Preview" w:date="2026-01-01T00:00:00Z">
          <w:r>
            <w:rPr>
              <w:rStyle w:val="Hyperlink"/>
            </w:rPr>
            <w:delText xml:space="preserve">Definition 76</w:delText>
          </w:r>
        </w:del>
      </w:hyperlink>
      <w:del w:id="15397" w:author="PR Preview" w:date="2026-01-01T00:00:00Z">
        <w:r>
          <w:delText xml:space="preserve">),</w:delText>
        </w:r>
      </w:del>
      <w:del w:id="15398" w:author="PR Preview" w:date="2026-01-01T00:00:00Z">
        <w:r>
          <w:delText xml:space="preserve"> </w:delText>
        </w:r>
      </w:del>
      <w:del w:id="15399" w:author="PR Preview" w:date="2026-01-01T00:00:00Z">
        <w:r>
          <w:delText xml:space="preserve">so</w:delText>
        </w:r>
      </w:del>
      <w:del w:id="15400" w:author="PR Preview" w:date="2026-01-01T00:00:00Z">
        <w:r>
          <w:delText xml:space="preserve"> </w:delText>
        </w:r>
      </w:del>
      <m:oMath>
        <m:acc>
          <m:accPr>
            <m:chr m:val="̃"/>
          </m:accPr>
          <m:e>
            <m:r>
              <m:t>x</m:t>
            </m:r>
          </m:e>
        </m:acc>
        <m:r>
          <m:rPr>
            <m:sty m:val="p"/>
          </m:rPr>
          <m:t>=</m:t>
        </m:r>
        <m:r>
          <m:rPr>
            <m:sty m:val="bi"/>
          </m:rPr>
          <m:t>Q</m:t>
        </m:r>
        <m:acc>
          <m:accPr>
            <m:chr m:val="̃"/>
          </m:accPr>
          <m:e>
            <m:r>
              <m:t>y</m:t>
            </m:r>
          </m:e>
        </m:acc>
      </m:oMath>
      <w:del w:id="15401" w:author="PR Preview" w:date="2026-01-01T00:00:00Z">
        <w:r>
          <w:delText xml:space="preserve">.</w:delText>
        </w:r>
      </w:del>
    </w:p>
    <w:p>
      <w:pPr>
        <w:pStyle w:val="FirstParagraph"/>
      </w:pPr>
      <w:ins w:id="15402" w:author="PR Preview" w:date="2026-01-01T00:00:00Z">
        <w:r>
          <w:t xml:space="preserve">The second step is</w:t>
        </w:r>
      </w:ins>
      <w:ins w:id="15403" w:author="PR Preview" w:date="2026-01-01T00:00:00Z">
        <w:r>
          <w:t xml:space="preserve"> </w:t>
        </w:r>
      </w:ins>
      <w:hyperlink w:anchor="thm-transpose-product">
        <w:ins w:id="15404" w:author="PR Preview" w:date="2026-01-01T00:00:00Z">
          <w:r>
            <w:rPr>
              <w:rStyle w:val="Hyperlink"/>
            </w:rPr>
            <w:t xml:space="preserve">Theorem 19</w:t>
          </w:r>
        </w:ins>
      </w:hyperlink>
      <w:ins w:id="15405" w:author="PR Preview" w:date="2026-01-01T00:00:00Z">
        <w:r>
          <w:t xml:space="preserve">.</w:t>
        </w:r>
      </w:ins>
      <w:ins w:id="15406" w:author="PR Preview" w:date="2026-01-01T00:00:00Z">
        <w:r>
          <w:t xml:space="preserve"> </w:t>
        </w:r>
      </w:ins>
      <w:ins w:id="15407" w:author="PR Preview" w:date="2026-01-01T00:00:00Z">
        <w:r>
          <w:t xml:space="preserve">Also,</w:t>
        </w:r>
      </w:ins>
      <w:ins w:id="15408" w:author="PR Preview" w:date="2026-01-01T00:00:00Z">
        <w:r>
          <w:t xml:space="preserve"> </w:t>
        </w:r>
      </w:ins>
      <m:oMath>
        <m:acc>
          <m:accPr>
            <m:chr m:val="̃"/>
          </m:accPr>
          <m:e>
            <m:r>
              <m:t>x</m:t>
            </m:r>
          </m:e>
        </m:acc>
        <m:r>
          <m:rPr>
            <m:sty m:val="p"/>
          </m:rPr>
          <m:t>=</m:t>
        </m:r>
        <m:acc>
          <m:accPr>
            <m:chr m:val="̃"/>
          </m:accPr>
          <m:e>
            <m:r>
              <m:t>0</m:t>
            </m:r>
          </m:e>
        </m:acc>
      </m:oMath>
      <w:ins w:id="15409" w:author="PR Preview" w:date="2026-01-01T00:00:00Z">
        <w:r>
          <w:t xml:space="preserve"> </w:t>
        </w:r>
      </w:ins>
      <w:ins w:id="15410" w:author="PR Preview" w:date="2026-01-01T00:00:00Z">
        <w:r>
          <w:t xml:space="preserve">exactly when</w:t>
        </w:r>
      </w:ins>
      <w:ins w:id="15411" w:author="PR Preview" w:date="2026-01-01T00:00:00Z">
        <w:r>
          <w:t xml:space="preserve"> </w:t>
        </w:r>
      </w:ins>
      <m:oMath>
        <m:acc>
          <m:accPr>
            <m:chr m:val="̃"/>
          </m:accPr>
          <m:e>
            <m:r>
              <m:t>y</m:t>
            </m:r>
          </m:e>
        </m:acc>
        <m:r>
          <m:rPr>
            <m:sty m:val="p"/>
          </m:rPr>
          <m:t>=</m:t>
        </m:r>
        <m:acc>
          <m:accPr>
            <m:chr m:val="̃"/>
          </m:accPr>
          <m:e>
            <m:r>
              <m:t>0</m:t>
            </m:r>
          </m:e>
        </m:acc>
      </m:oMath>
      <w:ins w:id="15412" w:author="PR Preview" w:date="2026-01-01T00:00:00Z">
        <w:r>
          <w:t xml:space="preserve">:</w:t>
        </w:r>
      </w:ins>
      <w:ins w:id="15413"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15414" w:author="PR Preview" w:date="2026-01-01T00:00:00Z">
        <w:r>
          <w:t xml:space="preserve"> </w:t>
        </w:r>
      </w:ins>
      <w:ins w:id="15415" w:author="PR Preview" w:date="2026-01-01T00:00:00Z">
        <w:r>
          <w:t xml:space="preserve">for an orthogonal matrix</w:t>
        </w:r>
      </w:ins>
      <w:ins w:id="15416" w:author="PR Preview" w:date="2026-01-01T00:00:00Z">
        <w:r>
          <w:t xml:space="preserve"> </w:t>
        </w:r>
      </w:ins>
      <w:ins w:id="15417" w:author="PR Preview" w:date="2026-01-01T00:00:00Z">
        <w:r>
          <w:t xml:space="preserve">(</w:t>
        </w:r>
      </w:ins>
      <w:hyperlink w:anchor="def-orthogonal-matrix">
        <w:ins w:id="15418" w:author="PR Preview" w:date="2026-01-01T00:00:00Z">
          <w:r>
            <w:rPr>
              <w:rStyle w:val="Hyperlink"/>
            </w:rPr>
            <w:t xml:space="preserve">Definition 81</w:t>
          </w:r>
        </w:ins>
      </w:hyperlink>
      <w:ins w:id="15419" w:author="PR Preview" w:date="2026-01-01T00:00:00Z">
        <w:r>
          <w:t xml:space="preserve">),</w:t>
        </w:r>
      </w:ins>
      <w:ins w:id="15420" w:author="PR Preview" w:date="2026-01-01T00:00:00Z">
        <w:r>
          <w:t xml:space="preserve"> </w:t>
        </w:r>
      </w:ins>
      <w:ins w:id="15421" w:author="PR Preview" w:date="2026-01-01T00:00:00Z">
        <w:r>
          <w:t xml:space="preserve">so</w:t>
        </w:r>
      </w:ins>
      <w:ins w:id="15422" w:author="PR Preview" w:date="2026-01-01T00:00:00Z">
        <w:r>
          <w:t xml:space="preserve"> </w:t>
        </w:r>
      </w:ins>
      <m:oMath>
        <m:acc>
          <m:accPr>
            <m:chr m:val="̃"/>
          </m:accPr>
          <m:e>
            <m:r>
              <m:t>x</m:t>
            </m:r>
          </m:e>
        </m:acc>
        <m:r>
          <m:rPr>
            <m:sty m:val="p"/>
          </m:rPr>
          <m:t>=</m:t>
        </m:r>
        <m:r>
          <m:rPr>
            <m:sty m:val="bi"/>
          </m:rPr>
          <m:t>Q</m:t>
        </m:r>
        <m:acc>
          <m:accPr>
            <m:chr m:val="̃"/>
          </m:accPr>
          <m:e>
            <m:r>
              <m:t>y</m:t>
            </m:r>
          </m:e>
        </m:acc>
      </m:oMath>
      <w:ins w:id="15423" w:author="PR Preview" w:date="2026-01-01T00:00:00Z">
        <w:r>
          <w:t xml:space="preserve">.</w:t>
        </w:r>
      </w:ins>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82" w:name="exm-definite-eigenvalues"/>
    <w:p>
      <w:pPr>
        <w:pStyle w:val="BodyText"/>
      </w:pPr>
      <w:del w:id="15424" w:author="PR Preview" w:date="2026-01-01T00:00:00Z">
        <w:r>
          <w:rPr>
            <w:b/>
            <w:bCs/>
          </w:rPr>
          <w:delText xml:space="preserve">Example 144 (Reading definiteness off the eigenvalues)</w:delText>
        </w:r>
      </w:del>
      <w:del w:id="15425" w:author="PR Preview" w:date="2026-01-01T00:00:00Z">
        <w:r>
          <w:delText xml:space="preserve"> </w:delText>
        </w:r>
      </w:del>
      <w:del w:id="15426" w:author="PR Preview" w:date="2026-01-01T00:00:00Z">
        <w:r>
          <w:delText xml:space="preserve"> </w:delText>
        </w:r>
      </w:del>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5427" w:author="PR Preview" w:date="2026-01-01T00:00:00Z">
        <w:r>
          <w:delText xml:space="preserve"> </w:delText>
        </w:r>
      </w:del>
      <w:del w:id="15428" w:author="PR Preview" w:date="2026-01-01T00:00:00Z">
        <w:r>
          <w:delText xml:space="preserve">has eigenvalues</w:delText>
        </w:r>
      </w:del>
      <w:del w:id="15429" w:author="PR Preview" w:date="2026-01-01T00:00:00Z">
        <w:r>
          <w:delText xml:space="preserve"> </w:delText>
        </w:r>
      </w:del>
      <m:oMath>
        <m:r>
          <m:t>3</m:t>
        </m:r>
      </m:oMath>
      <w:del w:id="15430" w:author="PR Preview" w:date="2026-01-01T00:00:00Z">
        <w:r>
          <w:delText xml:space="preserve"> </w:delText>
        </w:r>
      </w:del>
      <w:del w:id="15431" w:author="PR Preview" w:date="2026-01-01T00:00:00Z">
        <w:r>
          <w:delText xml:space="preserve">and</w:delText>
        </w:r>
      </w:del>
      <w:del w:id="15432" w:author="PR Preview" w:date="2026-01-01T00:00:00Z">
        <w:r>
          <w:delText xml:space="preserve"> </w:delText>
        </w:r>
      </w:del>
      <m:oMath>
        <m:r>
          <m:t>1</m:t>
        </m:r>
      </m:oMath>
      <w:del w:id="15433" w:author="PR Preview" w:date="2026-01-01T00:00:00Z">
        <w:r>
          <w:delText xml:space="preserve"> </w:delText>
        </w:r>
      </w:del>
      <w:del w:id="15434" w:author="PR Preview" w:date="2026-01-01T00:00:00Z">
        <w:r>
          <w:delText xml:space="preserve">(</w:delText>
        </w:r>
      </w:del>
      <w:hyperlink w:anchor="exm-eigenvalue">
        <w:del w:id="15435" w:author="PR Preview" w:date="2026-01-01T00:00:00Z">
          <w:r>
            <w:rPr>
              <w:rStyle w:val="Hyperlink"/>
            </w:rPr>
            <w:delText xml:space="preserve">Example 137</w:delText>
          </w:r>
        </w:del>
      </w:hyperlink>
      <w:del w:id="15436" w:author="PR Preview" w:date="2026-01-01T00:00:00Z">
        <w:r>
          <w:delText xml:space="preserve">),</w:delText>
        </w:r>
      </w:del>
      <w:del w:id="15437" w:author="PR Preview" w:date="2026-01-01T00:00:00Z">
        <w:r>
          <w:delText xml:space="preserve"> </w:delText>
        </w:r>
      </w:del>
      <w:del w:id="15438" w:author="PR Preview" w:date="2026-01-01T00:00:00Z">
        <w:r>
          <w:delText xml:space="preserve">both positive, so it is positive definite.</w:delText>
        </w:r>
      </w:del>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5439" w:author="PR Preview" w:date="2026-01-01T00:00:00Z">
        <w:r>
          <w:delText xml:space="preserve"> </w:delText>
        </w:r>
      </w:del>
      <w:del w:id="15440" w:author="PR Preview" w:date="2026-01-01T00:00:00Z">
        <w:r>
          <w:delText xml:space="preserve">has eigenvalues</w:delText>
        </w:r>
      </w:del>
      <w:del w:id="15441" w:author="PR Preview" w:date="2026-01-01T00:00:00Z">
        <w:r>
          <w:delText xml:space="preserve"> </w:delText>
        </w:r>
      </w:del>
      <m:oMath>
        <m:r>
          <m:t>2</m:t>
        </m:r>
      </m:oMath>
      <w:del w:id="15442" w:author="PR Preview" w:date="2026-01-01T00:00:00Z">
        <w:r>
          <w:delText xml:space="preserve">, for the eigenvector</w:delText>
        </w:r>
      </w:del>
      <w:del w:id="15443" w:author="PR Preview" w:date="2026-01-01T00:00:00Z">
        <w:r>
          <w:delText xml:space="preserve"> </w:delText>
        </w:r>
      </w:del>
      <m:oMath>
        <m:r>
          <m:rPr>
            <m:sty m:val="p"/>
          </m:rPr>
          <m:t>(</m:t>
        </m:r>
        <m:r>
          <m:t>1</m:t>
        </m:r>
        <m:r>
          <m:rPr>
            <m:sty m:val="p"/>
          </m:rPr>
          <m:t>,</m:t>
        </m:r>
        <m:r>
          <m:t>1</m:t>
        </m:r>
        <m:r>
          <m:rPr>
            <m:sty m:val="p"/>
          </m:rPr>
          <m:t>)</m:t>
        </m:r>
      </m:oMath>
      <w:del w:id="15444" w:author="PR Preview" w:date="2026-01-01T00:00:00Z">
        <w:r>
          <w:delText xml:space="preserve">,</w:delText>
        </w:r>
      </w:del>
      <w:del w:id="15445" w:author="PR Preview" w:date="2026-01-01T00:00:00Z">
        <w:r>
          <w:delText xml:space="preserve"> </w:delText>
        </w:r>
      </w:del>
      <w:del w:id="15446" w:author="PR Preview" w:date="2026-01-01T00:00:00Z">
        <w:r>
          <w:delText xml:space="preserve">and</w:delText>
        </w:r>
      </w:del>
      <w:del w:id="15447" w:author="PR Preview" w:date="2026-01-01T00:00:00Z">
        <w:r>
          <w:delText xml:space="preserve"> </w:delText>
        </w:r>
      </w:del>
      <m:oMath>
        <m:r>
          <m:t>0</m:t>
        </m:r>
      </m:oMath>
      <w:del w:id="15448" w:author="PR Preview" w:date="2026-01-01T00:00:00Z">
        <w:r>
          <w:delText xml:space="preserve">, for the eigenvector</w:delText>
        </w:r>
      </w:del>
      <w:del w:id="15449" w:author="PR Preview" w:date="2026-01-01T00:00:00Z">
        <w:r>
          <w:delText xml:space="preserve"> </w:delText>
        </w:r>
      </w:del>
      <m:oMath>
        <m:r>
          <m:rPr>
            <m:sty m:val="p"/>
          </m:rPr>
          <m:t>(</m:t>
        </m:r>
        <m:r>
          <m:t>1</m:t>
        </m:r>
        <m:r>
          <m:rPr>
            <m:sty m:val="p"/>
          </m:rPr>
          <m:t>,</m:t>
        </m:r>
        <m:r>
          <m:rPr>
            <m:sty m:val="p"/>
          </m:rPr>
          <m:t>−</m:t>
        </m:r>
        <m:r>
          <m:t>1</m:t>
        </m:r>
        <m:r>
          <m:rPr>
            <m:sty m:val="p"/>
          </m:rPr>
          <m:t>)</m:t>
        </m:r>
      </m:oMath>
      <w:del w:id="15450" w:author="PR Preview" w:date="2026-01-01T00:00:00Z">
        <w:r>
          <w:delText xml:space="preserve">,</w:delText>
        </w:r>
      </w:del>
      <w:del w:id="15451" w:author="PR Preview" w:date="2026-01-01T00:00:00Z">
        <w:r>
          <w:delText xml:space="preserve"> </w:delText>
        </w:r>
      </w:del>
      <w:del w:id="15452" w:author="PR Preview" w:date="2026-01-01T00:00:00Z">
        <w:r>
          <w:delText xml:space="preserve">so it is positive semidefinite but not positive definite,</w:delText>
        </w:r>
      </w:del>
      <w:del w:id="15453" w:author="PR Preview" w:date="2026-01-01T00:00:00Z">
        <w:r>
          <w:delText xml:space="preserve"> </w:delText>
        </w:r>
      </w:del>
      <w:del w:id="15454" w:author="PR Preview" w:date="2026-01-01T00:00:00Z">
        <w:r>
          <w:delText xml:space="preserve">as</w:delText>
        </w:r>
      </w:del>
      <w:del w:id="15455" w:author="PR Preview" w:date="2026-01-01T00:00:00Z">
        <w:r>
          <w:delText xml:space="preserve"> </w:delText>
        </w:r>
      </w:del>
      <w:hyperlink w:anchor="exm-positive-definite">
        <w:del w:id="15456" w:author="PR Preview" w:date="2026-01-01T00:00:00Z">
          <w:r>
            <w:rPr>
              <w:rStyle w:val="Hyperlink"/>
            </w:rPr>
            <w:delText xml:space="preserve">Example 143</w:delText>
          </w:r>
        </w:del>
      </w:hyperlink>
      <w:del w:id="15457" w:author="PR Preview" w:date="2026-01-01T00:00:00Z">
        <w:r>
          <w:delText xml:space="preserve"> </w:delText>
        </w:r>
      </w:del>
      <w:del w:id="15458" w:author="PR Preview" w:date="2026-01-01T00:00:00Z">
        <w:r>
          <w:delText xml:space="preserve">found directly.</w:delText>
        </w:r>
      </w:del>
    </w:p>
    <w:p>
      <w:pPr>
        <w:pStyle w:val="FirstParagraph"/>
      </w:pPr>
      <w:del w:id="15459" w:author="PR Preview" w:date="2026-01-01T00:00:00Z">
        <w:r>
          <w:rPr>
            <w:b/>
            <w:bCs/>
          </w:rPr>
          <w:delText xml:space="preserve">Theorem 76 (A positive definite matrix has a positive definite inverse)</w:delText>
        </w:r>
      </w:del>
      <w:del w:id="15460" w:author="PR Preview" w:date="2026-01-01T00:00:00Z">
        <w:r>
          <w:delText xml:space="preserve"> </w:delText>
        </w:r>
      </w:del>
      <w:del w:id="15461" w:author="PR Preview" w:date="2026-01-01T00:00:00Z">
        <w:r>
          <w:delText xml:space="preserve">Let</w:delText>
        </w:r>
      </w:del>
      <w:del w:id="15462" w:author="PR Preview" w:date="2026-01-01T00:00:00Z">
        <w:r>
          <w:delText xml:space="preserve"> </w:delText>
        </w:r>
      </w:del>
      <m:oMath>
        <m:r>
          <m:rPr>
            <m:sty m:val="bi"/>
          </m:rPr>
          <m:t>A</m:t>
        </m:r>
      </m:oMath>
      <w:del w:id="15463" w:author="PR Preview" w:date="2026-01-01T00:00:00Z">
        <w:r>
          <w:delText xml:space="preserve"> </w:delText>
        </w:r>
      </w:del>
      <w:del w:id="15464" w:author="PR Preview" w:date="2026-01-01T00:00:00Z">
        <w:r>
          <w:delText xml:space="preserve">be a</w:delText>
        </w:r>
      </w:del>
      <w:del w:id="15465" w:author="PR Preview" w:date="2026-01-01T00:00:00Z">
        <w:r>
          <w:delText xml:space="preserve"> </w:delText>
        </w:r>
      </w:del>
      <m:oMath>
        <m:r>
          <m:t>p</m:t>
        </m:r>
        <m:r>
          <m:rPr>
            <m:sty m:val="p"/>
          </m:rPr>
          <m:t>×</m:t>
        </m:r>
        <m:r>
          <m:t>p</m:t>
        </m:r>
      </m:oMath>
      <w:del w:id="15466" w:author="PR Preview" w:date="2026-01-01T00:00:00Z">
        <w:r>
          <w:delText xml:space="preserve"> </w:delText>
        </w:r>
      </w:del>
      <w:del w:id="15467" w:author="PR Preview" w:date="2026-01-01T00:00:00Z">
        <w:r>
          <w:delText xml:space="preserve">positive definite matrix</w:delText>
        </w:r>
      </w:del>
      <w:del w:id="15468" w:author="PR Preview" w:date="2026-01-01T00:00:00Z">
        <w:r>
          <w:delText xml:space="preserve"> </w:delText>
        </w:r>
      </w:del>
      <w:del w:id="15469" w:author="PR Preview" w:date="2026-01-01T00:00:00Z">
        <w:r>
          <w:delText xml:space="preserve">(</w:delText>
        </w:r>
      </w:del>
      <w:hyperlink w:anchor="def-positive-definite">
        <w:del w:id="15470" w:author="PR Preview" w:date="2026-01-01T00:00:00Z">
          <w:r>
            <w:rPr>
              <w:rStyle w:val="Hyperlink"/>
            </w:rPr>
            <w:delText xml:space="preserve">Definition 86</w:delText>
          </w:r>
        </w:del>
      </w:hyperlink>
      <w:del w:id="15471" w:author="PR Preview" w:date="2026-01-01T00:00:00Z">
        <w:r>
          <w:delText xml:space="preserve">) with real entries,</w:delText>
        </w:r>
      </w:del>
      <w:del w:id="15472" w:author="PR Preview" w:date="2026-01-01T00:00:00Z">
        <w:r>
          <w:delText xml:space="preserve"> </w:delText>
        </w:r>
      </w:del>
      <w:del w:id="15473" w:author="PR Preview" w:date="2026-01-01T00:00:00Z">
        <w:r>
          <w:delText xml:space="preserve">with eigendecomposition</w:delText>
        </w:r>
      </w:del>
      <w:del w:id="15474"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5475" w:author="PR Preview" w:date="2026-01-01T00:00:00Z">
        <w:r>
          <w:delText xml:space="preserve"> </w:delText>
        </w:r>
      </w:del>
      <w:del w:id="15476" w:author="PR Preview" w:date="2026-01-01T00:00:00Z">
        <w:r>
          <w:delText xml:space="preserve">(</w:delText>
        </w:r>
      </w:del>
      <w:hyperlink w:anchor="def-eigendecomposition">
        <w:del w:id="15477" w:author="PR Preview" w:date="2026-01-01T00:00:00Z">
          <w:r>
            <w:rPr>
              <w:rStyle w:val="Hyperlink"/>
            </w:rPr>
            <w:delText xml:space="preserve">Definition 83</w:delText>
          </w:r>
        </w:del>
      </w:hyperlink>
      <w:del w:id="15478" w:author="PR Preview" w:date="2026-01-01T00:00:00Z">
        <w:r>
          <w:delText xml:space="preserve">)</w:delText>
        </w:r>
      </w:del>
      <w:del w:id="15479" w:author="PR Preview" w:date="2026-01-01T00:00:00Z">
        <w:r>
          <w:delText xml:space="preserve"> </w:delText>
        </w:r>
      </w:del>
      <w:del w:id="15480" w:author="PR Preview" w:date="2026-01-01T00:00:00Z">
        <w:r>
          <w:delText xml:space="preserve">and eigenvalues</w:delText>
        </w:r>
      </w:del>
      <w:del w:id="15481"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5482" w:author="PR Preview" w:date="2026-01-01T00:00:00Z">
        <w:r>
          <w:delText xml:space="preserve">.</w:delText>
        </w:r>
      </w:del>
      <w:del w:id="15483" w:author="PR Preview" w:date="2026-01-01T00:00:00Z">
        <w:r>
          <w:delText xml:space="preserve"> </w:delText>
        </w:r>
      </w:del>
      <w:del w:id="15484" w:author="PR Preview" w:date="2026-01-01T00:00:00Z">
        <w:r>
          <w:delText xml:space="preserve">Then</w:delText>
        </w:r>
      </w:del>
      <w:del w:id="15485" w:author="PR Preview" w:date="2026-01-01T00:00:00Z">
        <w:r>
          <w:delText xml:space="preserve"> </w:delText>
        </w:r>
      </w:del>
      <m:oMath>
        <m:r>
          <m:rPr>
            <m:sty m:val="bi"/>
          </m:rPr>
          <m:t>A</m:t>
        </m:r>
      </m:oMath>
      <w:del w:id="15486" w:author="PR Preview" w:date="2026-01-01T00:00:00Z">
        <w:r>
          <w:delText xml:space="preserve"> </w:delText>
        </w:r>
      </w:del>
      <w:del w:id="15487" w:author="PR Preview" w:date="2026-01-01T00:00:00Z">
        <w:r>
          <w:delText xml:space="preserve">is invertible (</w:delText>
        </w:r>
      </w:del>
      <w:hyperlink w:anchor="def-invertible-matrix">
        <w:del w:id="15488" w:author="PR Preview" w:date="2026-01-01T00:00:00Z">
          <w:r>
            <w:rPr>
              <w:rStyle w:val="Hyperlink"/>
            </w:rPr>
            <w:delText xml:space="preserve">Definition 72</w:delText>
          </w:r>
        </w:del>
      </w:hyperlink>
      <w:del w:id="15489" w:author="PR Preview" w:date="2026-01-01T00:00:00Z">
        <w:r>
          <w:delText xml:space="preserve">),</w:delText>
        </w:r>
      </w:del>
    </w:p>
    <w:p>
      <w:pPr>
        <w:pStyle w:val="BodyText"/>
      </w:pPr>
      <w:ins w:id="15490" w:author="PR Preview" w:date="2026-01-01T00:00:00Z">
        <w:r>
          <w:rPr>
            <w:b/>
            <w:bCs/>
          </w:rPr>
          <w:t xml:space="preserve">Example 147 (Reading definiteness off the eigenvalues)</w:t>
        </w:r>
      </w:ins>
      <w:ins w:id="15491" w:author="PR Preview" w:date="2026-01-01T00:00:00Z">
        <w:r>
          <w:t xml:space="preserve"> </w:t>
        </w:r>
      </w:ins>
      <w:ins w:id="15492" w:author="PR Preview" w:date="2026-01-01T00:00:00Z">
        <w:r>
          <w:t xml:space="preserve"> </w:t>
        </w:r>
      </w:ins>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5493" w:author="PR Preview" w:date="2026-01-01T00:00:00Z">
        <w:r>
          <w:t xml:space="preserve"> </w:t>
        </w:r>
      </w:ins>
      <w:ins w:id="15494" w:author="PR Preview" w:date="2026-01-01T00:00:00Z">
        <w:r>
          <w:t xml:space="preserve">has eigenvalues</w:t>
        </w:r>
      </w:ins>
      <w:ins w:id="15495" w:author="PR Preview" w:date="2026-01-01T00:00:00Z">
        <w:r>
          <w:t xml:space="preserve"> </w:t>
        </w:r>
      </w:ins>
      <m:oMath>
        <m:r>
          <m:t>3</m:t>
        </m:r>
      </m:oMath>
      <w:ins w:id="15496" w:author="PR Preview" w:date="2026-01-01T00:00:00Z">
        <w:r>
          <w:t xml:space="preserve"> </w:t>
        </w:r>
      </w:ins>
      <w:ins w:id="15497" w:author="PR Preview" w:date="2026-01-01T00:00:00Z">
        <w:r>
          <w:t xml:space="preserve">and</w:t>
        </w:r>
      </w:ins>
      <w:ins w:id="15498" w:author="PR Preview" w:date="2026-01-01T00:00:00Z">
        <w:r>
          <w:t xml:space="preserve"> </w:t>
        </w:r>
      </w:ins>
      <m:oMath>
        <m:r>
          <m:t>1</m:t>
        </m:r>
      </m:oMath>
      <w:ins w:id="15499" w:author="PR Preview" w:date="2026-01-01T00:00:00Z">
        <w:r>
          <w:t xml:space="preserve"> </w:t>
        </w:r>
      </w:ins>
      <w:ins w:id="15500" w:author="PR Preview" w:date="2026-01-01T00:00:00Z">
        <w:r>
          <w:t xml:space="preserve">(</w:t>
        </w:r>
      </w:ins>
      <w:hyperlink w:anchor="exm-eigenvalue">
        <w:ins w:id="15501" w:author="PR Preview" w:date="2026-01-01T00:00:00Z">
          <w:r>
            <w:rPr>
              <w:rStyle w:val="Hyperlink"/>
            </w:rPr>
            <w:t xml:space="preserve">Example 140</w:t>
          </w:r>
        </w:ins>
      </w:hyperlink>
      <w:ins w:id="15502" w:author="PR Preview" w:date="2026-01-01T00:00:00Z">
        <w:r>
          <w:t xml:space="preserve">),</w:t>
        </w:r>
      </w:ins>
      <w:ins w:id="15503" w:author="PR Preview" w:date="2026-01-01T00:00:00Z">
        <w:r>
          <w:t xml:space="preserve"> </w:t>
        </w:r>
      </w:ins>
      <w:ins w:id="15504" w:author="PR Preview" w:date="2026-01-01T00:00:00Z">
        <w:r>
          <w:t xml:space="preserve">both positive, so it is positive definite.</w:t>
        </w:r>
      </w:ins>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5505" w:author="PR Preview" w:date="2026-01-01T00:00:00Z">
        <w:r>
          <w:t xml:space="preserve"> </w:t>
        </w:r>
      </w:ins>
      <w:ins w:id="15506" w:author="PR Preview" w:date="2026-01-01T00:00:00Z">
        <w:r>
          <w:t xml:space="preserve">has eigenvalues</w:t>
        </w:r>
      </w:ins>
      <w:ins w:id="15507" w:author="PR Preview" w:date="2026-01-01T00:00:00Z">
        <w:r>
          <w:t xml:space="preserve"> </w:t>
        </w:r>
      </w:ins>
      <m:oMath>
        <m:r>
          <m:t>2</m:t>
        </m:r>
      </m:oMath>
      <w:ins w:id="15508" w:author="PR Preview" w:date="2026-01-01T00:00:00Z">
        <w:r>
          <w:t xml:space="preserve">, for the eigenvector</w:t>
        </w:r>
      </w:ins>
      <w:ins w:id="15509" w:author="PR Preview" w:date="2026-01-01T00:00:00Z">
        <w:r>
          <w:t xml:space="preserve"> </w:t>
        </w:r>
      </w:ins>
      <m:oMath>
        <m:r>
          <m:rPr>
            <m:sty m:val="p"/>
          </m:rPr>
          <m:t>(</m:t>
        </m:r>
        <m:r>
          <m:t>1</m:t>
        </m:r>
        <m:r>
          <m:rPr>
            <m:sty m:val="p"/>
          </m:rPr>
          <m:t>,</m:t>
        </m:r>
        <m:r>
          <m:t>1</m:t>
        </m:r>
        <m:r>
          <m:rPr>
            <m:sty m:val="p"/>
          </m:rPr>
          <m:t>)</m:t>
        </m:r>
      </m:oMath>
      <w:ins w:id="15510" w:author="PR Preview" w:date="2026-01-01T00:00:00Z">
        <w:r>
          <w:t xml:space="preserve">,</w:t>
        </w:r>
      </w:ins>
      <w:ins w:id="15511" w:author="PR Preview" w:date="2026-01-01T00:00:00Z">
        <w:r>
          <w:t xml:space="preserve"> </w:t>
        </w:r>
      </w:ins>
      <w:ins w:id="15512" w:author="PR Preview" w:date="2026-01-01T00:00:00Z">
        <w:r>
          <w:t xml:space="preserve">and</w:t>
        </w:r>
      </w:ins>
      <w:ins w:id="15513" w:author="PR Preview" w:date="2026-01-01T00:00:00Z">
        <w:r>
          <w:t xml:space="preserve"> </w:t>
        </w:r>
      </w:ins>
      <m:oMath>
        <m:r>
          <m:t>0</m:t>
        </m:r>
      </m:oMath>
      <w:ins w:id="15514" w:author="PR Preview" w:date="2026-01-01T00:00:00Z">
        <w:r>
          <w:t xml:space="preserve">, for the eigenvector</w:t>
        </w:r>
      </w:ins>
      <w:ins w:id="15515" w:author="PR Preview" w:date="2026-01-01T00:00:00Z">
        <w:r>
          <w:t xml:space="preserve"> </w:t>
        </w:r>
      </w:ins>
      <m:oMath>
        <m:r>
          <m:rPr>
            <m:sty m:val="p"/>
          </m:rPr>
          <m:t>(</m:t>
        </m:r>
        <m:r>
          <m:t>1</m:t>
        </m:r>
        <m:r>
          <m:rPr>
            <m:sty m:val="p"/>
          </m:rPr>
          <m:t>,</m:t>
        </m:r>
        <m:r>
          <m:rPr>
            <m:sty m:val="p"/>
          </m:rPr>
          <m:t>−</m:t>
        </m:r>
        <m:r>
          <m:t>1</m:t>
        </m:r>
        <m:r>
          <m:rPr>
            <m:sty m:val="p"/>
          </m:rPr>
          <m:t>)</m:t>
        </m:r>
      </m:oMath>
      <w:ins w:id="15516" w:author="PR Preview" w:date="2026-01-01T00:00:00Z">
        <w:r>
          <w:t xml:space="preserve">,</w:t>
        </w:r>
      </w:ins>
      <w:ins w:id="15517" w:author="PR Preview" w:date="2026-01-01T00:00:00Z">
        <w:r>
          <w:t xml:space="preserve"> </w:t>
        </w:r>
      </w:ins>
      <w:ins w:id="15518" w:author="PR Preview" w:date="2026-01-01T00:00:00Z">
        <w:r>
          <w:t xml:space="preserve">so it is positive semidefinite but not positive definite,</w:t>
        </w:r>
      </w:ins>
      <w:ins w:id="15519" w:author="PR Preview" w:date="2026-01-01T00:00:00Z">
        <w:r>
          <w:t xml:space="preserve"> </w:t>
        </w:r>
      </w:ins>
      <w:ins w:id="15520" w:author="PR Preview" w:date="2026-01-01T00:00:00Z">
        <w:r>
          <w:t xml:space="preserve">as</w:t>
        </w:r>
      </w:ins>
      <w:ins w:id="15521" w:author="PR Preview" w:date="2026-01-01T00:00:00Z">
        <w:r>
          <w:t xml:space="preserve"> </w:t>
        </w:r>
      </w:ins>
      <w:hyperlink w:anchor="exm-positive-definite">
        <w:ins w:id="15522" w:author="PR Preview" w:date="2026-01-01T00:00:00Z">
          <w:r>
            <w:rPr>
              <w:rStyle w:val="Hyperlink"/>
            </w:rPr>
            <w:t xml:space="preserve">Example 146</w:t>
          </w:r>
        </w:ins>
      </w:hyperlink>
      <w:ins w:id="15523" w:author="PR Preview" w:date="2026-01-01T00:00:00Z">
        <w:r>
          <w:t xml:space="preserve"> </w:t>
        </w:r>
      </w:ins>
      <w:ins w:id="15524" w:author="PR Preview" w:date="2026-01-01T00:00:00Z">
        <w:r>
          <w:t xml:space="preserve">found directly.</w:t>
        </w:r>
      </w:ins>
    </w:p>
    <w:bookmarkEnd w:id="482"/>
    <w:bookmarkStart w:id="483" w:name="thm-pd-inverse"/>
    <w:p>
      <w:pPr>
        <w:pStyle w:val="FirstParagraph"/>
      </w:pPr>
      <w:ins w:id="15525" w:author="PR Preview" w:date="2026-01-01T00:00:00Z">
        <w:r>
          <w:rPr>
            <w:b/>
            <w:bCs/>
          </w:rPr>
          <w:t xml:space="preserve">Theorem 77 (A positive definite matrix has a positive definite inverse)</w:t>
        </w:r>
      </w:ins>
      <w:ins w:id="15526" w:author="PR Preview" w:date="2026-01-01T00:00:00Z">
        <w:r>
          <w:t xml:space="preserve"> </w:t>
        </w:r>
      </w:ins>
      <w:ins w:id="15527" w:author="PR Preview" w:date="2026-01-01T00:00:00Z">
        <w:r>
          <w:t xml:space="preserve">Let</w:t>
        </w:r>
      </w:ins>
      <w:ins w:id="15528" w:author="PR Preview" w:date="2026-01-01T00:00:00Z">
        <w:r>
          <w:t xml:space="preserve"> </w:t>
        </w:r>
      </w:ins>
      <m:oMath>
        <m:r>
          <m:rPr>
            <m:sty m:val="bi"/>
          </m:rPr>
          <m:t>A</m:t>
        </m:r>
      </m:oMath>
      <w:ins w:id="15529" w:author="PR Preview" w:date="2026-01-01T00:00:00Z">
        <w:r>
          <w:t xml:space="preserve"> </w:t>
        </w:r>
      </w:ins>
      <w:ins w:id="15530" w:author="PR Preview" w:date="2026-01-01T00:00:00Z">
        <w:r>
          <w:t xml:space="preserve">be a</w:t>
        </w:r>
      </w:ins>
      <w:ins w:id="15531" w:author="PR Preview" w:date="2026-01-01T00:00:00Z">
        <w:r>
          <w:t xml:space="preserve"> </w:t>
        </w:r>
      </w:ins>
      <m:oMath>
        <m:r>
          <m:t>p</m:t>
        </m:r>
        <m:r>
          <m:rPr>
            <m:sty m:val="p"/>
          </m:rPr>
          <m:t>×</m:t>
        </m:r>
        <m:r>
          <m:t>p</m:t>
        </m:r>
      </m:oMath>
      <w:ins w:id="15532" w:author="PR Preview" w:date="2026-01-01T00:00:00Z">
        <w:r>
          <w:t xml:space="preserve"> </w:t>
        </w:r>
      </w:ins>
      <w:ins w:id="15533" w:author="PR Preview" w:date="2026-01-01T00:00:00Z">
        <w:r>
          <w:t xml:space="preserve">positive definite matrix</w:t>
        </w:r>
      </w:ins>
      <w:ins w:id="15534" w:author="PR Preview" w:date="2026-01-01T00:00:00Z">
        <w:r>
          <w:t xml:space="preserve"> </w:t>
        </w:r>
      </w:ins>
      <w:ins w:id="15535" w:author="PR Preview" w:date="2026-01-01T00:00:00Z">
        <w:r>
          <w:t xml:space="preserve">(</w:t>
        </w:r>
      </w:ins>
      <w:hyperlink w:anchor="def-positive-definite">
        <w:ins w:id="15536" w:author="PR Preview" w:date="2026-01-01T00:00:00Z">
          <w:r>
            <w:rPr>
              <w:rStyle w:val="Hyperlink"/>
            </w:rPr>
            <w:t xml:space="preserve">Definition 91</w:t>
          </w:r>
        </w:ins>
      </w:hyperlink>
      <w:ins w:id="15537" w:author="PR Preview" w:date="2026-01-01T00:00:00Z">
        <w:r>
          <w:t xml:space="preserve">) with real entries,</w:t>
        </w:r>
      </w:ins>
      <w:ins w:id="15538" w:author="PR Preview" w:date="2026-01-01T00:00:00Z">
        <w:r>
          <w:t xml:space="preserve"> </w:t>
        </w:r>
      </w:ins>
      <w:ins w:id="15539" w:author="PR Preview" w:date="2026-01-01T00:00:00Z">
        <w:r>
          <w:t xml:space="preserve">with eigendecomposition</w:t>
        </w:r>
      </w:ins>
      <w:ins w:id="15540"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5541" w:author="PR Preview" w:date="2026-01-01T00:00:00Z">
        <w:r>
          <w:t xml:space="preserve"> </w:t>
        </w:r>
      </w:ins>
      <w:ins w:id="15542" w:author="PR Preview" w:date="2026-01-01T00:00:00Z">
        <w:r>
          <w:t xml:space="preserve">(</w:t>
        </w:r>
      </w:ins>
      <w:hyperlink w:anchor="def-eigendecomposition">
        <w:ins w:id="15543" w:author="PR Preview" w:date="2026-01-01T00:00:00Z">
          <w:r>
            <w:rPr>
              <w:rStyle w:val="Hyperlink"/>
            </w:rPr>
            <w:t xml:space="preserve">Definition 88</w:t>
          </w:r>
        </w:ins>
      </w:hyperlink>
      <w:ins w:id="15544" w:author="PR Preview" w:date="2026-01-01T00:00:00Z">
        <w:r>
          <w:t xml:space="preserve">)</w:t>
        </w:r>
      </w:ins>
      <w:ins w:id="15545" w:author="PR Preview" w:date="2026-01-01T00:00:00Z">
        <w:r>
          <w:t xml:space="preserve"> </w:t>
        </w:r>
      </w:ins>
      <w:ins w:id="15546" w:author="PR Preview" w:date="2026-01-01T00:00:00Z">
        <w:r>
          <w:t xml:space="preserve">and eigenvalues</w:t>
        </w:r>
      </w:ins>
      <w:ins w:id="15547"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5548" w:author="PR Preview" w:date="2026-01-01T00:00:00Z">
        <w:r>
          <w:t xml:space="preserve">.</w:t>
        </w:r>
      </w:ins>
      <w:ins w:id="15549" w:author="PR Preview" w:date="2026-01-01T00:00:00Z">
        <w:r>
          <w:t xml:space="preserve"> </w:t>
        </w:r>
      </w:ins>
      <w:ins w:id="15550" w:author="PR Preview" w:date="2026-01-01T00:00:00Z">
        <w:r>
          <w:t xml:space="preserve">Then</w:t>
        </w:r>
      </w:ins>
      <w:ins w:id="15551" w:author="PR Preview" w:date="2026-01-01T00:00:00Z">
        <w:r>
          <w:t xml:space="preserve"> </w:t>
        </w:r>
      </w:ins>
      <m:oMath>
        <m:r>
          <m:rPr>
            <m:sty m:val="bi"/>
          </m:rPr>
          <m:t>A</m:t>
        </m:r>
      </m:oMath>
      <w:ins w:id="15552" w:author="PR Preview" w:date="2026-01-01T00:00:00Z">
        <w:r>
          <w:t xml:space="preserve"> </w:t>
        </w:r>
      </w:ins>
      <w:ins w:id="15553" w:author="PR Preview" w:date="2026-01-01T00:00:00Z">
        <w:r>
          <w:t xml:space="preserve">is invertible (</w:t>
        </w:r>
      </w:ins>
      <w:hyperlink w:anchor="def-invertible-matrix">
        <w:ins w:id="15554" w:author="PR Preview" w:date="2026-01-01T00:00:00Z">
          <w:r>
            <w:rPr>
              <w:rStyle w:val="Hyperlink"/>
            </w:rPr>
            <w:t xml:space="preserve">Definition 77</w:t>
          </w:r>
        </w:ins>
      </w:hyperlink>
      <w:ins w:id="15555"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83"/>
    <w:p>
      <w:pPr>
        <w:pStyle w:val="BodyText"/>
      </w:pPr>
      <w:del w:id="15556" w:author="PR Preview" w:date="2026-01-01T00:00:00Z">
        <w:r>
          <w:rPr>
            <w:i/>
            <w:iCs/>
          </w:rPr>
          <w:delText xml:space="preserve">Proof</w:delText>
        </w:r>
      </w:del>
      <w:del w:id="15557" w:author="PR Preview" w:date="2026-01-01T00:00:00Z">
        <w:r>
          <w:delText xml:space="preserve">. </w:delText>
        </w:r>
      </w:del>
      <w:del w:id="15558" w:author="PR Preview" w:date="2026-01-01T00:00:00Z">
        <w:r>
          <w:delText xml:space="preserve">By</w:delText>
        </w:r>
      </w:del>
      <w:del w:id="15559" w:author="PR Preview" w:date="2026-01-01T00:00:00Z">
        <w:r>
          <w:delText xml:space="preserve"> </w:delText>
        </w:r>
      </w:del>
      <w:hyperlink w:anchor="thm-definite-eigenvalues">
        <w:del w:id="15560" w:author="PR Preview" w:date="2026-01-01T00:00:00Z">
          <w:r>
            <w:rPr>
              <w:rStyle w:val="Hyperlink"/>
            </w:rPr>
            <w:delText xml:space="preserve">Theorem 75</w:delText>
          </w:r>
        </w:del>
      </w:hyperlink>
      <w:del w:id="15561" w:author="PR Preview" w:date="2026-01-01T00:00:00Z">
        <w:r>
          <w:delText xml:space="preserve">, every</w:delText>
        </w:r>
      </w:del>
      <w:del w:id="15562" w:author="PR Preview" w:date="2026-01-01T00:00:00Z">
        <w:r>
          <w:delText xml:space="preserve"> </w:delText>
        </w:r>
      </w:del>
      <m:oMath>
        <m:sSub>
          <m:e>
            <m:r>
              <m:t>λ</m:t>
            </m:r>
          </m:e>
          <m:sub>
            <m:r>
              <m:t>i</m:t>
            </m:r>
          </m:sub>
        </m:sSub>
        <m:r>
          <m:rPr>
            <m:sty m:val="p"/>
          </m:rPr>
          <m:t>&gt;</m:t>
        </m:r>
        <m:r>
          <m:t>0</m:t>
        </m:r>
      </m:oMath>
      <w:del w:id="15563" w:author="PR Preview" w:date="2026-01-01T00:00:00Z">
        <w:r>
          <w:delText xml:space="preserve">,</w:delText>
        </w:r>
      </w:del>
      <w:del w:id="15564" w:author="PR Preview" w:date="2026-01-01T00:00:00Z">
        <w:r>
          <w:delText xml:space="preserve"> </w:delText>
        </w:r>
      </w:del>
      <w:del w:id="15565" w:author="PR Preview" w:date="2026-01-01T00:00:00Z">
        <w:r>
          <w:delText xml:space="preserve">so</w:delText>
        </w:r>
      </w:del>
      <w:del w:id="15566" w:author="PR Preview" w:date="2026-01-01T00:00:00Z">
        <w:r>
          <w:delText xml:space="preserve"> </w:delText>
        </w:r>
      </w:del>
      <m:oMath>
        <m:sSup>
          <m:e>
            <m:r>
              <m:rPr>
                <m:sty m:val="b"/>
              </m:rPr>
              <m:t>Λ</m:t>
            </m:r>
          </m:e>
          <m:sup>
            <m:r>
              <m:rPr>
                <m:sty m:val="p"/>
              </m:rPr>
              <m:t>−</m:t>
            </m:r>
            <m:r>
              <m:t>1</m:t>
            </m:r>
          </m:sup>
        </m:sSup>
      </m:oMath>
      <w:del w:id="15567" w:author="PR Preview" w:date="2026-01-01T00:00:00Z">
        <w:r>
          <w:delText xml:space="preserve"> </w:delText>
        </w:r>
      </w:del>
      <w:del w:id="15568" w:author="PR Preview" w:date="2026-01-01T00:00:00Z">
        <w:r>
          <w:delText xml:space="preserve">is well defined,</w:delText>
        </w:r>
      </w:del>
      <w:del w:id="15569" w:author="PR Preview" w:date="2026-01-01T00:00:00Z">
        <w:r>
          <w:delText xml:space="preserve"> </w:delText>
        </w:r>
      </w:del>
      <w:del w:id="15570" w:author="PR Preview" w:date="2026-01-01T00:00:00Z">
        <w:r>
          <w:delText xml:space="preserve">and multiplying the two diagonal matrices entry by entry</w:delText>
        </w:r>
      </w:del>
      <w:del w:id="15571" w:author="PR Preview" w:date="2026-01-01T00:00:00Z">
        <w:r>
          <w:delText xml:space="preserve"> </w:delText>
        </w:r>
      </w:del>
      <w:del w:id="15572" w:author="PR Preview" w:date="2026-01-01T00:00:00Z">
        <w:r>
          <w:delText xml:space="preserve">gives</w:delText>
        </w:r>
      </w:del>
    </w:p>
    <w:p>
      <w:pPr>
        <w:pStyle w:val="BodyText"/>
      </w:pPr>
      <w:ins w:id="15573" w:author="PR Preview" w:date="2026-01-01T00:00:00Z">
        <w:r>
          <w:rPr>
            <w:i/>
            <w:iCs/>
          </w:rPr>
          <w:t xml:space="preserve">Proof</w:t>
        </w:r>
      </w:ins>
      <w:ins w:id="15574" w:author="PR Preview" w:date="2026-01-01T00:00:00Z">
        <w:r>
          <w:t xml:space="preserve">. </w:t>
        </w:r>
      </w:ins>
      <w:ins w:id="15575" w:author="PR Preview" w:date="2026-01-01T00:00:00Z">
        <w:r>
          <w:t xml:space="preserve">By</w:t>
        </w:r>
      </w:ins>
      <w:ins w:id="15576" w:author="PR Preview" w:date="2026-01-01T00:00:00Z">
        <w:r>
          <w:t xml:space="preserve"> </w:t>
        </w:r>
      </w:ins>
      <w:hyperlink w:anchor="thm-definite-eigenvalues">
        <w:ins w:id="15577" w:author="PR Preview" w:date="2026-01-01T00:00:00Z">
          <w:r>
            <w:rPr>
              <w:rStyle w:val="Hyperlink"/>
            </w:rPr>
            <w:t xml:space="preserve">Theorem 76</w:t>
          </w:r>
        </w:ins>
      </w:hyperlink>
      <w:ins w:id="15578" w:author="PR Preview" w:date="2026-01-01T00:00:00Z">
        <w:r>
          <w:t xml:space="preserve">, every</w:t>
        </w:r>
      </w:ins>
      <w:ins w:id="15579" w:author="PR Preview" w:date="2026-01-01T00:00:00Z">
        <w:r>
          <w:t xml:space="preserve"> </w:t>
        </w:r>
      </w:ins>
      <m:oMath>
        <m:sSub>
          <m:e>
            <m:r>
              <m:t>λ</m:t>
            </m:r>
          </m:e>
          <m:sub>
            <m:r>
              <m:t>i</m:t>
            </m:r>
          </m:sub>
        </m:sSub>
        <m:r>
          <m:rPr>
            <m:sty m:val="p"/>
          </m:rPr>
          <m:t>&gt;</m:t>
        </m:r>
        <m:r>
          <m:t>0</m:t>
        </m:r>
      </m:oMath>
      <w:ins w:id="15580" w:author="PR Preview" w:date="2026-01-01T00:00:00Z">
        <w:r>
          <w:t xml:space="preserve">,</w:t>
        </w:r>
      </w:ins>
      <w:ins w:id="15581" w:author="PR Preview" w:date="2026-01-01T00:00:00Z">
        <w:r>
          <w:t xml:space="preserve"> </w:t>
        </w:r>
      </w:ins>
      <w:ins w:id="15582" w:author="PR Preview" w:date="2026-01-01T00:00:00Z">
        <w:r>
          <w:t xml:space="preserve">so</w:t>
        </w:r>
      </w:ins>
      <w:ins w:id="15583" w:author="PR Preview" w:date="2026-01-01T00:00:00Z">
        <w:r>
          <w:t xml:space="preserve"> </w:t>
        </w:r>
      </w:ins>
      <m:oMath>
        <m:sSup>
          <m:e>
            <m:r>
              <m:rPr>
                <m:sty m:val="b"/>
              </m:rPr>
              <m:t>Λ</m:t>
            </m:r>
          </m:e>
          <m:sup>
            <m:r>
              <m:rPr>
                <m:sty m:val="p"/>
              </m:rPr>
              <m:t>−</m:t>
            </m:r>
            <m:r>
              <m:t>1</m:t>
            </m:r>
          </m:sup>
        </m:sSup>
      </m:oMath>
      <w:ins w:id="15584" w:author="PR Preview" w:date="2026-01-01T00:00:00Z">
        <w:r>
          <w:t xml:space="preserve"> </w:t>
        </w:r>
      </w:ins>
      <w:ins w:id="15585" w:author="PR Preview" w:date="2026-01-01T00:00:00Z">
        <w:r>
          <w:t xml:space="preserve">is well defined,</w:t>
        </w:r>
      </w:ins>
      <w:ins w:id="15586" w:author="PR Preview" w:date="2026-01-01T00:00:00Z">
        <w:r>
          <w:t xml:space="preserve"> </w:t>
        </w:r>
      </w:ins>
      <w:ins w:id="15587" w:author="PR Preview" w:date="2026-01-01T00:00:00Z">
        <w:r>
          <w:t xml:space="preserve">and multiplying the two diagonal matrices entry by entry</w:t>
        </w:r>
      </w:ins>
      <w:ins w:id="15588" w:author="PR Preview" w:date="2026-01-01T00:00:00Z">
        <w:r>
          <w:t xml:space="preserve"> </w:t>
        </w:r>
      </w:ins>
      <w:ins w:id="15589" w:author="PR Preview" w:date="2026-01-01T00:00:00Z">
        <w:r>
          <w:t xml:space="preserve">gives</w:t>
        </w:r>
      </w:ins>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del w:id="15590" w:author="PR Preview" w:date="2026-01-01T00:00:00Z">
        <w:r>
          <w:delText xml:space="preserve">The same steps, with</w:delText>
        </w:r>
      </w:del>
      <w:del w:id="15591" w:author="PR Preview" w:date="2026-01-01T00:00:00Z">
        <w:r>
          <w:delText xml:space="preserve"> </w:delText>
        </w:r>
      </w:del>
      <m:oMath>
        <m:sSup>
          <m:e>
            <m:r>
              <m:rPr>
                <m:sty m:val="b"/>
              </m:rPr>
              <m:t>Λ</m:t>
            </m:r>
          </m:e>
          <m:sup>
            <m:r>
              <m:rPr>
                <m:sty m:val="p"/>
              </m:rPr>
              <m:t>−</m:t>
            </m:r>
            <m:r>
              <m:t>1</m:t>
            </m:r>
          </m:sup>
        </m:sSup>
      </m:oMath>
      <w:del w:id="15592" w:author="PR Preview" w:date="2026-01-01T00:00:00Z">
        <w:r>
          <w:delText xml:space="preserve"> </w:delText>
        </w:r>
      </w:del>
      <w:del w:id="15593" w:author="PR Preview" w:date="2026-01-01T00:00:00Z">
        <w:r>
          <w:delText xml:space="preserve">and</w:delText>
        </w:r>
      </w:del>
      <w:del w:id="15594" w:author="PR Preview" w:date="2026-01-01T00:00:00Z">
        <w:r>
          <w:delText xml:space="preserve"> </w:delText>
        </w:r>
      </w:del>
      <m:oMath>
        <m:r>
          <m:rPr>
            <m:sty m:val="b"/>
          </m:rPr>
          <m:t>Λ</m:t>
        </m:r>
      </m:oMath>
      <w:del w:id="15595" w:author="PR Preview" w:date="2026-01-01T00:00:00Z">
        <w:r>
          <w:delText xml:space="preserve"> </w:delText>
        </w:r>
      </w:del>
      <w:del w:id="15596" w:author="PR Preview" w:date="2026-01-01T00:00:00Z">
        <w:r>
          <w:delText xml:space="preserve">swapped,</w:delText>
        </w:r>
      </w:del>
      <w:del w:id="15597" w:author="PR Preview" w:date="2026-01-01T00:00:00Z">
        <w:r>
          <w:delText xml:space="preserve"> </w:delText>
        </w:r>
      </w:del>
      <w:del w:id="15598" w:author="PR Preview" w:date="2026-01-01T00:00:00Z">
        <w:r>
          <w:delText xml:space="preserve">give</w:delText>
        </w:r>
      </w:del>
      <w:del w:id="15599" w:author="PR Preview" w:date="2026-01-01T00:00:00Z">
        <w:r>
          <w:delText xml:space="preserve"> </w:delText>
        </w:r>
      </w:del>
      <m:oMath>
        <m:r>
          <m:rPr>
            <m:sty m:val="bi"/>
          </m:rPr>
          <m:t>B</m:t>
        </m:r>
        <m:r>
          <m:rPr>
            <m:sty m:val="bi"/>
          </m:rPr>
          <m:t>A</m:t>
        </m:r>
        <m:r>
          <m:rPr>
            <m:sty m:val="p"/>
          </m:rPr>
          <m:t>=</m:t>
        </m:r>
        <m:sSub>
          <m:e>
            <m:r>
              <m:rPr>
                <m:sty m:val="bi"/>
              </m:rPr>
              <m:t>I</m:t>
            </m:r>
          </m:e>
          <m:sub>
            <m:r>
              <m:t>p</m:t>
            </m:r>
          </m:sub>
        </m:sSub>
      </m:oMath>
      <w:del w:id="15600" w:author="PR Preview" w:date="2026-01-01T00:00:00Z">
        <w:r>
          <w:delText xml:space="preserve">,</w:delText>
        </w:r>
      </w:del>
      <w:del w:id="15601" w:author="PR Preview" w:date="2026-01-01T00:00:00Z">
        <w:r>
          <w:delText xml:space="preserve"> </w:delText>
        </w:r>
      </w:del>
      <w:del w:id="15602" w:author="PR Preview" w:date="2026-01-01T00:00:00Z">
        <w:r>
          <w:delText xml:space="preserve">so</w:delText>
        </w:r>
      </w:del>
      <w:del w:id="15603" w:author="PR Preview" w:date="2026-01-01T00:00:00Z">
        <w:r>
          <w:delText xml:space="preserve"> </w:delText>
        </w:r>
      </w:del>
      <m:oMath>
        <m:r>
          <m:rPr>
            <m:sty m:val="bi"/>
          </m:rPr>
          <m:t>B</m:t>
        </m:r>
        <m:r>
          <m:rPr>
            <m:sty m:val="p"/>
          </m:rPr>
          <m:t>=</m:t>
        </m:r>
        <m:sSup>
          <m:e>
            <m:r>
              <m:rPr>
                <m:sty m:val="bi"/>
              </m:rPr>
              <m:t>A</m:t>
            </m:r>
          </m:e>
          <m:sup>
            <m:r>
              <m:rPr>
                <m:sty m:val="p"/>
              </m:rPr>
              <m:t>−</m:t>
            </m:r>
            <m:r>
              <m:t>1</m:t>
            </m:r>
          </m:sup>
        </m:sSup>
      </m:oMath>
      <w:del w:id="15604" w:author="PR Preview" w:date="2026-01-01T00:00:00Z">
        <w:r>
          <w:delText xml:space="preserve"> </w:delText>
        </w:r>
      </w:del>
      <w:del w:id="15605" w:author="PR Preview" w:date="2026-01-01T00:00:00Z">
        <w:r>
          <w:delText xml:space="preserve">(5).</w:delText>
        </w:r>
      </w:del>
      <w:del w:id="15606" w:author="PR Preview" w:date="2026-01-01T00:00:00Z">
        <w:r>
          <w:delText xml:space="preserve"> </w:delText>
        </w:r>
      </w:del>
      <w:del w:id="15607" w:author="PR Preview" w:date="2026-01-01T00:00:00Z">
        <w:r>
          <w:delText xml:space="preserve">The steps with</w:delText>
        </w:r>
      </w:del>
      <w:del w:id="15608" w:author="PR Preview" w:date="2026-01-01T00:00:00Z">
        <w:r>
          <w:delText xml:space="preserve"> </w:delText>
        </w:r>
      </w:del>
      <m:oMath>
        <m:r>
          <m:rPr>
            <m:sty m:val="bi"/>
          </m:rPr>
          <m:t>Q</m:t>
        </m:r>
      </m:oMath>
      <w:del w:id="15609" w:author="PR Preview" w:date="2026-01-01T00:00:00Z">
        <w:r>
          <w:delText xml:space="preserve"> </w:delText>
        </w:r>
      </w:del>
      <w:del w:id="15610" w:author="PR Preview" w:date="2026-01-01T00:00:00Z">
        <w:r>
          <w:delText xml:space="preserve">use</w:delText>
        </w:r>
      </w:del>
      <w:del w:id="15611" w:author="PR Preview" w:date="2026-01-01T00:00:00Z">
        <w:r>
          <w:delText xml:space="preserve"> </w:delText>
        </w:r>
      </w:del>
      <w:hyperlink w:anchor="def-orthogonal-matrix">
        <w:del w:id="15612" w:author="PR Preview" w:date="2026-01-01T00:00:00Z">
          <w:r>
            <w:rPr>
              <w:rStyle w:val="Hyperlink"/>
            </w:rPr>
            <w:delText xml:space="preserve">Definition 76</w:delText>
          </w:r>
        </w:del>
      </w:hyperlink>
      <w:del w:id="15613" w:author="PR Preview" w:date="2026-01-01T00:00:00Z">
        <w:r>
          <w:delText xml:space="preserve">,</w:delText>
        </w:r>
      </w:del>
      <w:del w:id="15614" w:author="PR Preview" w:date="2026-01-01T00:00:00Z">
        <w:r>
          <w:delText xml:space="preserve"> </w:delText>
        </w:r>
      </w:del>
      <w:del w:id="15615" w:author="PR Preview" w:date="2026-01-01T00:00:00Z">
        <w:r>
          <w:delText xml:space="preserve">whose remark records that</w:delText>
        </w:r>
      </w:del>
      <w:del w:id="15616"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15617" w:author="PR Preview" w:date="2026-01-01T00:00:00Z">
        <w:r>
          <w:delText xml:space="preserve"> </w:delText>
        </w:r>
      </w:del>
      <w:del w:id="15618" w:author="PR Preview" w:date="2026-01-01T00:00:00Z">
        <w:r>
          <w:delText xml:space="preserve">too,</w:delText>
        </w:r>
      </w:del>
      <w:del w:id="15619" w:author="PR Preview" w:date="2026-01-01T00:00:00Z">
        <w:r>
          <w:delText xml:space="preserve"> </w:delText>
        </w:r>
      </w:del>
      <w:del w:id="15620" w:author="PR Preview" w:date="2026-01-01T00:00:00Z">
        <w:r>
          <w:delText xml:space="preserve">and the identity step uses</w:delText>
        </w:r>
      </w:del>
      <w:del w:id="15621" w:author="PR Preview" w:date="2026-01-01T00:00:00Z">
        <w:r>
          <w:delText xml:space="preserve"> </w:delText>
        </w:r>
      </w:del>
      <w:hyperlink w:anchor="thm-identity">
        <w:del w:id="15622" w:author="PR Preview" w:date="2026-01-01T00:00:00Z">
          <w:r>
            <w:rPr>
              <w:rStyle w:val="Hyperlink"/>
            </w:rPr>
            <w:delText xml:space="preserve">Theorem 10</w:delText>
          </w:r>
        </w:del>
      </w:hyperlink>
      <w:del w:id="15623" w:author="PR Preview" w:date="2026-01-01T00:00:00Z">
        <w:r>
          <w:delText xml:space="preserve">.</w:delText>
        </w:r>
      </w:del>
    </w:p>
    <w:p>
      <w:pPr>
        <w:pStyle w:val="BodyText"/>
      </w:pPr>
      <m:oMath>
        <m:sSup>
          <m:e>
            <m:r>
              <m:rPr>
                <m:sty m:val="bi"/>
              </m:rPr>
              <m:t>A</m:t>
            </m:r>
          </m:e>
          <m:sup>
            <m:r>
              <m:rPr>
                <m:sty m:val="p"/>
              </m:rPr>
              <m:t>−</m:t>
            </m:r>
            <m:r>
              <m:t>1</m:t>
            </m:r>
          </m:sup>
        </m:sSup>
      </m:oMath>
      <w:del w:id="15624" w:author="PR Preview" w:date="2026-01-01T00:00:00Z">
        <w:r>
          <w:delText xml:space="preserve"> </w:delText>
        </w:r>
      </w:del>
      <w:del w:id="15625" w:author="PR Preview" w:date="2026-01-01T00:00:00Z">
        <w:r>
          <w:delText xml:space="preserve">is symmetric by</w:delText>
        </w:r>
      </w:del>
      <w:del w:id="15626" w:author="PR Preview" w:date="2026-01-01T00:00:00Z">
        <w:r>
          <w:delText xml:space="preserve"> </w:delText>
        </w:r>
      </w:del>
      <w:hyperlink w:anchor="cor-inverse-symmetric">
        <w:del w:id="15627" w:author="PR Preview" w:date="2026-01-01T00:00:00Z">
          <w:r>
            <w:rPr>
              <w:rStyle w:val="Hyperlink"/>
            </w:rPr>
            <w:delText xml:space="preserve">Corollary 6</w:delText>
          </w:r>
        </w:del>
      </w:hyperlink>
      <w:del w:id="15628" w:author="PR Preview" w:date="2026-01-01T00:00:00Z">
        <w:r>
          <w:delText xml:space="preserve">.</w:delText>
        </w:r>
      </w:del>
      <w:del w:id="15629" w:author="PR Preview" w:date="2026-01-01T00:00:00Z">
        <w:r>
          <w:delText xml:space="preserve"> </w:delText>
        </w:r>
      </w:del>
      <w:del w:id="15630" w:author="PR Preview" w:date="2026-01-01T00:00:00Z">
        <w:r>
          <w:delText xml:space="preserve">For</w:delText>
        </w:r>
      </w:del>
      <w:del w:id="15631" w:author="PR Preview" w:date="2026-01-01T00:00:00Z">
        <w:r>
          <w:delText xml:space="preserve"> </w:delText>
        </w:r>
      </w:del>
      <m:oMath>
        <m:acc>
          <m:accPr>
            <m:chr m:val="̃"/>
          </m:accPr>
          <m:e>
            <m:r>
              <m:t>x</m:t>
            </m:r>
          </m:e>
        </m:acc>
        <m:r>
          <m:rPr>
            <m:sty m:val="p"/>
          </m:rPr>
          <m:t>≠</m:t>
        </m:r>
        <m:acc>
          <m:accPr>
            <m:chr m:val="̃"/>
          </m:accPr>
          <m:e>
            <m:r>
              <m:t>0</m:t>
            </m:r>
          </m:e>
        </m:acc>
      </m:oMath>
      <w:del w:id="15632" w:author="PR Preview" w:date="2026-01-01T00:00:00Z">
        <w:r>
          <w:delText xml:space="preserve">, let</w:delText>
        </w:r>
      </w:del>
      <w:del w:id="15633" w:author="PR Preview" w:date="2026-01-01T00:00:00Z">
        <w:r>
          <w:delText xml:space="preserve"> </w:delText>
        </w:r>
      </w:del>
      <m:oMath>
        <m:acc>
          <m:accPr>
            <m:chr m:val="̃"/>
          </m:accPr>
          <m:e>
            <m:r>
              <m:t>y</m:t>
            </m:r>
          </m:e>
        </m:acc>
        <m:r>
          <m:rPr>
            <m:sty m:val="p"/>
          </m:rPr>
          <m:t>=</m:t>
        </m:r>
        <m:sSup>
          <m:e>
            <m:r>
              <m:rPr>
                <m:sty m:val="bi"/>
              </m:rPr>
              <m:t>Q</m:t>
            </m:r>
          </m:e>
          <m:sup>
            <m:r>
              <m:rPr>
                <m:sty m:val="p"/>
              </m:rPr>
              <m:t>⊤</m:t>
            </m:r>
          </m:sup>
        </m:sSup>
        <m:acc>
          <m:accPr>
            <m:chr m:val="̃"/>
          </m:accPr>
          <m:e>
            <m:r>
              <m:t>x</m:t>
            </m:r>
          </m:e>
        </m:acc>
      </m:oMath>
      <w:del w:id="15634" w:author="PR Preview" w:date="2026-01-01T00:00:00Z">
        <w:r>
          <w:delText xml:space="preserve">,</w:delText>
        </w:r>
      </w:del>
      <w:del w:id="15635" w:author="PR Preview" w:date="2026-01-01T00:00:00Z">
        <w:r>
          <w:delText xml:space="preserve"> </w:delText>
        </w:r>
      </w:del>
      <w:del w:id="15636" w:author="PR Preview" w:date="2026-01-01T00:00:00Z">
        <w:r>
          <w:delText xml:space="preserve">which is not</w:delText>
        </w:r>
      </w:del>
      <w:del w:id="15637" w:author="PR Preview" w:date="2026-01-01T00:00:00Z">
        <w:r>
          <w:delText xml:space="preserve"> </w:delText>
        </w:r>
      </w:del>
      <m:oMath>
        <m:acc>
          <m:accPr>
            <m:chr m:val="̃"/>
          </m:accPr>
          <m:e>
            <m:r>
              <m:t>0</m:t>
            </m:r>
          </m:e>
        </m:acc>
      </m:oMath>
      <w:del w:id="15638" w:author="PR Preview" w:date="2026-01-01T00:00:00Z">
        <w:r>
          <w:delText xml:space="preserve"> </w:delText>
        </w:r>
      </w:del>
      <w:del w:id="15639" w:author="PR Preview" w:date="2026-01-01T00:00:00Z">
        <w:r>
          <w:delText xml:space="preserve">because</w:delText>
        </w:r>
      </w:del>
      <w:del w:id="15640" w:author="PR Preview" w:date="2026-01-01T00:00:00Z">
        <w:r>
          <w:delText xml:space="preserve"> </w:delText>
        </w:r>
      </w:del>
      <m:oMath>
        <m:acc>
          <m:accPr>
            <m:chr m:val="̃"/>
          </m:accPr>
          <m:e>
            <m:r>
              <m:t>x</m:t>
            </m:r>
          </m:e>
        </m:acc>
        <m:r>
          <m:rPr>
            <m:sty m:val="p"/>
          </m:rPr>
          <m:t>=</m:t>
        </m:r>
        <m:r>
          <m:rPr>
            <m:sty m:val="bi"/>
          </m:rPr>
          <m:t>Q</m:t>
        </m:r>
        <m:acc>
          <m:accPr>
            <m:chr m:val="̃"/>
          </m:accPr>
          <m:e>
            <m:r>
              <m:t>y</m:t>
            </m:r>
          </m:e>
        </m:acc>
      </m:oMath>
      <w:del w:id="15641" w:author="PR Preview" w:date="2026-01-01T00:00:00Z">
        <w:r>
          <w:delText xml:space="preserve">.</w:delText>
        </w:r>
      </w:del>
      <w:del w:id="15642" w:author="PR Preview" w:date="2026-01-01T00:00:00Z">
        <w:r>
          <w:delText xml:space="preserve"> </w:delText>
        </w:r>
      </w:del>
      <w:del w:id="15643" w:author="PR Preview" w:date="2026-01-01T00:00:00Z">
        <w:r>
          <w:delText xml:space="preserve">As in the proof of</w:delText>
        </w:r>
      </w:del>
      <w:del w:id="15644" w:author="PR Preview" w:date="2026-01-01T00:00:00Z">
        <w:r>
          <w:delText xml:space="preserve"> </w:delText>
        </w:r>
      </w:del>
      <w:hyperlink w:anchor="thm-definite-eigenvalues">
        <w:del w:id="15645" w:author="PR Preview" w:date="2026-01-01T00:00:00Z">
          <w:r>
            <w:rPr>
              <w:rStyle w:val="Hyperlink"/>
            </w:rPr>
            <w:delText xml:space="preserve">Theorem 75</w:delText>
          </w:r>
        </w:del>
      </w:hyperlink>
      <w:del w:id="15646" w:author="PR Preview" w:date="2026-01-01T00:00:00Z">
        <w:r>
          <w:delText xml:space="preserve">:</w:delText>
        </w:r>
      </w:del>
    </w:p>
    <w:p>
      <w:pPr>
        <w:pStyle w:val="FirstParagraph"/>
      </w:pPr>
      <w:ins w:id="15647" w:author="PR Preview" w:date="2026-01-01T00:00:00Z">
        <w:r>
          <w:t xml:space="preserve">The same steps, with</w:t>
        </w:r>
      </w:ins>
      <w:ins w:id="15648" w:author="PR Preview" w:date="2026-01-01T00:00:00Z">
        <w:r>
          <w:t xml:space="preserve"> </w:t>
        </w:r>
      </w:ins>
      <m:oMath>
        <m:sSup>
          <m:e>
            <m:r>
              <m:rPr>
                <m:sty m:val="b"/>
              </m:rPr>
              <m:t>Λ</m:t>
            </m:r>
          </m:e>
          <m:sup>
            <m:r>
              <m:rPr>
                <m:sty m:val="p"/>
              </m:rPr>
              <m:t>−</m:t>
            </m:r>
            <m:r>
              <m:t>1</m:t>
            </m:r>
          </m:sup>
        </m:sSup>
      </m:oMath>
      <w:ins w:id="15649" w:author="PR Preview" w:date="2026-01-01T00:00:00Z">
        <w:r>
          <w:t xml:space="preserve"> </w:t>
        </w:r>
      </w:ins>
      <w:ins w:id="15650" w:author="PR Preview" w:date="2026-01-01T00:00:00Z">
        <w:r>
          <w:t xml:space="preserve">and</w:t>
        </w:r>
      </w:ins>
      <w:ins w:id="15651" w:author="PR Preview" w:date="2026-01-01T00:00:00Z">
        <w:r>
          <w:t xml:space="preserve"> </w:t>
        </w:r>
      </w:ins>
      <m:oMath>
        <m:r>
          <m:rPr>
            <m:sty m:val="b"/>
          </m:rPr>
          <m:t>Λ</m:t>
        </m:r>
      </m:oMath>
      <w:ins w:id="15652" w:author="PR Preview" w:date="2026-01-01T00:00:00Z">
        <w:r>
          <w:t xml:space="preserve"> </w:t>
        </w:r>
      </w:ins>
      <w:ins w:id="15653" w:author="PR Preview" w:date="2026-01-01T00:00:00Z">
        <w:r>
          <w:t xml:space="preserve">swapped,</w:t>
        </w:r>
      </w:ins>
      <w:ins w:id="15654" w:author="PR Preview" w:date="2026-01-01T00:00:00Z">
        <w:r>
          <w:t xml:space="preserve"> </w:t>
        </w:r>
      </w:ins>
      <w:ins w:id="15655" w:author="PR Preview" w:date="2026-01-01T00:00:00Z">
        <w:r>
          <w:t xml:space="preserve">give</w:t>
        </w:r>
      </w:ins>
      <w:ins w:id="15656" w:author="PR Preview" w:date="2026-01-01T00:00:00Z">
        <w:r>
          <w:t xml:space="preserve"> </w:t>
        </w:r>
      </w:ins>
      <m:oMath>
        <m:r>
          <m:rPr>
            <m:sty m:val="bi"/>
          </m:rPr>
          <m:t>B</m:t>
        </m:r>
        <m:r>
          <m:rPr>
            <m:sty m:val="bi"/>
          </m:rPr>
          <m:t>A</m:t>
        </m:r>
        <m:r>
          <m:rPr>
            <m:sty m:val="p"/>
          </m:rPr>
          <m:t>=</m:t>
        </m:r>
        <m:sSub>
          <m:e>
            <m:r>
              <m:rPr>
                <m:sty m:val="bi"/>
              </m:rPr>
              <m:t>I</m:t>
            </m:r>
          </m:e>
          <m:sub>
            <m:r>
              <m:t>p</m:t>
            </m:r>
          </m:sub>
        </m:sSub>
      </m:oMath>
      <w:ins w:id="15657" w:author="PR Preview" w:date="2026-01-01T00:00:00Z">
        <w:r>
          <w:t xml:space="preserve">,</w:t>
        </w:r>
      </w:ins>
      <w:ins w:id="15658" w:author="PR Preview" w:date="2026-01-01T00:00:00Z">
        <w:r>
          <w:t xml:space="preserve"> </w:t>
        </w:r>
      </w:ins>
      <w:ins w:id="15659" w:author="PR Preview" w:date="2026-01-01T00:00:00Z">
        <w:r>
          <w:t xml:space="preserve">so</w:t>
        </w:r>
      </w:ins>
      <w:ins w:id="15660" w:author="PR Preview" w:date="2026-01-01T00:00:00Z">
        <w:r>
          <w:t xml:space="preserve"> </w:t>
        </w:r>
      </w:ins>
      <m:oMath>
        <m:r>
          <m:rPr>
            <m:sty m:val="bi"/>
          </m:rPr>
          <m:t>B</m:t>
        </m:r>
        <m:r>
          <m:rPr>
            <m:sty m:val="p"/>
          </m:rPr>
          <m:t>=</m:t>
        </m:r>
        <m:sSup>
          <m:e>
            <m:r>
              <m:rPr>
                <m:sty m:val="bi"/>
              </m:rPr>
              <m:t>A</m:t>
            </m:r>
          </m:e>
          <m:sup>
            <m:r>
              <m:rPr>
                <m:sty m:val="p"/>
              </m:rPr>
              <m:t>−</m:t>
            </m:r>
            <m:r>
              <m:t>1</m:t>
            </m:r>
          </m:sup>
        </m:sSup>
      </m:oMath>
      <w:ins w:id="15661" w:author="PR Preview" w:date="2026-01-01T00:00:00Z">
        <w:r>
          <w:t xml:space="preserve"> </w:t>
        </w:r>
      </w:ins>
      <w:ins w:id="15662" w:author="PR Preview" w:date="2026-01-01T00:00:00Z">
        <w:r>
          <w:t xml:space="preserve">(5).</w:t>
        </w:r>
      </w:ins>
      <w:ins w:id="15663" w:author="PR Preview" w:date="2026-01-01T00:00:00Z">
        <w:r>
          <w:t xml:space="preserve"> </w:t>
        </w:r>
      </w:ins>
      <w:ins w:id="15664" w:author="PR Preview" w:date="2026-01-01T00:00:00Z">
        <w:r>
          <w:t xml:space="preserve">The steps with</w:t>
        </w:r>
      </w:ins>
      <w:ins w:id="15665" w:author="PR Preview" w:date="2026-01-01T00:00:00Z">
        <w:r>
          <w:t xml:space="preserve"> </w:t>
        </w:r>
      </w:ins>
      <m:oMath>
        <m:r>
          <m:rPr>
            <m:sty m:val="bi"/>
          </m:rPr>
          <m:t>Q</m:t>
        </m:r>
      </m:oMath>
      <w:ins w:id="15666" w:author="PR Preview" w:date="2026-01-01T00:00:00Z">
        <w:r>
          <w:t xml:space="preserve"> </w:t>
        </w:r>
      </w:ins>
      <w:ins w:id="15667" w:author="PR Preview" w:date="2026-01-01T00:00:00Z">
        <w:r>
          <w:t xml:space="preserve">use</w:t>
        </w:r>
      </w:ins>
      <w:ins w:id="15668" w:author="PR Preview" w:date="2026-01-01T00:00:00Z">
        <w:r>
          <w:t xml:space="preserve"> </w:t>
        </w:r>
      </w:ins>
      <w:hyperlink w:anchor="def-orthogonal-matrix">
        <w:ins w:id="15669" w:author="PR Preview" w:date="2026-01-01T00:00:00Z">
          <w:r>
            <w:rPr>
              <w:rStyle w:val="Hyperlink"/>
            </w:rPr>
            <w:t xml:space="preserve">Definition 81</w:t>
          </w:r>
        </w:ins>
      </w:hyperlink>
      <w:ins w:id="15670" w:author="PR Preview" w:date="2026-01-01T00:00:00Z">
        <w:r>
          <w:t xml:space="preserve">,</w:t>
        </w:r>
      </w:ins>
      <w:ins w:id="15671" w:author="PR Preview" w:date="2026-01-01T00:00:00Z">
        <w:r>
          <w:t xml:space="preserve"> </w:t>
        </w:r>
      </w:ins>
      <w:ins w:id="15672" w:author="PR Preview" w:date="2026-01-01T00:00:00Z">
        <w:r>
          <w:t xml:space="preserve">whose remark records that</w:t>
        </w:r>
      </w:ins>
      <w:ins w:id="15673"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15674" w:author="PR Preview" w:date="2026-01-01T00:00:00Z">
        <w:r>
          <w:t xml:space="preserve"> </w:t>
        </w:r>
      </w:ins>
      <w:ins w:id="15675" w:author="PR Preview" w:date="2026-01-01T00:00:00Z">
        <w:r>
          <w:t xml:space="preserve">too,</w:t>
        </w:r>
      </w:ins>
      <w:ins w:id="15676" w:author="PR Preview" w:date="2026-01-01T00:00:00Z">
        <w:r>
          <w:t xml:space="preserve"> </w:t>
        </w:r>
      </w:ins>
      <w:ins w:id="15677" w:author="PR Preview" w:date="2026-01-01T00:00:00Z">
        <w:r>
          <w:t xml:space="preserve">and the identity step uses</w:t>
        </w:r>
      </w:ins>
      <w:ins w:id="15678" w:author="PR Preview" w:date="2026-01-01T00:00:00Z">
        <w:r>
          <w:t xml:space="preserve"> </w:t>
        </w:r>
      </w:ins>
      <w:hyperlink w:anchor="thm-identity">
        <w:ins w:id="15679" w:author="PR Preview" w:date="2026-01-01T00:00:00Z">
          <w:r>
            <w:rPr>
              <w:rStyle w:val="Hyperlink"/>
            </w:rPr>
            <w:t xml:space="preserve">Theorem 10</w:t>
          </w:r>
        </w:ins>
      </w:hyperlink>
      <w:ins w:id="15680" w:author="PR Preview" w:date="2026-01-01T00:00:00Z">
        <w:r>
          <w:t xml:space="preserve">.</w:t>
        </w:r>
      </w:ins>
    </w:p>
    <w:p>
      <w:pPr>
        <w:pStyle w:val="BodyText"/>
      </w:pPr>
      <m:oMath>
        <m:sSup>
          <m:e>
            <m:r>
              <m:rPr>
                <m:sty m:val="bi"/>
              </m:rPr>
              <m:t>A</m:t>
            </m:r>
          </m:e>
          <m:sup>
            <m:r>
              <m:rPr>
                <m:sty m:val="p"/>
              </m:rPr>
              <m:t>−</m:t>
            </m:r>
            <m:r>
              <m:t>1</m:t>
            </m:r>
          </m:sup>
        </m:sSup>
      </m:oMath>
      <w:ins w:id="15681" w:author="PR Preview" w:date="2026-01-01T00:00:00Z">
        <w:r>
          <w:t xml:space="preserve"> </w:t>
        </w:r>
      </w:ins>
      <w:ins w:id="15682" w:author="PR Preview" w:date="2026-01-01T00:00:00Z">
        <w:r>
          <w:t xml:space="preserve">is symmetric by</w:t>
        </w:r>
      </w:ins>
      <w:ins w:id="15683" w:author="PR Preview" w:date="2026-01-01T00:00:00Z">
        <w:r>
          <w:t xml:space="preserve"> </w:t>
        </w:r>
      </w:ins>
      <w:hyperlink w:anchor="cor-inverse-symmetric">
        <w:ins w:id="15684" w:author="PR Preview" w:date="2026-01-01T00:00:00Z">
          <w:r>
            <w:rPr>
              <w:rStyle w:val="Hyperlink"/>
            </w:rPr>
            <w:t xml:space="preserve">Corollary 6</w:t>
          </w:r>
        </w:ins>
      </w:hyperlink>
      <w:ins w:id="15685" w:author="PR Preview" w:date="2026-01-01T00:00:00Z">
        <w:r>
          <w:t xml:space="preserve">.</w:t>
        </w:r>
      </w:ins>
      <w:ins w:id="15686" w:author="PR Preview" w:date="2026-01-01T00:00:00Z">
        <w:r>
          <w:t xml:space="preserve"> </w:t>
        </w:r>
      </w:ins>
      <w:ins w:id="15687" w:author="PR Preview" w:date="2026-01-01T00:00:00Z">
        <w:r>
          <w:t xml:space="preserve">For</w:t>
        </w:r>
      </w:ins>
      <w:ins w:id="15688" w:author="PR Preview" w:date="2026-01-01T00:00:00Z">
        <w:r>
          <w:t xml:space="preserve"> </w:t>
        </w:r>
      </w:ins>
      <m:oMath>
        <m:acc>
          <m:accPr>
            <m:chr m:val="̃"/>
          </m:accPr>
          <m:e>
            <m:r>
              <m:t>x</m:t>
            </m:r>
          </m:e>
        </m:acc>
        <m:r>
          <m:rPr>
            <m:sty m:val="p"/>
          </m:rPr>
          <m:t>≠</m:t>
        </m:r>
        <m:acc>
          <m:accPr>
            <m:chr m:val="̃"/>
          </m:accPr>
          <m:e>
            <m:r>
              <m:t>0</m:t>
            </m:r>
          </m:e>
        </m:acc>
      </m:oMath>
      <w:ins w:id="15689" w:author="PR Preview" w:date="2026-01-01T00:00:00Z">
        <w:r>
          <w:t xml:space="preserve">, let</w:t>
        </w:r>
      </w:ins>
      <w:ins w:id="15690" w:author="PR Preview" w:date="2026-01-01T00:00:00Z">
        <w:r>
          <w:t xml:space="preserve"> </w:t>
        </w:r>
      </w:ins>
      <m:oMath>
        <m:acc>
          <m:accPr>
            <m:chr m:val="̃"/>
          </m:accPr>
          <m:e>
            <m:r>
              <m:t>y</m:t>
            </m:r>
          </m:e>
        </m:acc>
        <m:r>
          <m:rPr>
            <m:sty m:val="p"/>
          </m:rPr>
          <m:t>=</m:t>
        </m:r>
        <m:sSup>
          <m:e>
            <m:r>
              <m:rPr>
                <m:sty m:val="bi"/>
              </m:rPr>
              <m:t>Q</m:t>
            </m:r>
          </m:e>
          <m:sup>
            <m:r>
              <m:rPr>
                <m:sty m:val="p"/>
              </m:rPr>
              <m:t>⊤</m:t>
            </m:r>
          </m:sup>
        </m:sSup>
        <m:acc>
          <m:accPr>
            <m:chr m:val="̃"/>
          </m:accPr>
          <m:e>
            <m:r>
              <m:t>x</m:t>
            </m:r>
          </m:e>
        </m:acc>
      </m:oMath>
      <w:ins w:id="15691" w:author="PR Preview" w:date="2026-01-01T00:00:00Z">
        <w:r>
          <w:t xml:space="preserve">,</w:t>
        </w:r>
      </w:ins>
      <w:ins w:id="15692" w:author="PR Preview" w:date="2026-01-01T00:00:00Z">
        <w:r>
          <w:t xml:space="preserve"> </w:t>
        </w:r>
      </w:ins>
      <w:ins w:id="15693" w:author="PR Preview" w:date="2026-01-01T00:00:00Z">
        <w:r>
          <w:t xml:space="preserve">which is not</w:t>
        </w:r>
      </w:ins>
      <w:ins w:id="15694" w:author="PR Preview" w:date="2026-01-01T00:00:00Z">
        <w:r>
          <w:t xml:space="preserve"> </w:t>
        </w:r>
      </w:ins>
      <m:oMath>
        <m:acc>
          <m:accPr>
            <m:chr m:val="̃"/>
          </m:accPr>
          <m:e>
            <m:r>
              <m:t>0</m:t>
            </m:r>
          </m:e>
        </m:acc>
      </m:oMath>
      <w:ins w:id="15695" w:author="PR Preview" w:date="2026-01-01T00:00:00Z">
        <w:r>
          <w:t xml:space="preserve"> </w:t>
        </w:r>
      </w:ins>
      <w:ins w:id="15696" w:author="PR Preview" w:date="2026-01-01T00:00:00Z">
        <w:r>
          <w:t xml:space="preserve">because</w:t>
        </w:r>
      </w:ins>
      <w:ins w:id="15697" w:author="PR Preview" w:date="2026-01-01T00:00:00Z">
        <w:r>
          <w:t xml:space="preserve"> </w:t>
        </w:r>
      </w:ins>
      <m:oMath>
        <m:acc>
          <m:accPr>
            <m:chr m:val="̃"/>
          </m:accPr>
          <m:e>
            <m:r>
              <m:t>x</m:t>
            </m:r>
          </m:e>
        </m:acc>
        <m:r>
          <m:rPr>
            <m:sty m:val="p"/>
          </m:rPr>
          <m:t>=</m:t>
        </m:r>
        <m:r>
          <m:rPr>
            <m:sty m:val="bi"/>
          </m:rPr>
          <m:t>Q</m:t>
        </m:r>
        <m:acc>
          <m:accPr>
            <m:chr m:val="̃"/>
          </m:accPr>
          <m:e>
            <m:r>
              <m:t>y</m:t>
            </m:r>
          </m:e>
        </m:acc>
      </m:oMath>
      <w:ins w:id="15698" w:author="PR Preview" w:date="2026-01-01T00:00:00Z">
        <w:r>
          <w:t xml:space="preserve">.</w:t>
        </w:r>
      </w:ins>
      <w:ins w:id="15699" w:author="PR Preview" w:date="2026-01-01T00:00:00Z">
        <w:r>
          <w:t xml:space="preserve"> </w:t>
        </w:r>
      </w:ins>
      <w:ins w:id="15700" w:author="PR Preview" w:date="2026-01-01T00:00:00Z">
        <w:r>
          <w:t xml:space="preserve">As in the proof of</w:t>
        </w:r>
      </w:ins>
      <w:ins w:id="15701" w:author="PR Preview" w:date="2026-01-01T00:00:00Z">
        <w:r>
          <w:t xml:space="preserve"> </w:t>
        </w:r>
      </w:ins>
      <w:hyperlink w:anchor="thm-definite-eigenvalues">
        <w:ins w:id="15702" w:author="PR Preview" w:date="2026-01-01T00:00:00Z">
          <w:r>
            <w:rPr>
              <w:rStyle w:val="Hyperlink"/>
            </w:rPr>
            <w:t xml:space="preserve">Theorem 76</w:t>
          </w:r>
        </w:ins>
      </w:hyperlink>
      <w:ins w:id="15703"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84" w:name="exm-pd-inverse"/>
    <w:p>
      <w:pPr>
        <w:pStyle w:val="BodyText"/>
      </w:pPr>
      <w:del w:id="15704" w:author="PR Preview" w:date="2026-01-01T00:00:00Z">
        <w:r>
          <w:rPr>
            <w:b/>
            <w:bCs/>
          </w:rPr>
          <w:delText xml:space="preserve">Example 145 (Inverting a positive definite matrix)</w:delText>
        </w:r>
      </w:del>
      <w:del w:id="15705" w:author="PR Preview" w:date="2026-01-01T00:00:00Z">
        <w:r>
          <w:delText xml:space="preserve"> </w:delText>
        </w:r>
      </w:del>
      <w:del w:id="15706" w:author="PR Preview" w:date="2026-01-01T00:00:00Z">
        <w:r>
          <w:delText xml:space="preserve">For</w:delText>
        </w:r>
      </w:del>
      <w:del w:id="1570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5708" w:author="PR Preview" w:date="2026-01-01T00:00:00Z">
        <w:r>
          <w:delText xml:space="preserve">,</w:delText>
        </w:r>
      </w:del>
      <w:del w:id="15709" w:author="PR Preview" w:date="2026-01-01T00:00:00Z">
        <w:r>
          <w:delText xml:space="preserve"> </w:delText>
        </w:r>
      </w:del>
      <w:hyperlink w:anchor="exm-spectral">
        <w:del w:id="15710" w:author="PR Preview" w:date="2026-01-01T00:00:00Z">
          <w:r>
            <w:rPr>
              <w:rStyle w:val="Hyperlink"/>
            </w:rPr>
            <w:delText xml:space="preserve">Example 139</w:delText>
          </w:r>
        </w:del>
      </w:hyperlink>
      <w:del w:id="15711" w:author="PR Preview" w:date="2026-01-01T00:00:00Z">
        <w:r>
          <w:delText xml:space="preserve"> </w:delText>
        </w:r>
      </w:del>
      <w:del w:id="15712" w:author="PR Preview" w:date="2026-01-01T00:00:00Z">
        <w:r>
          <w:delText xml:space="preserve">gives</w:delText>
        </w:r>
      </w:del>
      <w:del w:id="15713"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15714" w:author="PR Preview" w:date="2026-01-01T00:00:00Z">
        <w:r>
          <w:delText xml:space="preserve"> </w:delText>
        </w:r>
      </w:del>
      <w:del w:id="15715" w:author="PR Preview" w:date="2026-01-01T00:00:00Z">
        <w:r>
          <w:delText xml:space="preserve">and eigenvalues</w:delText>
        </w:r>
      </w:del>
      <w:del w:id="15716" w:author="PR Preview" w:date="2026-01-01T00:00:00Z">
        <w:r>
          <w:delText xml:space="preserve"> </w:delText>
        </w:r>
      </w:del>
      <m:oMath>
        <m:r>
          <m:t>3</m:t>
        </m:r>
      </m:oMath>
      <w:del w:id="15717" w:author="PR Preview" w:date="2026-01-01T00:00:00Z">
        <w:r>
          <w:delText xml:space="preserve"> </w:delText>
        </w:r>
      </w:del>
      <w:del w:id="15718" w:author="PR Preview" w:date="2026-01-01T00:00:00Z">
        <w:r>
          <w:delText xml:space="preserve">and</w:delText>
        </w:r>
      </w:del>
      <w:del w:id="15719" w:author="PR Preview" w:date="2026-01-01T00:00:00Z">
        <w:r>
          <w:delText xml:space="preserve"> </w:delText>
        </w:r>
      </w:del>
      <m:oMath>
        <m:r>
          <m:t>1</m:t>
        </m:r>
      </m:oMath>
      <w:del w:id="15720" w:author="PR Preview" w:date="2026-01-01T00:00:00Z">
        <w:r>
          <w:delText xml:space="preserve">, so:</w:delText>
        </w:r>
      </w:del>
    </w:p>
    <w:p>
      <w:pPr>
        <w:pStyle w:val="BodyText"/>
      </w:pPr>
      <w:ins w:id="15721" w:author="PR Preview" w:date="2026-01-01T00:00:00Z">
        <w:r>
          <w:rPr>
            <w:b/>
            <w:bCs/>
          </w:rPr>
          <w:t xml:space="preserve">Example 148 (Inverting a positive definite matrix)</w:t>
        </w:r>
      </w:ins>
      <w:ins w:id="15722" w:author="PR Preview" w:date="2026-01-01T00:00:00Z">
        <w:r>
          <w:t xml:space="preserve"> </w:t>
        </w:r>
      </w:ins>
      <w:ins w:id="15723" w:author="PR Preview" w:date="2026-01-01T00:00:00Z">
        <w:r>
          <w:t xml:space="preserve">For</w:t>
        </w:r>
      </w:ins>
      <w:ins w:id="1572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5725" w:author="PR Preview" w:date="2026-01-01T00:00:00Z">
        <w:r>
          <w:t xml:space="preserve">,</w:t>
        </w:r>
      </w:ins>
      <w:ins w:id="15726" w:author="PR Preview" w:date="2026-01-01T00:00:00Z">
        <w:r>
          <w:t xml:space="preserve"> </w:t>
        </w:r>
      </w:ins>
      <w:hyperlink w:anchor="exm-spectral">
        <w:ins w:id="15727" w:author="PR Preview" w:date="2026-01-01T00:00:00Z">
          <w:r>
            <w:rPr>
              <w:rStyle w:val="Hyperlink"/>
            </w:rPr>
            <w:t xml:space="preserve">Example 142</w:t>
          </w:r>
        </w:ins>
      </w:hyperlink>
      <w:ins w:id="15728" w:author="PR Preview" w:date="2026-01-01T00:00:00Z">
        <w:r>
          <w:t xml:space="preserve"> </w:t>
        </w:r>
      </w:ins>
      <w:ins w:id="15729" w:author="PR Preview" w:date="2026-01-01T00:00:00Z">
        <w:r>
          <w:t xml:space="preserve">gives</w:t>
        </w:r>
      </w:ins>
      <w:ins w:id="15730"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15731" w:author="PR Preview" w:date="2026-01-01T00:00:00Z">
        <w:r>
          <w:t xml:space="preserve"> </w:t>
        </w:r>
      </w:ins>
      <w:ins w:id="15732" w:author="PR Preview" w:date="2026-01-01T00:00:00Z">
        <w:r>
          <w:t xml:space="preserve">and eigenvalues</w:t>
        </w:r>
      </w:ins>
      <w:ins w:id="15733" w:author="PR Preview" w:date="2026-01-01T00:00:00Z">
        <w:r>
          <w:t xml:space="preserve"> </w:t>
        </w:r>
      </w:ins>
      <m:oMath>
        <m:r>
          <m:t>3</m:t>
        </m:r>
      </m:oMath>
      <w:ins w:id="15734" w:author="PR Preview" w:date="2026-01-01T00:00:00Z">
        <w:r>
          <w:t xml:space="preserve"> </w:t>
        </w:r>
      </w:ins>
      <w:ins w:id="15735" w:author="PR Preview" w:date="2026-01-01T00:00:00Z">
        <w:r>
          <w:t xml:space="preserve">and</w:t>
        </w:r>
      </w:ins>
      <w:ins w:id="15736" w:author="PR Preview" w:date="2026-01-01T00:00:00Z">
        <w:r>
          <w:t xml:space="preserve"> </w:t>
        </w:r>
      </w:ins>
      <m:oMath>
        <m:r>
          <m:t>1</m:t>
        </m:r>
      </m:oMath>
      <w:ins w:id="15737"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84"/>
    <w:bookmarkStart w:id="485" w:name="def-matrix-induced-inner-product"/>
    <w:p>
      <w:pPr>
        <w:pStyle w:val="FirstParagraph"/>
      </w:pPr>
      <w:del w:id="15738" w:author="PR Preview" w:date="2026-01-01T00:00:00Z">
        <w:r>
          <w:rPr>
            <w:b/>
            <w:bCs/>
          </w:rPr>
          <w:delText xml:space="preserve">Definition 87 (Matrix-induced inner product (</w:delText>
        </w:r>
      </w:del>
      <m:oMath>
        <m:r>
          <m:rPr>
            <m:sty m:val="bi"/>
          </m:rPr>
          <m:t>A</m:t>
        </m:r>
      </m:oMath>
      <w:del w:id="15739" w:author="PR Preview" w:date="2026-01-01T00:00:00Z">
        <w:r>
          <w:rPr>
            <w:b/>
            <w:bCs/>
          </w:rPr>
          <w:delText xml:space="preserve">-inner product))</w:delText>
        </w:r>
      </w:del>
      <w:del w:id="15740" w:author="PR Preview" w:date="2026-01-01T00:00:00Z">
        <w:r>
          <w:delText xml:space="preserve"> </w:delText>
        </w:r>
      </w:del>
      <w:del w:id="15741" w:author="PR Preview" w:date="2026-01-01T00:00:00Z">
        <w:r>
          <w:delText xml:space="preserve">Let</w:delText>
        </w:r>
      </w:del>
      <w:del w:id="15742" w:author="PR Preview" w:date="2026-01-01T00:00:00Z">
        <w:r>
          <w:delText xml:space="preserve"> </w:delText>
        </w:r>
      </w:del>
      <m:oMath>
        <m:r>
          <m:rPr>
            <m:sty m:val="bi"/>
          </m:rPr>
          <m:t>A</m:t>
        </m:r>
      </m:oMath>
      <w:del w:id="15743" w:author="PR Preview" w:date="2026-01-01T00:00:00Z">
        <w:r>
          <w:delText xml:space="preserve"> </w:delText>
        </w:r>
      </w:del>
      <w:del w:id="15744" w:author="PR Preview" w:date="2026-01-01T00:00:00Z">
        <w:r>
          <w:delText xml:space="preserve">be a</w:delText>
        </w:r>
      </w:del>
      <w:del w:id="15745" w:author="PR Preview" w:date="2026-01-01T00:00:00Z">
        <w:r>
          <w:delText xml:space="preserve"> </w:delText>
        </w:r>
      </w:del>
      <m:oMath>
        <m:r>
          <m:t>p</m:t>
        </m:r>
        <m:r>
          <m:rPr>
            <m:sty m:val="p"/>
          </m:rPr>
          <m:t>×</m:t>
        </m:r>
        <m:r>
          <m:t>p</m:t>
        </m:r>
      </m:oMath>
      <w:del w:id="15746" w:author="PR Preview" w:date="2026-01-01T00:00:00Z">
        <w:r>
          <w:delText xml:space="preserve"> </w:delText>
        </w:r>
      </w:del>
      <w:del w:id="15747" w:author="PR Preview" w:date="2026-01-01T00:00:00Z">
        <w:r>
          <w:delText xml:space="preserve">symmetric positive definite matrix (</w:delText>
        </w:r>
      </w:del>
      <w:hyperlink w:anchor="def-positive-definite">
        <w:del w:id="15748" w:author="PR Preview" w:date="2026-01-01T00:00:00Z">
          <w:r>
            <w:rPr>
              <w:rStyle w:val="Hyperlink"/>
            </w:rPr>
            <w:delText xml:space="preserve">Definition 86</w:delText>
          </w:r>
        </w:del>
      </w:hyperlink>
      <w:del w:id="15749" w:author="PR Preview" w:date="2026-01-01T00:00:00Z">
        <w:r>
          <w:delText xml:space="preserve">)</w:delText>
        </w:r>
      </w:del>
      <w:del w:id="15750" w:author="PR Preview" w:date="2026-01-01T00:00:00Z">
        <w:r>
          <w:delText xml:space="preserve"> </w:delText>
        </w:r>
      </w:del>
      <w:del w:id="15751" w:author="PR Preview" w:date="2026-01-01T00:00:00Z">
        <w:r>
          <w:delText xml:space="preserve">(</w:delText>
        </w:r>
      </w:del>
      <m:oMath>
        <m:r>
          <m:rPr>
            <m:sty m:val="bi"/>
          </m:rPr>
          <m:t>A</m:t>
        </m:r>
        <m:r>
          <m:rPr>
            <m:sty m:val="p"/>
          </m:rPr>
          <m:t>=</m:t>
        </m:r>
        <m:sSup>
          <m:e>
            <m:r>
              <m:rPr>
                <m:sty m:val="bi"/>
              </m:rPr>
              <m:t>A</m:t>
            </m:r>
          </m:e>
          <m:sup>
            <m:r>
              <m:rPr>
                <m:sty m:val="p"/>
              </m:rPr>
              <m:t>⊤</m:t>
            </m:r>
          </m:sup>
        </m:sSup>
      </m:oMath>
      <w:del w:id="15752" w:author="PR Preview" w:date="2026-01-01T00:00:00Z">
        <w:r>
          <w:delText xml:space="preserve"> </w:delText>
        </w:r>
      </w:del>
      <w:del w:id="15753" w:author="PR Preview" w:date="2026-01-01T00:00:00Z">
        <w:r>
          <w:delText xml:space="preserve">and</w:delText>
        </w:r>
      </w:del>
      <w:del w:id="15754"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&gt;</m:t>
        </m:r>
        <m:r>
          <m:t>0</m:t>
        </m:r>
      </m:oMath>
      <w:del w:id="15755" w:author="PR Preview" w:date="2026-01-01T00:00:00Z">
        <w:r>
          <w:delText xml:space="preserve"> </w:delText>
        </w:r>
      </w:del>
      <w:del w:id="15756" w:author="PR Preview" w:date="2026-01-01T00:00:00Z">
        <w:r>
          <w:delText xml:space="preserve">for all nonzero</w:delText>
        </w:r>
      </w:del>
      <w:del w:id="15757" w:author="PR Preview" w:date="2026-01-01T00:00:00Z">
        <w:r>
          <w:delText xml:space="preserve"> </w:delText>
        </w:r>
      </w:del>
      <m:oMath>
        <m:acc>
          <m:accPr>
            <m:chr m:val="̃"/>
          </m:accPr>
          <m:e>
            <m:r>
              <m:t>x</m:t>
            </m:r>
          </m:e>
        </m:acc>
        <m:r>
          <m:rPr>
            <m:sty m:val="p"/>
          </m:rPr>
          <m:t>∈</m:t>
        </m:r>
        <m:sSup>
          <m:e>
            <m:r>
              <m:rPr>
                <m:scr m:val="double-struck"/>
                <m:sty m:val="p"/>
              </m:rPr>
              <m:t>R</m:t>
            </m:r>
          </m:e>
          <m:sup>
            <m:r>
              <m:t>p</m:t>
            </m:r>
          </m:sup>
        </m:sSup>
      </m:oMath>
      <w:del w:id="15758" w:author="PR Preview" w:date="2026-01-01T00:00:00Z">
        <w:r>
          <w:delText xml:space="preserve">).</w:delText>
        </w:r>
      </w:del>
      <w:del w:id="15759" w:author="PR Preview" w:date="2026-01-01T00:00:00Z">
        <w:r>
          <w:delText xml:space="preserve"> </w:delText>
        </w:r>
      </w:del>
      <w:del w:id="15760" w:author="PR Preview" w:date="2026-01-01T00:00:00Z">
        <w:r>
          <w:delText xml:space="preserve">The</w:delText>
        </w:r>
      </w:del>
      <w:del w:id="15761" w:author="PR Preview" w:date="2026-01-01T00:00:00Z">
        <w:r>
          <w:delText xml:space="preserve"> </w:delText>
        </w:r>
      </w:del>
      <w:del w:id="15762" w:author="PR Preview" w:date="2026-01-01T00:00:00Z">
        <w:r>
          <w:rPr>
            <w:b/>
            <w:bCs/>
          </w:rPr>
          <w:delText xml:space="preserve">matrix-induced inner product</w:delText>
        </w:r>
      </w:del>
      <w:del w:id="15763" w:author="PR Preview" w:date="2026-01-01T00:00:00Z">
        <w:r>
          <w:delText xml:space="preserve"> </w:delText>
        </w:r>
      </w:del>
      <w:del w:id="15764" w:author="PR Preview" w:date="2026-01-01T00:00:00Z">
        <w:r>
          <w:delText xml:space="preserve">(or</w:delText>
        </w:r>
      </w:del>
      <w:del w:id="15765" w:author="PR Preview" w:date="2026-01-01T00:00:00Z">
        <w:r>
          <w:delText xml:space="preserve"> </w:delText>
        </w:r>
      </w:del>
      <m:oMath>
        <m:r>
          <m:rPr>
            <m:sty m:val="bi"/>
          </m:rPr>
          <m:t>A</m:t>
        </m:r>
      </m:oMath>
      <w:del w:id="15766" w:author="PR Preview" w:date="2026-01-01T00:00:00Z">
        <w:r>
          <w:rPr>
            <w:b/>
            <w:bCs/>
          </w:rPr>
          <w:delText xml:space="preserve">-inner product</w:delText>
        </w:r>
      </w:del>
      <w:del w:id="15767" w:author="PR Preview" w:date="2026-01-01T00:00:00Z">
        <w:r>
          <w:delText xml:space="preserve">)</w:delText>
        </w:r>
      </w:del>
      <w:del w:id="15768" w:author="PR Preview" w:date="2026-01-01T00:00:00Z">
        <w:r>
          <w:delText xml:space="preserve"> </w:delText>
        </w:r>
      </w:del>
      <w:del w:id="15769" w:author="PR Preview" w:date="2026-01-01T00:00:00Z">
        <w:r>
          <w:delText xml:space="preserve">on</w:delText>
        </w:r>
      </w:del>
      <w:del w:id="15770" w:author="PR Preview" w:date="2026-01-01T00:00:00Z">
        <w:r>
          <w:delText xml:space="preserve"> </w:delText>
        </w:r>
      </w:del>
      <m:oMath>
        <m:sSup>
          <m:e>
            <m:r>
              <m:rPr>
                <m:scr m:val="double-struck"/>
                <m:sty m:val="p"/>
              </m:rPr>
              <m:t>R</m:t>
            </m:r>
          </m:e>
          <m:sup>
            <m:r>
              <m:t>p</m:t>
            </m:r>
          </m:sup>
        </m:sSup>
      </m:oMath>
      <w:del w:id="15771" w:author="PR Preview" w:date="2026-01-01T00:00:00Z">
        <w:r>
          <w:delText xml:space="preserve"> </w:delText>
        </w:r>
      </w:del>
      <w:del w:id="15772" w:author="PR Preview" w:date="2026-01-01T00:00:00Z">
        <w:r>
          <w:delText xml:space="preserve">is defined for all</w:delText>
        </w:r>
      </w:del>
      <w:del w:id="15773"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15774" w:author="PR Preview" w:date="2026-01-01T00:00:00Z">
        <w:r>
          <w:delText xml:space="preserve"> </w:delText>
        </w:r>
      </w:del>
      <w:del w:id="15775" w:author="PR Preview" w:date="2026-01-01T00:00:00Z">
        <w:r>
          <w:delText xml:space="preserve">by</w:delText>
        </w:r>
      </w:del>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del w:id="15776" w:author="PR Preview" w:date="2026-01-01T00:00:00Z">
        <w:r>
          <w:rPr>
            <w:b/>
            <w:bCs/>
          </w:rPr>
          <w:delText xml:space="preserve">Example 146 (A matrix-induced inner product calculation)</w:delText>
        </w:r>
      </w:del>
      <w:del w:id="15777" w:author="PR Preview" w:date="2026-01-01T00:00:00Z">
        <w:r>
          <w:delText xml:space="preserve"> </w:delText>
        </w:r>
      </w:del>
      <w:del w:id="15778" w:author="PR Preview" w:date="2026-01-01T00:00:00Z">
        <w:r>
          <w:delText xml:space="preserve">Consider the symmetric matrix</w:delText>
        </w:r>
      </w:del>
    </w:p>
    <w:p>
      <w:pPr>
        <w:pStyle w:val="FirstParagraph"/>
      </w:pPr>
      <w:ins w:id="15779" w:author="PR Preview" w:date="2026-01-01T00:00:00Z">
        <w:r>
          <w:rPr>
            <w:b/>
            <w:bCs/>
          </w:rPr>
          <w:t xml:space="preserve">Definition 92 (Matrix-induced inner product (</w:t>
        </w:r>
      </w:ins>
      <m:oMath>
        <m:r>
          <m:rPr>
            <m:sty m:val="bi"/>
          </m:rPr>
          <m:t>A</m:t>
        </m:r>
      </m:oMath>
      <w:ins w:id="15780" w:author="PR Preview" w:date="2026-01-01T00:00:00Z">
        <w:r>
          <w:rPr>
            <w:b/>
            <w:bCs/>
          </w:rPr>
          <w:t xml:space="preserve">-inner product))</w:t>
        </w:r>
      </w:ins>
      <w:ins w:id="15781" w:author="PR Preview" w:date="2026-01-01T00:00:00Z">
        <w:r>
          <w:t xml:space="preserve"> </w:t>
        </w:r>
      </w:ins>
      <w:ins w:id="15782" w:author="PR Preview" w:date="2026-01-01T00:00:00Z">
        <w:r>
          <w:t xml:space="preserve">Let</w:t>
        </w:r>
      </w:ins>
      <w:ins w:id="15783" w:author="PR Preview" w:date="2026-01-01T00:00:00Z">
        <w:r>
          <w:t xml:space="preserve"> </w:t>
        </w:r>
      </w:ins>
      <m:oMath>
        <m:r>
          <m:rPr>
            <m:sty m:val="bi"/>
          </m:rPr>
          <m:t>A</m:t>
        </m:r>
      </m:oMath>
      <w:ins w:id="15784" w:author="PR Preview" w:date="2026-01-01T00:00:00Z">
        <w:r>
          <w:t xml:space="preserve"> </w:t>
        </w:r>
      </w:ins>
      <w:ins w:id="15785" w:author="PR Preview" w:date="2026-01-01T00:00:00Z">
        <w:r>
          <w:t xml:space="preserve">be a</w:t>
        </w:r>
      </w:ins>
      <w:ins w:id="15786" w:author="PR Preview" w:date="2026-01-01T00:00:00Z">
        <w:r>
          <w:t xml:space="preserve"> </w:t>
        </w:r>
      </w:ins>
      <m:oMath>
        <m:r>
          <m:t>p</m:t>
        </m:r>
        <m:r>
          <m:rPr>
            <m:sty m:val="p"/>
          </m:rPr>
          <m:t>×</m:t>
        </m:r>
        <m:r>
          <m:t>p</m:t>
        </m:r>
      </m:oMath>
      <w:ins w:id="15787" w:author="PR Preview" w:date="2026-01-01T00:00:00Z">
        <w:r>
          <w:t xml:space="preserve"> </w:t>
        </w:r>
      </w:ins>
      <w:ins w:id="15788" w:author="PR Preview" w:date="2026-01-01T00:00:00Z">
        <w:r>
          <w:t xml:space="preserve">symmetric positive definite matrix (</w:t>
        </w:r>
      </w:ins>
      <w:hyperlink w:anchor="def-positive-definite">
        <w:ins w:id="15789" w:author="PR Preview" w:date="2026-01-01T00:00:00Z">
          <w:r>
            <w:rPr>
              <w:rStyle w:val="Hyperlink"/>
            </w:rPr>
            <w:t xml:space="preserve">Definition 91</w:t>
          </w:r>
        </w:ins>
      </w:hyperlink>
      <w:ins w:id="15790" w:author="PR Preview" w:date="2026-01-01T00:00:00Z">
        <w:r>
          <w:t xml:space="preserve">)</w:t>
        </w:r>
      </w:ins>
      <w:ins w:id="15791" w:author="PR Preview" w:date="2026-01-01T00:00:00Z">
        <w:r>
          <w:t xml:space="preserve"> </w:t>
        </w:r>
      </w:ins>
      <w:ins w:id="15792" w:author="PR Preview" w:date="2026-01-01T00:00:00Z">
        <w:r>
          <w:t xml:space="preserve">(</w:t>
        </w:r>
      </w:ins>
      <m:oMath>
        <m:r>
          <m:rPr>
            <m:sty m:val="bi"/>
          </m:rPr>
          <m:t>A</m:t>
        </m:r>
        <m:r>
          <m:rPr>
            <m:sty m:val="p"/>
          </m:rPr>
          <m:t>=</m:t>
        </m:r>
        <m:sSup>
          <m:e>
            <m:r>
              <m:rPr>
                <m:sty m:val="bi"/>
              </m:rPr>
              <m:t>A</m:t>
            </m:r>
          </m:e>
          <m:sup>
            <m:r>
              <m:rPr>
                <m:sty m:val="p"/>
              </m:rPr>
              <m:t>⊤</m:t>
            </m:r>
          </m:sup>
        </m:sSup>
      </m:oMath>
      <w:ins w:id="15793" w:author="PR Preview" w:date="2026-01-01T00:00:00Z">
        <w:r>
          <w:t xml:space="preserve"> </w:t>
        </w:r>
      </w:ins>
      <w:ins w:id="15794" w:author="PR Preview" w:date="2026-01-01T00:00:00Z">
        <w:r>
          <w:t xml:space="preserve">and</w:t>
        </w:r>
      </w:ins>
      <w:ins w:id="15795"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&gt;</m:t>
        </m:r>
        <m:r>
          <m:t>0</m:t>
        </m:r>
      </m:oMath>
      <w:ins w:id="15796" w:author="PR Preview" w:date="2026-01-01T00:00:00Z">
        <w:r>
          <w:t xml:space="preserve"> </w:t>
        </w:r>
      </w:ins>
      <w:ins w:id="15797" w:author="PR Preview" w:date="2026-01-01T00:00:00Z">
        <w:r>
          <w:t xml:space="preserve">for all nonzero</w:t>
        </w:r>
      </w:ins>
      <w:ins w:id="15798" w:author="PR Preview" w:date="2026-01-01T00:00:00Z">
        <w:r>
          <w:t xml:space="preserve"> </w:t>
        </w:r>
      </w:ins>
      <m:oMath>
        <m:acc>
          <m:accPr>
            <m:chr m:val="̃"/>
          </m:accPr>
          <m:e>
            <m:r>
              <m:t>x</m:t>
            </m:r>
          </m:e>
        </m:acc>
        <m:r>
          <m:rPr>
            <m:sty m:val="p"/>
          </m:rPr>
          <m:t>∈</m:t>
        </m:r>
        <m:sSup>
          <m:e>
            <m:r>
              <m:rPr>
                <m:scr m:val="double-struck"/>
                <m:sty m:val="p"/>
              </m:rPr>
              <m:t>R</m:t>
            </m:r>
          </m:e>
          <m:sup>
            <m:r>
              <m:t>p</m:t>
            </m:r>
          </m:sup>
        </m:sSup>
      </m:oMath>
      <w:ins w:id="15799" w:author="PR Preview" w:date="2026-01-01T00:00:00Z">
        <w:r>
          <w:t xml:space="preserve">).</w:t>
        </w:r>
      </w:ins>
      <w:ins w:id="15800" w:author="PR Preview" w:date="2026-01-01T00:00:00Z">
        <w:r>
          <w:t xml:space="preserve"> </w:t>
        </w:r>
      </w:ins>
      <w:ins w:id="15801" w:author="PR Preview" w:date="2026-01-01T00:00:00Z">
        <w:r>
          <w:t xml:space="preserve">The</w:t>
        </w:r>
      </w:ins>
      <w:ins w:id="15802" w:author="PR Preview" w:date="2026-01-01T00:00:00Z">
        <w:r>
          <w:t xml:space="preserve"> </w:t>
        </w:r>
      </w:ins>
      <w:ins w:id="15803" w:author="PR Preview" w:date="2026-01-01T00:00:00Z">
        <w:r>
          <w:rPr>
            <w:b/>
            <w:bCs/>
          </w:rPr>
          <w:t xml:space="preserve">matrix-induced inner product</w:t>
        </w:r>
      </w:ins>
      <w:ins w:id="15804" w:author="PR Preview" w:date="2026-01-01T00:00:00Z">
        <w:r>
          <w:t xml:space="preserve"> </w:t>
        </w:r>
      </w:ins>
      <w:ins w:id="15805" w:author="PR Preview" w:date="2026-01-01T00:00:00Z">
        <w:r>
          <w:t xml:space="preserve">(or</w:t>
        </w:r>
      </w:ins>
      <w:ins w:id="15806" w:author="PR Preview" w:date="2026-01-01T00:00:00Z">
        <w:r>
          <w:t xml:space="preserve"> </w:t>
        </w:r>
      </w:ins>
      <m:oMath>
        <m:r>
          <m:rPr>
            <m:sty m:val="bi"/>
          </m:rPr>
          <m:t>A</m:t>
        </m:r>
      </m:oMath>
      <w:ins w:id="15807" w:author="PR Preview" w:date="2026-01-01T00:00:00Z">
        <w:r>
          <w:rPr>
            <w:b/>
            <w:bCs/>
          </w:rPr>
          <w:t xml:space="preserve">-inner product</w:t>
        </w:r>
      </w:ins>
      <w:ins w:id="15808" w:author="PR Preview" w:date="2026-01-01T00:00:00Z">
        <w:r>
          <w:t xml:space="preserve">)</w:t>
        </w:r>
      </w:ins>
      <w:ins w:id="15809" w:author="PR Preview" w:date="2026-01-01T00:00:00Z">
        <w:r>
          <w:t xml:space="preserve"> </w:t>
        </w:r>
      </w:ins>
      <w:ins w:id="15810" w:author="PR Preview" w:date="2026-01-01T00:00:00Z">
        <w:r>
          <w:t xml:space="preserve">on</w:t>
        </w:r>
      </w:ins>
      <w:ins w:id="15811" w:author="PR Preview" w:date="2026-01-01T00:00:00Z">
        <w:r>
          <w:t xml:space="preserve"> </w:t>
        </w:r>
      </w:ins>
      <m:oMath>
        <m:sSup>
          <m:e>
            <m:r>
              <m:rPr>
                <m:scr m:val="double-struck"/>
                <m:sty m:val="p"/>
              </m:rPr>
              <m:t>R</m:t>
            </m:r>
          </m:e>
          <m:sup>
            <m:r>
              <m:t>p</m:t>
            </m:r>
          </m:sup>
        </m:sSup>
      </m:oMath>
      <w:ins w:id="15812" w:author="PR Preview" w:date="2026-01-01T00:00:00Z">
        <w:r>
          <w:t xml:space="preserve"> </w:t>
        </w:r>
      </w:ins>
      <w:ins w:id="15813" w:author="PR Preview" w:date="2026-01-01T00:00:00Z">
        <w:r>
          <w:t xml:space="preserve">is defined for all</w:t>
        </w:r>
      </w:ins>
      <w:ins w:id="15814"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15815" w:author="PR Preview" w:date="2026-01-01T00:00:00Z">
        <w:r>
          <w:t xml:space="preserve"> </w:t>
        </w:r>
      </w:ins>
      <w:ins w:id="15816" w:author="PR Preview" w:date="2026-01-01T00:00:00Z">
        <w:r>
          <w:t xml:space="preserve">by</w:t>
        </w:r>
      </w:ins>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85"/>
    <w:bookmarkStart w:id="486" w:name="exm-matrix-induced-inner-product"/>
    <w:p>
      <w:pPr>
        <w:pStyle w:val="FirstParagraph"/>
      </w:pPr>
      <w:ins w:id="15817" w:author="PR Preview" w:date="2026-01-01T00:00:00Z">
        <w:r>
          <w:rPr>
            <w:b/>
            <w:bCs/>
          </w:rPr>
          <w:t xml:space="preserve">Example 149 (A matrix-induced inner product calculation)</w:t>
        </w:r>
      </w:ins>
      <w:ins w:id="15818" w:author="PR Preview" w:date="2026-01-01T00:00:00Z">
        <w:r>
          <w:t xml:space="preserve"> </w:t>
        </w:r>
      </w:ins>
      <w:ins w:id="15819"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del w:id="15820" w:author="PR Preview" w:date="2026-01-01T00:00:00Z">
        <w:r>
          <w:delText xml:space="preserve">which is strictly positive because</w:delText>
        </w:r>
      </w:del>
      <w:del w:id="15821"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&gt;</m:t>
        </m:r>
        <m:r>
          <m:t>0</m:t>
        </m:r>
      </m:oMath>
      <w:del w:id="15822" w:author="PR Preview" w:date="2026-01-01T00:00:00Z">
        <w:r>
          <w:delText xml:space="preserve"> </w:delText>
        </w:r>
      </w:del>
      <w:del w:id="15823" w:author="PR Preview" w:date="2026-01-01T00:00:00Z">
        <w:r>
          <w:delText xml:space="preserve">when</w:delText>
        </w:r>
      </w:del>
      <w:del w:id="15824" w:author="PR Preview" w:date="2026-01-01T00:00:00Z">
        <w:r>
          <w:delText xml:space="preserve"> </w:delText>
        </w:r>
      </w:del>
      <m:oMath>
        <m:acc>
          <m:accPr>
            <m:chr m:val="̃"/>
          </m:accPr>
          <m:e>
            <m:r>
              <m:t>x</m:t>
            </m:r>
          </m:e>
        </m:acc>
        <m:r>
          <m:rPr>
            <m:sty m:val="p"/>
          </m:rPr>
          <m:t>≠</m:t>
        </m:r>
        <m:acc>
          <m:accPr>
            <m:chr m:val="̃"/>
          </m:accPr>
          <m:e>
            <m:r>
              <m:t>0</m:t>
            </m:r>
          </m:e>
        </m:acc>
      </m:oMath>
      <w:del w:id="15825" w:author="PR Preview" w:date="2026-01-01T00:00:00Z">
        <w:r>
          <w:delText xml:space="preserve">.</w:delText>
        </w:r>
      </w:del>
      <w:del w:id="15826" w:author="PR Preview" w:date="2026-01-01T00:00:00Z">
        <w:r>
          <w:delText xml:space="preserve"> </w:delText>
        </w:r>
      </w:del>
      <w:del w:id="15827" w:author="PR Preview" w:date="2026-01-01T00:00:00Z">
        <w:r>
          <w:delText xml:space="preserve">Thus</w:delText>
        </w:r>
      </w:del>
      <w:del w:id="15828" w:author="PR Preview" w:date="2026-01-01T00:00:00Z">
        <w:r>
          <w:delText xml:space="preserve"> </w:delText>
        </w:r>
      </w:del>
      <m:oMath>
        <m:r>
          <m:rPr>
            <m:sty m:val="bi"/>
          </m:rPr>
          <m:t>A</m:t>
        </m:r>
      </m:oMath>
      <w:del w:id="15829" w:author="PR Preview" w:date="2026-01-01T00:00:00Z">
        <w:r>
          <w:delText xml:space="preserve"> </w:delText>
        </w:r>
      </w:del>
      <w:del w:id="15830" w:author="PR Preview" w:date="2026-01-01T00:00:00Z">
        <w:r>
          <w:delText xml:space="preserve">is positive definite (</w:delText>
        </w:r>
      </w:del>
      <w:hyperlink w:anchor="def-positive-definite">
        <w:del w:id="15831" w:author="PR Preview" w:date="2026-01-01T00:00:00Z">
          <w:r>
            <w:rPr>
              <w:rStyle w:val="Hyperlink"/>
            </w:rPr>
            <w:delText xml:space="preserve">Definition 86</w:delText>
          </w:r>
        </w:del>
      </w:hyperlink>
      <w:del w:id="15832" w:author="PR Preview" w:date="2026-01-01T00:00:00Z">
        <w:r>
          <w:delText xml:space="preserve">).</w:delText>
        </w:r>
      </w:del>
    </w:p>
    <w:p>
      <w:pPr>
        <w:pStyle w:val="FirstParagraph"/>
      </w:pPr>
      <w:ins w:id="15833" w:author="PR Preview" w:date="2026-01-01T00:00:00Z">
        <w:r>
          <w:t xml:space="preserve">which is strictly positive because</w:t>
        </w:r>
      </w:ins>
      <w:ins w:id="15834"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&gt;</m:t>
        </m:r>
        <m:r>
          <m:t>0</m:t>
        </m:r>
      </m:oMath>
      <w:ins w:id="15835" w:author="PR Preview" w:date="2026-01-01T00:00:00Z">
        <w:r>
          <w:t xml:space="preserve"> </w:t>
        </w:r>
      </w:ins>
      <w:ins w:id="15836" w:author="PR Preview" w:date="2026-01-01T00:00:00Z">
        <w:r>
          <w:t xml:space="preserve">when</w:t>
        </w:r>
      </w:ins>
      <w:ins w:id="15837" w:author="PR Preview" w:date="2026-01-01T00:00:00Z">
        <w:r>
          <w:t xml:space="preserve"> </w:t>
        </w:r>
      </w:ins>
      <m:oMath>
        <m:acc>
          <m:accPr>
            <m:chr m:val="̃"/>
          </m:accPr>
          <m:e>
            <m:r>
              <m:t>x</m:t>
            </m:r>
          </m:e>
        </m:acc>
        <m:r>
          <m:rPr>
            <m:sty m:val="p"/>
          </m:rPr>
          <m:t>≠</m:t>
        </m:r>
        <m:acc>
          <m:accPr>
            <m:chr m:val="̃"/>
          </m:accPr>
          <m:e>
            <m:r>
              <m:t>0</m:t>
            </m:r>
          </m:e>
        </m:acc>
      </m:oMath>
      <w:ins w:id="15838" w:author="PR Preview" w:date="2026-01-01T00:00:00Z">
        <w:r>
          <w:t xml:space="preserve">.</w:t>
        </w:r>
      </w:ins>
      <w:ins w:id="15839" w:author="PR Preview" w:date="2026-01-01T00:00:00Z">
        <w:r>
          <w:t xml:space="preserve"> </w:t>
        </w:r>
      </w:ins>
      <w:ins w:id="15840" w:author="PR Preview" w:date="2026-01-01T00:00:00Z">
        <w:r>
          <w:t xml:space="preserve">Thus</w:t>
        </w:r>
      </w:ins>
      <w:ins w:id="15841" w:author="PR Preview" w:date="2026-01-01T00:00:00Z">
        <w:r>
          <w:t xml:space="preserve"> </w:t>
        </w:r>
      </w:ins>
      <m:oMath>
        <m:r>
          <m:rPr>
            <m:sty m:val="bi"/>
          </m:rPr>
          <m:t>A</m:t>
        </m:r>
      </m:oMath>
      <w:ins w:id="15842" w:author="PR Preview" w:date="2026-01-01T00:00:00Z">
        <w:r>
          <w:t xml:space="preserve"> </w:t>
        </w:r>
      </w:ins>
      <w:ins w:id="15843" w:author="PR Preview" w:date="2026-01-01T00:00:00Z">
        <w:r>
          <w:t xml:space="preserve">is positive definite (</w:t>
        </w:r>
      </w:ins>
      <w:hyperlink w:anchor="def-positive-definite">
        <w:ins w:id="15844" w:author="PR Preview" w:date="2026-01-01T00:00:00Z">
          <w:r>
            <w:rPr>
              <w:rStyle w:val="Hyperlink"/>
            </w:rPr>
            <w:t xml:space="preserve">Definition 91</w:t>
          </w:r>
        </w:ins>
      </w:hyperlink>
      <w:ins w:id="15845" w:author="PR Preview" w:date="2026-01-01T00:00:00Z">
        <w:r>
          <w:t xml:space="preserve">).</w:t>
        </w:r>
      </w:ins>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86"/>
    <w:bookmarkStart w:id="487" w:name="thm-matrix-induced-inner-product"/>
    <w:p>
      <w:pPr>
        <w:pStyle w:val="BodyText"/>
      </w:pPr>
      <w:del w:id="15846" w:author="PR Preview" w:date="2026-01-01T00:00:00Z">
        <w:r>
          <w:rPr>
            <w:b/>
            <w:bCs/>
          </w:rPr>
          <w:delText xml:space="preserve">Theorem 77 (Properties of the matrix-induced inner product)</w:delText>
        </w:r>
      </w:del>
      <w:del w:id="15847" w:author="PR Preview" w:date="2026-01-01T00:00:00Z">
        <w:r>
          <w:delText xml:space="preserve"> </w:delText>
        </w:r>
      </w:del>
      <w:del w:id="15848" w:author="PR Preview" w:date="2026-01-01T00:00:00Z">
        <w:r>
          <w:delText xml:space="preserve">For every</w:delText>
        </w:r>
      </w:del>
      <w:del w:id="15849" w:author="PR Preview" w:date="2026-01-01T00:00:00Z">
        <w:r>
          <w:delText xml:space="preserve"> </w:delText>
        </w:r>
      </w:del>
      <m:oMath>
        <m:r>
          <m:t>p</m:t>
        </m:r>
        <m:r>
          <m:rPr>
            <m:sty m:val="p"/>
          </m:rPr>
          <m:t>×</m:t>
        </m:r>
        <m:r>
          <m:t>p</m:t>
        </m:r>
      </m:oMath>
      <w:del w:id="15850" w:author="PR Preview" w:date="2026-01-01T00:00:00Z">
        <w:r>
          <w:delText xml:space="preserve"> </w:delText>
        </w:r>
      </w:del>
      <w:del w:id="15851" w:author="PR Preview" w:date="2026-01-01T00:00:00Z">
        <w:r>
          <w:delText xml:space="preserve">symmetric positive definite matrix</w:delText>
        </w:r>
      </w:del>
      <w:del w:id="15852" w:author="PR Preview" w:date="2026-01-01T00:00:00Z">
        <w:r>
          <w:delText xml:space="preserve"> </w:delText>
        </w:r>
      </w:del>
      <m:oMath>
        <m:r>
          <m:rPr>
            <m:sty m:val="bi"/>
          </m:rPr>
          <m:t>A</m:t>
        </m:r>
      </m:oMath>
      <w:del w:id="15853" w:author="PR Preview" w:date="2026-01-01T00:00:00Z">
        <w:r>
          <w:delText xml:space="preserve">,</w:delText>
        </w:r>
      </w:del>
      <w:del w:id="15854" w:author="PR Preview" w:date="2026-01-01T00:00:00Z">
        <w:r>
          <w:delText xml:space="preserve"> </w:delText>
        </w:r>
      </w:del>
      <w:del w:id="15855" w:author="PR Preview" w:date="2026-01-01T00:00:00Z">
        <w:r>
          <w:delText xml:space="preserve">the function</w:delText>
        </w:r>
      </w:del>
      <w:del w:id="15856"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del w:id="15857" w:author="PR Preview" w:date="2026-01-01T00:00:00Z">
        <w:r>
          <w:delText xml:space="preserve"> </w:delText>
        </w:r>
      </w:del>
      <w:del w:id="15858" w:author="PR Preview" w:date="2026-01-01T00:00:00Z">
        <w:r>
          <w:delText xml:space="preserve">satisfies the four inner product axioms (</w:delText>
        </w:r>
      </w:del>
      <w:hyperlink w:anchor="def-inner-product">
        <w:del w:id="15859" w:author="PR Preview" w:date="2026-01-01T00:00:00Z">
          <w:r>
            <w:rPr>
              <w:rStyle w:val="Hyperlink"/>
            </w:rPr>
            <w:delText xml:space="preserve">Definition 56</w:delText>
          </w:r>
        </w:del>
      </w:hyperlink>
      <w:del w:id="15860" w:author="PR Preview" w:date="2026-01-01T00:00:00Z">
        <w:r>
          <w:delText xml:space="preserve">):</w:delText>
        </w:r>
      </w:del>
      <w:del w:id="15861" w:author="PR Preview" w:date="2026-01-01T00:00:00Z">
        <w:r>
          <w:delText xml:space="preserve"> </w:delText>
        </w:r>
      </w:del>
      <w:del w:id="15862" w:author="PR Preview" w:date="2026-01-01T00:00:00Z">
        <w:r>
          <w:delText xml:space="preserve">positivity, definiteness, linearity in the first slot, and symmetry.</w:delText>
        </w:r>
      </w:del>
      <w:del w:id="15863" w:author="PR Preview" w:date="2026-01-01T00:00:00Z">
        <w:r>
          <w:delText xml:space="preserve"> </w:delText>
        </w:r>
      </w:del>
      <w:del w:id="15864" w:author="PR Preview" w:date="2026-01-01T00:00:00Z">
        <w:r>
          <w:delText xml:space="preserve">Thus</w:delText>
        </w:r>
      </w:del>
      <w:del w:id="15865" w:author="PR Preview" w:date="2026-01-01T00:00:00Z">
        <w:r>
          <w:delText xml:space="preserve"> </w:delText>
        </w:r>
      </w:del>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del w:id="15866" w:author="PR Preview" w:date="2026-01-01T00:00:00Z">
        <w:r>
          <w:delText xml:space="preserve"> </w:delText>
        </w:r>
      </w:del>
      <w:del w:id="15867" w:author="PR Preview" w:date="2026-01-01T00:00:00Z">
        <w:r>
          <w:delText xml:space="preserve">is an inner product space (</w:delText>
        </w:r>
      </w:del>
      <w:hyperlink w:anchor="def-inner-product-space">
        <w:del w:id="15868" w:author="PR Preview" w:date="2026-01-01T00:00:00Z">
          <w:r>
            <w:rPr>
              <w:rStyle w:val="Hyperlink"/>
            </w:rPr>
            <w:delText xml:space="preserve">Definition 57</w:delText>
          </w:r>
        </w:del>
      </w:hyperlink>
      <w:del w:id="15869" w:author="PR Preview" w:date="2026-01-01T00:00:00Z">
        <w:r>
          <w:delText xml:space="preserve">).</w:delText>
        </w:r>
      </w:del>
    </w:p>
    <w:p>
      <w:pPr>
        <w:pStyle w:val="BodyText"/>
      </w:pPr>
      <w:del w:id="15870" w:author="PR Preview" w:date="2026-01-01T00:00:00Z">
        <w:r>
          <w:delText xml:space="preserve">Taking</w:delText>
        </w:r>
      </w:del>
      <w:del w:id="15871" w:author="PR Preview" w:date="2026-01-01T00:00:00Z">
        <w:r>
          <w:delText xml:space="preserve"> </w:delText>
        </w:r>
      </w:del>
      <m:oMath>
        <m:r>
          <m:rPr>
            <m:sty m:val="bi"/>
          </m:rPr>
          <m:t>A</m:t>
        </m:r>
        <m:r>
          <m:rPr>
            <m:sty m:val="p"/>
          </m:rPr>
          <m:t>=</m:t>
        </m:r>
        <m:sSub>
          <m:e>
            <m:r>
              <m:rPr>
                <m:sty m:val="bi"/>
              </m:rPr>
              <m:t>I</m:t>
            </m:r>
          </m:e>
          <m:sub>
            <m:r>
              <m:t>p</m:t>
            </m:r>
          </m:sub>
        </m:sSub>
      </m:oMath>
      <w:del w:id="15872" w:author="PR Preview" w:date="2026-01-01T00:00:00Z">
        <w:r>
          <w:delText xml:space="preserve"> </w:delText>
        </w:r>
      </w:del>
      <w:del w:id="15873" w:author="PR Preview" w:date="2026-01-01T00:00:00Z">
        <w:r>
          <w:delText xml:space="preserve">recovers the standard dot product (</w:delText>
        </w:r>
      </w:del>
      <w:hyperlink w:anchor="exm-dot-product-inner-product">
        <w:del w:id="15874" w:author="PR Preview" w:date="2026-01-01T00:00:00Z">
          <w:r>
            <w:rPr>
              <w:rStyle w:val="Hyperlink"/>
            </w:rPr>
            <w:delText xml:space="preserve">Example 91</w:delText>
          </w:r>
        </w:del>
      </w:hyperlink>
      <w:del w:id="15875" w:author="PR Preview" w:date="2026-01-01T00:00:00Z">
        <w:r>
          <w:delText xml:space="preserve">),</w:delText>
        </w:r>
      </w:del>
      <w:del w:id="15876" w:author="PR Preview" w:date="2026-01-01T00:00:00Z">
        <w:r>
          <w:delText xml:space="preserve"> </w:delText>
        </w:r>
      </w:del>
      <w:del w:id="15877" w:author="PR Preview" w:date="2026-01-01T00:00:00Z">
        <w:r>
          <w:delText xml:space="preserve">while taking</w:delText>
        </w:r>
      </w:del>
      <w:del w:id="15878" w:author="PR Preview" w:date="2026-01-01T00:00:00Z">
        <w:r>
          <w:delText xml:space="preserve"> </w:delText>
        </w:r>
      </w:del>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15879" w:author="PR Preview" w:date="2026-01-01T00:00:00Z">
        <w:r>
          <w:delText xml:space="preserve"> </w:delText>
        </w:r>
      </w:del>
      <w:del w:id="15880" w:author="PR Preview" w:date="2026-01-01T00:00:00Z">
        <w:r>
          <w:delText xml:space="preserve">recovers the weighted inner product (</w:delText>
        </w:r>
      </w:del>
      <w:hyperlink w:anchor="exm-weighted-inner-product">
        <w:del w:id="15881" w:author="PR Preview" w:date="2026-01-01T00:00:00Z">
          <w:r>
            <w:rPr>
              <w:rStyle w:val="Hyperlink"/>
            </w:rPr>
            <w:delText xml:space="preserve">Example 93</w:delText>
          </w:r>
        </w:del>
      </w:hyperlink>
      <w:del w:id="15882" w:author="PR Preview" w:date="2026-01-01T00:00:00Z">
        <w:r>
          <w:delText xml:space="preserve">).</w:delText>
        </w:r>
      </w:del>
    </w:p>
    <w:p>
      <w:pPr>
        <w:pStyle w:val="BodyText"/>
      </w:pPr>
      <w:ins w:id="15883" w:author="PR Preview" w:date="2026-01-01T00:00:00Z">
        <w:r>
          <w:rPr>
            <w:b/>
            <w:bCs/>
          </w:rPr>
          <w:t xml:space="preserve">Theorem 78 (Properties of the matrix-induced inner product)</w:t>
        </w:r>
      </w:ins>
      <w:ins w:id="15884" w:author="PR Preview" w:date="2026-01-01T00:00:00Z">
        <w:r>
          <w:t xml:space="preserve"> </w:t>
        </w:r>
      </w:ins>
      <w:ins w:id="15885" w:author="PR Preview" w:date="2026-01-01T00:00:00Z">
        <w:r>
          <w:t xml:space="preserve">For every</w:t>
        </w:r>
      </w:ins>
      <w:ins w:id="15886" w:author="PR Preview" w:date="2026-01-01T00:00:00Z">
        <w:r>
          <w:t xml:space="preserve"> </w:t>
        </w:r>
      </w:ins>
      <m:oMath>
        <m:r>
          <m:t>p</m:t>
        </m:r>
        <m:r>
          <m:rPr>
            <m:sty m:val="p"/>
          </m:rPr>
          <m:t>×</m:t>
        </m:r>
        <m:r>
          <m:t>p</m:t>
        </m:r>
      </m:oMath>
      <w:ins w:id="15887" w:author="PR Preview" w:date="2026-01-01T00:00:00Z">
        <w:r>
          <w:t xml:space="preserve"> </w:t>
        </w:r>
      </w:ins>
      <w:ins w:id="15888" w:author="PR Preview" w:date="2026-01-01T00:00:00Z">
        <w:r>
          <w:t xml:space="preserve">symmetric positive definite matrix</w:t>
        </w:r>
      </w:ins>
      <w:ins w:id="15889" w:author="PR Preview" w:date="2026-01-01T00:00:00Z">
        <w:r>
          <w:t xml:space="preserve"> </w:t>
        </w:r>
      </w:ins>
      <m:oMath>
        <m:r>
          <m:rPr>
            <m:sty m:val="bi"/>
          </m:rPr>
          <m:t>A</m:t>
        </m:r>
      </m:oMath>
      <w:ins w:id="15890" w:author="PR Preview" w:date="2026-01-01T00:00:00Z">
        <w:r>
          <w:t xml:space="preserve">,</w:t>
        </w:r>
      </w:ins>
      <w:ins w:id="15891" w:author="PR Preview" w:date="2026-01-01T00:00:00Z">
        <w:r>
          <w:t xml:space="preserve"> </w:t>
        </w:r>
      </w:ins>
      <w:ins w:id="15892" w:author="PR Preview" w:date="2026-01-01T00:00:00Z">
        <w:r>
          <w:t xml:space="preserve">the function</w:t>
        </w:r>
      </w:ins>
      <w:ins w:id="15893"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ins w:id="15894" w:author="PR Preview" w:date="2026-01-01T00:00:00Z">
        <w:r>
          <w:t xml:space="preserve"> </w:t>
        </w:r>
      </w:ins>
      <w:ins w:id="15895" w:author="PR Preview" w:date="2026-01-01T00:00:00Z">
        <w:r>
          <w:t xml:space="preserve">satisfies the four inner product axioms (</w:t>
        </w:r>
      </w:ins>
      <w:hyperlink w:anchor="def-inner-product">
        <w:ins w:id="15896" w:author="PR Preview" w:date="2026-01-01T00:00:00Z">
          <w:r>
            <w:rPr>
              <w:rStyle w:val="Hyperlink"/>
            </w:rPr>
            <w:t xml:space="preserve">Definition 59</w:t>
          </w:r>
        </w:ins>
      </w:hyperlink>
      <w:ins w:id="15897" w:author="PR Preview" w:date="2026-01-01T00:00:00Z">
        <w:r>
          <w:t xml:space="preserve">):</w:t>
        </w:r>
      </w:ins>
      <w:ins w:id="15898" w:author="PR Preview" w:date="2026-01-01T00:00:00Z">
        <w:r>
          <w:t xml:space="preserve"> </w:t>
        </w:r>
      </w:ins>
      <w:ins w:id="15899" w:author="PR Preview" w:date="2026-01-01T00:00:00Z">
        <w:r>
          <w:t xml:space="preserve">positivity, definiteness, linearity in the first slot, and symmetry.</w:t>
        </w:r>
      </w:ins>
      <w:ins w:id="15900" w:author="PR Preview" w:date="2026-01-01T00:00:00Z">
        <w:r>
          <w:t xml:space="preserve"> </w:t>
        </w:r>
      </w:ins>
      <w:ins w:id="15901" w:author="PR Preview" w:date="2026-01-01T00:00:00Z">
        <w:r>
          <w:t xml:space="preserve">Thus</w:t>
        </w:r>
      </w:ins>
      <w:ins w:id="15902" w:author="PR Preview" w:date="2026-01-01T00:00:00Z">
        <w:r>
          <w:t xml:space="preserve"> </w:t>
        </w:r>
      </w:ins>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ins w:id="15903" w:author="PR Preview" w:date="2026-01-01T00:00:00Z">
        <w:r>
          <w:t xml:space="preserve"> </w:t>
        </w:r>
      </w:ins>
      <w:ins w:id="15904" w:author="PR Preview" w:date="2026-01-01T00:00:00Z">
        <w:r>
          <w:t xml:space="preserve">is an inner product space (</w:t>
        </w:r>
      </w:ins>
      <w:hyperlink w:anchor="def-inner-product-space">
        <w:ins w:id="15905" w:author="PR Preview" w:date="2026-01-01T00:00:00Z">
          <w:r>
            <w:rPr>
              <w:rStyle w:val="Hyperlink"/>
            </w:rPr>
            <w:t xml:space="preserve">Definition 60</w:t>
          </w:r>
        </w:ins>
      </w:hyperlink>
      <w:ins w:id="15906" w:author="PR Preview" w:date="2026-01-01T00:00:00Z">
        <w:r>
          <w:t xml:space="preserve">).</w:t>
        </w:r>
      </w:ins>
    </w:p>
    <w:p>
      <w:pPr>
        <w:pStyle w:val="BodyText"/>
      </w:pPr>
      <w:ins w:id="15907" w:author="PR Preview" w:date="2026-01-01T00:00:00Z">
        <w:r>
          <w:t xml:space="preserve">Taking</w:t>
        </w:r>
      </w:ins>
      <w:ins w:id="15908" w:author="PR Preview" w:date="2026-01-01T00:00:00Z">
        <w:r>
          <w:t xml:space="preserve"> </w:t>
        </w:r>
      </w:ins>
      <m:oMath>
        <m:r>
          <m:rPr>
            <m:sty m:val="bi"/>
          </m:rPr>
          <m:t>A</m:t>
        </m:r>
        <m:r>
          <m:rPr>
            <m:sty m:val="p"/>
          </m:rPr>
          <m:t>=</m:t>
        </m:r>
        <m:sSub>
          <m:e>
            <m:r>
              <m:rPr>
                <m:sty m:val="bi"/>
              </m:rPr>
              <m:t>I</m:t>
            </m:r>
          </m:e>
          <m:sub>
            <m:r>
              <m:t>p</m:t>
            </m:r>
          </m:sub>
        </m:sSub>
      </m:oMath>
      <w:ins w:id="15909" w:author="PR Preview" w:date="2026-01-01T00:00:00Z">
        <w:r>
          <w:t xml:space="preserve"> </w:t>
        </w:r>
      </w:ins>
      <w:ins w:id="15910" w:author="PR Preview" w:date="2026-01-01T00:00:00Z">
        <w:r>
          <w:t xml:space="preserve">recovers the standard dot product (</w:t>
        </w:r>
      </w:ins>
      <w:hyperlink w:anchor="exm-dot-product-inner-product">
        <w:ins w:id="15911" w:author="PR Preview" w:date="2026-01-01T00:00:00Z">
          <w:r>
            <w:rPr>
              <w:rStyle w:val="Hyperlink"/>
            </w:rPr>
            <w:t xml:space="preserve">Example 94</w:t>
          </w:r>
        </w:ins>
      </w:hyperlink>
      <w:ins w:id="15912" w:author="PR Preview" w:date="2026-01-01T00:00:00Z">
        <w:r>
          <w:t xml:space="preserve">),</w:t>
        </w:r>
      </w:ins>
      <w:ins w:id="15913" w:author="PR Preview" w:date="2026-01-01T00:00:00Z">
        <w:r>
          <w:t xml:space="preserve"> </w:t>
        </w:r>
      </w:ins>
      <w:ins w:id="15914" w:author="PR Preview" w:date="2026-01-01T00:00:00Z">
        <w:r>
          <w:t xml:space="preserve">while taking</w:t>
        </w:r>
      </w:ins>
      <w:ins w:id="15915" w:author="PR Preview" w:date="2026-01-01T00:00:00Z">
        <w:r>
          <w:t xml:space="preserve"> </w:t>
        </w:r>
      </w:ins>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15916" w:author="PR Preview" w:date="2026-01-01T00:00:00Z">
        <w:r>
          <w:t xml:space="preserve"> </w:t>
        </w:r>
      </w:ins>
      <w:ins w:id="15917" w:author="PR Preview" w:date="2026-01-01T00:00:00Z">
        <w:r>
          <w:t xml:space="preserve">recovers the weighted inner product (</w:t>
        </w:r>
      </w:ins>
      <w:hyperlink w:anchor="exm-weighted-inner-product">
        <w:ins w:id="15918" w:author="PR Preview" w:date="2026-01-01T00:00:00Z">
          <w:r>
            <w:rPr>
              <w:rStyle w:val="Hyperlink"/>
            </w:rPr>
            <w:t xml:space="preserve">Example 96</w:t>
          </w:r>
        </w:ins>
      </w:hyperlink>
      <w:ins w:id="15919" w:author="PR Preview" w:date="2026-01-01T00:00:00Z">
        <w:r>
          <w:t xml:space="preserve">).</w:t>
        </w:r>
      </w:ins>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87"/>
    <w:p>
      <w:pPr>
        <w:pStyle w:val="BodyText"/>
      </w:pPr>
      <w:r>
        <w:rPr>
          <w:i/>
          <w:iCs/>
        </w:rPr>
        <w:t xml:space="preserve">Proof</w:t>
      </w:r>
      <w:r>
        <w:t xml:space="preserve">. </w:t>
      </w:r>
    </w:p>
    <w:p>
      <w:pPr>
        <w:pStyle w:val="Compact"/>
        <w:numPr>
          <w:ilvl w:val="0"/>
          <w:numId w:val="1078"/>
        </w:numPr>
      </w:pPr>
      <w:del w:id="15920" w:author="PR Preview" w:date="2026-01-01T00:00:00Z">
        <w:r>
          <w:rPr>
            <w:b/>
            <w:bCs/>
          </w:rPr>
          <w:delText xml:space="preserve">positivity</w:delText>
        </w:r>
      </w:del>
      <w:del w:id="15921" w:author="PR Preview" w:date="2026-01-01T00:00:00Z">
        <w:r>
          <w:delText xml:space="preserve">:</w:delText>
        </w:r>
      </w:del>
      <w:del w:id="15922"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del w:id="15923" w:author="PR Preview" w:date="2026-01-01T00:00:00Z">
        <w:r>
          <w:delText xml:space="preserve"> </w:delText>
        </w:r>
      </w:del>
      <w:del w:id="15924" w:author="PR Preview" w:date="2026-01-01T00:00:00Z">
        <w:r>
          <w:delText xml:space="preserve">for all</w:delText>
        </w:r>
      </w:del>
      <w:del w:id="15925" w:author="PR Preview" w:date="2026-01-01T00:00:00Z">
        <w:r>
          <w:delText xml:space="preserve"> </w:delText>
        </w:r>
      </w:del>
      <m:oMath>
        <m:acc>
          <m:accPr>
            <m:chr m:val="̃"/>
          </m:accPr>
          <m:e>
            <m:r>
              <m:t>x</m:t>
            </m:r>
          </m:e>
        </m:acc>
        <m:r>
          <m:rPr>
            <m:sty m:val="p"/>
          </m:rPr>
          <m:t>∈</m:t>
        </m:r>
        <m:sSup>
          <m:e>
            <m:r>
              <m:rPr>
                <m:scr m:val="double-struck"/>
                <m:sty m:val="p"/>
              </m:rPr>
              <m:t>R</m:t>
            </m:r>
          </m:e>
          <m:sup>
            <m:r>
              <m:t>p</m:t>
            </m:r>
          </m:sup>
        </m:sSup>
      </m:oMath>
      <w:del w:id="15926" w:author="PR Preview" w:date="2026-01-01T00:00:00Z">
        <w:r>
          <w:delText xml:space="preserve">,</w:delText>
        </w:r>
      </w:del>
      <w:del w:id="15927" w:author="PR Preview" w:date="2026-01-01T00:00:00Z">
        <w:r>
          <w:delText xml:space="preserve"> </w:delText>
        </w:r>
      </w:del>
      <w:del w:id="15928" w:author="PR Preview" w:date="2026-01-01T00:00:00Z">
        <w:r>
          <w:delText xml:space="preserve">because</w:delText>
        </w:r>
      </w:del>
      <w:del w:id="15929" w:author="PR Preview" w:date="2026-01-01T00:00:00Z">
        <w:r>
          <w:delText xml:space="preserve"> </w:delText>
        </w:r>
      </w:del>
      <m:oMath>
        <m:r>
          <m:rPr>
            <m:sty m:val="bi"/>
          </m:rPr>
          <m:t>A</m:t>
        </m:r>
      </m:oMath>
      <w:del w:id="15930" w:author="PR Preview" w:date="2026-01-01T00:00:00Z">
        <w:r>
          <w:delText xml:space="preserve"> </w:delText>
        </w:r>
      </w:del>
      <w:del w:id="15931" w:author="PR Preview" w:date="2026-01-01T00:00:00Z">
        <w:r>
          <w:delText xml:space="preserve">is positive definite (</w:delText>
        </w:r>
      </w:del>
      <w:hyperlink w:anchor="def-positive-definite">
        <w:del w:id="15932" w:author="PR Preview" w:date="2026-01-01T00:00:00Z">
          <w:r>
            <w:rPr>
              <w:rStyle w:val="Hyperlink"/>
            </w:rPr>
            <w:delText xml:space="preserve">Definition 86</w:delText>
          </w:r>
        </w:del>
      </w:hyperlink>
      <w:del w:id="15933" w:author="PR Preview" w:date="2026-01-01T00:00:00Z">
        <w:r>
          <w:delText xml:space="preserve">);</w:delText>
        </w:r>
      </w:del>
    </w:p>
    <w:p>
      <w:pPr>
        <w:pStyle w:val="Compact"/>
        <w:numPr>
          <w:ilvl w:val="0"/>
          <w:numId w:val="1078"/>
        </w:numPr>
      </w:pPr>
      <w:del w:id="15934" w:author="PR Preview" w:date="2026-01-01T00:00:00Z">
        <w:r>
          <w:rPr>
            <w:b/>
            <w:bCs/>
          </w:rPr>
          <w:delText xml:space="preserve">definiteness</w:delText>
        </w:r>
      </w:del>
      <w:del w:id="15935" w:author="PR Preview" w:date="2026-01-01T00:00:00Z">
        <w:r>
          <w:delText xml:space="preserve">:</w:delText>
        </w:r>
      </w:del>
      <w:del w:id="15936"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del w:id="15937" w:author="PR Preview" w:date="2026-01-01T00:00:00Z">
        <w:r>
          <w:delText xml:space="preserve"> </w:delText>
        </w:r>
      </w:del>
      <w:del w:id="15938" w:author="PR Preview" w:date="2026-01-01T00:00:00Z">
        <w:r>
          <w:delText xml:space="preserve">if and only if</w:delText>
        </w:r>
      </w:del>
      <w:del w:id="15939" w:author="PR Preview" w:date="2026-01-01T00:00:00Z">
        <w:r>
          <w:delText xml:space="preserve"> </w:delText>
        </w:r>
      </w:del>
      <m:oMath>
        <m:acc>
          <m:accPr>
            <m:chr m:val="̃"/>
          </m:accPr>
          <m:e>
            <m:r>
              <m:t>x</m:t>
            </m:r>
          </m:e>
        </m:acc>
        <m:r>
          <m:rPr>
            <m:sty m:val="p"/>
          </m:rPr>
          <m:t>=</m:t>
        </m:r>
        <m:sSub>
          <m:e>
            <m:acc>
              <m:accPr>
                <m:chr m:val="̃"/>
              </m:accPr>
              <m:e>
                <m:r>
                  <m:t>0</m:t>
                </m:r>
              </m:e>
            </m:acc>
          </m:e>
          <m:sub>
            <m:r>
              <m:t>p</m:t>
            </m:r>
            <m:r>
              <m:rPr>
                <m:sty m:val="p"/>
              </m:rPr>
              <m:t>×</m:t>
            </m:r>
            <m:r>
              <m:t>1</m:t>
            </m:r>
          </m:sub>
        </m:sSub>
      </m:oMath>
      <w:del w:id="15940" w:author="PR Preview" w:date="2026-01-01T00:00:00Z">
        <w:r>
          <w:delText xml:space="preserve">,</w:delText>
        </w:r>
      </w:del>
      <w:del w:id="15941" w:author="PR Preview" w:date="2026-01-01T00:00:00Z">
        <w:r>
          <w:delText xml:space="preserve"> </w:delText>
        </w:r>
      </w:del>
      <w:del w:id="15942" w:author="PR Preview" w:date="2026-01-01T00:00:00Z">
        <w:r>
          <w:delText xml:space="preserve">by definition of a positive definite matrix (</w:delText>
        </w:r>
      </w:del>
      <w:hyperlink w:anchor="def-positive-definite">
        <w:del w:id="15943" w:author="PR Preview" w:date="2026-01-01T00:00:00Z">
          <w:r>
            <w:rPr>
              <w:rStyle w:val="Hyperlink"/>
            </w:rPr>
            <w:delText xml:space="preserve">Definition 86</w:delText>
          </w:r>
        </w:del>
      </w:hyperlink>
      <w:del w:id="15944" w:author="PR Preview" w:date="2026-01-01T00:00:00Z">
        <w:r>
          <w:delText xml:space="preserve">);</w:delText>
        </w:r>
      </w:del>
    </w:p>
    <w:p>
      <w:pPr>
        <w:pStyle w:val="Compact"/>
        <w:numPr>
          <w:ilvl w:val="0"/>
          <w:numId w:val="1079"/>
        </w:numPr>
      </w:pPr>
      <w:ins w:id="15945" w:author="PR Preview" w:date="2026-01-01T00:00:00Z">
        <w:r>
          <w:rPr>
            <w:b/>
            <w:bCs/>
          </w:rPr>
          <w:t xml:space="preserve">positivity</w:t>
        </w:r>
      </w:ins>
      <w:ins w:id="15946" w:author="PR Preview" w:date="2026-01-01T00:00:00Z">
        <w:r>
          <w:t xml:space="preserve">:</w:t>
        </w:r>
      </w:ins>
      <w:ins w:id="15947" w:author="PR Preview" w:date="2026-01-01T00:00:00Z">
        <w:r>
          <w:t xml:space="preserve"> </w:t>
        </w:r>
      </w:ins>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ins w:id="15948" w:author="PR Preview" w:date="2026-01-01T00:00:00Z">
        <w:r>
          <w:t xml:space="preserve"> </w:t>
        </w:r>
      </w:ins>
      <w:ins w:id="15949" w:author="PR Preview" w:date="2026-01-01T00:00:00Z">
        <w:r>
          <w:t xml:space="preserve">for all</w:t>
        </w:r>
      </w:ins>
      <w:ins w:id="15950" w:author="PR Preview" w:date="2026-01-01T00:00:00Z">
        <w:r>
          <w:t xml:space="preserve"> </w:t>
        </w:r>
      </w:ins>
      <m:oMath>
        <m:acc>
          <m:accPr>
            <m:chr m:val="̃"/>
          </m:accPr>
          <m:e>
            <m:r>
              <m:t>x</m:t>
            </m:r>
          </m:e>
        </m:acc>
        <m:r>
          <m:rPr>
            <m:sty m:val="p"/>
          </m:rPr>
          <m:t>∈</m:t>
        </m:r>
        <m:sSup>
          <m:e>
            <m:r>
              <m:rPr>
                <m:scr m:val="double-struck"/>
                <m:sty m:val="p"/>
              </m:rPr>
              <m:t>R</m:t>
            </m:r>
          </m:e>
          <m:sup>
            <m:r>
              <m:t>p</m:t>
            </m:r>
          </m:sup>
        </m:sSup>
      </m:oMath>
      <w:ins w:id="15951" w:author="PR Preview" w:date="2026-01-01T00:00:00Z">
        <w:r>
          <w:t xml:space="preserve">,</w:t>
        </w:r>
      </w:ins>
      <w:ins w:id="15952" w:author="PR Preview" w:date="2026-01-01T00:00:00Z">
        <w:r>
          <w:t xml:space="preserve"> </w:t>
        </w:r>
      </w:ins>
      <w:ins w:id="15953" w:author="PR Preview" w:date="2026-01-01T00:00:00Z">
        <w:r>
          <w:t xml:space="preserve">because</w:t>
        </w:r>
      </w:ins>
      <w:ins w:id="15954" w:author="PR Preview" w:date="2026-01-01T00:00:00Z">
        <w:r>
          <w:t xml:space="preserve"> </w:t>
        </w:r>
      </w:ins>
      <m:oMath>
        <m:r>
          <m:rPr>
            <m:sty m:val="bi"/>
          </m:rPr>
          <m:t>A</m:t>
        </m:r>
      </m:oMath>
      <w:ins w:id="15955" w:author="PR Preview" w:date="2026-01-01T00:00:00Z">
        <w:r>
          <w:t xml:space="preserve"> </w:t>
        </w:r>
      </w:ins>
      <w:ins w:id="15956" w:author="PR Preview" w:date="2026-01-01T00:00:00Z">
        <w:r>
          <w:t xml:space="preserve">is positive definite (</w:t>
        </w:r>
      </w:ins>
      <w:hyperlink w:anchor="def-positive-definite">
        <w:ins w:id="15957" w:author="PR Preview" w:date="2026-01-01T00:00:00Z">
          <w:r>
            <w:rPr>
              <w:rStyle w:val="Hyperlink"/>
            </w:rPr>
            <w:t xml:space="preserve">Definition 91</w:t>
          </w:r>
        </w:ins>
      </w:hyperlink>
      <w:ins w:id="15958" w:author="PR Preview" w:date="2026-01-01T00:00:00Z">
        <w:r>
          <w:t xml:space="preserve">);</w:t>
        </w:r>
      </w:ins>
    </w:p>
    <w:p>
      <w:pPr>
        <w:pStyle w:val="Compact"/>
        <w:numPr>
          <w:ilvl w:val="0"/>
          <w:numId w:val="1079"/>
        </w:numPr>
      </w:pPr>
      <w:ins w:id="15959" w:author="PR Preview" w:date="2026-01-01T00:00:00Z">
        <w:r>
          <w:rPr>
            <w:b/>
            <w:bCs/>
          </w:rPr>
          <w:t xml:space="preserve">definiteness</w:t>
        </w:r>
      </w:ins>
      <w:ins w:id="15960" w:author="PR Preview" w:date="2026-01-01T00:00:00Z">
        <w:r>
          <w:t xml:space="preserve">:</w:t>
        </w:r>
      </w:ins>
      <w:ins w:id="15961" w:author="PR Preview" w:date="2026-01-01T00:00:00Z">
        <w:r>
          <w:t xml:space="preserve"> </w:t>
        </w:r>
      </w:ins>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ins w:id="15962" w:author="PR Preview" w:date="2026-01-01T00:00:00Z">
        <w:r>
          <w:t xml:space="preserve"> </w:t>
        </w:r>
      </w:ins>
      <w:ins w:id="15963" w:author="PR Preview" w:date="2026-01-01T00:00:00Z">
        <w:r>
          <w:t xml:space="preserve">if and only if</w:t>
        </w:r>
      </w:ins>
      <w:ins w:id="15964" w:author="PR Preview" w:date="2026-01-01T00:00:00Z">
        <w:r>
          <w:t xml:space="preserve"> </w:t>
        </w:r>
      </w:ins>
      <m:oMath>
        <m:acc>
          <m:accPr>
            <m:chr m:val="̃"/>
          </m:accPr>
          <m:e>
            <m:r>
              <m:t>x</m:t>
            </m:r>
          </m:e>
        </m:acc>
        <m:r>
          <m:rPr>
            <m:sty m:val="p"/>
          </m:rPr>
          <m:t>=</m:t>
        </m:r>
        <m:sSub>
          <m:e>
            <m:acc>
              <m:accPr>
                <m:chr m:val="̃"/>
              </m:accPr>
              <m:e>
                <m:r>
                  <m:t>0</m:t>
                </m:r>
              </m:e>
            </m:acc>
          </m:e>
          <m:sub>
            <m:r>
              <m:t>p</m:t>
            </m:r>
            <m:r>
              <m:rPr>
                <m:sty m:val="p"/>
              </m:rPr>
              <m:t>×</m:t>
            </m:r>
            <m:r>
              <m:t>1</m:t>
            </m:r>
          </m:sub>
        </m:sSub>
      </m:oMath>
      <w:ins w:id="15965" w:author="PR Preview" w:date="2026-01-01T00:00:00Z">
        <w:r>
          <w:t xml:space="preserve">,</w:t>
        </w:r>
      </w:ins>
      <w:ins w:id="15966" w:author="PR Preview" w:date="2026-01-01T00:00:00Z">
        <w:r>
          <w:t xml:space="preserve"> </w:t>
        </w:r>
      </w:ins>
      <w:ins w:id="15967" w:author="PR Preview" w:date="2026-01-01T00:00:00Z">
        <w:r>
          <w:t xml:space="preserve">by definition of a positive definite matrix (</w:t>
        </w:r>
      </w:ins>
      <w:hyperlink w:anchor="def-positive-definite">
        <w:ins w:id="15968" w:author="PR Preview" w:date="2026-01-01T00:00:00Z">
          <w:r>
            <w:rPr>
              <w:rStyle w:val="Hyperlink"/>
            </w:rPr>
            <w:t xml:space="preserve">Definition 91</w:t>
          </w:r>
        </w:ins>
      </w:hyperlink>
      <w:ins w:id="15969" w:author="PR Preview" w:date="2026-01-01T00:00:00Z">
        <w:r>
          <w:t xml:space="preserve">);</w:t>
        </w:r>
      </w:ins>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del w:id="15970" w:author="PR Preview" w:date="2026-01-01T00:00:00Z">
        <w:r>
          <w:delText xml:space="preserve">For the converse, let</w:delText>
        </w:r>
      </w:del>
      <w:del w:id="15971" w:author="PR Preview" w:date="2026-01-01T00:00:00Z">
        <w:r>
          <w:delText xml:space="preserve"> </w:delText>
        </w:r>
      </w:del>
      <m:oMath>
        <m:d>
          <m:dPr>
            <m:begChr m:val="⟨"/>
            <m:sepChr m:val=""/>
            <m:endChr m:val="⟩"/>
            <m:grow/>
          </m:dPr>
          <m:e>
            <m:r>
              <m:rPr>
                <m:sty m:val="p"/>
              </m:rPr>
              <m:t>⋅</m:t>
            </m:r>
            <m:r>
              <m:rPr>
                <m:sty m:val="p"/>
              </m:rPr>
              <m:t>,</m:t>
            </m:r>
            <m:r>
              <m:rPr>
                <m:sty m:val="p"/>
              </m:rPr>
              <m:t>⋅</m:t>
            </m:r>
          </m:e>
        </m:d>
      </m:oMath>
      <w:del w:id="15972" w:author="PR Preview" w:date="2026-01-01T00:00:00Z">
        <w:r>
          <w:delText xml:space="preserve"> </w:delText>
        </w:r>
      </w:del>
      <w:del w:id="15973" w:author="PR Preview" w:date="2026-01-01T00:00:00Z">
        <w:r>
          <w:delText xml:space="preserve">be any inner product on</w:delText>
        </w:r>
      </w:del>
      <w:del w:id="15974" w:author="PR Preview" w:date="2026-01-01T00:00:00Z">
        <w:r>
          <w:delText xml:space="preserve"> </w:delText>
        </w:r>
      </w:del>
      <m:oMath>
        <m:sSup>
          <m:e>
            <m:r>
              <m:rPr>
                <m:scr m:val="double-struck"/>
                <m:sty m:val="p"/>
              </m:rPr>
              <m:t>R</m:t>
            </m:r>
          </m:e>
          <m:sup>
            <m:r>
              <m:t>p</m:t>
            </m:r>
          </m:sup>
        </m:sSup>
      </m:oMath>
      <w:del w:id="15975" w:author="PR Preview" w:date="2026-01-01T00:00:00Z">
        <w:r>
          <w:delText xml:space="preserve">.</w:delText>
        </w:r>
      </w:del>
      <w:del w:id="15976" w:author="PR Preview" w:date="2026-01-01T00:00:00Z">
        <w:r>
          <w:delText xml:space="preserve"> </w:delText>
        </w:r>
      </w:del>
      <w:del w:id="15977" w:author="PR Preview" w:date="2026-01-01T00:00:00Z">
        <w:r>
          <w:delText xml:space="preserve">Any vectors</w:delText>
        </w:r>
      </w:del>
      <w:del w:id="15978"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15979" w:author="PR Preview" w:date="2026-01-01T00:00:00Z">
        <w:r>
          <w:delText xml:space="preserve"> </w:delText>
        </w:r>
      </w:del>
      <w:del w:id="15980" w:author="PR Preview" w:date="2026-01-01T00:00:00Z">
        <w:r>
          <w:delText xml:space="preserve">can be written in the standard basis as</w:delText>
        </w:r>
      </w:del>
      <w:del w:id="15981" w:author="PR Preview" w:date="2026-01-01T00:00:00Z">
        <w:r>
          <w:delText xml:space="preserve"> </w:delText>
        </w:r>
      </w:del>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del w:id="15982" w:author="PR Preview" w:date="2026-01-01T00:00:00Z">
        <w:r>
          <w:delText xml:space="preserve"> </w:delText>
        </w:r>
      </w:del>
      <w:del w:id="15983" w:author="PR Preview" w:date="2026-01-01T00:00:00Z">
        <w:r>
          <w:delText xml:space="preserve">and</w:delText>
        </w:r>
      </w:del>
      <w:del w:id="15984" w:author="PR Preview" w:date="2026-01-01T00:00:00Z">
        <w:r>
          <w:delText xml:space="preserve"> </w:delText>
        </w:r>
      </w:del>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del w:id="15985" w:author="PR Preview" w:date="2026-01-01T00:00:00Z">
        <w:r>
          <w:delText xml:space="preserve"> </w:delText>
        </w:r>
      </w:del>
      <w:del w:id="15986" w:author="PR Preview" w:date="2026-01-01T00:00:00Z">
        <w:r>
          <w:delText xml:space="preserve">(</w:delText>
        </w:r>
      </w:del>
      <w:hyperlink w:anchor="def-basis">
        <w:del w:id="15987" w:author="PR Preview" w:date="2026-01-01T00:00:00Z">
          <w:r>
            <w:rPr>
              <w:rStyle w:val="Hyperlink"/>
            </w:rPr>
            <w:delText xml:space="preserve">Definition 42</w:delText>
          </w:r>
        </w:del>
      </w:hyperlink>
      <w:del w:id="15988" w:author="PR Preview" w:date="2026-01-01T00:00:00Z">
        <w:r>
          <w:delText xml:space="preserve">,</w:delText>
        </w:r>
      </w:del>
      <w:del w:id="15989" w:author="PR Preview" w:date="2026-01-01T00:00:00Z">
        <w:r>
          <w:delText xml:space="preserve"> </w:delText>
        </w:r>
      </w:del>
      <w:hyperlink w:anchor="def-indicator-vector">
        <w:del w:id="15990" w:author="PR Preview" w:date="2026-01-01T00:00:00Z">
          <w:r>
            <w:rPr>
              <w:rStyle w:val="Hyperlink"/>
            </w:rPr>
            <w:delText xml:space="preserve">Definition 12</w:delText>
          </w:r>
        </w:del>
      </w:hyperlink>
      <w:del w:id="15991" w:author="PR Preview" w:date="2026-01-01T00:00:00Z">
        <w:r>
          <w:delText xml:space="preserve">).</w:delText>
        </w:r>
      </w:del>
      <w:del w:id="15992" w:author="PR Preview" w:date="2026-01-01T00:00:00Z">
        <w:r>
          <w:delText xml:space="preserve"> </w:delText>
        </w:r>
      </w:del>
      <w:del w:id="15993" w:author="PR Preview" w:date="2026-01-01T00:00:00Z">
        <w:r>
          <w:delText xml:space="preserve">By linearity in both slots (</w:delText>
        </w:r>
      </w:del>
      <w:hyperlink w:anchor="rem-inner-product-other-sources">
        <w:del w:id="15994" w:author="PR Preview" w:date="2026-01-01T00:00:00Z">
          <w:r>
            <w:rPr>
              <w:rStyle w:val="Hyperlink"/>
            </w:rPr>
            <w:delText xml:space="preserve">Remark 15</w:delText>
          </w:r>
        </w:del>
      </w:hyperlink>
      <w:del w:id="15995" w:author="PR Preview" w:date="2026-01-01T00:00:00Z">
        <w:r>
          <w:delText xml:space="preserve">):</w:delText>
        </w:r>
      </w:del>
    </w:p>
    <w:p>
      <w:pPr>
        <w:pStyle w:val="FirstParagraph"/>
      </w:pPr>
      <w:ins w:id="15996" w:author="PR Preview" w:date="2026-01-01T00:00:00Z">
        <w:r>
          <w:t xml:space="preserve">For the converse, let</w:t>
        </w:r>
      </w:ins>
      <w:ins w:id="15997" w:author="PR Preview" w:date="2026-01-01T00:00:00Z">
        <w:r>
          <w:t xml:space="preserve"> </w:t>
        </w:r>
      </w:ins>
      <m:oMath>
        <m:d>
          <m:dPr>
            <m:begChr m:val="⟨"/>
            <m:sepChr m:val=""/>
            <m:endChr m:val="⟩"/>
            <m:grow/>
          </m:dPr>
          <m:e>
            <m:r>
              <m:rPr>
                <m:sty m:val="p"/>
              </m:rPr>
              <m:t>⋅</m:t>
            </m:r>
            <m:r>
              <m:rPr>
                <m:sty m:val="p"/>
              </m:rPr>
              <m:t>,</m:t>
            </m:r>
            <m:r>
              <m:rPr>
                <m:sty m:val="p"/>
              </m:rPr>
              <m:t>⋅</m:t>
            </m:r>
          </m:e>
        </m:d>
      </m:oMath>
      <w:ins w:id="15998" w:author="PR Preview" w:date="2026-01-01T00:00:00Z">
        <w:r>
          <w:t xml:space="preserve"> </w:t>
        </w:r>
      </w:ins>
      <w:ins w:id="15999" w:author="PR Preview" w:date="2026-01-01T00:00:00Z">
        <w:r>
          <w:t xml:space="preserve">be any inner product on</w:t>
        </w:r>
      </w:ins>
      <w:ins w:id="16000" w:author="PR Preview" w:date="2026-01-01T00:00:00Z">
        <w:r>
          <w:t xml:space="preserve"> </w:t>
        </w:r>
      </w:ins>
      <m:oMath>
        <m:sSup>
          <m:e>
            <m:r>
              <m:rPr>
                <m:scr m:val="double-struck"/>
                <m:sty m:val="p"/>
              </m:rPr>
              <m:t>R</m:t>
            </m:r>
          </m:e>
          <m:sup>
            <m:r>
              <m:t>p</m:t>
            </m:r>
          </m:sup>
        </m:sSup>
      </m:oMath>
      <w:ins w:id="16001" w:author="PR Preview" w:date="2026-01-01T00:00:00Z">
        <w:r>
          <w:t xml:space="preserve">.</w:t>
        </w:r>
      </w:ins>
      <w:ins w:id="16002" w:author="PR Preview" w:date="2026-01-01T00:00:00Z">
        <w:r>
          <w:t xml:space="preserve"> </w:t>
        </w:r>
      </w:ins>
      <w:ins w:id="16003" w:author="PR Preview" w:date="2026-01-01T00:00:00Z">
        <w:r>
          <w:t xml:space="preserve">Any vectors</w:t>
        </w:r>
      </w:ins>
      <w:ins w:id="16004"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16005" w:author="PR Preview" w:date="2026-01-01T00:00:00Z">
        <w:r>
          <w:t xml:space="preserve"> </w:t>
        </w:r>
      </w:ins>
      <w:ins w:id="16006" w:author="PR Preview" w:date="2026-01-01T00:00:00Z">
        <w:r>
          <w:t xml:space="preserve">can be written in the standard basis as</w:t>
        </w:r>
      </w:ins>
      <w:ins w:id="16007" w:author="PR Preview" w:date="2026-01-01T00:00:00Z">
        <w:r>
          <w:t xml:space="preserve"> </w:t>
        </w:r>
      </w:ins>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ins w:id="16008" w:author="PR Preview" w:date="2026-01-01T00:00:00Z">
        <w:r>
          <w:t xml:space="preserve"> </w:t>
        </w:r>
      </w:ins>
      <w:ins w:id="16009" w:author="PR Preview" w:date="2026-01-01T00:00:00Z">
        <w:r>
          <w:t xml:space="preserve">and</w:t>
        </w:r>
      </w:ins>
      <w:ins w:id="16010" w:author="PR Preview" w:date="2026-01-01T00:00:00Z">
        <w:r>
          <w:t xml:space="preserve"> </w:t>
        </w:r>
      </w:ins>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ins w:id="16011" w:author="PR Preview" w:date="2026-01-01T00:00:00Z">
        <w:r>
          <w:t xml:space="preserve"> </w:t>
        </w:r>
      </w:ins>
      <w:ins w:id="16012" w:author="PR Preview" w:date="2026-01-01T00:00:00Z">
        <w:r>
          <w:t xml:space="preserve">(</w:t>
        </w:r>
      </w:ins>
      <w:hyperlink w:anchor="def-basis">
        <w:ins w:id="16013" w:author="PR Preview" w:date="2026-01-01T00:00:00Z">
          <w:r>
            <w:rPr>
              <w:rStyle w:val="Hyperlink"/>
            </w:rPr>
            <w:t xml:space="preserve">Definition 42</w:t>
          </w:r>
        </w:ins>
      </w:hyperlink>
      <w:ins w:id="16014" w:author="PR Preview" w:date="2026-01-01T00:00:00Z">
        <w:r>
          <w:t xml:space="preserve">,</w:t>
        </w:r>
      </w:ins>
      <w:ins w:id="16015" w:author="PR Preview" w:date="2026-01-01T00:00:00Z">
        <w:r>
          <w:t xml:space="preserve"> </w:t>
        </w:r>
      </w:ins>
      <w:hyperlink w:anchor="def-indicator-vector">
        <w:ins w:id="16016" w:author="PR Preview" w:date="2026-01-01T00:00:00Z">
          <w:r>
            <w:rPr>
              <w:rStyle w:val="Hyperlink"/>
            </w:rPr>
            <w:t xml:space="preserve">Definition 12</w:t>
          </w:r>
        </w:ins>
      </w:hyperlink>
      <w:ins w:id="16017" w:author="PR Preview" w:date="2026-01-01T00:00:00Z">
        <w:r>
          <w:t xml:space="preserve">).</w:t>
        </w:r>
      </w:ins>
      <w:ins w:id="16018" w:author="PR Preview" w:date="2026-01-01T00:00:00Z">
        <w:r>
          <w:t xml:space="preserve"> </w:t>
        </w:r>
      </w:ins>
      <w:ins w:id="16019" w:author="PR Preview" w:date="2026-01-01T00:00:00Z">
        <w:r>
          <w:t xml:space="preserve">By linearity in both slots (</w:t>
        </w:r>
      </w:ins>
      <w:hyperlink w:anchor="rem-inner-product-other-sources">
        <w:ins w:id="16020" w:author="PR Preview" w:date="2026-01-01T00:00:00Z">
          <w:r>
            <w:rPr>
              <w:rStyle w:val="Hyperlink"/>
            </w:rPr>
            <w:t xml:space="preserve">Remark 21</w:t>
          </w:r>
        </w:ins>
      </w:hyperlink>
      <w:ins w:id="16021" w:author="PR Preview" w:date="2026-01-01T00:00:00Z">
        <w:r>
          <w:t xml:space="preserve">):</w:t>
        </w:r>
      </w:ins>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del w:id="16022" w:author="PR Preview" w:date="2026-01-01T00:00:00Z">
        <w:r>
          <w:delText xml:space="preserve">so</w:delText>
        </w:r>
      </w:del>
      <w:del w:id="16023" w:author="PR Preview" w:date="2026-01-01T00:00:00Z">
        <w:r>
          <w:delText xml:space="preserve"> </w:delText>
        </w:r>
      </w:del>
      <m:oMath>
        <m:r>
          <m:rPr>
            <m:sty m:val="bi"/>
          </m:rPr>
          <m:t>A</m:t>
        </m:r>
      </m:oMath>
      <w:del w:id="16024" w:author="PR Preview" w:date="2026-01-01T00:00:00Z">
        <w:r>
          <w:delText xml:space="preserve"> </w:delText>
        </w:r>
      </w:del>
      <w:del w:id="16025" w:author="PR Preview" w:date="2026-01-01T00:00:00Z">
        <w:r>
          <w:delText xml:space="preserve">is symmetric (</w:delText>
        </w:r>
      </w:del>
      <w:hyperlink w:anchor="def-symmetric-matrix">
        <w:del w:id="16026" w:author="PR Preview" w:date="2026-01-01T00:00:00Z">
          <w:r>
            <w:rPr>
              <w:rStyle w:val="Hyperlink"/>
            </w:rPr>
            <w:delText xml:space="preserve">Definition 69</w:delText>
          </w:r>
        </w:del>
      </w:hyperlink>
      <w:del w:id="16027" w:author="PR Preview" w:date="2026-01-01T00:00:00Z">
        <w:r>
          <w:delText xml:space="preserve">).</w:delText>
        </w:r>
      </w:del>
      <w:del w:id="16028" w:author="PR Preview" w:date="2026-01-01T00:00:00Z">
        <w:r>
          <w:delText xml:space="preserve"> </w:delText>
        </w:r>
      </w:del>
      <w:del w:id="16029" w:author="PR Preview" w:date="2026-01-01T00:00:00Z">
        <w:r>
          <w:delText xml:space="preserve">For any</w:delText>
        </w:r>
      </w:del>
      <w:del w:id="16030" w:author="PR Preview" w:date="2026-01-01T00:00:00Z">
        <w:r>
          <w:delText xml:space="preserve"> </w:delText>
        </w:r>
      </w:del>
      <m:oMath>
        <m:acc>
          <m:accPr>
            <m:chr m:val="̃"/>
          </m:accPr>
          <m:e>
            <m:r>
              <m:t>x</m:t>
            </m:r>
          </m:e>
        </m:acc>
        <m:r>
          <m:rPr>
            <m:sty m:val="p"/>
          </m:rPr>
          <m:t>≠</m:t>
        </m:r>
        <m:acc>
          <m:accPr>
            <m:chr m:val="̃"/>
          </m:accPr>
          <m:e>
            <m:r>
              <m:t>0</m:t>
            </m:r>
          </m:e>
        </m:acc>
      </m:oMath>
      <w:del w:id="16031" w:author="PR Preview" w:date="2026-01-01T00:00:00Z">
        <w:r>
          <w:delText xml:space="preserve">,</w:delText>
        </w:r>
      </w:del>
      <w:del w:id="16032"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del w:id="16033" w:author="PR Preview" w:date="2026-01-01T00:00:00Z">
        <w:r>
          <w:delText xml:space="preserve"> </w:delText>
        </w:r>
      </w:del>
      <w:del w:id="16034" w:author="PR Preview" w:date="2026-01-01T00:00:00Z">
        <w:r>
          <w:delText xml:space="preserve">by positivity and definiteness of the inner product,</w:delText>
        </w:r>
      </w:del>
      <w:del w:id="16035" w:author="PR Preview" w:date="2026-01-01T00:00:00Z">
        <w:r>
          <w:delText xml:space="preserve"> </w:delText>
        </w:r>
      </w:del>
      <w:del w:id="16036" w:author="PR Preview" w:date="2026-01-01T00:00:00Z">
        <w:r>
          <w:delText xml:space="preserve">so</w:delText>
        </w:r>
      </w:del>
      <w:del w:id="16037" w:author="PR Preview" w:date="2026-01-01T00:00:00Z">
        <w:r>
          <w:delText xml:space="preserve"> </w:delText>
        </w:r>
      </w:del>
      <m:oMath>
        <m:r>
          <m:rPr>
            <m:sty m:val="bi"/>
          </m:rPr>
          <m:t>A</m:t>
        </m:r>
      </m:oMath>
      <w:del w:id="16038" w:author="PR Preview" w:date="2026-01-01T00:00:00Z">
        <w:r>
          <w:delText xml:space="preserve"> </w:delText>
        </w:r>
      </w:del>
      <w:del w:id="16039" w:author="PR Preview" w:date="2026-01-01T00:00:00Z">
        <w:r>
          <w:delText xml:space="preserve">is positive definite (</w:delText>
        </w:r>
      </w:del>
      <w:hyperlink w:anchor="def-positive-definite">
        <w:del w:id="16040" w:author="PR Preview" w:date="2026-01-01T00:00:00Z">
          <w:r>
            <w:rPr>
              <w:rStyle w:val="Hyperlink"/>
            </w:rPr>
            <w:delText xml:space="preserve">Definition 86</w:delText>
          </w:r>
        </w:del>
      </w:hyperlink>
      <w:del w:id="16041" w:author="PR Preview" w:date="2026-01-01T00:00:00Z">
        <w:r>
          <w:delText xml:space="preserve">).</w:delText>
        </w:r>
      </w:del>
    </w:p>
    <w:p>
      <w:pPr>
        <w:pStyle w:val="FirstParagraph"/>
      </w:pPr>
      <w:ins w:id="16042" w:author="PR Preview" w:date="2026-01-01T00:00:00Z">
        <w:r>
          <w:t xml:space="preserve">so</w:t>
        </w:r>
      </w:ins>
      <w:ins w:id="16043" w:author="PR Preview" w:date="2026-01-01T00:00:00Z">
        <w:r>
          <w:t xml:space="preserve"> </w:t>
        </w:r>
      </w:ins>
      <m:oMath>
        <m:r>
          <m:rPr>
            <m:sty m:val="bi"/>
          </m:rPr>
          <m:t>A</m:t>
        </m:r>
      </m:oMath>
      <w:ins w:id="16044" w:author="PR Preview" w:date="2026-01-01T00:00:00Z">
        <w:r>
          <w:t xml:space="preserve"> </w:t>
        </w:r>
      </w:ins>
      <w:ins w:id="16045" w:author="PR Preview" w:date="2026-01-01T00:00:00Z">
        <w:r>
          <w:t xml:space="preserve">is symmetric (</w:t>
        </w:r>
      </w:ins>
      <w:hyperlink w:anchor="def-symmetric-matrix">
        <w:ins w:id="16046" w:author="PR Preview" w:date="2026-01-01T00:00:00Z">
          <w:r>
            <w:rPr>
              <w:rStyle w:val="Hyperlink"/>
            </w:rPr>
            <w:t xml:space="preserve">Definition 74</w:t>
          </w:r>
        </w:ins>
      </w:hyperlink>
      <w:ins w:id="16047" w:author="PR Preview" w:date="2026-01-01T00:00:00Z">
        <w:r>
          <w:t xml:space="preserve">).</w:t>
        </w:r>
      </w:ins>
      <w:ins w:id="16048" w:author="PR Preview" w:date="2026-01-01T00:00:00Z">
        <w:r>
          <w:t xml:space="preserve"> </w:t>
        </w:r>
      </w:ins>
      <w:ins w:id="16049" w:author="PR Preview" w:date="2026-01-01T00:00:00Z">
        <w:r>
          <w:t xml:space="preserve">For any</w:t>
        </w:r>
      </w:ins>
      <w:ins w:id="16050" w:author="PR Preview" w:date="2026-01-01T00:00:00Z">
        <w:r>
          <w:t xml:space="preserve"> </w:t>
        </w:r>
      </w:ins>
      <m:oMath>
        <m:acc>
          <m:accPr>
            <m:chr m:val="̃"/>
          </m:accPr>
          <m:e>
            <m:r>
              <m:t>x</m:t>
            </m:r>
          </m:e>
        </m:acc>
        <m:r>
          <m:rPr>
            <m:sty m:val="p"/>
          </m:rPr>
          <m:t>≠</m:t>
        </m:r>
        <m:acc>
          <m:accPr>
            <m:chr m:val="̃"/>
          </m:accPr>
          <m:e>
            <m:r>
              <m:t>0</m:t>
            </m:r>
          </m:e>
        </m:acc>
      </m:oMath>
      <w:ins w:id="16051" w:author="PR Preview" w:date="2026-01-01T00:00:00Z">
        <w:r>
          <w:t xml:space="preserve">,</w:t>
        </w:r>
      </w:ins>
      <w:ins w:id="16052"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ins w:id="16053" w:author="PR Preview" w:date="2026-01-01T00:00:00Z">
        <w:r>
          <w:t xml:space="preserve"> </w:t>
        </w:r>
      </w:ins>
      <w:ins w:id="16054" w:author="PR Preview" w:date="2026-01-01T00:00:00Z">
        <w:r>
          <w:t xml:space="preserve">by positivity and definiteness of the inner product,</w:t>
        </w:r>
      </w:ins>
      <w:ins w:id="16055" w:author="PR Preview" w:date="2026-01-01T00:00:00Z">
        <w:r>
          <w:t xml:space="preserve"> </w:t>
        </w:r>
      </w:ins>
      <w:ins w:id="16056" w:author="PR Preview" w:date="2026-01-01T00:00:00Z">
        <w:r>
          <w:t xml:space="preserve">so</w:t>
        </w:r>
      </w:ins>
      <w:ins w:id="16057" w:author="PR Preview" w:date="2026-01-01T00:00:00Z">
        <w:r>
          <w:t xml:space="preserve"> </w:t>
        </w:r>
      </w:ins>
      <m:oMath>
        <m:r>
          <m:rPr>
            <m:sty m:val="bi"/>
          </m:rPr>
          <m:t>A</m:t>
        </m:r>
      </m:oMath>
      <w:ins w:id="16058" w:author="PR Preview" w:date="2026-01-01T00:00:00Z">
        <w:r>
          <w:t xml:space="preserve"> </w:t>
        </w:r>
      </w:ins>
      <w:ins w:id="16059" w:author="PR Preview" w:date="2026-01-01T00:00:00Z">
        <w:r>
          <w:t xml:space="preserve">is positive definite (</w:t>
        </w:r>
      </w:ins>
      <w:hyperlink w:anchor="def-positive-definite">
        <w:ins w:id="16060" w:author="PR Preview" w:date="2026-01-01T00:00:00Z">
          <w:r>
            <w:rPr>
              <w:rStyle w:val="Hyperlink"/>
            </w:rPr>
            <w:t xml:space="preserve">Definition 91</w:t>
          </w:r>
        </w:ins>
      </w:hyperlink>
      <w:ins w:id="16061" w:author="PR Preview" w:date="2026-01-01T00:00:00Z">
        <w:r>
          <w:t xml:space="preserve">).</w:t>
        </w:r>
      </w:ins>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88" w:name="exm-matrix-induced-inner-product-axioms"/>
    <w:p>
      <w:pPr>
        <w:pStyle w:val="BodyText"/>
      </w:pPr>
      <w:del w:id="16062" w:author="PR Preview" w:date="2026-01-01T00:00:00Z">
        <w:r>
          <w:rPr>
            <w:b/>
            <w:bCs/>
          </w:rPr>
          <w:delText xml:space="preserve">Example 147 (Checking the inner product axioms, and recovering the matrix from the inner product)</w:delText>
        </w:r>
      </w:del>
      <w:del w:id="16063" w:author="PR Preview" w:date="2026-01-01T00:00:00Z">
        <w:r>
          <w:delText xml:space="preserve"> </w:delText>
        </w:r>
      </w:del>
      <w:del w:id="16064" w:author="PR Preview" w:date="2026-01-01T00:00:00Z">
        <w:r>
          <w:delText xml:space="preserve">Take</w:delText>
        </w:r>
      </w:del>
      <w:del w:id="1606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6066" w:author="PR Preview" w:date="2026-01-01T00:00:00Z">
        <w:r>
          <w:delText xml:space="preserve"> </w:delText>
        </w:r>
      </w:del>
      <w:del w:id="16067" w:author="PR Preview" w:date="2026-01-01T00:00:00Z">
        <w:r>
          <w:delText xml:space="preserve">from</w:delText>
        </w:r>
      </w:del>
      <w:del w:id="16068" w:author="PR Preview" w:date="2026-01-01T00:00:00Z">
        <w:r>
          <w:delText xml:space="preserve"> </w:delText>
        </w:r>
      </w:del>
      <w:hyperlink w:anchor="exm-matrix-induced-inner-product">
        <w:del w:id="16069" w:author="PR Preview" w:date="2026-01-01T00:00:00Z">
          <w:r>
            <w:rPr>
              <w:rStyle w:val="Hyperlink"/>
            </w:rPr>
            <w:delText xml:space="preserve">Example 146</w:delText>
          </w:r>
        </w:del>
      </w:hyperlink>
      <w:del w:id="16070" w:author="PR Preview" w:date="2026-01-01T00:00:00Z">
        <w:r>
          <w:delText xml:space="preserve">,</w:delText>
        </w:r>
      </w:del>
      <w:del w:id="16071" w:author="PR Preview" w:date="2026-01-01T00:00:00Z">
        <w:r>
          <w:delText xml:space="preserve"> </w:delText>
        </w:r>
      </w:del>
      <w:del w:id="16072" w:author="PR Preview" w:date="2026-01-01T00:00:00Z">
        <w:r>
          <w:delText xml:space="preserve">the vectors</w:delText>
        </w:r>
      </w:del>
      <w:del w:id="16073"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16074" w:author="PR Preview" w:date="2026-01-01T00:00:00Z">
        <w:r>
          <w:delText xml:space="preserve">,</w:delText>
        </w:r>
      </w:del>
      <w:del w:id="16075" w:author="PR Preview" w:date="2026-01-01T00:00:00Z">
        <w:r>
          <w:delText xml:space="preserve"> </w:delText>
        </w:r>
      </w:del>
      <m:oMath>
        <m:acc>
          <m:accPr>
            <m:chr m:val="̃"/>
          </m:accPr>
          <m:e>
            <m:r>
              <m:t>y</m:t>
            </m:r>
          </m:e>
        </m:acc>
        <m:r>
          <m:rPr>
            <m:sty m:val="p"/>
          </m:rPr>
          <m:t>=</m:t>
        </m:r>
        <m:r>
          <m:rPr>
            <m:sty m:val="p"/>
          </m:rPr>
          <m:t>(</m:t>
        </m:r>
        <m:r>
          <m:t>3</m:t>
        </m:r>
        <m:r>
          <m:rPr>
            <m:sty m:val="p"/>
          </m:rPr>
          <m:t>,</m:t>
        </m:r>
        <m:r>
          <m:rPr>
            <m:sty m:val="p"/>
          </m:rPr>
          <m:t>−</m:t>
        </m:r>
        <m:r>
          <m:t>1</m:t>
        </m:r>
        <m:r>
          <m:rPr>
            <m:sty m:val="p"/>
          </m:rPr>
          <m:t>)</m:t>
        </m:r>
      </m:oMath>
      <w:del w:id="16076" w:author="PR Preview" w:date="2026-01-01T00:00:00Z">
        <w:r>
          <w:delText xml:space="preserve"> </w:delText>
        </w:r>
      </w:del>
      <w:del w:id="16077" w:author="PR Preview" w:date="2026-01-01T00:00:00Z">
        <w:r>
          <w:delText xml:space="preserve">and</w:delText>
        </w:r>
      </w:del>
      <w:del w:id="16078" w:author="PR Preview" w:date="2026-01-01T00:00:00Z">
        <w:r>
          <w:delText xml:space="preserve"> </w:delText>
        </w:r>
      </w:del>
      <m:oMath>
        <m:acc>
          <m:accPr>
            <m:chr m:val="̃"/>
          </m:accPr>
          <m:e>
            <m:r>
              <m:t>z</m:t>
            </m:r>
          </m:e>
        </m:acc>
        <m:r>
          <m:rPr>
            <m:sty m:val="p"/>
          </m:rPr>
          <m:t>=</m:t>
        </m:r>
        <m:r>
          <m:rPr>
            <m:sty m:val="p"/>
          </m:rPr>
          <m:t>(</m:t>
        </m:r>
        <m:r>
          <m:t>0</m:t>
        </m:r>
        <m:r>
          <m:rPr>
            <m:sty m:val="p"/>
          </m:rPr>
          <m:t>,</m:t>
        </m:r>
        <m:r>
          <m:t>4</m:t>
        </m:r>
        <m:r>
          <m:rPr>
            <m:sty m:val="p"/>
          </m:rPr>
          <m:t>)</m:t>
        </m:r>
      </m:oMath>
      <w:del w:id="16079" w:author="PR Preview" w:date="2026-01-01T00:00:00Z">
        <w:r>
          <w:delText xml:space="preserve">,</w:delText>
        </w:r>
      </w:del>
      <w:del w:id="16080" w:author="PR Preview" w:date="2026-01-01T00:00:00Z">
        <w:r>
          <w:delText xml:space="preserve"> </w:delText>
        </w:r>
      </w:del>
      <w:del w:id="16081" w:author="PR Preview" w:date="2026-01-01T00:00:00Z">
        <w:r>
          <w:delText xml:space="preserve">and the numbers</w:delText>
        </w:r>
      </w:del>
      <w:del w:id="16082" w:author="PR Preview" w:date="2026-01-01T00:00:00Z">
        <w:r>
          <w:delText xml:space="preserve"> </w:delText>
        </w:r>
      </w:del>
      <m:oMath>
        <m:r>
          <m:t>a</m:t>
        </m:r>
        <m:r>
          <m:rPr>
            <m:sty m:val="p"/>
          </m:rPr>
          <m:t>=</m:t>
        </m:r>
        <m:r>
          <m:t>2</m:t>
        </m:r>
      </m:oMath>
      <w:del w:id="16083" w:author="PR Preview" w:date="2026-01-01T00:00:00Z">
        <w:r>
          <w:delText xml:space="preserve"> </w:delText>
        </w:r>
      </w:del>
      <w:del w:id="16084" w:author="PR Preview" w:date="2026-01-01T00:00:00Z">
        <w:r>
          <w:delText xml:space="preserve">and</w:delText>
        </w:r>
      </w:del>
      <w:del w:id="16085" w:author="PR Preview" w:date="2026-01-01T00:00:00Z">
        <w:r>
          <w:delText xml:space="preserve"> </w:delText>
        </w:r>
      </w:del>
      <m:oMath>
        <m:r>
          <m:t>b</m:t>
        </m:r>
        <m:r>
          <m:rPr>
            <m:sty m:val="p"/>
          </m:rPr>
          <m:t>=</m:t>
        </m:r>
        <m:r>
          <m:rPr>
            <m:sty m:val="p"/>
          </m:rPr>
          <m:t>−</m:t>
        </m:r>
        <m:r>
          <m:t>3</m:t>
        </m:r>
      </m:oMath>
      <w:del w:id="16086" w:author="PR Preview" w:date="2026-01-01T00:00:00Z">
        <w:r>
          <w:delText xml:space="preserve">.</w:delText>
        </w:r>
      </w:del>
      <w:del w:id="16087" w:author="PR Preview" w:date="2026-01-01T00:00:00Z">
        <w:r>
          <w:delText xml:space="preserve"> </w:delText>
        </w:r>
      </w:del>
      <w:del w:id="16088" w:author="PR Preview" w:date="2026-01-01T00:00:00Z">
        <w:r>
          <w:delText xml:space="preserve">The code computes both sides of each axiom in</w:delText>
        </w:r>
      </w:del>
      <w:del w:id="16089" w:author="PR Preview" w:date="2026-01-01T00:00:00Z">
        <w:r>
          <w:delText xml:space="preserve"> </w:delText>
        </w:r>
      </w:del>
      <w:hyperlink w:anchor="thm-matrix-induced-inner-product">
        <w:del w:id="16090" w:author="PR Preview" w:date="2026-01-01T00:00:00Z">
          <w:r>
            <w:rPr>
              <w:rStyle w:val="Hyperlink"/>
            </w:rPr>
            <w:delText xml:space="preserve">Theorem 77</w:delText>
          </w:r>
        </w:del>
      </w:hyperlink>
      <w:del w:id="16091" w:author="PR Preview" w:date="2026-01-01T00:00:00Z">
        <w:r>
          <w:delText xml:space="preserve">,</w:delText>
        </w:r>
      </w:del>
      <w:del w:id="16092" w:author="PR Preview" w:date="2026-01-01T00:00:00Z">
        <w:r>
          <w:delText xml:space="preserve"> </w:delText>
        </w:r>
      </w:del>
      <w:del w:id="16093" w:author="PR Preview" w:date="2026-01-01T00:00:00Z">
        <w:r>
          <w:delText xml:space="preserve">and then the numbers</w:delText>
        </w:r>
      </w:del>
      <w:del w:id="16094" w:author="PR Preview" w:date="2026-01-01T00:00:00Z">
        <w:r>
          <w:delText xml:space="preserve"> </w:delText>
        </w:r>
      </w:del>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del w:id="16095" w:author="PR Preview" w:date="2026-01-01T00:00:00Z">
        <w:r>
          <w:delText xml:space="preserve"> </w:delText>
        </w:r>
      </w:del>
      <w:del w:id="16096" w:author="PR Preview" w:date="2026-01-01T00:00:00Z">
        <w:r>
          <w:delText xml:space="preserve">for the standard basis vectors.</w:delText>
        </w:r>
      </w:del>
    </w:p>
    <w:p>
      <w:pPr>
        <w:pStyle w:val="BodyText"/>
      </w:pPr>
      <w:ins w:id="16097" w:author="PR Preview" w:date="2026-01-01T00:00:00Z">
        <w:r>
          <w:rPr>
            <w:b/>
            <w:bCs/>
          </w:rPr>
          <w:t xml:space="preserve">Example 150 (Checking the inner product axioms, and recovering the matrix from the inner product)</w:t>
        </w:r>
      </w:ins>
      <w:ins w:id="16098" w:author="PR Preview" w:date="2026-01-01T00:00:00Z">
        <w:r>
          <w:t xml:space="preserve"> </w:t>
        </w:r>
      </w:ins>
      <w:ins w:id="16099" w:author="PR Preview" w:date="2026-01-01T00:00:00Z">
        <w:r>
          <w:t xml:space="preserve">Take</w:t>
        </w:r>
      </w:ins>
      <w:ins w:id="1610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6101" w:author="PR Preview" w:date="2026-01-01T00:00:00Z">
        <w:r>
          <w:t xml:space="preserve"> </w:t>
        </w:r>
      </w:ins>
      <w:ins w:id="16102" w:author="PR Preview" w:date="2026-01-01T00:00:00Z">
        <w:r>
          <w:t xml:space="preserve">from</w:t>
        </w:r>
      </w:ins>
      <w:ins w:id="16103" w:author="PR Preview" w:date="2026-01-01T00:00:00Z">
        <w:r>
          <w:t xml:space="preserve"> </w:t>
        </w:r>
      </w:ins>
      <w:hyperlink w:anchor="exm-matrix-induced-inner-product">
        <w:ins w:id="16104" w:author="PR Preview" w:date="2026-01-01T00:00:00Z">
          <w:r>
            <w:rPr>
              <w:rStyle w:val="Hyperlink"/>
            </w:rPr>
            <w:t xml:space="preserve">Example 149</w:t>
          </w:r>
        </w:ins>
      </w:hyperlink>
      <w:ins w:id="16105" w:author="PR Preview" w:date="2026-01-01T00:00:00Z">
        <w:r>
          <w:t xml:space="preserve">,</w:t>
        </w:r>
      </w:ins>
      <w:ins w:id="16106" w:author="PR Preview" w:date="2026-01-01T00:00:00Z">
        <w:r>
          <w:t xml:space="preserve"> </w:t>
        </w:r>
      </w:ins>
      <w:ins w:id="16107" w:author="PR Preview" w:date="2026-01-01T00:00:00Z">
        <w:r>
          <w:t xml:space="preserve">the vectors</w:t>
        </w:r>
      </w:ins>
      <w:ins w:id="16108"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16109" w:author="PR Preview" w:date="2026-01-01T00:00:00Z">
        <w:r>
          <w:t xml:space="preserve">,</w:t>
        </w:r>
      </w:ins>
      <w:ins w:id="16110" w:author="PR Preview" w:date="2026-01-01T00:00:00Z">
        <w:r>
          <w:t xml:space="preserve"> </w:t>
        </w:r>
      </w:ins>
      <m:oMath>
        <m:acc>
          <m:accPr>
            <m:chr m:val="̃"/>
          </m:accPr>
          <m:e>
            <m:r>
              <m:t>y</m:t>
            </m:r>
          </m:e>
        </m:acc>
        <m:r>
          <m:rPr>
            <m:sty m:val="p"/>
          </m:rPr>
          <m:t>=</m:t>
        </m:r>
        <m:r>
          <m:rPr>
            <m:sty m:val="p"/>
          </m:rPr>
          <m:t>(</m:t>
        </m:r>
        <m:r>
          <m:t>3</m:t>
        </m:r>
        <m:r>
          <m:rPr>
            <m:sty m:val="p"/>
          </m:rPr>
          <m:t>,</m:t>
        </m:r>
        <m:r>
          <m:rPr>
            <m:sty m:val="p"/>
          </m:rPr>
          <m:t>−</m:t>
        </m:r>
        <m:r>
          <m:t>1</m:t>
        </m:r>
        <m:r>
          <m:rPr>
            <m:sty m:val="p"/>
          </m:rPr>
          <m:t>)</m:t>
        </m:r>
      </m:oMath>
      <w:ins w:id="16111" w:author="PR Preview" w:date="2026-01-01T00:00:00Z">
        <w:r>
          <w:t xml:space="preserve"> </w:t>
        </w:r>
      </w:ins>
      <w:ins w:id="16112" w:author="PR Preview" w:date="2026-01-01T00:00:00Z">
        <w:r>
          <w:t xml:space="preserve">and</w:t>
        </w:r>
      </w:ins>
      <w:ins w:id="16113" w:author="PR Preview" w:date="2026-01-01T00:00:00Z">
        <w:r>
          <w:t xml:space="preserve"> </w:t>
        </w:r>
      </w:ins>
      <m:oMath>
        <m:acc>
          <m:accPr>
            <m:chr m:val="̃"/>
          </m:accPr>
          <m:e>
            <m:r>
              <m:t>z</m:t>
            </m:r>
          </m:e>
        </m:acc>
        <m:r>
          <m:rPr>
            <m:sty m:val="p"/>
          </m:rPr>
          <m:t>=</m:t>
        </m:r>
        <m:r>
          <m:rPr>
            <m:sty m:val="p"/>
          </m:rPr>
          <m:t>(</m:t>
        </m:r>
        <m:r>
          <m:t>0</m:t>
        </m:r>
        <m:r>
          <m:rPr>
            <m:sty m:val="p"/>
          </m:rPr>
          <m:t>,</m:t>
        </m:r>
        <m:r>
          <m:t>4</m:t>
        </m:r>
        <m:r>
          <m:rPr>
            <m:sty m:val="p"/>
          </m:rPr>
          <m:t>)</m:t>
        </m:r>
      </m:oMath>
      <w:ins w:id="16114" w:author="PR Preview" w:date="2026-01-01T00:00:00Z">
        <w:r>
          <w:t xml:space="preserve">,</w:t>
        </w:r>
      </w:ins>
      <w:ins w:id="16115" w:author="PR Preview" w:date="2026-01-01T00:00:00Z">
        <w:r>
          <w:t xml:space="preserve"> </w:t>
        </w:r>
      </w:ins>
      <w:ins w:id="16116" w:author="PR Preview" w:date="2026-01-01T00:00:00Z">
        <w:r>
          <w:t xml:space="preserve">and the numbers</w:t>
        </w:r>
      </w:ins>
      <w:ins w:id="16117" w:author="PR Preview" w:date="2026-01-01T00:00:00Z">
        <w:r>
          <w:t xml:space="preserve"> </w:t>
        </w:r>
      </w:ins>
      <m:oMath>
        <m:r>
          <m:t>a</m:t>
        </m:r>
        <m:r>
          <m:rPr>
            <m:sty m:val="p"/>
          </m:rPr>
          <m:t>=</m:t>
        </m:r>
        <m:r>
          <m:t>2</m:t>
        </m:r>
      </m:oMath>
      <w:ins w:id="16118" w:author="PR Preview" w:date="2026-01-01T00:00:00Z">
        <w:r>
          <w:t xml:space="preserve"> </w:t>
        </w:r>
      </w:ins>
      <w:ins w:id="16119" w:author="PR Preview" w:date="2026-01-01T00:00:00Z">
        <w:r>
          <w:t xml:space="preserve">and</w:t>
        </w:r>
      </w:ins>
      <w:ins w:id="16120" w:author="PR Preview" w:date="2026-01-01T00:00:00Z">
        <w:r>
          <w:t xml:space="preserve"> </w:t>
        </w:r>
      </w:ins>
      <m:oMath>
        <m:r>
          <m:t>b</m:t>
        </m:r>
        <m:r>
          <m:rPr>
            <m:sty m:val="p"/>
          </m:rPr>
          <m:t>=</m:t>
        </m:r>
        <m:r>
          <m:rPr>
            <m:sty m:val="p"/>
          </m:rPr>
          <m:t>−</m:t>
        </m:r>
        <m:r>
          <m:t>3</m:t>
        </m:r>
      </m:oMath>
      <w:ins w:id="16121" w:author="PR Preview" w:date="2026-01-01T00:00:00Z">
        <w:r>
          <w:t xml:space="preserve">.</w:t>
        </w:r>
      </w:ins>
      <w:ins w:id="16122" w:author="PR Preview" w:date="2026-01-01T00:00:00Z">
        <w:r>
          <w:t xml:space="preserve"> </w:t>
        </w:r>
      </w:ins>
      <w:ins w:id="16123" w:author="PR Preview" w:date="2026-01-01T00:00:00Z">
        <w:r>
          <w:t xml:space="preserve">The code computes both sides of each axiom in</w:t>
        </w:r>
      </w:ins>
      <w:ins w:id="16124" w:author="PR Preview" w:date="2026-01-01T00:00:00Z">
        <w:r>
          <w:t xml:space="preserve"> </w:t>
        </w:r>
      </w:ins>
      <w:hyperlink w:anchor="thm-matrix-induced-inner-product">
        <w:ins w:id="16125" w:author="PR Preview" w:date="2026-01-01T00:00:00Z">
          <w:r>
            <w:rPr>
              <w:rStyle w:val="Hyperlink"/>
            </w:rPr>
            <w:t xml:space="preserve">Theorem 78</w:t>
          </w:r>
        </w:ins>
      </w:hyperlink>
      <w:ins w:id="16126" w:author="PR Preview" w:date="2026-01-01T00:00:00Z">
        <w:r>
          <w:t xml:space="preserve">,</w:t>
        </w:r>
      </w:ins>
      <w:ins w:id="16127" w:author="PR Preview" w:date="2026-01-01T00:00:00Z">
        <w:r>
          <w:t xml:space="preserve"> </w:t>
        </w:r>
      </w:ins>
      <w:ins w:id="16128" w:author="PR Preview" w:date="2026-01-01T00:00:00Z">
        <w:r>
          <w:t xml:space="preserve">and then the numbers</w:t>
        </w:r>
      </w:ins>
      <w:ins w:id="16129" w:author="PR Preview" w:date="2026-01-01T00:00:00Z">
        <w:r>
          <w:t xml:space="preserve"> </w:t>
        </w:r>
      </w:ins>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ins w:id="16130" w:author="PR Preview" w:date="2026-01-01T00:00:00Z">
        <w:r>
          <w:t xml:space="preserve"> </w:t>
        </w:r>
      </w:ins>
      <w:ins w:id="16131" w:author="PR Preview" w:date="2026-01-01T00:00:00Z">
        <w:r>
          <w:t xml:space="preserve">for the standard basis vectors.</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del w:id="16132" w:author="PR Preview" w:date="2026-01-01T00:00:00Z">
        <w:r>
          <w:delText xml:space="preserve">The inner product of</w:delText>
        </w:r>
      </w:del>
      <w:del w:id="16133" w:author="PR Preview" w:date="2026-01-01T00:00:00Z">
        <w:r>
          <w:delText xml:space="preserve"> </w:delText>
        </w:r>
      </w:del>
      <m:oMath>
        <m:acc>
          <m:accPr>
            <m:chr m:val="̃"/>
          </m:accPr>
          <m:e>
            <m:r>
              <m:t>x</m:t>
            </m:r>
          </m:e>
        </m:acc>
      </m:oMath>
      <w:del w:id="16134" w:author="PR Preview" w:date="2026-01-01T00:00:00Z">
        <w:r>
          <w:delText xml:space="preserve"> </w:delText>
        </w:r>
      </w:del>
      <w:del w:id="16135" w:author="PR Preview" w:date="2026-01-01T00:00:00Z">
        <w:r>
          <w:delText xml:space="preserve">with itself is 14, which is positive.</w:delText>
        </w:r>
      </w:del>
      <w:del w:id="16136" w:author="PR Preview" w:date="2026-01-01T00:00:00Z">
        <w:r>
          <w:delText xml:space="preserve"> </w:delText>
        </w:r>
      </w:del>
      <w:del w:id="16137" w:author="PR Preview" w:date="2026-01-01T00:00:00Z">
        <w:r>
          <w:delText xml:space="preserve">The two orders give the same number, 7 and 7.</w:delText>
        </w:r>
      </w:del>
      <w:del w:id="16138" w:author="PR Preview" w:date="2026-01-01T00:00:00Z">
        <w:r>
          <w:delText xml:space="preserve"> </w:delText>
        </w:r>
      </w:del>
      <w:del w:id="16139" w:author="PR Preview" w:date="2026-01-01T00:00:00Z">
        <w:r>
          <w:delText xml:space="preserve">Both sides of the linearity axiom equal 28.</w:delText>
        </w:r>
      </w:del>
      <w:del w:id="16140" w:author="PR Preview" w:date="2026-01-01T00:00:00Z">
        <w:r>
          <w:delText xml:space="preserve"> </w:delText>
        </w:r>
      </w:del>
      <w:del w:id="16141" w:author="PR Preview" w:date="2026-01-01T00:00:00Z">
        <w:r>
          <w:delText xml:space="preserve">The matrix of numbers</w:delText>
        </w:r>
      </w:del>
      <w:del w:id="16142" w:author="PR Preview" w:date="2026-01-01T00:00:00Z">
        <w:r>
          <w:delText xml:space="preserve"> </w:delText>
        </w:r>
      </w:del>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del w:id="16143" w:author="PR Preview" w:date="2026-01-01T00:00:00Z">
        <w:r>
          <w:delText xml:space="preserve"> </w:delText>
        </w:r>
      </w:del>
      <w:del w:id="16144" w:author="PR Preview" w:date="2026-01-01T00:00:00Z">
        <w:r>
          <w:delText xml:space="preserve">is</w:delText>
        </w:r>
      </w:del>
      <w:del w:id="16145" w:author="PR Preview" w:date="2026-01-01T00:00:00Z">
        <w:r>
          <w:delText xml:space="preserve"> </w:delText>
        </w:r>
      </w:del>
      <w:del w:id="16146" w:author="PR Preview" w:date="2026-01-01T00:00:00Z">
        <w:r>
          <w:delText xml:space="preserve">equal to</w:delText>
        </w:r>
      </w:del>
      <w:del w:id="16147" w:author="PR Preview" w:date="2026-01-01T00:00:00Z">
        <w:r>
          <w:delText xml:space="preserve"> </w:delText>
        </w:r>
      </w:del>
      <m:oMath>
        <m:r>
          <m:rPr>
            <m:sty m:val="bi"/>
          </m:rPr>
          <m:t>A</m:t>
        </m:r>
      </m:oMath>
      <w:del w:id="16148" w:author="PR Preview" w:date="2026-01-01T00:00:00Z">
        <w:r>
          <w:delText xml:space="preserve">,</w:delText>
        </w:r>
      </w:del>
      <w:del w:id="16149" w:author="PR Preview" w:date="2026-01-01T00:00:00Z">
        <w:r>
          <w:delText xml:space="preserve"> </w:delText>
        </w:r>
      </w:del>
      <w:del w:id="16150" w:author="PR Preview" w:date="2026-01-01T00:00:00Z">
        <w:r>
          <w:delText xml:space="preserve">as the converse in</w:delText>
        </w:r>
      </w:del>
      <w:del w:id="16151" w:author="PR Preview" w:date="2026-01-01T00:00:00Z">
        <w:r>
          <w:delText xml:space="preserve"> </w:delText>
        </w:r>
      </w:del>
      <w:hyperlink w:anchor="thm-matrix-induced-inner-product">
        <w:del w:id="16152" w:author="PR Preview" w:date="2026-01-01T00:00:00Z">
          <w:r>
            <w:rPr>
              <w:rStyle w:val="Hyperlink"/>
            </w:rPr>
            <w:delText xml:space="preserve">Theorem 77</w:delText>
          </w:r>
        </w:del>
      </w:hyperlink>
      <w:del w:id="16153" w:author="PR Preview" w:date="2026-01-01T00:00:00Z">
        <w:r>
          <w:delText xml:space="preserve"> </w:delText>
        </w:r>
      </w:del>
      <w:del w:id="16154" w:author="PR Preview" w:date="2026-01-01T00:00:00Z">
        <w:r>
          <w:delText xml:space="preserve">says.</w:delText>
        </w:r>
      </w:del>
    </w:p>
    <w:p>
      <w:pPr>
        <w:pStyle w:val="BodyText"/>
      </w:pPr>
      <w:del w:id="16155" w:author="PR Preview" w:date="2026-01-01T00:00:00Z">
        <w:r>
          <w:rPr>
            <w:i/>
            <w:iCs/>
          </w:rPr>
          <w:delText xml:space="preserve">Remark 37</w:delText>
        </w:r>
      </w:del>
      <w:del w:id="16156" w:author="PR Preview" w:date="2026-01-01T00:00:00Z">
        <w:r>
          <w:delText xml:space="preserve"> (Inner product spaces in machine learning). </w:delText>
        </w:r>
      </w:del>
      <w:del w:id="16157" w:author="PR Preview" w:date="2026-01-01T00:00:00Z">
        <w:r>
          <w:delText xml:space="preserve">In machine learning and statistics, choosing or learning an inner product space</w:delText>
        </w:r>
      </w:del>
      <w:del w:id="16158" w:author="PR Preview" w:date="2026-01-01T00:00:00Z">
        <w:r>
          <w:delText xml:space="preserve"> </w:delText>
        </w:r>
      </w:del>
      <w:del w:id="16159" w:author="PR Preview" w:date="2026-01-01T00:00:00Z">
        <w:r>
          <w:delText xml:space="preserve">tailors geometric notions of distance, angle, and projection to the structure of the data:</w:delText>
        </w:r>
      </w:del>
    </w:p>
    <w:p>
      <w:pPr>
        <w:numPr>
          <w:ilvl w:val="0"/>
          <w:numId w:val="1079"/>
        </w:numPr>
      </w:pPr>
      <w:del w:id="16160" w:author="PR Preview" w:date="2026-01-01T00:00:00Z">
        <w:r>
          <w:rPr>
            <w:b/>
            <w:bCs/>
          </w:rPr>
          <w:delText xml:space="preserve">Mahalanobis metric and whitening</w:delText>
        </w:r>
      </w:del>
      <w:del w:id="16161" w:author="PR Preview" w:date="2026-01-01T00:00:00Z">
        <w:r>
          <w:delText xml:space="preserve">:</w:delText>
        </w:r>
      </w:del>
      <w:del w:id="16162" w:author="PR Preview" w:date="2026-01-01T00:00:00Z">
        <w:r>
          <w:delText xml:space="preserve"> </w:delText>
        </w:r>
      </w:del>
      <w:del w:id="16163" w:author="PR Preview" w:date="2026-01-01T00:00:00Z">
        <w:r>
          <w:delText xml:space="preserve">Standard Euclidean distance treats all coordinate axes identically, ignoring feature correlations and variance differences.</w:delText>
        </w:r>
      </w:del>
      <w:del w:id="16164" w:author="PR Preview" w:date="2026-01-01T00:00:00Z">
        <w:r>
          <w:delText xml:space="preserve"> </w:delText>
        </w:r>
      </w:del>
      <w:del w:id="16165" w:author="PR Preview" w:date="2026-01-01T00:00:00Z">
        <w:r>
          <w:delText xml:space="preserve">If data features have a symmetric positive definite covariance matrix</w:delText>
        </w:r>
      </w:del>
      <w:del w:id="16166" w:author="PR Preview" w:date="2026-01-01T00:00:00Z">
        <w:r>
          <w:delText xml:space="preserve"> </w:delText>
        </w:r>
      </w:del>
      <m:oMath>
        <m:r>
          <m:rPr>
            <m:sty m:val="b"/>
          </m:rPr>
          <m:t>Σ</m:t>
        </m:r>
      </m:oMath>
      <w:del w:id="16167" w:author="PR Preview" w:date="2026-01-01T00:00:00Z">
        <w:r>
          <w:delText xml:space="preserve"> </w:delText>
        </w:r>
      </w:del>
      <w:del w:id="16168" w:author="PR Preview" w:date="2026-01-01T00:00:00Z">
        <w:r>
          <w:delText xml:space="preserve">(</w:delText>
        </w:r>
      </w:del>
      <w:hyperlink w:anchor="def-positive-definite">
        <w:del w:id="16169" w:author="PR Preview" w:date="2026-01-01T00:00:00Z">
          <w:r>
            <w:rPr>
              <w:rStyle w:val="Hyperlink"/>
            </w:rPr>
            <w:delText xml:space="preserve">Definition 86</w:delText>
          </w:r>
        </w:del>
      </w:hyperlink>
      <w:del w:id="16170" w:author="PR Preview" w:date="2026-01-01T00:00:00Z">
        <w:r>
          <w:delText xml:space="preserve">),</w:delText>
        </w:r>
      </w:del>
      <w:del w:id="16171" w:author="PR Preview" w:date="2026-01-01T00:00:00Z">
        <w:r>
          <w:delText xml:space="preserve"> </w:delText>
        </w:r>
      </w:del>
      <w:del w:id="16172" w:author="PR Preview" w:date="2026-01-01T00:00:00Z">
        <w:r>
          <w:delText xml:space="preserve">the precision matrix</w:delText>
        </w:r>
      </w:del>
      <w:del w:id="16173"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16174" w:author="PR Preview" w:date="2026-01-01T00:00:00Z">
        <w:r>
          <w:delText xml:space="preserve"> </w:delText>
        </w:r>
      </w:del>
      <w:del w:id="16175" w:author="PR Preview" w:date="2026-01-01T00:00:00Z">
        <w:r>
          <w:delText xml:space="preserve">(</w:delText>
        </w:r>
      </w:del>
      <w:hyperlink w:anchor="thm-pd-inverse">
        <w:del w:id="16176" w:author="PR Preview" w:date="2026-01-01T00:00:00Z">
          <w:r>
            <w:rPr>
              <w:rStyle w:val="Hyperlink"/>
            </w:rPr>
            <w:delText xml:space="preserve">Theorem 76</w:delText>
          </w:r>
        </w:del>
      </w:hyperlink>
      <w:del w:id="16177" w:author="PR Preview" w:date="2026-01-01T00:00:00Z">
        <w:r>
          <w:delText xml:space="preserve">) defines the Mahalanobis inner product</w:delText>
        </w:r>
      </w:del>
      <w:del w:id="16178"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del w:id="16179" w:author="PR Preview" w:date="2026-01-01T00:00:00Z">
        <w:r>
          <w:delText xml:space="preserve">.</w:delText>
        </w:r>
      </w:del>
      <w:del w:id="16180" w:author="PR Preview" w:date="2026-01-01T00:00:00Z">
        <w:r>
          <w:delText xml:space="preserve"> </w:delText>
        </w:r>
      </w:del>
      <w:del w:id="16181" w:author="PR Preview" w:date="2026-01-01T00:00:00Z">
        <w:r>
          <w:delText xml:space="preserve">The induced distance</w:delText>
        </w:r>
      </w:del>
      <w:del w:id="16182" w:author="PR Preview" w:date="2026-01-01T00:00:00Z">
        <w:r>
          <w:delText xml:space="preserve"> </w:delText>
        </w:r>
      </w:del>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del w:id="16183" w:author="PR Preview" w:date="2026-01-01T00:00:00Z">
        <w:r>
          <w:delText xml:space="preserve"> </w:delText>
        </w:r>
      </w:del>
      <w:del w:id="16184" w:author="PR Preview" w:date="2026-01-01T00:00:00Z">
        <w:r>
          <w:delText xml:space="preserve">measures statistical distance normalized by variance along each principal direction.</w:delText>
        </w:r>
      </w:del>
      <w:del w:id="16185" w:author="PR Preview" w:date="2026-01-01T00:00:00Z">
        <w:r>
          <w:delText xml:space="preserve"> </w:delText>
        </w:r>
      </w:del>
      <w:del w:id="16186" w:author="PR Preview" w:date="2026-01-01T00:00:00Z">
        <w:r>
          <w:delText xml:space="preserve">Factoring</w:delText>
        </w:r>
      </w:del>
      <w:del w:id="16187"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16188" w:author="PR Preview" w:date="2026-01-01T00:00:00Z">
        <w:r>
          <w:delText xml:space="preserve"> </w:delText>
        </w:r>
      </w:del>
      <w:del w:id="16189" w:author="PR Preview" w:date="2026-01-01T00:00:00Z">
        <w:r>
          <w:delText xml:space="preserve">(via Cholesky or spectral decomposition),</w:delText>
        </w:r>
      </w:del>
      <w:del w:id="16190" w:author="PR Preview" w:date="2026-01-01T00:00:00Z">
        <w:r>
          <w:delText xml:space="preserve"> </w:delText>
        </w:r>
      </w:del>
      <w:del w:id="16191" w:author="PR Preview" w:date="2026-01-01T00:00:00Z">
        <w:r>
          <w:delText xml:space="preserve">this inner product corresponds to the Euclidean dot product of whitened coordinates</w:delText>
        </w:r>
      </w:del>
      <w:del w:id="16192" w:author="PR Preview" w:date="2026-01-01T00:00:00Z">
        <w:r>
          <w:delText xml:space="preserve"> </w:delText>
        </w:r>
      </w:del>
      <m:oMath>
        <m:acc>
          <m:accPr>
            <m:chr m:val="̃"/>
          </m:accPr>
          <m:e>
            <m:r>
              <m:t>z</m:t>
            </m:r>
          </m:e>
        </m:acc>
        <m:r>
          <m:rPr>
            <m:sty m:val="p"/>
          </m:rPr>
          <m:t>=</m:t>
        </m:r>
        <m:r>
          <m:rPr>
            <m:sty m:val="bi"/>
          </m:rPr>
          <m:t>W</m:t>
        </m:r>
        <m:acc>
          <m:accPr>
            <m:chr m:val="̃"/>
          </m:accPr>
          <m:e>
            <m:r>
              <m:t>x</m:t>
            </m:r>
          </m:e>
        </m:acc>
      </m:oMath>
      <w:del w:id="16193" w:author="PR Preview" w:date="2026-01-01T00:00:00Z">
        <w:r>
          <w:delText xml:space="preserve">:</w:delText>
        </w:r>
      </w:del>
      <w:del w:id="16194"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del w:id="16195" w:author="PR Preview" w:date="2026-01-01T00:00:00Z">
        <w:r>
          <w:delText xml:space="preserve">.</w:delText>
        </w:r>
      </w:del>
    </w:p>
    <w:p>
      <w:pPr>
        <w:pStyle w:val="FirstParagraph"/>
      </w:pPr>
      <w:ins w:id="16196" w:author="PR Preview" w:date="2026-01-01T00:00:00Z">
        <w:r>
          <w:t xml:space="preserve">The inner product of</w:t>
        </w:r>
      </w:ins>
      <w:ins w:id="16197" w:author="PR Preview" w:date="2026-01-01T00:00:00Z">
        <w:r>
          <w:t xml:space="preserve"> </w:t>
        </w:r>
      </w:ins>
      <m:oMath>
        <m:acc>
          <m:accPr>
            <m:chr m:val="̃"/>
          </m:accPr>
          <m:e>
            <m:r>
              <m:t>x</m:t>
            </m:r>
          </m:e>
        </m:acc>
      </m:oMath>
      <w:ins w:id="16198" w:author="PR Preview" w:date="2026-01-01T00:00:00Z">
        <w:r>
          <w:t xml:space="preserve"> </w:t>
        </w:r>
      </w:ins>
      <w:ins w:id="16199" w:author="PR Preview" w:date="2026-01-01T00:00:00Z">
        <w:r>
          <w:t xml:space="preserve">with itself is 14, which is positive.</w:t>
        </w:r>
      </w:ins>
      <w:ins w:id="16200" w:author="PR Preview" w:date="2026-01-01T00:00:00Z">
        <w:r>
          <w:t xml:space="preserve"> </w:t>
        </w:r>
      </w:ins>
      <w:ins w:id="16201" w:author="PR Preview" w:date="2026-01-01T00:00:00Z">
        <w:r>
          <w:t xml:space="preserve">The two orders give the same number, 7 and 7.</w:t>
        </w:r>
      </w:ins>
      <w:ins w:id="16202" w:author="PR Preview" w:date="2026-01-01T00:00:00Z">
        <w:r>
          <w:t xml:space="preserve"> </w:t>
        </w:r>
      </w:ins>
      <w:ins w:id="16203" w:author="PR Preview" w:date="2026-01-01T00:00:00Z">
        <w:r>
          <w:t xml:space="preserve">Both sides of the linearity axiom equal 28.</w:t>
        </w:r>
      </w:ins>
      <w:ins w:id="16204" w:author="PR Preview" w:date="2026-01-01T00:00:00Z">
        <w:r>
          <w:t xml:space="preserve"> </w:t>
        </w:r>
      </w:ins>
      <w:ins w:id="16205" w:author="PR Preview" w:date="2026-01-01T00:00:00Z">
        <w:r>
          <w:t xml:space="preserve">The matrix of numbers</w:t>
        </w:r>
      </w:ins>
      <w:ins w:id="16206" w:author="PR Preview" w:date="2026-01-01T00:00:00Z">
        <w:r>
          <w:t xml:space="preserve"> </w:t>
        </w:r>
      </w:ins>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ins w:id="16207" w:author="PR Preview" w:date="2026-01-01T00:00:00Z">
        <w:r>
          <w:t xml:space="preserve"> </w:t>
        </w:r>
      </w:ins>
      <w:ins w:id="16208" w:author="PR Preview" w:date="2026-01-01T00:00:00Z">
        <w:r>
          <w:t xml:space="preserve">is</w:t>
        </w:r>
      </w:ins>
      <w:ins w:id="16209" w:author="PR Preview" w:date="2026-01-01T00:00:00Z">
        <w:r>
          <w:t xml:space="preserve"> </w:t>
        </w:r>
      </w:ins>
      <w:ins w:id="16210" w:author="PR Preview" w:date="2026-01-01T00:00:00Z">
        <w:r>
          <w:t xml:space="preserve">equal to</w:t>
        </w:r>
      </w:ins>
      <w:ins w:id="16211" w:author="PR Preview" w:date="2026-01-01T00:00:00Z">
        <w:r>
          <w:t xml:space="preserve"> </w:t>
        </w:r>
      </w:ins>
      <m:oMath>
        <m:r>
          <m:rPr>
            <m:sty m:val="bi"/>
          </m:rPr>
          <m:t>A</m:t>
        </m:r>
      </m:oMath>
      <w:ins w:id="16212" w:author="PR Preview" w:date="2026-01-01T00:00:00Z">
        <w:r>
          <w:t xml:space="preserve">,</w:t>
        </w:r>
      </w:ins>
      <w:ins w:id="16213" w:author="PR Preview" w:date="2026-01-01T00:00:00Z">
        <w:r>
          <w:t xml:space="preserve"> </w:t>
        </w:r>
      </w:ins>
      <w:ins w:id="16214" w:author="PR Preview" w:date="2026-01-01T00:00:00Z">
        <w:r>
          <w:t xml:space="preserve">as the converse in</w:t>
        </w:r>
      </w:ins>
      <w:ins w:id="16215" w:author="PR Preview" w:date="2026-01-01T00:00:00Z">
        <w:r>
          <w:t xml:space="preserve"> </w:t>
        </w:r>
      </w:ins>
      <w:hyperlink w:anchor="thm-matrix-induced-inner-product">
        <w:ins w:id="16216" w:author="PR Preview" w:date="2026-01-01T00:00:00Z">
          <w:r>
            <w:rPr>
              <w:rStyle w:val="Hyperlink"/>
            </w:rPr>
            <w:t xml:space="preserve">Theorem 78</w:t>
          </w:r>
        </w:ins>
      </w:hyperlink>
      <w:ins w:id="16217" w:author="PR Preview" w:date="2026-01-01T00:00:00Z">
        <w:r>
          <w:t xml:space="preserve"> </w:t>
        </w:r>
      </w:ins>
      <w:ins w:id="16218" w:author="PR Preview" w:date="2026-01-01T00:00:00Z">
        <w:r>
          <w:t xml:space="preserve">says.</w:t>
        </w:r>
      </w:ins>
    </w:p>
    <w:bookmarkEnd w:id="488"/>
    <w:bookmarkStart w:id="489" w:name="rem-inner-products-machine-learning"/>
    <w:p>
      <w:pPr>
        <w:pStyle w:val="BodyText"/>
      </w:pPr>
      <w:ins w:id="16219" w:author="PR Preview" w:date="2026-01-01T00:00:00Z">
        <w:r>
          <w:rPr>
            <w:i/>
            <w:iCs/>
          </w:rPr>
          <w:t xml:space="preserve">Remark 44</w:t>
        </w:r>
      </w:ins>
      <w:ins w:id="16220" w:author="PR Preview" w:date="2026-01-01T00:00:00Z">
        <w:r>
          <w:t xml:space="preserve"> (Inner product spaces in machine learning). </w:t>
        </w:r>
      </w:ins>
      <w:ins w:id="16221" w:author="PR Preview" w:date="2026-01-01T00:00:00Z">
        <w:r>
          <w:t xml:space="preserve">In machine learning and statistics, choosing or learning an inner product space</w:t>
        </w:r>
      </w:ins>
      <w:ins w:id="16222" w:author="PR Preview" w:date="2026-01-01T00:00:00Z">
        <w:r>
          <w:t xml:space="preserve"> </w:t>
        </w:r>
      </w:ins>
      <w:ins w:id="16223" w:author="PR Preview" w:date="2026-01-01T00:00:00Z">
        <w:r>
          <w:t xml:space="preserve">tailors geometric notions of distance, angle, and projection to the structure of the data:</w:t>
        </w:r>
      </w:ins>
    </w:p>
    <w:p>
      <w:pPr>
        <w:numPr>
          <w:ilvl w:val="0"/>
          <w:numId w:val="1080"/>
        </w:numPr>
      </w:pPr>
      <w:ins w:id="16224" w:author="PR Preview" w:date="2026-01-01T00:00:00Z">
        <w:r>
          <w:rPr>
            <w:b/>
            <w:bCs/>
          </w:rPr>
          <w:t xml:space="preserve">Mahalanobis metric and whitening</w:t>
        </w:r>
      </w:ins>
      <w:ins w:id="16225" w:author="PR Preview" w:date="2026-01-01T00:00:00Z">
        <w:r>
          <w:t xml:space="preserve">:</w:t>
        </w:r>
      </w:ins>
      <w:ins w:id="16226" w:author="PR Preview" w:date="2026-01-01T00:00:00Z">
        <w:r>
          <w:t xml:space="preserve"> </w:t>
        </w:r>
      </w:ins>
      <w:ins w:id="16227" w:author="PR Preview" w:date="2026-01-01T00:00:00Z">
        <w:r>
          <w:t xml:space="preserve">Standard Euclidean distance treats all coordinate axes identically, ignoring feature correlations and variance differences.</w:t>
        </w:r>
      </w:ins>
      <w:ins w:id="16228" w:author="PR Preview" w:date="2026-01-01T00:00:00Z">
        <w:r>
          <w:t xml:space="preserve"> </w:t>
        </w:r>
      </w:ins>
      <w:ins w:id="16229" w:author="PR Preview" w:date="2026-01-01T00:00:00Z">
        <w:r>
          <w:t xml:space="preserve">If data features have a symmetric positive definite covariance matrix</w:t>
        </w:r>
      </w:ins>
      <w:ins w:id="16230" w:author="PR Preview" w:date="2026-01-01T00:00:00Z">
        <w:r>
          <w:t xml:space="preserve"> </w:t>
        </w:r>
      </w:ins>
      <m:oMath>
        <m:r>
          <m:rPr>
            <m:sty m:val="b"/>
          </m:rPr>
          <m:t>Σ</m:t>
        </m:r>
      </m:oMath>
      <w:ins w:id="16231" w:author="PR Preview" w:date="2026-01-01T00:00:00Z">
        <w:r>
          <w:t xml:space="preserve"> </w:t>
        </w:r>
      </w:ins>
      <w:ins w:id="16232" w:author="PR Preview" w:date="2026-01-01T00:00:00Z">
        <w:r>
          <w:t xml:space="preserve">(</w:t>
        </w:r>
      </w:ins>
      <w:hyperlink w:anchor="def-positive-definite">
        <w:ins w:id="16233" w:author="PR Preview" w:date="2026-01-01T00:00:00Z">
          <w:r>
            <w:rPr>
              <w:rStyle w:val="Hyperlink"/>
            </w:rPr>
            <w:t xml:space="preserve">Definition 91</w:t>
          </w:r>
        </w:ins>
      </w:hyperlink>
      <w:ins w:id="16234" w:author="PR Preview" w:date="2026-01-01T00:00:00Z">
        <w:r>
          <w:t xml:space="preserve">),</w:t>
        </w:r>
      </w:ins>
      <w:ins w:id="16235" w:author="PR Preview" w:date="2026-01-01T00:00:00Z">
        <w:r>
          <w:t xml:space="preserve"> </w:t>
        </w:r>
      </w:ins>
      <w:ins w:id="16236" w:author="PR Preview" w:date="2026-01-01T00:00:00Z">
        <w:r>
          <w:t xml:space="preserve">the precision matrix</w:t>
        </w:r>
      </w:ins>
      <w:ins w:id="16237" w:author="PR Preview" w:date="2026-01-01T00:00:00Z">
        <w:r>
          <w:t xml:space="preserve"> </w:t>
        </w:r>
      </w:ins>
      <m:oMath>
        <m:r>
          <m:rPr>
            <m:sty m:val="bi"/>
          </m:rPr>
          <m:t>A</m:t>
        </m:r>
        <m:r>
          <m:rPr>
            <m:sty m:val="p"/>
          </m:rPr>
          <m:t>=</m:t>
        </m:r>
        <m:sSup>
          <m:e>
            <m:r>
              <m:rPr>
                <m:sty m:val="b"/>
              </m:rPr>
              <m:t>Σ</m:t>
            </m:r>
          </m:e>
          <m:sup>
            <m:r>
              <m:rPr>
                <m:sty m:val="p"/>
              </m:rPr>
              <m:t>−</m:t>
            </m:r>
            <m:r>
              <m:t>1</m:t>
            </m:r>
          </m:sup>
        </m:sSup>
      </m:oMath>
      <w:ins w:id="16238" w:author="PR Preview" w:date="2026-01-01T00:00:00Z">
        <w:r>
          <w:t xml:space="preserve"> </w:t>
        </w:r>
      </w:ins>
      <w:ins w:id="16239" w:author="PR Preview" w:date="2026-01-01T00:00:00Z">
        <w:r>
          <w:t xml:space="preserve">(</w:t>
        </w:r>
      </w:ins>
      <w:hyperlink w:anchor="thm-pd-inverse">
        <w:ins w:id="16240" w:author="PR Preview" w:date="2026-01-01T00:00:00Z">
          <w:r>
            <w:rPr>
              <w:rStyle w:val="Hyperlink"/>
            </w:rPr>
            <w:t xml:space="preserve">Theorem 77</w:t>
          </w:r>
        </w:ins>
      </w:hyperlink>
      <w:ins w:id="16241" w:author="PR Preview" w:date="2026-01-01T00:00:00Z">
        <w:r>
          <w:t xml:space="preserve">) defines the Mahalanobis inner product</w:t>
        </w:r>
      </w:ins>
      <w:ins w:id="16242"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ins w:id="16243" w:author="PR Preview" w:date="2026-01-01T00:00:00Z">
        <w:r>
          <w:t xml:space="preserve">.</w:t>
        </w:r>
      </w:ins>
      <w:ins w:id="16244" w:author="PR Preview" w:date="2026-01-01T00:00:00Z">
        <w:r>
          <w:t xml:space="preserve"> </w:t>
        </w:r>
      </w:ins>
      <w:ins w:id="16245" w:author="PR Preview" w:date="2026-01-01T00:00:00Z">
        <w:r>
          <w:t xml:space="preserve">The induced distance</w:t>
        </w:r>
      </w:ins>
      <w:ins w:id="16246" w:author="PR Preview" w:date="2026-01-01T00:00:00Z">
        <w:r>
          <w:t xml:space="preserve"> </w:t>
        </w:r>
      </w:ins>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ins w:id="16247" w:author="PR Preview" w:date="2026-01-01T00:00:00Z">
        <w:r>
          <w:t xml:space="preserve"> </w:t>
        </w:r>
      </w:ins>
      <w:ins w:id="16248" w:author="PR Preview" w:date="2026-01-01T00:00:00Z">
        <w:r>
          <w:t xml:space="preserve">measures statistical distance normalized by variance along each principal direction.</w:t>
        </w:r>
      </w:ins>
      <w:ins w:id="16249" w:author="PR Preview" w:date="2026-01-01T00:00:00Z">
        <w:r>
          <w:t xml:space="preserve"> </w:t>
        </w:r>
      </w:ins>
      <w:ins w:id="16250" w:author="PR Preview" w:date="2026-01-01T00:00:00Z">
        <w:r>
          <w:t xml:space="preserve">Factoring</w:t>
        </w:r>
      </w:ins>
      <w:ins w:id="16251"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16252" w:author="PR Preview" w:date="2026-01-01T00:00:00Z">
        <w:r>
          <w:t xml:space="preserve"> </w:t>
        </w:r>
      </w:ins>
      <w:ins w:id="16253" w:author="PR Preview" w:date="2026-01-01T00:00:00Z">
        <w:r>
          <w:t xml:space="preserve">(via Cholesky or spectral decomposition),</w:t>
        </w:r>
      </w:ins>
      <w:ins w:id="16254" w:author="PR Preview" w:date="2026-01-01T00:00:00Z">
        <w:r>
          <w:t xml:space="preserve"> </w:t>
        </w:r>
      </w:ins>
      <w:ins w:id="16255" w:author="PR Preview" w:date="2026-01-01T00:00:00Z">
        <w:r>
          <w:t xml:space="preserve">this inner product corresponds to the Euclidean dot product of whitened coordinates</w:t>
        </w:r>
      </w:ins>
      <w:ins w:id="16256" w:author="PR Preview" w:date="2026-01-01T00:00:00Z">
        <w:r>
          <w:t xml:space="preserve"> </w:t>
        </w:r>
      </w:ins>
      <m:oMath>
        <m:acc>
          <m:accPr>
            <m:chr m:val="̃"/>
          </m:accPr>
          <m:e>
            <m:r>
              <m:t>z</m:t>
            </m:r>
          </m:e>
        </m:acc>
        <m:r>
          <m:rPr>
            <m:sty m:val="p"/>
          </m:rPr>
          <m:t>=</m:t>
        </m:r>
        <m:r>
          <m:rPr>
            <m:sty m:val="bi"/>
          </m:rPr>
          <m:t>W</m:t>
        </m:r>
        <m:acc>
          <m:accPr>
            <m:chr m:val="̃"/>
          </m:accPr>
          <m:e>
            <m:r>
              <m:t>x</m:t>
            </m:r>
          </m:e>
        </m:acc>
      </m:oMath>
      <w:ins w:id="16257" w:author="PR Preview" w:date="2026-01-01T00:00:00Z">
        <w:r>
          <w:t xml:space="preserve">:</w:t>
        </w:r>
      </w:ins>
      <w:ins w:id="16258"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ins w:id="16259" w:author="PR Preview" w:date="2026-01-01T00:00:00Z">
        <w:r>
          <w:t xml:space="preserve">.</w:t>
        </w:r>
      </w:ins>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del w:id="16260" w:author="PR Preview" w:date="2026-01-01T00:00:00Z">
        <w:r>
          <w:rPr>
            <w:b/>
            <w:bCs/>
          </w:rPr>
          <w:delText xml:space="preserve">Embeddings and cosine similarity</w:delText>
        </w:r>
      </w:del>
      <w:del w:id="16261" w:author="PR Preview" w:date="2026-01-01T00:00:00Z">
        <w:r>
          <w:delText xml:space="preserve">:</w:delText>
        </w:r>
      </w:del>
      <w:del w:id="16262" w:author="PR Preview" w:date="2026-01-01T00:00:00Z">
        <w:r>
          <w:delText xml:space="preserve"> </w:delText>
        </w:r>
      </w:del>
      <w:del w:id="16263" w:author="PR Preview" w:date="2026-01-01T00:00:00Z">
        <w:r>
          <w:delText xml:space="preserve">In natural language processing and recommendation systems, data items are embedded as vectors in high-dimensional representations.</w:delText>
        </w:r>
      </w:del>
      <w:del w:id="16264" w:author="PR Preview" w:date="2026-01-01T00:00:00Z">
        <w:r>
          <w:delText xml:space="preserve"> </w:delText>
        </w:r>
      </w:del>
      <w:del w:id="16265" w:author="PR Preview" w:date="2026-01-01T00:00:00Z">
        <w:r>
          <w:delText xml:space="preserve">The angle between embeddings captures semantic similarity through cosine similarity (</w:delText>
        </w:r>
      </w:del>
      <w:hyperlink w:anchor="def-cosine-similarity">
        <w:del w:id="16266" w:author="PR Preview" w:date="2026-01-01T00:00:00Z">
          <w:r>
            <w:rPr>
              <w:rStyle w:val="Hyperlink"/>
            </w:rPr>
            <w:delText xml:space="preserve">Definition 63</w:delText>
          </w:r>
        </w:del>
      </w:hyperlink>
      <w:del w:id="16267" w:author="PR Preview" w:date="2026-01-01T00:00:00Z">
        <w:r>
          <w:delText xml:space="preserve">):</w:delText>
        </w:r>
      </w:del>
    </w:p>
    <w:p>
      <w:pPr>
        <w:numPr>
          <w:ilvl w:val="0"/>
          <w:numId w:val="1080"/>
        </w:numPr>
      </w:pPr>
      <w:ins w:id="16268" w:author="PR Preview" w:date="2026-01-01T00:00:00Z">
        <w:r>
          <w:rPr>
            <w:b/>
            <w:bCs/>
          </w:rPr>
          <w:t xml:space="preserve">Embeddings and cosine similarity</w:t>
        </w:r>
      </w:ins>
      <w:ins w:id="16269" w:author="PR Preview" w:date="2026-01-01T00:00:00Z">
        <w:r>
          <w:t xml:space="preserve">:</w:t>
        </w:r>
      </w:ins>
      <w:ins w:id="16270" w:author="PR Preview" w:date="2026-01-01T00:00:00Z">
        <w:r>
          <w:t xml:space="preserve"> </w:t>
        </w:r>
      </w:ins>
      <w:ins w:id="16271" w:author="PR Preview" w:date="2026-01-01T00:00:00Z">
        <w:r>
          <w:t xml:space="preserve">In natural language processing and recommendation systems, data items are embedded as vectors in high-dimensional representations.</w:t>
        </w:r>
      </w:ins>
      <w:ins w:id="16272" w:author="PR Preview" w:date="2026-01-01T00:00:00Z">
        <w:r>
          <w:t xml:space="preserve"> </w:t>
        </w:r>
      </w:ins>
      <w:ins w:id="16273" w:author="PR Preview" w:date="2026-01-01T00:00:00Z">
        <w:r>
          <w:t xml:space="preserve">The angle between embeddings captures semantic similarity through cosine similarity (</w:t>
        </w:r>
      </w:ins>
      <w:hyperlink w:anchor="def-cosine-similarity">
        <w:ins w:id="16274" w:author="PR Preview" w:date="2026-01-01T00:00:00Z">
          <w:r>
            <w:rPr>
              <w:rStyle w:val="Hyperlink"/>
            </w:rPr>
            <w:t xml:space="preserve">Definition 67</w:t>
          </w:r>
        </w:ins>
      </w:hyperlink>
      <w:ins w:id="16275" w:author="PR Preview" w:date="2026-01-01T00:00:00Z">
        <w:r>
          <w:t xml:space="preserve">):</w:t>
        </w:r>
      </w:ins>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89"/>
    <w:bookmarkEnd w:id="490"/>
    <w:bookmarkStart w:id="506" w:name="determinants"/>
    <w:p>
      <w:pPr>
        <w:pStyle w:val="Heading2"/>
      </w:pPr>
      <w:r>
        <w:t xml:space="preserve">19 Determinants</w:t>
      </w:r>
    </w:p>
    <w:bookmarkStart w:id="491" w:name="def-determinant"/>
    <w:p>
      <w:pPr>
        <w:pStyle w:val="FirstParagraph"/>
      </w:pPr>
      <w:del w:id="16276" w:author="PR Preview" w:date="2026-01-01T00:00:00Z">
        <w:r>
          <w:rPr>
            <w:b/>
            <w:bCs/>
          </w:rPr>
          <w:delText xml:space="preserve">Definition 88 (Determinant)</w:delText>
        </w:r>
      </w:del>
      <w:del w:id="16277" w:author="PR Preview" w:date="2026-01-01T00:00:00Z">
        <w:r>
          <w:delText xml:space="preserve"> </w:delText>
        </w:r>
      </w:del>
      <w:del w:id="16278" w:author="PR Preview" w:date="2026-01-01T00:00:00Z">
        <w:r>
          <w:delText xml:space="preserve">The</w:delText>
        </w:r>
      </w:del>
      <w:del w:id="16279" w:author="PR Preview" w:date="2026-01-01T00:00:00Z">
        <w:r>
          <w:delText xml:space="preserve"> </w:delText>
        </w:r>
      </w:del>
      <w:del w:id="16280" w:author="PR Preview" w:date="2026-01-01T00:00:00Z">
        <w:r>
          <w:rPr>
            <w:b/>
            <w:bCs/>
          </w:rPr>
          <w:delText xml:space="preserve">determinant</w:delText>
        </w:r>
      </w:del>
      <w:del w:id="16281" w:author="PR Preview" w:date="2026-01-01T00:00:00Z">
        <w:r>
          <w:delText xml:space="preserve"> </w:delText>
        </w:r>
      </w:del>
      <w:del w:id="16282" w:author="PR Preview" w:date="2026-01-01T00:00:00Z">
        <w:r>
          <w:delText xml:space="preserve">of a</w:delText>
        </w:r>
      </w:del>
      <w:del w:id="16283" w:author="PR Preview" w:date="2026-01-01T00:00:00Z">
        <w:r>
          <w:delText xml:space="preserve"> </w:delText>
        </w:r>
      </w:del>
      <m:oMath>
        <m:r>
          <m:t>p</m:t>
        </m:r>
        <m:r>
          <m:rPr>
            <m:sty m:val="p"/>
          </m:rPr>
          <m:t>×</m:t>
        </m:r>
        <m:r>
          <m:t>p</m:t>
        </m:r>
      </m:oMath>
      <w:del w:id="16284" w:author="PR Preview" w:date="2026-01-01T00:00:00Z">
        <w:r>
          <w:delText xml:space="preserve"> </w:delText>
        </w:r>
      </w:del>
      <w:del w:id="16285" w:author="PR Preview" w:date="2026-01-01T00:00:00Z">
        <w:r>
          <w:delText xml:space="preserve">matrix</w:delText>
        </w:r>
      </w:del>
      <w:del w:id="16286" w:author="PR Preview" w:date="2026-01-01T00:00:00Z">
        <w:r>
          <w:delText xml:space="preserve"> </w:delText>
        </w:r>
      </w:del>
      <m:oMath>
        <m:r>
          <m:rPr>
            <m:sty m:val="bi"/>
          </m:rPr>
          <m:t>A</m:t>
        </m:r>
      </m:oMath>
      <w:del w:id="16287" w:author="PR Preview" w:date="2026-01-01T00:00:00Z">
        <w:r>
          <w:delText xml:space="preserve"> </w:delText>
        </w:r>
      </w:del>
      <w:del w:id="16288" w:author="PR Preview" w:date="2026-01-01T00:00:00Z">
        <w:r>
          <w:delText xml:space="preserve">with entries</w:delText>
        </w:r>
      </w:del>
      <w:del w:id="16289" w:author="PR Preview" w:date="2026-01-01T00:00:00Z">
        <w:r>
          <w:delText xml:space="preserve"> </w:delText>
        </w:r>
      </w:del>
      <m:oMath>
        <m:sSub>
          <m:e>
            <m:r>
              <m:t>a</m:t>
            </m:r>
          </m:e>
          <m:sub>
            <m:r>
              <m:t>i</m:t>
            </m:r>
            <m:r>
              <m:t>j</m:t>
            </m:r>
          </m:sub>
        </m:sSub>
      </m:oMath>
      <w:del w:id="16290" w:author="PR Preview" w:date="2026-01-01T00:00:00Z">
        <w:r>
          <w:delText xml:space="preserve">,</w:delText>
        </w:r>
      </w:del>
      <w:del w:id="16291" w:author="PR Preview" w:date="2026-01-01T00:00:00Z">
        <w:r>
          <w:delText xml:space="preserve"> </w:delText>
        </w:r>
      </w:del>
      <w:del w:id="16292" w:author="PR Preview" w:date="2026-01-01T00:00:00Z">
        <w:r>
          <w:delText xml:space="preserve">written</w:delText>
        </w:r>
      </w:del>
      <w:del w:id="16293" w:author="PR Preview" w:date="2026-01-01T00:00:00Z">
        <w:r>
          <w:delText xml:space="preserve"> </w:delText>
        </w:r>
      </w:del>
      <m:oMath>
        <m:r>
          <m:rPr>
            <m:sty m:val="p"/>
          </m:rPr>
          <m:t>det</m:t>
        </m:r>
        <m:r>
          <m:rPr>
            <m:sty m:val="p"/>
          </m:rPr>
          <m:t>(</m:t>
        </m:r>
        <m:r>
          <m:rPr>
            <m:sty m:val="bi"/>
          </m:rPr>
          <m:t>A</m:t>
        </m:r>
        <m:r>
          <m:rPr>
            <m:sty m:val="p"/>
          </m:rPr>
          <m:t>)</m:t>
        </m:r>
      </m:oMath>
      <w:del w:id="16294" w:author="PR Preview" w:date="2026-01-01T00:00:00Z">
        <w:r>
          <w:delText xml:space="preserve"> </w:delText>
        </w:r>
      </w:del>
      <w:del w:id="16295" w:author="PR Preview" w:date="2026-01-01T00:00:00Z">
        <w:r>
          <w:delText xml:space="preserve">or</w:delText>
        </w:r>
      </w:del>
      <w:del w:id="16296" w:author="PR Preview" w:date="2026-01-01T00:00:00Z">
        <w:r>
          <w:delText xml:space="preserve"> </w:delText>
        </w:r>
      </w:del>
      <m:oMath>
        <m:r>
          <m:t>​</m:t>
        </m:r>
        <m:d>
          <m:dPr>
            <m:begChr m:val="|"/>
            <m:sepChr m:val=""/>
            <m:endChr m:val="|"/>
            <m:grow/>
          </m:dPr>
          <m:e>
            <m:r>
              <m:rPr>
                <m:sty m:val="bi"/>
              </m:rPr>
              <m:t>A</m:t>
            </m:r>
          </m:e>
        </m:d>
        <m:r>
          <m:t>​</m:t>
        </m:r>
      </m:oMath>
      <w:del w:id="16297" w:author="PR Preview" w:date="2026-01-01T00:00:00Z">
        <w:r>
          <w:delText xml:space="preserve">,</w:delText>
        </w:r>
      </w:del>
      <w:del w:id="16298" w:author="PR Preview" w:date="2026-01-01T00:00:00Z">
        <w:r>
          <w:delText xml:space="preserve"> </w:delText>
        </w:r>
      </w:del>
      <w:del w:id="16299" w:author="PR Preview" w:date="2026-01-01T00:00:00Z">
        <w:r>
          <w:delText xml:space="preserve">is the number defined recursively in</w:delText>
        </w:r>
      </w:del>
      <w:del w:id="16300" w:author="PR Preview" w:date="2026-01-01T00:00:00Z">
        <w:r>
          <w:delText xml:space="preserve"> </w:delText>
        </w:r>
      </w:del>
      <m:oMath>
        <m:r>
          <m:t>p</m:t>
        </m:r>
      </m:oMath>
      <w:del w:id="16301" w:author="PR Preview" w:date="2026-01-01T00:00:00Z">
        <w:r>
          <w:delText xml:space="preserve">:</w:delText>
        </w:r>
      </w:del>
    </w:p>
    <w:p>
      <w:pPr>
        <w:pStyle w:val="FirstParagraph"/>
      </w:pPr>
      <w:ins w:id="16302" w:author="PR Preview" w:date="2026-01-01T00:00:00Z">
        <w:r>
          <w:rPr>
            <w:b/>
            <w:bCs/>
          </w:rPr>
          <w:t xml:space="preserve">Definition 93 (Determinant)</w:t>
        </w:r>
      </w:ins>
      <w:ins w:id="16303" w:author="PR Preview" w:date="2026-01-01T00:00:00Z">
        <w:r>
          <w:t xml:space="preserve"> </w:t>
        </w:r>
      </w:ins>
      <w:ins w:id="16304" w:author="PR Preview" w:date="2026-01-01T00:00:00Z">
        <w:r>
          <w:t xml:space="preserve">The</w:t>
        </w:r>
      </w:ins>
      <w:ins w:id="16305" w:author="PR Preview" w:date="2026-01-01T00:00:00Z">
        <w:r>
          <w:t xml:space="preserve"> </w:t>
        </w:r>
      </w:ins>
      <w:ins w:id="16306" w:author="PR Preview" w:date="2026-01-01T00:00:00Z">
        <w:r>
          <w:rPr>
            <w:b/>
            <w:bCs/>
          </w:rPr>
          <w:t xml:space="preserve">determinant</w:t>
        </w:r>
      </w:ins>
      <w:ins w:id="16307" w:author="PR Preview" w:date="2026-01-01T00:00:00Z">
        <w:r>
          <w:t xml:space="preserve"> </w:t>
        </w:r>
      </w:ins>
      <w:ins w:id="16308" w:author="PR Preview" w:date="2026-01-01T00:00:00Z">
        <w:r>
          <w:t xml:space="preserve">of a</w:t>
        </w:r>
      </w:ins>
      <w:ins w:id="16309" w:author="PR Preview" w:date="2026-01-01T00:00:00Z">
        <w:r>
          <w:t xml:space="preserve"> </w:t>
        </w:r>
      </w:ins>
      <m:oMath>
        <m:r>
          <m:t>p</m:t>
        </m:r>
        <m:r>
          <m:rPr>
            <m:sty m:val="p"/>
          </m:rPr>
          <m:t>×</m:t>
        </m:r>
        <m:r>
          <m:t>p</m:t>
        </m:r>
      </m:oMath>
      <w:ins w:id="16310" w:author="PR Preview" w:date="2026-01-01T00:00:00Z">
        <w:r>
          <w:t xml:space="preserve"> </w:t>
        </w:r>
      </w:ins>
      <w:ins w:id="16311" w:author="PR Preview" w:date="2026-01-01T00:00:00Z">
        <w:r>
          <w:t xml:space="preserve">matrix</w:t>
        </w:r>
      </w:ins>
      <w:ins w:id="16312" w:author="PR Preview" w:date="2026-01-01T00:00:00Z">
        <w:r>
          <w:t xml:space="preserve"> </w:t>
        </w:r>
      </w:ins>
      <m:oMath>
        <m:r>
          <m:rPr>
            <m:sty m:val="bi"/>
          </m:rPr>
          <m:t>A</m:t>
        </m:r>
      </m:oMath>
      <w:ins w:id="16313" w:author="PR Preview" w:date="2026-01-01T00:00:00Z">
        <w:r>
          <w:t xml:space="preserve"> </w:t>
        </w:r>
      </w:ins>
      <w:ins w:id="16314" w:author="PR Preview" w:date="2026-01-01T00:00:00Z">
        <w:r>
          <w:t xml:space="preserve">with entries</w:t>
        </w:r>
      </w:ins>
      <w:ins w:id="16315" w:author="PR Preview" w:date="2026-01-01T00:00:00Z">
        <w:r>
          <w:t xml:space="preserve"> </w:t>
        </w:r>
      </w:ins>
      <m:oMath>
        <m:sSub>
          <m:e>
            <m:r>
              <m:t>a</m:t>
            </m:r>
          </m:e>
          <m:sub>
            <m:r>
              <m:t>i</m:t>
            </m:r>
            <m:r>
              <m:t>j</m:t>
            </m:r>
          </m:sub>
        </m:sSub>
      </m:oMath>
      <w:ins w:id="16316" w:author="PR Preview" w:date="2026-01-01T00:00:00Z">
        <w:r>
          <w:t xml:space="preserve">,</w:t>
        </w:r>
      </w:ins>
      <w:ins w:id="16317" w:author="PR Preview" w:date="2026-01-01T00:00:00Z">
        <w:r>
          <w:t xml:space="preserve"> </w:t>
        </w:r>
      </w:ins>
      <w:ins w:id="16318" w:author="PR Preview" w:date="2026-01-01T00:00:00Z">
        <w:r>
          <w:t xml:space="preserve">written</w:t>
        </w:r>
      </w:ins>
      <w:ins w:id="16319" w:author="PR Preview" w:date="2026-01-01T00:00:00Z">
        <w:r>
          <w:t xml:space="preserve"> </w:t>
        </w:r>
      </w:ins>
      <m:oMath>
        <m:r>
          <m:rPr>
            <m:sty m:val="p"/>
          </m:rPr>
          <m:t>det</m:t>
        </m:r>
        <m:r>
          <m:rPr>
            <m:sty m:val="p"/>
          </m:rPr>
          <m:t>(</m:t>
        </m:r>
        <m:r>
          <m:rPr>
            <m:sty m:val="bi"/>
          </m:rPr>
          <m:t>A</m:t>
        </m:r>
        <m:r>
          <m:rPr>
            <m:sty m:val="p"/>
          </m:rPr>
          <m:t>)</m:t>
        </m:r>
      </m:oMath>
      <w:ins w:id="16320" w:author="PR Preview" w:date="2026-01-01T00:00:00Z">
        <w:r>
          <w:t xml:space="preserve"> </w:t>
        </w:r>
      </w:ins>
      <w:ins w:id="16321" w:author="PR Preview" w:date="2026-01-01T00:00:00Z">
        <w:r>
          <w:t xml:space="preserve">or</w:t>
        </w:r>
      </w:ins>
      <w:ins w:id="16322" w:author="PR Preview" w:date="2026-01-01T00:00:00Z">
        <w:r>
          <w:t xml:space="preserve"> </w:t>
        </w:r>
      </w:ins>
      <m:oMath>
        <m:r>
          <m:t>​</m:t>
        </m:r>
        <m:d>
          <m:dPr>
            <m:begChr m:val="|"/>
            <m:sepChr m:val=""/>
            <m:endChr m:val="|"/>
            <m:grow/>
          </m:dPr>
          <m:e>
            <m:r>
              <m:rPr>
                <m:sty m:val="bi"/>
              </m:rPr>
              <m:t>A</m:t>
            </m:r>
          </m:e>
        </m:d>
        <m:r>
          <m:t>​</m:t>
        </m:r>
      </m:oMath>
      <w:ins w:id="16323" w:author="PR Preview" w:date="2026-01-01T00:00:00Z">
        <w:r>
          <w:t xml:space="preserve">,</w:t>
        </w:r>
      </w:ins>
      <w:ins w:id="16324" w:author="PR Preview" w:date="2026-01-01T00:00:00Z">
        <w:r>
          <w:t xml:space="preserve"> </w:t>
        </w:r>
      </w:ins>
      <w:ins w:id="16325" w:author="PR Preview" w:date="2026-01-01T00:00:00Z">
        <w:r>
          <w:t xml:space="preserve">is the number defined recursively in</w:t>
        </w:r>
      </w:ins>
      <w:ins w:id="16326" w:author="PR Preview" w:date="2026-01-01T00:00:00Z">
        <w:r>
          <w:t xml:space="preserve"> </w:t>
        </w:r>
      </w:ins>
      <m:oMath>
        <m:r>
          <m:t>p</m:t>
        </m:r>
      </m:oMath>
      <w:ins w:id="16327" w:author="PR Preview" w:date="2026-01-01T00:00:00Z">
        <w:r>
          <w:t xml:space="preserve">:</w:t>
        </w:r>
      </w:ins>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91"/>
    <w:bookmarkStart w:id="492" w:name="exm-determinant"/>
    <w:p>
      <w:pPr>
        <w:pStyle w:val="FirstParagraph"/>
      </w:pPr>
      <w:del w:id="16328" w:author="PR Preview" w:date="2026-01-01T00:00:00Z">
        <w:r>
          <w:rPr>
            <w:b/>
            <w:bCs/>
          </w:rPr>
          <w:delText xml:space="preserve">Example 148 (Determinant of a</w:delText>
        </w:r>
      </w:del>
      <w:del w:id="16329" w:author="PR Preview" w:date="2026-01-01T00:00:00Z">
        <w:r>
          <w:rPr>
            <w:b/>
            <w:bCs/>
          </w:rPr>
          <w:delText xml:space="preserve"> </w:delText>
        </w:r>
      </w:del>
      <m:oMath>
        <m:r>
          <m:t>2</m:t>
        </m:r>
        <m:r>
          <m:rPr>
            <m:sty m:val="p"/>
          </m:rPr>
          <m:t>×</m:t>
        </m:r>
        <m:r>
          <m:t>2</m:t>
        </m:r>
      </m:oMath>
      <w:del w:id="16330" w:author="PR Preview" w:date="2026-01-01T00:00:00Z">
        <w:r>
          <w:rPr>
            <w:b/>
            <w:bCs/>
          </w:rPr>
          <w:delText xml:space="preserve"> </w:delText>
        </w:r>
      </w:del>
      <w:del w:id="16331" w:author="PR Preview" w:date="2026-01-01T00:00:00Z">
        <w:r>
          <w:rPr>
            <w:b/>
            <w:bCs/>
          </w:rPr>
          <w:delText xml:space="preserve">matrix)</w:delText>
        </w:r>
      </w:del>
      <w:del w:id="16332" w:author="PR Preview" w:date="2026-01-01T00:00:00Z">
        <w:r>
          <w:delText xml:space="preserve"> </w:delText>
        </w:r>
      </w:del>
      <w:del w:id="16333" w:author="PR Preview" w:date="2026-01-01T00:00:00Z">
        <w:r>
          <w:delText xml:space="preserve">For</w:delText>
        </w:r>
      </w:del>
      <w:del w:id="1633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16335" w:author="PR Preview" w:date="2026-01-01T00:00:00Z">
        <w:r>
          <w:delText xml:space="preserve">,</w:delText>
        </w:r>
      </w:del>
      <w:del w:id="16336" w:author="PR Preview" w:date="2026-01-01T00:00:00Z">
        <w:r>
          <w:delText xml:space="preserve"> </w:delText>
        </w:r>
      </w:del>
      <w:del w:id="16337" w:author="PR Preview" w:date="2026-01-01T00:00:00Z">
        <w:r>
          <w:delText xml:space="preserve">deleting row 1 and column 1 leaves</w:delText>
        </w:r>
      </w:del>
      <w:del w:id="16338"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16339" w:author="PR Preview" w:date="2026-01-01T00:00:00Z">
        <w:r>
          <w:delText xml:space="preserve">,</w:delText>
        </w:r>
      </w:del>
      <w:del w:id="16340" w:author="PR Preview" w:date="2026-01-01T00:00:00Z">
        <w:r>
          <w:delText xml:space="preserve"> </w:delText>
        </w:r>
      </w:del>
      <w:del w:id="16341" w:author="PR Preview" w:date="2026-01-01T00:00:00Z">
        <w:r>
          <w:delText xml:space="preserve">and deleting row 1 and column 2 leaves</w:delText>
        </w:r>
      </w:del>
      <w:del w:id="16342"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16343" w:author="PR Preview" w:date="2026-01-01T00:00:00Z">
        <w:r>
          <w:delText xml:space="preserve">.</w:delText>
        </w:r>
      </w:del>
      <w:del w:id="16344" w:author="PR Preview" w:date="2026-01-01T00:00:00Z">
        <w:r>
          <w:delText xml:space="preserve"> </w:delText>
        </w:r>
      </w:del>
      <w:del w:id="16345" w:author="PR Preview" w:date="2026-01-01T00:00:00Z">
        <w:r>
          <w:delText xml:space="preserve">So:</w:delText>
        </w:r>
      </w:del>
    </w:p>
    <w:p>
      <w:pPr>
        <w:pStyle w:val="FirstParagraph"/>
      </w:pPr>
      <w:ins w:id="16346" w:author="PR Preview" w:date="2026-01-01T00:00:00Z">
        <w:r>
          <w:rPr>
            <w:b/>
            <w:bCs/>
          </w:rPr>
          <w:t xml:space="preserve">Example 151 (Determinant of a</w:t>
        </w:r>
      </w:ins>
      <w:ins w:id="16347" w:author="PR Preview" w:date="2026-01-01T00:00:00Z">
        <w:r>
          <w:rPr>
            <w:b/>
            <w:bCs/>
          </w:rPr>
          <w:t xml:space="preserve"> </w:t>
        </w:r>
      </w:ins>
      <m:oMath>
        <m:r>
          <m:t>2</m:t>
        </m:r>
        <m:r>
          <m:rPr>
            <m:sty m:val="p"/>
          </m:rPr>
          <m:t>×</m:t>
        </m:r>
        <m:r>
          <m:t>2</m:t>
        </m:r>
      </m:oMath>
      <w:ins w:id="16348" w:author="PR Preview" w:date="2026-01-01T00:00:00Z">
        <w:r>
          <w:rPr>
            <w:b/>
            <w:bCs/>
          </w:rPr>
          <w:t xml:space="preserve"> </w:t>
        </w:r>
      </w:ins>
      <w:ins w:id="16349" w:author="PR Preview" w:date="2026-01-01T00:00:00Z">
        <w:r>
          <w:rPr>
            <w:b/>
            <w:bCs/>
          </w:rPr>
          <w:t xml:space="preserve">matrix)</w:t>
        </w:r>
      </w:ins>
      <w:ins w:id="16350" w:author="PR Preview" w:date="2026-01-01T00:00:00Z">
        <w:r>
          <w:t xml:space="preserve"> </w:t>
        </w:r>
      </w:ins>
      <w:ins w:id="16351" w:author="PR Preview" w:date="2026-01-01T00:00:00Z">
        <w:r>
          <w:t xml:space="preserve">For</w:t>
        </w:r>
      </w:ins>
      <w:ins w:id="1635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16353" w:author="PR Preview" w:date="2026-01-01T00:00:00Z">
        <w:r>
          <w:t xml:space="preserve">,</w:t>
        </w:r>
      </w:ins>
      <w:ins w:id="16354" w:author="PR Preview" w:date="2026-01-01T00:00:00Z">
        <w:r>
          <w:t xml:space="preserve"> </w:t>
        </w:r>
      </w:ins>
      <w:ins w:id="16355" w:author="PR Preview" w:date="2026-01-01T00:00:00Z">
        <w:r>
          <w:t xml:space="preserve">deleting row 1 and column 1 leaves</w:t>
        </w:r>
      </w:ins>
      <w:ins w:id="16356"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16357" w:author="PR Preview" w:date="2026-01-01T00:00:00Z">
        <w:r>
          <w:t xml:space="preserve">,</w:t>
        </w:r>
      </w:ins>
      <w:ins w:id="16358" w:author="PR Preview" w:date="2026-01-01T00:00:00Z">
        <w:r>
          <w:t xml:space="preserve"> </w:t>
        </w:r>
      </w:ins>
      <w:ins w:id="16359" w:author="PR Preview" w:date="2026-01-01T00:00:00Z">
        <w:r>
          <w:t xml:space="preserve">and deleting row 1 and column 2 leaves</w:t>
        </w:r>
      </w:ins>
      <w:ins w:id="16360"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16361" w:author="PR Preview" w:date="2026-01-01T00:00:00Z">
        <w:r>
          <w:t xml:space="preserve">.</w:t>
        </w:r>
      </w:ins>
      <w:ins w:id="16362" w:author="PR Preview" w:date="2026-01-01T00:00:00Z">
        <w:r>
          <w:t xml:space="preserve"> </w:t>
        </w:r>
      </w:ins>
      <w:ins w:id="16363"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92"/>
    <w:bookmarkStart w:id="493" w:name="rem-determinant-cofactor-expansion"/>
    <w:p>
      <w:pPr>
        <w:pStyle w:val="FirstParagraph"/>
      </w:pPr>
      <w:del w:id="16364" w:author="PR Preview" w:date="2026-01-01T00:00:00Z">
        <w:r>
          <w:rPr>
            <w:i/>
            <w:iCs/>
          </w:rPr>
          <w:delText xml:space="preserve">Remark 38</w:delText>
        </w:r>
      </w:del>
      <w:del w:id="16365" w:author="PR Preview" w:date="2026-01-01T00:00:00Z">
        <w:r>
          <w:delText xml:space="preserve"> (Cofactor expansion). </w:delText>
        </w:r>
      </w:del>
      <w:del w:id="16366" w:author="PR Preview" w:date="2026-01-01T00:00:00Z">
        <w:r>
          <w:delText xml:space="preserve">The recursive formula in</w:delText>
        </w:r>
      </w:del>
      <w:del w:id="16367" w:author="PR Preview" w:date="2026-01-01T00:00:00Z">
        <w:r>
          <w:delText xml:space="preserve"> </w:delText>
        </w:r>
      </w:del>
      <w:hyperlink w:anchor="def-determinant">
        <w:del w:id="16368" w:author="PR Preview" w:date="2026-01-01T00:00:00Z">
          <w:r>
            <w:rPr>
              <w:rStyle w:val="Hyperlink"/>
            </w:rPr>
            <w:delText xml:space="preserve">Definition 88</w:delText>
          </w:r>
        </w:del>
      </w:hyperlink>
      <w:del w:id="16369" w:author="PR Preview" w:date="2026-01-01T00:00:00Z">
        <w:r>
          <w:delText xml:space="preserve"> </w:delText>
        </w:r>
      </w:del>
      <w:del w:id="16370" w:author="PR Preview" w:date="2026-01-01T00:00:00Z">
        <w:r>
          <w:delText xml:space="preserve">is the</w:delText>
        </w:r>
      </w:del>
      <w:del w:id="16371" w:author="PR Preview" w:date="2026-01-01T00:00:00Z">
        <w:r>
          <w:delText xml:space="preserve"> </w:delText>
        </w:r>
      </w:del>
      <w:del w:id="16372" w:author="PR Preview" w:date="2026-01-01T00:00:00Z">
        <w:r>
          <w:rPr>
            <w:i/>
            <w:iCs/>
          </w:rPr>
          <w:delText xml:space="preserve">cofactor expansion</w:delText>
        </w:r>
      </w:del>
      <w:del w:id="16373" w:author="PR Preview" w:date="2026-01-01T00:00:00Z">
        <w:r>
          <w:delText xml:space="preserve"> </w:delText>
        </w:r>
      </w:del>
      <w:del w:id="16374" w:author="PR Preview" w:date="2026-01-01T00:00:00Z">
        <w:r>
          <w:delText xml:space="preserve">along the first row.</w:delText>
        </w:r>
      </w:del>
      <w:del w:id="16375" w:author="PR Preview" w:date="2026-01-01T00:00:00Z">
        <w:r>
          <w:delText xml:space="preserve"> </w:delText>
        </w:r>
      </w:del>
      <w:del w:id="16376" w:author="PR Preview" w:date="2026-01-01T00:00:00Z">
        <w:r>
          <w:delText xml:space="preserve">Other sources define the determinant</w:delText>
        </w:r>
      </w:del>
      <w:del w:id="16377" w:author="PR Preview" w:date="2026-01-01T00:00:00Z">
        <w:r>
          <w:delText xml:space="preserve"> </w:delText>
        </w:r>
      </w:del>
      <w:del w:id="16378" w:author="PR Preview" w:date="2026-01-01T00:00:00Z">
        <w:r>
          <w:delText xml:space="preserve">as a sum over all orderings of the columns</w:delText>
        </w:r>
      </w:del>
      <w:del w:id="16379" w:author="PR Preview" w:date="2026-01-01T00:00:00Z">
        <w:r>
          <w:delText xml:space="preserve"> </w:delText>
        </w:r>
      </w:del>
      <w:del w:id="16380" w:author="PR Preview" w:date="2026-01-01T00:00:00Z">
        <w:r>
          <w:delText xml:space="preserve">and derive this expansion from it;</w:delText>
        </w:r>
      </w:del>
      <w:del w:id="16381" w:author="PR Preview" w:date="2026-01-01T00:00:00Z">
        <w:r>
          <w:delText xml:space="preserve"> </w:delText>
        </w:r>
      </w:del>
      <w:del w:id="16382" w:author="PR Preview" w:date="2026-01-01T00:00:00Z">
        <w:r>
          <w:delText xml:space="preserve">the two definitions agree</w:delText>
        </w:r>
      </w:del>
      <w:del w:id="16383" w:author="PR Preview" w:date="2026-01-01T00:00:00Z">
        <w:r>
          <w:delText xml:space="preserve"> </w:delText>
        </w:r>
      </w:del>
      <w:del w:id="16384" w:author="PR Preview" w:date="2026-01-01T00:00:00Z">
        <w:r>
          <w:delText xml:space="preserve">(Banerjee and Roy 2014)</w:delText>
        </w:r>
      </w:del>
      <w:del w:id="16385" w:author="PR Preview" w:date="2026-01-01T00:00:00Z">
        <w:r>
          <w:delText xml:space="preserve">.</w:delText>
        </w:r>
      </w:del>
    </w:p>
    <w:p>
      <w:pPr>
        <w:pStyle w:val="FirstParagraph"/>
      </w:pPr>
      <w:ins w:id="16386" w:author="PR Preview" w:date="2026-01-01T00:00:00Z">
        <w:r>
          <w:rPr>
            <w:i/>
            <w:iCs/>
          </w:rPr>
          <w:t xml:space="preserve">Remark 45</w:t>
        </w:r>
      </w:ins>
      <w:ins w:id="16387" w:author="PR Preview" w:date="2026-01-01T00:00:00Z">
        <w:r>
          <w:t xml:space="preserve"> (Cofactor expansion). </w:t>
        </w:r>
      </w:ins>
      <w:ins w:id="16388" w:author="PR Preview" w:date="2026-01-01T00:00:00Z">
        <w:r>
          <w:t xml:space="preserve">The recursive formula in</w:t>
        </w:r>
      </w:ins>
      <w:ins w:id="16389" w:author="PR Preview" w:date="2026-01-01T00:00:00Z">
        <w:r>
          <w:t xml:space="preserve"> </w:t>
        </w:r>
      </w:ins>
      <w:hyperlink w:anchor="def-determinant">
        <w:ins w:id="16390" w:author="PR Preview" w:date="2026-01-01T00:00:00Z">
          <w:r>
            <w:rPr>
              <w:rStyle w:val="Hyperlink"/>
            </w:rPr>
            <w:t xml:space="preserve">Definition 93</w:t>
          </w:r>
        </w:ins>
      </w:hyperlink>
      <w:ins w:id="16391" w:author="PR Preview" w:date="2026-01-01T00:00:00Z">
        <w:r>
          <w:t xml:space="preserve"> </w:t>
        </w:r>
      </w:ins>
      <w:ins w:id="16392" w:author="PR Preview" w:date="2026-01-01T00:00:00Z">
        <w:r>
          <w:t xml:space="preserve">is the</w:t>
        </w:r>
      </w:ins>
      <w:ins w:id="16393" w:author="PR Preview" w:date="2026-01-01T00:00:00Z">
        <w:r>
          <w:t xml:space="preserve"> </w:t>
        </w:r>
      </w:ins>
      <w:ins w:id="16394" w:author="PR Preview" w:date="2026-01-01T00:00:00Z">
        <w:r>
          <w:rPr>
            <w:i/>
            <w:iCs/>
          </w:rPr>
          <w:t xml:space="preserve">cofactor expansion</w:t>
        </w:r>
      </w:ins>
      <w:ins w:id="16395" w:author="PR Preview" w:date="2026-01-01T00:00:00Z">
        <w:r>
          <w:t xml:space="preserve"> </w:t>
        </w:r>
      </w:ins>
      <w:ins w:id="16396" w:author="PR Preview" w:date="2026-01-01T00:00:00Z">
        <w:r>
          <w:t xml:space="preserve">along the first row.</w:t>
        </w:r>
      </w:ins>
      <w:ins w:id="16397" w:author="PR Preview" w:date="2026-01-01T00:00:00Z">
        <w:r>
          <w:t xml:space="preserve"> </w:t>
        </w:r>
      </w:ins>
      <w:ins w:id="16398" w:author="PR Preview" w:date="2026-01-01T00:00:00Z">
        <w:r>
          <w:t xml:space="preserve">Other sources define the determinant</w:t>
        </w:r>
      </w:ins>
      <w:ins w:id="16399" w:author="PR Preview" w:date="2026-01-01T00:00:00Z">
        <w:r>
          <w:t xml:space="preserve"> </w:t>
        </w:r>
      </w:ins>
      <w:ins w:id="16400" w:author="PR Preview" w:date="2026-01-01T00:00:00Z">
        <w:r>
          <w:t xml:space="preserve">as a sum over all orderings of the columns</w:t>
        </w:r>
      </w:ins>
      <w:ins w:id="16401" w:author="PR Preview" w:date="2026-01-01T00:00:00Z">
        <w:r>
          <w:t xml:space="preserve"> </w:t>
        </w:r>
      </w:ins>
      <w:ins w:id="16402" w:author="PR Preview" w:date="2026-01-01T00:00:00Z">
        <w:r>
          <w:t xml:space="preserve">and derive this expansion from it;</w:t>
        </w:r>
      </w:ins>
      <w:ins w:id="16403" w:author="PR Preview" w:date="2026-01-01T00:00:00Z">
        <w:r>
          <w:t xml:space="preserve"> </w:t>
        </w:r>
      </w:ins>
      <w:ins w:id="16404" w:author="PR Preview" w:date="2026-01-01T00:00:00Z">
        <w:r>
          <w:t xml:space="preserve">the two definitions agree</w:t>
        </w:r>
      </w:ins>
      <w:ins w:id="16405" w:author="PR Preview" w:date="2026-01-01T00:00:00Z">
        <w:r>
          <w:t xml:space="preserve"> </w:t>
        </w:r>
      </w:ins>
      <w:ins w:id="16406" w:author="PR Preview" w:date="2026-01-01T00:00:00Z">
        <w:r>
          <w:t xml:space="preserve">(Banerjee and Roy 2014)</w:t>
        </w:r>
      </w:ins>
      <w:ins w:id="16407" w:author="PR Preview" w:date="2026-01-01T00:00:00Z">
        <w:r>
          <w:t xml:space="preserve">.</w:t>
        </w:r>
      </w:ins>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16408" w:author="PR Preview" w:date="2026-01-01T00:00:00Z">
        <w:r>
          <w:delText xml:space="preserve">For</w:delText>
        </w:r>
      </w:del>
      <w:del w:id="16409" w:author="PR Preview" w:date="2026-01-01T00:00:00Z">
        <w:r>
          <w:delText xml:space="preserve"> </w:delText>
        </w:r>
      </w:del>
      <m:oMath>
        <m:r>
          <m:t>p</m:t>
        </m:r>
        <m:r>
          <m:rPr>
            <m:sty m:val="p"/>
          </m:rPr>
          <m:t>=</m:t>
        </m:r>
        <m:r>
          <m:t>2</m:t>
        </m:r>
      </m:oMath>
      <w:del w:id="16410" w:author="PR Preview" w:date="2026-01-01T00:00:00Z">
        <w:r>
          <w:delText xml:space="preserve">, the columns have two orderings.</w:delText>
        </w:r>
      </w:del>
      <w:del w:id="16411" w:author="PR Preview" w:date="2026-01-01T00:00:00Z">
        <w:r>
          <w:delText xml:space="preserve"> </w:delText>
        </w:r>
      </w:del>
      <w:del w:id="16412" w:author="PR Preview" w:date="2026-01-01T00:00:00Z">
        <w:r>
          <w:delText xml:space="preserve">The ordering</w:delText>
        </w:r>
      </w:del>
      <w:del w:id="16413" w:author="PR Preview" w:date="2026-01-01T00:00:00Z">
        <w:r>
          <w:delText xml:space="preserve"> </w:delText>
        </w:r>
      </w:del>
      <m:oMath>
        <m:r>
          <m:rPr>
            <m:sty m:val="p"/>
          </m:rPr>
          <m:t>(</m:t>
        </m:r>
        <m:r>
          <m:t>1</m:t>
        </m:r>
        <m:r>
          <m:rPr>
            <m:sty m:val="p"/>
          </m:rPr>
          <m:t>,</m:t>
        </m:r>
        <m:r>
          <m:t>2</m:t>
        </m:r>
        <m:r>
          <m:rPr>
            <m:sty m:val="p"/>
          </m:rPr>
          <m:t>)</m:t>
        </m:r>
      </m:oMath>
      <w:del w:id="16414" w:author="PR Preview" w:date="2026-01-01T00:00:00Z">
        <w:r>
          <w:delText xml:space="preserve"> </w:delText>
        </w:r>
      </w:del>
      <w:del w:id="16415" w:author="PR Preview" w:date="2026-01-01T00:00:00Z">
        <w:r>
          <w:delText xml:space="preserve">keeps each column in place,</w:delText>
        </w:r>
      </w:del>
      <w:del w:id="16416" w:author="PR Preview" w:date="2026-01-01T00:00:00Z">
        <w:r>
          <w:delText xml:space="preserve"> </w:delText>
        </w:r>
      </w:del>
      <w:del w:id="16417" w:author="PR Preview" w:date="2026-01-01T00:00:00Z">
        <w:r>
          <w:delText xml:space="preserve">picks the entries</w:delText>
        </w:r>
      </w:del>
      <w:del w:id="16418" w:author="PR Preview" w:date="2026-01-01T00:00:00Z">
        <w:r>
          <w:delText xml:space="preserve"> </w:delText>
        </w:r>
      </w:del>
      <m:oMath>
        <m:sSub>
          <m:e>
            <m:r>
              <m:t>a</m:t>
            </m:r>
          </m:e>
          <m:sub>
            <m:r>
              <m:t>11</m:t>
            </m:r>
          </m:sub>
        </m:sSub>
      </m:oMath>
      <w:del w:id="16419" w:author="PR Preview" w:date="2026-01-01T00:00:00Z">
        <w:r>
          <w:delText xml:space="preserve"> </w:delText>
        </w:r>
      </w:del>
      <w:del w:id="16420" w:author="PR Preview" w:date="2026-01-01T00:00:00Z">
        <w:r>
          <w:delText xml:space="preserve">and</w:delText>
        </w:r>
      </w:del>
      <w:del w:id="16421" w:author="PR Preview" w:date="2026-01-01T00:00:00Z">
        <w:r>
          <w:delText xml:space="preserve"> </w:delText>
        </w:r>
      </w:del>
      <m:oMath>
        <m:sSub>
          <m:e>
            <m:r>
              <m:t>a</m:t>
            </m:r>
          </m:e>
          <m:sub>
            <m:r>
              <m:t>22</m:t>
            </m:r>
          </m:sub>
        </m:sSub>
      </m:oMath>
      <w:del w:id="16422" w:author="PR Preview" w:date="2026-01-01T00:00:00Z">
        <w:r>
          <w:delText xml:space="preserve">,</w:delText>
        </w:r>
      </w:del>
      <w:del w:id="16423" w:author="PR Preview" w:date="2026-01-01T00:00:00Z">
        <w:r>
          <w:delText xml:space="preserve"> </w:delText>
        </w:r>
      </w:del>
      <w:del w:id="16424" w:author="PR Preview" w:date="2026-01-01T00:00:00Z">
        <w:r>
          <w:delText xml:space="preserve">and has sign</w:delText>
        </w:r>
      </w:del>
      <w:del w:id="16425" w:author="PR Preview" w:date="2026-01-01T00:00:00Z">
        <w:r>
          <w:delText xml:space="preserve"> </w:delText>
        </w:r>
      </w:del>
      <m:oMath>
        <m:r>
          <m:rPr>
            <m:sty m:val="p"/>
          </m:rPr>
          <m:t>+</m:t>
        </m:r>
        <m:r>
          <m:t>1</m:t>
        </m:r>
      </m:oMath>
      <w:del w:id="16426" w:author="PR Preview" w:date="2026-01-01T00:00:00Z">
        <w:r>
          <w:delText xml:space="preserve">.</w:delText>
        </w:r>
      </w:del>
      <w:del w:id="16427" w:author="PR Preview" w:date="2026-01-01T00:00:00Z">
        <w:r>
          <w:delText xml:space="preserve"> </w:delText>
        </w:r>
      </w:del>
      <w:del w:id="16428" w:author="PR Preview" w:date="2026-01-01T00:00:00Z">
        <w:r>
          <w:delText xml:space="preserve">The ordering</w:delText>
        </w:r>
      </w:del>
      <w:del w:id="16429" w:author="PR Preview" w:date="2026-01-01T00:00:00Z">
        <w:r>
          <w:delText xml:space="preserve"> </w:delText>
        </w:r>
      </w:del>
      <m:oMath>
        <m:r>
          <m:rPr>
            <m:sty m:val="p"/>
          </m:rPr>
          <m:t>(</m:t>
        </m:r>
        <m:r>
          <m:t>2</m:t>
        </m:r>
        <m:r>
          <m:rPr>
            <m:sty m:val="p"/>
          </m:rPr>
          <m:t>,</m:t>
        </m:r>
        <m:r>
          <m:t>1</m:t>
        </m:r>
        <m:r>
          <m:rPr>
            <m:sty m:val="p"/>
          </m:rPr>
          <m:t>)</m:t>
        </m:r>
      </m:oMath>
      <w:del w:id="16430" w:author="PR Preview" w:date="2026-01-01T00:00:00Z">
        <w:r>
          <w:delText xml:space="preserve"> </w:delText>
        </w:r>
      </w:del>
      <w:del w:id="16431" w:author="PR Preview" w:date="2026-01-01T00:00:00Z">
        <w:r>
          <w:delText xml:space="preserve">swaps the two columns,</w:delText>
        </w:r>
      </w:del>
      <w:del w:id="16432" w:author="PR Preview" w:date="2026-01-01T00:00:00Z">
        <w:r>
          <w:delText xml:space="preserve"> </w:delText>
        </w:r>
      </w:del>
      <w:del w:id="16433" w:author="PR Preview" w:date="2026-01-01T00:00:00Z">
        <w:r>
          <w:delText xml:space="preserve">picks the entries</w:delText>
        </w:r>
      </w:del>
      <w:del w:id="16434" w:author="PR Preview" w:date="2026-01-01T00:00:00Z">
        <w:r>
          <w:delText xml:space="preserve"> </w:delText>
        </w:r>
      </w:del>
      <m:oMath>
        <m:sSub>
          <m:e>
            <m:r>
              <m:t>a</m:t>
            </m:r>
          </m:e>
          <m:sub>
            <m:r>
              <m:t>12</m:t>
            </m:r>
          </m:sub>
        </m:sSub>
      </m:oMath>
      <w:del w:id="16435" w:author="PR Preview" w:date="2026-01-01T00:00:00Z">
        <w:r>
          <w:delText xml:space="preserve"> </w:delText>
        </w:r>
      </w:del>
      <w:del w:id="16436" w:author="PR Preview" w:date="2026-01-01T00:00:00Z">
        <w:r>
          <w:delText xml:space="preserve">and</w:delText>
        </w:r>
      </w:del>
      <w:del w:id="16437" w:author="PR Preview" w:date="2026-01-01T00:00:00Z">
        <w:r>
          <w:delText xml:space="preserve"> </w:delText>
        </w:r>
      </w:del>
      <m:oMath>
        <m:sSub>
          <m:e>
            <m:r>
              <m:t>a</m:t>
            </m:r>
          </m:e>
          <m:sub>
            <m:r>
              <m:t>21</m:t>
            </m:r>
          </m:sub>
        </m:sSub>
      </m:oMath>
      <w:del w:id="16438" w:author="PR Preview" w:date="2026-01-01T00:00:00Z">
        <w:r>
          <w:delText xml:space="preserve">,</w:delText>
        </w:r>
      </w:del>
      <w:del w:id="16439" w:author="PR Preview" w:date="2026-01-01T00:00:00Z">
        <w:r>
          <w:delText xml:space="preserve"> </w:delText>
        </w:r>
      </w:del>
      <w:del w:id="16440" w:author="PR Preview" w:date="2026-01-01T00:00:00Z">
        <w:r>
          <w:delText xml:space="preserve">and has sign</w:delText>
        </w:r>
      </w:del>
      <w:del w:id="16441" w:author="PR Preview" w:date="2026-01-01T00:00:00Z">
        <w:r>
          <w:delText xml:space="preserve"> </w:delText>
        </w:r>
      </w:del>
      <m:oMath>
        <m:r>
          <m:rPr>
            <m:sty m:val="p"/>
          </m:rPr>
          <m:t>−</m:t>
        </m:r>
        <m:r>
          <m:t>1</m:t>
        </m:r>
      </m:oMath>
      <w:del w:id="16442" w:author="PR Preview" w:date="2026-01-01T00:00:00Z">
        <w:r>
          <w:delText xml:space="preserve">.</w:delText>
        </w:r>
      </w:del>
      <w:del w:id="16443" w:author="PR Preview" w:date="2026-01-01T00:00:00Z">
        <w:r>
          <w:delText xml:space="preserve"> </w:delText>
        </w:r>
      </w:del>
      <w:del w:id="16444" w:author="PR Preview" w:date="2026-01-01T00:00:00Z">
        <w:r>
          <w:delText xml:space="preserve">The sum</w:delText>
        </w:r>
      </w:del>
      <w:del w:id="16445"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16446" w:author="PR Preview" w:date="2026-01-01T00:00:00Z">
        <w:r>
          <w:delText xml:space="preserve"> </w:delText>
        </w:r>
      </w:del>
      <w:del w:id="16447" w:author="PR Preview" w:date="2026-01-01T00:00:00Z">
        <w:r>
          <w:delText xml:space="preserve">is the value</w:delText>
        </w:r>
      </w:del>
      <w:del w:id="16448" w:author="PR Preview" w:date="2026-01-01T00:00:00Z">
        <w:r>
          <w:delText xml:space="preserve"> </w:delText>
        </w:r>
      </w:del>
      <m:oMath>
        <m:r>
          <m:t>a</m:t>
        </m:r>
        <m:r>
          <m:t>d</m:t>
        </m:r>
        <m:r>
          <m:rPr>
            <m:sty m:val="p"/>
          </m:rPr>
          <m:t>−</m:t>
        </m:r>
        <m:r>
          <m:t>b</m:t>
        </m:r>
        <m:r>
          <m:t>c</m:t>
        </m:r>
      </m:oMath>
      <w:del w:id="16449" w:author="PR Preview" w:date="2026-01-01T00:00:00Z">
        <w:r>
          <w:delText xml:space="preserve"> </w:delText>
        </w:r>
      </w:del>
      <w:del w:id="16450" w:author="PR Preview" w:date="2026-01-01T00:00:00Z">
        <w:r>
          <w:delText xml:space="preserve">from</w:delText>
        </w:r>
      </w:del>
      <w:del w:id="16451" w:author="PR Preview" w:date="2026-01-01T00:00:00Z">
        <w:r>
          <w:delText xml:space="preserve"> </w:delText>
        </w:r>
      </w:del>
      <w:hyperlink w:anchor="exm-determinant">
        <w:del w:id="16452" w:author="PR Preview" w:date="2026-01-01T00:00:00Z">
          <w:r>
            <w:rPr>
              <w:rStyle w:val="Hyperlink"/>
            </w:rPr>
            <w:delText xml:space="preserve">Example 148</w:delText>
          </w:r>
        </w:del>
      </w:hyperlink>
      <w:del w:id="16453" w:author="PR Preview" w:date="2026-01-01T00:00:00Z">
        <w:r>
          <w:delText xml:space="preserve">.</w:delText>
        </w:r>
      </w:del>
    </w:p>
    <w:p>
      <w:pPr>
        <w:pStyle w:val="BodyText"/>
      </w:pPr>
      <w:ins w:id="16454" w:author="PR Preview" w:date="2026-01-01T00:00:00Z">
        <w:r>
          <w:t xml:space="preserve">For</w:t>
        </w:r>
      </w:ins>
      <w:ins w:id="16455" w:author="PR Preview" w:date="2026-01-01T00:00:00Z">
        <w:r>
          <w:t xml:space="preserve"> </w:t>
        </w:r>
      </w:ins>
      <m:oMath>
        <m:r>
          <m:t>p</m:t>
        </m:r>
        <m:r>
          <m:rPr>
            <m:sty m:val="p"/>
          </m:rPr>
          <m:t>=</m:t>
        </m:r>
        <m:r>
          <m:t>2</m:t>
        </m:r>
      </m:oMath>
      <w:ins w:id="16456" w:author="PR Preview" w:date="2026-01-01T00:00:00Z">
        <w:r>
          <w:t xml:space="preserve">, the columns have two orderings.</w:t>
        </w:r>
      </w:ins>
      <w:ins w:id="16457" w:author="PR Preview" w:date="2026-01-01T00:00:00Z">
        <w:r>
          <w:t xml:space="preserve"> </w:t>
        </w:r>
      </w:ins>
      <w:ins w:id="16458" w:author="PR Preview" w:date="2026-01-01T00:00:00Z">
        <w:r>
          <w:t xml:space="preserve">The ordering</w:t>
        </w:r>
      </w:ins>
      <w:ins w:id="16459" w:author="PR Preview" w:date="2026-01-01T00:00:00Z">
        <w:r>
          <w:t xml:space="preserve"> </w:t>
        </w:r>
      </w:ins>
      <m:oMath>
        <m:r>
          <m:rPr>
            <m:sty m:val="p"/>
          </m:rPr>
          <m:t>(</m:t>
        </m:r>
        <m:r>
          <m:t>1</m:t>
        </m:r>
        <m:r>
          <m:rPr>
            <m:sty m:val="p"/>
          </m:rPr>
          <m:t>,</m:t>
        </m:r>
        <m:r>
          <m:t>2</m:t>
        </m:r>
        <m:r>
          <m:rPr>
            <m:sty m:val="p"/>
          </m:rPr>
          <m:t>)</m:t>
        </m:r>
      </m:oMath>
      <w:ins w:id="16460" w:author="PR Preview" w:date="2026-01-01T00:00:00Z">
        <w:r>
          <w:t xml:space="preserve"> </w:t>
        </w:r>
      </w:ins>
      <w:ins w:id="16461" w:author="PR Preview" w:date="2026-01-01T00:00:00Z">
        <w:r>
          <w:t xml:space="preserve">keeps each column in place,</w:t>
        </w:r>
      </w:ins>
      <w:ins w:id="16462" w:author="PR Preview" w:date="2026-01-01T00:00:00Z">
        <w:r>
          <w:t xml:space="preserve"> </w:t>
        </w:r>
      </w:ins>
      <w:ins w:id="16463" w:author="PR Preview" w:date="2026-01-01T00:00:00Z">
        <w:r>
          <w:t xml:space="preserve">picks the entries</w:t>
        </w:r>
      </w:ins>
      <w:ins w:id="16464" w:author="PR Preview" w:date="2026-01-01T00:00:00Z">
        <w:r>
          <w:t xml:space="preserve"> </w:t>
        </w:r>
      </w:ins>
      <m:oMath>
        <m:sSub>
          <m:e>
            <m:r>
              <m:t>a</m:t>
            </m:r>
          </m:e>
          <m:sub>
            <m:r>
              <m:t>11</m:t>
            </m:r>
          </m:sub>
        </m:sSub>
      </m:oMath>
      <w:ins w:id="16465" w:author="PR Preview" w:date="2026-01-01T00:00:00Z">
        <w:r>
          <w:t xml:space="preserve"> </w:t>
        </w:r>
      </w:ins>
      <w:ins w:id="16466" w:author="PR Preview" w:date="2026-01-01T00:00:00Z">
        <w:r>
          <w:t xml:space="preserve">and</w:t>
        </w:r>
      </w:ins>
      <w:ins w:id="16467" w:author="PR Preview" w:date="2026-01-01T00:00:00Z">
        <w:r>
          <w:t xml:space="preserve"> </w:t>
        </w:r>
      </w:ins>
      <m:oMath>
        <m:sSub>
          <m:e>
            <m:r>
              <m:t>a</m:t>
            </m:r>
          </m:e>
          <m:sub>
            <m:r>
              <m:t>22</m:t>
            </m:r>
          </m:sub>
        </m:sSub>
      </m:oMath>
      <w:ins w:id="16468" w:author="PR Preview" w:date="2026-01-01T00:00:00Z">
        <w:r>
          <w:t xml:space="preserve">,</w:t>
        </w:r>
      </w:ins>
      <w:ins w:id="16469" w:author="PR Preview" w:date="2026-01-01T00:00:00Z">
        <w:r>
          <w:t xml:space="preserve"> </w:t>
        </w:r>
      </w:ins>
      <w:ins w:id="16470" w:author="PR Preview" w:date="2026-01-01T00:00:00Z">
        <w:r>
          <w:t xml:space="preserve">and has sign</w:t>
        </w:r>
      </w:ins>
      <w:ins w:id="16471" w:author="PR Preview" w:date="2026-01-01T00:00:00Z">
        <w:r>
          <w:t xml:space="preserve"> </w:t>
        </w:r>
      </w:ins>
      <m:oMath>
        <m:r>
          <m:rPr>
            <m:sty m:val="p"/>
          </m:rPr>
          <m:t>+</m:t>
        </m:r>
        <m:r>
          <m:t>1</m:t>
        </m:r>
      </m:oMath>
      <w:ins w:id="16472" w:author="PR Preview" w:date="2026-01-01T00:00:00Z">
        <w:r>
          <w:t xml:space="preserve">.</w:t>
        </w:r>
      </w:ins>
      <w:ins w:id="16473" w:author="PR Preview" w:date="2026-01-01T00:00:00Z">
        <w:r>
          <w:t xml:space="preserve"> </w:t>
        </w:r>
      </w:ins>
      <w:ins w:id="16474" w:author="PR Preview" w:date="2026-01-01T00:00:00Z">
        <w:r>
          <w:t xml:space="preserve">The ordering</w:t>
        </w:r>
      </w:ins>
      <w:ins w:id="16475" w:author="PR Preview" w:date="2026-01-01T00:00:00Z">
        <w:r>
          <w:t xml:space="preserve"> </w:t>
        </w:r>
      </w:ins>
      <m:oMath>
        <m:r>
          <m:rPr>
            <m:sty m:val="p"/>
          </m:rPr>
          <m:t>(</m:t>
        </m:r>
        <m:r>
          <m:t>2</m:t>
        </m:r>
        <m:r>
          <m:rPr>
            <m:sty m:val="p"/>
          </m:rPr>
          <m:t>,</m:t>
        </m:r>
        <m:r>
          <m:t>1</m:t>
        </m:r>
        <m:r>
          <m:rPr>
            <m:sty m:val="p"/>
          </m:rPr>
          <m:t>)</m:t>
        </m:r>
      </m:oMath>
      <w:ins w:id="16476" w:author="PR Preview" w:date="2026-01-01T00:00:00Z">
        <w:r>
          <w:t xml:space="preserve"> </w:t>
        </w:r>
      </w:ins>
      <w:ins w:id="16477" w:author="PR Preview" w:date="2026-01-01T00:00:00Z">
        <w:r>
          <w:t xml:space="preserve">swaps the two columns,</w:t>
        </w:r>
      </w:ins>
      <w:ins w:id="16478" w:author="PR Preview" w:date="2026-01-01T00:00:00Z">
        <w:r>
          <w:t xml:space="preserve"> </w:t>
        </w:r>
      </w:ins>
      <w:ins w:id="16479" w:author="PR Preview" w:date="2026-01-01T00:00:00Z">
        <w:r>
          <w:t xml:space="preserve">picks the entries</w:t>
        </w:r>
      </w:ins>
      <w:ins w:id="16480" w:author="PR Preview" w:date="2026-01-01T00:00:00Z">
        <w:r>
          <w:t xml:space="preserve"> </w:t>
        </w:r>
      </w:ins>
      <m:oMath>
        <m:sSub>
          <m:e>
            <m:r>
              <m:t>a</m:t>
            </m:r>
          </m:e>
          <m:sub>
            <m:r>
              <m:t>12</m:t>
            </m:r>
          </m:sub>
        </m:sSub>
      </m:oMath>
      <w:ins w:id="16481" w:author="PR Preview" w:date="2026-01-01T00:00:00Z">
        <w:r>
          <w:t xml:space="preserve"> </w:t>
        </w:r>
      </w:ins>
      <w:ins w:id="16482" w:author="PR Preview" w:date="2026-01-01T00:00:00Z">
        <w:r>
          <w:t xml:space="preserve">and</w:t>
        </w:r>
      </w:ins>
      <w:ins w:id="16483" w:author="PR Preview" w:date="2026-01-01T00:00:00Z">
        <w:r>
          <w:t xml:space="preserve"> </w:t>
        </w:r>
      </w:ins>
      <m:oMath>
        <m:sSub>
          <m:e>
            <m:r>
              <m:t>a</m:t>
            </m:r>
          </m:e>
          <m:sub>
            <m:r>
              <m:t>21</m:t>
            </m:r>
          </m:sub>
        </m:sSub>
      </m:oMath>
      <w:ins w:id="16484" w:author="PR Preview" w:date="2026-01-01T00:00:00Z">
        <w:r>
          <w:t xml:space="preserve">,</w:t>
        </w:r>
      </w:ins>
      <w:ins w:id="16485" w:author="PR Preview" w:date="2026-01-01T00:00:00Z">
        <w:r>
          <w:t xml:space="preserve"> </w:t>
        </w:r>
      </w:ins>
      <w:ins w:id="16486" w:author="PR Preview" w:date="2026-01-01T00:00:00Z">
        <w:r>
          <w:t xml:space="preserve">and has sign</w:t>
        </w:r>
      </w:ins>
      <w:ins w:id="16487" w:author="PR Preview" w:date="2026-01-01T00:00:00Z">
        <w:r>
          <w:t xml:space="preserve"> </w:t>
        </w:r>
      </w:ins>
      <m:oMath>
        <m:r>
          <m:rPr>
            <m:sty m:val="p"/>
          </m:rPr>
          <m:t>−</m:t>
        </m:r>
        <m:r>
          <m:t>1</m:t>
        </m:r>
      </m:oMath>
      <w:ins w:id="16488" w:author="PR Preview" w:date="2026-01-01T00:00:00Z">
        <w:r>
          <w:t xml:space="preserve">.</w:t>
        </w:r>
      </w:ins>
      <w:ins w:id="16489" w:author="PR Preview" w:date="2026-01-01T00:00:00Z">
        <w:r>
          <w:t xml:space="preserve"> </w:t>
        </w:r>
      </w:ins>
      <w:ins w:id="16490" w:author="PR Preview" w:date="2026-01-01T00:00:00Z">
        <w:r>
          <w:t xml:space="preserve">The sum</w:t>
        </w:r>
      </w:ins>
      <w:ins w:id="16491"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16492" w:author="PR Preview" w:date="2026-01-01T00:00:00Z">
        <w:r>
          <w:t xml:space="preserve"> </w:t>
        </w:r>
      </w:ins>
      <w:ins w:id="16493" w:author="PR Preview" w:date="2026-01-01T00:00:00Z">
        <w:r>
          <w:t xml:space="preserve">is the value</w:t>
        </w:r>
      </w:ins>
      <w:ins w:id="16494" w:author="PR Preview" w:date="2026-01-01T00:00:00Z">
        <w:r>
          <w:t xml:space="preserve"> </w:t>
        </w:r>
      </w:ins>
      <m:oMath>
        <m:r>
          <m:t>a</m:t>
        </m:r>
        <m:r>
          <m:t>d</m:t>
        </m:r>
        <m:r>
          <m:rPr>
            <m:sty m:val="p"/>
          </m:rPr>
          <m:t>−</m:t>
        </m:r>
        <m:r>
          <m:t>b</m:t>
        </m:r>
        <m:r>
          <m:t>c</m:t>
        </m:r>
      </m:oMath>
      <w:ins w:id="16495" w:author="PR Preview" w:date="2026-01-01T00:00:00Z">
        <w:r>
          <w:t xml:space="preserve"> </w:t>
        </w:r>
      </w:ins>
      <w:ins w:id="16496" w:author="PR Preview" w:date="2026-01-01T00:00:00Z">
        <w:r>
          <w:t xml:space="preserve">from</w:t>
        </w:r>
      </w:ins>
      <w:ins w:id="16497" w:author="PR Preview" w:date="2026-01-01T00:00:00Z">
        <w:r>
          <w:t xml:space="preserve"> </w:t>
        </w:r>
      </w:ins>
      <w:hyperlink w:anchor="exm-determinant">
        <w:ins w:id="16498" w:author="PR Preview" w:date="2026-01-01T00:00:00Z">
          <w:r>
            <w:rPr>
              <w:rStyle w:val="Hyperlink"/>
            </w:rPr>
            <w:t xml:space="preserve">Example 151</w:t>
          </w:r>
        </w:ins>
      </w:hyperlink>
      <w:ins w:id="16499" w:author="PR Preview" w:date="2026-01-01T00:00:00Z">
        <w:r>
          <w:t xml:space="preserve">.</w:t>
        </w:r>
      </w:ins>
    </w:p>
    <w:bookmarkEnd w:id="493"/>
    <w:p>
      <w:pPr>
        <w:pStyle w:val="BodyText"/>
      </w:pPr>
      <w:r>
        <w:t xml:space="preserve">See also</w:t>
      </w:r>
      <w:r>
        <w:t xml:space="preserve"> </w:t>
      </w:r>
      <w:hyperlink r:id="rId49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5" name="Picture"/>
                  <a:graphic>
                    <a:graphicData uri="http://schemas.openxmlformats.org/drawingml/2006/picture">
                      <pic:pic>
                        <pic:nvPicPr>
                          <pic:cNvPr descr="/opt/quarto/share/formats/docx/tip.png" id="49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49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98" w:name="thm-det-diagonal"/>
    <w:p>
      <w:pPr>
        <w:pStyle w:val="FirstParagraph"/>
      </w:pPr>
      <w:del w:id="16500" w:author="PR Preview" w:date="2026-01-01T00:00:00Z">
        <w:r>
          <w:rPr>
            <w:b/>
            <w:bCs/>
          </w:rPr>
          <w:delText xml:space="preserve">Theorem 78 (Determinant of a diagonal matrix)</w:delText>
        </w:r>
      </w:del>
      <w:del w:id="16501" w:author="PR Preview" w:date="2026-01-01T00:00:00Z">
        <w:r>
          <w:delText xml:space="preserve"> </w:delText>
        </w:r>
      </w:del>
      <w:del w:id="16502" w:author="PR Preview" w:date="2026-01-01T00:00:00Z">
        <w:r>
          <w:delText xml:space="preserve">The determinant (</w:delText>
        </w:r>
      </w:del>
      <w:hyperlink w:anchor="def-determinant">
        <w:del w:id="16503" w:author="PR Preview" w:date="2026-01-01T00:00:00Z">
          <w:r>
            <w:rPr>
              <w:rStyle w:val="Hyperlink"/>
            </w:rPr>
            <w:delText xml:space="preserve">Definition 88</w:delText>
          </w:r>
        </w:del>
      </w:hyperlink>
      <w:del w:id="16504" w:author="PR Preview" w:date="2026-01-01T00:00:00Z">
        <w:r>
          <w:delText xml:space="preserve">) of a</w:delText>
        </w:r>
      </w:del>
      <w:del w:id="16505" w:author="PR Preview" w:date="2026-01-01T00:00:00Z">
        <w:r>
          <w:delText xml:space="preserve"> </w:delText>
        </w:r>
      </w:del>
      <m:oMath>
        <m:r>
          <m:t>p</m:t>
        </m:r>
        <m:r>
          <m:rPr>
            <m:sty m:val="p"/>
          </m:rPr>
          <m:t>×</m:t>
        </m:r>
        <m:r>
          <m:t>p</m:t>
        </m:r>
      </m:oMath>
      <w:del w:id="16506" w:author="PR Preview" w:date="2026-01-01T00:00:00Z">
        <w:r>
          <w:delText xml:space="preserve"> </w:delText>
        </w:r>
      </w:del>
      <w:del w:id="16507" w:author="PR Preview" w:date="2026-01-01T00:00:00Z">
        <w:r>
          <w:delText xml:space="preserve">diagonal matrix</w:delText>
        </w:r>
      </w:del>
      <w:del w:id="16508" w:author="PR Preview" w:date="2026-01-01T00:00:00Z">
        <w:r>
          <w:delText xml:space="preserve"> </w:delText>
        </w:r>
      </w:del>
      <w:del w:id="16509" w:author="PR Preview" w:date="2026-01-01T00:00:00Z">
        <w:r>
          <w:delText xml:space="preserve">(</w:delText>
        </w:r>
      </w:del>
      <w:hyperlink w:anchor="def-diagonal-matrix">
        <w:del w:id="16510" w:author="PR Preview" w:date="2026-01-01T00:00:00Z">
          <w:r>
            <w:rPr>
              <w:rStyle w:val="Hyperlink"/>
            </w:rPr>
            <w:delText xml:space="preserve">Definition 70</w:delText>
          </w:r>
        </w:del>
      </w:hyperlink>
      <w:del w:id="16511" w:author="PR Preview" w:date="2026-01-01T00:00:00Z">
        <w:r>
          <w:delText xml:space="preserve">)</w:delText>
        </w:r>
      </w:del>
      <w:del w:id="16512" w:author="PR Preview" w:date="2026-01-01T00:00:00Z">
        <w:r>
          <w:delText xml:space="preserve"> </w:delText>
        </w:r>
      </w:del>
      <w:del w:id="16513" w:author="PR Preview" w:date="2026-01-01T00:00:00Z">
        <w:r>
          <w:delText xml:space="preserve">is the product of its diagonal entries:</w:delText>
        </w:r>
      </w:del>
    </w:p>
    <w:p>
      <w:pPr>
        <w:pStyle w:val="FirstParagraph"/>
      </w:pPr>
      <w:ins w:id="16514" w:author="PR Preview" w:date="2026-01-01T00:00:00Z">
        <w:r>
          <w:rPr>
            <w:b/>
            <w:bCs/>
          </w:rPr>
          <w:t xml:space="preserve">Theorem 79 (Determinant of a diagonal matrix)</w:t>
        </w:r>
      </w:ins>
      <w:ins w:id="16515" w:author="PR Preview" w:date="2026-01-01T00:00:00Z">
        <w:r>
          <w:t xml:space="preserve"> </w:t>
        </w:r>
      </w:ins>
      <w:ins w:id="16516" w:author="PR Preview" w:date="2026-01-01T00:00:00Z">
        <w:r>
          <w:t xml:space="preserve">The determinant (</w:t>
        </w:r>
      </w:ins>
      <w:hyperlink w:anchor="def-determinant">
        <w:ins w:id="16517" w:author="PR Preview" w:date="2026-01-01T00:00:00Z">
          <w:r>
            <w:rPr>
              <w:rStyle w:val="Hyperlink"/>
            </w:rPr>
            <w:t xml:space="preserve">Definition 93</w:t>
          </w:r>
        </w:ins>
      </w:hyperlink>
      <w:ins w:id="16518" w:author="PR Preview" w:date="2026-01-01T00:00:00Z">
        <w:r>
          <w:t xml:space="preserve">) of a</w:t>
        </w:r>
      </w:ins>
      <w:ins w:id="16519" w:author="PR Preview" w:date="2026-01-01T00:00:00Z">
        <w:r>
          <w:t xml:space="preserve"> </w:t>
        </w:r>
      </w:ins>
      <m:oMath>
        <m:r>
          <m:t>p</m:t>
        </m:r>
        <m:r>
          <m:rPr>
            <m:sty m:val="p"/>
          </m:rPr>
          <m:t>×</m:t>
        </m:r>
        <m:r>
          <m:t>p</m:t>
        </m:r>
      </m:oMath>
      <w:ins w:id="16520" w:author="PR Preview" w:date="2026-01-01T00:00:00Z">
        <w:r>
          <w:t xml:space="preserve"> </w:t>
        </w:r>
      </w:ins>
      <w:ins w:id="16521" w:author="PR Preview" w:date="2026-01-01T00:00:00Z">
        <w:r>
          <w:t xml:space="preserve">diagonal matrix</w:t>
        </w:r>
      </w:ins>
      <w:ins w:id="16522" w:author="PR Preview" w:date="2026-01-01T00:00:00Z">
        <w:r>
          <w:t xml:space="preserve"> </w:t>
        </w:r>
      </w:ins>
      <w:ins w:id="16523" w:author="PR Preview" w:date="2026-01-01T00:00:00Z">
        <w:r>
          <w:t xml:space="preserve">(</w:t>
        </w:r>
      </w:ins>
      <w:hyperlink w:anchor="def-diagonal-matrix">
        <w:ins w:id="16524" w:author="PR Preview" w:date="2026-01-01T00:00:00Z">
          <w:r>
            <w:rPr>
              <w:rStyle w:val="Hyperlink"/>
            </w:rPr>
            <w:t xml:space="preserve">Definition 75</w:t>
          </w:r>
        </w:ins>
      </w:hyperlink>
      <w:ins w:id="16525" w:author="PR Preview" w:date="2026-01-01T00:00:00Z">
        <w:r>
          <w:t xml:space="preserve">)</w:t>
        </w:r>
      </w:ins>
      <w:ins w:id="16526" w:author="PR Preview" w:date="2026-01-01T00:00:00Z">
        <w:r>
          <w:t xml:space="preserve"> </w:t>
        </w:r>
      </w:ins>
      <w:ins w:id="16527"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98"/>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99" w:name="exm-det-diagonal"/>
    <w:p>
      <w:pPr>
        <w:pStyle w:val="FirstParagraph"/>
      </w:pPr>
      <w:del w:id="16528" w:author="PR Preview" w:date="2026-01-01T00:00:00Z">
        <w:r>
          <w:rPr>
            <w:b/>
            <w:bCs/>
          </w:rPr>
          <w:delText xml:space="preserve">Example 149 (Determinant of a scaled identity matrix)</w:delText>
        </w:r>
      </w:del>
      <w:del w:id="16529" w:author="PR Preview" w:date="2026-01-01T00:00:00Z">
        <w:r>
          <w:delText xml:space="preserve"> </w:delText>
        </w:r>
      </w:del>
      <w:del w:id="16530" w:author="PR Preview" w:date="2026-01-01T00:00:00Z">
        <w:r>
          <w:delText xml:space="preserve">For a number</w:delText>
        </w:r>
      </w:del>
      <w:del w:id="16531" w:author="PR Preview" w:date="2026-01-01T00:00:00Z">
        <w:r>
          <w:delText xml:space="preserve"> </w:delText>
        </w:r>
      </w:del>
      <m:oMath>
        <m:r>
          <m:t>c</m:t>
        </m:r>
      </m:oMath>
      <w:del w:id="16532" w:author="PR Preview" w:date="2026-01-01T00:00:00Z">
        <w:r>
          <w:delText xml:space="preserve">,</w:delText>
        </w:r>
      </w:del>
      <w:del w:id="16533" w:author="PR Preview" w:date="2026-01-01T00:00:00Z">
        <w:r>
          <w:delText xml:space="preserve"> </w:delText>
        </w:r>
      </w:del>
      <m:oMath>
        <m:r>
          <m:t>c</m:t>
        </m:r>
        <m:r>
          <m:t> </m:t>
        </m:r>
        <m:sSub>
          <m:e>
            <m:r>
              <m:rPr>
                <m:sty m:val="bi"/>
              </m:rPr>
              <m:t>I</m:t>
            </m:r>
          </m:e>
          <m:sub>
            <m:r>
              <m:t>p</m:t>
            </m:r>
          </m:sub>
        </m:sSub>
      </m:oMath>
      <w:del w:id="16534" w:author="PR Preview" w:date="2026-01-01T00:00:00Z">
        <w:r>
          <w:delText xml:space="preserve"> </w:delText>
        </w:r>
      </w:del>
      <w:del w:id="16535" w:author="PR Preview" w:date="2026-01-01T00:00:00Z">
        <w:r>
          <w:delText xml:space="preserve">is diagonal with every diagonal entry equal to</w:delText>
        </w:r>
      </w:del>
      <w:del w:id="16536" w:author="PR Preview" w:date="2026-01-01T00:00:00Z">
        <w:r>
          <w:delText xml:space="preserve"> </w:delText>
        </w:r>
      </w:del>
      <m:oMath>
        <m:r>
          <m:t>c</m:t>
        </m:r>
      </m:oMath>
      <w:del w:id="16537" w:author="PR Preview" w:date="2026-01-01T00:00:00Z">
        <w:r>
          <w:delText xml:space="preserve">,</w:delText>
        </w:r>
      </w:del>
      <w:del w:id="16538" w:author="PR Preview" w:date="2026-01-01T00:00:00Z">
        <w:r>
          <w:delText xml:space="preserve"> </w:delText>
        </w:r>
      </w:del>
      <w:del w:id="16539" w:author="PR Preview" w:date="2026-01-01T00:00:00Z">
        <w:r>
          <w:delText xml:space="preserve">so</w:delText>
        </w:r>
      </w:del>
      <w:del w:id="16540"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16541" w:author="PR Preview" w:date="2026-01-01T00:00:00Z">
        <w:r>
          <w:delText xml:space="preserve">.</w:delText>
        </w:r>
      </w:del>
      <w:del w:id="16542" w:author="PR Preview" w:date="2026-01-01T00:00:00Z">
        <w:r>
          <w:delText xml:space="preserve"> </w:delText>
        </w:r>
      </w:del>
      <w:del w:id="16543" w:author="PR Preview" w:date="2026-01-01T00:00:00Z">
        <w:r>
          <w:delText xml:space="preserve">In particular,</w:delText>
        </w:r>
      </w:del>
      <w:del w:id="16544"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16545" w:author="PR Preview" w:date="2026-01-01T00:00:00Z">
        <w:r>
          <w:delText xml:space="preserve">.</w:delText>
        </w:r>
      </w:del>
    </w:p>
    <w:p>
      <w:pPr>
        <w:pStyle w:val="BodyText"/>
      </w:pPr>
      <w:del w:id="16546" w:author="PR Preview" w:date="2026-01-01T00:00:00Z">
        <w:r>
          <w:rPr>
            <w:b/>
            <w:bCs/>
          </w:rPr>
          <w:delText xml:space="preserve">Theorem 79 (Determinant of a product)</w:delText>
        </w:r>
      </w:del>
      <w:del w:id="16547" w:author="PR Preview" w:date="2026-01-01T00:00:00Z">
        <w:r>
          <w:delText xml:space="preserve"> </w:delText>
        </w:r>
      </w:del>
      <w:del w:id="16548" w:author="PR Preview" w:date="2026-01-01T00:00:00Z">
        <w:r>
          <w:delText xml:space="preserve">For</w:delText>
        </w:r>
      </w:del>
      <w:del w:id="16549" w:author="PR Preview" w:date="2026-01-01T00:00:00Z">
        <w:r>
          <w:delText xml:space="preserve"> </w:delText>
        </w:r>
      </w:del>
      <m:oMath>
        <m:r>
          <m:t>p</m:t>
        </m:r>
        <m:r>
          <m:rPr>
            <m:sty m:val="p"/>
          </m:rPr>
          <m:t>×</m:t>
        </m:r>
        <m:r>
          <m:t>p</m:t>
        </m:r>
      </m:oMath>
      <w:del w:id="16550" w:author="PR Preview" w:date="2026-01-01T00:00:00Z">
        <w:r>
          <w:delText xml:space="preserve"> </w:delText>
        </w:r>
      </w:del>
      <w:del w:id="16551" w:author="PR Preview" w:date="2026-01-01T00:00:00Z">
        <w:r>
          <w:delText xml:space="preserve">matrices</w:delText>
        </w:r>
      </w:del>
      <w:del w:id="16552" w:author="PR Preview" w:date="2026-01-01T00:00:00Z">
        <w:r>
          <w:delText xml:space="preserve"> </w:delText>
        </w:r>
      </w:del>
      <m:oMath>
        <m:r>
          <m:rPr>
            <m:sty m:val="bi"/>
          </m:rPr>
          <m:t>A</m:t>
        </m:r>
      </m:oMath>
      <w:del w:id="16553" w:author="PR Preview" w:date="2026-01-01T00:00:00Z">
        <w:r>
          <w:delText xml:space="preserve"> </w:delText>
        </w:r>
      </w:del>
      <w:del w:id="16554" w:author="PR Preview" w:date="2026-01-01T00:00:00Z">
        <w:r>
          <w:delText xml:space="preserve">and</w:delText>
        </w:r>
      </w:del>
      <w:del w:id="16555" w:author="PR Preview" w:date="2026-01-01T00:00:00Z">
        <w:r>
          <w:delText xml:space="preserve"> </w:delText>
        </w:r>
      </w:del>
      <m:oMath>
        <m:r>
          <m:rPr>
            <m:sty m:val="bi"/>
          </m:rPr>
          <m:t>B</m:t>
        </m:r>
      </m:oMath>
      <w:del w:id="16556" w:author="PR Preview" w:date="2026-01-01T00:00:00Z">
        <w:r>
          <w:delText xml:space="preserve">,</w:delText>
        </w:r>
      </w:del>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p>
      <w:pPr>
        <w:pStyle w:val="FirstParagraph"/>
      </w:pPr>
      <w:del w:id="16557" w:author="PR Preview" w:date="2026-01-01T00:00:00Z">
        <w:r>
          <w:rPr>
            <w:b/>
            <w:bCs/>
          </w:rPr>
          <w:delText xml:space="preserve">Example 150 (Checking the product rule)</w:delText>
        </w:r>
      </w:del>
      <w:del w:id="16558" w:author="PR Preview" w:date="2026-01-01T00:00:00Z">
        <w:r>
          <w:delText xml:space="preserve"> </w:delText>
        </w:r>
      </w:del>
      <w:del w:id="16559" w:author="PR Preview" w:date="2026-01-01T00:00:00Z">
        <w:r>
          <w:delText xml:space="preserve">For</w:delText>
        </w:r>
      </w:del>
      <w:del w:id="1656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6561" w:author="PR Preview" w:date="2026-01-01T00:00:00Z">
        <w:r>
          <w:delText xml:space="preserve"> </w:delText>
        </w:r>
      </w:del>
      <w:del w:id="16562" w:author="PR Preview" w:date="2026-01-01T00:00:00Z">
        <w:r>
          <w:delText xml:space="preserve">and</w:delText>
        </w:r>
      </w:del>
      <w:del w:id="16563"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16564" w:author="PR Preview" w:date="2026-01-01T00:00:00Z">
        <w:r>
          <w:delText xml:space="preserve">,</w:delText>
        </w:r>
      </w:del>
      <w:del w:id="16565" w:author="PR Preview" w:date="2026-01-01T00:00:00Z">
        <w:r>
          <w:delText xml:space="preserve"> </w:delText>
        </w:r>
      </w:del>
      <w:hyperlink w:anchor="exm-determinant">
        <w:del w:id="16566" w:author="PR Preview" w:date="2026-01-01T00:00:00Z">
          <w:r>
            <w:rPr>
              <w:rStyle w:val="Hyperlink"/>
            </w:rPr>
            <w:delText xml:space="preserve">Example 148</w:delText>
          </w:r>
        </w:del>
      </w:hyperlink>
      <w:del w:id="16567" w:author="PR Preview" w:date="2026-01-01T00:00:00Z">
        <w:r>
          <w:delText xml:space="preserve"> </w:delText>
        </w:r>
      </w:del>
      <w:del w:id="16568" w:author="PR Preview" w:date="2026-01-01T00:00:00Z">
        <w:r>
          <w:delText xml:space="preserve">gives</w:delText>
        </w:r>
      </w:del>
    </w:p>
    <w:p>
      <w:pPr>
        <w:pStyle w:val="FirstParagraph"/>
      </w:pPr>
      <w:ins w:id="16569" w:author="PR Preview" w:date="2026-01-01T00:00:00Z">
        <w:r>
          <w:rPr>
            <w:b/>
            <w:bCs/>
          </w:rPr>
          <w:t xml:space="preserve">Example 152 (Determinant of a scaled identity matrix)</w:t>
        </w:r>
      </w:ins>
      <w:ins w:id="16570" w:author="PR Preview" w:date="2026-01-01T00:00:00Z">
        <w:r>
          <w:t xml:space="preserve"> </w:t>
        </w:r>
      </w:ins>
      <w:ins w:id="16571" w:author="PR Preview" w:date="2026-01-01T00:00:00Z">
        <w:r>
          <w:t xml:space="preserve">For a number</w:t>
        </w:r>
      </w:ins>
      <w:ins w:id="16572" w:author="PR Preview" w:date="2026-01-01T00:00:00Z">
        <w:r>
          <w:t xml:space="preserve"> </w:t>
        </w:r>
      </w:ins>
      <m:oMath>
        <m:r>
          <m:t>c</m:t>
        </m:r>
      </m:oMath>
      <w:ins w:id="16573" w:author="PR Preview" w:date="2026-01-01T00:00:00Z">
        <w:r>
          <w:t xml:space="preserve">,</w:t>
        </w:r>
      </w:ins>
      <w:ins w:id="16574" w:author="PR Preview" w:date="2026-01-01T00:00:00Z">
        <w:r>
          <w:t xml:space="preserve"> </w:t>
        </w:r>
      </w:ins>
      <m:oMath>
        <m:r>
          <m:t>c</m:t>
        </m:r>
        <m:r>
          <m:t> </m:t>
        </m:r>
        <m:sSub>
          <m:e>
            <m:r>
              <m:rPr>
                <m:sty m:val="bi"/>
              </m:rPr>
              <m:t>I</m:t>
            </m:r>
          </m:e>
          <m:sub>
            <m:r>
              <m:t>p</m:t>
            </m:r>
          </m:sub>
        </m:sSub>
      </m:oMath>
      <w:ins w:id="16575" w:author="PR Preview" w:date="2026-01-01T00:00:00Z">
        <w:r>
          <w:t xml:space="preserve"> </w:t>
        </w:r>
      </w:ins>
      <w:ins w:id="16576" w:author="PR Preview" w:date="2026-01-01T00:00:00Z">
        <w:r>
          <w:t xml:space="preserve">is diagonal with every diagonal entry equal to</w:t>
        </w:r>
      </w:ins>
      <w:ins w:id="16577" w:author="PR Preview" w:date="2026-01-01T00:00:00Z">
        <w:r>
          <w:t xml:space="preserve"> </w:t>
        </w:r>
      </w:ins>
      <m:oMath>
        <m:r>
          <m:t>c</m:t>
        </m:r>
      </m:oMath>
      <w:ins w:id="16578" w:author="PR Preview" w:date="2026-01-01T00:00:00Z">
        <w:r>
          <w:t xml:space="preserve">,</w:t>
        </w:r>
      </w:ins>
      <w:ins w:id="16579" w:author="PR Preview" w:date="2026-01-01T00:00:00Z">
        <w:r>
          <w:t xml:space="preserve"> </w:t>
        </w:r>
      </w:ins>
      <w:ins w:id="16580" w:author="PR Preview" w:date="2026-01-01T00:00:00Z">
        <w:r>
          <w:t xml:space="preserve">so</w:t>
        </w:r>
      </w:ins>
      <w:ins w:id="16581"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16582" w:author="PR Preview" w:date="2026-01-01T00:00:00Z">
        <w:r>
          <w:t xml:space="preserve">.</w:t>
        </w:r>
      </w:ins>
      <w:ins w:id="16583" w:author="PR Preview" w:date="2026-01-01T00:00:00Z">
        <w:r>
          <w:t xml:space="preserve"> </w:t>
        </w:r>
      </w:ins>
      <w:ins w:id="16584" w:author="PR Preview" w:date="2026-01-01T00:00:00Z">
        <w:r>
          <w:t xml:space="preserve">In particular,</w:t>
        </w:r>
      </w:ins>
      <w:ins w:id="16585"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16586" w:author="PR Preview" w:date="2026-01-01T00:00:00Z">
        <w:r>
          <w:t xml:space="preserve">.</w:t>
        </w:r>
      </w:ins>
    </w:p>
    <w:bookmarkEnd w:id="499"/>
    <w:bookmarkStart w:id="500" w:name="thm-det-product"/>
    <w:p>
      <w:pPr>
        <w:pStyle w:val="BodyText"/>
      </w:pPr>
      <w:ins w:id="16587" w:author="PR Preview" w:date="2026-01-01T00:00:00Z">
        <w:r>
          <w:rPr>
            <w:b/>
            <w:bCs/>
          </w:rPr>
          <w:t xml:space="preserve">Theorem 80 (Determinant of a product)</w:t>
        </w:r>
      </w:ins>
      <w:ins w:id="16588" w:author="PR Preview" w:date="2026-01-01T00:00:00Z">
        <w:r>
          <w:t xml:space="preserve"> </w:t>
        </w:r>
      </w:ins>
      <w:ins w:id="16589" w:author="PR Preview" w:date="2026-01-01T00:00:00Z">
        <w:r>
          <w:t xml:space="preserve">For</w:t>
        </w:r>
      </w:ins>
      <w:ins w:id="16590" w:author="PR Preview" w:date="2026-01-01T00:00:00Z">
        <w:r>
          <w:t xml:space="preserve"> </w:t>
        </w:r>
      </w:ins>
      <m:oMath>
        <m:r>
          <m:t>p</m:t>
        </m:r>
        <m:r>
          <m:rPr>
            <m:sty m:val="p"/>
          </m:rPr>
          <m:t>×</m:t>
        </m:r>
        <m:r>
          <m:t>p</m:t>
        </m:r>
      </m:oMath>
      <w:ins w:id="16591" w:author="PR Preview" w:date="2026-01-01T00:00:00Z">
        <w:r>
          <w:t xml:space="preserve"> </w:t>
        </w:r>
      </w:ins>
      <w:ins w:id="16592" w:author="PR Preview" w:date="2026-01-01T00:00:00Z">
        <w:r>
          <w:t xml:space="preserve">matrices</w:t>
        </w:r>
      </w:ins>
      <w:ins w:id="16593" w:author="PR Preview" w:date="2026-01-01T00:00:00Z">
        <w:r>
          <w:t xml:space="preserve"> </w:t>
        </w:r>
      </w:ins>
      <m:oMath>
        <m:r>
          <m:rPr>
            <m:sty m:val="bi"/>
          </m:rPr>
          <m:t>A</m:t>
        </m:r>
      </m:oMath>
      <w:ins w:id="16594" w:author="PR Preview" w:date="2026-01-01T00:00:00Z">
        <w:r>
          <w:t xml:space="preserve"> </w:t>
        </w:r>
      </w:ins>
      <w:ins w:id="16595" w:author="PR Preview" w:date="2026-01-01T00:00:00Z">
        <w:r>
          <w:t xml:space="preserve">and</w:t>
        </w:r>
      </w:ins>
      <w:ins w:id="16596" w:author="PR Preview" w:date="2026-01-01T00:00:00Z">
        <w:r>
          <w:t xml:space="preserve"> </w:t>
        </w:r>
      </w:ins>
      <m:oMath>
        <m:r>
          <m:rPr>
            <m:sty m:val="bi"/>
          </m:rPr>
          <m:t>B</m:t>
        </m:r>
      </m:oMath>
      <w:ins w:id="16597" w:author="PR Preview" w:date="2026-01-01T00:00:00Z">
        <w:r>
          <w:t xml:space="preserve">,</w:t>
        </w:r>
      </w:ins>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00"/>
    <w:bookmarkStart w:id="501" w:name="exm-det-product"/>
    <w:p>
      <w:pPr>
        <w:pStyle w:val="FirstParagraph"/>
      </w:pPr>
      <w:ins w:id="16598" w:author="PR Preview" w:date="2026-01-01T00:00:00Z">
        <w:r>
          <w:rPr>
            <w:b/>
            <w:bCs/>
          </w:rPr>
          <w:t xml:space="preserve">Example 153 (Checking the product rule)</w:t>
        </w:r>
      </w:ins>
      <w:ins w:id="16599" w:author="PR Preview" w:date="2026-01-01T00:00:00Z">
        <w:r>
          <w:t xml:space="preserve"> </w:t>
        </w:r>
      </w:ins>
      <w:ins w:id="16600" w:author="PR Preview" w:date="2026-01-01T00:00:00Z">
        <w:r>
          <w:t xml:space="preserve">For</w:t>
        </w:r>
      </w:ins>
      <w:ins w:id="1660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6602" w:author="PR Preview" w:date="2026-01-01T00:00:00Z">
        <w:r>
          <w:t xml:space="preserve"> </w:t>
        </w:r>
      </w:ins>
      <w:ins w:id="16603" w:author="PR Preview" w:date="2026-01-01T00:00:00Z">
        <w:r>
          <w:t xml:space="preserve">and</w:t>
        </w:r>
      </w:ins>
      <w:ins w:id="16604"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16605" w:author="PR Preview" w:date="2026-01-01T00:00:00Z">
        <w:r>
          <w:t xml:space="preserve">,</w:t>
        </w:r>
      </w:ins>
      <w:ins w:id="16606" w:author="PR Preview" w:date="2026-01-01T00:00:00Z">
        <w:r>
          <w:t xml:space="preserve"> </w:t>
        </w:r>
      </w:ins>
      <w:hyperlink w:anchor="exm-determinant">
        <w:ins w:id="16607" w:author="PR Preview" w:date="2026-01-01T00:00:00Z">
          <w:r>
            <w:rPr>
              <w:rStyle w:val="Hyperlink"/>
            </w:rPr>
            <w:t xml:space="preserve">Example 151</w:t>
          </w:r>
        </w:ins>
      </w:hyperlink>
      <w:ins w:id="16608" w:author="PR Preview" w:date="2026-01-01T00:00:00Z">
        <w:r>
          <w:t xml:space="preserve"> </w:t>
        </w:r>
      </w:ins>
      <w:ins w:id="16609"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01"/>
    <w:bookmarkStart w:id="502" w:name="rem-det-product-proof"/>
    <w:p>
      <w:pPr>
        <w:pStyle w:val="FirstParagraph"/>
      </w:pPr>
      <w:del w:id="16610" w:author="PR Preview" w:date="2026-01-01T00:00:00Z">
        <w:r>
          <w:rPr>
            <w:i/>
            <w:iCs/>
          </w:rPr>
          <w:delText xml:space="preserve">Remark 39</w:delText>
        </w:r>
      </w:del>
      <w:del w:id="16611" w:author="PR Preview" w:date="2026-01-01T00:00:00Z">
        <w:r>
          <w:delText xml:space="preserve"> (An example is not a proof). </w:delText>
        </w:r>
      </w:del>
      <w:hyperlink w:anchor="exm-det-product">
        <w:del w:id="16612" w:author="PR Preview" w:date="2026-01-01T00:00:00Z">
          <w:r>
            <w:rPr>
              <w:rStyle w:val="Hyperlink"/>
            </w:rPr>
            <w:delText xml:space="preserve">Example 150</w:delText>
          </w:r>
        </w:del>
      </w:hyperlink>
      <w:del w:id="16613" w:author="PR Preview" w:date="2026-01-01T00:00:00Z">
        <w:r>
          <w:delText xml:space="preserve"> </w:delText>
        </w:r>
      </w:del>
      <w:del w:id="16614" w:author="PR Preview" w:date="2026-01-01T00:00:00Z">
        <w:r>
          <w:delText xml:space="preserve">checks</w:delText>
        </w:r>
      </w:del>
      <w:del w:id="16615" w:author="PR Preview" w:date="2026-01-01T00:00:00Z">
        <w:r>
          <w:delText xml:space="preserve"> </w:delText>
        </w:r>
      </w:del>
      <w:hyperlink w:anchor="thm-det-product">
        <w:del w:id="16616" w:author="PR Preview" w:date="2026-01-01T00:00:00Z">
          <w:r>
            <w:rPr>
              <w:rStyle w:val="Hyperlink"/>
            </w:rPr>
            <w:delText xml:space="preserve">Theorem 79</w:delText>
          </w:r>
        </w:del>
      </w:hyperlink>
      <w:del w:id="16617" w:author="PR Preview" w:date="2026-01-01T00:00:00Z">
        <w:r>
          <w:delText xml:space="preserve"> </w:delText>
        </w:r>
      </w:del>
      <w:del w:id="16618" w:author="PR Preview" w:date="2026-01-01T00:00:00Z">
        <w:r>
          <w:delText xml:space="preserve">for one pair of</w:delText>
        </w:r>
      </w:del>
      <w:del w:id="16619" w:author="PR Preview" w:date="2026-01-01T00:00:00Z">
        <w:r>
          <w:delText xml:space="preserve"> </w:delText>
        </w:r>
      </w:del>
      <m:oMath>
        <m:r>
          <m:t>2</m:t>
        </m:r>
        <m:r>
          <m:rPr>
            <m:sty m:val="p"/>
          </m:rPr>
          <m:t>×</m:t>
        </m:r>
        <m:r>
          <m:t>2</m:t>
        </m:r>
      </m:oMath>
      <w:del w:id="16620" w:author="PR Preview" w:date="2026-01-01T00:00:00Z">
        <w:r>
          <w:delText xml:space="preserve"> </w:delText>
        </w:r>
      </w:del>
      <w:del w:id="16621" w:author="PR Preview" w:date="2026-01-01T00:00:00Z">
        <w:r>
          <w:delText xml:space="preserve">matrices,</w:delText>
        </w:r>
      </w:del>
      <w:del w:id="16622" w:author="PR Preview" w:date="2026-01-01T00:00:00Z">
        <w:r>
          <w:delText xml:space="preserve"> </w:delText>
        </w:r>
      </w:del>
      <w:del w:id="16623" w:author="PR Preview" w:date="2026-01-01T00:00:00Z">
        <w:r>
          <w:delText xml:space="preserve">which shows the theorem holds there</w:delText>
        </w:r>
      </w:del>
      <w:del w:id="16624" w:author="PR Preview" w:date="2026-01-01T00:00:00Z">
        <w:r>
          <w:delText xml:space="preserve"> </w:delText>
        </w:r>
      </w:del>
      <w:del w:id="16625" w:author="PR Preview" w:date="2026-01-01T00:00:00Z">
        <w:r>
          <w:delText xml:space="preserve">but does not prove it for every pair.</w:delText>
        </w:r>
      </w:del>
      <w:del w:id="16626" w:author="PR Preview" w:date="2026-01-01T00:00:00Z">
        <w:r>
          <w:delText xml:space="preserve"> </w:delText>
        </w:r>
      </w:del>
      <w:del w:id="16627" w:author="PR Preview" w:date="2026-01-01T00:00:00Z">
        <w:r>
          <w:delText xml:space="preserve">The proof needs properties of the determinant</w:delText>
        </w:r>
      </w:del>
      <w:del w:id="16628" w:author="PR Preview" w:date="2026-01-01T00:00:00Z">
        <w:r>
          <w:delText xml:space="preserve"> </w:delText>
        </w:r>
      </w:del>
      <w:del w:id="16629" w:author="PR Preview" w:date="2026-01-01T00:00:00Z">
        <w:r>
          <w:delText xml:space="preserve">that these notes don’t develop;</w:delText>
        </w:r>
      </w:del>
      <w:del w:id="16630" w:author="PR Preview" w:date="2026-01-01T00:00:00Z">
        <w:r>
          <w:delText xml:space="preserve"> </w:delText>
        </w:r>
      </w:del>
      <w:del w:id="16631" w:author="PR Preview" w:date="2026-01-01T00:00:00Z">
        <w:r>
          <w:delText xml:space="preserve">see</w:delText>
        </w:r>
      </w:del>
      <w:del w:id="16632" w:author="PR Preview" w:date="2026-01-01T00:00:00Z">
        <w:r>
          <w:delText xml:space="preserve"> </w:delText>
        </w:r>
      </w:del>
      <w:del w:id="16633" w:author="PR Preview" w:date="2026-01-01T00:00:00Z">
        <w:r>
          <w:delText xml:space="preserve">Banerjee and Roy (2014)</w:delText>
        </w:r>
      </w:del>
      <w:del w:id="16634" w:author="PR Preview" w:date="2026-01-01T00:00:00Z">
        <w:r>
          <w:delText xml:space="preserve">.</w:delText>
        </w:r>
      </w:del>
    </w:p>
    <w:p>
      <w:pPr>
        <w:pStyle w:val="FirstParagraph"/>
      </w:pPr>
      <w:ins w:id="16635" w:author="PR Preview" w:date="2026-01-01T00:00:00Z">
        <w:r>
          <w:rPr>
            <w:i/>
            <w:iCs/>
          </w:rPr>
          <w:t xml:space="preserve">Remark 46</w:t>
        </w:r>
      </w:ins>
      <w:ins w:id="16636" w:author="PR Preview" w:date="2026-01-01T00:00:00Z">
        <w:r>
          <w:t xml:space="preserve"> (An example is not a proof). </w:t>
        </w:r>
      </w:ins>
      <w:hyperlink w:anchor="exm-det-product">
        <w:ins w:id="16637" w:author="PR Preview" w:date="2026-01-01T00:00:00Z">
          <w:r>
            <w:rPr>
              <w:rStyle w:val="Hyperlink"/>
            </w:rPr>
            <w:t xml:space="preserve">Example 153</w:t>
          </w:r>
        </w:ins>
      </w:hyperlink>
      <w:ins w:id="16638" w:author="PR Preview" w:date="2026-01-01T00:00:00Z">
        <w:r>
          <w:t xml:space="preserve"> </w:t>
        </w:r>
      </w:ins>
      <w:ins w:id="16639" w:author="PR Preview" w:date="2026-01-01T00:00:00Z">
        <w:r>
          <w:t xml:space="preserve">checks</w:t>
        </w:r>
      </w:ins>
      <w:ins w:id="16640" w:author="PR Preview" w:date="2026-01-01T00:00:00Z">
        <w:r>
          <w:t xml:space="preserve"> </w:t>
        </w:r>
      </w:ins>
      <w:hyperlink w:anchor="thm-det-product">
        <w:ins w:id="16641" w:author="PR Preview" w:date="2026-01-01T00:00:00Z">
          <w:r>
            <w:rPr>
              <w:rStyle w:val="Hyperlink"/>
            </w:rPr>
            <w:t xml:space="preserve">Theorem 80</w:t>
          </w:r>
        </w:ins>
      </w:hyperlink>
      <w:ins w:id="16642" w:author="PR Preview" w:date="2026-01-01T00:00:00Z">
        <w:r>
          <w:t xml:space="preserve"> </w:t>
        </w:r>
      </w:ins>
      <w:ins w:id="16643" w:author="PR Preview" w:date="2026-01-01T00:00:00Z">
        <w:r>
          <w:t xml:space="preserve">for one pair of</w:t>
        </w:r>
      </w:ins>
      <w:ins w:id="16644" w:author="PR Preview" w:date="2026-01-01T00:00:00Z">
        <w:r>
          <w:t xml:space="preserve"> </w:t>
        </w:r>
      </w:ins>
      <m:oMath>
        <m:r>
          <m:t>2</m:t>
        </m:r>
        <m:r>
          <m:rPr>
            <m:sty m:val="p"/>
          </m:rPr>
          <m:t>×</m:t>
        </m:r>
        <m:r>
          <m:t>2</m:t>
        </m:r>
      </m:oMath>
      <w:ins w:id="16645" w:author="PR Preview" w:date="2026-01-01T00:00:00Z">
        <w:r>
          <w:t xml:space="preserve"> </w:t>
        </w:r>
      </w:ins>
      <w:ins w:id="16646" w:author="PR Preview" w:date="2026-01-01T00:00:00Z">
        <w:r>
          <w:t xml:space="preserve">matrices,</w:t>
        </w:r>
      </w:ins>
      <w:ins w:id="16647" w:author="PR Preview" w:date="2026-01-01T00:00:00Z">
        <w:r>
          <w:t xml:space="preserve"> </w:t>
        </w:r>
      </w:ins>
      <w:ins w:id="16648" w:author="PR Preview" w:date="2026-01-01T00:00:00Z">
        <w:r>
          <w:t xml:space="preserve">which shows the theorem holds there</w:t>
        </w:r>
      </w:ins>
      <w:ins w:id="16649" w:author="PR Preview" w:date="2026-01-01T00:00:00Z">
        <w:r>
          <w:t xml:space="preserve"> </w:t>
        </w:r>
      </w:ins>
      <w:ins w:id="16650" w:author="PR Preview" w:date="2026-01-01T00:00:00Z">
        <w:r>
          <w:t xml:space="preserve">but does not prove it for every pair.</w:t>
        </w:r>
      </w:ins>
      <w:ins w:id="16651" w:author="PR Preview" w:date="2026-01-01T00:00:00Z">
        <w:r>
          <w:t xml:space="preserve"> </w:t>
        </w:r>
      </w:ins>
      <w:ins w:id="16652" w:author="PR Preview" w:date="2026-01-01T00:00:00Z">
        <w:r>
          <w:t xml:space="preserve">The proof needs properties of the determinant</w:t>
        </w:r>
      </w:ins>
      <w:ins w:id="16653" w:author="PR Preview" w:date="2026-01-01T00:00:00Z">
        <w:r>
          <w:t xml:space="preserve"> </w:t>
        </w:r>
      </w:ins>
      <w:ins w:id="16654" w:author="PR Preview" w:date="2026-01-01T00:00:00Z">
        <w:r>
          <w:t xml:space="preserve">that these notes don’t develop;</w:t>
        </w:r>
      </w:ins>
      <w:ins w:id="16655" w:author="PR Preview" w:date="2026-01-01T00:00:00Z">
        <w:r>
          <w:t xml:space="preserve"> </w:t>
        </w:r>
      </w:ins>
      <w:ins w:id="16656" w:author="PR Preview" w:date="2026-01-01T00:00:00Z">
        <w:r>
          <w:t xml:space="preserve">see</w:t>
        </w:r>
      </w:ins>
      <w:ins w:id="16657" w:author="PR Preview" w:date="2026-01-01T00:00:00Z">
        <w:r>
          <w:t xml:space="preserve"> </w:t>
        </w:r>
      </w:ins>
      <w:ins w:id="16658" w:author="PR Preview" w:date="2026-01-01T00:00:00Z">
        <w:r>
          <w:t xml:space="preserve">Banerjee and Roy (2014)</w:t>
        </w:r>
      </w:ins>
      <w:ins w:id="16659" w:author="PR Preview" w:date="2026-01-01T00:00:00Z">
        <w:r>
          <w:t xml:space="preserve">.</w:t>
        </w:r>
      </w:ins>
    </w:p>
    <w:bookmarkEnd w:id="502"/>
    <w:p>
      <w:pPr>
        <w:pStyle w:val="BodyText"/>
      </w:pPr>
      <w:r>
        <w:t xml:space="preserve">See also</w:t>
      </w:r>
      <w:r>
        <w:t xml:space="preserve"> </w:t>
      </w:r>
      <w:hyperlink r:id="rId494">
        <w:r>
          <w:rPr>
            <w:rStyle w:val="Hyperlink"/>
          </w:rPr>
          <w:t xml:space="preserve">https://en.wikipedia.org/wiki/Determinant</w:t>
        </w:r>
      </w:hyperlink>
      <w:r>
        <w:t xml:space="preserve">.</w:t>
      </w:r>
    </w:p>
    <w:bookmarkStart w:id="503" w:name="thm-det-eigenvalues"/>
    <w:p>
      <w:pPr>
        <w:pStyle w:val="BodyText"/>
      </w:pPr>
      <w:del w:id="16660" w:author="PR Preview" w:date="2026-01-01T00:00:00Z">
        <w:r>
          <w:rPr>
            <w:b/>
            <w:bCs/>
          </w:rPr>
          <w:delText xml:space="preserve">Theorem 80 (The determinant of a symmetric matrix is the product of its eigenvalues)</w:delText>
        </w:r>
      </w:del>
      <w:del w:id="16661" w:author="PR Preview" w:date="2026-01-01T00:00:00Z">
        <w:r>
          <w:delText xml:space="preserve"> </w:delText>
        </w:r>
      </w:del>
      <w:del w:id="16662" w:author="PR Preview" w:date="2026-01-01T00:00:00Z">
        <w:r>
          <w:delText xml:space="preserve">Let</w:delText>
        </w:r>
      </w:del>
      <w:del w:id="16663" w:author="PR Preview" w:date="2026-01-01T00:00:00Z">
        <w:r>
          <w:delText xml:space="preserve"> </w:delText>
        </w:r>
      </w:del>
      <m:oMath>
        <m:r>
          <m:rPr>
            <m:sty m:val="bi"/>
          </m:rPr>
          <m:t>A</m:t>
        </m:r>
      </m:oMath>
      <w:del w:id="16664" w:author="PR Preview" w:date="2026-01-01T00:00:00Z">
        <w:r>
          <w:delText xml:space="preserve"> </w:delText>
        </w:r>
      </w:del>
      <w:del w:id="16665" w:author="PR Preview" w:date="2026-01-01T00:00:00Z">
        <w:r>
          <w:delText xml:space="preserve">be a</w:delText>
        </w:r>
      </w:del>
      <w:del w:id="16666" w:author="PR Preview" w:date="2026-01-01T00:00:00Z">
        <w:r>
          <w:delText xml:space="preserve"> </w:delText>
        </w:r>
      </w:del>
      <m:oMath>
        <m:r>
          <m:t>p</m:t>
        </m:r>
        <m:r>
          <m:rPr>
            <m:sty m:val="p"/>
          </m:rPr>
          <m:t>×</m:t>
        </m:r>
        <m:r>
          <m:t>p</m:t>
        </m:r>
      </m:oMath>
      <w:del w:id="16667" w:author="PR Preview" w:date="2026-01-01T00:00:00Z">
        <w:r>
          <w:delText xml:space="preserve"> </w:delText>
        </w:r>
      </w:del>
      <w:del w:id="16668" w:author="PR Preview" w:date="2026-01-01T00:00:00Z">
        <w:r>
          <w:delText xml:space="preserve">symmetric matrix with real entries,</w:delText>
        </w:r>
      </w:del>
      <w:del w:id="16669" w:author="PR Preview" w:date="2026-01-01T00:00:00Z">
        <w:r>
          <w:delText xml:space="preserve"> </w:delText>
        </w:r>
      </w:del>
      <w:del w:id="16670" w:author="PR Preview" w:date="2026-01-01T00:00:00Z">
        <w:r>
          <w:delText xml:space="preserve">with eigendecomposition</w:delText>
        </w:r>
      </w:del>
      <w:del w:id="16671"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6672" w:author="PR Preview" w:date="2026-01-01T00:00:00Z">
        <w:r>
          <w:delText xml:space="preserve"> </w:delText>
        </w:r>
      </w:del>
      <w:del w:id="16673" w:author="PR Preview" w:date="2026-01-01T00:00:00Z">
        <w:r>
          <w:delText xml:space="preserve">(</w:delText>
        </w:r>
      </w:del>
      <w:hyperlink w:anchor="def-eigendecomposition">
        <w:del w:id="16674" w:author="PR Preview" w:date="2026-01-01T00:00:00Z">
          <w:r>
            <w:rPr>
              <w:rStyle w:val="Hyperlink"/>
            </w:rPr>
            <w:delText xml:space="preserve">Definition 83</w:delText>
          </w:r>
        </w:del>
      </w:hyperlink>
      <w:del w:id="16675" w:author="PR Preview" w:date="2026-01-01T00:00:00Z">
        <w:r>
          <w:delText xml:space="preserve">)</w:delText>
        </w:r>
      </w:del>
      <w:del w:id="16676" w:author="PR Preview" w:date="2026-01-01T00:00:00Z">
        <w:r>
          <w:delText xml:space="preserve"> </w:delText>
        </w:r>
      </w:del>
      <w:del w:id="16677" w:author="PR Preview" w:date="2026-01-01T00:00:00Z">
        <w:r>
          <w:delText xml:space="preserve">and eigenvalues</w:delText>
        </w:r>
      </w:del>
      <w:del w:id="16678"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6679" w:author="PR Preview" w:date="2026-01-01T00:00:00Z">
        <w:r>
          <w:delText xml:space="preserve"> </w:delText>
        </w:r>
      </w:del>
      <w:del w:id="16680" w:author="PR Preview" w:date="2026-01-01T00:00:00Z">
        <w:r>
          <w:delText xml:space="preserve">on the diagonal of</w:delText>
        </w:r>
      </w:del>
      <w:del w:id="16681" w:author="PR Preview" w:date="2026-01-01T00:00:00Z">
        <w:r>
          <w:delText xml:space="preserve"> </w:delText>
        </w:r>
      </w:del>
      <m:oMath>
        <m:r>
          <m:rPr>
            <m:sty m:val="b"/>
          </m:rPr>
          <m:t>Λ</m:t>
        </m:r>
      </m:oMath>
      <w:del w:id="16682" w:author="PR Preview" w:date="2026-01-01T00:00:00Z">
        <w:r>
          <w:delText xml:space="preserve">.</w:delText>
        </w:r>
      </w:del>
      <w:del w:id="16683" w:author="PR Preview" w:date="2026-01-01T00:00:00Z">
        <w:r>
          <w:delText xml:space="preserve"> </w:delText>
        </w:r>
      </w:del>
      <w:del w:id="16684" w:author="PR Preview" w:date="2026-01-01T00:00:00Z">
        <w:r>
          <w:delText xml:space="preserve">Then</w:delText>
        </w:r>
      </w:del>
    </w:p>
    <w:p>
      <w:pPr>
        <w:pStyle w:val="BodyText"/>
      </w:pPr>
      <w:ins w:id="16685" w:author="PR Preview" w:date="2026-01-01T00:00:00Z">
        <w:r>
          <w:rPr>
            <w:b/>
            <w:bCs/>
          </w:rPr>
          <w:t xml:space="preserve">Theorem 81 (The determinant of a symmetric matrix is the product of its eigenvalues)</w:t>
        </w:r>
      </w:ins>
      <w:ins w:id="16686" w:author="PR Preview" w:date="2026-01-01T00:00:00Z">
        <w:r>
          <w:t xml:space="preserve"> </w:t>
        </w:r>
      </w:ins>
      <w:ins w:id="16687" w:author="PR Preview" w:date="2026-01-01T00:00:00Z">
        <w:r>
          <w:t xml:space="preserve">Let</w:t>
        </w:r>
      </w:ins>
      <w:ins w:id="16688" w:author="PR Preview" w:date="2026-01-01T00:00:00Z">
        <w:r>
          <w:t xml:space="preserve"> </w:t>
        </w:r>
      </w:ins>
      <m:oMath>
        <m:r>
          <m:rPr>
            <m:sty m:val="bi"/>
          </m:rPr>
          <m:t>A</m:t>
        </m:r>
      </m:oMath>
      <w:ins w:id="16689" w:author="PR Preview" w:date="2026-01-01T00:00:00Z">
        <w:r>
          <w:t xml:space="preserve"> </w:t>
        </w:r>
      </w:ins>
      <w:ins w:id="16690" w:author="PR Preview" w:date="2026-01-01T00:00:00Z">
        <w:r>
          <w:t xml:space="preserve">be a</w:t>
        </w:r>
      </w:ins>
      <w:ins w:id="16691" w:author="PR Preview" w:date="2026-01-01T00:00:00Z">
        <w:r>
          <w:t xml:space="preserve"> </w:t>
        </w:r>
      </w:ins>
      <m:oMath>
        <m:r>
          <m:t>p</m:t>
        </m:r>
        <m:r>
          <m:rPr>
            <m:sty m:val="p"/>
          </m:rPr>
          <m:t>×</m:t>
        </m:r>
        <m:r>
          <m:t>p</m:t>
        </m:r>
      </m:oMath>
      <w:ins w:id="16692" w:author="PR Preview" w:date="2026-01-01T00:00:00Z">
        <w:r>
          <w:t xml:space="preserve"> </w:t>
        </w:r>
      </w:ins>
      <w:ins w:id="16693" w:author="PR Preview" w:date="2026-01-01T00:00:00Z">
        <w:r>
          <w:t xml:space="preserve">symmetric matrix with real entries,</w:t>
        </w:r>
      </w:ins>
      <w:ins w:id="16694" w:author="PR Preview" w:date="2026-01-01T00:00:00Z">
        <w:r>
          <w:t xml:space="preserve"> </w:t>
        </w:r>
      </w:ins>
      <w:ins w:id="16695" w:author="PR Preview" w:date="2026-01-01T00:00:00Z">
        <w:r>
          <w:t xml:space="preserve">with eigendecomposition</w:t>
        </w:r>
      </w:ins>
      <w:ins w:id="16696"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6697" w:author="PR Preview" w:date="2026-01-01T00:00:00Z">
        <w:r>
          <w:t xml:space="preserve"> </w:t>
        </w:r>
      </w:ins>
      <w:ins w:id="16698" w:author="PR Preview" w:date="2026-01-01T00:00:00Z">
        <w:r>
          <w:t xml:space="preserve">(</w:t>
        </w:r>
      </w:ins>
      <w:hyperlink w:anchor="def-eigendecomposition">
        <w:ins w:id="16699" w:author="PR Preview" w:date="2026-01-01T00:00:00Z">
          <w:r>
            <w:rPr>
              <w:rStyle w:val="Hyperlink"/>
            </w:rPr>
            <w:t xml:space="preserve">Definition 88</w:t>
          </w:r>
        </w:ins>
      </w:hyperlink>
      <w:ins w:id="16700" w:author="PR Preview" w:date="2026-01-01T00:00:00Z">
        <w:r>
          <w:t xml:space="preserve">)</w:t>
        </w:r>
      </w:ins>
      <w:ins w:id="16701" w:author="PR Preview" w:date="2026-01-01T00:00:00Z">
        <w:r>
          <w:t xml:space="preserve"> </w:t>
        </w:r>
      </w:ins>
      <w:ins w:id="16702" w:author="PR Preview" w:date="2026-01-01T00:00:00Z">
        <w:r>
          <w:t xml:space="preserve">and eigenvalues</w:t>
        </w:r>
      </w:ins>
      <w:ins w:id="16703"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6704" w:author="PR Preview" w:date="2026-01-01T00:00:00Z">
        <w:r>
          <w:t xml:space="preserve"> </w:t>
        </w:r>
      </w:ins>
      <w:ins w:id="16705" w:author="PR Preview" w:date="2026-01-01T00:00:00Z">
        <w:r>
          <w:t xml:space="preserve">on the diagonal of</w:t>
        </w:r>
      </w:ins>
      <w:ins w:id="16706" w:author="PR Preview" w:date="2026-01-01T00:00:00Z">
        <w:r>
          <w:t xml:space="preserve"> </w:t>
        </w:r>
      </w:ins>
      <m:oMath>
        <m:r>
          <m:rPr>
            <m:sty m:val="b"/>
          </m:rPr>
          <m:t>Λ</m:t>
        </m:r>
      </m:oMath>
      <w:ins w:id="16707" w:author="PR Preview" w:date="2026-01-01T00:00:00Z">
        <w:r>
          <w:t xml:space="preserve">.</w:t>
        </w:r>
      </w:ins>
      <w:ins w:id="16708" w:author="PR Preview" w:date="2026-01-01T00:00:00Z">
        <w:r>
          <w:t xml:space="preserve"> </w:t>
        </w:r>
      </w:ins>
      <w:ins w:id="16709"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0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16710" w:author="PR Preview" w:date="2026-01-01T00:00:00Z">
        <w:r>
          <w:delText xml:space="preserve">The product steps are</w:delText>
        </w:r>
      </w:del>
      <w:del w:id="16711" w:author="PR Preview" w:date="2026-01-01T00:00:00Z">
        <w:r>
          <w:delText xml:space="preserve"> </w:delText>
        </w:r>
      </w:del>
      <w:hyperlink w:anchor="thm-det-product">
        <w:del w:id="16712" w:author="PR Preview" w:date="2026-01-01T00:00:00Z">
          <w:r>
            <w:rPr>
              <w:rStyle w:val="Hyperlink"/>
            </w:rPr>
            <w:delText xml:space="preserve">Theorem 79</w:delText>
          </w:r>
        </w:del>
      </w:hyperlink>
      <w:del w:id="16713" w:author="PR Preview" w:date="2026-01-01T00:00:00Z">
        <w:r>
          <w:delText xml:space="preserve">,</w:delText>
        </w:r>
      </w:del>
      <w:del w:id="16714" w:author="PR Preview" w:date="2026-01-01T00:00:00Z">
        <w:r>
          <w:delText xml:space="preserve"> </w:delText>
        </w:r>
      </w:del>
      <w:del w:id="16715" w:author="PR Preview" w:date="2026-01-01T00:00:00Z">
        <w:r>
          <w:delText xml:space="preserve">the orthogonality step is</w:delText>
        </w:r>
      </w:del>
      <w:del w:id="16716" w:author="PR Preview" w:date="2026-01-01T00:00:00Z">
        <w:r>
          <w:delText xml:space="preserve"> </w:delText>
        </w:r>
      </w:del>
      <w:hyperlink w:anchor="def-orthogonal-matrix">
        <w:del w:id="16717" w:author="PR Preview" w:date="2026-01-01T00:00:00Z">
          <w:r>
            <w:rPr>
              <w:rStyle w:val="Hyperlink"/>
            </w:rPr>
            <w:delText xml:space="preserve">Definition 76</w:delText>
          </w:r>
        </w:del>
      </w:hyperlink>
      <w:del w:id="16718" w:author="PR Preview" w:date="2026-01-01T00:00:00Z">
        <w:r>
          <w:delText xml:space="preserve">,</w:delText>
        </w:r>
      </w:del>
      <w:del w:id="16719" w:author="PR Preview" w:date="2026-01-01T00:00:00Z">
        <w:r>
          <w:delText xml:space="preserve"> </w:delText>
        </w:r>
      </w:del>
      <w:del w:id="16720" w:author="PR Preview" w:date="2026-01-01T00:00:00Z">
        <w:r>
          <w:delText xml:space="preserve">and the identity and diagonal steps are</w:delText>
        </w:r>
      </w:del>
      <w:del w:id="16721" w:author="PR Preview" w:date="2026-01-01T00:00:00Z">
        <w:r>
          <w:delText xml:space="preserve"> </w:delText>
        </w:r>
      </w:del>
      <w:hyperlink w:anchor="thm-det-diagonal">
        <w:del w:id="16722" w:author="PR Preview" w:date="2026-01-01T00:00:00Z">
          <w:r>
            <w:rPr>
              <w:rStyle w:val="Hyperlink"/>
            </w:rPr>
            <w:delText xml:space="preserve">Theorem 78</w:delText>
          </w:r>
        </w:del>
      </w:hyperlink>
      <w:del w:id="16723" w:author="PR Preview" w:date="2026-01-01T00:00:00Z">
        <w:r>
          <w:delText xml:space="preserve"> </w:delText>
        </w:r>
      </w:del>
      <w:del w:id="16724" w:author="PR Preview" w:date="2026-01-01T00:00:00Z">
        <w:r>
          <w:delText xml:space="preserve">and</w:delText>
        </w:r>
      </w:del>
      <w:del w:id="16725" w:author="PR Preview" w:date="2026-01-01T00:00:00Z">
        <w:r>
          <w:delText xml:space="preserve"> </w:delText>
        </w:r>
      </w:del>
      <w:hyperlink w:anchor="exm-det-diagonal">
        <w:del w:id="16726" w:author="PR Preview" w:date="2026-01-01T00:00:00Z">
          <w:r>
            <w:rPr>
              <w:rStyle w:val="Hyperlink"/>
            </w:rPr>
            <w:delText xml:space="preserve">Example 149</w:delText>
          </w:r>
        </w:del>
      </w:hyperlink>
      <w:del w:id="16727" w:author="PR Preview" w:date="2026-01-01T00:00:00Z">
        <w:r>
          <w:delText xml:space="preserve">.</w:delText>
        </w:r>
      </w:del>
    </w:p>
    <w:p>
      <w:pPr>
        <w:pStyle w:val="BodyText"/>
      </w:pPr>
      <w:del w:id="16728" w:author="PR Preview" w:date="2026-01-01T00:00:00Z">
        <w:r>
          <w:rPr>
            <w:b/>
            <w:bCs/>
          </w:rPr>
          <w:delText xml:space="preserve">Corollary 7 (A positive definite matrix has a positive determinant)</w:delText>
        </w:r>
      </w:del>
      <w:del w:id="16729" w:author="PR Preview" w:date="2026-01-01T00:00:00Z">
        <w:r>
          <w:delText xml:space="preserve"> </w:delText>
        </w:r>
      </w:del>
      <w:del w:id="16730" w:author="PR Preview" w:date="2026-01-01T00:00:00Z">
        <w:r>
          <w:delText xml:space="preserve">If</w:delText>
        </w:r>
      </w:del>
      <w:del w:id="16731" w:author="PR Preview" w:date="2026-01-01T00:00:00Z">
        <w:r>
          <w:delText xml:space="preserve"> </w:delText>
        </w:r>
      </w:del>
      <m:oMath>
        <m:r>
          <m:rPr>
            <m:sty m:val="bi"/>
          </m:rPr>
          <m:t>A</m:t>
        </m:r>
      </m:oMath>
      <w:del w:id="16732" w:author="PR Preview" w:date="2026-01-01T00:00:00Z">
        <w:r>
          <w:delText xml:space="preserve"> </w:delText>
        </w:r>
      </w:del>
      <w:del w:id="16733" w:author="PR Preview" w:date="2026-01-01T00:00:00Z">
        <w:r>
          <w:delText xml:space="preserve">is positive definite (</w:delText>
        </w:r>
      </w:del>
      <w:hyperlink w:anchor="def-positive-definite">
        <w:del w:id="16734" w:author="PR Preview" w:date="2026-01-01T00:00:00Z">
          <w:r>
            <w:rPr>
              <w:rStyle w:val="Hyperlink"/>
            </w:rPr>
            <w:delText xml:space="preserve">Definition 86</w:delText>
          </w:r>
        </w:del>
      </w:hyperlink>
      <w:del w:id="16735" w:author="PR Preview" w:date="2026-01-01T00:00:00Z">
        <w:r>
          <w:delText xml:space="preserve">),</w:delText>
        </w:r>
      </w:del>
      <w:del w:id="16736" w:author="PR Preview" w:date="2026-01-01T00:00:00Z">
        <w:r>
          <w:delText xml:space="preserve"> </w:delText>
        </w:r>
      </w:del>
      <w:del w:id="16737" w:author="PR Preview" w:date="2026-01-01T00:00:00Z">
        <w:r>
          <w:delText xml:space="preserve">then</w:delText>
        </w:r>
      </w:del>
      <w:del w:id="16738" w:author="PR Preview" w:date="2026-01-01T00:00:00Z">
        <w:r>
          <w:delText xml:space="preserve"> </w:delText>
        </w:r>
      </w:del>
      <m:oMath>
        <m:r>
          <m:rPr>
            <m:sty m:val="p"/>
          </m:rPr>
          <m:t>det</m:t>
        </m:r>
        <m:r>
          <m:rPr>
            <m:sty m:val="p"/>
          </m:rPr>
          <m:t>(</m:t>
        </m:r>
        <m:r>
          <m:rPr>
            <m:sty m:val="bi"/>
          </m:rPr>
          <m:t>A</m:t>
        </m:r>
        <m:r>
          <m:rPr>
            <m:sty m:val="p"/>
          </m:rPr>
          <m:t>)</m:t>
        </m:r>
        <m:r>
          <m:rPr>
            <m:sty m:val="p"/>
          </m:rPr>
          <m:t>&gt;</m:t>
        </m:r>
        <m:r>
          <m:t>0</m:t>
        </m:r>
      </m:oMath>
      <w:del w:id="16739" w:author="PR Preview" w:date="2026-01-01T00:00:00Z">
        <w:r>
          <w:delText xml:space="preserve">.</w:delText>
        </w:r>
      </w:del>
    </w:p>
    <w:p>
      <w:pPr>
        <w:pStyle w:val="BodyText"/>
      </w:pPr>
      <w:del w:id="16740" w:author="PR Preview" w:date="2026-01-01T00:00:00Z">
        <w:r>
          <w:rPr>
            <w:i/>
            <w:iCs/>
          </w:rPr>
          <w:delText xml:space="preserve">Proof</w:delText>
        </w:r>
      </w:del>
      <w:del w:id="16741" w:author="PR Preview" w:date="2026-01-01T00:00:00Z">
        <w:r>
          <w:delText xml:space="preserve">. </w:delText>
        </w:r>
      </w:del>
      <w:del w:id="16742" w:author="PR Preview" w:date="2026-01-01T00:00:00Z">
        <w:r>
          <w:delText xml:space="preserve">By</w:delText>
        </w:r>
      </w:del>
      <w:del w:id="16743" w:author="PR Preview" w:date="2026-01-01T00:00:00Z">
        <w:r>
          <w:delText xml:space="preserve"> </w:delText>
        </w:r>
      </w:del>
      <w:hyperlink w:anchor="thm-definite-eigenvalues">
        <w:del w:id="16744" w:author="PR Preview" w:date="2026-01-01T00:00:00Z">
          <w:r>
            <w:rPr>
              <w:rStyle w:val="Hyperlink"/>
            </w:rPr>
            <w:delText xml:space="preserve">Theorem 75</w:delText>
          </w:r>
        </w:del>
      </w:hyperlink>
      <w:del w:id="16745" w:author="PR Preview" w:date="2026-01-01T00:00:00Z">
        <w:r>
          <w:delText xml:space="preserve">, every eigenvalue of</w:delText>
        </w:r>
      </w:del>
      <w:del w:id="16746" w:author="PR Preview" w:date="2026-01-01T00:00:00Z">
        <w:r>
          <w:delText xml:space="preserve"> </w:delText>
        </w:r>
      </w:del>
      <m:oMath>
        <m:r>
          <m:rPr>
            <m:sty m:val="bi"/>
          </m:rPr>
          <m:t>A</m:t>
        </m:r>
      </m:oMath>
      <w:del w:id="16747" w:author="PR Preview" w:date="2026-01-01T00:00:00Z">
        <w:r>
          <w:delText xml:space="preserve"> </w:delText>
        </w:r>
      </w:del>
      <w:del w:id="16748" w:author="PR Preview" w:date="2026-01-01T00:00:00Z">
        <w:r>
          <w:delText xml:space="preserve">is positive,</w:delText>
        </w:r>
      </w:del>
      <w:del w:id="16749" w:author="PR Preview" w:date="2026-01-01T00:00:00Z">
        <w:r>
          <w:delText xml:space="preserve"> </w:delText>
        </w:r>
      </w:del>
      <w:del w:id="16750" w:author="PR Preview" w:date="2026-01-01T00:00:00Z">
        <w:r>
          <w:delText xml:space="preserve">so their product, which is</w:delText>
        </w:r>
      </w:del>
      <w:del w:id="16751" w:author="PR Preview" w:date="2026-01-01T00:00:00Z">
        <w:r>
          <w:delText xml:space="preserve"> </w:delText>
        </w:r>
      </w:del>
      <m:oMath>
        <m:r>
          <m:rPr>
            <m:sty m:val="p"/>
          </m:rPr>
          <m:t>det</m:t>
        </m:r>
        <m:r>
          <m:rPr>
            <m:sty m:val="p"/>
          </m:rPr>
          <m:t>(</m:t>
        </m:r>
        <m:r>
          <m:rPr>
            <m:sty m:val="bi"/>
          </m:rPr>
          <m:t>A</m:t>
        </m:r>
        <m:r>
          <m:rPr>
            <m:sty m:val="p"/>
          </m:rPr>
          <m:t>)</m:t>
        </m:r>
      </m:oMath>
      <w:del w:id="16752" w:author="PR Preview" w:date="2026-01-01T00:00:00Z">
        <w:r>
          <w:delText xml:space="preserve"> </w:delText>
        </w:r>
      </w:del>
      <w:del w:id="16753" w:author="PR Preview" w:date="2026-01-01T00:00:00Z">
        <w:r>
          <w:delText xml:space="preserve">by</w:delText>
        </w:r>
      </w:del>
      <w:del w:id="16754" w:author="PR Preview" w:date="2026-01-01T00:00:00Z">
        <w:r>
          <w:delText xml:space="preserve"> </w:delText>
        </w:r>
      </w:del>
      <w:hyperlink w:anchor="thm-det-eigenvalues">
        <w:del w:id="16755" w:author="PR Preview" w:date="2026-01-01T00:00:00Z">
          <w:r>
            <w:rPr>
              <w:rStyle w:val="Hyperlink"/>
            </w:rPr>
            <w:delText xml:space="preserve">Theorem 80</w:delText>
          </w:r>
        </w:del>
      </w:hyperlink>
      <w:del w:id="16756" w:author="PR Preview" w:date="2026-01-01T00:00:00Z">
        <w:r>
          <w:delText xml:space="preserve">,</w:delText>
        </w:r>
      </w:del>
      <w:del w:id="16757" w:author="PR Preview" w:date="2026-01-01T00:00:00Z">
        <w:r>
          <w:delText xml:space="preserve"> </w:delText>
        </w:r>
      </w:del>
      <w:del w:id="16758" w:author="PR Preview" w:date="2026-01-01T00:00:00Z">
        <w:r>
          <w:delText xml:space="preserve">is positive.</w:delText>
        </w:r>
      </w:del>
    </w:p>
    <w:p>
      <w:pPr>
        <w:pStyle w:val="BodyText"/>
      </w:pPr>
      <w:del w:id="16759" w:author="PR Preview" w:date="2026-01-01T00:00:00Z">
        <w:r>
          <w:rPr>
            <w:b/>
            <w:bCs/>
          </w:rPr>
          <w:delText xml:space="preserve">Example 151 (Two ways to the same determinant)</w:delText>
        </w:r>
      </w:del>
      <w:del w:id="1676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6761" w:author="PR Preview" w:date="2026-01-01T00:00:00Z">
        <w:r>
          <w:delText xml:space="preserve"> </w:delText>
        </w:r>
      </w:del>
      <w:del w:id="16762" w:author="PR Preview" w:date="2026-01-01T00:00:00Z">
        <w:r>
          <w:delText xml:space="preserve">has eigenvalues</w:delText>
        </w:r>
      </w:del>
      <w:del w:id="16763" w:author="PR Preview" w:date="2026-01-01T00:00:00Z">
        <w:r>
          <w:delText xml:space="preserve"> </w:delText>
        </w:r>
      </w:del>
      <m:oMath>
        <m:r>
          <m:t>3</m:t>
        </m:r>
      </m:oMath>
      <w:del w:id="16764" w:author="PR Preview" w:date="2026-01-01T00:00:00Z">
        <w:r>
          <w:delText xml:space="preserve"> </w:delText>
        </w:r>
      </w:del>
      <w:del w:id="16765" w:author="PR Preview" w:date="2026-01-01T00:00:00Z">
        <w:r>
          <w:delText xml:space="preserve">and</w:delText>
        </w:r>
      </w:del>
      <w:del w:id="16766" w:author="PR Preview" w:date="2026-01-01T00:00:00Z">
        <w:r>
          <w:delText xml:space="preserve"> </w:delText>
        </w:r>
      </w:del>
      <m:oMath>
        <m:r>
          <m:t>1</m:t>
        </m:r>
      </m:oMath>
      <w:del w:id="16767" w:author="PR Preview" w:date="2026-01-01T00:00:00Z">
        <w:r>
          <w:delText xml:space="preserve"> </w:delText>
        </w:r>
      </w:del>
      <w:del w:id="16768" w:author="PR Preview" w:date="2026-01-01T00:00:00Z">
        <w:r>
          <w:delText xml:space="preserve">(</w:delText>
        </w:r>
      </w:del>
      <w:hyperlink w:anchor="exm-eigenvalue">
        <w:del w:id="16769" w:author="PR Preview" w:date="2026-01-01T00:00:00Z">
          <w:r>
            <w:rPr>
              <w:rStyle w:val="Hyperlink"/>
            </w:rPr>
            <w:delText xml:space="preserve">Example 137</w:delText>
          </w:r>
        </w:del>
      </w:hyperlink>
      <w:del w:id="16770" w:author="PR Preview" w:date="2026-01-01T00:00:00Z">
        <w:r>
          <w:delText xml:space="preserve">),</w:delText>
        </w:r>
      </w:del>
      <w:del w:id="16771" w:author="PR Preview" w:date="2026-01-01T00:00:00Z">
        <w:r>
          <w:delText xml:space="preserve"> </w:delText>
        </w:r>
      </w:del>
      <w:del w:id="16772" w:author="PR Preview" w:date="2026-01-01T00:00:00Z">
        <w:r>
          <w:delText xml:space="preserve">so</w:delText>
        </w:r>
      </w:del>
      <w:del w:id="16773" w:author="PR Preview" w:date="2026-01-01T00:00:00Z">
        <w:r>
          <w:delText xml:space="preserve"> </w:delText>
        </w:r>
      </w:del>
      <w:hyperlink w:anchor="thm-det-eigenvalues">
        <w:del w:id="16774" w:author="PR Preview" w:date="2026-01-01T00:00:00Z">
          <w:r>
            <w:rPr>
              <w:rStyle w:val="Hyperlink"/>
            </w:rPr>
            <w:delText xml:space="preserve">Theorem 80</w:delText>
          </w:r>
        </w:del>
      </w:hyperlink>
      <w:del w:id="16775" w:author="PR Preview" w:date="2026-01-01T00:00:00Z">
        <w:r>
          <w:delText xml:space="preserve"> </w:delText>
        </w:r>
      </w:del>
      <w:del w:id="16776" w:author="PR Preview" w:date="2026-01-01T00:00:00Z">
        <w:r>
          <w:delText xml:space="preserve">gives</w:delText>
        </w:r>
      </w:del>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del w:id="16777" w:author="PR Preview" w:date="2026-01-01T00:00:00Z">
        <w:r>
          <w:delText xml:space="preserve">matching</w:delText>
        </w:r>
      </w:del>
      <w:del w:id="16778"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16779" w:author="PR Preview" w:date="2026-01-01T00:00:00Z">
        <w:r>
          <w:delText xml:space="preserve"> </w:delText>
        </w:r>
      </w:del>
      <w:del w:id="16780" w:author="PR Preview" w:date="2026-01-01T00:00:00Z">
        <w:r>
          <w:delText xml:space="preserve">from</w:delText>
        </w:r>
      </w:del>
      <w:del w:id="16781" w:author="PR Preview" w:date="2026-01-01T00:00:00Z">
        <w:r>
          <w:delText xml:space="preserve"> </w:delText>
        </w:r>
      </w:del>
      <w:hyperlink w:anchor="exm-determinant">
        <w:del w:id="16782" w:author="PR Preview" w:date="2026-01-01T00:00:00Z">
          <w:r>
            <w:rPr>
              <w:rStyle w:val="Hyperlink"/>
            </w:rPr>
            <w:delText xml:space="preserve">Example 148</w:delText>
          </w:r>
        </w:del>
      </w:hyperlink>
      <w:del w:id="16783" w:author="PR Preview" w:date="2026-01-01T00:00:00Z">
        <w:r>
          <w:delText xml:space="preserve">.</w:delText>
        </w:r>
      </w:del>
    </w:p>
    <w:p>
      <w:pPr>
        <w:pStyle w:val="FirstParagraph"/>
      </w:pPr>
      <w:ins w:id="16784" w:author="PR Preview" w:date="2026-01-01T00:00:00Z">
        <w:r>
          <w:t xml:space="preserve">The product steps are</w:t>
        </w:r>
      </w:ins>
      <w:ins w:id="16785" w:author="PR Preview" w:date="2026-01-01T00:00:00Z">
        <w:r>
          <w:t xml:space="preserve"> </w:t>
        </w:r>
      </w:ins>
      <w:hyperlink w:anchor="thm-det-product">
        <w:ins w:id="16786" w:author="PR Preview" w:date="2026-01-01T00:00:00Z">
          <w:r>
            <w:rPr>
              <w:rStyle w:val="Hyperlink"/>
            </w:rPr>
            <w:t xml:space="preserve">Theorem 80</w:t>
          </w:r>
        </w:ins>
      </w:hyperlink>
      <w:ins w:id="16787" w:author="PR Preview" w:date="2026-01-01T00:00:00Z">
        <w:r>
          <w:t xml:space="preserve">,</w:t>
        </w:r>
      </w:ins>
      <w:ins w:id="16788" w:author="PR Preview" w:date="2026-01-01T00:00:00Z">
        <w:r>
          <w:t xml:space="preserve"> </w:t>
        </w:r>
      </w:ins>
      <w:ins w:id="16789" w:author="PR Preview" w:date="2026-01-01T00:00:00Z">
        <w:r>
          <w:t xml:space="preserve">the orthogonality step is</w:t>
        </w:r>
      </w:ins>
      <w:ins w:id="16790" w:author="PR Preview" w:date="2026-01-01T00:00:00Z">
        <w:r>
          <w:t xml:space="preserve"> </w:t>
        </w:r>
      </w:ins>
      <w:hyperlink w:anchor="def-orthogonal-matrix">
        <w:ins w:id="16791" w:author="PR Preview" w:date="2026-01-01T00:00:00Z">
          <w:r>
            <w:rPr>
              <w:rStyle w:val="Hyperlink"/>
            </w:rPr>
            <w:t xml:space="preserve">Definition 81</w:t>
          </w:r>
        </w:ins>
      </w:hyperlink>
      <w:ins w:id="16792" w:author="PR Preview" w:date="2026-01-01T00:00:00Z">
        <w:r>
          <w:t xml:space="preserve">,</w:t>
        </w:r>
      </w:ins>
      <w:ins w:id="16793" w:author="PR Preview" w:date="2026-01-01T00:00:00Z">
        <w:r>
          <w:t xml:space="preserve"> </w:t>
        </w:r>
      </w:ins>
      <w:ins w:id="16794" w:author="PR Preview" w:date="2026-01-01T00:00:00Z">
        <w:r>
          <w:t xml:space="preserve">and the identity and diagonal steps are</w:t>
        </w:r>
      </w:ins>
      <w:ins w:id="16795" w:author="PR Preview" w:date="2026-01-01T00:00:00Z">
        <w:r>
          <w:t xml:space="preserve"> </w:t>
        </w:r>
      </w:ins>
      <w:hyperlink w:anchor="thm-det-diagonal">
        <w:ins w:id="16796" w:author="PR Preview" w:date="2026-01-01T00:00:00Z">
          <w:r>
            <w:rPr>
              <w:rStyle w:val="Hyperlink"/>
            </w:rPr>
            <w:t xml:space="preserve">Theorem 79</w:t>
          </w:r>
        </w:ins>
      </w:hyperlink>
      <w:ins w:id="16797" w:author="PR Preview" w:date="2026-01-01T00:00:00Z">
        <w:r>
          <w:t xml:space="preserve"> </w:t>
        </w:r>
      </w:ins>
      <w:ins w:id="16798" w:author="PR Preview" w:date="2026-01-01T00:00:00Z">
        <w:r>
          <w:t xml:space="preserve">and</w:t>
        </w:r>
      </w:ins>
      <w:ins w:id="16799" w:author="PR Preview" w:date="2026-01-01T00:00:00Z">
        <w:r>
          <w:t xml:space="preserve"> </w:t>
        </w:r>
      </w:ins>
      <w:hyperlink w:anchor="exm-det-diagonal">
        <w:ins w:id="16800" w:author="PR Preview" w:date="2026-01-01T00:00:00Z">
          <w:r>
            <w:rPr>
              <w:rStyle w:val="Hyperlink"/>
            </w:rPr>
            <w:t xml:space="preserve">Example 152</w:t>
          </w:r>
        </w:ins>
      </w:hyperlink>
      <w:ins w:id="16801" w:author="PR Preview" w:date="2026-01-01T00:00:00Z">
        <w:r>
          <w:t xml:space="preserve">.</w:t>
        </w:r>
      </w:ins>
    </w:p>
    <w:bookmarkStart w:id="504" w:name="cor-det-pd"/>
    <w:p>
      <w:pPr>
        <w:pStyle w:val="BodyText"/>
      </w:pPr>
      <w:ins w:id="16802" w:author="PR Preview" w:date="2026-01-01T00:00:00Z">
        <w:r>
          <w:rPr>
            <w:b/>
            <w:bCs/>
          </w:rPr>
          <w:t xml:space="preserve">Corollary 7 (A positive definite matrix has a positive determinant)</w:t>
        </w:r>
      </w:ins>
      <w:ins w:id="16803" w:author="PR Preview" w:date="2026-01-01T00:00:00Z">
        <w:r>
          <w:t xml:space="preserve"> </w:t>
        </w:r>
      </w:ins>
      <w:ins w:id="16804" w:author="PR Preview" w:date="2026-01-01T00:00:00Z">
        <w:r>
          <w:t xml:space="preserve">If</w:t>
        </w:r>
      </w:ins>
      <w:ins w:id="16805" w:author="PR Preview" w:date="2026-01-01T00:00:00Z">
        <w:r>
          <w:t xml:space="preserve"> </w:t>
        </w:r>
      </w:ins>
      <m:oMath>
        <m:r>
          <m:rPr>
            <m:sty m:val="bi"/>
          </m:rPr>
          <m:t>A</m:t>
        </m:r>
      </m:oMath>
      <w:ins w:id="16806" w:author="PR Preview" w:date="2026-01-01T00:00:00Z">
        <w:r>
          <w:t xml:space="preserve"> </w:t>
        </w:r>
      </w:ins>
      <w:ins w:id="16807" w:author="PR Preview" w:date="2026-01-01T00:00:00Z">
        <w:r>
          <w:t xml:space="preserve">is positive definite (</w:t>
        </w:r>
      </w:ins>
      <w:hyperlink w:anchor="def-positive-definite">
        <w:ins w:id="16808" w:author="PR Preview" w:date="2026-01-01T00:00:00Z">
          <w:r>
            <w:rPr>
              <w:rStyle w:val="Hyperlink"/>
            </w:rPr>
            <w:t xml:space="preserve">Definition 91</w:t>
          </w:r>
        </w:ins>
      </w:hyperlink>
      <w:ins w:id="16809" w:author="PR Preview" w:date="2026-01-01T00:00:00Z">
        <w:r>
          <w:t xml:space="preserve">),</w:t>
        </w:r>
      </w:ins>
      <w:ins w:id="16810" w:author="PR Preview" w:date="2026-01-01T00:00:00Z">
        <w:r>
          <w:t xml:space="preserve"> </w:t>
        </w:r>
      </w:ins>
      <w:ins w:id="16811" w:author="PR Preview" w:date="2026-01-01T00:00:00Z">
        <w:r>
          <w:t xml:space="preserve">then</w:t>
        </w:r>
      </w:ins>
      <w:ins w:id="16812" w:author="PR Preview" w:date="2026-01-01T00:00:00Z">
        <w:r>
          <w:t xml:space="preserve"> </w:t>
        </w:r>
      </w:ins>
      <m:oMath>
        <m:r>
          <m:rPr>
            <m:sty m:val="p"/>
          </m:rPr>
          <m:t>det</m:t>
        </m:r>
        <m:r>
          <m:rPr>
            <m:sty m:val="p"/>
          </m:rPr>
          <m:t>(</m:t>
        </m:r>
        <m:r>
          <m:rPr>
            <m:sty m:val="bi"/>
          </m:rPr>
          <m:t>A</m:t>
        </m:r>
        <m:r>
          <m:rPr>
            <m:sty m:val="p"/>
          </m:rPr>
          <m:t>)</m:t>
        </m:r>
        <m:r>
          <m:rPr>
            <m:sty m:val="p"/>
          </m:rPr>
          <m:t>&gt;</m:t>
        </m:r>
        <m:r>
          <m:t>0</m:t>
        </m:r>
      </m:oMath>
      <w:ins w:id="16813" w:author="PR Preview" w:date="2026-01-01T00:00:00Z">
        <w:r>
          <w:t xml:space="preserve">.</w:t>
        </w:r>
      </w:ins>
    </w:p>
    <w:bookmarkEnd w:id="504"/>
    <w:p>
      <w:pPr>
        <w:pStyle w:val="BodyText"/>
      </w:pPr>
      <w:ins w:id="16814" w:author="PR Preview" w:date="2026-01-01T00:00:00Z">
        <w:r>
          <w:rPr>
            <w:i/>
            <w:iCs/>
          </w:rPr>
          <w:t xml:space="preserve">Proof</w:t>
        </w:r>
      </w:ins>
      <w:ins w:id="16815" w:author="PR Preview" w:date="2026-01-01T00:00:00Z">
        <w:r>
          <w:t xml:space="preserve">. </w:t>
        </w:r>
      </w:ins>
      <w:ins w:id="16816" w:author="PR Preview" w:date="2026-01-01T00:00:00Z">
        <w:r>
          <w:t xml:space="preserve">By</w:t>
        </w:r>
      </w:ins>
      <w:ins w:id="16817" w:author="PR Preview" w:date="2026-01-01T00:00:00Z">
        <w:r>
          <w:t xml:space="preserve"> </w:t>
        </w:r>
      </w:ins>
      <w:hyperlink w:anchor="thm-definite-eigenvalues">
        <w:ins w:id="16818" w:author="PR Preview" w:date="2026-01-01T00:00:00Z">
          <w:r>
            <w:rPr>
              <w:rStyle w:val="Hyperlink"/>
            </w:rPr>
            <w:t xml:space="preserve">Theorem 76</w:t>
          </w:r>
        </w:ins>
      </w:hyperlink>
      <w:ins w:id="16819" w:author="PR Preview" w:date="2026-01-01T00:00:00Z">
        <w:r>
          <w:t xml:space="preserve">, every eigenvalue of</w:t>
        </w:r>
      </w:ins>
      <w:ins w:id="16820" w:author="PR Preview" w:date="2026-01-01T00:00:00Z">
        <w:r>
          <w:t xml:space="preserve"> </w:t>
        </w:r>
      </w:ins>
      <m:oMath>
        <m:r>
          <m:rPr>
            <m:sty m:val="bi"/>
          </m:rPr>
          <m:t>A</m:t>
        </m:r>
      </m:oMath>
      <w:ins w:id="16821" w:author="PR Preview" w:date="2026-01-01T00:00:00Z">
        <w:r>
          <w:t xml:space="preserve"> </w:t>
        </w:r>
      </w:ins>
      <w:ins w:id="16822" w:author="PR Preview" w:date="2026-01-01T00:00:00Z">
        <w:r>
          <w:t xml:space="preserve">is positive,</w:t>
        </w:r>
      </w:ins>
      <w:ins w:id="16823" w:author="PR Preview" w:date="2026-01-01T00:00:00Z">
        <w:r>
          <w:t xml:space="preserve"> </w:t>
        </w:r>
      </w:ins>
      <w:ins w:id="16824" w:author="PR Preview" w:date="2026-01-01T00:00:00Z">
        <w:r>
          <w:t xml:space="preserve">so their product, which is</w:t>
        </w:r>
      </w:ins>
      <w:ins w:id="16825" w:author="PR Preview" w:date="2026-01-01T00:00:00Z">
        <w:r>
          <w:t xml:space="preserve"> </w:t>
        </w:r>
      </w:ins>
      <m:oMath>
        <m:r>
          <m:rPr>
            <m:sty m:val="p"/>
          </m:rPr>
          <m:t>det</m:t>
        </m:r>
        <m:r>
          <m:rPr>
            <m:sty m:val="p"/>
          </m:rPr>
          <m:t>(</m:t>
        </m:r>
        <m:r>
          <m:rPr>
            <m:sty m:val="bi"/>
          </m:rPr>
          <m:t>A</m:t>
        </m:r>
        <m:r>
          <m:rPr>
            <m:sty m:val="p"/>
          </m:rPr>
          <m:t>)</m:t>
        </m:r>
      </m:oMath>
      <w:ins w:id="16826" w:author="PR Preview" w:date="2026-01-01T00:00:00Z">
        <w:r>
          <w:t xml:space="preserve"> </w:t>
        </w:r>
      </w:ins>
      <w:ins w:id="16827" w:author="PR Preview" w:date="2026-01-01T00:00:00Z">
        <w:r>
          <w:t xml:space="preserve">by</w:t>
        </w:r>
      </w:ins>
      <w:ins w:id="16828" w:author="PR Preview" w:date="2026-01-01T00:00:00Z">
        <w:r>
          <w:t xml:space="preserve"> </w:t>
        </w:r>
      </w:ins>
      <w:hyperlink w:anchor="thm-det-eigenvalues">
        <w:ins w:id="16829" w:author="PR Preview" w:date="2026-01-01T00:00:00Z">
          <w:r>
            <w:rPr>
              <w:rStyle w:val="Hyperlink"/>
            </w:rPr>
            <w:t xml:space="preserve">Theorem 81</w:t>
          </w:r>
        </w:ins>
      </w:hyperlink>
      <w:ins w:id="16830" w:author="PR Preview" w:date="2026-01-01T00:00:00Z">
        <w:r>
          <w:t xml:space="preserve">,</w:t>
        </w:r>
      </w:ins>
      <w:ins w:id="16831" w:author="PR Preview" w:date="2026-01-01T00:00:00Z">
        <w:r>
          <w:t xml:space="preserve"> </w:t>
        </w:r>
      </w:ins>
      <w:ins w:id="16832" w:author="PR Preview" w:date="2026-01-01T00:00:00Z">
        <w:r>
          <w:t xml:space="preserve">is positive.</w:t>
        </w:r>
      </w:ins>
    </w:p>
    <w:bookmarkStart w:id="505" w:name="exm-det-eigenvalues"/>
    <w:p>
      <w:pPr>
        <w:pStyle w:val="BodyText"/>
      </w:pPr>
      <w:ins w:id="16833" w:author="PR Preview" w:date="2026-01-01T00:00:00Z">
        <w:r>
          <w:rPr>
            <w:b/>
            <w:bCs/>
          </w:rPr>
          <w:t xml:space="preserve">Example 154 (Two ways to the same determinant)</w:t>
        </w:r>
      </w:ins>
      <w:ins w:id="1683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6835" w:author="PR Preview" w:date="2026-01-01T00:00:00Z">
        <w:r>
          <w:t xml:space="preserve"> </w:t>
        </w:r>
      </w:ins>
      <w:ins w:id="16836" w:author="PR Preview" w:date="2026-01-01T00:00:00Z">
        <w:r>
          <w:t xml:space="preserve">has eigenvalues</w:t>
        </w:r>
      </w:ins>
      <w:ins w:id="16837" w:author="PR Preview" w:date="2026-01-01T00:00:00Z">
        <w:r>
          <w:t xml:space="preserve"> </w:t>
        </w:r>
      </w:ins>
      <m:oMath>
        <m:r>
          <m:t>3</m:t>
        </m:r>
      </m:oMath>
      <w:ins w:id="16838" w:author="PR Preview" w:date="2026-01-01T00:00:00Z">
        <w:r>
          <w:t xml:space="preserve"> </w:t>
        </w:r>
      </w:ins>
      <w:ins w:id="16839" w:author="PR Preview" w:date="2026-01-01T00:00:00Z">
        <w:r>
          <w:t xml:space="preserve">and</w:t>
        </w:r>
      </w:ins>
      <w:ins w:id="16840" w:author="PR Preview" w:date="2026-01-01T00:00:00Z">
        <w:r>
          <w:t xml:space="preserve"> </w:t>
        </w:r>
      </w:ins>
      <m:oMath>
        <m:r>
          <m:t>1</m:t>
        </m:r>
      </m:oMath>
      <w:ins w:id="16841" w:author="PR Preview" w:date="2026-01-01T00:00:00Z">
        <w:r>
          <w:t xml:space="preserve"> </w:t>
        </w:r>
      </w:ins>
      <w:ins w:id="16842" w:author="PR Preview" w:date="2026-01-01T00:00:00Z">
        <w:r>
          <w:t xml:space="preserve">(</w:t>
        </w:r>
      </w:ins>
      <w:hyperlink w:anchor="exm-eigenvalue">
        <w:ins w:id="16843" w:author="PR Preview" w:date="2026-01-01T00:00:00Z">
          <w:r>
            <w:rPr>
              <w:rStyle w:val="Hyperlink"/>
            </w:rPr>
            <w:t xml:space="preserve">Example 140</w:t>
          </w:r>
        </w:ins>
      </w:hyperlink>
      <w:ins w:id="16844" w:author="PR Preview" w:date="2026-01-01T00:00:00Z">
        <w:r>
          <w:t xml:space="preserve">),</w:t>
        </w:r>
      </w:ins>
      <w:ins w:id="16845" w:author="PR Preview" w:date="2026-01-01T00:00:00Z">
        <w:r>
          <w:t xml:space="preserve"> </w:t>
        </w:r>
      </w:ins>
      <w:ins w:id="16846" w:author="PR Preview" w:date="2026-01-01T00:00:00Z">
        <w:r>
          <w:t xml:space="preserve">so</w:t>
        </w:r>
      </w:ins>
      <w:ins w:id="16847" w:author="PR Preview" w:date="2026-01-01T00:00:00Z">
        <w:r>
          <w:t xml:space="preserve"> </w:t>
        </w:r>
      </w:ins>
      <w:hyperlink w:anchor="thm-det-eigenvalues">
        <w:ins w:id="16848" w:author="PR Preview" w:date="2026-01-01T00:00:00Z">
          <w:r>
            <w:rPr>
              <w:rStyle w:val="Hyperlink"/>
            </w:rPr>
            <w:t xml:space="preserve">Theorem 81</w:t>
          </w:r>
        </w:ins>
      </w:hyperlink>
      <w:ins w:id="16849" w:author="PR Preview" w:date="2026-01-01T00:00:00Z">
        <w:r>
          <w:t xml:space="preserve"> </w:t>
        </w:r>
      </w:ins>
      <w:ins w:id="16850"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16851" w:author="PR Preview" w:date="2026-01-01T00:00:00Z">
        <w:r>
          <w:t xml:space="preserve">matching</w:t>
        </w:r>
      </w:ins>
      <w:ins w:id="16852"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16853" w:author="PR Preview" w:date="2026-01-01T00:00:00Z">
        <w:r>
          <w:t xml:space="preserve"> </w:t>
        </w:r>
      </w:ins>
      <w:ins w:id="16854" w:author="PR Preview" w:date="2026-01-01T00:00:00Z">
        <w:r>
          <w:t xml:space="preserve">from</w:t>
        </w:r>
      </w:ins>
      <w:ins w:id="16855" w:author="PR Preview" w:date="2026-01-01T00:00:00Z">
        <w:r>
          <w:t xml:space="preserve"> </w:t>
        </w:r>
      </w:ins>
      <w:hyperlink w:anchor="exm-determinant">
        <w:ins w:id="16856" w:author="PR Preview" w:date="2026-01-01T00:00:00Z">
          <w:r>
            <w:rPr>
              <w:rStyle w:val="Hyperlink"/>
            </w:rPr>
            <w:t xml:space="preserve">Example 151</w:t>
          </w:r>
        </w:ins>
      </w:hyperlink>
      <w:ins w:id="16857" w:author="PR Preview" w:date="2026-01-01T00:00:00Z">
        <w:r>
          <w:t xml:space="preserve">.</w:t>
        </w:r>
      </w:ins>
    </w:p>
    <w:bookmarkEnd w:id="505"/>
    <w:bookmarkEnd w:id="506"/>
    <w:bookmarkStart w:id="581" w:name="design-matrix"/>
    <w:p>
      <w:pPr>
        <w:pStyle w:val="Heading2"/>
      </w:pPr>
      <w:r>
        <w:t xml:space="preserve">20 Design Matrix</w:t>
      </w:r>
    </w:p>
    <w:bookmarkStart w:id="507" w:name="def-design-matrix"/>
    <w:p>
      <w:pPr>
        <w:pStyle w:val="FirstParagraph"/>
      </w:pPr>
      <w:del w:id="16858" w:author="PR Preview" w:date="2026-01-01T00:00:00Z">
        <w:r>
          <w:rPr>
            <w:b/>
            <w:bCs/>
          </w:rPr>
          <w:delText xml:space="preserve">Definition 89 (Design matrix (model matrix))</w:delText>
        </w:r>
      </w:del>
      <w:del w:id="16859" w:author="PR Preview" w:date="2026-01-01T00:00:00Z">
        <w:r>
          <w:delText xml:space="preserve"> </w:delText>
        </w:r>
      </w:del>
      <w:del w:id="16860" w:author="PR Preview" w:date="2026-01-01T00:00:00Z">
        <w:r>
          <w:delText xml:space="preserve">In a regression model with</w:delText>
        </w:r>
      </w:del>
      <w:del w:id="16861" w:author="PR Preview" w:date="2026-01-01T00:00:00Z">
        <w:r>
          <w:delText xml:space="preserve"> </w:delText>
        </w:r>
      </w:del>
      <m:oMath>
        <m:r>
          <m:t>n</m:t>
        </m:r>
      </m:oMath>
      <w:del w:id="16862" w:author="PR Preview" w:date="2026-01-01T00:00:00Z">
        <w:r>
          <w:delText xml:space="preserve"> </w:delText>
        </w:r>
      </w:del>
      <w:del w:id="16863" w:author="PR Preview" w:date="2026-01-01T00:00:00Z">
        <w:r>
          <w:delText xml:space="preserve">observations and</w:delText>
        </w:r>
      </w:del>
      <w:del w:id="16864" w:author="PR Preview" w:date="2026-01-01T00:00:00Z">
        <w:r>
          <w:delText xml:space="preserve"> </w:delText>
        </w:r>
      </w:del>
      <m:oMath>
        <m:r>
          <m:t>p</m:t>
        </m:r>
      </m:oMath>
      <w:del w:id="16865" w:author="PR Preview" w:date="2026-01-01T00:00:00Z">
        <w:r>
          <w:delText xml:space="preserve"> </w:delText>
        </w:r>
      </w:del>
      <w:del w:id="16866" w:author="PR Preview" w:date="2026-01-01T00:00:00Z">
        <w:r>
          <w:delText xml:space="preserve">predictors,</w:delText>
        </w:r>
      </w:del>
      <w:del w:id="16867" w:author="PR Preview" w:date="2026-01-01T00:00:00Z">
        <w:r>
          <w:delText xml:space="preserve"> </w:delText>
        </w:r>
      </w:del>
      <w:del w:id="16868" w:author="PR Preview" w:date="2026-01-01T00:00:00Z">
        <w:r>
          <w:delText xml:space="preserve">the</w:delText>
        </w:r>
      </w:del>
      <w:del w:id="16869" w:author="PR Preview" w:date="2026-01-01T00:00:00Z">
        <w:r>
          <w:delText xml:space="preserve"> </w:delText>
        </w:r>
      </w:del>
      <w:del w:id="16870" w:author="PR Preview" w:date="2026-01-01T00:00:00Z">
        <w:r>
          <w:rPr>
            <w:b/>
            <w:bCs/>
          </w:rPr>
          <w:delText xml:space="preserve">design matrix</w:delText>
        </w:r>
      </w:del>
      <w:del w:id="16871" w:author="PR Preview" w:date="2026-01-01T00:00:00Z">
        <w:r>
          <w:delText xml:space="preserve"> </w:delText>
        </w:r>
      </w:del>
      <w:del w:id="16872" w:author="PR Preview" w:date="2026-01-01T00:00:00Z">
        <w:r>
          <w:delText xml:space="preserve">(or</w:delText>
        </w:r>
      </w:del>
      <w:del w:id="16873" w:author="PR Preview" w:date="2026-01-01T00:00:00Z">
        <w:r>
          <w:delText xml:space="preserve"> </w:delText>
        </w:r>
      </w:del>
      <w:del w:id="16874" w:author="PR Preview" w:date="2026-01-01T00:00:00Z">
        <w:r>
          <w:rPr>
            <w:b/>
            <w:bCs/>
          </w:rPr>
          <w:delText xml:space="preserve">model matrix</w:delText>
        </w:r>
      </w:del>
      <w:del w:id="16875" w:author="PR Preview" w:date="2026-01-01T00:00:00Z">
        <w:r>
          <w:delText xml:space="preserve">)</w:delText>
        </w:r>
      </w:del>
      <w:del w:id="16876" w:author="PR Preview" w:date="2026-01-01T00:00:00Z">
        <w:r>
          <w:delText xml:space="preserve"> </w:delText>
        </w:r>
      </w:del>
      <m:oMath>
        <m:r>
          <m:rPr>
            <m:sty m:val="bi"/>
          </m:rPr>
          <m:t>X</m:t>
        </m:r>
      </m:oMath>
      <w:del w:id="16877" w:author="PR Preview" w:date="2026-01-01T00:00:00Z">
        <w:r>
          <w:delText xml:space="preserve"> </w:delText>
        </w:r>
      </w:del>
      <w:del w:id="16878" w:author="PR Preview" w:date="2026-01-01T00:00:00Z">
        <w:r>
          <w:delText xml:space="preserve">is the</w:delText>
        </w:r>
      </w:del>
      <w:del w:id="16879" w:author="PR Preview" w:date="2026-01-01T00:00:00Z">
        <w:r>
          <w:delText xml:space="preserve"> </w:delText>
        </w:r>
      </w:del>
      <m:oMath>
        <m:r>
          <m:t>n</m:t>
        </m:r>
        <m:r>
          <m:rPr>
            <m:sty m:val="p"/>
          </m:rPr>
          <m:t>×</m:t>
        </m:r>
        <m:r>
          <m:t>p</m:t>
        </m:r>
      </m:oMath>
      <w:del w:id="16880" w:author="PR Preview" w:date="2026-01-01T00:00:00Z">
        <w:r>
          <w:delText xml:space="preserve"> </w:delText>
        </w:r>
      </w:del>
      <w:del w:id="16881" w:author="PR Preview" w:date="2026-01-01T00:00:00Z">
        <w:r>
          <w:delText xml:space="preserve">matrix whose</w:delText>
        </w:r>
      </w:del>
      <w:del w:id="16882" w:author="PR Preview" w:date="2026-01-01T00:00:00Z">
        <w:r>
          <w:delText xml:space="preserve"> </w:delText>
        </w:r>
      </w:del>
      <m:oMath>
        <m:r>
          <m:t>i</m:t>
        </m:r>
      </m:oMath>
      <w:del w:id="16883" w:author="PR Preview" w:date="2026-01-01T00:00:00Z">
        <w:r>
          <w:delText xml:space="preserve">-th row is the covariate vector</w:delText>
        </w:r>
      </w:del>
      <w:del w:id="16884" w:author="PR Preview" w:date="2026-01-01T00:00:00Z">
        <w:r>
          <w:delText xml:space="preserve"> </w:delText>
        </w:r>
      </w:del>
      <m:oMath>
        <m:sSup>
          <m:e>
            <m:sSub>
              <m:e>
                <m:acc>
                  <m:accPr>
                    <m:chr m:val="̃"/>
                  </m:accPr>
                  <m:e>
                    <m:r>
                      <m:t>x</m:t>
                    </m:r>
                  </m:e>
                </m:acc>
              </m:e>
              <m:sub>
                <m:r>
                  <m:t>i</m:t>
                </m:r>
              </m:sub>
            </m:sSub>
          </m:e>
          <m:sup>
            <m:r>
              <m:rPr>
                <m:sty m:val="p"/>
              </m:rPr>
              <m:t>⊤</m:t>
            </m:r>
          </m:sup>
        </m:sSup>
      </m:oMath>
      <w:del w:id="16885" w:author="PR Preview" w:date="2026-01-01T00:00:00Z">
        <w:r>
          <w:delText xml:space="preserve"> </w:delText>
        </w:r>
      </w:del>
      <w:del w:id="16886" w:author="PR Preview" w:date="2026-01-01T00:00:00Z">
        <w:r>
          <w:delText xml:space="preserve">for observation</w:delText>
        </w:r>
      </w:del>
      <w:del w:id="16887" w:author="PR Preview" w:date="2026-01-01T00:00:00Z">
        <w:r>
          <w:delText xml:space="preserve"> </w:delText>
        </w:r>
      </w:del>
      <m:oMath>
        <m:r>
          <m:t>i</m:t>
        </m:r>
      </m:oMath>
      <w:del w:id="16888" w:author="PR Preview" w:date="2026-01-01T00:00:00Z">
        <w:r>
          <w:delText xml:space="preserve">:</w:delText>
        </w:r>
      </w:del>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p>
      <w:pPr>
        <w:pStyle w:val="FirstParagraph"/>
      </w:pPr>
      <w:del w:id="16889" w:author="PR Preview" w:date="2026-01-01T00:00:00Z">
        <w:r>
          <w:rPr>
            <w:i/>
            <w:iCs/>
          </w:rPr>
          <w:delText xml:space="preserve">Remark 40</w:delText>
        </w:r>
      </w:del>
      <w:del w:id="16890" w:author="PR Preview" w:date="2026-01-01T00:00:00Z">
        <w:r>
          <w:delText xml:space="preserve"> (Products with the design matrix). </w:delText>
        </w:r>
      </w:del>
      <w:del w:id="16891" w:author="PR Preview" w:date="2026-01-01T00:00:00Z">
        <w:r>
          <w:delText xml:space="preserve">The product</w:delText>
        </w:r>
      </w:del>
      <w:del w:id="16892" w:author="PR Preview" w:date="2026-01-01T00:00:00Z">
        <w:r>
          <w:delText xml:space="preserve"> </w:delText>
        </w:r>
      </w:del>
      <m:oMath>
        <m:r>
          <m:rPr>
            <m:sty m:val="bi"/>
          </m:rPr>
          <m:t>X</m:t>
        </m:r>
        <m:acc>
          <m:accPr>
            <m:chr m:val="̃"/>
          </m:accPr>
          <m:e>
            <m:r>
              <m:t>β</m:t>
            </m:r>
          </m:e>
        </m:acc>
      </m:oMath>
      <w:del w:id="16893" w:author="PR Preview" w:date="2026-01-01T00:00:00Z">
        <w:r>
          <w:delText xml:space="preserve"> </w:delText>
        </w:r>
      </w:del>
      <w:del w:id="16894" w:author="PR Preview" w:date="2026-01-01T00:00:00Z">
        <w:r>
          <w:delText xml:space="preserve">collects the values</w:delText>
        </w:r>
      </w:del>
      <w:del w:id="16895" w:author="PR Preview" w:date="2026-01-01T00:00:00Z">
        <w:r>
          <w:delText xml:space="preserve"> </w:delText>
        </w:r>
      </w:del>
      <m:oMath>
        <m:sSup>
          <m:e>
            <m:sSub>
              <m:e>
                <m:acc>
                  <m:accPr>
                    <m:chr m:val="̃"/>
                  </m:accPr>
                  <m:e>
                    <m:r>
                      <m:t>x</m:t>
                    </m:r>
                  </m:e>
                </m:acc>
              </m:e>
              <m:sub>
                <m:r>
                  <m:t>i</m:t>
                </m:r>
              </m:sub>
            </m:sSub>
          </m:e>
          <m:sup>
            <m:r>
              <m:rPr>
                <m:sty m:val="p"/>
              </m:rPr>
              <m:t>⊤</m:t>
            </m:r>
          </m:sup>
        </m:sSup>
        <m:acc>
          <m:accPr>
            <m:chr m:val="̃"/>
          </m:accPr>
          <m:e>
            <m:r>
              <m:t>β</m:t>
            </m:r>
          </m:e>
        </m:acc>
      </m:oMath>
      <w:del w:id="16896" w:author="PR Preview" w:date="2026-01-01T00:00:00Z">
        <w:r>
          <w:delText xml:space="preserve"> </w:delText>
        </w:r>
      </w:del>
      <w:del w:id="16897" w:author="PR Preview" w:date="2026-01-01T00:00:00Z">
        <w:r>
          <w:delText xml:space="preserve">for all</w:delText>
        </w:r>
      </w:del>
      <w:del w:id="16898" w:author="PR Preview" w:date="2026-01-01T00:00:00Z">
        <w:r>
          <w:delText xml:space="preserve"> </w:delText>
        </w:r>
      </w:del>
      <m:oMath>
        <m:r>
          <m:t>n</m:t>
        </m:r>
      </m:oMath>
      <w:del w:id="16899" w:author="PR Preview" w:date="2026-01-01T00:00:00Z">
        <w:r>
          <w:delText xml:space="preserve"> </w:delText>
        </w:r>
      </w:del>
      <w:del w:id="16900" w:author="PR Preview" w:date="2026-01-01T00:00:00Z">
        <w:r>
          <w:delText xml:space="preserve">observations into a single</w:delText>
        </w:r>
      </w:del>
      <w:del w:id="16901" w:author="PR Preview" w:date="2026-01-01T00:00:00Z">
        <w:r>
          <w:delText xml:space="preserve"> </w:delText>
        </w:r>
      </w:del>
      <m:oMath>
        <m:r>
          <m:t>n</m:t>
        </m:r>
        <m:r>
          <m:rPr>
            <m:sty m:val="p"/>
          </m:rPr>
          <m:t>×</m:t>
        </m:r>
        <m:r>
          <m:t>1</m:t>
        </m:r>
      </m:oMath>
      <w:del w:id="16902" w:author="PR Preview" w:date="2026-01-01T00:00:00Z">
        <w:r>
          <w:delText xml:space="preserve"> </w:delText>
        </w:r>
      </w:del>
      <w:del w:id="16903" w:author="PR Preview" w:date="2026-01-01T00:00:00Z">
        <w:r>
          <w:delText xml:space="preserve">vector:</w:delText>
        </w:r>
      </w:del>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del w:id="16904" w:author="PR Preview" w:date="2026-01-01T00:00:00Z">
        <w:r>
          <w:delText xml:space="preserve">For example, take the rank-</w:delText>
        </w:r>
      </w:del>
      <m:oMath>
        <m:r>
          <m:t>2</m:t>
        </m:r>
      </m:oMath>
      <w:del w:id="16905" w:author="PR Preview" w:date="2026-01-01T00:00:00Z">
        <w:r>
          <w:delText xml:space="preserve"> </w:delText>
        </w:r>
      </w:del>
      <w:del w:id="16906" w:author="PR Preview" w:date="2026-01-01T00:00:00Z">
        <w:r>
          <w:delText xml:space="preserve">matrix from</w:delText>
        </w:r>
      </w:del>
      <w:del w:id="16907" w:author="PR Preview" w:date="2026-01-01T00:00:00Z">
        <w:r>
          <w:delText xml:space="preserve"> </w:delText>
        </w:r>
      </w:del>
      <w:hyperlink w:anchor="exm-rank">
        <w:del w:id="16908" w:author="PR Preview" w:date="2026-01-01T00:00:00Z">
          <w:r>
            <w:rPr>
              <w:rStyle w:val="Hyperlink"/>
            </w:rPr>
            <w:delText xml:space="preserve">Example 33</w:delText>
          </w:r>
        </w:del>
      </w:hyperlink>
      <w:del w:id="16909" w:author="PR Preview" w:date="2026-01-01T00:00:00Z">
        <w:r>
          <w:delText xml:space="preserve"> </w:delText>
        </w:r>
      </w:del>
      <w:del w:id="16910" w:author="PR Preview" w:date="2026-01-01T00:00:00Z">
        <w:r>
          <w:delText xml:space="preserve">as</w:delText>
        </w:r>
      </w:del>
      <w:del w:id="16911" w:author="PR Preview" w:date="2026-01-01T00:00:00Z">
        <w:r>
          <w:delText xml:space="preserve"> </w:delText>
        </w:r>
      </w:del>
      <m:oMath>
        <m:r>
          <m:rPr>
            <m:sty m:val="bi"/>
          </m:rPr>
          <m:t>X</m:t>
        </m:r>
      </m:oMath>
      <w:del w:id="16912" w:author="PR Preview" w:date="2026-01-01T00:00:00Z">
        <w:r>
          <w:delText xml:space="preserve">,</w:delText>
        </w:r>
      </w:del>
      <w:del w:id="16913" w:author="PR Preview" w:date="2026-01-01T00:00:00Z">
        <w:r>
          <w:delText xml:space="preserve"> </w:delText>
        </w:r>
      </w:del>
      <w:del w:id="16914" w:author="PR Preview" w:date="2026-01-01T00:00:00Z">
        <w:r>
          <w:delText xml:space="preserve">with</w:delText>
        </w:r>
      </w:del>
      <w:del w:id="16915" w:author="PR Preview" w:date="2026-01-01T00:00:00Z">
        <w:r>
          <w:delText xml:space="preserve"> </w:delText>
        </w:r>
      </w:del>
      <m:oMath>
        <m:r>
          <m:t>n</m:t>
        </m:r>
        <m:r>
          <m:rPr>
            <m:sty m:val="p"/>
          </m:rPr>
          <m:t>=</m:t>
        </m:r>
        <m:r>
          <m:t>3</m:t>
        </m:r>
      </m:oMath>
      <w:del w:id="16916" w:author="PR Preview" w:date="2026-01-01T00:00:00Z">
        <w:r>
          <w:delText xml:space="preserve"> </w:delText>
        </w:r>
      </w:del>
      <w:del w:id="16917" w:author="PR Preview" w:date="2026-01-01T00:00:00Z">
        <w:r>
          <w:delText xml:space="preserve">observations and</w:delText>
        </w:r>
      </w:del>
      <w:del w:id="16918" w:author="PR Preview" w:date="2026-01-01T00:00:00Z">
        <w:r>
          <w:delText xml:space="preserve"> </w:delText>
        </w:r>
      </w:del>
      <m:oMath>
        <m:r>
          <m:t>p</m:t>
        </m:r>
        <m:r>
          <m:rPr>
            <m:sty m:val="p"/>
          </m:rPr>
          <m:t>=</m:t>
        </m:r>
        <m:r>
          <m:t>2</m:t>
        </m:r>
      </m:oMath>
      <w:del w:id="16919" w:author="PR Preview" w:date="2026-01-01T00:00:00Z">
        <w:r>
          <w:delText xml:space="preserve"> </w:delText>
        </w:r>
      </w:del>
      <w:del w:id="16920" w:author="PR Preview" w:date="2026-01-01T00:00:00Z">
        <w:r>
          <w:delText xml:space="preserve">columns:</w:delText>
        </w:r>
      </w:del>
      <w:del w:id="16921" w:author="PR Preview" w:date="2026-01-01T00:00:00Z">
        <w:r>
          <w:delText xml:space="preserve"> </w:delText>
        </w:r>
      </w:del>
      <w:del w:id="16922" w:author="PR Preview" w:date="2026-01-01T00:00:00Z">
        <w:r>
          <w:delText xml:space="preserve">an intercept column and one covariate.</w:delText>
        </w:r>
      </w:del>
      <w:del w:id="16923" w:author="PR Preview" w:date="2026-01-01T00:00:00Z">
        <w:r>
          <w:delText xml:space="preserve"> </w:delText>
        </w:r>
      </w:del>
      <w:del w:id="16924" w:author="PR Preview" w:date="2026-01-01T00:00:00Z">
        <w:r>
          <w:delText xml:space="preserve">With</w:delText>
        </w:r>
      </w:del>
      <w:del w:id="16925" w:author="PR Preview" w:date="2026-01-01T00:00:00Z">
        <w:r>
          <w:delText xml:space="preserve"> </w:delText>
        </w:r>
      </w:del>
      <m:oMath>
        <m:acc>
          <m:accPr>
            <m:chr m:val="̃"/>
          </m:accPr>
          <m:e>
            <m:r>
              <m:t>β</m:t>
            </m:r>
          </m:e>
        </m:acc>
        <m:r>
          <m:rPr>
            <m:sty m:val="p"/>
          </m:rPr>
          <m:t>=</m:t>
        </m:r>
        <m:r>
          <m:rPr>
            <m:sty m:val="p"/>
          </m:rPr>
          <m:t>(</m:t>
        </m:r>
        <m:r>
          <m:t>1</m:t>
        </m:r>
        <m:r>
          <m:rPr>
            <m:sty m:val="p"/>
          </m:rPr>
          <m:t>,</m:t>
        </m:r>
        <m:r>
          <m:t>2</m:t>
        </m:r>
        <m:r>
          <m:rPr>
            <m:sty m:val="p"/>
          </m:rPr>
          <m:t>)</m:t>
        </m:r>
      </m:oMath>
      <w:del w:id="16926" w:author="PR Preview" w:date="2026-01-01T00:00:00Z">
        <w:r>
          <w:delText xml:space="preserve">,</w:delText>
        </w:r>
      </w:del>
    </w:p>
    <w:p>
      <w:pPr>
        <w:pStyle w:val="FirstParagraph"/>
      </w:pPr>
      <w:ins w:id="16927" w:author="PR Preview" w:date="2026-01-01T00:00:00Z">
        <w:r>
          <w:rPr>
            <w:b/>
            <w:bCs/>
          </w:rPr>
          <w:t xml:space="preserve">Definition 94 (Design matrix (model matrix))</w:t>
        </w:r>
      </w:ins>
      <w:ins w:id="16928" w:author="PR Preview" w:date="2026-01-01T00:00:00Z">
        <w:r>
          <w:t xml:space="preserve"> </w:t>
        </w:r>
      </w:ins>
      <w:ins w:id="16929" w:author="PR Preview" w:date="2026-01-01T00:00:00Z">
        <w:r>
          <w:t xml:space="preserve">In a regression model with</w:t>
        </w:r>
      </w:ins>
      <w:ins w:id="16930" w:author="PR Preview" w:date="2026-01-01T00:00:00Z">
        <w:r>
          <w:t xml:space="preserve"> </w:t>
        </w:r>
      </w:ins>
      <m:oMath>
        <m:r>
          <m:t>n</m:t>
        </m:r>
      </m:oMath>
      <w:ins w:id="16931" w:author="PR Preview" w:date="2026-01-01T00:00:00Z">
        <w:r>
          <w:t xml:space="preserve"> </w:t>
        </w:r>
      </w:ins>
      <w:ins w:id="16932" w:author="PR Preview" w:date="2026-01-01T00:00:00Z">
        <w:r>
          <w:t xml:space="preserve">observations and</w:t>
        </w:r>
      </w:ins>
      <w:ins w:id="16933" w:author="PR Preview" w:date="2026-01-01T00:00:00Z">
        <w:r>
          <w:t xml:space="preserve"> </w:t>
        </w:r>
      </w:ins>
      <m:oMath>
        <m:r>
          <m:t>p</m:t>
        </m:r>
      </m:oMath>
      <w:ins w:id="16934" w:author="PR Preview" w:date="2026-01-01T00:00:00Z">
        <w:r>
          <w:t xml:space="preserve"> </w:t>
        </w:r>
      </w:ins>
      <w:ins w:id="16935" w:author="PR Preview" w:date="2026-01-01T00:00:00Z">
        <w:r>
          <w:t xml:space="preserve">predictors,</w:t>
        </w:r>
      </w:ins>
      <w:ins w:id="16936" w:author="PR Preview" w:date="2026-01-01T00:00:00Z">
        <w:r>
          <w:t xml:space="preserve"> </w:t>
        </w:r>
      </w:ins>
      <w:ins w:id="16937" w:author="PR Preview" w:date="2026-01-01T00:00:00Z">
        <w:r>
          <w:t xml:space="preserve">the</w:t>
        </w:r>
      </w:ins>
      <w:ins w:id="16938" w:author="PR Preview" w:date="2026-01-01T00:00:00Z">
        <w:r>
          <w:t xml:space="preserve"> </w:t>
        </w:r>
      </w:ins>
      <w:ins w:id="16939" w:author="PR Preview" w:date="2026-01-01T00:00:00Z">
        <w:r>
          <w:rPr>
            <w:b/>
            <w:bCs/>
          </w:rPr>
          <w:t xml:space="preserve">design matrix</w:t>
        </w:r>
      </w:ins>
      <w:ins w:id="16940" w:author="PR Preview" w:date="2026-01-01T00:00:00Z">
        <w:r>
          <w:t xml:space="preserve"> </w:t>
        </w:r>
      </w:ins>
      <w:ins w:id="16941" w:author="PR Preview" w:date="2026-01-01T00:00:00Z">
        <w:r>
          <w:t xml:space="preserve">(or</w:t>
        </w:r>
      </w:ins>
      <w:ins w:id="16942" w:author="PR Preview" w:date="2026-01-01T00:00:00Z">
        <w:r>
          <w:t xml:space="preserve"> </w:t>
        </w:r>
      </w:ins>
      <w:ins w:id="16943" w:author="PR Preview" w:date="2026-01-01T00:00:00Z">
        <w:r>
          <w:rPr>
            <w:b/>
            <w:bCs/>
          </w:rPr>
          <w:t xml:space="preserve">model matrix</w:t>
        </w:r>
      </w:ins>
      <w:ins w:id="16944" w:author="PR Preview" w:date="2026-01-01T00:00:00Z">
        <w:r>
          <w:t xml:space="preserve">)</w:t>
        </w:r>
      </w:ins>
      <w:ins w:id="16945" w:author="PR Preview" w:date="2026-01-01T00:00:00Z">
        <w:r>
          <w:t xml:space="preserve"> </w:t>
        </w:r>
      </w:ins>
      <m:oMath>
        <m:r>
          <m:rPr>
            <m:sty m:val="bi"/>
          </m:rPr>
          <m:t>X</m:t>
        </m:r>
      </m:oMath>
      <w:ins w:id="16946" w:author="PR Preview" w:date="2026-01-01T00:00:00Z">
        <w:r>
          <w:t xml:space="preserve"> </w:t>
        </w:r>
      </w:ins>
      <w:ins w:id="16947" w:author="PR Preview" w:date="2026-01-01T00:00:00Z">
        <w:r>
          <w:t xml:space="preserve">is the</w:t>
        </w:r>
      </w:ins>
      <w:ins w:id="16948" w:author="PR Preview" w:date="2026-01-01T00:00:00Z">
        <w:r>
          <w:t xml:space="preserve"> </w:t>
        </w:r>
      </w:ins>
      <m:oMath>
        <m:r>
          <m:t>n</m:t>
        </m:r>
        <m:r>
          <m:rPr>
            <m:sty m:val="p"/>
          </m:rPr>
          <m:t>×</m:t>
        </m:r>
        <m:r>
          <m:t>p</m:t>
        </m:r>
      </m:oMath>
      <w:ins w:id="16949" w:author="PR Preview" w:date="2026-01-01T00:00:00Z">
        <w:r>
          <w:t xml:space="preserve"> </w:t>
        </w:r>
      </w:ins>
      <w:ins w:id="16950" w:author="PR Preview" w:date="2026-01-01T00:00:00Z">
        <w:r>
          <w:t xml:space="preserve">matrix whose</w:t>
        </w:r>
      </w:ins>
      <w:ins w:id="16951" w:author="PR Preview" w:date="2026-01-01T00:00:00Z">
        <w:r>
          <w:t xml:space="preserve"> </w:t>
        </w:r>
      </w:ins>
      <m:oMath>
        <m:r>
          <m:t>i</m:t>
        </m:r>
      </m:oMath>
      <w:ins w:id="16952" w:author="PR Preview" w:date="2026-01-01T00:00:00Z">
        <w:r>
          <w:t xml:space="preserve">-th row is the covariate vector</w:t>
        </w:r>
      </w:ins>
      <w:ins w:id="16953" w:author="PR Preview" w:date="2026-01-01T00:00:00Z">
        <w:r>
          <w:t xml:space="preserve"> </w:t>
        </w:r>
      </w:ins>
      <m:oMath>
        <m:sSup>
          <m:e>
            <m:sSub>
              <m:e>
                <m:acc>
                  <m:accPr>
                    <m:chr m:val="̃"/>
                  </m:accPr>
                  <m:e>
                    <m:r>
                      <m:t>x</m:t>
                    </m:r>
                  </m:e>
                </m:acc>
              </m:e>
              <m:sub>
                <m:r>
                  <m:t>i</m:t>
                </m:r>
              </m:sub>
            </m:sSub>
          </m:e>
          <m:sup>
            <m:r>
              <m:rPr>
                <m:sty m:val="p"/>
              </m:rPr>
              <m:t>⊤</m:t>
            </m:r>
          </m:sup>
        </m:sSup>
      </m:oMath>
      <w:ins w:id="16954" w:author="PR Preview" w:date="2026-01-01T00:00:00Z">
        <w:r>
          <w:t xml:space="preserve"> </w:t>
        </w:r>
      </w:ins>
      <w:ins w:id="16955" w:author="PR Preview" w:date="2026-01-01T00:00:00Z">
        <w:r>
          <w:t xml:space="preserve">for observation</w:t>
        </w:r>
      </w:ins>
      <w:ins w:id="16956" w:author="PR Preview" w:date="2026-01-01T00:00:00Z">
        <w:r>
          <w:t xml:space="preserve"> </w:t>
        </w:r>
      </w:ins>
      <m:oMath>
        <m:r>
          <m:t>i</m:t>
        </m:r>
      </m:oMath>
      <w:ins w:id="16957" w:author="PR Preview" w:date="2026-01-01T00:00:00Z">
        <w:r>
          <w:t xml:space="preserve">:</w:t>
        </w:r>
      </w:ins>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07"/>
    <w:bookmarkStart w:id="508" w:name="rem-design-matrix-products"/>
    <w:p>
      <w:pPr>
        <w:pStyle w:val="FirstParagraph"/>
      </w:pPr>
      <w:ins w:id="16958" w:author="PR Preview" w:date="2026-01-01T00:00:00Z">
        <w:r>
          <w:rPr>
            <w:i/>
            <w:iCs/>
          </w:rPr>
          <w:t xml:space="preserve">Remark 47</w:t>
        </w:r>
      </w:ins>
      <w:ins w:id="16959" w:author="PR Preview" w:date="2026-01-01T00:00:00Z">
        <w:r>
          <w:t xml:space="preserve"> (Products with the design matrix). </w:t>
        </w:r>
      </w:ins>
      <w:ins w:id="16960" w:author="PR Preview" w:date="2026-01-01T00:00:00Z">
        <w:r>
          <w:t xml:space="preserve">The product</w:t>
        </w:r>
      </w:ins>
      <w:ins w:id="16961" w:author="PR Preview" w:date="2026-01-01T00:00:00Z">
        <w:r>
          <w:t xml:space="preserve"> </w:t>
        </w:r>
      </w:ins>
      <m:oMath>
        <m:r>
          <m:rPr>
            <m:sty m:val="bi"/>
          </m:rPr>
          <m:t>X</m:t>
        </m:r>
        <m:acc>
          <m:accPr>
            <m:chr m:val="̃"/>
          </m:accPr>
          <m:e>
            <m:r>
              <m:t>β</m:t>
            </m:r>
          </m:e>
        </m:acc>
      </m:oMath>
      <w:ins w:id="16962" w:author="PR Preview" w:date="2026-01-01T00:00:00Z">
        <w:r>
          <w:t xml:space="preserve"> </w:t>
        </w:r>
      </w:ins>
      <w:ins w:id="16963" w:author="PR Preview" w:date="2026-01-01T00:00:00Z">
        <w:r>
          <w:t xml:space="preserve">collects the values</w:t>
        </w:r>
      </w:ins>
      <w:ins w:id="16964" w:author="PR Preview" w:date="2026-01-01T00:00:00Z">
        <w:r>
          <w:t xml:space="preserve"> </w:t>
        </w:r>
      </w:ins>
      <m:oMath>
        <m:sSup>
          <m:e>
            <m:sSub>
              <m:e>
                <m:acc>
                  <m:accPr>
                    <m:chr m:val="̃"/>
                  </m:accPr>
                  <m:e>
                    <m:r>
                      <m:t>x</m:t>
                    </m:r>
                  </m:e>
                </m:acc>
              </m:e>
              <m:sub>
                <m:r>
                  <m:t>i</m:t>
                </m:r>
              </m:sub>
            </m:sSub>
          </m:e>
          <m:sup>
            <m:r>
              <m:rPr>
                <m:sty m:val="p"/>
              </m:rPr>
              <m:t>⊤</m:t>
            </m:r>
          </m:sup>
        </m:sSup>
        <m:acc>
          <m:accPr>
            <m:chr m:val="̃"/>
          </m:accPr>
          <m:e>
            <m:r>
              <m:t>β</m:t>
            </m:r>
          </m:e>
        </m:acc>
      </m:oMath>
      <w:ins w:id="16965" w:author="PR Preview" w:date="2026-01-01T00:00:00Z">
        <w:r>
          <w:t xml:space="preserve"> </w:t>
        </w:r>
      </w:ins>
      <w:ins w:id="16966" w:author="PR Preview" w:date="2026-01-01T00:00:00Z">
        <w:r>
          <w:t xml:space="preserve">for all</w:t>
        </w:r>
      </w:ins>
      <w:ins w:id="16967" w:author="PR Preview" w:date="2026-01-01T00:00:00Z">
        <w:r>
          <w:t xml:space="preserve"> </w:t>
        </w:r>
      </w:ins>
      <m:oMath>
        <m:r>
          <m:t>n</m:t>
        </m:r>
      </m:oMath>
      <w:ins w:id="16968" w:author="PR Preview" w:date="2026-01-01T00:00:00Z">
        <w:r>
          <w:t xml:space="preserve"> </w:t>
        </w:r>
      </w:ins>
      <w:ins w:id="16969" w:author="PR Preview" w:date="2026-01-01T00:00:00Z">
        <w:r>
          <w:t xml:space="preserve">observations into a single</w:t>
        </w:r>
      </w:ins>
      <w:ins w:id="16970" w:author="PR Preview" w:date="2026-01-01T00:00:00Z">
        <w:r>
          <w:t xml:space="preserve"> </w:t>
        </w:r>
      </w:ins>
      <m:oMath>
        <m:r>
          <m:t>n</m:t>
        </m:r>
        <m:r>
          <m:rPr>
            <m:sty m:val="p"/>
          </m:rPr>
          <m:t>×</m:t>
        </m:r>
        <m:r>
          <m:t>1</m:t>
        </m:r>
      </m:oMath>
      <w:ins w:id="16971" w:author="PR Preview" w:date="2026-01-01T00:00:00Z">
        <w:r>
          <w:t xml:space="preserve"> </w:t>
        </w:r>
      </w:ins>
      <w:ins w:id="16972" w:author="PR Preview" w:date="2026-01-01T00:00:00Z">
        <w:r>
          <w:t xml:space="preserve">vector:</w:t>
        </w:r>
      </w:ins>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ins w:id="16973" w:author="PR Preview" w:date="2026-01-01T00:00:00Z">
        <w:r>
          <w:t xml:space="preserve">For example, take the rank-</w:t>
        </w:r>
      </w:ins>
      <m:oMath>
        <m:r>
          <m:t>2</m:t>
        </m:r>
      </m:oMath>
      <w:ins w:id="16974" w:author="PR Preview" w:date="2026-01-01T00:00:00Z">
        <w:r>
          <w:t xml:space="preserve"> </w:t>
        </w:r>
      </w:ins>
      <w:ins w:id="16975" w:author="PR Preview" w:date="2026-01-01T00:00:00Z">
        <w:r>
          <w:t xml:space="preserve">matrix from</w:t>
        </w:r>
      </w:ins>
      <w:ins w:id="16976" w:author="PR Preview" w:date="2026-01-01T00:00:00Z">
        <w:r>
          <w:t xml:space="preserve"> </w:t>
        </w:r>
      </w:ins>
      <w:hyperlink w:anchor="exm-rank">
        <w:ins w:id="16977" w:author="PR Preview" w:date="2026-01-01T00:00:00Z">
          <w:r>
            <w:rPr>
              <w:rStyle w:val="Hyperlink"/>
            </w:rPr>
            <w:t xml:space="preserve">Example 34</w:t>
          </w:r>
        </w:ins>
      </w:hyperlink>
      <w:ins w:id="16978" w:author="PR Preview" w:date="2026-01-01T00:00:00Z">
        <w:r>
          <w:t xml:space="preserve"> </w:t>
        </w:r>
      </w:ins>
      <w:ins w:id="16979" w:author="PR Preview" w:date="2026-01-01T00:00:00Z">
        <w:r>
          <w:t xml:space="preserve">as</w:t>
        </w:r>
      </w:ins>
      <w:ins w:id="16980" w:author="PR Preview" w:date="2026-01-01T00:00:00Z">
        <w:r>
          <w:t xml:space="preserve"> </w:t>
        </w:r>
      </w:ins>
      <m:oMath>
        <m:r>
          <m:rPr>
            <m:sty m:val="bi"/>
          </m:rPr>
          <m:t>X</m:t>
        </m:r>
      </m:oMath>
      <w:ins w:id="16981" w:author="PR Preview" w:date="2026-01-01T00:00:00Z">
        <w:r>
          <w:t xml:space="preserve">,</w:t>
        </w:r>
      </w:ins>
      <w:ins w:id="16982" w:author="PR Preview" w:date="2026-01-01T00:00:00Z">
        <w:r>
          <w:t xml:space="preserve"> </w:t>
        </w:r>
      </w:ins>
      <w:ins w:id="16983" w:author="PR Preview" w:date="2026-01-01T00:00:00Z">
        <w:r>
          <w:t xml:space="preserve">with</w:t>
        </w:r>
      </w:ins>
      <w:ins w:id="16984" w:author="PR Preview" w:date="2026-01-01T00:00:00Z">
        <w:r>
          <w:t xml:space="preserve"> </w:t>
        </w:r>
      </w:ins>
      <m:oMath>
        <m:r>
          <m:t>n</m:t>
        </m:r>
        <m:r>
          <m:rPr>
            <m:sty m:val="p"/>
          </m:rPr>
          <m:t>=</m:t>
        </m:r>
        <m:r>
          <m:t>3</m:t>
        </m:r>
      </m:oMath>
      <w:ins w:id="16985" w:author="PR Preview" w:date="2026-01-01T00:00:00Z">
        <w:r>
          <w:t xml:space="preserve"> </w:t>
        </w:r>
      </w:ins>
      <w:ins w:id="16986" w:author="PR Preview" w:date="2026-01-01T00:00:00Z">
        <w:r>
          <w:t xml:space="preserve">observations and</w:t>
        </w:r>
      </w:ins>
      <w:ins w:id="16987" w:author="PR Preview" w:date="2026-01-01T00:00:00Z">
        <w:r>
          <w:t xml:space="preserve"> </w:t>
        </w:r>
      </w:ins>
      <m:oMath>
        <m:r>
          <m:t>p</m:t>
        </m:r>
        <m:r>
          <m:rPr>
            <m:sty m:val="p"/>
          </m:rPr>
          <m:t>=</m:t>
        </m:r>
        <m:r>
          <m:t>2</m:t>
        </m:r>
      </m:oMath>
      <w:ins w:id="16988" w:author="PR Preview" w:date="2026-01-01T00:00:00Z">
        <w:r>
          <w:t xml:space="preserve"> </w:t>
        </w:r>
      </w:ins>
      <w:ins w:id="16989" w:author="PR Preview" w:date="2026-01-01T00:00:00Z">
        <w:r>
          <w:t xml:space="preserve">columns:</w:t>
        </w:r>
      </w:ins>
      <w:ins w:id="16990" w:author="PR Preview" w:date="2026-01-01T00:00:00Z">
        <w:r>
          <w:t xml:space="preserve"> </w:t>
        </w:r>
      </w:ins>
      <w:ins w:id="16991" w:author="PR Preview" w:date="2026-01-01T00:00:00Z">
        <w:r>
          <w:t xml:space="preserve">an intercept column and one covariate.</w:t>
        </w:r>
      </w:ins>
      <w:ins w:id="16992" w:author="PR Preview" w:date="2026-01-01T00:00:00Z">
        <w:r>
          <w:t xml:space="preserve"> </w:t>
        </w:r>
      </w:ins>
      <w:ins w:id="16993" w:author="PR Preview" w:date="2026-01-01T00:00:00Z">
        <w:r>
          <w:t xml:space="preserve">With</w:t>
        </w:r>
      </w:ins>
      <w:ins w:id="16994" w:author="PR Preview" w:date="2026-01-01T00:00:00Z">
        <w:r>
          <w:t xml:space="preserve"> </w:t>
        </w:r>
      </w:ins>
      <m:oMath>
        <m:acc>
          <m:accPr>
            <m:chr m:val="̃"/>
          </m:accPr>
          <m:e>
            <m:r>
              <m:t>β</m:t>
            </m:r>
          </m:e>
        </m:acc>
        <m:r>
          <m:rPr>
            <m:sty m:val="p"/>
          </m:rPr>
          <m:t>=</m:t>
        </m:r>
        <m:r>
          <m:rPr>
            <m:sty m:val="p"/>
          </m:rPr>
          <m:t>(</m:t>
        </m:r>
        <m:r>
          <m:t>1</m:t>
        </m:r>
        <m:r>
          <m:rPr>
            <m:sty m:val="p"/>
          </m:rPr>
          <m:t>,</m:t>
        </m:r>
        <m:r>
          <m:t>2</m:t>
        </m:r>
        <m:r>
          <m:rPr>
            <m:sty m:val="p"/>
          </m:rPr>
          <m:t>)</m:t>
        </m:r>
      </m:oMath>
      <w:ins w:id="16995" w:author="PR Preview" w:date="2026-01-01T00:00:00Z">
        <w:r>
          <w:t xml:space="preserve">,</w:t>
        </w:r>
      </w:ins>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16996" w:author="PR Preview" w:date="2026-01-01T00:00:00Z">
        <w:r>
          <w:delText xml:space="preserve">(</w:delText>
        </w:r>
      </w:del>
      <w:hyperlink w:anchor="thm-transpose-product">
        <w:del w:id="16997" w:author="PR Preview" w:date="2026-01-01T00:00:00Z">
          <w:r>
            <w:rPr>
              <w:rStyle w:val="Hyperlink"/>
            </w:rPr>
            <w:delText xml:space="preserve">Theorem 19</w:delText>
          </w:r>
        </w:del>
      </w:hyperlink>
      <w:del w:id="16998" w:author="PR Preview" w:date="2026-01-01T00:00:00Z">
        <w:r>
          <w:delText xml:space="preserve">).</w:delText>
        </w:r>
      </w:del>
      <w:del w:id="16999" w:author="PR Preview" w:date="2026-01-01T00:00:00Z">
        <w:r>
          <w:delText xml:space="preserve"> </w:delText>
        </w:r>
      </w:del>
      <w:del w:id="17000" w:author="PR Preview" w:date="2026-01-01T00:00:00Z">
        <w:r>
          <w:delText xml:space="preserve">When</w:delText>
        </w:r>
      </w:del>
      <w:del w:id="17001" w:author="PR Preview" w:date="2026-01-01T00:00:00Z">
        <w:r>
          <w:delText xml:space="preserve"> </w:delText>
        </w:r>
      </w:del>
      <m:oMath>
        <m:sSup>
          <m:e>
            <m:r>
              <m:rPr>
                <m:sty m:val="bi"/>
              </m:rPr>
              <m:t>X</m:t>
            </m:r>
          </m:e>
          <m:sup>
            <m:r>
              <m:rPr>
                <m:sty m:val="p"/>
              </m:rPr>
              <m:t>⊤</m:t>
            </m:r>
          </m:sup>
        </m:sSup>
        <m:r>
          <m:rPr>
            <m:sty m:val="bi"/>
          </m:rPr>
          <m:t>X</m:t>
        </m:r>
      </m:oMath>
      <w:del w:id="17002" w:author="PR Preview" w:date="2026-01-01T00:00:00Z">
        <w:r>
          <w:delText xml:space="preserve"> </w:delText>
        </w:r>
      </w:del>
      <w:del w:id="17003" w:author="PR Preview" w:date="2026-01-01T00:00:00Z">
        <w:r>
          <w:delText xml:space="preserve">is invertible,</w:delText>
        </w:r>
      </w:del>
      <w:del w:id="17004" w:author="PR Preview" w:date="2026-01-01T00:00:00Z">
        <w:r>
          <w:delText xml:space="preserve"> </w:delText>
        </w:r>
      </w:del>
      <w:del w:id="17005" w:author="PR Preview" w:date="2026-01-01T00:00:00Z">
        <w:r>
          <w:delText xml:space="preserve">it appears in the OLS estimator</w:delText>
        </w:r>
      </w:del>
      <w:del w:id="17006" w:author="PR Preview" w:date="2026-01-01T00:00:00Z">
        <w:r>
          <w:delText xml:space="preserve"> </w:delText>
        </w:r>
      </w:del>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del w:id="17007" w:author="PR Preview" w:date="2026-01-01T00:00:00Z">
        <w:r>
          <w:delText xml:space="preserve">.</w:delText>
        </w:r>
      </w:del>
    </w:p>
    <w:p>
      <w:pPr>
        <w:pStyle w:val="BodyText"/>
      </w:pPr>
      <w:del w:id="17008" w:author="PR Preview" w:date="2026-01-01T00:00:00Z">
        <w:r>
          <w:rPr>
            <w:b/>
            <w:bCs/>
          </w:rPr>
          <w:delText xml:space="preserve">Theorem 81 (</w:delText>
        </w:r>
      </w:del>
      <m:oMath>
        <m:sSup>
          <m:e>
            <m:r>
              <m:rPr>
                <m:sty m:val="bi"/>
              </m:rPr>
              <m:t>X</m:t>
            </m:r>
          </m:e>
          <m:sup>
            <m:r>
              <m:rPr>
                <m:sty m:val="p"/>
              </m:rPr>
              <m:t>⊤</m:t>
            </m:r>
          </m:sup>
        </m:sSup>
        <m:r>
          <m:rPr>
            <m:sty m:val="bi"/>
          </m:rPr>
          <m:t>X</m:t>
        </m:r>
      </m:oMath>
      <w:del w:id="17009" w:author="PR Preview" w:date="2026-01-01T00:00:00Z">
        <w:r>
          <w:rPr>
            <w:b/>
            <w:bCs/>
          </w:rPr>
          <w:delText xml:space="preserve"> </w:delText>
        </w:r>
      </w:del>
      <w:del w:id="17010" w:author="PR Preview" w:date="2026-01-01T00:00:00Z">
        <w:r>
          <w:rPr>
            <w:b/>
            <w:bCs/>
          </w:rPr>
          <w:delText xml:space="preserve">is invertible when</w:delText>
        </w:r>
      </w:del>
      <w:del w:id="17011" w:author="PR Preview" w:date="2026-01-01T00:00:00Z">
        <w:r>
          <w:rPr>
            <w:b/>
            <w:bCs/>
          </w:rPr>
          <w:delText xml:space="preserve"> </w:delText>
        </w:r>
      </w:del>
      <m:oMath>
        <m:r>
          <m:rPr>
            <m:sty m:val="bi"/>
          </m:rPr>
          <m:t>X</m:t>
        </m:r>
      </m:oMath>
      <w:del w:id="17012" w:author="PR Preview" w:date="2026-01-01T00:00:00Z">
        <w:r>
          <w:rPr>
            <w:b/>
            <w:bCs/>
          </w:rPr>
          <w:delText xml:space="preserve"> </w:delText>
        </w:r>
      </w:del>
      <w:del w:id="17013" w:author="PR Preview" w:date="2026-01-01T00:00:00Z">
        <w:r>
          <w:rPr>
            <w:b/>
            <w:bCs/>
          </w:rPr>
          <w:delText xml:space="preserve">has full column rank)</w:delText>
        </w:r>
      </w:del>
      <w:del w:id="17014" w:author="PR Preview" w:date="2026-01-01T00:00:00Z">
        <w:r>
          <w:delText xml:space="preserve"> </w:delText>
        </w:r>
      </w:del>
      <w:del w:id="17015" w:author="PR Preview" w:date="2026-01-01T00:00:00Z">
        <w:r>
          <w:delText xml:space="preserve">If</w:delText>
        </w:r>
      </w:del>
      <w:del w:id="17016" w:author="PR Preview" w:date="2026-01-01T00:00:00Z">
        <w:r>
          <w:delText xml:space="preserve"> </w:delText>
        </w:r>
      </w:del>
      <m:oMath>
        <m:r>
          <m:rPr>
            <m:sty m:val="bi"/>
          </m:rPr>
          <m:t>X</m:t>
        </m:r>
      </m:oMath>
      <w:del w:id="17017" w:author="PR Preview" w:date="2026-01-01T00:00:00Z">
        <w:r>
          <w:delText xml:space="preserve"> </w:delText>
        </w:r>
      </w:del>
      <w:del w:id="17018" w:author="PR Preview" w:date="2026-01-01T00:00:00Z">
        <w:r>
          <w:delText xml:space="preserve">is an</w:delText>
        </w:r>
      </w:del>
      <w:del w:id="17019" w:author="PR Preview" w:date="2026-01-01T00:00:00Z">
        <w:r>
          <w:delText xml:space="preserve"> </w:delText>
        </w:r>
      </w:del>
      <m:oMath>
        <m:r>
          <m:t>n</m:t>
        </m:r>
        <m:r>
          <m:rPr>
            <m:sty m:val="p"/>
          </m:rPr>
          <m:t>×</m:t>
        </m:r>
        <m:r>
          <m:t>p</m:t>
        </m:r>
      </m:oMath>
      <w:del w:id="17020" w:author="PR Preview" w:date="2026-01-01T00:00:00Z">
        <w:r>
          <w:delText xml:space="preserve"> </w:delText>
        </w:r>
      </w:del>
      <w:del w:id="17021" w:author="PR Preview" w:date="2026-01-01T00:00:00Z">
        <w:r>
          <w:delText xml:space="preserve">matrix with</w:delText>
        </w:r>
      </w:del>
      <w:del w:id="17022"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7023" w:author="PR Preview" w:date="2026-01-01T00:00:00Z">
        <w:r>
          <w:delText xml:space="preserve"> </w:delText>
        </w:r>
      </w:del>
      <w:del w:id="17024" w:author="PR Preview" w:date="2026-01-01T00:00:00Z">
        <w:r>
          <w:delText xml:space="preserve">(</w:delText>
        </w:r>
      </w:del>
      <w:hyperlink w:anchor="def-rank">
        <w:del w:id="17025" w:author="PR Preview" w:date="2026-01-01T00:00:00Z">
          <w:r>
            <w:rPr>
              <w:rStyle w:val="Hyperlink"/>
            </w:rPr>
            <w:delText xml:space="preserve">Definition 38</w:delText>
          </w:r>
        </w:del>
      </w:hyperlink>
      <w:del w:id="17026" w:author="PR Preview" w:date="2026-01-01T00:00:00Z">
        <w:r>
          <w:delText xml:space="preserve">),</w:delText>
        </w:r>
      </w:del>
      <w:del w:id="17027" w:author="PR Preview" w:date="2026-01-01T00:00:00Z">
        <w:r>
          <w:delText xml:space="preserve"> </w:delText>
        </w:r>
      </w:del>
      <w:del w:id="17028" w:author="PR Preview" w:date="2026-01-01T00:00:00Z">
        <w:r>
          <w:delText xml:space="preserve">then the</w:delText>
        </w:r>
      </w:del>
      <w:del w:id="17029" w:author="PR Preview" w:date="2026-01-01T00:00:00Z">
        <w:r>
          <w:delText xml:space="preserve"> </w:delText>
        </w:r>
      </w:del>
      <m:oMath>
        <m:r>
          <m:t>p</m:t>
        </m:r>
        <m:r>
          <m:rPr>
            <m:sty m:val="p"/>
          </m:rPr>
          <m:t>×</m:t>
        </m:r>
        <m:r>
          <m:t>p</m:t>
        </m:r>
      </m:oMath>
      <w:del w:id="17030" w:author="PR Preview" w:date="2026-01-01T00:00:00Z">
        <w:r>
          <w:delText xml:space="preserve"> </w:delText>
        </w:r>
      </w:del>
      <w:del w:id="17031" w:author="PR Preview" w:date="2026-01-01T00:00:00Z">
        <w:r>
          <w:delText xml:space="preserve">matrix</w:delText>
        </w:r>
      </w:del>
      <w:del w:id="17032" w:author="PR Preview" w:date="2026-01-01T00:00:00Z">
        <w:r>
          <w:delText xml:space="preserve"> </w:delText>
        </w:r>
      </w:del>
      <m:oMath>
        <m:sSup>
          <m:e>
            <m:r>
              <m:rPr>
                <m:sty m:val="bi"/>
              </m:rPr>
              <m:t>X</m:t>
            </m:r>
          </m:e>
          <m:sup>
            <m:r>
              <m:rPr>
                <m:sty m:val="p"/>
              </m:rPr>
              <m:t>⊤</m:t>
            </m:r>
          </m:sup>
        </m:sSup>
        <m:r>
          <m:rPr>
            <m:sty m:val="bi"/>
          </m:rPr>
          <m:t>X</m:t>
        </m:r>
      </m:oMath>
      <w:del w:id="17033" w:author="PR Preview" w:date="2026-01-01T00:00:00Z">
        <w:r>
          <w:delText xml:space="preserve"> </w:delText>
        </w:r>
      </w:del>
      <w:del w:id="17034" w:author="PR Preview" w:date="2026-01-01T00:00:00Z">
        <w:r>
          <w:delText xml:space="preserve">is invertible.</w:delText>
        </w:r>
      </w:del>
    </w:p>
    <w:p>
      <w:pPr>
        <w:pStyle w:val="FirstParagraph"/>
      </w:pPr>
      <w:ins w:id="17035" w:author="PR Preview" w:date="2026-01-01T00:00:00Z">
        <w:r>
          <w:t xml:space="preserve">(</w:t>
        </w:r>
      </w:ins>
      <w:hyperlink w:anchor="thm-transpose-product">
        <w:ins w:id="17036" w:author="PR Preview" w:date="2026-01-01T00:00:00Z">
          <w:r>
            <w:rPr>
              <w:rStyle w:val="Hyperlink"/>
            </w:rPr>
            <w:t xml:space="preserve">Theorem 19</w:t>
          </w:r>
        </w:ins>
      </w:hyperlink>
      <w:ins w:id="17037" w:author="PR Preview" w:date="2026-01-01T00:00:00Z">
        <w:r>
          <w:t xml:space="preserve">).</w:t>
        </w:r>
      </w:ins>
      <w:ins w:id="17038" w:author="PR Preview" w:date="2026-01-01T00:00:00Z">
        <w:r>
          <w:t xml:space="preserve"> </w:t>
        </w:r>
      </w:ins>
      <w:ins w:id="17039" w:author="PR Preview" w:date="2026-01-01T00:00:00Z">
        <w:r>
          <w:t xml:space="preserve">When</w:t>
        </w:r>
      </w:ins>
      <w:ins w:id="17040" w:author="PR Preview" w:date="2026-01-01T00:00:00Z">
        <w:r>
          <w:t xml:space="preserve"> </w:t>
        </w:r>
      </w:ins>
      <m:oMath>
        <m:sSup>
          <m:e>
            <m:r>
              <m:rPr>
                <m:sty m:val="bi"/>
              </m:rPr>
              <m:t>X</m:t>
            </m:r>
          </m:e>
          <m:sup>
            <m:r>
              <m:rPr>
                <m:sty m:val="p"/>
              </m:rPr>
              <m:t>⊤</m:t>
            </m:r>
          </m:sup>
        </m:sSup>
        <m:r>
          <m:rPr>
            <m:sty m:val="bi"/>
          </m:rPr>
          <m:t>X</m:t>
        </m:r>
      </m:oMath>
      <w:ins w:id="17041" w:author="PR Preview" w:date="2026-01-01T00:00:00Z">
        <w:r>
          <w:t xml:space="preserve"> </w:t>
        </w:r>
      </w:ins>
      <w:ins w:id="17042" w:author="PR Preview" w:date="2026-01-01T00:00:00Z">
        <w:r>
          <w:t xml:space="preserve">is invertible,</w:t>
        </w:r>
      </w:ins>
      <w:ins w:id="17043" w:author="PR Preview" w:date="2026-01-01T00:00:00Z">
        <w:r>
          <w:t xml:space="preserve"> </w:t>
        </w:r>
      </w:ins>
      <w:ins w:id="17044" w:author="PR Preview" w:date="2026-01-01T00:00:00Z">
        <w:r>
          <w:t xml:space="preserve">it appears in the least squares solution (</w:t>
        </w:r>
      </w:ins>
      <w:hyperlink w:anchor="def-least-squares">
        <w:ins w:id="17045" w:author="PR Preview" w:date="2026-01-01T00:00:00Z">
          <w:r>
            <w:rPr>
              <w:rStyle w:val="Hyperlink"/>
            </w:rPr>
            <w:t xml:space="preserve">Definition 101</w:t>
          </w:r>
        </w:ins>
      </w:hyperlink>
      <w:ins w:id="17046" w:author="PR Preview" w:date="2026-01-01T00:00:00Z">
        <w:r>
          <w:t xml:space="preserve">, defined later in this chapter)</w:t>
        </w:r>
      </w:ins>
      <w:ins w:id="17047" w:author="PR Preview" w:date="2026-01-01T00:00:00Z">
        <w:r>
          <w:t xml:space="preserve"> </w:t>
        </w:r>
      </w:ins>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ins w:id="17048" w:author="PR Preview" w:date="2026-01-01T00:00:00Z">
        <w:r>
          <w:t xml:space="preserve">.</w:t>
        </w:r>
      </w:ins>
    </w:p>
    <w:bookmarkEnd w:id="508"/>
    <w:bookmarkStart w:id="509" w:name="thm-gram-invertible"/>
    <w:p>
      <w:pPr>
        <w:pStyle w:val="BodyText"/>
      </w:pPr>
      <w:ins w:id="17049" w:author="PR Preview" w:date="2026-01-01T00:00:00Z">
        <w:r>
          <w:rPr>
            <w:b/>
            <w:bCs/>
          </w:rPr>
          <w:t xml:space="preserve">Theorem 82 (</w:t>
        </w:r>
      </w:ins>
      <m:oMath>
        <m:sSup>
          <m:e>
            <m:r>
              <m:rPr>
                <m:sty m:val="bi"/>
              </m:rPr>
              <m:t>X</m:t>
            </m:r>
          </m:e>
          <m:sup>
            <m:r>
              <m:rPr>
                <m:sty m:val="p"/>
              </m:rPr>
              <m:t>⊤</m:t>
            </m:r>
          </m:sup>
        </m:sSup>
        <m:r>
          <m:rPr>
            <m:sty m:val="bi"/>
          </m:rPr>
          <m:t>X</m:t>
        </m:r>
      </m:oMath>
      <w:ins w:id="17050" w:author="PR Preview" w:date="2026-01-01T00:00:00Z">
        <w:r>
          <w:rPr>
            <w:b/>
            <w:bCs/>
          </w:rPr>
          <w:t xml:space="preserve"> </w:t>
        </w:r>
      </w:ins>
      <w:ins w:id="17051" w:author="PR Preview" w:date="2026-01-01T00:00:00Z">
        <w:r>
          <w:rPr>
            <w:b/>
            <w:bCs/>
          </w:rPr>
          <w:t xml:space="preserve">is invertible when</w:t>
        </w:r>
      </w:ins>
      <w:ins w:id="17052" w:author="PR Preview" w:date="2026-01-01T00:00:00Z">
        <w:r>
          <w:rPr>
            <w:b/>
            <w:bCs/>
          </w:rPr>
          <w:t xml:space="preserve"> </w:t>
        </w:r>
      </w:ins>
      <m:oMath>
        <m:r>
          <m:rPr>
            <m:sty m:val="bi"/>
          </m:rPr>
          <m:t>X</m:t>
        </m:r>
      </m:oMath>
      <w:ins w:id="17053" w:author="PR Preview" w:date="2026-01-01T00:00:00Z">
        <w:r>
          <w:rPr>
            <w:b/>
            <w:bCs/>
          </w:rPr>
          <w:t xml:space="preserve"> </w:t>
        </w:r>
      </w:ins>
      <w:ins w:id="17054" w:author="PR Preview" w:date="2026-01-01T00:00:00Z">
        <w:r>
          <w:rPr>
            <w:b/>
            <w:bCs/>
          </w:rPr>
          <w:t xml:space="preserve">has full column rank)</w:t>
        </w:r>
      </w:ins>
      <w:ins w:id="17055" w:author="PR Preview" w:date="2026-01-01T00:00:00Z">
        <w:r>
          <w:t xml:space="preserve"> </w:t>
        </w:r>
      </w:ins>
      <w:ins w:id="17056" w:author="PR Preview" w:date="2026-01-01T00:00:00Z">
        <w:r>
          <w:t xml:space="preserve">If</w:t>
        </w:r>
      </w:ins>
      <w:ins w:id="17057" w:author="PR Preview" w:date="2026-01-01T00:00:00Z">
        <w:r>
          <w:t xml:space="preserve"> </w:t>
        </w:r>
      </w:ins>
      <m:oMath>
        <m:r>
          <m:rPr>
            <m:sty m:val="bi"/>
          </m:rPr>
          <m:t>X</m:t>
        </m:r>
      </m:oMath>
      <w:ins w:id="17058" w:author="PR Preview" w:date="2026-01-01T00:00:00Z">
        <w:r>
          <w:t xml:space="preserve"> </w:t>
        </w:r>
      </w:ins>
      <w:ins w:id="17059" w:author="PR Preview" w:date="2026-01-01T00:00:00Z">
        <w:r>
          <w:t xml:space="preserve">is an</w:t>
        </w:r>
      </w:ins>
      <w:ins w:id="17060" w:author="PR Preview" w:date="2026-01-01T00:00:00Z">
        <w:r>
          <w:t xml:space="preserve"> </w:t>
        </w:r>
      </w:ins>
      <m:oMath>
        <m:r>
          <m:t>n</m:t>
        </m:r>
        <m:r>
          <m:rPr>
            <m:sty m:val="p"/>
          </m:rPr>
          <m:t>×</m:t>
        </m:r>
        <m:r>
          <m:t>p</m:t>
        </m:r>
      </m:oMath>
      <w:ins w:id="17061" w:author="PR Preview" w:date="2026-01-01T00:00:00Z">
        <w:r>
          <w:t xml:space="preserve"> </w:t>
        </w:r>
      </w:ins>
      <w:ins w:id="17062" w:author="PR Preview" w:date="2026-01-01T00:00:00Z">
        <w:r>
          <w:t xml:space="preserve">matrix with</w:t>
        </w:r>
      </w:ins>
      <w:ins w:id="17063" w:author="PR Preview" w:date="2026-01-01T00:00:00Z">
        <w:r>
          <w:t xml:space="preserve"> </w:t>
        </w:r>
      </w:ins>
      <m:oMath>
        <m:r>
          <m:rPr>
            <m:sty m:val="p"/>
          </m:rPr>
          <m:t>rank</m:t>
        </m:r>
        <m:r>
          <m:rPr>
            <m:sty m:val="p"/>
          </m:rPr>
          <m:t>(</m:t>
        </m:r>
        <m:r>
          <m:rPr>
            <m:sty m:val="bi"/>
          </m:rPr>
          <m:t>X</m:t>
        </m:r>
        <m:r>
          <m:rPr>
            <m:sty m:val="p"/>
          </m:rPr>
          <m:t>)</m:t>
        </m:r>
        <m:r>
          <m:rPr>
            <m:sty m:val="p"/>
          </m:rPr>
          <m:t>=</m:t>
        </m:r>
        <m:r>
          <m:t>p</m:t>
        </m:r>
      </m:oMath>
      <w:ins w:id="17064" w:author="PR Preview" w:date="2026-01-01T00:00:00Z">
        <w:r>
          <w:t xml:space="preserve"> </w:t>
        </w:r>
      </w:ins>
      <w:ins w:id="17065" w:author="PR Preview" w:date="2026-01-01T00:00:00Z">
        <w:r>
          <w:t xml:space="preserve">(</w:t>
        </w:r>
      </w:ins>
      <w:hyperlink w:anchor="def-rank">
        <w:ins w:id="17066" w:author="PR Preview" w:date="2026-01-01T00:00:00Z">
          <w:r>
            <w:rPr>
              <w:rStyle w:val="Hyperlink"/>
            </w:rPr>
            <w:t xml:space="preserve">Definition 38</w:t>
          </w:r>
        </w:ins>
      </w:hyperlink>
      <w:ins w:id="17067" w:author="PR Preview" w:date="2026-01-01T00:00:00Z">
        <w:r>
          <w:t xml:space="preserve">),</w:t>
        </w:r>
      </w:ins>
      <w:ins w:id="17068" w:author="PR Preview" w:date="2026-01-01T00:00:00Z">
        <w:r>
          <w:t xml:space="preserve"> </w:t>
        </w:r>
      </w:ins>
      <w:ins w:id="17069" w:author="PR Preview" w:date="2026-01-01T00:00:00Z">
        <w:r>
          <w:t xml:space="preserve">then the</w:t>
        </w:r>
      </w:ins>
      <w:ins w:id="17070" w:author="PR Preview" w:date="2026-01-01T00:00:00Z">
        <w:r>
          <w:t xml:space="preserve"> </w:t>
        </w:r>
      </w:ins>
      <m:oMath>
        <m:r>
          <m:t>p</m:t>
        </m:r>
        <m:r>
          <m:rPr>
            <m:sty m:val="p"/>
          </m:rPr>
          <m:t>×</m:t>
        </m:r>
        <m:r>
          <m:t>p</m:t>
        </m:r>
      </m:oMath>
      <w:ins w:id="17071" w:author="PR Preview" w:date="2026-01-01T00:00:00Z">
        <w:r>
          <w:t xml:space="preserve"> </w:t>
        </w:r>
      </w:ins>
      <w:ins w:id="17072" w:author="PR Preview" w:date="2026-01-01T00:00:00Z">
        <w:r>
          <w:t xml:space="preserve">matrix</w:t>
        </w:r>
      </w:ins>
      <w:ins w:id="17073" w:author="PR Preview" w:date="2026-01-01T00:00:00Z">
        <w:r>
          <w:t xml:space="preserve"> </w:t>
        </w:r>
      </w:ins>
      <m:oMath>
        <m:sSup>
          <m:e>
            <m:r>
              <m:rPr>
                <m:sty m:val="bi"/>
              </m:rPr>
              <m:t>X</m:t>
            </m:r>
          </m:e>
          <m:sup>
            <m:r>
              <m:rPr>
                <m:sty m:val="p"/>
              </m:rPr>
              <m:t>⊤</m:t>
            </m:r>
          </m:sup>
        </m:sSup>
        <m:r>
          <m:rPr>
            <m:sty m:val="bi"/>
          </m:rPr>
          <m:t>X</m:t>
        </m:r>
      </m:oMath>
      <w:ins w:id="17074" w:author="PR Preview" w:date="2026-01-01T00:00:00Z">
        <w:r>
          <w:t xml:space="preserve"> </w:t>
        </w:r>
      </w:ins>
      <w:ins w:id="17075" w:author="PR Preview" w:date="2026-01-01T00:00:00Z">
        <w:r>
          <w:t xml:space="preserve">is invertible.</w:t>
        </w:r>
      </w:ins>
    </w:p>
    <w:bookmarkEnd w:id="50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10" w:name="exm-gram-invertible"/>
    <w:p>
      <w:pPr>
        <w:pStyle w:val="BodyText"/>
      </w:pPr>
      <w:del w:id="17076" w:author="PR Preview" w:date="2026-01-01T00:00:00Z">
        <w:r>
          <w:rPr>
            <w:b/>
            <w:bCs/>
          </w:rPr>
          <w:delText xml:space="preserve">Example 152 (Inverting</w:delText>
        </w:r>
      </w:del>
      <w:del w:id="17077" w:author="PR Preview" w:date="2026-01-01T00:00:00Z">
        <w:r>
          <w:rPr>
            <w:b/>
            <w:bCs/>
          </w:rPr>
          <w:delText xml:space="preserve"> </w:delText>
        </w:r>
      </w:del>
      <m:oMath>
        <m:sSup>
          <m:e>
            <m:r>
              <m:rPr>
                <m:sty m:val="bi"/>
              </m:rPr>
              <m:t>X</m:t>
            </m:r>
          </m:e>
          <m:sup>
            <m:r>
              <m:rPr>
                <m:sty m:val="p"/>
              </m:rPr>
              <m:t>⊤</m:t>
            </m:r>
          </m:sup>
        </m:sSup>
        <m:r>
          <m:rPr>
            <m:sty m:val="bi"/>
          </m:rPr>
          <m:t>X</m:t>
        </m:r>
      </m:oMath>
      <w:del w:id="17078" w:author="PR Preview" w:date="2026-01-01T00:00:00Z">
        <w:r>
          <w:rPr>
            <w:b/>
            <w:bCs/>
          </w:rPr>
          <w:delText xml:space="preserve">)</w:delText>
        </w:r>
      </w:del>
      <w:del w:id="17079" w:author="PR Preview" w:date="2026-01-01T00:00:00Z">
        <w:r>
          <w:delText xml:space="preserve"> </w:delText>
        </w:r>
      </w:del>
      <w:del w:id="17080" w:author="PR Preview" w:date="2026-01-01T00:00:00Z">
        <w:r>
          <w:delText xml:space="preserve">For the rank-</w:delText>
        </w:r>
      </w:del>
      <m:oMath>
        <m:r>
          <m:t>2</m:t>
        </m:r>
      </m:oMath>
      <w:del w:id="17081" w:author="PR Preview" w:date="2026-01-01T00:00:00Z">
        <w:r>
          <w:delText xml:space="preserve"> </w:delText>
        </w:r>
      </w:del>
      <w:del w:id="17082" w:author="PR Preview" w:date="2026-01-01T00:00:00Z">
        <w:r>
          <w:delText xml:space="preserve">matrix</w:delText>
        </w:r>
      </w:del>
      <w:del w:id="17083"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7084" w:author="PR Preview" w:date="2026-01-01T00:00:00Z">
        <w:r>
          <w:delText xml:space="preserve"> </w:delText>
        </w:r>
      </w:del>
      <w:del w:id="17085" w:author="PR Preview" w:date="2026-01-01T00:00:00Z">
        <w:r>
          <w:delText xml:space="preserve">from</w:delText>
        </w:r>
      </w:del>
      <w:del w:id="17086" w:author="PR Preview" w:date="2026-01-01T00:00:00Z">
        <w:r>
          <w:delText xml:space="preserve"> </w:delText>
        </w:r>
      </w:del>
      <w:hyperlink w:anchor="exm-rank">
        <w:del w:id="17087" w:author="PR Preview" w:date="2026-01-01T00:00:00Z">
          <w:r>
            <w:rPr>
              <w:rStyle w:val="Hyperlink"/>
            </w:rPr>
            <w:delText xml:space="preserve">Example 33</w:delText>
          </w:r>
        </w:del>
      </w:hyperlink>
      <w:del w:id="17088" w:author="PR Preview" w:date="2026-01-01T00:00:00Z">
        <w:r>
          <w:delText xml:space="preserve">:</w:delText>
        </w:r>
      </w:del>
    </w:p>
    <w:p>
      <w:pPr>
        <w:pStyle w:val="BodyText"/>
      </w:pPr>
      <w:ins w:id="17089" w:author="PR Preview" w:date="2026-01-01T00:00:00Z">
        <w:r>
          <w:rPr>
            <w:b/>
            <w:bCs/>
          </w:rPr>
          <w:t xml:space="preserve">Example 155 (Inverting</w:t>
        </w:r>
      </w:ins>
      <w:ins w:id="17090" w:author="PR Preview" w:date="2026-01-01T00:00:00Z">
        <w:r>
          <w:rPr>
            <w:b/>
            <w:bCs/>
          </w:rPr>
          <w:t xml:space="preserve"> </w:t>
        </w:r>
      </w:ins>
      <m:oMath>
        <m:sSup>
          <m:e>
            <m:r>
              <m:rPr>
                <m:sty m:val="bi"/>
              </m:rPr>
              <m:t>X</m:t>
            </m:r>
          </m:e>
          <m:sup>
            <m:r>
              <m:rPr>
                <m:sty m:val="p"/>
              </m:rPr>
              <m:t>⊤</m:t>
            </m:r>
          </m:sup>
        </m:sSup>
        <m:r>
          <m:rPr>
            <m:sty m:val="bi"/>
          </m:rPr>
          <m:t>X</m:t>
        </m:r>
      </m:oMath>
      <w:ins w:id="17091" w:author="PR Preview" w:date="2026-01-01T00:00:00Z">
        <w:r>
          <w:rPr>
            <w:b/>
            <w:bCs/>
          </w:rPr>
          <w:t xml:space="preserve">)</w:t>
        </w:r>
      </w:ins>
      <w:ins w:id="17092" w:author="PR Preview" w:date="2026-01-01T00:00:00Z">
        <w:r>
          <w:t xml:space="preserve"> </w:t>
        </w:r>
      </w:ins>
      <w:ins w:id="17093" w:author="PR Preview" w:date="2026-01-01T00:00:00Z">
        <w:r>
          <w:t xml:space="preserve">For the rank-</w:t>
        </w:r>
      </w:ins>
      <m:oMath>
        <m:r>
          <m:t>2</m:t>
        </m:r>
      </m:oMath>
      <w:ins w:id="17094" w:author="PR Preview" w:date="2026-01-01T00:00:00Z">
        <w:r>
          <w:t xml:space="preserve"> </w:t>
        </w:r>
      </w:ins>
      <w:ins w:id="17095" w:author="PR Preview" w:date="2026-01-01T00:00:00Z">
        <w:r>
          <w:t xml:space="preserve">matrix</w:t>
        </w:r>
      </w:ins>
      <w:ins w:id="1709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7097" w:author="PR Preview" w:date="2026-01-01T00:00:00Z">
        <w:r>
          <w:t xml:space="preserve"> </w:t>
        </w:r>
      </w:ins>
      <w:ins w:id="17098" w:author="PR Preview" w:date="2026-01-01T00:00:00Z">
        <w:r>
          <w:t xml:space="preserve">from</w:t>
        </w:r>
      </w:ins>
      <w:ins w:id="17099" w:author="PR Preview" w:date="2026-01-01T00:00:00Z">
        <w:r>
          <w:t xml:space="preserve"> </w:t>
        </w:r>
      </w:ins>
      <w:hyperlink w:anchor="exm-rank">
        <w:ins w:id="17100" w:author="PR Preview" w:date="2026-01-01T00:00:00Z">
          <w:r>
            <w:rPr>
              <w:rStyle w:val="Hyperlink"/>
            </w:rPr>
            <w:t xml:space="preserve">Example 34</w:t>
          </w:r>
        </w:ins>
      </w:hyperlink>
      <w:ins w:id="17101"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10"/>
    <w:bookmarkStart w:id="511" w:name="def-hat-matrix"/>
    <w:p>
      <w:pPr>
        <w:pStyle w:val="BodyText"/>
      </w:pPr>
      <w:del w:id="17102" w:author="PR Preview" w:date="2026-01-01T00:00:00Z">
        <w:r>
          <w:rPr>
            <w:b/>
            <w:bCs/>
          </w:rPr>
          <w:delText xml:space="preserve">Definition 90 (Hat matrix)</w:delText>
        </w:r>
      </w:del>
      <w:del w:id="17103" w:author="PR Preview" w:date="2026-01-01T00:00:00Z">
        <w:r>
          <w:delText xml:space="preserve"> </w:delText>
        </w:r>
      </w:del>
      <w:del w:id="17104" w:author="PR Preview" w:date="2026-01-01T00:00:00Z">
        <w:r>
          <w:delText xml:space="preserve">For an</w:delText>
        </w:r>
      </w:del>
      <w:del w:id="17105" w:author="PR Preview" w:date="2026-01-01T00:00:00Z">
        <w:r>
          <w:delText xml:space="preserve"> </w:delText>
        </w:r>
      </w:del>
      <m:oMath>
        <m:r>
          <m:t>n</m:t>
        </m:r>
        <m:r>
          <m:rPr>
            <m:sty m:val="p"/>
          </m:rPr>
          <m:t>×</m:t>
        </m:r>
        <m:r>
          <m:t>p</m:t>
        </m:r>
      </m:oMath>
      <w:del w:id="17106" w:author="PR Preview" w:date="2026-01-01T00:00:00Z">
        <w:r>
          <w:delText xml:space="preserve"> </w:delText>
        </w:r>
      </w:del>
      <w:del w:id="17107" w:author="PR Preview" w:date="2026-01-01T00:00:00Z">
        <w:r>
          <w:delText xml:space="preserve">design matrix</w:delText>
        </w:r>
      </w:del>
      <w:del w:id="17108" w:author="PR Preview" w:date="2026-01-01T00:00:00Z">
        <w:r>
          <w:delText xml:space="preserve"> </w:delText>
        </w:r>
      </w:del>
      <m:oMath>
        <m:r>
          <m:rPr>
            <m:sty m:val="bi"/>
          </m:rPr>
          <m:t>X</m:t>
        </m:r>
      </m:oMath>
      <w:del w:id="17109" w:author="PR Preview" w:date="2026-01-01T00:00:00Z">
        <w:r>
          <w:delText xml:space="preserve"> </w:delText>
        </w:r>
      </w:del>
      <w:del w:id="17110" w:author="PR Preview" w:date="2026-01-01T00:00:00Z">
        <w:r>
          <w:delText xml:space="preserve">(</w:delText>
        </w:r>
      </w:del>
      <w:hyperlink w:anchor="def-design-matrix">
        <w:del w:id="17111" w:author="PR Preview" w:date="2026-01-01T00:00:00Z">
          <w:r>
            <w:rPr>
              <w:rStyle w:val="Hyperlink"/>
            </w:rPr>
            <w:delText xml:space="preserve">Definition 89</w:delText>
          </w:r>
        </w:del>
      </w:hyperlink>
      <w:del w:id="17112" w:author="PR Preview" w:date="2026-01-01T00:00:00Z">
        <w:r>
          <w:delText xml:space="preserve">)</w:delText>
        </w:r>
      </w:del>
      <w:del w:id="17113" w:author="PR Preview" w:date="2026-01-01T00:00:00Z">
        <w:r>
          <w:delText xml:space="preserve"> </w:delText>
        </w:r>
      </w:del>
      <w:del w:id="17114" w:author="PR Preview" w:date="2026-01-01T00:00:00Z">
        <w:r>
          <w:delText xml:space="preserve">with</w:delText>
        </w:r>
      </w:del>
      <w:del w:id="17115"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7116" w:author="PR Preview" w:date="2026-01-01T00:00:00Z">
        <w:r>
          <w:delText xml:space="preserve">,</w:delText>
        </w:r>
      </w:del>
      <w:del w:id="17117" w:author="PR Preview" w:date="2026-01-01T00:00:00Z">
        <w:r>
          <w:delText xml:space="preserve"> </w:delText>
        </w:r>
      </w:del>
      <w:del w:id="17118" w:author="PR Preview" w:date="2026-01-01T00:00:00Z">
        <w:r>
          <w:delText xml:space="preserve">the</w:delText>
        </w:r>
      </w:del>
      <w:del w:id="17119" w:author="PR Preview" w:date="2026-01-01T00:00:00Z">
        <w:r>
          <w:delText xml:space="preserve"> </w:delText>
        </w:r>
      </w:del>
      <w:del w:id="17120" w:author="PR Preview" w:date="2026-01-01T00:00:00Z">
        <w:r>
          <w:rPr>
            <w:b/>
            <w:bCs/>
          </w:rPr>
          <w:delText xml:space="preserve">hat matrix</w:delText>
        </w:r>
      </w:del>
      <w:del w:id="17121" w:author="PR Preview" w:date="2026-01-01T00:00:00Z">
        <w:r>
          <w:delText xml:space="preserve"> </w:delText>
        </w:r>
      </w:del>
      <w:del w:id="17122" w:author="PR Preview" w:date="2026-01-01T00:00:00Z">
        <w:r>
          <w:delText xml:space="preserve">is the</w:delText>
        </w:r>
      </w:del>
      <w:del w:id="17123" w:author="PR Preview" w:date="2026-01-01T00:00:00Z">
        <w:r>
          <w:delText xml:space="preserve"> </w:delText>
        </w:r>
      </w:del>
      <m:oMath>
        <m:r>
          <m:t>n</m:t>
        </m:r>
        <m:r>
          <m:rPr>
            <m:sty m:val="p"/>
          </m:rPr>
          <m:t>×</m:t>
        </m:r>
        <m:r>
          <m:t>n</m:t>
        </m:r>
      </m:oMath>
      <w:del w:id="17124" w:author="PR Preview" w:date="2026-01-01T00:00:00Z">
        <w:r>
          <w:delText xml:space="preserve"> </w:delText>
        </w:r>
      </w:del>
      <w:del w:id="17125" w:author="PR Preview" w:date="2026-01-01T00:00:00Z">
        <w:r>
          <w:delText xml:space="preserve">matrix</w:delText>
        </w:r>
      </w:del>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del w:id="17126" w:author="PR Preview" w:date="2026-01-01T00:00:00Z">
        <w:r>
          <w:delText xml:space="preserve">The inverse exists by</w:delText>
        </w:r>
      </w:del>
      <w:del w:id="17127" w:author="PR Preview" w:date="2026-01-01T00:00:00Z">
        <w:r>
          <w:delText xml:space="preserve"> </w:delText>
        </w:r>
      </w:del>
      <w:hyperlink w:anchor="thm-gram-invertible">
        <w:del w:id="17128" w:author="PR Preview" w:date="2026-01-01T00:00:00Z">
          <w:r>
            <w:rPr>
              <w:rStyle w:val="Hyperlink"/>
            </w:rPr>
            <w:delText xml:space="preserve">Theorem 81</w:delText>
          </w:r>
        </w:del>
      </w:hyperlink>
      <w:del w:id="17129" w:author="PR Preview" w:date="2026-01-01T00:00:00Z">
        <w:r>
          <w:delText xml:space="preserve">.</w:delText>
        </w:r>
      </w:del>
    </w:p>
    <w:p>
      <w:pPr>
        <w:pStyle w:val="BodyText"/>
      </w:pPr>
      <w:del w:id="17130" w:author="PR Preview" w:date="2026-01-01T00:00:00Z">
        <w:r>
          <w:rPr>
            <w:b/>
            <w:bCs/>
          </w:rPr>
          <w:delText xml:space="preserve">Example 153 (The hat matrix of an intercept-only model)</w:delText>
        </w:r>
      </w:del>
      <w:del w:id="17131" w:author="PR Preview" w:date="2026-01-01T00:00:00Z">
        <w:r>
          <w:delText xml:space="preserve"> </w:delText>
        </w:r>
      </w:del>
      <w:del w:id="17132" w:author="PR Preview" w:date="2026-01-01T00:00:00Z">
        <w:r>
          <w:delText xml:space="preserve">With</w:delText>
        </w:r>
      </w:del>
      <w:del w:id="17133" w:author="PR Preview" w:date="2026-01-01T00:00:00Z">
        <w:r>
          <w:delText xml:space="preserve"> </w:delText>
        </w:r>
      </w:del>
      <m:oMath>
        <m:r>
          <m:t>n</m:t>
        </m:r>
        <m:r>
          <m:rPr>
            <m:sty m:val="p"/>
          </m:rPr>
          <m:t>=</m:t>
        </m:r>
        <m:r>
          <m:t>2</m:t>
        </m:r>
      </m:oMath>
      <w:del w:id="17134" w:author="PR Preview" w:date="2026-01-01T00:00:00Z">
        <w:r>
          <w:delText xml:space="preserve"> </w:delText>
        </w:r>
      </w:del>
      <w:del w:id="17135" w:author="PR Preview" w:date="2026-01-01T00:00:00Z">
        <w:r>
          <w:delText xml:space="preserve">observations and only an intercept,</w:delText>
        </w:r>
      </w:del>
      <w:del w:id="1713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7137" w:author="PR Preview" w:date="2026-01-01T00:00:00Z">
        <w:r>
          <w:delText xml:space="preserve"> </w:delText>
        </w:r>
      </w:del>
      <w:del w:id="17138" w:author="PR Preview" w:date="2026-01-01T00:00:00Z">
        <w:r>
          <w:delText xml:space="preserve">(</w:delText>
        </w:r>
      </w:del>
      <m:oMath>
        <m:r>
          <m:t>2</m:t>
        </m:r>
        <m:r>
          <m:rPr>
            <m:sty m:val="p"/>
          </m:rPr>
          <m:t>×</m:t>
        </m:r>
        <m:r>
          <m:t>1</m:t>
        </m:r>
      </m:oMath>
      <w:del w:id="17139" w:author="PR Preview" w:date="2026-01-01T00:00:00Z">
        <w:r>
          <w:delText xml:space="preserve">, rank</w:delText>
        </w:r>
      </w:del>
      <w:del w:id="17140" w:author="PR Preview" w:date="2026-01-01T00:00:00Z">
        <w:r>
          <w:delText xml:space="preserve"> </w:delText>
        </w:r>
      </w:del>
      <m:oMath>
        <m:r>
          <m:t>1</m:t>
        </m:r>
      </m:oMath>
      <w:del w:id="17141" w:author="PR Preview" w:date="2026-01-01T00:00:00Z">
        <w:r>
          <w:delText xml:space="preserve">),</w:delText>
        </w:r>
      </w:del>
      <w:del w:id="17142" w:author="PR Preview" w:date="2026-01-01T00:00:00Z">
        <w:r>
          <w:delText xml:space="preserve"> </w:delText>
        </w:r>
      </w:del>
      <w:del w:id="17143" w:author="PR Preview" w:date="2026-01-01T00:00:00Z">
        <w:r>
          <w:delText xml:space="preserve">so</w:delText>
        </w:r>
      </w:del>
      <w:del w:id="17144"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17145" w:author="PR Preview" w:date="2026-01-01T00:00:00Z">
        <w:r>
          <w:delText xml:space="preserve"> </w:delText>
        </w:r>
      </w:del>
      <w:del w:id="17146" w:author="PR Preview" w:date="2026-01-01T00:00:00Z">
        <w:r>
          <w:delText xml:space="preserve">and</w:delText>
        </w:r>
      </w:del>
    </w:p>
    <w:p>
      <w:pPr>
        <w:pStyle w:val="BodyText"/>
      </w:pPr>
      <w:ins w:id="17147" w:author="PR Preview" w:date="2026-01-01T00:00:00Z">
        <w:r>
          <w:rPr>
            <w:b/>
            <w:bCs/>
          </w:rPr>
          <w:t xml:space="preserve">Definition 95 (Hat matrix)</w:t>
        </w:r>
      </w:ins>
      <w:ins w:id="17148" w:author="PR Preview" w:date="2026-01-01T00:00:00Z">
        <w:r>
          <w:t xml:space="preserve"> </w:t>
        </w:r>
      </w:ins>
      <w:ins w:id="17149" w:author="PR Preview" w:date="2026-01-01T00:00:00Z">
        <w:r>
          <w:t xml:space="preserve">For an</w:t>
        </w:r>
      </w:ins>
      <w:ins w:id="17150" w:author="PR Preview" w:date="2026-01-01T00:00:00Z">
        <w:r>
          <w:t xml:space="preserve"> </w:t>
        </w:r>
      </w:ins>
      <m:oMath>
        <m:r>
          <m:t>n</m:t>
        </m:r>
        <m:r>
          <m:rPr>
            <m:sty m:val="p"/>
          </m:rPr>
          <m:t>×</m:t>
        </m:r>
        <m:r>
          <m:t>p</m:t>
        </m:r>
      </m:oMath>
      <w:ins w:id="17151" w:author="PR Preview" w:date="2026-01-01T00:00:00Z">
        <w:r>
          <w:t xml:space="preserve"> </w:t>
        </w:r>
      </w:ins>
      <w:ins w:id="17152" w:author="PR Preview" w:date="2026-01-01T00:00:00Z">
        <w:r>
          <w:t xml:space="preserve">design matrix</w:t>
        </w:r>
      </w:ins>
      <w:ins w:id="17153" w:author="PR Preview" w:date="2026-01-01T00:00:00Z">
        <w:r>
          <w:t xml:space="preserve"> </w:t>
        </w:r>
      </w:ins>
      <m:oMath>
        <m:r>
          <m:rPr>
            <m:sty m:val="bi"/>
          </m:rPr>
          <m:t>X</m:t>
        </m:r>
      </m:oMath>
      <w:ins w:id="17154" w:author="PR Preview" w:date="2026-01-01T00:00:00Z">
        <w:r>
          <w:t xml:space="preserve"> </w:t>
        </w:r>
      </w:ins>
      <w:ins w:id="17155" w:author="PR Preview" w:date="2026-01-01T00:00:00Z">
        <w:r>
          <w:t xml:space="preserve">(</w:t>
        </w:r>
      </w:ins>
      <w:hyperlink w:anchor="def-design-matrix">
        <w:ins w:id="17156" w:author="PR Preview" w:date="2026-01-01T00:00:00Z">
          <w:r>
            <w:rPr>
              <w:rStyle w:val="Hyperlink"/>
            </w:rPr>
            <w:t xml:space="preserve">Definition 94</w:t>
          </w:r>
        </w:ins>
      </w:hyperlink>
      <w:ins w:id="17157" w:author="PR Preview" w:date="2026-01-01T00:00:00Z">
        <w:r>
          <w:t xml:space="preserve">)</w:t>
        </w:r>
      </w:ins>
      <w:ins w:id="17158" w:author="PR Preview" w:date="2026-01-01T00:00:00Z">
        <w:r>
          <w:t xml:space="preserve"> </w:t>
        </w:r>
      </w:ins>
      <w:ins w:id="17159" w:author="PR Preview" w:date="2026-01-01T00:00:00Z">
        <w:r>
          <w:t xml:space="preserve">with</w:t>
        </w:r>
      </w:ins>
      <w:ins w:id="17160" w:author="PR Preview" w:date="2026-01-01T00:00:00Z">
        <w:r>
          <w:t xml:space="preserve"> </w:t>
        </w:r>
      </w:ins>
      <m:oMath>
        <m:r>
          <m:rPr>
            <m:sty m:val="p"/>
          </m:rPr>
          <m:t>rank</m:t>
        </m:r>
        <m:r>
          <m:rPr>
            <m:sty m:val="p"/>
          </m:rPr>
          <m:t>(</m:t>
        </m:r>
        <m:r>
          <m:rPr>
            <m:sty m:val="bi"/>
          </m:rPr>
          <m:t>X</m:t>
        </m:r>
        <m:r>
          <m:rPr>
            <m:sty m:val="p"/>
          </m:rPr>
          <m:t>)</m:t>
        </m:r>
        <m:r>
          <m:rPr>
            <m:sty m:val="p"/>
          </m:rPr>
          <m:t>=</m:t>
        </m:r>
        <m:r>
          <m:t>p</m:t>
        </m:r>
      </m:oMath>
      <w:ins w:id="17161" w:author="PR Preview" w:date="2026-01-01T00:00:00Z">
        <w:r>
          <w:t xml:space="preserve">,</w:t>
        </w:r>
      </w:ins>
      <w:ins w:id="17162" w:author="PR Preview" w:date="2026-01-01T00:00:00Z">
        <w:r>
          <w:t xml:space="preserve"> </w:t>
        </w:r>
      </w:ins>
      <w:ins w:id="17163" w:author="PR Preview" w:date="2026-01-01T00:00:00Z">
        <w:r>
          <w:t xml:space="preserve">the</w:t>
        </w:r>
      </w:ins>
      <w:ins w:id="17164" w:author="PR Preview" w:date="2026-01-01T00:00:00Z">
        <w:r>
          <w:t xml:space="preserve"> </w:t>
        </w:r>
      </w:ins>
      <w:ins w:id="17165" w:author="PR Preview" w:date="2026-01-01T00:00:00Z">
        <w:r>
          <w:rPr>
            <w:b/>
            <w:bCs/>
          </w:rPr>
          <w:t xml:space="preserve">hat matrix</w:t>
        </w:r>
      </w:ins>
      <w:ins w:id="17166" w:author="PR Preview" w:date="2026-01-01T00:00:00Z">
        <w:r>
          <w:t xml:space="preserve"> </w:t>
        </w:r>
      </w:ins>
      <w:ins w:id="17167" w:author="PR Preview" w:date="2026-01-01T00:00:00Z">
        <w:r>
          <w:t xml:space="preserve">is the</w:t>
        </w:r>
      </w:ins>
      <w:ins w:id="17168" w:author="PR Preview" w:date="2026-01-01T00:00:00Z">
        <w:r>
          <w:t xml:space="preserve"> </w:t>
        </w:r>
      </w:ins>
      <m:oMath>
        <m:r>
          <m:t>n</m:t>
        </m:r>
        <m:r>
          <m:rPr>
            <m:sty m:val="p"/>
          </m:rPr>
          <m:t>×</m:t>
        </m:r>
        <m:r>
          <m:t>n</m:t>
        </m:r>
      </m:oMath>
      <w:ins w:id="17169" w:author="PR Preview" w:date="2026-01-01T00:00:00Z">
        <w:r>
          <w:t xml:space="preserve"> </w:t>
        </w:r>
      </w:ins>
      <w:ins w:id="17170" w:author="PR Preview" w:date="2026-01-01T00:00:00Z">
        <w:r>
          <w:t xml:space="preserve">matrix</w:t>
        </w:r>
      </w:ins>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ins w:id="17171" w:author="PR Preview" w:date="2026-01-01T00:00:00Z">
        <w:r>
          <w:t xml:space="preserve">The inverse exists by</w:t>
        </w:r>
      </w:ins>
      <w:ins w:id="17172" w:author="PR Preview" w:date="2026-01-01T00:00:00Z">
        <w:r>
          <w:t xml:space="preserve"> </w:t>
        </w:r>
      </w:ins>
      <w:hyperlink w:anchor="thm-gram-invertible">
        <w:ins w:id="17173" w:author="PR Preview" w:date="2026-01-01T00:00:00Z">
          <w:r>
            <w:rPr>
              <w:rStyle w:val="Hyperlink"/>
            </w:rPr>
            <w:t xml:space="preserve">Theorem 82</w:t>
          </w:r>
        </w:ins>
      </w:hyperlink>
      <w:ins w:id="17174" w:author="PR Preview" w:date="2026-01-01T00:00:00Z">
        <w:r>
          <w:t xml:space="preserve">.</w:t>
        </w:r>
      </w:ins>
    </w:p>
    <w:bookmarkEnd w:id="511"/>
    <w:bookmarkStart w:id="512" w:name="exm-hat-matrix"/>
    <w:p>
      <w:pPr>
        <w:pStyle w:val="BodyText"/>
      </w:pPr>
      <w:ins w:id="17175" w:author="PR Preview" w:date="2026-01-01T00:00:00Z">
        <w:r>
          <w:rPr>
            <w:b/>
            <w:bCs/>
          </w:rPr>
          <w:t xml:space="preserve">Example 156 (The hat matrix of an intercept-only model)</w:t>
        </w:r>
      </w:ins>
      <w:ins w:id="17176" w:author="PR Preview" w:date="2026-01-01T00:00:00Z">
        <w:r>
          <w:t xml:space="preserve"> </w:t>
        </w:r>
      </w:ins>
      <w:ins w:id="17177" w:author="PR Preview" w:date="2026-01-01T00:00:00Z">
        <w:r>
          <w:t xml:space="preserve">With</w:t>
        </w:r>
      </w:ins>
      <w:ins w:id="17178" w:author="PR Preview" w:date="2026-01-01T00:00:00Z">
        <w:r>
          <w:t xml:space="preserve"> </w:t>
        </w:r>
      </w:ins>
      <m:oMath>
        <m:r>
          <m:t>n</m:t>
        </m:r>
        <m:r>
          <m:rPr>
            <m:sty m:val="p"/>
          </m:rPr>
          <m:t>=</m:t>
        </m:r>
        <m:r>
          <m:t>2</m:t>
        </m:r>
      </m:oMath>
      <w:ins w:id="17179" w:author="PR Preview" w:date="2026-01-01T00:00:00Z">
        <w:r>
          <w:t xml:space="preserve"> </w:t>
        </w:r>
      </w:ins>
      <w:ins w:id="17180" w:author="PR Preview" w:date="2026-01-01T00:00:00Z">
        <w:r>
          <w:t xml:space="preserve">observations and only an intercept,</w:t>
        </w:r>
      </w:ins>
      <w:ins w:id="1718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7182" w:author="PR Preview" w:date="2026-01-01T00:00:00Z">
        <w:r>
          <w:t xml:space="preserve"> </w:t>
        </w:r>
      </w:ins>
      <w:ins w:id="17183" w:author="PR Preview" w:date="2026-01-01T00:00:00Z">
        <w:r>
          <w:t xml:space="preserve">(</w:t>
        </w:r>
      </w:ins>
      <m:oMath>
        <m:r>
          <m:t>2</m:t>
        </m:r>
        <m:r>
          <m:rPr>
            <m:sty m:val="p"/>
          </m:rPr>
          <m:t>×</m:t>
        </m:r>
        <m:r>
          <m:t>1</m:t>
        </m:r>
      </m:oMath>
      <w:ins w:id="17184" w:author="PR Preview" w:date="2026-01-01T00:00:00Z">
        <w:r>
          <w:t xml:space="preserve">, rank</w:t>
        </w:r>
      </w:ins>
      <w:ins w:id="17185" w:author="PR Preview" w:date="2026-01-01T00:00:00Z">
        <w:r>
          <w:t xml:space="preserve"> </w:t>
        </w:r>
      </w:ins>
      <m:oMath>
        <m:r>
          <m:t>1</m:t>
        </m:r>
      </m:oMath>
      <w:ins w:id="17186" w:author="PR Preview" w:date="2026-01-01T00:00:00Z">
        <w:r>
          <w:t xml:space="preserve">),</w:t>
        </w:r>
      </w:ins>
      <w:ins w:id="17187" w:author="PR Preview" w:date="2026-01-01T00:00:00Z">
        <w:r>
          <w:t xml:space="preserve"> </w:t>
        </w:r>
      </w:ins>
      <w:ins w:id="17188" w:author="PR Preview" w:date="2026-01-01T00:00:00Z">
        <w:r>
          <w:t xml:space="preserve">so</w:t>
        </w:r>
      </w:ins>
      <w:ins w:id="17189" w:author="PR Preview" w:date="2026-01-01T00:00:00Z">
        <w:r>
          <w:t xml:space="preserve"> </w:t>
        </w:r>
      </w:ins>
      <m:oMath>
        <m:sSup>
          <m:e>
            <m:r>
              <m:rPr>
                <m:sty m:val="bi"/>
              </m:rPr>
              <m:t>X</m:t>
            </m:r>
          </m:e>
          <m:sup>
            <m:r>
              <m:rPr>
                <m:sty m:val="p"/>
              </m:rPr>
              <m:t>⊤</m:t>
            </m:r>
          </m:sup>
        </m:sSup>
        <m:r>
          <m:rPr>
            <m:sty m:val="bi"/>
          </m:rPr>
          <m:t>X</m:t>
        </m:r>
        <m:r>
          <m:rPr>
            <m:sty m:val="p"/>
          </m:rPr>
          <m:t>=</m:t>
        </m:r>
        <m:r>
          <m:t>2</m:t>
        </m:r>
      </m:oMath>
      <w:ins w:id="17190" w:author="PR Preview" w:date="2026-01-01T00:00:00Z">
        <w:r>
          <w:t xml:space="preserve"> </w:t>
        </w:r>
      </w:ins>
      <w:ins w:id="17191" w:author="PR Preview" w:date="2026-01-01T00:00:00Z">
        <w:r>
          <w:t xml:space="preserve">and</w:t>
        </w:r>
      </w:ins>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12"/>
    <w:bookmarkStart w:id="513" w:name="thm-hat-matrix"/>
    <w:p>
      <w:pPr>
        <w:pStyle w:val="BodyText"/>
      </w:pPr>
      <w:del w:id="17192" w:author="PR Preview" w:date="2026-01-01T00:00:00Z">
        <w:r>
          <w:rPr>
            <w:b/>
            <w:bCs/>
          </w:rPr>
          <w:delText xml:space="preserve">Theorem 82 (Hat matrix is a projection matrix)</w:delText>
        </w:r>
      </w:del>
      <w:del w:id="17193" w:author="PR Preview" w:date="2026-01-01T00:00:00Z">
        <w:r>
          <w:delText xml:space="preserve"> </w:delText>
        </w:r>
      </w:del>
      <w:del w:id="17194" w:author="PR Preview" w:date="2026-01-01T00:00:00Z">
        <w:r>
          <w:delText xml:space="preserve">If</w:delText>
        </w:r>
      </w:del>
      <w:del w:id="17195" w:author="PR Preview" w:date="2026-01-01T00:00:00Z">
        <w:r>
          <w:delText xml:space="preserve"> </w:delText>
        </w:r>
      </w:del>
      <m:oMath>
        <m:r>
          <m:rPr>
            <m:sty m:val="bi"/>
          </m:rPr>
          <m:t>X</m:t>
        </m:r>
      </m:oMath>
      <w:del w:id="17196" w:author="PR Preview" w:date="2026-01-01T00:00:00Z">
        <w:r>
          <w:delText xml:space="preserve"> </w:delText>
        </w:r>
      </w:del>
      <w:del w:id="17197" w:author="PR Preview" w:date="2026-01-01T00:00:00Z">
        <w:r>
          <w:delText xml:space="preserve">is an</w:delText>
        </w:r>
      </w:del>
      <w:del w:id="17198" w:author="PR Preview" w:date="2026-01-01T00:00:00Z">
        <w:r>
          <w:delText xml:space="preserve"> </w:delText>
        </w:r>
      </w:del>
      <m:oMath>
        <m:r>
          <m:t>n</m:t>
        </m:r>
        <m:r>
          <m:rPr>
            <m:sty m:val="p"/>
          </m:rPr>
          <m:t>×</m:t>
        </m:r>
        <m:r>
          <m:t>p</m:t>
        </m:r>
      </m:oMath>
      <w:del w:id="17199" w:author="PR Preview" w:date="2026-01-01T00:00:00Z">
        <w:r>
          <w:delText xml:space="preserve"> </w:delText>
        </w:r>
      </w:del>
      <w:del w:id="17200" w:author="PR Preview" w:date="2026-01-01T00:00:00Z">
        <w:r>
          <w:delText xml:space="preserve">design matrix with</w:delText>
        </w:r>
      </w:del>
      <w:del w:id="17201"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7202" w:author="PR Preview" w:date="2026-01-01T00:00:00Z">
        <w:r>
          <w:delText xml:space="preserve">,</w:delText>
        </w:r>
      </w:del>
      <w:del w:id="17203" w:author="PR Preview" w:date="2026-01-01T00:00:00Z">
        <w:r>
          <w:delText xml:space="preserve"> </w:delText>
        </w:r>
      </w:del>
      <w:del w:id="17204" w:author="PR Preview" w:date="2026-01-01T00:00:00Z">
        <w:r>
          <w:delText xml:space="preserve">then the hat matrix</w:delText>
        </w:r>
      </w:del>
      <w:del w:id="17205" w:author="PR Preview" w:date="2026-01-01T00:00:00Z">
        <w:r>
          <w:delText xml:space="preserve"> </w:delText>
        </w:r>
      </w:del>
      <m:oMath>
        <m:r>
          <m:rPr>
            <m:sty m:val="bi"/>
          </m:rPr>
          <m:t>H</m:t>
        </m:r>
      </m:oMath>
      <w:del w:id="17206" w:author="PR Preview" w:date="2026-01-01T00:00:00Z">
        <w:r>
          <w:delText xml:space="preserve"> </w:delText>
        </w:r>
      </w:del>
      <w:del w:id="17207" w:author="PR Preview" w:date="2026-01-01T00:00:00Z">
        <w:r>
          <w:delText xml:space="preserve">(</w:delText>
        </w:r>
      </w:del>
      <w:hyperlink w:anchor="def-hat-matrix">
        <w:del w:id="17208" w:author="PR Preview" w:date="2026-01-01T00:00:00Z">
          <w:r>
            <w:rPr>
              <w:rStyle w:val="Hyperlink"/>
            </w:rPr>
            <w:delText xml:space="preserve">Definition 90</w:delText>
          </w:r>
        </w:del>
      </w:hyperlink>
      <w:del w:id="17209" w:author="PR Preview" w:date="2026-01-01T00:00:00Z">
        <w:r>
          <w:delText xml:space="preserve">)</w:delText>
        </w:r>
      </w:del>
      <w:del w:id="17210" w:author="PR Preview" w:date="2026-01-01T00:00:00Z">
        <w:r>
          <w:delText xml:space="preserve"> </w:delText>
        </w:r>
      </w:del>
      <w:del w:id="17211" w:author="PR Preview" w:date="2026-01-01T00:00:00Z">
        <w:r>
          <w:delText xml:space="preserve">is an orthogonal projection matrix (</w:delText>
        </w:r>
      </w:del>
      <w:hyperlink w:anchor="def-projection-matrix">
        <w:del w:id="17212" w:author="PR Preview" w:date="2026-01-01T00:00:00Z">
          <w:r>
            <w:rPr>
              <w:rStyle w:val="Hyperlink"/>
            </w:rPr>
            <w:delText xml:space="preserve">Definition 74</w:delText>
          </w:r>
        </w:del>
      </w:hyperlink>
      <w:del w:id="17213" w:author="PR Preview" w:date="2026-01-01T00:00:00Z">
        <w:r>
          <w:delText xml:space="preserve">).</w:delText>
        </w:r>
      </w:del>
    </w:p>
    <w:p>
      <w:pPr>
        <w:pStyle w:val="BodyText"/>
      </w:pPr>
      <w:ins w:id="17214" w:author="PR Preview" w:date="2026-01-01T00:00:00Z">
        <w:r>
          <w:rPr>
            <w:b/>
            <w:bCs/>
          </w:rPr>
          <w:t xml:space="preserve">Theorem 83 (Hat matrix is a projection matrix)</w:t>
        </w:r>
      </w:ins>
      <w:ins w:id="17215" w:author="PR Preview" w:date="2026-01-01T00:00:00Z">
        <w:r>
          <w:t xml:space="preserve"> </w:t>
        </w:r>
      </w:ins>
      <w:ins w:id="17216" w:author="PR Preview" w:date="2026-01-01T00:00:00Z">
        <w:r>
          <w:t xml:space="preserve">If</w:t>
        </w:r>
      </w:ins>
      <w:ins w:id="17217" w:author="PR Preview" w:date="2026-01-01T00:00:00Z">
        <w:r>
          <w:t xml:space="preserve"> </w:t>
        </w:r>
      </w:ins>
      <m:oMath>
        <m:r>
          <m:rPr>
            <m:sty m:val="bi"/>
          </m:rPr>
          <m:t>X</m:t>
        </m:r>
      </m:oMath>
      <w:ins w:id="17218" w:author="PR Preview" w:date="2026-01-01T00:00:00Z">
        <w:r>
          <w:t xml:space="preserve"> </w:t>
        </w:r>
      </w:ins>
      <w:ins w:id="17219" w:author="PR Preview" w:date="2026-01-01T00:00:00Z">
        <w:r>
          <w:t xml:space="preserve">is an</w:t>
        </w:r>
      </w:ins>
      <w:ins w:id="17220" w:author="PR Preview" w:date="2026-01-01T00:00:00Z">
        <w:r>
          <w:t xml:space="preserve"> </w:t>
        </w:r>
      </w:ins>
      <m:oMath>
        <m:r>
          <m:t>n</m:t>
        </m:r>
        <m:r>
          <m:rPr>
            <m:sty m:val="p"/>
          </m:rPr>
          <m:t>×</m:t>
        </m:r>
        <m:r>
          <m:t>p</m:t>
        </m:r>
      </m:oMath>
      <w:ins w:id="17221" w:author="PR Preview" w:date="2026-01-01T00:00:00Z">
        <w:r>
          <w:t xml:space="preserve"> </w:t>
        </w:r>
      </w:ins>
      <w:ins w:id="17222" w:author="PR Preview" w:date="2026-01-01T00:00:00Z">
        <w:r>
          <w:t xml:space="preserve">design matrix with</w:t>
        </w:r>
      </w:ins>
      <w:ins w:id="17223" w:author="PR Preview" w:date="2026-01-01T00:00:00Z">
        <w:r>
          <w:t xml:space="preserve"> </w:t>
        </w:r>
      </w:ins>
      <m:oMath>
        <m:r>
          <m:rPr>
            <m:sty m:val="p"/>
          </m:rPr>
          <m:t>rank</m:t>
        </m:r>
        <m:r>
          <m:rPr>
            <m:sty m:val="p"/>
          </m:rPr>
          <m:t>(</m:t>
        </m:r>
        <m:r>
          <m:rPr>
            <m:sty m:val="bi"/>
          </m:rPr>
          <m:t>X</m:t>
        </m:r>
        <m:r>
          <m:rPr>
            <m:sty m:val="p"/>
          </m:rPr>
          <m:t>)</m:t>
        </m:r>
        <m:r>
          <m:rPr>
            <m:sty m:val="p"/>
          </m:rPr>
          <m:t>=</m:t>
        </m:r>
        <m:r>
          <m:t>p</m:t>
        </m:r>
      </m:oMath>
      <w:ins w:id="17224" w:author="PR Preview" w:date="2026-01-01T00:00:00Z">
        <w:r>
          <w:t xml:space="preserve">,</w:t>
        </w:r>
      </w:ins>
      <w:ins w:id="17225" w:author="PR Preview" w:date="2026-01-01T00:00:00Z">
        <w:r>
          <w:t xml:space="preserve"> </w:t>
        </w:r>
      </w:ins>
      <w:ins w:id="17226" w:author="PR Preview" w:date="2026-01-01T00:00:00Z">
        <w:r>
          <w:t xml:space="preserve">then the hat matrix</w:t>
        </w:r>
      </w:ins>
      <w:ins w:id="17227" w:author="PR Preview" w:date="2026-01-01T00:00:00Z">
        <w:r>
          <w:t xml:space="preserve"> </w:t>
        </w:r>
      </w:ins>
      <m:oMath>
        <m:r>
          <m:rPr>
            <m:sty m:val="bi"/>
          </m:rPr>
          <m:t>H</m:t>
        </m:r>
      </m:oMath>
      <w:ins w:id="17228" w:author="PR Preview" w:date="2026-01-01T00:00:00Z">
        <w:r>
          <w:t xml:space="preserve"> </w:t>
        </w:r>
      </w:ins>
      <w:ins w:id="17229" w:author="PR Preview" w:date="2026-01-01T00:00:00Z">
        <w:r>
          <w:t xml:space="preserve">(</w:t>
        </w:r>
      </w:ins>
      <w:hyperlink w:anchor="def-hat-matrix">
        <w:ins w:id="17230" w:author="PR Preview" w:date="2026-01-01T00:00:00Z">
          <w:r>
            <w:rPr>
              <w:rStyle w:val="Hyperlink"/>
            </w:rPr>
            <w:t xml:space="preserve">Definition 95</w:t>
          </w:r>
        </w:ins>
      </w:hyperlink>
      <w:ins w:id="17231" w:author="PR Preview" w:date="2026-01-01T00:00:00Z">
        <w:r>
          <w:t xml:space="preserve">)</w:t>
        </w:r>
      </w:ins>
      <w:ins w:id="17232" w:author="PR Preview" w:date="2026-01-01T00:00:00Z">
        <w:r>
          <w:t xml:space="preserve"> </w:t>
        </w:r>
      </w:ins>
      <w:ins w:id="17233" w:author="PR Preview" w:date="2026-01-01T00:00:00Z">
        <w:r>
          <w:t xml:space="preserve">is an orthogonal projection matrix (</w:t>
        </w:r>
      </w:ins>
      <w:hyperlink w:anchor="def-projection-matrix">
        <w:ins w:id="17234" w:author="PR Preview" w:date="2026-01-01T00:00:00Z">
          <w:r>
            <w:rPr>
              <w:rStyle w:val="Hyperlink"/>
            </w:rPr>
            <w:t xml:space="preserve">Definition 79</w:t>
          </w:r>
        </w:ins>
      </w:hyperlink>
      <w:ins w:id="17235" w:author="PR Preview" w:date="2026-01-01T00:00:00Z">
        <w:r>
          <w:t xml:space="preserve">).</w:t>
        </w:r>
      </w:ins>
    </w:p>
    <w:bookmarkEnd w:id="51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14" w:name="exm-hat-matrix-projection"/>
    <w:p>
      <w:pPr>
        <w:pStyle w:val="FirstParagraph"/>
      </w:pPr>
      <w:del w:id="17236" w:author="PR Preview" w:date="2026-01-01T00:00:00Z">
        <w:r>
          <w:rPr>
            <w:b/>
            <w:bCs/>
          </w:rPr>
          <w:delText xml:space="preserve">Example 154 (The intercept-only hat matrix is a projection)</w:delText>
        </w:r>
      </w:del>
      <w:del w:id="17237" w:author="PR Preview" w:date="2026-01-01T00:00:00Z">
        <w:r>
          <w:delText xml:space="preserve"> </w:delText>
        </w:r>
      </w:del>
      <w:del w:id="17238" w:author="PR Preview" w:date="2026-01-01T00:00:00Z">
        <w:r>
          <w:delText xml:space="preserve">For</w:delText>
        </w:r>
      </w:del>
      <w:del w:id="17239"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17240" w:author="PR Preview" w:date="2026-01-01T00:00:00Z">
        <w:r>
          <w:delText xml:space="preserve"> </w:delText>
        </w:r>
      </w:del>
      <w:del w:id="17241" w:author="PR Preview" w:date="2026-01-01T00:00:00Z">
        <w:r>
          <w:delText xml:space="preserve">from</w:delText>
        </w:r>
      </w:del>
      <w:del w:id="17242" w:author="PR Preview" w:date="2026-01-01T00:00:00Z">
        <w:r>
          <w:delText xml:space="preserve"> </w:delText>
        </w:r>
      </w:del>
      <w:hyperlink w:anchor="exm-hat-matrix">
        <w:del w:id="17243" w:author="PR Preview" w:date="2026-01-01T00:00:00Z">
          <w:r>
            <w:rPr>
              <w:rStyle w:val="Hyperlink"/>
            </w:rPr>
            <w:delText xml:space="preserve">Example 153</w:delText>
          </w:r>
        </w:del>
      </w:hyperlink>
      <w:del w:id="17244" w:author="PR Preview" w:date="2026-01-01T00:00:00Z">
        <w:r>
          <w:delText xml:space="preserve">,</w:delText>
        </w:r>
      </w:del>
      <w:del w:id="17245" w:author="PR Preview" w:date="2026-01-01T00:00:00Z">
        <w:r>
          <w:delText xml:space="preserve"> </w:delText>
        </w:r>
      </w:del>
      <m:oMath>
        <m:sSup>
          <m:e>
            <m:r>
              <m:rPr>
                <m:sty m:val="bi"/>
              </m:rPr>
              <m:t>H</m:t>
            </m:r>
          </m:e>
          <m:sup>
            <m:r>
              <m:rPr>
                <m:sty m:val="p"/>
              </m:rPr>
              <m:t>⊤</m:t>
            </m:r>
          </m:sup>
        </m:sSup>
        <m:r>
          <m:rPr>
            <m:sty m:val="p"/>
          </m:rPr>
          <m:t>=</m:t>
        </m:r>
        <m:r>
          <m:rPr>
            <m:sty m:val="bi"/>
          </m:rPr>
          <m:t>H</m:t>
        </m:r>
      </m:oMath>
      <w:del w:id="17246" w:author="PR Preview" w:date="2026-01-01T00:00:00Z">
        <w:r>
          <w:delText xml:space="preserve">, and</w:delText>
        </w:r>
      </w:del>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del w:id="17247" w:author="PR Preview" w:date="2026-01-01T00:00:00Z">
        <w:r>
          <w:delText xml:space="preserve">as</w:delText>
        </w:r>
      </w:del>
      <w:del w:id="17248" w:author="PR Preview" w:date="2026-01-01T00:00:00Z">
        <w:r>
          <w:delText xml:space="preserve"> </w:delText>
        </w:r>
      </w:del>
      <w:hyperlink w:anchor="thm-hat-matrix">
        <w:del w:id="17249" w:author="PR Preview" w:date="2026-01-01T00:00:00Z">
          <w:r>
            <w:rPr>
              <w:rStyle w:val="Hyperlink"/>
            </w:rPr>
            <w:delText xml:space="preserve">Theorem 82</w:delText>
          </w:r>
        </w:del>
      </w:hyperlink>
      <w:del w:id="17250" w:author="PR Preview" w:date="2026-01-01T00:00:00Z">
        <w:r>
          <w:delText xml:space="preserve"> </w:delText>
        </w:r>
      </w:del>
      <w:del w:id="17251" w:author="PR Preview" w:date="2026-01-01T00:00:00Z">
        <w:r>
          <w:delText xml:space="preserve">says.</w:delText>
        </w:r>
      </w:del>
    </w:p>
    <w:p>
      <w:pPr>
        <w:pStyle w:val="BodyText"/>
      </w:pPr>
      <w:del w:id="17252" w:author="PR Preview" w:date="2026-01-01T00:00:00Z">
        <w:r>
          <w:rPr>
            <w:i/>
            <w:iCs/>
          </w:rPr>
          <w:delText xml:space="preserve">Remark 41</w:delText>
        </w:r>
      </w:del>
      <w:del w:id="17253" w:author="PR Preview" w:date="2026-01-01T00:00:00Z">
        <w:r>
          <w:delText xml:space="preserve"> (Why it is called the hat matrix). </w:delText>
        </w:r>
      </w:del>
      <w:del w:id="17254" w:author="PR Preview" w:date="2026-01-01T00:00:00Z">
        <w:r>
          <w:delText xml:space="preserve">The hat matrix gives the fitted values in linear regression:</w:delText>
        </w:r>
      </w:del>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del w:id="17255" w:author="PR Preview" w:date="2026-01-01T00:00:00Z">
        <w:r>
          <w:delText xml:space="preserve">Multiplying by</w:delText>
        </w:r>
      </w:del>
      <w:del w:id="17256" w:author="PR Preview" w:date="2026-01-01T00:00:00Z">
        <w:r>
          <w:delText xml:space="preserve"> </w:delText>
        </w:r>
      </w:del>
      <m:oMath>
        <m:r>
          <m:rPr>
            <m:sty m:val="bi"/>
          </m:rPr>
          <m:t>H</m:t>
        </m:r>
      </m:oMath>
      <w:del w:id="17257" w:author="PR Preview" w:date="2026-01-01T00:00:00Z">
        <w:r>
          <w:delText xml:space="preserve"> </w:delText>
        </w:r>
      </w:del>
      <w:del w:id="17258" w:author="PR Preview" w:date="2026-01-01T00:00:00Z">
        <w:r>
          <w:delText xml:space="preserve">“puts a hat”</w:delText>
        </w:r>
      </w:del>
      <w:del w:id="17259" w:author="PR Preview" w:date="2026-01-01T00:00:00Z">
        <w:r>
          <w:delText xml:space="preserve"> </w:delText>
        </w:r>
      </w:del>
      <w:del w:id="17260" w:author="PR Preview" w:date="2026-01-01T00:00:00Z">
        <w:r>
          <w:delText xml:space="preserve">on</w:delText>
        </w:r>
      </w:del>
      <w:del w:id="17261" w:author="PR Preview" w:date="2026-01-01T00:00:00Z">
        <w:r>
          <w:delText xml:space="preserve"> </w:delText>
        </w:r>
      </w:del>
      <m:oMath>
        <m:acc>
          <m:accPr>
            <m:chr m:val="̃"/>
          </m:accPr>
          <m:e>
            <m:r>
              <m:t>y</m:t>
            </m:r>
          </m:e>
        </m:acc>
      </m:oMath>
      <w:del w:id="17262" w:author="PR Preview" w:date="2026-01-01T00:00:00Z">
        <w:r>
          <w:delText xml:space="preserve">,</w:delText>
        </w:r>
      </w:del>
      <w:del w:id="17263" w:author="PR Preview" w:date="2026-01-01T00:00:00Z">
        <w:r>
          <w:delText xml:space="preserve"> </w:delText>
        </w:r>
      </w:del>
      <w:del w:id="17264" w:author="PR Preview" w:date="2026-01-01T00:00:00Z">
        <w:r>
          <w:delText xml:space="preserve">which is where the name comes from.</w:delText>
        </w:r>
      </w:del>
      <w:del w:id="17265" w:author="PR Preview" w:date="2026-01-01T00:00:00Z">
        <w:r>
          <w:delText xml:space="preserve"> </w:delText>
        </w:r>
      </w:del>
      <w:del w:id="17266" w:author="PR Preview" w:date="2026-01-01T00:00:00Z">
        <w:r>
          <w:delText xml:space="preserve">In</w:delText>
        </w:r>
      </w:del>
      <w:del w:id="17267" w:author="PR Preview" w:date="2026-01-01T00:00:00Z">
        <w:r>
          <w:delText xml:space="preserve"> </w:delText>
        </w:r>
      </w:del>
      <w:hyperlink w:anchor="exm-hat-matrix">
        <w:del w:id="17268" w:author="PR Preview" w:date="2026-01-01T00:00:00Z">
          <w:r>
            <w:rPr>
              <w:rStyle w:val="Hyperlink"/>
            </w:rPr>
            <w:delText xml:space="preserve">Example 153</w:delText>
          </w:r>
        </w:del>
      </w:hyperlink>
      <w:del w:id="17269" w:author="PR Preview" w:date="2026-01-01T00:00:00Z">
        <w:r>
          <w:delText xml:space="preserve">,</w:delText>
        </w:r>
      </w:del>
      <w:del w:id="17270" w:author="PR Preview" w:date="2026-01-01T00:00:00Z">
        <w:r>
          <w:delText xml:space="preserve"> </w:delText>
        </w:r>
      </w:del>
      <m:oMath>
        <m:r>
          <m:rPr>
            <m:sty m:val="bi"/>
          </m:rPr>
          <m:t>H</m:t>
        </m:r>
      </m:oMath>
      <w:del w:id="17271" w:author="PR Preview" w:date="2026-01-01T00:00:00Z">
        <w:r>
          <w:delText xml:space="preserve"> </w:delText>
        </w:r>
      </w:del>
      <w:del w:id="17272" w:author="PR Preview" w:date="2026-01-01T00:00:00Z">
        <w:r>
          <w:delText xml:space="preserve">puts a hat on</w:delText>
        </w:r>
      </w:del>
      <w:del w:id="17273" w:author="PR Preview" w:date="2026-01-01T00:00:00Z">
        <w:r>
          <w:delText xml:space="preserve"> </w:delText>
        </w:r>
      </w:del>
      <m:oMath>
        <m:acc>
          <m:accPr>
            <m:chr m:val="̃"/>
          </m:accPr>
          <m:e>
            <m:r>
              <m:t>y</m:t>
            </m:r>
          </m:e>
        </m:acc>
      </m:oMath>
      <w:del w:id="17274" w:author="PR Preview" w:date="2026-01-01T00:00:00Z">
        <w:r>
          <w:delText xml:space="preserve"> </w:delText>
        </w:r>
      </w:del>
      <w:del w:id="17275" w:author="PR Preview" w:date="2026-01-01T00:00:00Z">
        <w:r>
          <w:delText xml:space="preserve">by replacing each</w:delText>
        </w:r>
      </w:del>
      <w:del w:id="17276" w:author="PR Preview" w:date="2026-01-01T00:00:00Z">
        <w:r>
          <w:delText xml:space="preserve"> </w:delText>
        </w:r>
      </w:del>
      <m:oMath>
        <m:sSub>
          <m:e>
            <m:r>
              <m:t>y</m:t>
            </m:r>
          </m:e>
          <m:sub>
            <m:r>
              <m:t>i</m:t>
            </m:r>
          </m:sub>
        </m:sSub>
      </m:oMath>
      <w:del w:id="17277" w:author="PR Preview" w:date="2026-01-01T00:00:00Z">
        <w:r>
          <w:delText xml:space="preserve"> </w:delText>
        </w:r>
      </w:del>
      <w:del w:id="17278" w:author="PR Preview" w:date="2026-01-01T00:00:00Z">
        <w:r>
          <w:delText xml:space="preserve">with the sample mean</w:delText>
        </w:r>
      </w:del>
      <w:del w:id="17279" w:author="PR Preview" w:date="2026-01-01T00:00:00Z">
        <w:r>
          <w:delText xml:space="preserve"> </w:delText>
        </w:r>
      </w:del>
      <m:oMath>
        <m:acc>
          <m:accPr>
            <m:chr m:val="‾"/>
          </m:accPr>
          <m:e>
            <m:r>
              <m:t>y</m:t>
            </m:r>
          </m:e>
        </m:acc>
      </m:oMath>
      <w:del w:id="17280" w:author="PR Preview" w:date="2026-01-01T00:00:00Z">
        <w:r>
          <w:delText xml:space="preserve">.</w:delText>
        </w:r>
      </w:del>
    </w:p>
    <w:p>
      <w:pPr>
        <w:pStyle w:val="FirstParagraph"/>
      </w:pPr>
      <w:ins w:id="17281" w:author="PR Preview" w:date="2026-01-01T00:00:00Z">
        <w:r>
          <w:rPr>
            <w:b/>
            <w:bCs/>
          </w:rPr>
          <w:t xml:space="preserve">Example 157 (The intercept-only hat matrix is a projection)</w:t>
        </w:r>
      </w:ins>
      <w:ins w:id="17282" w:author="PR Preview" w:date="2026-01-01T00:00:00Z">
        <w:r>
          <w:t xml:space="preserve"> </w:t>
        </w:r>
      </w:ins>
      <w:ins w:id="17283" w:author="PR Preview" w:date="2026-01-01T00:00:00Z">
        <w:r>
          <w:t xml:space="preserve">For</w:t>
        </w:r>
      </w:ins>
      <w:ins w:id="17284"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17285" w:author="PR Preview" w:date="2026-01-01T00:00:00Z">
        <w:r>
          <w:t xml:space="preserve"> </w:t>
        </w:r>
      </w:ins>
      <w:ins w:id="17286" w:author="PR Preview" w:date="2026-01-01T00:00:00Z">
        <w:r>
          <w:t xml:space="preserve">from</w:t>
        </w:r>
      </w:ins>
      <w:ins w:id="17287" w:author="PR Preview" w:date="2026-01-01T00:00:00Z">
        <w:r>
          <w:t xml:space="preserve"> </w:t>
        </w:r>
      </w:ins>
      <w:hyperlink w:anchor="exm-hat-matrix">
        <w:ins w:id="17288" w:author="PR Preview" w:date="2026-01-01T00:00:00Z">
          <w:r>
            <w:rPr>
              <w:rStyle w:val="Hyperlink"/>
            </w:rPr>
            <w:t xml:space="preserve">Example 156</w:t>
          </w:r>
        </w:ins>
      </w:hyperlink>
      <w:ins w:id="17289" w:author="PR Preview" w:date="2026-01-01T00:00:00Z">
        <w:r>
          <w:t xml:space="preserve">,</w:t>
        </w:r>
      </w:ins>
      <w:ins w:id="17290" w:author="PR Preview" w:date="2026-01-01T00:00:00Z">
        <w:r>
          <w:t xml:space="preserve"> </w:t>
        </w:r>
      </w:ins>
      <m:oMath>
        <m:sSup>
          <m:e>
            <m:r>
              <m:rPr>
                <m:sty m:val="bi"/>
              </m:rPr>
              <m:t>H</m:t>
            </m:r>
          </m:e>
          <m:sup>
            <m:r>
              <m:rPr>
                <m:sty m:val="p"/>
              </m:rPr>
              <m:t>⊤</m:t>
            </m:r>
          </m:sup>
        </m:sSup>
        <m:r>
          <m:rPr>
            <m:sty m:val="p"/>
          </m:rPr>
          <m:t>=</m:t>
        </m:r>
        <m:r>
          <m:rPr>
            <m:sty m:val="bi"/>
          </m:rPr>
          <m:t>H</m:t>
        </m:r>
      </m:oMath>
      <w:ins w:id="17291" w:author="PR Preview" w:date="2026-01-01T00:00:00Z">
        <w:r>
          <w:t xml:space="preserve">, and</w:t>
        </w:r>
      </w:ins>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ins w:id="17292" w:author="PR Preview" w:date="2026-01-01T00:00:00Z">
        <w:r>
          <w:t xml:space="preserve">as</w:t>
        </w:r>
      </w:ins>
      <w:ins w:id="17293" w:author="PR Preview" w:date="2026-01-01T00:00:00Z">
        <w:r>
          <w:t xml:space="preserve"> </w:t>
        </w:r>
      </w:ins>
      <w:hyperlink w:anchor="thm-hat-matrix">
        <w:ins w:id="17294" w:author="PR Preview" w:date="2026-01-01T00:00:00Z">
          <w:r>
            <w:rPr>
              <w:rStyle w:val="Hyperlink"/>
            </w:rPr>
            <w:t xml:space="preserve">Theorem 83</w:t>
          </w:r>
        </w:ins>
      </w:hyperlink>
      <w:ins w:id="17295" w:author="PR Preview" w:date="2026-01-01T00:00:00Z">
        <w:r>
          <w:t xml:space="preserve"> </w:t>
        </w:r>
      </w:ins>
      <w:ins w:id="17296" w:author="PR Preview" w:date="2026-01-01T00:00:00Z">
        <w:r>
          <w:t xml:space="preserve">says.</w:t>
        </w:r>
      </w:ins>
    </w:p>
    <w:bookmarkEnd w:id="514"/>
    <w:bookmarkStart w:id="515" w:name="rem-hat-matrix-name"/>
    <w:p>
      <w:pPr>
        <w:pStyle w:val="BodyText"/>
      </w:pPr>
      <w:ins w:id="17297" w:author="PR Preview" w:date="2026-01-01T00:00:00Z">
        <w:r>
          <w:rPr>
            <w:i/>
            <w:iCs/>
          </w:rPr>
          <w:t xml:space="preserve">Remark 48</w:t>
        </w:r>
      </w:ins>
      <w:ins w:id="17298" w:author="PR Preview" w:date="2026-01-01T00:00:00Z">
        <w:r>
          <w:t xml:space="preserve"> (Why it is called the hat matrix). </w:t>
        </w:r>
      </w:ins>
      <w:ins w:id="17299" w:author="PR Preview" w:date="2026-01-01T00:00:00Z">
        <w:r>
          <w:t xml:space="preserve">The hat matrix gives the fitted values of the least squares solution</w:t>
        </w:r>
      </w:ins>
      <w:ins w:id="17300" w:author="PR Preview" w:date="2026-01-01T00:00:00Z">
        <w:r>
          <w:t xml:space="preserve"> </w:t>
        </w:r>
      </w:ins>
      <w:ins w:id="17301" w:author="PR Preview" w:date="2026-01-01T00:00:00Z">
        <w:r>
          <w:t xml:space="preserve">(</w:t>
        </w:r>
      </w:ins>
      <w:hyperlink w:anchor="def-least-squares">
        <w:ins w:id="17302" w:author="PR Preview" w:date="2026-01-01T00:00:00Z">
          <w:r>
            <w:rPr>
              <w:rStyle w:val="Hyperlink"/>
            </w:rPr>
            <w:t xml:space="preserve">Definition 101</w:t>
          </w:r>
        </w:ins>
      </w:hyperlink>
      <w:ins w:id="17303" w:author="PR Preview" w:date="2026-01-01T00:00:00Z">
        <w:r>
          <w:t xml:space="preserve">, defined later in this chapter):</w:t>
        </w:r>
      </w:ins>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ins w:id="17304" w:author="PR Preview" w:date="2026-01-01T00:00:00Z">
        <w:r>
          <w:t xml:space="preserve">Multiplying by</w:t>
        </w:r>
      </w:ins>
      <w:ins w:id="17305" w:author="PR Preview" w:date="2026-01-01T00:00:00Z">
        <w:r>
          <w:t xml:space="preserve"> </w:t>
        </w:r>
      </w:ins>
      <m:oMath>
        <m:r>
          <m:rPr>
            <m:sty m:val="bi"/>
          </m:rPr>
          <m:t>H</m:t>
        </m:r>
      </m:oMath>
      <w:ins w:id="17306" w:author="PR Preview" w:date="2026-01-01T00:00:00Z">
        <w:r>
          <w:t xml:space="preserve"> </w:t>
        </w:r>
      </w:ins>
      <w:ins w:id="17307" w:author="PR Preview" w:date="2026-01-01T00:00:00Z">
        <w:r>
          <w:t xml:space="preserve">“puts a hat”</w:t>
        </w:r>
      </w:ins>
      <w:ins w:id="17308" w:author="PR Preview" w:date="2026-01-01T00:00:00Z">
        <w:r>
          <w:t xml:space="preserve"> </w:t>
        </w:r>
      </w:ins>
      <w:ins w:id="17309" w:author="PR Preview" w:date="2026-01-01T00:00:00Z">
        <w:r>
          <w:t xml:space="preserve">on</w:t>
        </w:r>
      </w:ins>
      <w:ins w:id="17310" w:author="PR Preview" w:date="2026-01-01T00:00:00Z">
        <w:r>
          <w:t xml:space="preserve"> </w:t>
        </w:r>
      </w:ins>
      <m:oMath>
        <m:acc>
          <m:accPr>
            <m:chr m:val="̃"/>
          </m:accPr>
          <m:e>
            <m:r>
              <m:t>y</m:t>
            </m:r>
          </m:e>
        </m:acc>
      </m:oMath>
      <w:ins w:id="17311" w:author="PR Preview" w:date="2026-01-01T00:00:00Z">
        <w:r>
          <w:t xml:space="preserve">,</w:t>
        </w:r>
      </w:ins>
      <w:ins w:id="17312" w:author="PR Preview" w:date="2026-01-01T00:00:00Z">
        <w:r>
          <w:t xml:space="preserve"> </w:t>
        </w:r>
      </w:ins>
      <w:ins w:id="17313" w:author="PR Preview" w:date="2026-01-01T00:00:00Z">
        <w:r>
          <w:t xml:space="preserve">which is where the name comes from.</w:t>
        </w:r>
      </w:ins>
      <w:ins w:id="17314" w:author="PR Preview" w:date="2026-01-01T00:00:00Z">
        <w:r>
          <w:t xml:space="preserve"> </w:t>
        </w:r>
      </w:ins>
      <w:ins w:id="17315" w:author="PR Preview" w:date="2026-01-01T00:00:00Z">
        <w:r>
          <w:t xml:space="preserve">In</w:t>
        </w:r>
      </w:ins>
      <w:ins w:id="17316" w:author="PR Preview" w:date="2026-01-01T00:00:00Z">
        <w:r>
          <w:t xml:space="preserve"> </w:t>
        </w:r>
      </w:ins>
      <w:hyperlink w:anchor="exm-hat-matrix">
        <w:ins w:id="17317" w:author="PR Preview" w:date="2026-01-01T00:00:00Z">
          <w:r>
            <w:rPr>
              <w:rStyle w:val="Hyperlink"/>
            </w:rPr>
            <w:t xml:space="preserve">Example 156</w:t>
          </w:r>
        </w:ins>
      </w:hyperlink>
      <w:ins w:id="17318" w:author="PR Preview" w:date="2026-01-01T00:00:00Z">
        <w:r>
          <w:t xml:space="preserve">,</w:t>
        </w:r>
      </w:ins>
      <w:ins w:id="17319" w:author="PR Preview" w:date="2026-01-01T00:00:00Z">
        <w:r>
          <w:t xml:space="preserve"> </w:t>
        </w:r>
      </w:ins>
      <m:oMath>
        <m:r>
          <m:rPr>
            <m:sty m:val="bi"/>
          </m:rPr>
          <m:t>H</m:t>
        </m:r>
      </m:oMath>
      <w:ins w:id="17320" w:author="PR Preview" w:date="2026-01-01T00:00:00Z">
        <w:r>
          <w:t xml:space="preserve"> </w:t>
        </w:r>
      </w:ins>
      <w:ins w:id="17321" w:author="PR Preview" w:date="2026-01-01T00:00:00Z">
        <w:r>
          <w:t xml:space="preserve">puts a hat on</w:t>
        </w:r>
      </w:ins>
      <w:ins w:id="17322" w:author="PR Preview" w:date="2026-01-01T00:00:00Z">
        <w:r>
          <w:t xml:space="preserve"> </w:t>
        </w:r>
      </w:ins>
      <m:oMath>
        <m:acc>
          <m:accPr>
            <m:chr m:val="̃"/>
          </m:accPr>
          <m:e>
            <m:r>
              <m:t>y</m:t>
            </m:r>
          </m:e>
        </m:acc>
      </m:oMath>
      <w:ins w:id="17323" w:author="PR Preview" w:date="2026-01-01T00:00:00Z">
        <w:r>
          <w:t xml:space="preserve"> </w:t>
        </w:r>
      </w:ins>
      <w:ins w:id="17324" w:author="PR Preview" w:date="2026-01-01T00:00:00Z">
        <w:r>
          <w:t xml:space="preserve">by replacing each</w:t>
        </w:r>
      </w:ins>
      <w:ins w:id="17325" w:author="PR Preview" w:date="2026-01-01T00:00:00Z">
        <w:r>
          <w:t xml:space="preserve"> </w:t>
        </w:r>
      </w:ins>
      <m:oMath>
        <m:sSub>
          <m:e>
            <m:r>
              <m:t>y</m:t>
            </m:r>
          </m:e>
          <m:sub>
            <m:r>
              <m:t>i</m:t>
            </m:r>
          </m:sub>
        </m:sSub>
      </m:oMath>
      <w:ins w:id="17326" w:author="PR Preview" w:date="2026-01-01T00:00:00Z">
        <w:r>
          <w:t xml:space="preserve"> </w:t>
        </w:r>
      </w:ins>
      <w:ins w:id="17327" w:author="PR Preview" w:date="2026-01-01T00:00:00Z">
        <w:r>
          <w:t xml:space="preserve">with the sample mean</w:t>
        </w:r>
      </w:ins>
      <w:ins w:id="17328" w:author="PR Preview" w:date="2026-01-01T00:00:00Z">
        <w:r>
          <w:t xml:space="preserve"> </w:t>
        </w:r>
      </w:ins>
      <m:oMath>
        <m:acc>
          <m:accPr>
            <m:chr m:val="‾"/>
          </m:accPr>
          <m:e>
            <m:r>
              <m:t>y</m:t>
            </m:r>
          </m:e>
        </m:acc>
      </m:oMath>
      <w:ins w:id="17329" w:author="PR Preview" w:date="2026-01-01T00:00:00Z">
        <w:r>
          <w:t xml:space="preserve">.</w:t>
        </w:r>
      </w:ins>
    </w:p>
    <w:bookmarkEnd w:id="515"/>
    <w:bookmarkStart w:id="52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6" name="Picture"/>
                  <a:graphic>
                    <a:graphicData uri="http://schemas.openxmlformats.org/drawingml/2006/picture">
                      <pic:pic>
                        <pic:nvPicPr>
                          <pic:cNvPr descr="/opt/quarto/share/formats/docx/note.png" id="517"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51</w:t>
              </w:r>
            </w:hyperlink>
            <w:r>
              <w:t xml:space="preserve">.</w:t>
            </w:r>
          </w:p>
          <w:p/>
        </w:tc>
      </w:tr>
    </w:tbl>
    <w:bookmarkStart w:id="518" w:name="def-orthogonal-projection"/>
    <w:p>
      <w:pPr>
        <w:pStyle w:val="BodyText"/>
      </w:pPr>
      <w:del w:id="17330" w:author="PR Preview" w:date="2026-01-01T00:00:00Z">
        <w:r>
          <w:rPr>
            <w:b/>
            <w:bCs/>
          </w:rPr>
          <w:delText xml:space="preserve">Definition 91 (Orthogonal projection onto a subspace)</w:delText>
        </w:r>
      </w:del>
      <w:del w:id="17331" w:author="PR Preview" w:date="2026-01-01T00:00:00Z">
        <w:r>
          <w:delText xml:space="preserve"> </w:delText>
        </w:r>
      </w:del>
      <w:del w:id="17332" w:author="PR Preview" w:date="2026-01-01T00:00:00Z">
        <w:r>
          <w:delText xml:space="preserve">Let</w:delText>
        </w:r>
      </w:del>
      <w:del w:id="17333" w:author="PR Preview" w:date="2026-01-01T00:00:00Z">
        <w:r>
          <w:delText xml:space="preserve"> </w:delText>
        </w:r>
      </w:del>
      <m:oMath>
        <m:r>
          <m:rPr>
            <m:scr m:val="script"/>
            <m:sty m:val="p"/>
          </m:rPr>
          <m:t>S</m:t>
        </m:r>
      </m:oMath>
      <w:del w:id="17334" w:author="PR Preview" w:date="2026-01-01T00:00:00Z">
        <w:r>
          <w:delText xml:space="preserve"> </w:delText>
        </w:r>
      </w:del>
      <w:del w:id="17335" w:author="PR Preview" w:date="2026-01-01T00:00:00Z">
        <w:r>
          <w:delText xml:space="preserve">be a subspace of</w:delText>
        </w:r>
      </w:del>
      <w:del w:id="17336" w:author="PR Preview" w:date="2026-01-01T00:00:00Z">
        <w:r>
          <w:delText xml:space="preserve"> </w:delText>
        </w:r>
      </w:del>
      <m:oMath>
        <m:sSup>
          <m:e>
            <m:r>
              <m:rPr>
                <m:scr m:val="double-struck"/>
                <m:sty m:val="p"/>
              </m:rPr>
              <m:t>R</m:t>
            </m:r>
          </m:e>
          <m:sup>
            <m:r>
              <m:t>p</m:t>
            </m:r>
          </m:sup>
        </m:sSup>
      </m:oMath>
      <w:del w:id="17337" w:author="PR Preview" w:date="2026-01-01T00:00:00Z">
        <w:r>
          <w:delText xml:space="preserve"> </w:delText>
        </w:r>
      </w:del>
      <w:del w:id="17338" w:author="PR Preview" w:date="2026-01-01T00:00:00Z">
        <w:r>
          <w:delText xml:space="preserve">and</w:delText>
        </w:r>
      </w:del>
      <w:del w:id="17339"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17340" w:author="PR Preview" w:date="2026-01-01T00:00:00Z">
        <w:r>
          <w:delText xml:space="preserve">.</w:delText>
        </w:r>
      </w:del>
      <w:del w:id="17341" w:author="PR Preview" w:date="2026-01-01T00:00:00Z">
        <w:r>
          <w:delText xml:space="preserve"> </w:delText>
        </w:r>
      </w:del>
      <w:del w:id="17342" w:author="PR Preview" w:date="2026-01-01T00:00:00Z">
        <w:r>
          <w:delText xml:space="preserve">By</w:delText>
        </w:r>
      </w:del>
      <w:del w:id="17343" w:author="PR Preview" w:date="2026-01-01T00:00:00Z">
        <w:r>
          <w:delText xml:space="preserve"> </w:delText>
        </w:r>
      </w:del>
      <w:hyperlink w:anchor="thm-orthogonal-direct-sum">
        <w:del w:id="17344" w:author="PR Preview" w:date="2026-01-01T00:00:00Z">
          <w:r>
            <w:rPr>
              <w:rStyle w:val="Hyperlink"/>
            </w:rPr>
            <w:delText xml:space="preserve">Theorem 50</w:delText>
          </w:r>
        </w:del>
      </w:hyperlink>
      <w:del w:id="17345" w:author="PR Preview" w:date="2026-01-01T00:00:00Z">
        <w:r>
          <w:delText xml:space="preserve">,</w:delText>
        </w:r>
      </w:del>
      <w:del w:id="17346" w:author="PR Preview" w:date="2026-01-01T00:00:00Z">
        <w:r>
          <w:delText xml:space="preserve"> </w:delText>
        </w:r>
      </w:del>
      <m:oMath>
        <m:acc>
          <m:accPr>
            <m:chr m:val="̃"/>
          </m:accPr>
          <m:e>
            <m:r>
              <m:t>y</m:t>
            </m:r>
          </m:e>
        </m:acc>
        <m:r>
          <m:rPr>
            <m:sty m:val="p"/>
          </m:rPr>
          <m:t>=</m:t>
        </m:r>
        <m:acc>
          <m:accPr>
            <m:chr m:val="̃"/>
          </m:accPr>
          <m:e>
            <m:r>
              <m:t>u</m:t>
            </m:r>
          </m:e>
        </m:acc>
        <m:r>
          <m:rPr>
            <m:sty m:val="p"/>
          </m:rPr>
          <m:t>+</m:t>
        </m:r>
        <m:acc>
          <m:accPr>
            <m:chr m:val="̃"/>
          </m:accPr>
          <m:e>
            <m:r>
              <m:t>v</m:t>
            </m:r>
          </m:e>
        </m:acc>
      </m:oMath>
      <w:del w:id="17347" w:author="PR Preview" w:date="2026-01-01T00:00:00Z">
        <w:r>
          <w:delText xml:space="preserve"> </w:delText>
        </w:r>
      </w:del>
      <w:del w:id="17348" w:author="PR Preview" w:date="2026-01-01T00:00:00Z">
        <w:r>
          <w:delText xml:space="preserve">for exactly one</w:delText>
        </w:r>
      </w:del>
      <w:del w:id="17349" w:author="PR Preview" w:date="2026-01-01T00:00:00Z">
        <w:r>
          <w:delText xml:space="preserve"> </w:delText>
        </w:r>
      </w:del>
      <m:oMath>
        <m:acc>
          <m:accPr>
            <m:chr m:val="̃"/>
          </m:accPr>
          <m:e>
            <m:r>
              <m:t>u</m:t>
            </m:r>
          </m:e>
        </m:acc>
        <m:r>
          <m:rPr>
            <m:sty m:val="p"/>
          </m:rPr>
          <m:t>∈</m:t>
        </m:r>
        <m:r>
          <m:rPr>
            <m:scr m:val="script"/>
            <m:sty m:val="p"/>
          </m:rPr>
          <m:t>S</m:t>
        </m:r>
      </m:oMath>
      <w:del w:id="17350" w:author="PR Preview" w:date="2026-01-01T00:00:00Z">
        <w:r>
          <w:delText xml:space="preserve"> </w:delText>
        </w:r>
      </w:del>
      <w:del w:id="17351" w:author="PR Preview" w:date="2026-01-01T00:00:00Z">
        <w:r>
          <w:delText xml:space="preserve">and</w:delText>
        </w:r>
      </w:del>
      <w:del w:id="17352" w:author="PR Preview" w:date="2026-01-01T00:00:00Z">
        <w:r>
          <w:delText xml:space="preserve"> </w:delText>
        </w:r>
      </w:del>
      <m:oMath>
        <m:acc>
          <m:accPr>
            <m:chr m:val="̃"/>
          </m:accPr>
          <m:e>
            <m:r>
              <m:t>v</m:t>
            </m:r>
          </m:e>
        </m:acc>
        <m:r>
          <m:rPr>
            <m:sty m:val="p"/>
          </m:rPr>
          <m:t>∈</m:t>
        </m:r>
        <m:sSup>
          <m:e>
            <m:r>
              <m:rPr>
                <m:scr m:val="script"/>
                <m:sty m:val="p"/>
              </m:rPr>
              <m:t>S</m:t>
            </m:r>
          </m:e>
          <m:sup>
            <m:r>
              <m:rPr>
                <m:sty m:val="p"/>
              </m:rPr>
              <m:t>⟂</m:t>
            </m:r>
          </m:sup>
        </m:sSup>
      </m:oMath>
      <w:del w:id="17353" w:author="PR Preview" w:date="2026-01-01T00:00:00Z">
        <w:r>
          <w:delText xml:space="preserve">.</w:delText>
        </w:r>
      </w:del>
      <w:del w:id="17354" w:author="PR Preview" w:date="2026-01-01T00:00:00Z">
        <w:r>
          <w:delText xml:space="preserve"> </w:delText>
        </w:r>
      </w:del>
      <w:del w:id="17355" w:author="PR Preview" w:date="2026-01-01T00:00:00Z">
        <w:r>
          <w:delText xml:space="preserve">The vector</w:delText>
        </w:r>
      </w:del>
      <w:del w:id="17356" w:author="PR Preview" w:date="2026-01-01T00:00:00Z">
        <w:r>
          <w:delText xml:space="preserve"> </w:delText>
        </w:r>
      </w:del>
      <m:oMath>
        <m:acc>
          <m:accPr>
            <m:chr m:val="̃"/>
          </m:accPr>
          <m:e>
            <m:r>
              <m:t>u</m:t>
            </m:r>
          </m:e>
        </m:acc>
      </m:oMath>
      <w:del w:id="17357" w:author="PR Preview" w:date="2026-01-01T00:00:00Z">
        <w:r>
          <w:delText xml:space="preserve"> </w:delText>
        </w:r>
      </w:del>
      <w:del w:id="17358" w:author="PR Preview" w:date="2026-01-01T00:00:00Z">
        <w:r>
          <w:delText xml:space="preserve">is the</w:delText>
        </w:r>
      </w:del>
      <w:del w:id="17359" w:author="PR Preview" w:date="2026-01-01T00:00:00Z">
        <w:r>
          <w:delText xml:space="preserve"> </w:delText>
        </w:r>
      </w:del>
      <w:del w:id="17360" w:author="PR Preview" w:date="2026-01-01T00:00:00Z">
        <w:r>
          <w:rPr>
            <w:b/>
            <w:bCs/>
          </w:rPr>
          <w:delText xml:space="preserve">orthogonal projection</w:delText>
        </w:r>
      </w:del>
      <w:del w:id="17361" w:author="PR Preview" w:date="2026-01-01T00:00:00Z">
        <w:r>
          <w:delText xml:space="preserve"> </w:delText>
        </w:r>
      </w:del>
      <w:del w:id="17362" w:author="PR Preview" w:date="2026-01-01T00:00:00Z">
        <w:r>
          <w:delText xml:space="preserve">of</w:delText>
        </w:r>
      </w:del>
      <w:del w:id="17363" w:author="PR Preview" w:date="2026-01-01T00:00:00Z">
        <w:r>
          <w:delText xml:space="preserve"> </w:delText>
        </w:r>
      </w:del>
      <m:oMath>
        <m:acc>
          <m:accPr>
            <m:chr m:val="̃"/>
          </m:accPr>
          <m:e>
            <m:r>
              <m:t>y</m:t>
            </m:r>
          </m:e>
        </m:acc>
      </m:oMath>
      <w:del w:id="17364" w:author="PR Preview" w:date="2026-01-01T00:00:00Z">
        <w:r>
          <w:delText xml:space="preserve"> </w:delText>
        </w:r>
      </w:del>
      <w:del w:id="17365" w:author="PR Preview" w:date="2026-01-01T00:00:00Z">
        <w:r>
          <w:delText xml:space="preserve">onto</w:delText>
        </w:r>
      </w:del>
      <w:del w:id="17366" w:author="PR Preview" w:date="2026-01-01T00:00:00Z">
        <w:r>
          <w:delText xml:space="preserve"> </w:delText>
        </w:r>
      </w:del>
      <m:oMath>
        <m:r>
          <m:rPr>
            <m:scr m:val="script"/>
            <m:sty m:val="p"/>
          </m:rPr>
          <m:t>S</m:t>
        </m:r>
      </m:oMath>
      <w:del w:id="17367" w:author="PR Preview" w:date="2026-01-01T00:00:00Z">
        <w:r>
          <w:delText xml:space="preserve">.</w:delText>
        </w:r>
      </w:del>
      <w:del w:id="17368" w:author="PR Preview" w:date="2026-01-01T00:00:00Z">
        <w:r>
          <w:delText xml:space="preserve"> </w:delText>
        </w:r>
      </w:del>
      <w:del w:id="17369" w:author="PR Preview" w:date="2026-01-01T00:00:00Z">
        <w:r>
          <w:delText xml:space="preserve">It is the projection of</w:delText>
        </w:r>
      </w:del>
      <w:del w:id="17370" w:author="PR Preview" w:date="2026-01-01T00:00:00Z">
        <w:r>
          <w:delText xml:space="preserve"> </w:delText>
        </w:r>
      </w:del>
      <m:oMath>
        <m:acc>
          <m:accPr>
            <m:chr m:val="̃"/>
          </m:accPr>
          <m:e>
            <m:r>
              <m:t>y</m:t>
            </m:r>
          </m:e>
        </m:acc>
      </m:oMath>
      <w:del w:id="17371" w:author="PR Preview" w:date="2026-01-01T00:00:00Z">
        <w:r>
          <w:delText xml:space="preserve"> </w:delText>
        </w:r>
      </w:del>
      <w:del w:id="17372" w:author="PR Preview" w:date="2026-01-01T00:00:00Z">
        <w:r>
          <w:delText xml:space="preserve">onto</w:delText>
        </w:r>
      </w:del>
      <w:del w:id="17373" w:author="PR Preview" w:date="2026-01-01T00:00:00Z">
        <w:r>
          <w:delText xml:space="preserve"> </w:delText>
        </w:r>
      </w:del>
      <m:oMath>
        <m:r>
          <m:rPr>
            <m:scr m:val="script"/>
            <m:sty m:val="p"/>
          </m:rPr>
          <m:t>S</m:t>
        </m:r>
      </m:oMath>
      <w:del w:id="17374" w:author="PR Preview" w:date="2026-01-01T00:00:00Z">
        <w:r>
          <w:delText xml:space="preserve"> </w:delText>
        </w:r>
      </w:del>
      <w:del w:id="17375" w:author="PR Preview" w:date="2026-01-01T00:00:00Z">
        <w:r>
          <w:delText xml:space="preserve">along</w:delText>
        </w:r>
      </w:del>
      <w:del w:id="17376" w:author="PR Preview" w:date="2026-01-01T00:00:00Z">
        <w:r>
          <w:delText xml:space="preserve"> </w:delText>
        </w:r>
      </w:del>
      <m:oMath>
        <m:sSup>
          <m:e>
            <m:r>
              <m:rPr>
                <m:scr m:val="script"/>
                <m:sty m:val="p"/>
              </m:rPr>
              <m:t>S</m:t>
            </m:r>
          </m:e>
          <m:sup>
            <m:r>
              <m:rPr>
                <m:sty m:val="p"/>
              </m:rPr>
              <m:t>⟂</m:t>
            </m:r>
          </m:sup>
        </m:sSup>
      </m:oMath>
      <w:del w:id="17377" w:author="PR Preview" w:date="2026-01-01T00:00:00Z">
        <w:r>
          <w:delText xml:space="preserve"> </w:delText>
        </w:r>
      </w:del>
      <w:del w:id="17378" w:author="PR Preview" w:date="2026-01-01T00:00:00Z">
        <w:r>
          <w:delText xml:space="preserve">(</w:delText>
        </w:r>
      </w:del>
      <w:hyperlink w:anchor="def-projection">
        <w:del w:id="17379" w:author="PR Preview" w:date="2026-01-01T00:00:00Z">
          <w:r>
            <w:rPr>
              <w:rStyle w:val="Hyperlink"/>
            </w:rPr>
            <w:delText xml:space="preserve">Definition 54</w:delText>
          </w:r>
        </w:del>
      </w:hyperlink>
      <w:del w:id="17380" w:author="PR Preview" w:date="2026-01-01T00:00:00Z">
        <w:r>
          <w:delText xml:space="preserve">).</w:delText>
        </w:r>
      </w:del>
    </w:p>
    <w:p>
      <w:pPr>
        <w:pStyle w:val="BodyText"/>
      </w:pPr>
      <w:del w:id="17381" w:author="PR Preview" w:date="2026-01-01T00:00:00Z">
        <w:r>
          <w:rPr>
            <w:b/>
            <w:bCs/>
          </w:rPr>
          <w:delText xml:space="preserve">Example 155 (Projecting onto a line in</w:delText>
        </w:r>
      </w:del>
      <w:del w:id="17382" w:author="PR Preview" w:date="2026-01-01T00:00:00Z">
        <w:r>
          <w:rPr>
            <w:b/>
            <w:bCs/>
          </w:rPr>
          <w:delText xml:space="preserve"> </w:delText>
        </w:r>
      </w:del>
      <m:oMath>
        <m:sSup>
          <m:e>
            <m:r>
              <m:rPr>
                <m:scr m:val="double-struck"/>
                <m:sty m:val="p"/>
              </m:rPr>
              <m:t>R</m:t>
            </m:r>
          </m:e>
          <m:sup>
            <m:r>
              <m:t>3</m:t>
            </m:r>
          </m:sup>
        </m:sSup>
      </m:oMath>
      <w:del w:id="17383" w:author="PR Preview" w:date="2026-01-01T00:00:00Z">
        <w:r>
          <w:rPr>
            <w:b/>
            <w:bCs/>
          </w:rPr>
          <w:delText xml:space="preserve">)</w:delText>
        </w:r>
      </w:del>
      <w:del w:id="17384" w:author="PR Preview" w:date="2026-01-01T00:00:00Z">
        <w:r>
          <w:delText xml:space="preserve"> </w:delText>
        </w:r>
      </w:del>
      <w:del w:id="17385" w:author="PR Preview" w:date="2026-01-01T00:00:00Z">
        <w:r>
          <w:delText xml:space="preserve">In</w:delText>
        </w:r>
      </w:del>
      <w:del w:id="17386" w:author="PR Preview" w:date="2026-01-01T00:00:00Z">
        <w:r>
          <w:delText xml:space="preserve"> </w:delText>
        </w:r>
      </w:del>
      <w:hyperlink w:anchor="exm-orthogonal-direct-sum">
        <w:del w:id="17387" w:author="PR Preview" w:date="2026-01-01T00:00:00Z">
          <w:r>
            <w:rPr>
              <w:rStyle w:val="Hyperlink"/>
            </w:rPr>
            <w:delText xml:space="preserve">Example 87</w:delText>
          </w:r>
        </w:del>
      </w:hyperlink>
      <w:del w:id="17388" w:author="PR Preview" w:date="2026-01-01T00:00:00Z">
        <w:r>
          <w:delText xml:space="preserve">,</w:delText>
        </w:r>
      </w:del>
      <w:del w:id="17389"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17390" w:author="PR Preview" w:date="2026-01-01T00:00:00Z">
        <w:r>
          <w:delText xml:space="preserve"> </w:delText>
        </w:r>
      </w:del>
      <w:del w:id="17391" w:author="PR Preview" w:date="2026-01-01T00:00:00Z">
        <w:r>
          <w:delText xml:space="preserve">splits as</w:delText>
        </w:r>
      </w:del>
      <w:del w:id="17392"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17393" w:author="PR Preview" w:date="2026-01-01T00:00:00Z">
        <w:r>
          <w:delText xml:space="preserve">,</w:delText>
        </w:r>
      </w:del>
      <w:del w:id="17394" w:author="PR Preview" w:date="2026-01-01T00:00:00Z">
        <w:r>
          <w:delText xml:space="preserve"> </w:delText>
        </w:r>
      </w:del>
      <w:del w:id="17395" w:author="PR Preview" w:date="2026-01-01T00:00:00Z">
        <w:r>
          <w:delText xml:space="preserve">with</w:delText>
        </w:r>
      </w:del>
      <w:del w:id="17396"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7397" w:author="PR Preview" w:date="2026-01-01T00:00:00Z">
        <w:r>
          <w:delText xml:space="preserve"> </w:delText>
        </w:r>
      </w:del>
      <w:del w:id="17398" w:author="PR Preview" w:date="2026-01-01T00:00:00Z">
        <w:r>
          <w:delText xml:space="preserve">and</w:delText>
        </w:r>
      </w:del>
      <w:del w:id="17399"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17400" w:author="PR Preview" w:date="2026-01-01T00:00:00Z">
        <w:r>
          <w:delText xml:space="preserve">.</w:delText>
        </w:r>
      </w:del>
      <w:del w:id="17401" w:author="PR Preview" w:date="2026-01-01T00:00:00Z">
        <w:r>
          <w:delText xml:space="preserve"> </w:delText>
        </w:r>
      </w:del>
      <w:del w:id="17402" w:author="PR Preview" w:date="2026-01-01T00:00:00Z">
        <w:r>
          <w:delText xml:space="preserve">So the orthogonal projection of</w:delText>
        </w:r>
      </w:del>
      <w:del w:id="17403" w:author="PR Preview" w:date="2026-01-01T00:00:00Z">
        <w:r>
          <w:delText xml:space="preserve"> </w:delText>
        </w:r>
      </w:del>
      <m:oMath>
        <m:r>
          <m:rPr>
            <m:sty m:val="p"/>
          </m:rPr>
          <m:t>(</m:t>
        </m:r>
        <m:r>
          <m:t>3</m:t>
        </m:r>
        <m:r>
          <m:rPr>
            <m:sty m:val="p"/>
          </m:rPr>
          <m:t>,</m:t>
        </m:r>
        <m:r>
          <m:t>1</m:t>
        </m:r>
        <m:r>
          <m:rPr>
            <m:sty m:val="p"/>
          </m:rPr>
          <m:t>,</m:t>
        </m:r>
        <m:r>
          <m:t>2</m:t>
        </m:r>
        <m:r>
          <m:rPr>
            <m:sty m:val="p"/>
          </m:rPr>
          <m:t>)</m:t>
        </m:r>
      </m:oMath>
      <w:del w:id="17404" w:author="PR Preview" w:date="2026-01-01T00:00:00Z">
        <w:r>
          <w:delText xml:space="preserve"> </w:delText>
        </w:r>
      </w:del>
      <w:del w:id="17405" w:author="PR Preview" w:date="2026-01-01T00:00:00Z">
        <w:r>
          <w:delText xml:space="preserve">onto</w:delText>
        </w:r>
      </w:del>
      <w:del w:id="17406" w:author="PR Preview" w:date="2026-01-01T00:00:00Z">
        <w:r>
          <w:delText xml:space="preserve"> </w:delText>
        </w:r>
      </w:del>
      <m:oMath>
        <m:r>
          <m:rPr>
            <m:scr m:val="script"/>
            <m:sty m:val="p"/>
          </m:rPr>
          <m:t>S</m:t>
        </m:r>
      </m:oMath>
      <w:del w:id="17407" w:author="PR Preview" w:date="2026-01-01T00:00:00Z">
        <w:r>
          <w:delText xml:space="preserve"> </w:delText>
        </w:r>
      </w:del>
      <w:del w:id="17408" w:author="PR Preview" w:date="2026-01-01T00:00:00Z">
        <w:r>
          <w:delText xml:space="preserve">is</w:delText>
        </w:r>
      </w:del>
      <w:del w:id="17409" w:author="PR Preview" w:date="2026-01-01T00:00:00Z">
        <w:r>
          <w:delText xml:space="preserve"> </w:delText>
        </w:r>
      </w:del>
      <m:oMath>
        <m:r>
          <m:rPr>
            <m:sty m:val="p"/>
          </m:rPr>
          <m:t>(</m:t>
        </m:r>
        <m:r>
          <m:t>2</m:t>
        </m:r>
        <m:r>
          <m:rPr>
            <m:sty m:val="p"/>
          </m:rPr>
          <m:t>,</m:t>
        </m:r>
        <m:r>
          <m:t>2</m:t>
        </m:r>
        <m:r>
          <m:rPr>
            <m:sty m:val="p"/>
          </m:rPr>
          <m:t>,</m:t>
        </m:r>
        <m:r>
          <m:t>0</m:t>
        </m:r>
        <m:r>
          <m:rPr>
            <m:sty m:val="p"/>
          </m:rPr>
          <m:t>)</m:t>
        </m:r>
      </m:oMath>
      <w:del w:id="17410" w:author="PR Preview" w:date="2026-01-01T00:00:00Z">
        <w:r>
          <w:delText xml:space="preserve">.</w:delText>
        </w:r>
      </w:del>
      <w:del w:id="17411" w:author="PR Preview" w:date="2026-01-01T00:00:00Z">
        <w:r>
          <w:delText xml:space="preserve"> </w:delText>
        </w:r>
      </w:del>
      <w:del w:id="17412" w:author="PR Preview" w:date="2026-01-01T00:00:00Z">
        <w:r>
          <w:delText xml:space="preserve">A vector already in</w:delText>
        </w:r>
      </w:del>
      <w:del w:id="17413" w:author="PR Preview" w:date="2026-01-01T00:00:00Z">
        <w:r>
          <w:delText xml:space="preserve"> </w:delText>
        </w:r>
      </w:del>
      <m:oMath>
        <m:r>
          <m:rPr>
            <m:scr m:val="script"/>
            <m:sty m:val="p"/>
          </m:rPr>
          <m:t>S</m:t>
        </m:r>
      </m:oMath>
      <w:del w:id="17414" w:author="PR Preview" w:date="2026-01-01T00:00:00Z">
        <w:r>
          <w:delText xml:space="preserve">, such as</w:delText>
        </w:r>
      </w:del>
      <w:del w:id="17415" w:author="PR Preview" w:date="2026-01-01T00:00:00Z">
        <w:r>
          <w:delText xml:space="preserve"> </w:delText>
        </w:r>
      </w:del>
      <m:oMath>
        <m:r>
          <m:rPr>
            <m:sty m:val="p"/>
          </m:rPr>
          <m:t>(</m:t>
        </m:r>
        <m:r>
          <m:t>5</m:t>
        </m:r>
        <m:r>
          <m:rPr>
            <m:sty m:val="p"/>
          </m:rPr>
          <m:t>,</m:t>
        </m:r>
        <m:r>
          <m:t>5</m:t>
        </m:r>
        <m:r>
          <m:rPr>
            <m:sty m:val="p"/>
          </m:rPr>
          <m:t>,</m:t>
        </m:r>
        <m:r>
          <m:t>0</m:t>
        </m:r>
        <m:r>
          <m:rPr>
            <m:sty m:val="p"/>
          </m:rPr>
          <m:t>)</m:t>
        </m:r>
      </m:oMath>
      <w:del w:id="17416" w:author="PR Preview" w:date="2026-01-01T00:00:00Z">
        <w:r>
          <w:delText xml:space="preserve">,</w:delText>
        </w:r>
      </w:del>
      <w:del w:id="17417" w:author="PR Preview" w:date="2026-01-01T00:00:00Z">
        <w:r>
          <w:delText xml:space="preserve"> </w:delText>
        </w:r>
      </w:del>
      <w:del w:id="17418" w:author="PR Preview" w:date="2026-01-01T00:00:00Z">
        <w:r>
          <w:delText xml:space="preserve">is its own projection, since</w:delText>
        </w:r>
      </w:del>
      <w:del w:id="17419" w:author="PR Preview" w:date="2026-01-01T00:00:00Z">
        <w:r>
          <w:delText xml:space="preserve"> </w:delText>
        </w:r>
      </w:del>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del w:id="17420" w:author="PR Preview" w:date="2026-01-01T00:00:00Z">
        <w:r>
          <w:delText xml:space="preserve"> </w:delText>
        </w:r>
      </w:del>
      <w:del w:id="17421" w:author="PR Preview" w:date="2026-01-01T00:00:00Z">
        <w:r>
          <w:delText xml:space="preserve">and</w:delText>
        </w:r>
      </w:del>
      <w:del w:id="17422" w:author="PR Preview" w:date="2026-01-01T00:00:00Z">
        <w:r>
          <w:delText xml:space="preserve"> </w:delText>
        </w:r>
      </w:del>
      <m:oMath>
        <m:acc>
          <m:accPr>
            <m:chr m:val="̃"/>
          </m:accPr>
          <m:e>
            <m:r>
              <m:t>0</m:t>
            </m:r>
          </m:e>
        </m:acc>
        <m:r>
          <m:rPr>
            <m:sty m:val="p"/>
          </m:rPr>
          <m:t>∈</m:t>
        </m:r>
        <m:sSup>
          <m:e>
            <m:r>
              <m:rPr>
                <m:scr m:val="script"/>
                <m:sty m:val="p"/>
              </m:rPr>
              <m:t>S</m:t>
            </m:r>
          </m:e>
          <m:sup>
            <m:r>
              <m:rPr>
                <m:sty m:val="p"/>
              </m:rPr>
              <m:t>⟂</m:t>
            </m:r>
          </m:sup>
        </m:sSup>
      </m:oMath>
      <w:del w:id="17423" w:author="PR Preview" w:date="2026-01-01T00:00:00Z">
        <w:r>
          <w:delText xml:space="preserve"> </w:delText>
        </w:r>
      </w:del>
      <w:del w:id="17424" w:author="PR Preview" w:date="2026-01-01T00:00:00Z">
        <w:r>
          <w:delText xml:space="preserve">(</w:delText>
        </w:r>
      </w:del>
      <w:hyperlink w:anchor="thm-orthogonal-complement-subspace">
        <w:del w:id="17425" w:author="PR Preview" w:date="2026-01-01T00:00:00Z">
          <w:r>
            <w:rPr>
              <w:rStyle w:val="Hyperlink"/>
            </w:rPr>
            <w:delText xml:space="preserve">Theorem 48</w:delText>
          </w:r>
        </w:del>
      </w:hyperlink>
      <w:del w:id="17426" w:author="PR Preview" w:date="2026-01-01T00:00:00Z">
        <w:r>
          <w:delText xml:space="preserve">,</w:delText>
        </w:r>
      </w:del>
      <w:del w:id="17427" w:author="PR Preview" w:date="2026-01-01T00:00:00Z">
        <w:r>
          <w:delText xml:space="preserve"> </w:delText>
        </w:r>
      </w:del>
      <w:hyperlink w:anchor="thm-subspace-zero">
        <w:del w:id="17428" w:author="PR Preview" w:date="2026-01-01T00:00:00Z">
          <w:r>
            <w:rPr>
              <w:rStyle w:val="Hyperlink"/>
            </w:rPr>
            <w:delText xml:space="preserve">Theorem 20</w:delText>
          </w:r>
        </w:del>
      </w:hyperlink>
      <w:del w:id="17429" w:author="PR Preview" w:date="2026-01-01T00:00:00Z">
        <w:r>
          <w:delText xml:space="preserve">);</w:delText>
        </w:r>
      </w:del>
      <w:del w:id="17430" w:author="PR Preview" w:date="2026-01-01T00:00:00Z">
        <w:r>
          <w:delText xml:space="preserve"> </w:delText>
        </w:r>
      </w:del>
      <w:del w:id="17431" w:author="PR Preview" w:date="2026-01-01T00:00:00Z">
        <w:r>
          <w:delText xml:space="preserve">a vector of</w:delText>
        </w:r>
      </w:del>
      <w:del w:id="17432" w:author="PR Preview" w:date="2026-01-01T00:00:00Z">
        <w:r>
          <w:delText xml:space="preserve"> </w:delText>
        </w:r>
      </w:del>
      <m:oMath>
        <m:sSup>
          <m:e>
            <m:r>
              <m:rPr>
                <m:scr m:val="script"/>
                <m:sty m:val="p"/>
              </m:rPr>
              <m:t>S</m:t>
            </m:r>
          </m:e>
          <m:sup>
            <m:r>
              <m:rPr>
                <m:sty m:val="p"/>
              </m:rPr>
              <m:t>⟂</m:t>
            </m:r>
          </m:sup>
        </m:sSup>
      </m:oMath>
      <w:del w:id="17433" w:author="PR Preview" w:date="2026-01-01T00:00:00Z">
        <w:r>
          <w:delText xml:space="preserve">, such as</w:delText>
        </w:r>
      </w:del>
      <w:del w:id="17434"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17435" w:author="PR Preview" w:date="2026-01-01T00:00:00Z">
        <w:r>
          <w:delText xml:space="preserve">,</w:delText>
        </w:r>
      </w:del>
      <w:del w:id="17436" w:author="PR Preview" w:date="2026-01-01T00:00:00Z">
        <w:r>
          <w:delText xml:space="preserve"> </w:delText>
        </w:r>
      </w:del>
      <w:del w:id="17437" w:author="PR Preview" w:date="2026-01-01T00:00:00Z">
        <w:r>
          <w:delText xml:space="preserve">projects to</w:delText>
        </w:r>
      </w:del>
      <w:del w:id="17438" w:author="PR Preview" w:date="2026-01-01T00:00:00Z">
        <w:r>
          <w:delText xml:space="preserve"> </w:delText>
        </w:r>
      </w:del>
      <m:oMath>
        <m:acc>
          <m:accPr>
            <m:chr m:val="̃"/>
          </m:accPr>
          <m:e>
            <m:r>
              <m:t>0</m:t>
            </m:r>
          </m:e>
        </m:acc>
      </m:oMath>
      <w:del w:id="17439" w:author="PR Preview" w:date="2026-01-01T00:00:00Z">
        <w:r>
          <w:delText xml:space="preserve">, since</w:delText>
        </w:r>
      </w:del>
      <w:del w:id="17440"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del w:id="17441" w:author="PR Preview" w:date="2026-01-01T00:00:00Z">
        <w:r>
          <w:delText xml:space="preserve"> </w:delText>
        </w:r>
      </w:del>
      <w:del w:id="17442" w:author="PR Preview" w:date="2026-01-01T00:00:00Z">
        <w:r>
          <w:delText xml:space="preserve">and</w:delText>
        </w:r>
      </w:del>
      <w:del w:id="17443" w:author="PR Preview" w:date="2026-01-01T00:00:00Z">
        <w:r>
          <w:delText xml:space="preserve"> </w:delText>
        </w:r>
      </w:del>
      <m:oMath>
        <m:acc>
          <m:accPr>
            <m:chr m:val="̃"/>
          </m:accPr>
          <m:e>
            <m:r>
              <m:t>0</m:t>
            </m:r>
          </m:e>
        </m:acc>
        <m:r>
          <m:rPr>
            <m:sty m:val="p"/>
          </m:rPr>
          <m:t>∈</m:t>
        </m:r>
        <m:r>
          <m:rPr>
            <m:scr m:val="script"/>
            <m:sty m:val="p"/>
          </m:rPr>
          <m:t>S</m:t>
        </m:r>
      </m:oMath>
      <w:del w:id="17444" w:author="PR Preview" w:date="2026-01-01T00:00:00Z">
        <w:r>
          <w:delText xml:space="preserve"> </w:delText>
        </w:r>
      </w:del>
      <w:del w:id="17445" w:author="PR Preview" w:date="2026-01-01T00:00:00Z">
        <w:r>
          <w:delText xml:space="preserve">(</w:delText>
        </w:r>
      </w:del>
      <w:hyperlink w:anchor="thm-subspace-zero">
        <w:del w:id="17446" w:author="PR Preview" w:date="2026-01-01T00:00:00Z">
          <w:r>
            <w:rPr>
              <w:rStyle w:val="Hyperlink"/>
            </w:rPr>
            <w:delText xml:space="preserve">Theorem 20</w:delText>
          </w:r>
        </w:del>
      </w:hyperlink>
      <w:del w:id="17447" w:author="PR Preview" w:date="2026-01-01T00:00:00Z">
        <w:r>
          <w:delText xml:space="preserve">).</w:delText>
        </w:r>
      </w:del>
    </w:p>
    <w:p>
      <w:pPr>
        <w:pStyle w:val="BodyText"/>
      </w:pPr>
      <w:del w:id="17448" w:author="PR Preview" w:date="2026-01-01T00:00:00Z">
        <w:r>
          <w:rPr>
            <w:b/>
            <w:bCs/>
          </w:rPr>
          <w:delText xml:space="preserve">Example 156 (A split that is not the orthogonal one)</w:delText>
        </w:r>
      </w:del>
      <w:del w:id="17449"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17450" w:author="PR Preview" w:date="2026-01-01T00:00:00Z">
        <w:r>
          <w:delText xml:space="preserve"> </w:delText>
        </w:r>
      </w:del>
      <w:del w:id="17451" w:author="PR Preview" w:date="2026-01-01T00:00:00Z">
        <w:r>
          <w:delText xml:space="preserve">also writes</w:delText>
        </w:r>
      </w:del>
      <w:del w:id="17452" w:author="PR Preview" w:date="2026-01-01T00:00:00Z">
        <w:r>
          <w:delText xml:space="preserve"> </w:delText>
        </w:r>
      </w:del>
      <m:oMath>
        <m:r>
          <m:rPr>
            <m:sty m:val="p"/>
          </m:rPr>
          <m:t>(</m:t>
        </m:r>
        <m:r>
          <m:t>3</m:t>
        </m:r>
        <m:r>
          <m:rPr>
            <m:sty m:val="p"/>
          </m:rPr>
          <m:t>,</m:t>
        </m:r>
        <m:r>
          <m:t>1</m:t>
        </m:r>
        <m:r>
          <m:rPr>
            <m:sty m:val="p"/>
          </m:rPr>
          <m:t>,</m:t>
        </m:r>
        <m:r>
          <m:t>2</m:t>
        </m:r>
        <m:r>
          <m:rPr>
            <m:sty m:val="p"/>
          </m:rPr>
          <m:t>)</m:t>
        </m:r>
      </m:oMath>
      <w:del w:id="17453" w:author="PR Preview" w:date="2026-01-01T00:00:00Z">
        <w:r>
          <w:delText xml:space="preserve"> </w:delText>
        </w:r>
      </w:del>
      <w:del w:id="17454" w:author="PR Preview" w:date="2026-01-01T00:00:00Z">
        <w:r>
          <w:delText xml:space="preserve">as a vector of</w:delText>
        </w:r>
      </w:del>
      <w:del w:id="17455"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7456" w:author="PR Preview" w:date="2026-01-01T00:00:00Z">
        <w:r>
          <w:delText xml:space="preserve"> </w:delText>
        </w:r>
      </w:del>
      <w:del w:id="17457" w:author="PR Preview" w:date="2026-01-01T00:00:00Z">
        <w:r>
          <w:delText xml:space="preserve">plus a remainder,</w:delText>
        </w:r>
      </w:del>
      <w:del w:id="17458" w:author="PR Preview" w:date="2026-01-01T00:00:00Z">
        <w:r>
          <w:delText xml:space="preserve"> </w:delText>
        </w:r>
      </w:del>
      <w:del w:id="17459" w:author="PR Preview" w:date="2026-01-01T00:00:00Z">
        <w:r>
          <w:delText xml:space="preserve">but</w:delText>
        </w:r>
      </w:del>
      <w:del w:id="17460"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17461" w:author="PR Preview" w:date="2026-01-01T00:00:00Z">
        <w:r>
          <w:delText xml:space="preserve">,</w:delText>
        </w:r>
      </w:del>
      <w:del w:id="17462" w:author="PR Preview" w:date="2026-01-01T00:00:00Z">
        <w:r>
          <w:delText xml:space="preserve"> </w:delText>
        </w:r>
      </w:del>
      <w:del w:id="17463" w:author="PR Preview" w:date="2026-01-01T00:00:00Z">
        <w:r>
          <w:delText xml:space="preserve">so the remainder is not in</w:delText>
        </w:r>
      </w:del>
      <w:del w:id="17464" w:author="PR Preview" w:date="2026-01-01T00:00:00Z">
        <w:r>
          <w:delText xml:space="preserve"> </w:delText>
        </w:r>
      </w:del>
      <m:oMath>
        <m:sSup>
          <m:e>
            <m:r>
              <m:rPr>
                <m:scr m:val="script"/>
                <m:sty m:val="p"/>
              </m:rPr>
              <m:t>S</m:t>
            </m:r>
          </m:e>
          <m:sup>
            <m:r>
              <m:rPr>
                <m:sty m:val="p"/>
              </m:rPr>
              <m:t>⟂</m:t>
            </m:r>
          </m:sup>
        </m:sSup>
      </m:oMath>
      <w:del w:id="17465" w:author="PR Preview" w:date="2026-01-01T00:00:00Z">
        <w:r>
          <w:delText xml:space="preserve">,</w:delText>
        </w:r>
      </w:del>
      <w:del w:id="17466" w:author="PR Preview" w:date="2026-01-01T00:00:00Z">
        <w:r>
          <w:delText xml:space="preserve"> </w:delText>
        </w:r>
      </w:del>
      <w:del w:id="17467" w:author="PR Preview" w:date="2026-01-01T00:00:00Z">
        <w:r>
          <w:delText xml:space="preserve">and</w:delText>
        </w:r>
      </w:del>
      <w:del w:id="17468" w:author="PR Preview" w:date="2026-01-01T00:00:00Z">
        <w:r>
          <w:delText xml:space="preserve"> </w:delText>
        </w:r>
      </w:del>
      <m:oMath>
        <m:r>
          <m:rPr>
            <m:sty m:val="p"/>
          </m:rPr>
          <m:t>(</m:t>
        </m:r>
        <m:r>
          <m:t>3</m:t>
        </m:r>
        <m:r>
          <m:rPr>
            <m:sty m:val="p"/>
          </m:rPr>
          <m:t>,</m:t>
        </m:r>
        <m:r>
          <m:t>3</m:t>
        </m:r>
        <m:r>
          <m:rPr>
            <m:sty m:val="p"/>
          </m:rPr>
          <m:t>,</m:t>
        </m:r>
        <m:r>
          <m:t>0</m:t>
        </m:r>
        <m:r>
          <m:rPr>
            <m:sty m:val="p"/>
          </m:rPr>
          <m:t>)</m:t>
        </m:r>
      </m:oMath>
      <w:del w:id="17469" w:author="PR Preview" w:date="2026-01-01T00:00:00Z">
        <w:r>
          <w:delText xml:space="preserve"> </w:delText>
        </w:r>
      </w:del>
      <w:del w:id="17470" w:author="PR Preview" w:date="2026-01-01T00:00:00Z">
        <w:r>
          <w:delText xml:space="preserve">is not the orthogonal projection of</w:delText>
        </w:r>
      </w:del>
      <w:del w:id="17471" w:author="PR Preview" w:date="2026-01-01T00:00:00Z">
        <w:r>
          <w:delText xml:space="preserve"> </w:delText>
        </w:r>
      </w:del>
      <m:oMath>
        <m:r>
          <m:rPr>
            <m:sty m:val="p"/>
          </m:rPr>
          <m:t>(</m:t>
        </m:r>
        <m:r>
          <m:t>3</m:t>
        </m:r>
        <m:r>
          <m:rPr>
            <m:sty m:val="p"/>
          </m:rPr>
          <m:t>,</m:t>
        </m:r>
        <m:r>
          <m:t>1</m:t>
        </m:r>
        <m:r>
          <m:rPr>
            <m:sty m:val="p"/>
          </m:rPr>
          <m:t>,</m:t>
        </m:r>
        <m:r>
          <m:t>2</m:t>
        </m:r>
        <m:r>
          <m:rPr>
            <m:sty m:val="p"/>
          </m:rPr>
          <m:t>)</m:t>
        </m:r>
      </m:oMath>
      <w:del w:id="17472" w:author="PR Preview" w:date="2026-01-01T00:00:00Z">
        <w:r>
          <w:delText xml:space="preserve"> </w:delText>
        </w:r>
      </w:del>
      <w:del w:id="17473" w:author="PR Preview" w:date="2026-01-01T00:00:00Z">
        <w:r>
          <w:delText xml:space="preserve">onto</w:delText>
        </w:r>
      </w:del>
      <w:del w:id="17474" w:author="PR Preview" w:date="2026-01-01T00:00:00Z">
        <w:r>
          <w:delText xml:space="preserve"> </w:delText>
        </w:r>
      </w:del>
      <m:oMath>
        <m:r>
          <m:rPr>
            <m:scr m:val="script"/>
            <m:sty m:val="p"/>
          </m:rPr>
          <m:t>S</m:t>
        </m:r>
      </m:oMath>
      <w:del w:id="17475" w:author="PR Preview" w:date="2026-01-01T00:00:00Z">
        <w:r>
          <w:delText xml:space="preserve">.</w:delText>
        </w:r>
      </w:del>
    </w:p>
    <w:p>
      <w:pPr>
        <w:pStyle w:val="BodyText"/>
      </w:pPr>
      <w:del w:id="17476" w:author="PR Preview" w:date="2026-01-01T00:00:00Z">
        <w:r>
          <w:rPr>
            <w:b/>
            <w:bCs/>
          </w:rPr>
          <w:delText xml:space="preserve">Theorem 83 (The orthogonal projection is the closest point)</w:delText>
        </w:r>
      </w:del>
      <w:del w:id="17477" w:author="PR Preview" w:date="2026-01-01T00:00:00Z">
        <w:r>
          <w:delText xml:space="preserve"> </w:delText>
        </w:r>
      </w:del>
      <w:del w:id="17478" w:author="PR Preview" w:date="2026-01-01T00:00:00Z">
        <w:r>
          <w:delText xml:space="preserve">Let</w:delText>
        </w:r>
      </w:del>
      <w:del w:id="17479" w:author="PR Preview" w:date="2026-01-01T00:00:00Z">
        <w:r>
          <w:delText xml:space="preserve"> </w:delText>
        </w:r>
      </w:del>
      <m:oMath>
        <m:r>
          <m:rPr>
            <m:scr m:val="script"/>
            <m:sty m:val="p"/>
          </m:rPr>
          <m:t>S</m:t>
        </m:r>
      </m:oMath>
      <w:del w:id="17480" w:author="PR Preview" w:date="2026-01-01T00:00:00Z">
        <w:r>
          <w:delText xml:space="preserve"> </w:delText>
        </w:r>
      </w:del>
      <w:del w:id="17481" w:author="PR Preview" w:date="2026-01-01T00:00:00Z">
        <w:r>
          <w:delText xml:space="preserve">be a subspace of</w:delText>
        </w:r>
      </w:del>
      <w:del w:id="17482" w:author="PR Preview" w:date="2026-01-01T00:00:00Z">
        <w:r>
          <w:delText xml:space="preserve"> </w:delText>
        </w:r>
      </w:del>
      <m:oMath>
        <m:sSup>
          <m:e>
            <m:r>
              <m:rPr>
                <m:scr m:val="double-struck"/>
                <m:sty m:val="p"/>
              </m:rPr>
              <m:t>R</m:t>
            </m:r>
          </m:e>
          <m:sup>
            <m:r>
              <m:t>p</m:t>
            </m:r>
          </m:sup>
        </m:sSup>
      </m:oMath>
      <w:del w:id="17483" w:author="PR Preview" w:date="2026-01-01T00:00:00Z">
        <w:r>
          <w:delText xml:space="preserve">, let</w:delText>
        </w:r>
      </w:del>
      <w:del w:id="17484"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17485" w:author="PR Preview" w:date="2026-01-01T00:00:00Z">
        <w:r>
          <w:delText xml:space="preserve">,</w:delText>
        </w:r>
      </w:del>
      <w:del w:id="17486" w:author="PR Preview" w:date="2026-01-01T00:00:00Z">
        <w:r>
          <w:delText xml:space="preserve"> </w:delText>
        </w:r>
      </w:del>
      <w:del w:id="17487" w:author="PR Preview" w:date="2026-01-01T00:00:00Z">
        <w:r>
          <w:delText xml:space="preserve">and let</w:delText>
        </w:r>
      </w:del>
      <w:del w:id="17488" w:author="PR Preview" w:date="2026-01-01T00:00:00Z">
        <w:r>
          <w:delText xml:space="preserve"> </w:delText>
        </w:r>
      </w:del>
      <m:oMath>
        <m:acc>
          <m:accPr>
            <m:chr m:val="̃"/>
          </m:accPr>
          <m:e>
            <m:r>
              <m:t>u</m:t>
            </m:r>
          </m:e>
        </m:acc>
      </m:oMath>
      <w:del w:id="17489" w:author="PR Preview" w:date="2026-01-01T00:00:00Z">
        <w:r>
          <w:delText xml:space="preserve"> </w:delText>
        </w:r>
      </w:del>
      <w:del w:id="17490" w:author="PR Preview" w:date="2026-01-01T00:00:00Z">
        <w:r>
          <w:delText xml:space="preserve">be the orthogonal projection of</w:delText>
        </w:r>
      </w:del>
      <w:del w:id="17491" w:author="PR Preview" w:date="2026-01-01T00:00:00Z">
        <w:r>
          <w:delText xml:space="preserve"> </w:delText>
        </w:r>
      </w:del>
      <m:oMath>
        <m:acc>
          <m:accPr>
            <m:chr m:val="̃"/>
          </m:accPr>
          <m:e>
            <m:r>
              <m:t>y</m:t>
            </m:r>
          </m:e>
        </m:acc>
      </m:oMath>
      <w:del w:id="17492" w:author="PR Preview" w:date="2026-01-01T00:00:00Z">
        <w:r>
          <w:delText xml:space="preserve"> </w:delText>
        </w:r>
      </w:del>
      <w:del w:id="17493" w:author="PR Preview" w:date="2026-01-01T00:00:00Z">
        <w:r>
          <w:delText xml:space="preserve">onto</w:delText>
        </w:r>
      </w:del>
      <w:del w:id="17494" w:author="PR Preview" w:date="2026-01-01T00:00:00Z">
        <w:r>
          <w:delText xml:space="preserve"> </w:delText>
        </w:r>
      </w:del>
      <m:oMath>
        <m:r>
          <m:rPr>
            <m:scr m:val="script"/>
            <m:sty m:val="p"/>
          </m:rPr>
          <m:t>S</m:t>
        </m:r>
      </m:oMath>
      <w:del w:id="17495" w:author="PR Preview" w:date="2026-01-01T00:00:00Z">
        <w:r>
          <w:delText xml:space="preserve"> </w:delText>
        </w:r>
      </w:del>
      <w:del w:id="17496" w:author="PR Preview" w:date="2026-01-01T00:00:00Z">
        <w:r>
          <w:delText xml:space="preserve">(</w:delText>
        </w:r>
      </w:del>
      <w:hyperlink w:anchor="def-orthogonal-projection">
        <w:del w:id="17497" w:author="PR Preview" w:date="2026-01-01T00:00:00Z">
          <w:r>
            <w:rPr>
              <w:rStyle w:val="Hyperlink"/>
            </w:rPr>
            <w:delText xml:space="preserve">Definition 91</w:delText>
          </w:r>
        </w:del>
      </w:hyperlink>
      <w:del w:id="17498" w:author="PR Preview" w:date="2026-01-01T00:00:00Z">
        <w:r>
          <w:delText xml:space="preserve">).</w:delText>
        </w:r>
      </w:del>
      <w:del w:id="17499" w:author="PR Preview" w:date="2026-01-01T00:00:00Z">
        <w:r>
          <w:delText xml:space="preserve"> </w:delText>
        </w:r>
      </w:del>
      <w:del w:id="17500" w:author="PR Preview" w:date="2026-01-01T00:00:00Z">
        <w:r>
          <w:delText xml:space="preserve">Then for every</w:delText>
        </w:r>
      </w:del>
      <w:del w:id="17501" w:author="PR Preview" w:date="2026-01-01T00:00:00Z">
        <w:r>
          <w:delText xml:space="preserve"> </w:delText>
        </w:r>
      </w:del>
      <m:oMath>
        <m:acc>
          <m:accPr>
            <m:chr m:val="̃"/>
          </m:accPr>
          <m:e>
            <m:r>
              <m:t>w</m:t>
            </m:r>
          </m:e>
        </m:acc>
        <m:r>
          <m:rPr>
            <m:sty m:val="p"/>
          </m:rPr>
          <m:t>∈</m:t>
        </m:r>
        <m:r>
          <m:rPr>
            <m:scr m:val="script"/>
            <m:sty m:val="p"/>
          </m:rPr>
          <m:t>S</m:t>
        </m:r>
      </m:oMath>
      <w:del w:id="17502" w:author="PR Preview" w:date="2026-01-01T00:00:00Z">
        <w:r>
          <w:delText xml:space="preserve">,</w:delText>
        </w:r>
      </w:del>
    </w:p>
    <w:p>
      <w:pPr>
        <w:pStyle w:val="BodyText"/>
      </w:pPr>
      <w:ins w:id="17503" w:author="PR Preview" w:date="2026-01-01T00:00:00Z">
        <w:r>
          <w:rPr>
            <w:b/>
            <w:bCs/>
          </w:rPr>
          <w:t xml:space="preserve">Definition 96 (Orthogonal projection onto a subspace)</w:t>
        </w:r>
      </w:ins>
      <w:ins w:id="17504" w:author="PR Preview" w:date="2026-01-01T00:00:00Z">
        <w:r>
          <w:t xml:space="preserve"> </w:t>
        </w:r>
      </w:ins>
      <w:ins w:id="17505" w:author="PR Preview" w:date="2026-01-01T00:00:00Z">
        <w:r>
          <w:t xml:space="preserve">Let</w:t>
        </w:r>
      </w:ins>
      <w:ins w:id="17506" w:author="PR Preview" w:date="2026-01-01T00:00:00Z">
        <w:r>
          <w:t xml:space="preserve"> </w:t>
        </w:r>
      </w:ins>
      <m:oMath>
        <m:r>
          <m:rPr>
            <m:scr m:val="script"/>
            <m:sty m:val="p"/>
          </m:rPr>
          <m:t>S</m:t>
        </m:r>
      </m:oMath>
      <w:ins w:id="17507" w:author="PR Preview" w:date="2026-01-01T00:00:00Z">
        <w:r>
          <w:t xml:space="preserve"> </w:t>
        </w:r>
      </w:ins>
      <w:ins w:id="17508" w:author="PR Preview" w:date="2026-01-01T00:00:00Z">
        <w:r>
          <w:t xml:space="preserve">be a subspace of</w:t>
        </w:r>
      </w:ins>
      <w:ins w:id="17509" w:author="PR Preview" w:date="2026-01-01T00:00:00Z">
        <w:r>
          <w:t xml:space="preserve"> </w:t>
        </w:r>
      </w:ins>
      <m:oMath>
        <m:sSup>
          <m:e>
            <m:r>
              <m:rPr>
                <m:scr m:val="double-struck"/>
                <m:sty m:val="p"/>
              </m:rPr>
              <m:t>R</m:t>
            </m:r>
          </m:e>
          <m:sup>
            <m:r>
              <m:t>p</m:t>
            </m:r>
          </m:sup>
        </m:sSup>
      </m:oMath>
      <w:ins w:id="17510" w:author="PR Preview" w:date="2026-01-01T00:00:00Z">
        <w:r>
          <w:t xml:space="preserve"> </w:t>
        </w:r>
      </w:ins>
      <w:ins w:id="17511" w:author="PR Preview" w:date="2026-01-01T00:00:00Z">
        <w:r>
          <w:t xml:space="preserve">and</w:t>
        </w:r>
      </w:ins>
      <w:ins w:id="17512" w:author="PR Preview" w:date="2026-01-01T00:00:00Z">
        <w:r>
          <w:t xml:space="preserve"> </w:t>
        </w:r>
      </w:ins>
      <m:oMath>
        <m:acc>
          <m:accPr>
            <m:chr m:val="̃"/>
          </m:accPr>
          <m:e>
            <m:r>
              <m:t>y</m:t>
            </m:r>
          </m:e>
        </m:acc>
        <m:r>
          <m:rPr>
            <m:sty m:val="p"/>
          </m:rPr>
          <m:t>∈</m:t>
        </m:r>
        <m:sSup>
          <m:e>
            <m:r>
              <m:rPr>
                <m:scr m:val="double-struck"/>
                <m:sty m:val="p"/>
              </m:rPr>
              <m:t>R</m:t>
            </m:r>
          </m:e>
          <m:sup>
            <m:r>
              <m:t>p</m:t>
            </m:r>
          </m:sup>
        </m:sSup>
      </m:oMath>
      <w:ins w:id="17513" w:author="PR Preview" w:date="2026-01-01T00:00:00Z">
        <w:r>
          <w:t xml:space="preserve">.</w:t>
        </w:r>
      </w:ins>
      <w:ins w:id="17514" w:author="PR Preview" w:date="2026-01-01T00:00:00Z">
        <w:r>
          <w:t xml:space="preserve"> </w:t>
        </w:r>
      </w:ins>
      <w:ins w:id="17515" w:author="PR Preview" w:date="2026-01-01T00:00:00Z">
        <w:r>
          <w:t xml:space="preserve">By</w:t>
        </w:r>
      </w:ins>
      <w:ins w:id="17516" w:author="PR Preview" w:date="2026-01-01T00:00:00Z">
        <w:r>
          <w:t xml:space="preserve"> </w:t>
        </w:r>
      </w:ins>
      <w:hyperlink w:anchor="thm-orthogonal-direct-sum">
        <w:ins w:id="17517" w:author="PR Preview" w:date="2026-01-01T00:00:00Z">
          <w:r>
            <w:rPr>
              <w:rStyle w:val="Hyperlink"/>
            </w:rPr>
            <w:t xml:space="preserve">Theorem 51</w:t>
          </w:r>
        </w:ins>
      </w:hyperlink>
      <w:ins w:id="17518" w:author="PR Preview" w:date="2026-01-01T00:00:00Z">
        <w:r>
          <w:t xml:space="preserve">,</w:t>
        </w:r>
      </w:ins>
      <w:ins w:id="17519" w:author="PR Preview" w:date="2026-01-01T00:00:00Z">
        <w:r>
          <w:t xml:space="preserve"> </w:t>
        </w:r>
      </w:ins>
      <m:oMath>
        <m:acc>
          <m:accPr>
            <m:chr m:val="̃"/>
          </m:accPr>
          <m:e>
            <m:r>
              <m:t>y</m:t>
            </m:r>
          </m:e>
        </m:acc>
        <m:r>
          <m:rPr>
            <m:sty m:val="p"/>
          </m:rPr>
          <m:t>=</m:t>
        </m:r>
        <m:acc>
          <m:accPr>
            <m:chr m:val="̃"/>
          </m:accPr>
          <m:e>
            <m:r>
              <m:t>u</m:t>
            </m:r>
          </m:e>
        </m:acc>
        <m:r>
          <m:rPr>
            <m:sty m:val="p"/>
          </m:rPr>
          <m:t>+</m:t>
        </m:r>
        <m:acc>
          <m:accPr>
            <m:chr m:val="̃"/>
          </m:accPr>
          <m:e>
            <m:r>
              <m:t>v</m:t>
            </m:r>
          </m:e>
        </m:acc>
      </m:oMath>
      <w:ins w:id="17520" w:author="PR Preview" w:date="2026-01-01T00:00:00Z">
        <w:r>
          <w:t xml:space="preserve"> </w:t>
        </w:r>
      </w:ins>
      <w:ins w:id="17521" w:author="PR Preview" w:date="2026-01-01T00:00:00Z">
        <w:r>
          <w:t xml:space="preserve">for exactly one</w:t>
        </w:r>
      </w:ins>
      <w:ins w:id="17522" w:author="PR Preview" w:date="2026-01-01T00:00:00Z">
        <w:r>
          <w:t xml:space="preserve"> </w:t>
        </w:r>
      </w:ins>
      <m:oMath>
        <m:acc>
          <m:accPr>
            <m:chr m:val="̃"/>
          </m:accPr>
          <m:e>
            <m:r>
              <m:t>u</m:t>
            </m:r>
          </m:e>
        </m:acc>
        <m:r>
          <m:rPr>
            <m:sty m:val="p"/>
          </m:rPr>
          <m:t>∈</m:t>
        </m:r>
        <m:r>
          <m:rPr>
            <m:scr m:val="script"/>
            <m:sty m:val="p"/>
          </m:rPr>
          <m:t>S</m:t>
        </m:r>
      </m:oMath>
      <w:ins w:id="17523" w:author="PR Preview" w:date="2026-01-01T00:00:00Z">
        <w:r>
          <w:t xml:space="preserve"> </w:t>
        </w:r>
      </w:ins>
      <w:ins w:id="17524" w:author="PR Preview" w:date="2026-01-01T00:00:00Z">
        <w:r>
          <w:t xml:space="preserve">and</w:t>
        </w:r>
      </w:ins>
      <w:ins w:id="17525" w:author="PR Preview" w:date="2026-01-01T00:00:00Z">
        <w:r>
          <w:t xml:space="preserve"> </w:t>
        </w:r>
      </w:ins>
      <m:oMath>
        <m:acc>
          <m:accPr>
            <m:chr m:val="̃"/>
          </m:accPr>
          <m:e>
            <m:r>
              <m:t>v</m:t>
            </m:r>
          </m:e>
        </m:acc>
        <m:r>
          <m:rPr>
            <m:sty m:val="p"/>
          </m:rPr>
          <m:t>∈</m:t>
        </m:r>
        <m:sSup>
          <m:e>
            <m:r>
              <m:rPr>
                <m:scr m:val="script"/>
                <m:sty m:val="p"/>
              </m:rPr>
              <m:t>S</m:t>
            </m:r>
          </m:e>
          <m:sup>
            <m:r>
              <m:rPr>
                <m:sty m:val="p"/>
              </m:rPr>
              <m:t>⟂</m:t>
            </m:r>
          </m:sup>
        </m:sSup>
      </m:oMath>
      <w:ins w:id="17526" w:author="PR Preview" w:date="2026-01-01T00:00:00Z">
        <w:r>
          <w:t xml:space="preserve">.</w:t>
        </w:r>
      </w:ins>
      <w:ins w:id="17527" w:author="PR Preview" w:date="2026-01-01T00:00:00Z">
        <w:r>
          <w:t xml:space="preserve"> </w:t>
        </w:r>
      </w:ins>
      <w:ins w:id="17528" w:author="PR Preview" w:date="2026-01-01T00:00:00Z">
        <w:r>
          <w:t xml:space="preserve">The vector</w:t>
        </w:r>
      </w:ins>
      <w:ins w:id="17529" w:author="PR Preview" w:date="2026-01-01T00:00:00Z">
        <w:r>
          <w:t xml:space="preserve"> </w:t>
        </w:r>
      </w:ins>
      <m:oMath>
        <m:acc>
          <m:accPr>
            <m:chr m:val="̃"/>
          </m:accPr>
          <m:e>
            <m:r>
              <m:t>u</m:t>
            </m:r>
          </m:e>
        </m:acc>
      </m:oMath>
      <w:ins w:id="17530" w:author="PR Preview" w:date="2026-01-01T00:00:00Z">
        <w:r>
          <w:t xml:space="preserve"> </w:t>
        </w:r>
      </w:ins>
      <w:ins w:id="17531" w:author="PR Preview" w:date="2026-01-01T00:00:00Z">
        <w:r>
          <w:t xml:space="preserve">is the</w:t>
        </w:r>
      </w:ins>
      <w:ins w:id="17532" w:author="PR Preview" w:date="2026-01-01T00:00:00Z">
        <w:r>
          <w:t xml:space="preserve"> </w:t>
        </w:r>
      </w:ins>
      <w:ins w:id="17533" w:author="PR Preview" w:date="2026-01-01T00:00:00Z">
        <w:r>
          <w:rPr>
            <w:b/>
            <w:bCs/>
          </w:rPr>
          <w:t xml:space="preserve">orthogonal projection</w:t>
        </w:r>
      </w:ins>
      <w:ins w:id="17534" w:author="PR Preview" w:date="2026-01-01T00:00:00Z">
        <w:r>
          <w:t xml:space="preserve"> </w:t>
        </w:r>
      </w:ins>
      <w:ins w:id="17535" w:author="PR Preview" w:date="2026-01-01T00:00:00Z">
        <w:r>
          <w:t xml:space="preserve">of</w:t>
        </w:r>
      </w:ins>
      <w:ins w:id="17536" w:author="PR Preview" w:date="2026-01-01T00:00:00Z">
        <w:r>
          <w:t xml:space="preserve"> </w:t>
        </w:r>
      </w:ins>
      <m:oMath>
        <m:acc>
          <m:accPr>
            <m:chr m:val="̃"/>
          </m:accPr>
          <m:e>
            <m:r>
              <m:t>y</m:t>
            </m:r>
          </m:e>
        </m:acc>
      </m:oMath>
      <w:ins w:id="17537" w:author="PR Preview" w:date="2026-01-01T00:00:00Z">
        <w:r>
          <w:t xml:space="preserve"> </w:t>
        </w:r>
      </w:ins>
      <w:ins w:id="17538" w:author="PR Preview" w:date="2026-01-01T00:00:00Z">
        <w:r>
          <w:t xml:space="preserve">onto</w:t>
        </w:r>
      </w:ins>
      <w:ins w:id="17539" w:author="PR Preview" w:date="2026-01-01T00:00:00Z">
        <w:r>
          <w:t xml:space="preserve"> </w:t>
        </w:r>
      </w:ins>
      <m:oMath>
        <m:r>
          <m:rPr>
            <m:scr m:val="script"/>
            <m:sty m:val="p"/>
          </m:rPr>
          <m:t>S</m:t>
        </m:r>
      </m:oMath>
      <w:ins w:id="17540" w:author="PR Preview" w:date="2026-01-01T00:00:00Z">
        <w:r>
          <w:t xml:space="preserve">.</w:t>
        </w:r>
      </w:ins>
      <w:ins w:id="17541" w:author="PR Preview" w:date="2026-01-01T00:00:00Z">
        <w:r>
          <w:t xml:space="preserve"> </w:t>
        </w:r>
      </w:ins>
      <w:ins w:id="17542" w:author="PR Preview" w:date="2026-01-01T00:00:00Z">
        <w:r>
          <w:t xml:space="preserve">It is the projection of</w:t>
        </w:r>
      </w:ins>
      <w:ins w:id="17543" w:author="PR Preview" w:date="2026-01-01T00:00:00Z">
        <w:r>
          <w:t xml:space="preserve"> </w:t>
        </w:r>
      </w:ins>
      <m:oMath>
        <m:acc>
          <m:accPr>
            <m:chr m:val="̃"/>
          </m:accPr>
          <m:e>
            <m:r>
              <m:t>y</m:t>
            </m:r>
          </m:e>
        </m:acc>
      </m:oMath>
      <w:ins w:id="17544" w:author="PR Preview" w:date="2026-01-01T00:00:00Z">
        <w:r>
          <w:t xml:space="preserve"> </w:t>
        </w:r>
      </w:ins>
      <w:ins w:id="17545" w:author="PR Preview" w:date="2026-01-01T00:00:00Z">
        <w:r>
          <w:t xml:space="preserve">onto</w:t>
        </w:r>
      </w:ins>
      <w:ins w:id="17546" w:author="PR Preview" w:date="2026-01-01T00:00:00Z">
        <w:r>
          <w:t xml:space="preserve"> </w:t>
        </w:r>
      </w:ins>
      <m:oMath>
        <m:r>
          <m:rPr>
            <m:scr m:val="script"/>
            <m:sty m:val="p"/>
          </m:rPr>
          <m:t>S</m:t>
        </m:r>
      </m:oMath>
      <w:ins w:id="17547" w:author="PR Preview" w:date="2026-01-01T00:00:00Z">
        <w:r>
          <w:t xml:space="preserve"> </w:t>
        </w:r>
      </w:ins>
      <w:ins w:id="17548" w:author="PR Preview" w:date="2026-01-01T00:00:00Z">
        <w:r>
          <w:t xml:space="preserve">along</w:t>
        </w:r>
      </w:ins>
      <w:ins w:id="17549" w:author="PR Preview" w:date="2026-01-01T00:00:00Z">
        <w:r>
          <w:t xml:space="preserve"> </w:t>
        </w:r>
      </w:ins>
      <m:oMath>
        <m:sSup>
          <m:e>
            <m:r>
              <m:rPr>
                <m:scr m:val="script"/>
                <m:sty m:val="p"/>
              </m:rPr>
              <m:t>S</m:t>
            </m:r>
          </m:e>
          <m:sup>
            <m:r>
              <m:rPr>
                <m:sty m:val="p"/>
              </m:rPr>
              <m:t>⟂</m:t>
            </m:r>
          </m:sup>
        </m:sSup>
      </m:oMath>
      <w:ins w:id="17550" w:author="PR Preview" w:date="2026-01-01T00:00:00Z">
        <w:r>
          <w:t xml:space="preserve"> </w:t>
        </w:r>
      </w:ins>
      <w:ins w:id="17551" w:author="PR Preview" w:date="2026-01-01T00:00:00Z">
        <w:r>
          <w:t xml:space="preserve">(</w:t>
        </w:r>
      </w:ins>
      <w:hyperlink w:anchor="def-projection">
        <w:ins w:id="17552" w:author="PR Preview" w:date="2026-01-01T00:00:00Z">
          <w:r>
            <w:rPr>
              <w:rStyle w:val="Hyperlink"/>
            </w:rPr>
            <w:t xml:space="preserve">Definition 57</w:t>
          </w:r>
        </w:ins>
      </w:hyperlink>
      <w:ins w:id="17553" w:author="PR Preview" w:date="2026-01-01T00:00:00Z">
        <w:r>
          <w:t xml:space="preserve">).</w:t>
        </w:r>
      </w:ins>
    </w:p>
    <w:bookmarkEnd w:id="518"/>
    <w:bookmarkStart w:id="519" w:name="exm-orthogonal-projection"/>
    <w:p>
      <w:pPr>
        <w:pStyle w:val="BodyText"/>
      </w:pPr>
      <w:ins w:id="17554" w:author="PR Preview" w:date="2026-01-01T00:00:00Z">
        <w:r>
          <w:rPr>
            <w:b/>
            <w:bCs/>
          </w:rPr>
          <w:t xml:space="preserve">Example 158 (Projecting onto a line in</w:t>
        </w:r>
      </w:ins>
      <w:ins w:id="17555" w:author="PR Preview" w:date="2026-01-01T00:00:00Z">
        <w:r>
          <w:rPr>
            <w:b/>
            <w:bCs/>
          </w:rPr>
          <w:t xml:space="preserve"> </w:t>
        </w:r>
      </w:ins>
      <m:oMath>
        <m:sSup>
          <m:e>
            <m:r>
              <m:rPr>
                <m:scr m:val="double-struck"/>
                <m:sty m:val="p"/>
              </m:rPr>
              <m:t>R</m:t>
            </m:r>
          </m:e>
          <m:sup>
            <m:r>
              <m:t>3</m:t>
            </m:r>
          </m:sup>
        </m:sSup>
      </m:oMath>
      <w:ins w:id="17556" w:author="PR Preview" w:date="2026-01-01T00:00:00Z">
        <w:r>
          <w:rPr>
            <w:b/>
            <w:bCs/>
          </w:rPr>
          <w:t xml:space="preserve">)</w:t>
        </w:r>
      </w:ins>
      <w:ins w:id="17557" w:author="PR Preview" w:date="2026-01-01T00:00:00Z">
        <w:r>
          <w:t xml:space="preserve"> </w:t>
        </w:r>
      </w:ins>
      <w:ins w:id="17558" w:author="PR Preview" w:date="2026-01-01T00:00:00Z">
        <w:r>
          <w:t xml:space="preserve">In</w:t>
        </w:r>
      </w:ins>
      <w:ins w:id="17559" w:author="PR Preview" w:date="2026-01-01T00:00:00Z">
        <w:r>
          <w:t xml:space="preserve"> </w:t>
        </w:r>
      </w:ins>
      <w:hyperlink w:anchor="exm-orthogonal-direct-sum">
        <w:ins w:id="17560" w:author="PR Preview" w:date="2026-01-01T00:00:00Z">
          <w:r>
            <w:rPr>
              <w:rStyle w:val="Hyperlink"/>
            </w:rPr>
            <w:t xml:space="preserve">Example 90</w:t>
          </w:r>
        </w:ins>
      </w:hyperlink>
      <w:ins w:id="17561" w:author="PR Preview" w:date="2026-01-01T00:00:00Z">
        <w:r>
          <w:t xml:space="preserve">,</w:t>
        </w:r>
      </w:ins>
      <w:ins w:id="17562"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17563" w:author="PR Preview" w:date="2026-01-01T00:00:00Z">
        <w:r>
          <w:t xml:space="preserve"> </w:t>
        </w:r>
      </w:ins>
      <w:ins w:id="17564" w:author="PR Preview" w:date="2026-01-01T00:00:00Z">
        <w:r>
          <w:t xml:space="preserve">splits as</w:t>
        </w:r>
      </w:ins>
      <w:ins w:id="17565"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17566" w:author="PR Preview" w:date="2026-01-01T00:00:00Z">
        <w:r>
          <w:t xml:space="preserve">,</w:t>
        </w:r>
      </w:ins>
      <w:ins w:id="17567" w:author="PR Preview" w:date="2026-01-01T00:00:00Z">
        <w:r>
          <w:t xml:space="preserve"> </w:t>
        </w:r>
      </w:ins>
      <w:ins w:id="17568" w:author="PR Preview" w:date="2026-01-01T00:00:00Z">
        <w:r>
          <w:t xml:space="preserve">with</w:t>
        </w:r>
      </w:ins>
      <w:ins w:id="17569"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7570" w:author="PR Preview" w:date="2026-01-01T00:00:00Z">
        <w:r>
          <w:t xml:space="preserve"> </w:t>
        </w:r>
      </w:ins>
      <w:ins w:id="17571" w:author="PR Preview" w:date="2026-01-01T00:00:00Z">
        <w:r>
          <w:t xml:space="preserve">and</w:t>
        </w:r>
      </w:ins>
      <w:ins w:id="17572"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17573" w:author="PR Preview" w:date="2026-01-01T00:00:00Z">
        <w:r>
          <w:t xml:space="preserve">.</w:t>
        </w:r>
      </w:ins>
      <w:ins w:id="17574" w:author="PR Preview" w:date="2026-01-01T00:00:00Z">
        <w:r>
          <w:t xml:space="preserve"> </w:t>
        </w:r>
      </w:ins>
      <w:ins w:id="17575" w:author="PR Preview" w:date="2026-01-01T00:00:00Z">
        <w:r>
          <w:t xml:space="preserve">So the orthogonal projection of</w:t>
        </w:r>
      </w:ins>
      <w:ins w:id="17576" w:author="PR Preview" w:date="2026-01-01T00:00:00Z">
        <w:r>
          <w:t xml:space="preserve"> </w:t>
        </w:r>
      </w:ins>
      <m:oMath>
        <m:r>
          <m:rPr>
            <m:sty m:val="p"/>
          </m:rPr>
          <m:t>(</m:t>
        </m:r>
        <m:r>
          <m:t>3</m:t>
        </m:r>
        <m:r>
          <m:rPr>
            <m:sty m:val="p"/>
          </m:rPr>
          <m:t>,</m:t>
        </m:r>
        <m:r>
          <m:t>1</m:t>
        </m:r>
        <m:r>
          <m:rPr>
            <m:sty m:val="p"/>
          </m:rPr>
          <m:t>,</m:t>
        </m:r>
        <m:r>
          <m:t>2</m:t>
        </m:r>
        <m:r>
          <m:rPr>
            <m:sty m:val="p"/>
          </m:rPr>
          <m:t>)</m:t>
        </m:r>
      </m:oMath>
      <w:ins w:id="17577" w:author="PR Preview" w:date="2026-01-01T00:00:00Z">
        <w:r>
          <w:t xml:space="preserve"> </w:t>
        </w:r>
      </w:ins>
      <w:ins w:id="17578" w:author="PR Preview" w:date="2026-01-01T00:00:00Z">
        <w:r>
          <w:t xml:space="preserve">onto</w:t>
        </w:r>
      </w:ins>
      <w:ins w:id="17579" w:author="PR Preview" w:date="2026-01-01T00:00:00Z">
        <w:r>
          <w:t xml:space="preserve"> </w:t>
        </w:r>
      </w:ins>
      <m:oMath>
        <m:r>
          <m:rPr>
            <m:scr m:val="script"/>
            <m:sty m:val="p"/>
          </m:rPr>
          <m:t>S</m:t>
        </m:r>
      </m:oMath>
      <w:ins w:id="17580" w:author="PR Preview" w:date="2026-01-01T00:00:00Z">
        <w:r>
          <w:t xml:space="preserve"> </w:t>
        </w:r>
      </w:ins>
      <w:ins w:id="17581" w:author="PR Preview" w:date="2026-01-01T00:00:00Z">
        <w:r>
          <w:t xml:space="preserve">is</w:t>
        </w:r>
      </w:ins>
      <w:ins w:id="17582" w:author="PR Preview" w:date="2026-01-01T00:00:00Z">
        <w:r>
          <w:t xml:space="preserve"> </w:t>
        </w:r>
      </w:ins>
      <m:oMath>
        <m:r>
          <m:rPr>
            <m:sty m:val="p"/>
          </m:rPr>
          <m:t>(</m:t>
        </m:r>
        <m:r>
          <m:t>2</m:t>
        </m:r>
        <m:r>
          <m:rPr>
            <m:sty m:val="p"/>
          </m:rPr>
          <m:t>,</m:t>
        </m:r>
        <m:r>
          <m:t>2</m:t>
        </m:r>
        <m:r>
          <m:rPr>
            <m:sty m:val="p"/>
          </m:rPr>
          <m:t>,</m:t>
        </m:r>
        <m:r>
          <m:t>0</m:t>
        </m:r>
        <m:r>
          <m:rPr>
            <m:sty m:val="p"/>
          </m:rPr>
          <m:t>)</m:t>
        </m:r>
      </m:oMath>
      <w:ins w:id="17583" w:author="PR Preview" w:date="2026-01-01T00:00:00Z">
        <w:r>
          <w:t xml:space="preserve">.</w:t>
        </w:r>
      </w:ins>
      <w:ins w:id="17584" w:author="PR Preview" w:date="2026-01-01T00:00:00Z">
        <w:r>
          <w:t xml:space="preserve"> </w:t>
        </w:r>
      </w:ins>
      <w:ins w:id="17585" w:author="PR Preview" w:date="2026-01-01T00:00:00Z">
        <w:r>
          <w:t xml:space="preserve">A vector already in</w:t>
        </w:r>
      </w:ins>
      <w:ins w:id="17586" w:author="PR Preview" w:date="2026-01-01T00:00:00Z">
        <w:r>
          <w:t xml:space="preserve"> </w:t>
        </w:r>
      </w:ins>
      <m:oMath>
        <m:r>
          <m:rPr>
            <m:scr m:val="script"/>
            <m:sty m:val="p"/>
          </m:rPr>
          <m:t>S</m:t>
        </m:r>
      </m:oMath>
      <w:ins w:id="17587" w:author="PR Preview" w:date="2026-01-01T00:00:00Z">
        <w:r>
          <w:t xml:space="preserve">, such as</w:t>
        </w:r>
      </w:ins>
      <w:ins w:id="17588" w:author="PR Preview" w:date="2026-01-01T00:00:00Z">
        <w:r>
          <w:t xml:space="preserve"> </w:t>
        </w:r>
      </w:ins>
      <m:oMath>
        <m:r>
          <m:rPr>
            <m:sty m:val="p"/>
          </m:rPr>
          <m:t>(</m:t>
        </m:r>
        <m:r>
          <m:t>5</m:t>
        </m:r>
        <m:r>
          <m:rPr>
            <m:sty m:val="p"/>
          </m:rPr>
          <m:t>,</m:t>
        </m:r>
        <m:r>
          <m:t>5</m:t>
        </m:r>
        <m:r>
          <m:rPr>
            <m:sty m:val="p"/>
          </m:rPr>
          <m:t>,</m:t>
        </m:r>
        <m:r>
          <m:t>0</m:t>
        </m:r>
        <m:r>
          <m:rPr>
            <m:sty m:val="p"/>
          </m:rPr>
          <m:t>)</m:t>
        </m:r>
      </m:oMath>
      <w:ins w:id="17589" w:author="PR Preview" w:date="2026-01-01T00:00:00Z">
        <w:r>
          <w:t xml:space="preserve">,</w:t>
        </w:r>
      </w:ins>
      <w:ins w:id="17590" w:author="PR Preview" w:date="2026-01-01T00:00:00Z">
        <w:r>
          <w:t xml:space="preserve"> </w:t>
        </w:r>
      </w:ins>
      <w:ins w:id="17591" w:author="PR Preview" w:date="2026-01-01T00:00:00Z">
        <w:r>
          <w:t xml:space="preserve">is its own projection, since</w:t>
        </w:r>
      </w:ins>
      <w:ins w:id="17592" w:author="PR Preview" w:date="2026-01-01T00:00:00Z">
        <w:r>
          <w:t xml:space="preserve"> </w:t>
        </w:r>
      </w:ins>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ins w:id="17593" w:author="PR Preview" w:date="2026-01-01T00:00:00Z">
        <w:r>
          <w:t xml:space="preserve"> </w:t>
        </w:r>
      </w:ins>
      <w:ins w:id="17594" w:author="PR Preview" w:date="2026-01-01T00:00:00Z">
        <w:r>
          <w:t xml:space="preserve">and</w:t>
        </w:r>
      </w:ins>
      <w:ins w:id="17595" w:author="PR Preview" w:date="2026-01-01T00:00:00Z">
        <w:r>
          <w:t xml:space="preserve"> </w:t>
        </w:r>
      </w:ins>
      <m:oMath>
        <m:acc>
          <m:accPr>
            <m:chr m:val="̃"/>
          </m:accPr>
          <m:e>
            <m:r>
              <m:t>0</m:t>
            </m:r>
          </m:e>
        </m:acc>
        <m:r>
          <m:rPr>
            <m:sty m:val="p"/>
          </m:rPr>
          <m:t>∈</m:t>
        </m:r>
        <m:sSup>
          <m:e>
            <m:r>
              <m:rPr>
                <m:scr m:val="script"/>
                <m:sty m:val="p"/>
              </m:rPr>
              <m:t>S</m:t>
            </m:r>
          </m:e>
          <m:sup>
            <m:r>
              <m:rPr>
                <m:sty m:val="p"/>
              </m:rPr>
              <m:t>⟂</m:t>
            </m:r>
          </m:sup>
        </m:sSup>
      </m:oMath>
      <w:ins w:id="17596" w:author="PR Preview" w:date="2026-01-01T00:00:00Z">
        <w:r>
          <w:t xml:space="preserve"> </w:t>
        </w:r>
      </w:ins>
      <w:ins w:id="17597" w:author="PR Preview" w:date="2026-01-01T00:00:00Z">
        <w:r>
          <w:t xml:space="preserve">(</w:t>
        </w:r>
      </w:ins>
      <w:hyperlink w:anchor="thm-orthogonal-complement-subspace">
        <w:ins w:id="17598" w:author="PR Preview" w:date="2026-01-01T00:00:00Z">
          <w:r>
            <w:rPr>
              <w:rStyle w:val="Hyperlink"/>
            </w:rPr>
            <w:t xml:space="preserve">Theorem 49</w:t>
          </w:r>
        </w:ins>
      </w:hyperlink>
      <w:ins w:id="17599" w:author="PR Preview" w:date="2026-01-01T00:00:00Z">
        <w:r>
          <w:t xml:space="preserve">,</w:t>
        </w:r>
      </w:ins>
      <w:ins w:id="17600" w:author="PR Preview" w:date="2026-01-01T00:00:00Z">
        <w:r>
          <w:t xml:space="preserve"> </w:t>
        </w:r>
      </w:ins>
      <w:hyperlink w:anchor="thm-subspace-zero">
        <w:ins w:id="17601" w:author="PR Preview" w:date="2026-01-01T00:00:00Z">
          <w:r>
            <w:rPr>
              <w:rStyle w:val="Hyperlink"/>
            </w:rPr>
            <w:t xml:space="preserve">Theorem 20</w:t>
          </w:r>
        </w:ins>
      </w:hyperlink>
      <w:ins w:id="17602" w:author="PR Preview" w:date="2026-01-01T00:00:00Z">
        <w:r>
          <w:t xml:space="preserve">);</w:t>
        </w:r>
      </w:ins>
      <w:ins w:id="17603" w:author="PR Preview" w:date="2026-01-01T00:00:00Z">
        <w:r>
          <w:t xml:space="preserve"> </w:t>
        </w:r>
      </w:ins>
      <w:ins w:id="17604" w:author="PR Preview" w:date="2026-01-01T00:00:00Z">
        <w:r>
          <w:t xml:space="preserve">a vector of</w:t>
        </w:r>
      </w:ins>
      <w:ins w:id="17605" w:author="PR Preview" w:date="2026-01-01T00:00:00Z">
        <w:r>
          <w:t xml:space="preserve"> </w:t>
        </w:r>
      </w:ins>
      <m:oMath>
        <m:sSup>
          <m:e>
            <m:r>
              <m:rPr>
                <m:scr m:val="script"/>
                <m:sty m:val="p"/>
              </m:rPr>
              <m:t>S</m:t>
            </m:r>
          </m:e>
          <m:sup>
            <m:r>
              <m:rPr>
                <m:sty m:val="p"/>
              </m:rPr>
              <m:t>⟂</m:t>
            </m:r>
          </m:sup>
        </m:sSup>
      </m:oMath>
      <w:ins w:id="17606" w:author="PR Preview" w:date="2026-01-01T00:00:00Z">
        <w:r>
          <w:t xml:space="preserve">, such as</w:t>
        </w:r>
      </w:ins>
      <w:ins w:id="17607"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17608" w:author="PR Preview" w:date="2026-01-01T00:00:00Z">
        <w:r>
          <w:t xml:space="preserve">,</w:t>
        </w:r>
      </w:ins>
      <w:ins w:id="17609" w:author="PR Preview" w:date="2026-01-01T00:00:00Z">
        <w:r>
          <w:t xml:space="preserve"> </w:t>
        </w:r>
      </w:ins>
      <w:ins w:id="17610" w:author="PR Preview" w:date="2026-01-01T00:00:00Z">
        <w:r>
          <w:t xml:space="preserve">projects to</w:t>
        </w:r>
      </w:ins>
      <w:ins w:id="17611" w:author="PR Preview" w:date="2026-01-01T00:00:00Z">
        <w:r>
          <w:t xml:space="preserve"> </w:t>
        </w:r>
      </w:ins>
      <m:oMath>
        <m:acc>
          <m:accPr>
            <m:chr m:val="̃"/>
          </m:accPr>
          <m:e>
            <m:r>
              <m:t>0</m:t>
            </m:r>
          </m:e>
        </m:acc>
      </m:oMath>
      <w:ins w:id="17612" w:author="PR Preview" w:date="2026-01-01T00:00:00Z">
        <w:r>
          <w:t xml:space="preserve">, since</w:t>
        </w:r>
      </w:ins>
      <w:ins w:id="17613"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ins w:id="17614" w:author="PR Preview" w:date="2026-01-01T00:00:00Z">
        <w:r>
          <w:t xml:space="preserve"> </w:t>
        </w:r>
      </w:ins>
      <w:ins w:id="17615" w:author="PR Preview" w:date="2026-01-01T00:00:00Z">
        <w:r>
          <w:t xml:space="preserve">and</w:t>
        </w:r>
      </w:ins>
      <w:ins w:id="17616" w:author="PR Preview" w:date="2026-01-01T00:00:00Z">
        <w:r>
          <w:t xml:space="preserve"> </w:t>
        </w:r>
      </w:ins>
      <m:oMath>
        <m:acc>
          <m:accPr>
            <m:chr m:val="̃"/>
          </m:accPr>
          <m:e>
            <m:r>
              <m:t>0</m:t>
            </m:r>
          </m:e>
        </m:acc>
        <m:r>
          <m:rPr>
            <m:sty m:val="p"/>
          </m:rPr>
          <m:t>∈</m:t>
        </m:r>
        <m:r>
          <m:rPr>
            <m:scr m:val="script"/>
            <m:sty m:val="p"/>
          </m:rPr>
          <m:t>S</m:t>
        </m:r>
      </m:oMath>
      <w:ins w:id="17617" w:author="PR Preview" w:date="2026-01-01T00:00:00Z">
        <w:r>
          <w:t xml:space="preserve"> </w:t>
        </w:r>
      </w:ins>
      <w:ins w:id="17618" w:author="PR Preview" w:date="2026-01-01T00:00:00Z">
        <w:r>
          <w:t xml:space="preserve">(</w:t>
        </w:r>
      </w:ins>
      <w:hyperlink w:anchor="thm-subspace-zero">
        <w:ins w:id="17619" w:author="PR Preview" w:date="2026-01-01T00:00:00Z">
          <w:r>
            <w:rPr>
              <w:rStyle w:val="Hyperlink"/>
            </w:rPr>
            <w:t xml:space="preserve">Theorem 20</w:t>
          </w:r>
        </w:ins>
      </w:hyperlink>
      <w:ins w:id="17620" w:author="PR Preview" w:date="2026-01-01T00:00:00Z">
        <w:r>
          <w:t xml:space="preserve">).</w:t>
        </w:r>
      </w:ins>
    </w:p>
    <w:bookmarkEnd w:id="519"/>
    <w:bookmarkStart w:id="520" w:name="exm-not-orthogonal-projection"/>
    <w:p>
      <w:pPr>
        <w:pStyle w:val="BodyText"/>
      </w:pPr>
      <w:ins w:id="17621" w:author="PR Preview" w:date="2026-01-01T00:00:00Z">
        <w:r>
          <w:rPr>
            <w:b/>
            <w:bCs/>
          </w:rPr>
          <w:t xml:space="preserve">Example 159 (A split that is not the orthogonal one)</w:t>
        </w:r>
      </w:ins>
      <w:ins w:id="17622"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17623" w:author="PR Preview" w:date="2026-01-01T00:00:00Z">
        <w:r>
          <w:t xml:space="preserve"> </w:t>
        </w:r>
      </w:ins>
      <w:ins w:id="17624" w:author="PR Preview" w:date="2026-01-01T00:00:00Z">
        <w:r>
          <w:t xml:space="preserve">also writes</w:t>
        </w:r>
      </w:ins>
      <w:ins w:id="17625" w:author="PR Preview" w:date="2026-01-01T00:00:00Z">
        <w:r>
          <w:t xml:space="preserve"> </w:t>
        </w:r>
      </w:ins>
      <m:oMath>
        <m:r>
          <m:rPr>
            <m:sty m:val="p"/>
          </m:rPr>
          <m:t>(</m:t>
        </m:r>
        <m:r>
          <m:t>3</m:t>
        </m:r>
        <m:r>
          <m:rPr>
            <m:sty m:val="p"/>
          </m:rPr>
          <m:t>,</m:t>
        </m:r>
        <m:r>
          <m:t>1</m:t>
        </m:r>
        <m:r>
          <m:rPr>
            <m:sty m:val="p"/>
          </m:rPr>
          <m:t>,</m:t>
        </m:r>
        <m:r>
          <m:t>2</m:t>
        </m:r>
        <m:r>
          <m:rPr>
            <m:sty m:val="p"/>
          </m:rPr>
          <m:t>)</m:t>
        </m:r>
      </m:oMath>
      <w:ins w:id="17626" w:author="PR Preview" w:date="2026-01-01T00:00:00Z">
        <w:r>
          <w:t xml:space="preserve"> </w:t>
        </w:r>
      </w:ins>
      <w:ins w:id="17627" w:author="PR Preview" w:date="2026-01-01T00:00:00Z">
        <w:r>
          <w:t xml:space="preserve">as a vector of</w:t>
        </w:r>
      </w:ins>
      <w:ins w:id="17628"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7629" w:author="PR Preview" w:date="2026-01-01T00:00:00Z">
        <w:r>
          <w:t xml:space="preserve"> </w:t>
        </w:r>
      </w:ins>
      <w:ins w:id="17630" w:author="PR Preview" w:date="2026-01-01T00:00:00Z">
        <w:r>
          <w:t xml:space="preserve">plus a remainder,</w:t>
        </w:r>
      </w:ins>
      <w:ins w:id="17631" w:author="PR Preview" w:date="2026-01-01T00:00:00Z">
        <w:r>
          <w:t xml:space="preserve"> </w:t>
        </w:r>
      </w:ins>
      <w:ins w:id="17632" w:author="PR Preview" w:date="2026-01-01T00:00:00Z">
        <w:r>
          <w:t xml:space="preserve">but</w:t>
        </w:r>
      </w:ins>
      <w:ins w:id="17633"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17634" w:author="PR Preview" w:date="2026-01-01T00:00:00Z">
        <w:r>
          <w:t xml:space="preserve">,</w:t>
        </w:r>
      </w:ins>
      <w:ins w:id="17635" w:author="PR Preview" w:date="2026-01-01T00:00:00Z">
        <w:r>
          <w:t xml:space="preserve"> </w:t>
        </w:r>
      </w:ins>
      <w:ins w:id="17636" w:author="PR Preview" w:date="2026-01-01T00:00:00Z">
        <w:r>
          <w:t xml:space="preserve">so the remainder is not in</w:t>
        </w:r>
      </w:ins>
      <w:ins w:id="17637" w:author="PR Preview" w:date="2026-01-01T00:00:00Z">
        <w:r>
          <w:t xml:space="preserve"> </w:t>
        </w:r>
      </w:ins>
      <m:oMath>
        <m:sSup>
          <m:e>
            <m:r>
              <m:rPr>
                <m:scr m:val="script"/>
                <m:sty m:val="p"/>
              </m:rPr>
              <m:t>S</m:t>
            </m:r>
          </m:e>
          <m:sup>
            <m:r>
              <m:rPr>
                <m:sty m:val="p"/>
              </m:rPr>
              <m:t>⟂</m:t>
            </m:r>
          </m:sup>
        </m:sSup>
      </m:oMath>
      <w:ins w:id="17638" w:author="PR Preview" w:date="2026-01-01T00:00:00Z">
        <w:r>
          <w:t xml:space="preserve">,</w:t>
        </w:r>
      </w:ins>
      <w:ins w:id="17639" w:author="PR Preview" w:date="2026-01-01T00:00:00Z">
        <w:r>
          <w:t xml:space="preserve"> </w:t>
        </w:r>
      </w:ins>
      <w:ins w:id="17640" w:author="PR Preview" w:date="2026-01-01T00:00:00Z">
        <w:r>
          <w:t xml:space="preserve">and</w:t>
        </w:r>
      </w:ins>
      <w:ins w:id="17641" w:author="PR Preview" w:date="2026-01-01T00:00:00Z">
        <w:r>
          <w:t xml:space="preserve"> </w:t>
        </w:r>
      </w:ins>
      <m:oMath>
        <m:r>
          <m:rPr>
            <m:sty m:val="p"/>
          </m:rPr>
          <m:t>(</m:t>
        </m:r>
        <m:r>
          <m:t>3</m:t>
        </m:r>
        <m:r>
          <m:rPr>
            <m:sty m:val="p"/>
          </m:rPr>
          <m:t>,</m:t>
        </m:r>
        <m:r>
          <m:t>3</m:t>
        </m:r>
        <m:r>
          <m:rPr>
            <m:sty m:val="p"/>
          </m:rPr>
          <m:t>,</m:t>
        </m:r>
        <m:r>
          <m:t>0</m:t>
        </m:r>
        <m:r>
          <m:rPr>
            <m:sty m:val="p"/>
          </m:rPr>
          <m:t>)</m:t>
        </m:r>
      </m:oMath>
      <w:ins w:id="17642" w:author="PR Preview" w:date="2026-01-01T00:00:00Z">
        <w:r>
          <w:t xml:space="preserve"> </w:t>
        </w:r>
      </w:ins>
      <w:ins w:id="17643" w:author="PR Preview" w:date="2026-01-01T00:00:00Z">
        <w:r>
          <w:t xml:space="preserve">is not the orthogonal projection of</w:t>
        </w:r>
      </w:ins>
      <w:ins w:id="17644" w:author="PR Preview" w:date="2026-01-01T00:00:00Z">
        <w:r>
          <w:t xml:space="preserve"> </w:t>
        </w:r>
      </w:ins>
      <m:oMath>
        <m:r>
          <m:rPr>
            <m:sty m:val="p"/>
          </m:rPr>
          <m:t>(</m:t>
        </m:r>
        <m:r>
          <m:t>3</m:t>
        </m:r>
        <m:r>
          <m:rPr>
            <m:sty m:val="p"/>
          </m:rPr>
          <m:t>,</m:t>
        </m:r>
        <m:r>
          <m:t>1</m:t>
        </m:r>
        <m:r>
          <m:rPr>
            <m:sty m:val="p"/>
          </m:rPr>
          <m:t>,</m:t>
        </m:r>
        <m:r>
          <m:t>2</m:t>
        </m:r>
        <m:r>
          <m:rPr>
            <m:sty m:val="p"/>
          </m:rPr>
          <m:t>)</m:t>
        </m:r>
      </m:oMath>
      <w:ins w:id="17645" w:author="PR Preview" w:date="2026-01-01T00:00:00Z">
        <w:r>
          <w:t xml:space="preserve"> </w:t>
        </w:r>
      </w:ins>
      <w:ins w:id="17646" w:author="PR Preview" w:date="2026-01-01T00:00:00Z">
        <w:r>
          <w:t xml:space="preserve">onto</w:t>
        </w:r>
      </w:ins>
      <w:ins w:id="17647" w:author="PR Preview" w:date="2026-01-01T00:00:00Z">
        <w:r>
          <w:t xml:space="preserve"> </w:t>
        </w:r>
      </w:ins>
      <m:oMath>
        <m:r>
          <m:rPr>
            <m:scr m:val="script"/>
            <m:sty m:val="p"/>
          </m:rPr>
          <m:t>S</m:t>
        </m:r>
      </m:oMath>
      <w:ins w:id="17648" w:author="PR Preview" w:date="2026-01-01T00:00:00Z">
        <w:r>
          <w:t xml:space="preserve">.</w:t>
        </w:r>
      </w:ins>
    </w:p>
    <w:bookmarkEnd w:id="520"/>
    <w:bookmarkStart w:id="521" w:name="thm-closest-point"/>
    <w:p>
      <w:pPr>
        <w:pStyle w:val="BodyText"/>
      </w:pPr>
      <w:ins w:id="17649" w:author="PR Preview" w:date="2026-01-01T00:00:00Z">
        <w:r>
          <w:rPr>
            <w:b/>
            <w:bCs/>
          </w:rPr>
          <w:t xml:space="preserve">Theorem 84 (The orthogonal projection is the closest point)</w:t>
        </w:r>
      </w:ins>
      <w:ins w:id="17650" w:author="PR Preview" w:date="2026-01-01T00:00:00Z">
        <w:r>
          <w:t xml:space="preserve"> </w:t>
        </w:r>
      </w:ins>
      <w:ins w:id="17651" w:author="PR Preview" w:date="2026-01-01T00:00:00Z">
        <w:r>
          <w:t xml:space="preserve">Let</w:t>
        </w:r>
      </w:ins>
      <w:ins w:id="17652" w:author="PR Preview" w:date="2026-01-01T00:00:00Z">
        <w:r>
          <w:t xml:space="preserve"> </w:t>
        </w:r>
      </w:ins>
      <m:oMath>
        <m:r>
          <m:rPr>
            <m:scr m:val="script"/>
            <m:sty m:val="p"/>
          </m:rPr>
          <m:t>S</m:t>
        </m:r>
      </m:oMath>
      <w:ins w:id="17653" w:author="PR Preview" w:date="2026-01-01T00:00:00Z">
        <w:r>
          <w:t xml:space="preserve"> </w:t>
        </w:r>
      </w:ins>
      <w:ins w:id="17654" w:author="PR Preview" w:date="2026-01-01T00:00:00Z">
        <w:r>
          <w:t xml:space="preserve">be a subspace of</w:t>
        </w:r>
      </w:ins>
      <w:ins w:id="17655" w:author="PR Preview" w:date="2026-01-01T00:00:00Z">
        <w:r>
          <w:t xml:space="preserve"> </w:t>
        </w:r>
      </w:ins>
      <m:oMath>
        <m:sSup>
          <m:e>
            <m:r>
              <m:rPr>
                <m:scr m:val="double-struck"/>
                <m:sty m:val="p"/>
              </m:rPr>
              <m:t>R</m:t>
            </m:r>
          </m:e>
          <m:sup>
            <m:r>
              <m:t>p</m:t>
            </m:r>
          </m:sup>
        </m:sSup>
      </m:oMath>
      <w:ins w:id="17656" w:author="PR Preview" w:date="2026-01-01T00:00:00Z">
        <w:r>
          <w:t xml:space="preserve">, let</w:t>
        </w:r>
      </w:ins>
      <w:ins w:id="17657" w:author="PR Preview" w:date="2026-01-01T00:00:00Z">
        <w:r>
          <w:t xml:space="preserve"> </w:t>
        </w:r>
      </w:ins>
      <m:oMath>
        <m:acc>
          <m:accPr>
            <m:chr m:val="̃"/>
          </m:accPr>
          <m:e>
            <m:r>
              <m:t>y</m:t>
            </m:r>
          </m:e>
        </m:acc>
        <m:r>
          <m:rPr>
            <m:sty m:val="p"/>
          </m:rPr>
          <m:t>∈</m:t>
        </m:r>
        <m:sSup>
          <m:e>
            <m:r>
              <m:rPr>
                <m:scr m:val="double-struck"/>
                <m:sty m:val="p"/>
              </m:rPr>
              <m:t>R</m:t>
            </m:r>
          </m:e>
          <m:sup>
            <m:r>
              <m:t>p</m:t>
            </m:r>
          </m:sup>
        </m:sSup>
      </m:oMath>
      <w:ins w:id="17658" w:author="PR Preview" w:date="2026-01-01T00:00:00Z">
        <w:r>
          <w:t xml:space="preserve">,</w:t>
        </w:r>
      </w:ins>
      <w:ins w:id="17659" w:author="PR Preview" w:date="2026-01-01T00:00:00Z">
        <w:r>
          <w:t xml:space="preserve"> </w:t>
        </w:r>
      </w:ins>
      <w:ins w:id="17660" w:author="PR Preview" w:date="2026-01-01T00:00:00Z">
        <w:r>
          <w:t xml:space="preserve">and let</w:t>
        </w:r>
      </w:ins>
      <w:ins w:id="17661" w:author="PR Preview" w:date="2026-01-01T00:00:00Z">
        <w:r>
          <w:t xml:space="preserve"> </w:t>
        </w:r>
      </w:ins>
      <m:oMath>
        <m:acc>
          <m:accPr>
            <m:chr m:val="̃"/>
          </m:accPr>
          <m:e>
            <m:r>
              <m:t>u</m:t>
            </m:r>
          </m:e>
        </m:acc>
      </m:oMath>
      <w:ins w:id="17662" w:author="PR Preview" w:date="2026-01-01T00:00:00Z">
        <w:r>
          <w:t xml:space="preserve"> </w:t>
        </w:r>
      </w:ins>
      <w:ins w:id="17663" w:author="PR Preview" w:date="2026-01-01T00:00:00Z">
        <w:r>
          <w:t xml:space="preserve">be the orthogonal projection of</w:t>
        </w:r>
      </w:ins>
      <w:ins w:id="17664" w:author="PR Preview" w:date="2026-01-01T00:00:00Z">
        <w:r>
          <w:t xml:space="preserve"> </w:t>
        </w:r>
      </w:ins>
      <m:oMath>
        <m:acc>
          <m:accPr>
            <m:chr m:val="̃"/>
          </m:accPr>
          <m:e>
            <m:r>
              <m:t>y</m:t>
            </m:r>
          </m:e>
        </m:acc>
      </m:oMath>
      <w:ins w:id="17665" w:author="PR Preview" w:date="2026-01-01T00:00:00Z">
        <w:r>
          <w:t xml:space="preserve"> </w:t>
        </w:r>
      </w:ins>
      <w:ins w:id="17666" w:author="PR Preview" w:date="2026-01-01T00:00:00Z">
        <w:r>
          <w:t xml:space="preserve">onto</w:t>
        </w:r>
      </w:ins>
      <w:ins w:id="17667" w:author="PR Preview" w:date="2026-01-01T00:00:00Z">
        <w:r>
          <w:t xml:space="preserve"> </w:t>
        </w:r>
      </w:ins>
      <m:oMath>
        <m:r>
          <m:rPr>
            <m:scr m:val="script"/>
            <m:sty m:val="p"/>
          </m:rPr>
          <m:t>S</m:t>
        </m:r>
      </m:oMath>
      <w:ins w:id="17668" w:author="PR Preview" w:date="2026-01-01T00:00:00Z">
        <w:r>
          <w:t xml:space="preserve"> </w:t>
        </w:r>
      </w:ins>
      <w:ins w:id="17669" w:author="PR Preview" w:date="2026-01-01T00:00:00Z">
        <w:r>
          <w:t xml:space="preserve">(</w:t>
        </w:r>
      </w:ins>
      <w:hyperlink w:anchor="def-orthogonal-projection">
        <w:ins w:id="17670" w:author="PR Preview" w:date="2026-01-01T00:00:00Z">
          <w:r>
            <w:rPr>
              <w:rStyle w:val="Hyperlink"/>
            </w:rPr>
            <w:t xml:space="preserve">Definition 96</w:t>
          </w:r>
        </w:ins>
      </w:hyperlink>
      <w:ins w:id="17671" w:author="PR Preview" w:date="2026-01-01T00:00:00Z">
        <w:r>
          <w:t xml:space="preserve">).</w:t>
        </w:r>
      </w:ins>
      <w:ins w:id="17672" w:author="PR Preview" w:date="2026-01-01T00:00:00Z">
        <w:r>
          <w:t xml:space="preserve"> </w:t>
        </w:r>
      </w:ins>
      <w:ins w:id="17673" w:author="PR Preview" w:date="2026-01-01T00:00:00Z">
        <w:r>
          <w:t xml:space="preserve">Then for every</w:t>
        </w:r>
      </w:ins>
      <w:ins w:id="17674" w:author="PR Preview" w:date="2026-01-01T00:00:00Z">
        <w:r>
          <w:t xml:space="preserve"> </w:t>
        </w:r>
      </w:ins>
      <m:oMath>
        <m:acc>
          <m:accPr>
            <m:chr m:val="̃"/>
          </m:accPr>
          <m:e>
            <m:r>
              <m:t>w</m:t>
            </m:r>
          </m:e>
        </m:acc>
        <m:r>
          <m:rPr>
            <m:sty m:val="p"/>
          </m:rPr>
          <m:t>∈</m:t>
        </m:r>
        <m:r>
          <m:rPr>
            <m:scr m:val="script"/>
            <m:sty m:val="p"/>
          </m:rPr>
          <m:t>S</m:t>
        </m:r>
      </m:oMath>
      <w:ins w:id="17675" w:author="PR Preview" w:date="2026-01-01T00:00:00Z">
        <w:r>
          <w:t xml:space="preserve">,</w:t>
        </w:r>
      </w:ins>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21"/>
    <w:p>
      <w:pPr>
        <w:pStyle w:val="BodyText"/>
      </w:pPr>
      <w:del w:id="17676" w:author="PR Preview" w:date="2026-01-01T00:00:00Z">
        <w:r>
          <w:rPr>
            <w:i/>
            <w:iCs/>
          </w:rPr>
          <w:delText xml:space="preserve">Proof</w:delText>
        </w:r>
      </w:del>
      <w:del w:id="17677" w:author="PR Preview" w:date="2026-01-01T00:00:00Z">
        <w:r>
          <w:delText xml:space="preserve">. </w:delText>
        </w:r>
      </w:del>
      <w:del w:id="17678" w:author="PR Preview" w:date="2026-01-01T00:00:00Z">
        <w:r>
          <w:delText xml:space="preserve">By</w:delText>
        </w:r>
      </w:del>
      <w:del w:id="17679" w:author="PR Preview" w:date="2026-01-01T00:00:00Z">
        <w:r>
          <w:delText xml:space="preserve"> </w:delText>
        </w:r>
      </w:del>
      <w:hyperlink w:anchor="def-orthogonal-projection">
        <w:del w:id="17680" w:author="PR Preview" w:date="2026-01-01T00:00:00Z">
          <w:r>
            <w:rPr>
              <w:rStyle w:val="Hyperlink"/>
            </w:rPr>
            <w:delText xml:space="preserve">Definition 91</w:delText>
          </w:r>
        </w:del>
      </w:hyperlink>
      <w:del w:id="17681" w:author="PR Preview" w:date="2026-01-01T00:00:00Z">
        <w:r>
          <w:delText xml:space="preserve">,</w:delText>
        </w:r>
      </w:del>
      <w:del w:id="17682" w:author="PR Preview" w:date="2026-01-01T00:00:00Z">
        <w:r>
          <w:delText xml:space="preserve"> </w:delText>
        </w:r>
      </w:del>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del w:id="17683" w:author="PR Preview" w:date="2026-01-01T00:00:00Z">
        <w:r>
          <w:delText xml:space="preserve">.</w:delText>
        </w:r>
      </w:del>
      <w:del w:id="17684" w:author="PR Preview" w:date="2026-01-01T00:00:00Z">
        <w:r>
          <w:delText xml:space="preserve"> </w:delText>
        </w:r>
      </w:del>
      <w:del w:id="17685" w:author="PR Preview" w:date="2026-01-01T00:00:00Z">
        <w:r>
          <w:delText xml:space="preserve">Both</w:delText>
        </w:r>
      </w:del>
      <w:del w:id="17686" w:author="PR Preview" w:date="2026-01-01T00:00:00Z">
        <w:r>
          <w:delText xml:space="preserve"> </w:delText>
        </w:r>
      </w:del>
      <m:oMath>
        <m:acc>
          <m:accPr>
            <m:chr m:val="̃"/>
          </m:accPr>
          <m:e>
            <m:r>
              <m:t>u</m:t>
            </m:r>
          </m:e>
        </m:acc>
      </m:oMath>
      <w:del w:id="17687" w:author="PR Preview" w:date="2026-01-01T00:00:00Z">
        <w:r>
          <w:delText xml:space="preserve"> </w:delText>
        </w:r>
      </w:del>
      <w:del w:id="17688" w:author="PR Preview" w:date="2026-01-01T00:00:00Z">
        <w:r>
          <w:delText xml:space="preserve">and</w:delText>
        </w:r>
      </w:del>
      <w:del w:id="17689" w:author="PR Preview" w:date="2026-01-01T00:00:00Z">
        <w:r>
          <w:delText xml:space="preserve"> </w:delText>
        </w:r>
      </w:del>
      <m:oMath>
        <m:acc>
          <m:accPr>
            <m:chr m:val="̃"/>
          </m:accPr>
          <m:e>
            <m:r>
              <m:t>w</m:t>
            </m:r>
          </m:e>
        </m:acc>
      </m:oMath>
      <w:del w:id="17690" w:author="PR Preview" w:date="2026-01-01T00:00:00Z">
        <w:r>
          <w:delText xml:space="preserve"> </w:delText>
        </w:r>
      </w:del>
      <w:del w:id="17691" w:author="PR Preview" w:date="2026-01-01T00:00:00Z">
        <w:r>
          <w:delText xml:space="preserve">are in</w:delText>
        </w:r>
      </w:del>
      <w:del w:id="17692" w:author="PR Preview" w:date="2026-01-01T00:00:00Z">
        <w:r>
          <w:delText xml:space="preserve"> </w:delText>
        </w:r>
      </w:del>
      <m:oMath>
        <m:r>
          <m:rPr>
            <m:scr m:val="script"/>
            <m:sty m:val="p"/>
          </m:rPr>
          <m:t>S</m:t>
        </m:r>
      </m:oMath>
      <w:del w:id="17693" w:author="PR Preview" w:date="2026-01-01T00:00:00Z">
        <w:r>
          <w:delText xml:space="preserve">,</w:delText>
        </w:r>
      </w:del>
      <w:del w:id="17694" w:author="PR Preview" w:date="2026-01-01T00:00:00Z">
        <w:r>
          <w:delText xml:space="preserve"> </w:delText>
        </w:r>
      </w:del>
      <w:del w:id="17695" w:author="PR Preview" w:date="2026-01-01T00:00:00Z">
        <w:r>
          <w:delText xml:space="preserve">so</w:delText>
        </w:r>
      </w:del>
      <w:del w:id="17696" w:author="PR Preview" w:date="2026-01-01T00:00:00Z">
        <w:r>
          <w:delText xml:space="preserve"> </w:delText>
        </w:r>
      </w:del>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del w:id="17697" w:author="PR Preview" w:date="2026-01-01T00:00:00Z">
        <w:r>
          <w:delText xml:space="preserve"> </w:delText>
        </w:r>
      </w:del>
      <w:del w:id="17698" w:author="PR Preview" w:date="2026-01-01T00:00:00Z">
        <w:r>
          <w:delText xml:space="preserve">(</w:delText>
        </w:r>
      </w:del>
      <w:hyperlink w:anchor="def-subspace">
        <w:del w:id="17699" w:author="PR Preview" w:date="2026-01-01T00:00:00Z">
          <w:r>
            <w:rPr>
              <w:rStyle w:val="Hyperlink"/>
            </w:rPr>
            <w:delText xml:space="preserve">Definition 40</w:delText>
          </w:r>
        </w:del>
      </w:hyperlink>
      <w:del w:id="17700" w:author="PR Preview" w:date="2026-01-01T00:00:00Z">
        <w:r>
          <w:delText xml:space="preserve">),</w:delText>
        </w:r>
      </w:del>
      <w:del w:id="17701" w:author="PR Preview" w:date="2026-01-01T00:00:00Z">
        <w:r>
          <w:delText xml:space="preserve"> </w:delText>
        </w:r>
      </w:del>
      <w:del w:id="17702" w:author="PR Preview" w:date="2026-01-01T00:00:00Z">
        <w:r>
          <w:delText xml:space="preserve">and therefore</w:delText>
        </w:r>
      </w:del>
      <w:del w:id="17703" w:author="PR Preview" w:date="2026-01-01T00:00:00Z">
        <w:r>
          <w:delText xml:space="preserve"> </w:delText>
        </w:r>
      </w:del>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del w:id="17704" w:author="PR Preview" w:date="2026-01-01T00:00:00Z">
        <w:r>
          <w:delText xml:space="preserve"> </w:delText>
        </w:r>
      </w:del>
      <w:del w:id="17705" w:author="PR Preview" w:date="2026-01-01T00:00:00Z">
        <w:r>
          <w:delText xml:space="preserve">(</w:delText>
        </w:r>
      </w:del>
      <w:hyperlink w:anchor="def-orthogonal-complement">
        <w:del w:id="17706" w:author="PR Preview" w:date="2026-01-01T00:00:00Z">
          <w:r>
            <w:rPr>
              <w:rStyle w:val="Hyperlink"/>
            </w:rPr>
            <w:delText xml:space="preserve">Definition 55</w:delText>
          </w:r>
        </w:del>
      </w:hyperlink>
      <w:del w:id="17707" w:author="PR Preview" w:date="2026-01-01T00:00:00Z">
        <w:r>
          <w:delText xml:space="preserve">). Then</w:delText>
        </w:r>
      </w:del>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del w:id="17708" w:author="PR Preview" w:date="2026-01-01T00:00:00Z">
        <w:r>
          <w:delText xml:space="preserve">with equality exactly when</w:delText>
        </w:r>
      </w:del>
      <w:del w:id="17709" w:author="PR Preview" w:date="2026-01-01T00:00:00Z">
        <w:r>
          <w:delText xml:space="preserve"> </w:delText>
        </w:r>
      </w:del>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del w:id="17710" w:author="PR Preview" w:date="2026-01-01T00:00:00Z">
        <w:r>
          <w:delText xml:space="preserve">,</w:delText>
        </w:r>
      </w:del>
      <w:del w:id="17711" w:author="PR Preview" w:date="2026-01-01T00:00:00Z">
        <w:r>
          <w:delText xml:space="preserve"> </w:delText>
        </w:r>
      </w:del>
      <w:del w:id="17712" w:author="PR Preview" w:date="2026-01-01T00:00:00Z">
        <w:r>
          <w:delText xml:space="preserve">that is, when</w:delText>
        </w:r>
      </w:del>
      <w:del w:id="17713" w:author="PR Preview" w:date="2026-01-01T00:00:00Z">
        <w:r>
          <w:delText xml:space="preserve"> </w:delText>
        </w:r>
      </w:del>
      <m:oMath>
        <m:acc>
          <m:accPr>
            <m:chr m:val="̃"/>
          </m:accPr>
          <m:e>
            <m:r>
              <m:t>w</m:t>
            </m:r>
          </m:e>
        </m:acc>
        <m:r>
          <m:rPr>
            <m:sty m:val="p"/>
          </m:rPr>
          <m:t>=</m:t>
        </m:r>
        <m:acc>
          <m:accPr>
            <m:chr m:val="̃"/>
          </m:accPr>
          <m:e>
            <m:r>
              <m:t>u</m:t>
            </m:r>
          </m:e>
        </m:acc>
      </m:oMath>
      <w:del w:id="17714" w:author="PR Preview" w:date="2026-01-01T00:00:00Z">
        <w:r>
          <w:delText xml:space="preserve"> </w:delText>
        </w:r>
      </w:del>
      <w:del w:id="17715" w:author="PR Preview" w:date="2026-01-01T00:00:00Z">
        <w:r>
          <w:delText xml:space="preserve">(</w:delText>
        </w:r>
      </w:del>
      <w:hyperlink w:anchor="thm-norm-properties">
        <w:del w:id="17716" w:author="PR Preview" w:date="2026-01-01T00:00:00Z">
          <w:r>
            <w:rPr>
              <w:rStyle w:val="Hyperlink"/>
            </w:rPr>
            <w:delText xml:space="preserve">Theorem 53</w:delText>
          </w:r>
        </w:del>
      </w:hyperlink>
      <w:del w:id="17717" w:author="PR Preview" w:date="2026-01-01T00:00:00Z">
        <w:r>
          <w:delText xml:space="preserve">, part 1).</w:delText>
        </w:r>
      </w:del>
      <w:del w:id="17718" w:author="PR Preview" w:date="2026-01-01T00:00:00Z">
        <w:r>
          <w:delText xml:space="preserve"> </w:delText>
        </w:r>
      </w:del>
      <w:del w:id="17719" w:author="PR Preview" w:date="2026-01-01T00:00:00Z">
        <w:r>
          <w:delText xml:space="preserve">Taking nonnegative square roots preserves the inequality.</w:delText>
        </w:r>
      </w:del>
    </w:p>
    <w:p>
      <w:pPr>
        <w:pStyle w:val="BodyText"/>
      </w:pPr>
      <w:del w:id="17720" w:author="PR Preview" w:date="2026-01-01T00:00:00Z">
        <w:r>
          <w:rPr>
            <w:b/>
            <w:bCs/>
          </w:rPr>
          <w:delText xml:space="preserve">Example 157 (No point of the line is closer)</w:delText>
        </w:r>
      </w:del>
      <w:del w:id="17721" w:author="PR Preview" w:date="2026-01-01T00:00:00Z">
        <w:r>
          <w:delText xml:space="preserve"> </w:delText>
        </w:r>
      </w:del>
      <w:del w:id="17722" w:author="PR Preview" w:date="2026-01-01T00:00:00Z">
        <w:r>
          <w:delText xml:space="preserve">In</w:delText>
        </w:r>
      </w:del>
      <w:del w:id="17723" w:author="PR Preview" w:date="2026-01-01T00:00:00Z">
        <w:r>
          <w:delText xml:space="preserve"> </w:delText>
        </w:r>
      </w:del>
      <w:hyperlink w:anchor="exm-orthogonal-projection">
        <w:del w:id="17724" w:author="PR Preview" w:date="2026-01-01T00:00:00Z">
          <w:r>
            <w:rPr>
              <w:rStyle w:val="Hyperlink"/>
            </w:rPr>
            <w:delText xml:space="preserve">Example 155</w:delText>
          </w:r>
        </w:del>
      </w:hyperlink>
      <w:del w:id="17725" w:author="PR Preview" w:date="2026-01-01T00:00:00Z">
        <w:r>
          <w:delText xml:space="preserve">,</w:delText>
        </w:r>
      </w:del>
      <w:del w:id="17726"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17727" w:author="PR Preview" w:date="2026-01-01T00:00:00Z">
        <w:r>
          <w:delText xml:space="preserve"> </w:delText>
        </w:r>
      </w:del>
      <w:del w:id="17728" w:author="PR Preview" w:date="2026-01-01T00:00:00Z">
        <w:r>
          <w:delText xml:space="preserve">has projection</w:delText>
        </w:r>
      </w:del>
      <w:del w:id="17729" w:author="PR Preview" w:date="2026-01-01T00:00:00Z">
        <w:r>
          <w:delText xml:space="preserve"> </w:delText>
        </w:r>
      </w:del>
      <m:oMath>
        <m:acc>
          <m:accPr>
            <m:chr m:val="̃"/>
          </m:accPr>
          <m:e>
            <m:r>
              <m:t>u</m:t>
            </m:r>
          </m:e>
        </m:acc>
        <m:r>
          <m:rPr>
            <m:sty m:val="p"/>
          </m:rPr>
          <m:t>=</m:t>
        </m:r>
        <m:r>
          <m:rPr>
            <m:sty m:val="p"/>
          </m:rPr>
          <m:t>(</m:t>
        </m:r>
        <m:r>
          <m:t>2</m:t>
        </m:r>
        <m:r>
          <m:rPr>
            <m:sty m:val="p"/>
          </m:rPr>
          <m:t>,</m:t>
        </m:r>
        <m:r>
          <m:t>2</m:t>
        </m:r>
        <m:r>
          <m:rPr>
            <m:sty m:val="p"/>
          </m:rPr>
          <m:t>,</m:t>
        </m:r>
        <m:r>
          <m:t>0</m:t>
        </m:r>
        <m:r>
          <m:rPr>
            <m:sty m:val="p"/>
          </m:rPr>
          <m:t>)</m:t>
        </m:r>
      </m:oMath>
      <w:del w:id="17730" w:author="PR Preview" w:date="2026-01-01T00:00:00Z">
        <w:r>
          <w:delText xml:space="preserve"> </w:delText>
        </w:r>
      </w:del>
      <w:del w:id="17731" w:author="PR Preview" w:date="2026-01-01T00:00:00Z">
        <w:r>
          <w:delText xml:space="preserve">onto</w:delText>
        </w:r>
      </w:del>
      <w:del w:id="17732"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7733" w:author="PR Preview" w:date="2026-01-01T00:00:00Z">
        <w:r>
          <w:delText xml:space="preserve">,</w:delText>
        </w:r>
      </w:del>
      <w:del w:id="17734" w:author="PR Preview" w:date="2026-01-01T00:00:00Z">
        <w:r>
          <w:delText xml:space="preserve"> </w:delText>
        </w:r>
      </w:del>
      <w:del w:id="17735" w:author="PR Preview" w:date="2026-01-01T00:00:00Z">
        <w:r>
          <w:delText xml:space="preserve">at distance</w:delText>
        </w:r>
      </w:del>
      <w:del w:id="17736"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17737" w:author="PR Preview" w:date="2026-01-01T00:00:00Z">
        <w:r>
          <w:delText xml:space="preserve">.</w:delText>
        </w:r>
      </w:del>
      <w:del w:id="17738" w:author="PR Preview" w:date="2026-01-01T00:00:00Z">
        <w:r>
          <w:delText xml:space="preserve"> </w:delText>
        </w:r>
      </w:del>
      <w:del w:id="17739" w:author="PR Preview" w:date="2026-01-01T00:00:00Z">
        <w:r>
          <w:delText xml:space="preserve">Another point of</w:delText>
        </w:r>
      </w:del>
      <w:del w:id="17740" w:author="PR Preview" w:date="2026-01-01T00:00:00Z">
        <w:r>
          <w:delText xml:space="preserve"> </w:delText>
        </w:r>
      </w:del>
      <m:oMath>
        <m:r>
          <m:rPr>
            <m:scr m:val="script"/>
            <m:sty m:val="p"/>
          </m:rPr>
          <m:t>S</m:t>
        </m:r>
      </m:oMath>
      <w:del w:id="17741" w:author="PR Preview" w:date="2026-01-01T00:00:00Z">
        <w:r>
          <w:delText xml:space="preserve">, such as</w:delText>
        </w:r>
      </w:del>
      <w:del w:id="17742" w:author="PR Preview" w:date="2026-01-01T00:00:00Z">
        <w:r>
          <w:delText xml:space="preserve"> </w:delText>
        </w:r>
      </w:del>
      <m:oMath>
        <m:acc>
          <m:accPr>
            <m:chr m:val="̃"/>
          </m:accPr>
          <m:e>
            <m:r>
              <m:t>w</m:t>
            </m:r>
          </m:e>
        </m:acc>
        <m:r>
          <m:rPr>
            <m:sty m:val="p"/>
          </m:rPr>
          <m:t>=</m:t>
        </m:r>
        <m:r>
          <m:rPr>
            <m:sty m:val="p"/>
          </m:rPr>
          <m:t>(</m:t>
        </m:r>
        <m:r>
          <m:t>3</m:t>
        </m:r>
        <m:r>
          <m:rPr>
            <m:sty m:val="p"/>
          </m:rPr>
          <m:t>,</m:t>
        </m:r>
        <m:r>
          <m:t>3</m:t>
        </m:r>
        <m:r>
          <m:rPr>
            <m:sty m:val="p"/>
          </m:rPr>
          <m:t>,</m:t>
        </m:r>
        <m:r>
          <m:t>0</m:t>
        </m:r>
        <m:r>
          <m:rPr>
            <m:sty m:val="p"/>
          </m:rPr>
          <m:t>)</m:t>
        </m:r>
      </m:oMath>
      <w:del w:id="17743" w:author="PR Preview" w:date="2026-01-01T00:00:00Z">
        <w:r>
          <w:delText xml:space="preserve">,</w:delText>
        </w:r>
      </w:del>
      <w:del w:id="17744" w:author="PR Preview" w:date="2026-01-01T00:00:00Z">
        <w:r>
          <w:delText xml:space="preserve"> </w:delText>
        </w:r>
      </w:del>
      <w:del w:id="17745" w:author="PR Preview" w:date="2026-01-01T00:00:00Z">
        <w:r>
          <w:delText xml:space="preserve">is farther:</w:delText>
        </w:r>
      </w:del>
    </w:p>
    <w:p>
      <w:pPr>
        <w:pStyle w:val="BodyText"/>
      </w:pPr>
      <w:ins w:id="17746" w:author="PR Preview" w:date="2026-01-01T00:00:00Z">
        <w:r>
          <w:rPr>
            <w:i/>
            <w:iCs/>
          </w:rPr>
          <w:t xml:space="preserve">Proof</w:t>
        </w:r>
      </w:ins>
      <w:ins w:id="17747" w:author="PR Preview" w:date="2026-01-01T00:00:00Z">
        <w:r>
          <w:t xml:space="preserve">. </w:t>
        </w:r>
      </w:ins>
      <w:ins w:id="17748" w:author="PR Preview" w:date="2026-01-01T00:00:00Z">
        <w:r>
          <w:t xml:space="preserve">By</w:t>
        </w:r>
      </w:ins>
      <w:ins w:id="17749" w:author="PR Preview" w:date="2026-01-01T00:00:00Z">
        <w:r>
          <w:t xml:space="preserve"> </w:t>
        </w:r>
      </w:ins>
      <w:hyperlink w:anchor="def-orthogonal-projection">
        <w:ins w:id="17750" w:author="PR Preview" w:date="2026-01-01T00:00:00Z">
          <w:r>
            <w:rPr>
              <w:rStyle w:val="Hyperlink"/>
            </w:rPr>
            <w:t xml:space="preserve">Definition 96</w:t>
          </w:r>
        </w:ins>
      </w:hyperlink>
      <w:ins w:id="17751" w:author="PR Preview" w:date="2026-01-01T00:00:00Z">
        <w:r>
          <w:t xml:space="preserve">,</w:t>
        </w:r>
      </w:ins>
      <w:ins w:id="17752" w:author="PR Preview" w:date="2026-01-01T00:00:00Z">
        <w:r>
          <w:t xml:space="preserve"> </w:t>
        </w:r>
      </w:ins>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ins w:id="17753" w:author="PR Preview" w:date="2026-01-01T00:00:00Z">
        <w:r>
          <w:t xml:space="preserve">.</w:t>
        </w:r>
      </w:ins>
      <w:ins w:id="17754" w:author="PR Preview" w:date="2026-01-01T00:00:00Z">
        <w:r>
          <w:t xml:space="preserve"> </w:t>
        </w:r>
      </w:ins>
      <w:ins w:id="17755" w:author="PR Preview" w:date="2026-01-01T00:00:00Z">
        <w:r>
          <w:t xml:space="preserve">Both</w:t>
        </w:r>
      </w:ins>
      <w:ins w:id="17756" w:author="PR Preview" w:date="2026-01-01T00:00:00Z">
        <w:r>
          <w:t xml:space="preserve"> </w:t>
        </w:r>
      </w:ins>
      <m:oMath>
        <m:acc>
          <m:accPr>
            <m:chr m:val="̃"/>
          </m:accPr>
          <m:e>
            <m:r>
              <m:t>u</m:t>
            </m:r>
          </m:e>
        </m:acc>
      </m:oMath>
      <w:ins w:id="17757" w:author="PR Preview" w:date="2026-01-01T00:00:00Z">
        <w:r>
          <w:t xml:space="preserve"> </w:t>
        </w:r>
      </w:ins>
      <w:ins w:id="17758" w:author="PR Preview" w:date="2026-01-01T00:00:00Z">
        <w:r>
          <w:t xml:space="preserve">and</w:t>
        </w:r>
      </w:ins>
      <w:ins w:id="17759" w:author="PR Preview" w:date="2026-01-01T00:00:00Z">
        <w:r>
          <w:t xml:space="preserve"> </w:t>
        </w:r>
      </w:ins>
      <m:oMath>
        <m:acc>
          <m:accPr>
            <m:chr m:val="̃"/>
          </m:accPr>
          <m:e>
            <m:r>
              <m:t>w</m:t>
            </m:r>
          </m:e>
        </m:acc>
      </m:oMath>
      <w:ins w:id="17760" w:author="PR Preview" w:date="2026-01-01T00:00:00Z">
        <w:r>
          <w:t xml:space="preserve"> </w:t>
        </w:r>
      </w:ins>
      <w:ins w:id="17761" w:author="PR Preview" w:date="2026-01-01T00:00:00Z">
        <w:r>
          <w:t xml:space="preserve">are in</w:t>
        </w:r>
      </w:ins>
      <w:ins w:id="17762" w:author="PR Preview" w:date="2026-01-01T00:00:00Z">
        <w:r>
          <w:t xml:space="preserve"> </w:t>
        </w:r>
      </w:ins>
      <m:oMath>
        <m:r>
          <m:rPr>
            <m:scr m:val="script"/>
            <m:sty m:val="p"/>
          </m:rPr>
          <m:t>S</m:t>
        </m:r>
      </m:oMath>
      <w:ins w:id="17763" w:author="PR Preview" w:date="2026-01-01T00:00:00Z">
        <w:r>
          <w:t xml:space="preserve">,</w:t>
        </w:r>
      </w:ins>
      <w:ins w:id="17764" w:author="PR Preview" w:date="2026-01-01T00:00:00Z">
        <w:r>
          <w:t xml:space="preserve"> </w:t>
        </w:r>
      </w:ins>
      <w:ins w:id="17765" w:author="PR Preview" w:date="2026-01-01T00:00:00Z">
        <w:r>
          <w:t xml:space="preserve">so</w:t>
        </w:r>
      </w:ins>
      <w:ins w:id="17766" w:author="PR Preview" w:date="2026-01-01T00:00:00Z">
        <w:r>
          <w:t xml:space="preserve"> </w:t>
        </w:r>
      </w:ins>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ins w:id="17767" w:author="PR Preview" w:date="2026-01-01T00:00:00Z">
        <w:r>
          <w:t xml:space="preserve"> </w:t>
        </w:r>
      </w:ins>
      <w:ins w:id="17768" w:author="PR Preview" w:date="2026-01-01T00:00:00Z">
        <w:r>
          <w:t xml:space="preserve">(</w:t>
        </w:r>
      </w:ins>
      <w:hyperlink w:anchor="def-subspace">
        <w:ins w:id="17769" w:author="PR Preview" w:date="2026-01-01T00:00:00Z">
          <w:r>
            <w:rPr>
              <w:rStyle w:val="Hyperlink"/>
            </w:rPr>
            <w:t xml:space="preserve">Definition 40</w:t>
          </w:r>
        </w:ins>
      </w:hyperlink>
      <w:ins w:id="17770" w:author="PR Preview" w:date="2026-01-01T00:00:00Z">
        <w:r>
          <w:t xml:space="preserve">),</w:t>
        </w:r>
      </w:ins>
      <w:ins w:id="17771" w:author="PR Preview" w:date="2026-01-01T00:00:00Z">
        <w:r>
          <w:t xml:space="preserve"> </w:t>
        </w:r>
      </w:ins>
      <w:ins w:id="17772" w:author="PR Preview" w:date="2026-01-01T00:00:00Z">
        <w:r>
          <w:t xml:space="preserve">and therefore</w:t>
        </w:r>
      </w:ins>
      <w:ins w:id="17773" w:author="PR Preview" w:date="2026-01-01T00:00:00Z">
        <w:r>
          <w:t xml:space="preserve"> </w:t>
        </w:r>
      </w:ins>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ins w:id="17774" w:author="PR Preview" w:date="2026-01-01T00:00:00Z">
        <w:r>
          <w:t xml:space="preserve"> </w:t>
        </w:r>
      </w:ins>
      <w:ins w:id="17775" w:author="PR Preview" w:date="2026-01-01T00:00:00Z">
        <w:r>
          <w:t xml:space="preserve">(</w:t>
        </w:r>
      </w:ins>
      <w:hyperlink w:anchor="def-orthogonal-complement">
        <w:ins w:id="17776" w:author="PR Preview" w:date="2026-01-01T00:00:00Z">
          <w:r>
            <w:rPr>
              <w:rStyle w:val="Hyperlink"/>
            </w:rPr>
            <w:t xml:space="preserve">Definition 58</w:t>
          </w:r>
        </w:ins>
      </w:hyperlink>
      <w:ins w:id="17777" w:author="PR Preview" w:date="2026-01-01T00:00:00Z">
        <w:r>
          <w:t xml:space="preserve">). Then</w:t>
        </w:r>
      </w:ins>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55</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54</m:t>
              </m:r>
              <m:r>
                <m:rPr>
                  <m:nor/>
                  <m:sty m:val="p"/>
                </m:rPr>
                <m:t>)</m:t>
              </m:r>
            </m:e>
          </m:eqArr>
        </m:oMath>
      </m:oMathPara>
    </w:p>
    <w:p>
      <w:pPr>
        <w:pStyle w:val="FirstParagraph"/>
      </w:pPr>
      <w:ins w:id="17778" w:author="PR Preview" w:date="2026-01-01T00:00:00Z">
        <w:r>
          <w:t xml:space="preserve">with equality exactly when</w:t>
        </w:r>
      </w:ins>
      <w:ins w:id="17779" w:author="PR Preview" w:date="2026-01-01T00:00:00Z">
        <w:r>
          <w:t xml:space="preserve"> </w:t>
        </w:r>
      </w:ins>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ins w:id="17780" w:author="PR Preview" w:date="2026-01-01T00:00:00Z">
        <w:r>
          <w:t xml:space="preserve">,</w:t>
        </w:r>
      </w:ins>
      <w:ins w:id="17781" w:author="PR Preview" w:date="2026-01-01T00:00:00Z">
        <w:r>
          <w:t xml:space="preserve"> </w:t>
        </w:r>
      </w:ins>
      <w:ins w:id="17782" w:author="PR Preview" w:date="2026-01-01T00:00:00Z">
        <w:r>
          <w:t xml:space="preserve">that is, when</w:t>
        </w:r>
      </w:ins>
      <w:ins w:id="17783" w:author="PR Preview" w:date="2026-01-01T00:00:00Z">
        <w:r>
          <w:t xml:space="preserve"> </w:t>
        </w:r>
      </w:ins>
      <m:oMath>
        <m:acc>
          <m:accPr>
            <m:chr m:val="̃"/>
          </m:accPr>
          <m:e>
            <m:r>
              <m:t>w</m:t>
            </m:r>
          </m:e>
        </m:acc>
        <m:r>
          <m:rPr>
            <m:sty m:val="p"/>
          </m:rPr>
          <m:t>=</m:t>
        </m:r>
        <m:acc>
          <m:accPr>
            <m:chr m:val="̃"/>
          </m:accPr>
          <m:e>
            <m:r>
              <m:t>u</m:t>
            </m:r>
          </m:e>
        </m:acc>
      </m:oMath>
      <w:ins w:id="17784" w:author="PR Preview" w:date="2026-01-01T00:00:00Z">
        <w:r>
          <w:t xml:space="preserve"> </w:t>
        </w:r>
      </w:ins>
      <w:ins w:id="17785" w:author="PR Preview" w:date="2026-01-01T00:00:00Z">
        <w:r>
          <w:t xml:space="preserve">(</w:t>
        </w:r>
      </w:ins>
      <w:hyperlink w:anchor="thm-norm-properties">
        <w:ins w:id="17786" w:author="PR Preview" w:date="2026-01-01T00:00:00Z">
          <w:r>
            <w:rPr>
              <w:rStyle w:val="Hyperlink"/>
            </w:rPr>
            <w:t xml:space="preserve">Theorem 54</w:t>
          </w:r>
        </w:ins>
      </w:hyperlink>
      <w:ins w:id="17787" w:author="PR Preview" w:date="2026-01-01T00:00:00Z">
        <w:r>
          <w:t xml:space="preserve">, part 1).</w:t>
        </w:r>
      </w:ins>
      <w:ins w:id="17788" w:author="PR Preview" w:date="2026-01-01T00:00:00Z">
        <w:r>
          <w:t xml:space="preserve"> </w:t>
        </w:r>
      </w:ins>
      <w:ins w:id="17789" w:author="PR Preview" w:date="2026-01-01T00:00:00Z">
        <w:r>
          <w:t xml:space="preserve">Taking nonnegative square roots preserves the inequality.</w:t>
        </w:r>
      </w:ins>
    </w:p>
    <w:bookmarkStart w:id="522" w:name="exm-closest-point"/>
    <w:p>
      <w:pPr>
        <w:pStyle w:val="BodyText"/>
      </w:pPr>
      <w:ins w:id="17790" w:author="PR Preview" w:date="2026-01-01T00:00:00Z">
        <w:r>
          <w:rPr>
            <w:b/>
            <w:bCs/>
          </w:rPr>
          <w:t xml:space="preserve">Example 160 (No point of the line is closer)</w:t>
        </w:r>
      </w:ins>
      <w:ins w:id="17791" w:author="PR Preview" w:date="2026-01-01T00:00:00Z">
        <w:r>
          <w:t xml:space="preserve"> </w:t>
        </w:r>
      </w:ins>
      <w:ins w:id="17792" w:author="PR Preview" w:date="2026-01-01T00:00:00Z">
        <w:r>
          <w:t xml:space="preserve">In</w:t>
        </w:r>
      </w:ins>
      <w:ins w:id="17793" w:author="PR Preview" w:date="2026-01-01T00:00:00Z">
        <w:r>
          <w:t xml:space="preserve"> </w:t>
        </w:r>
      </w:ins>
      <w:hyperlink w:anchor="exm-orthogonal-projection">
        <w:ins w:id="17794" w:author="PR Preview" w:date="2026-01-01T00:00:00Z">
          <w:r>
            <w:rPr>
              <w:rStyle w:val="Hyperlink"/>
            </w:rPr>
            <w:t xml:space="preserve">Example 158</w:t>
          </w:r>
        </w:ins>
      </w:hyperlink>
      <w:ins w:id="17795" w:author="PR Preview" w:date="2026-01-01T00:00:00Z">
        <w:r>
          <w:t xml:space="preserve">,</w:t>
        </w:r>
      </w:ins>
      <w:ins w:id="17796"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17797" w:author="PR Preview" w:date="2026-01-01T00:00:00Z">
        <w:r>
          <w:t xml:space="preserve"> </w:t>
        </w:r>
      </w:ins>
      <w:ins w:id="17798" w:author="PR Preview" w:date="2026-01-01T00:00:00Z">
        <w:r>
          <w:t xml:space="preserve">has projection</w:t>
        </w:r>
      </w:ins>
      <w:ins w:id="17799" w:author="PR Preview" w:date="2026-01-01T00:00:00Z">
        <w:r>
          <w:t xml:space="preserve"> </w:t>
        </w:r>
      </w:ins>
      <m:oMath>
        <m:acc>
          <m:accPr>
            <m:chr m:val="̃"/>
          </m:accPr>
          <m:e>
            <m:r>
              <m:t>u</m:t>
            </m:r>
          </m:e>
        </m:acc>
        <m:r>
          <m:rPr>
            <m:sty m:val="p"/>
          </m:rPr>
          <m:t>=</m:t>
        </m:r>
        <m:r>
          <m:rPr>
            <m:sty m:val="p"/>
          </m:rPr>
          <m:t>(</m:t>
        </m:r>
        <m:r>
          <m:t>2</m:t>
        </m:r>
        <m:r>
          <m:rPr>
            <m:sty m:val="p"/>
          </m:rPr>
          <m:t>,</m:t>
        </m:r>
        <m:r>
          <m:t>2</m:t>
        </m:r>
        <m:r>
          <m:rPr>
            <m:sty m:val="p"/>
          </m:rPr>
          <m:t>,</m:t>
        </m:r>
        <m:r>
          <m:t>0</m:t>
        </m:r>
        <m:r>
          <m:rPr>
            <m:sty m:val="p"/>
          </m:rPr>
          <m:t>)</m:t>
        </m:r>
      </m:oMath>
      <w:ins w:id="17800" w:author="PR Preview" w:date="2026-01-01T00:00:00Z">
        <w:r>
          <w:t xml:space="preserve"> </w:t>
        </w:r>
      </w:ins>
      <w:ins w:id="17801" w:author="PR Preview" w:date="2026-01-01T00:00:00Z">
        <w:r>
          <w:t xml:space="preserve">onto</w:t>
        </w:r>
      </w:ins>
      <w:ins w:id="1780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7803" w:author="PR Preview" w:date="2026-01-01T00:00:00Z">
        <w:r>
          <w:t xml:space="preserve">,</w:t>
        </w:r>
      </w:ins>
      <w:ins w:id="17804" w:author="PR Preview" w:date="2026-01-01T00:00:00Z">
        <w:r>
          <w:t xml:space="preserve"> </w:t>
        </w:r>
      </w:ins>
      <w:ins w:id="17805" w:author="PR Preview" w:date="2026-01-01T00:00:00Z">
        <w:r>
          <w:t xml:space="preserve">at distance</w:t>
        </w:r>
      </w:ins>
      <w:ins w:id="17806"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17807" w:author="PR Preview" w:date="2026-01-01T00:00:00Z">
        <w:r>
          <w:t xml:space="preserve">.</w:t>
        </w:r>
      </w:ins>
      <w:ins w:id="17808" w:author="PR Preview" w:date="2026-01-01T00:00:00Z">
        <w:r>
          <w:t xml:space="preserve"> </w:t>
        </w:r>
      </w:ins>
      <w:ins w:id="17809" w:author="PR Preview" w:date="2026-01-01T00:00:00Z">
        <w:r>
          <w:t xml:space="preserve">Another point of</w:t>
        </w:r>
      </w:ins>
      <w:ins w:id="17810" w:author="PR Preview" w:date="2026-01-01T00:00:00Z">
        <w:r>
          <w:t xml:space="preserve"> </w:t>
        </w:r>
      </w:ins>
      <m:oMath>
        <m:r>
          <m:rPr>
            <m:scr m:val="script"/>
            <m:sty m:val="p"/>
          </m:rPr>
          <m:t>S</m:t>
        </m:r>
      </m:oMath>
      <w:ins w:id="17811" w:author="PR Preview" w:date="2026-01-01T00:00:00Z">
        <w:r>
          <w:t xml:space="preserve">, such as</w:t>
        </w:r>
      </w:ins>
      <w:ins w:id="17812" w:author="PR Preview" w:date="2026-01-01T00:00:00Z">
        <w:r>
          <w:t xml:space="preserve"> </w:t>
        </w:r>
      </w:ins>
      <m:oMath>
        <m:acc>
          <m:accPr>
            <m:chr m:val="̃"/>
          </m:accPr>
          <m:e>
            <m:r>
              <m:t>w</m:t>
            </m:r>
          </m:e>
        </m:acc>
        <m:r>
          <m:rPr>
            <m:sty m:val="p"/>
          </m:rPr>
          <m:t>=</m:t>
        </m:r>
        <m:r>
          <m:rPr>
            <m:sty m:val="p"/>
          </m:rPr>
          <m:t>(</m:t>
        </m:r>
        <m:r>
          <m:t>3</m:t>
        </m:r>
        <m:r>
          <m:rPr>
            <m:sty m:val="p"/>
          </m:rPr>
          <m:t>,</m:t>
        </m:r>
        <m:r>
          <m:t>3</m:t>
        </m:r>
        <m:r>
          <m:rPr>
            <m:sty m:val="p"/>
          </m:rPr>
          <m:t>,</m:t>
        </m:r>
        <m:r>
          <m:t>0</m:t>
        </m:r>
        <m:r>
          <m:rPr>
            <m:sty m:val="p"/>
          </m:rPr>
          <m:t>)</m:t>
        </m:r>
      </m:oMath>
      <w:ins w:id="17813" w:author="PR Preview" w:date="2026-01-01T00:00:00Z">
        <w:r>
          <w:t xml:space="preserve">,</w:t>
        </w:r>
      </w:ins>
      <w:ins w:id="17814" w:author="PR Preview" w:date="2026-01-01T00:00:00Z">
        <w:r>
          <w:t xml:space="preserve"> </w:t>
        </w:r>
      </w:ins>
      <w:ins w:id="17815" w:author="PR Preview" w:date="2026-01-01T00:00:00Z">
        <w:r>
          <w:t xml:space="preserve">is farther:</w:t>
        </w:r>
      </w:ins>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del w:id="17816" w:author="PR Preview" w:date="2026-01-01T00:00:00Z">
        <w:r>
          <w:delText xml:space="preserve">by the Pythagorean theorem (</w:delText>
        </w:r>
      </w:del>
      <w:hyperlink w:anchor="thm-norm-sum-square">
        <w:del w:id="17817" w:author="PR Preview" w:date="2026-01-01T00:00:00Z">
          <w:r>
            <w:rPr>
              <w:rStyle w:val="Hyperlink"/>
            </w:rPr>
            <w:delText xml:space="preserve">Theorem 54</w:delText>
          </w:r>
        </w:del>
      </w:hyperlink>
      <w:del w:id="17818" w:author="PR Preview" w:date="2026-01-01T00:00:00Z">
        <w:r>
          <w:delText xml:space="preserve">),</w:delText>
        </w:r>
      </w:del>
      <w:del w:id="17819" w:author="PR Preview" w:date="2026-01-01T00:00:00Z">
        <w:r>
          <w:delText xml:space="preserve"> </w:delText>
        </w:r>
      </w:del>
      <w:del w:id="17820" w:author="PR Preview" w:date="2026-01-01T00:00:00Z">
        <w:r>
          <w:delText xml:space="preserve">since</w:delText>
        </w:r>
      </w:del>
      <w:del w:id="17821" w:author="PR Preview" w:date="2026-01-01T00:00:00Z">
        <w:r>
          <w:delText xml:space="preserve"> </w:delText>
        </w:r>
      </w:del>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del w:id="17822" w:author="PR Preview" w:date="2026-01-01T00:00:00Z">
        <w:r>
          <w:delText xml:space="preserve"> </w:delText>
        </w:r>
      </w:del>
      <w:del w:id="17823" w:author="PR Preview" w:date="2026-01-01T00:00:00Z">
        <w:r>
          <w:delText xml:space="preserve">and</w:delText>
        </w:r>
      </w:del>
      <w:del w:id="17824" w:author="PR Preview" w:date="2026-01-01T00:00:00Z">
        <w:r>
          <w:delText xml:space="preserve"> </w:delText>
        </w:r>
      </w:del>
      <m:oMath>
        <m:acc>
          <m:accPr>
            <m:chr m:val="̃"/>
          </m:accPr>
          <m:e>
            <m:r>
              <m:t>u</m:t>
            </m:r>
          </m:e>
        </m:acc>
        <m:r>
          <m:rPr>
            <m:sty m:val="p"/>
          </m:rPr>
          <m:t>−</m:t>
        </m:r>
        <m:acc>
          <m:accPr>
            <m:chr m:val="̃"/>
          </m:accPr>
          <m:e>
            <m:r>
              <m:t>w</m:t>
            </m:r>
          </m:e>
        </m:acc>
        <m:r>
          <m:rPr>
            <m:sty m:val="p"/>
          </m:rPr>
          <m:t>∈</m:t>
        </m:r>
        <m:r>
          <m:rPr>
            <m:scr m:val="script"/>
            <m:sty m:val="p"/>
          </m:rPr>
          <m:t>S</m:t>
        </m:r>
      </m:oMath>
      <w:del w:id="17825" w:author="PR Preview" w:date="2026-01-01T00:00:00Z">
        <w:r>
          <w:delText xml:space="preserve">.</w:delText>
        </w:r>
      </w:del>
    </w:p>
    <w:p>
      <w:pPr>
        <w:pStyle w:val="BodyText"/>
      </w:pPr>
      <w:del w:id="17826" w:author="PR Preview" w:date="2026-01-01T00:00:00Z">
        <w:r>
          <w:rPr>
            <w:b/>
            <w:bCs/>
          </w:rPr>
          <w:delText xml:space="preserve">Theorem 84 (Projecting with an orthonormal basis)</w:delText>
        </w:r>
      </w:del>
      <w:del w:id="17827" w:author="PR Preview" w:date="2026-01-01T00:00:00Z">
        <w:r>
          <w:delText xml:space="preserve"> </w:delText>
        </w:r>
      </w:del>
      <w:del w:id="17828" w:author="PR Preview" w:date="2026-01-01T00:00:00Z">
        <w:r>
          <w:delText xml:space="preserve">Let</w:delText>
        </w:r>
      </w:del>
      <w:del w:id="17829" w:author="PR Preview" w:date="2026-01-01T00:00:00Z">
        <w:r>
          <w:delText xml:space="preserve"> </w:delText>
        </w:r>
      </w:del>
      <m:oMath>
        <m:r>
          <m:rPr>
            <m:scr m:val="script"/>
            <m:sty m:val="p"/>
          </m:rPr>
          <m:t>S</m:t>
        </m:r>
      </m:oMath>
      <w:del w:id="17830" w:author="PR Preview" w:date="2026-01-01T00:00:00Z">
        <w:r>
          <w:delText xml:space="preserve"> </w:delText>
        </w:r>
      </w:del>
      <w:del w:id="17831" w:author="PR Preview" w:date="2026-01-01T00:00:00Z">
        <w:r>
          <w:delText xml:space="preserve">be a subspace of</w:delText>
        </w:r>
      </w:del>
      <w:del w:id="17832" w:author="PR Preview" w:date="2026-01-01T00:00:00Z">
        <w:r>
          <w:delText xml:space="preserve"> </w:delText>
        </w:r>
      </w:del>
      <m:oMath>
        <m:sSup>
          <m:e>
            <m:r>
              <m:rPr>
                <m:scr m:val="double-struck"/>
                <m:sty m:val="p"/>
              </m:rPr>
              <m:t>R</m:t>
            </m:r>
          </m:e>
          <m:sup>
            <m:r>
              <m:t>p</m:t>
            </m:r>
          </m:sup>
        </m:sSup>
      </m:oMath>
      <w:del w:id="17833" w:author="PR Preview" w:date="2026-01-01T00:00:00Z">
        <w:r>
          <w:delText xml:space="preserve"> </w:delText>
        </w:r>
      </w:del>
      <w:del w:id="17834" w:author="PR Preview" w:date="2026-01-01T00:00:00Z">
        <w:r>
          <w:delText xml:space="preserve">with</w:delText>
        </w:r>
      </w:del>
      <w:del w:id="17835"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17836" w:author="PR Preview" w:date="2026-01-01T00:00:00Z">
        <w:r>
          <w:delText xml:space="preserve">,</w:delText>
        </w:r>
      </w:del>
      <w:del w:id="17837" w:author="PR Preview" w:date="2026-01-01T00:00:00Z">
        <w:r>
          <w:delText xml:space="preserve"> </w:delText>
        </w:r>
      </w:del>
      <w:del w:id="17838" w:author="PR Preview" w:date="2026-01-01T00:00:00Z">
        <w:r>
          <w:delText xml:space="preserve">and let</w:delText>
        </w:r>
      </w:del>
      <w:del w:id="17839" w:author="PR Preview" w:date="2026-01-01T00:00:00Z">
        <w:r>
          <w:delText xml:space="preserve"> </w:delText>
        </w:r>
      </w:del>
      <m:oMath>
        <m:r>
          <m:rPr>
            <m:sty m:val="bi"/>
          </m:rPr>
          <m:t>Q</m:t>
        </m:r>
      </m:oMath>
      <w:del w:id="17840" w:author="PR Preview" w:date="2026-01-01T00:00:00Z">
        <w:r>
          <w:delText xml:space="preserve"> </w:delText>
        </w:r>
      </w:del>
      <w:del w:id="17841" w:author="PR Preview" w:date="2026-01-01T00:00:00Z">
        <w:r>
          <w:delText xml:space="preserve">be the</w:delText>
        </w:r>
      </w:del>
      <w:del w:id="17842" w:author="PR Preview" w:date="2026-01-01T00:00:00Z">
        <w:r>
          <w:delText xml:space="preserve"> </w:delText>
        </w:r>
      </w:del>
      <m:oMath>
        <m:r>
          <m:t>p</m:t>
        </m:r>
        <m:r>
          <m:rPr>
            <m:sty m:val="p"/>
          </m:rPr>
          <m:t>×</m:t>
        </m:r>
        <m:r>
          <m:t>r</m:t>
        </m:r>
      </m:oMath>
      <w:del w:id="17843" w:author="PR Preview" w:date="2026-01-01T00:00:00Z">
        <w:r>
          <w:delText xml:space="preserve"> </w:delText>
        </w:r>
      </w:del>
      <w:del w:id="17844" w:author="PR Preview" w:date="2026-01-01T00:00:00Z">
        <w:r>
          <w:delText xml:space="preserve">matrix whose columns</w:delText>
        </w:r>
      </w:del>
      <w:del w:id="17845"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del w:id="17846" w:author="PR Preview" w:date="2026-01-01T00:00:00Z">
        <w:r>
          <w:delText xml:space="preserve"> </w:delText>
        </w:r>
      </w:del>
      <w:del w:id="17847" w:author="PR Preview" w:date="2026-01-01T00:00:00Z">
        <w:r>
          <w:delText xml:space="preserve">are an orthonormal basis of</w:delText>
        </w:r>
      </w:del>
      <w:del w:id="17848" w:author="PR Preview" w:date="2026-01-01T00:00:00Z">
        <w:r>
          <w:delText xml:space="preserve"> </w:delText>
        </w:r>
      </w:del>
      <m:oMath>
        <m:r>
          <m:rPr>
            <m:scr m:val="script"/>
            <m:sty m:val="p"/>
          </m:rPr>
          <m:t>S</m:t>
        </m:r>
      </m:oMath>
      <w:del w:id="17849" w:author="PR Preview" w:date="2026-01-01T00:00:00Z">
        <w:r>
          <w:delText xml:space="preserve"> </w:delText>
        </w:r>
      </w:del>
      <w:del w:id="17850" w:author="PR Preview" w:date="2026-01-01T00:00:00Z">
        <w:r>
          <w:delText xml:space="preserve">(</w:delText>
        </w:r>
      </w:del>
      <w:hyperlink w:anchor="def-orthonormal-basis">
        <w:del w:id="17851" w:author="PR Preview" w:date="2026-01-01T00:00:00Z">
          <w:r>
            <w:rPr>
              <w:rStyle w:val="Hyperlink"/>
            </w:rPr>
            <w:delText xml:space="preserve">Definition 64</w:delText>
          </w:r>
        </w:del>
      </w:hyperlink>
      <w:del w:id="17852" w:author="PR Preview" w:date="2026-01-01T00:00:00Z">
        <w:r>
          <w:delText xml:space="preserve">,</w:delText>
        </w:r>
      </w:del>
      <w:del w:id="17853" w:author="PR Preview" w:date="2026-01-01T00:00:00Z">
        <w:r>
          <w:delText xml:space="preserve"> </w:delText>
        </w:r>
      </w:del>
      <w:hyperlink w:anchor="cor-orthonormal-basis-exists">
        <w:del w:id="17854" w:author="PR Preview" w:date="2026-01-01T00:00:00Z">
          <w:r>
            <w:rPr>
              <w:rStyle w:val="Hyperlink"/>
            </w:rPr>
            <w:delText xml:space="preserve">Corollary 5</w:delText>
          </w:r>
        </w:del>
      </w:hyperlink>
      <w:del w:id="17855" w:author="PR Preview" w:date="2026-01-01T00:00:00Z">
        <w:r>
          <w:delText xml:space="preserve">).</w:delText>
        </w:r>
      </w:del>
      <w:del w:id="17856" w:author="PR Preview" w:date="2026-01-01T00:00:00Z">
        <w:r>
          <w:delText xml:space="preserve"> </w:delText>
        </w:r>
      </w:del>
      <w:del w:id="17857" w:author="PR Preview" w:date="2026-01-01T00:00:00Z">
        <w:r>
          <w:delText xml:space="preserve">Then for every</w:delText>
        </w:r>
      </w:del>
      <w:del w:id="17858"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17859" w:author="PR Preview" w:date="2026-01-01T00:00:00Z">
        <w:r>
          <w:delText xml:space="preserve">,</w:delText>
        </w:r>
      </w:del>
      <w:del w:id="17860" w:author="PR Preview" w:date="2026-01-01T00:00:00Z">
        <w:r>
          <w:delText xml:space="preserve"> </w:delText>
        </w:r>
      </w:del>
      <m:oMath>
        <m:r>
          <m:rPr>
            <m:sty m:val="bi"/>
          </m:rPr>
          <m:t>Q</m:t>
        </m:r>
        <m:sSup>
          <m:e>
            <m:r>
              <m:rPr>
                <m:sty m:val="bi"/>
              </m:rPr>
              <m:t>Q</m:t>
            </m:r>
          </m:e>
          <m:sup>
            <m:r>
              <m:rPr>
                <m:sty m:val="p"/>
              </m:rPr>
              <m:t>⊤</m:t>
            </m:r>
          </m:sup>
        </m:sSup>
        <m:acc>
          <m:accPr>
            <m:chr m:val="̃"/>
          </m:accPr>
          <m:e>
            <m:r>
              <m:t>y</m:t>
            </m:r>
          </m:e>
        </m:acc>
      </m:oMath>
      <w:del w:id="17861" w:author="PR Preview" w:date="2026-01-01T00:00:00Z">
        <w:r>
          <w:delText xml:space="preserve"> </w:delText>
        </w:r>
      </w:del>
      <w:del w:id="17862" w:author="PR Preview" w:date="2026-01-01T00:00:00Z">
        <w:r>
          <w:delText xml:space="preserve">is the orthogonal projection of</w:delText>
        </w:r>
      </w:del>
      <w:del w:id="17863" w:author="PR Preview" w:date="2026-01-01T00:00:00Z">
        <w:r>
          <w:delText xml:space="preserve"> </w:delText>
        </w:r>
      </w:del>
      <m:oMath>
        <m:acc>
          <m:accPr>
            <m:chr m:val="̃"/>
          </m:accPr>
          <m:e>
            <m:r>
              <m:t>y</m:t>
            </m:r>
          </m:e>
        </m:acc>
      </m:oMath>
      <w:del w:id="17864" w:author="PR Preview" w:date="2026-01-01T00:00:00Z">
        <w:r>
          <w:delText xml:space="preserve"> </w:delText>
        </w:r>
      </w:del>
      <w:del w:id="17865" w:author="PR Preview" w:date="2026-01-01T00:00:00Z">
        <w:r>
          <w:delText xml:space="preserve">onto</w:delText>
        </w:r>
      </w:del>
      <w:del w:id="17866" w:author="PR Preview" w:date="2026-01-01T00:00:00Z">
        <w:r>
          <w:delText xml:space="preserve"> </w:delText>
        </w:r>
      </w:del>
      <m:oMath>
        <m:r>
          <m:rPr>
            <m:scr m:val="script"/>
            <m:sty m:val="p"/>
          </m:rPr>
          <m:t>S</m:t>
        </m:r>
      </m:oMath>
      <w:del w:id="17867" w:author="PR Preview" w:date="2026-01-01T00:00:00Z">
        <w:r>
          <w:delText xml:space="preserve">,</w:delText>
        </w:r>
      </w:del>
      <w:del w:id="17868" w:author="PR Preview" w:date="2026-01-01T00:00:00Z">
        <w:r>
          <w:delText xml:space="preserve"> </w:delText>
        </w:r>
      </w:del>
      <w:del w:id="17869" w:author="PR Preview" w:date="2026-01-01T00:00:00Z">
        <w:r>
          <w:delText xml:space="preserve">and</w:delText>
        </w:r>
      </w:del>
      <w:del w:id="17870" w:author="PR Preview" w:date="2026-01-01T00:00:00Z">
        <w:r>
          <w:delText xml:space="preserve"> </w:delText>
        </w:r>
      </w:del>
      <m:oMath>
        <m:r>
          <m:rPr>
            <m:sty m:val="bi"/>
          </m:rPr>
          <m:t>Q</m:t>
        </m:r>
        <m:sSup>
          <m:e>
            <m:r>
              <m:rPr>
                <m:sty m:val="bi"/>
              </m:rPr>
              <m:t>Q</m:t>
            </m:r>
          </m:e>
          <m:sup>
            <m:r>
              <m:rPr>
                <m:sty m:val="p"/>
              </m:rPr>
              <m:t>⊤</m:t>
            </m:r>
          </m:sup>
        </m:sSup>
      </m:oMath>
      <w:del w:id="17871" w:author="PR Preview" w:date="2026-01-01T00:00:00Z">
        <w:r>
          <w:delText xml:space="preserve"> </w:delText>
        </w:r>
      </w:del>
      <w:del w:id="17872" w:author="PR Preview" w:date="2026-01-01T00:00:00Z">
        <w:r>
          <w:delText xml:space="preserve">is an orthogonal projection matrix (</w:delText>
        </w:r>
      </w:del>
      <w:hyperlink w:anchor="def-projection-matrix">
        <w:del w:id="17873" w:author="PR Preview" w:date="2026-01-01T00:00:00Z">
          <w:r>
            <w:rPr>
              <w:rStyle w:val="Hyperlink"/>
            </w:rPr>
            <w:delText xml:space="preserve">Definition 74</w:delText>
          </w:r>
        </w:del>
      </w:hyperlink>
      <w:del w:id="17874" w:author="PR Preview" w:date="2026-01-01T00:00:00Z">
        <w:r>
          <w:delText xml:space="preserve">).</w:delText>
        </w:r>
      </w:del>
    </w:p>
    <w:p>
      <w:pPr>
        <w:pStyle w:val="FirstParagraph"/>
      </w:pPr>
      <w:ins w:id="17875" w:author="PR Preview" w:date="2026-01-01T00:00:00Z">
        <w:r>
          <w:t xml:space="preserve">by the Pythagorean theorem (</w:t>
        </w:r>
      </w:ins>
      <w:hyperlink w:anchor="thm-norm-sum-square">
        <w:ins w:id="17876" w:author="PR Preview" w:date="2026-01-01T00:00:00Z">
          <w:r>
            <w:rPr>
              <w:rStyle w:val="Hyperlink"/>
            </w:rPr>
            <w:t xml:space="preserve">Theorem 55</w:t>
          </w:r>
        </w:ins>
      </w:hyperlink>
      <w:ins w:id="17877" w:author="PR Preview" w:date="2026-01-01T00:00:00Z">
        <w:r>
          <w:t xml:space="preserve">),</w:t>
        </w:r>
      </w:ins>
      <w:ins w:id="17878" w:author="PR Preview" w:date="2026-01-01T00:00:00Z">
        <w:r>
          <w:t xml:space="preserve"> </w:t>
        </w:r>
      </w:ins>
      <w:ins w:id="17879" w:author="PR Preview" w:date="2026-01-01T00:00:00Z">
        <w:r>
          <w:t xml:space="preserve">since</w:t>
        </w:r>
      </w:ins>
      <w:ins w:id="17880" w:author="PR Preview" w:date="2026-01-01T00:00:00Z">
        <w:r>
          <w:t xml:space="preserve"> </w:t>
        </w:r>
      </w:ins>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ins w:id="17881" w:author="PR Preview" w:date="2026-01-01T00:00:00Z">
        <w:r>
          <w:t xml:space="preserve"> </w:t>
        </w:r>
      </w:ins>
      <w:ins w:id="17882" w:author="PR Preview" w:date="2026-01-01T00:00:00Z">
        <w:r>
          <w:t xml:space="preserve">and</w:t>
        </w:r>
      </w:ins>
      <w:ins w:id="17883" w:author="PR Preview" w:date="2026-01-01T00:00:00Z">
        <w:r>
          <w:t xml:space="preserve"> </w:t>
        </w:r>
      </w:ins>
      <m:oMath>
        <m:acc>
          <m:accPr>
            <m:chr m:val="̃"/>
          </m:accPr>
          <m:e>
            <m:r>
              <m:t>u</m:t>
            </m:r>
          </m:e>
        </m:acc>
        <m:r>
          <m:rPr>
            <m:sty m:val="p"/>
          </m:rPr>
          <m:t>−</m:t>
        </m:r>
        <m:acc>
          <m:accPr>
            <m:chr m:val="̃"/>
          </m:accPr>
          <m:e>
            <m:r>
              <m:t>w</m:t>
            </m:r>
          </m:e>
        </m:acc>
        <m:r>
          <m:rPr>
            <m:sty m:val="p"/>
          </m:rPr>
          <m:t>∈</m:t>
        </m:r>
        <m:r>
          <m:rPr>
            <m:scr m:val="script"/>
            <m:sty m:val="p"/>
          </m:rPr>
          <m:t>S</m:t>
        </m:r>
      </m:oMath>
      <w:ins w:id="17884" w:author="PR Preview" w:date="2026-01-01T00:00:00Z">
        <w:r>
          <w:t xml:space="preserve">.</w:t>
        </w:r>
      </w:ins>
    </w:p>
    <w:bookmarkEnd w:id="522"/>
    <w:bookmarkStart w:id="523" w:name="thm-projector-onb"/>
    <w:p>
      <w:pPr>
        <w:pStyle w:val="BodyText"/>
      </w:pPr>
      <w:ins w:id="17885" w:author="PR Preview" w:date="2026-01-01T00:00:00Z">
        <w:r>
          <w:rPr>
            <w:b/>
            <w:bCs/>
          </w:rPr>
          <w:t xml:space="preserve">Theorem 85 (Projecting with an orthonormal basis)</w:t>
        </w:r>
      </w:ins>
      <w:ins w:id="17886" w:author="PR Preview" w:date="2026-01-01T00:00:00Z">
        <w:r>
          <w:t xml:space="preserve"> </w:t>
        </w:r>
      </w:ins>
      <w:ins w:id="17887" w:author="PR Preview" w:date="2026-01-01T00:00:00Z">
        <w:r>
          <w:t xml:space="preserve">Let</w:t>
        </w:r>
      </w:ins>
      <w:ins w:id="17888" w:author="PR Preview" w:date="2026-01-01T00:00:00Z">
        <w:r>
          <w:t xml:space="preserve"> </w:t>
        </w:r>
      </w:ins>
      <m:oMath>
        <m:r>
          <m:rPr>
            <m:scr m:val="script"/>
            <m:sty m:val="p"/>
          </m:rPr>
          <m:t>S</m:t>
        </m:r>
      </m:oMath>
      <w:ins w:id="17889" w:author="PR Preview" w:date="2026-01-01T00:00:00Z">
        <w:r>
          <w:t xml:space="preserve"> </w:t>
        </w:r>
      </w:ins>
      <w:ins w:id="17890" w:author="PR Preview" w:date="2026-01-01T00:00:00Z">
        <w:r>
          <w:t xml:space="preserve">be a subspace of</w:t>
        </w:r>
      </w:ins>
      <w:ins w:id="17891" w:author="PR Preview" w:date="2026-01-01T00:00:00Z">
        <w:r>
          <w:t xml:space="preserve"> </w:t>
        </w:r>
      </w:ins>
      <m:oMath>
        <m:sSup>
          <m:e>
            <m:r>
              <m:rPr>
                <m:scr m:val="double-struck"/>
                <m:sty m:val="p"/>
              </m:rPr>
              <m:t>R</m:t>
            </m:r>
          </m:e>
          <m:sup>
            <m:r>
              <m:t>p</m:t>
            </m:r>
          </m:sup>
        </m:sSup>
      </m:oMath>
      <w:ins w:id="17892" w:author="PR Preview" w:date="2026-01-01T00:00:00Z">
        <w:r>
          <w:t xml:space="preserve"> </w:t>
        </w:r>
      </w:ins>
      <w:ins w:id="17893" w:author="PR Preview" w:date="2026-01-01T00:00:00Z">
        <w:r>
          <w:t xml:space="preserve">with</w:t>
        </w:r>
      </w:ins>
      <w:ins w:id="17894"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17895" w:author="PR Preview" w:date="2026-01-01T00:00:00Z">
        <w:r>
          <w:t xml:space="preserve">,</w:t>
        </w:r>
      </w:ins>
      <w:ins w:id="17896" w:author="PR Preview" w:date="2026-01-01T00:00:00Z">
        <w:r>
          <w:t xml:space="preserve"> </w:t>
        </w:r>
      </w:ins>
      <w:ins w:id="17897" w:author="PR Preview" w:date="2026-01-01T00:00:00Z">
        <w:r>
          <w:t xml:space="preserve">and let</w:t>
        </w:r>
      </w:ins>
      <w:ins w:id="17898" w:author="PR Preview" w:date="2026-01-01T00:00:00Z">
        <w:r>
          <w:t xml:space="preserve"> </w:t>
        </w:r>
      </w:ins>
      <m:oMath>
        <m:r>
          <m:rPr>
            <m:sty m:val="bi"/>
          </m:rPr>
          <m:t>Q</m:t>
        </m:r>
      </m:oMath>
      <w:ins w:id="17899" w:author="PR Preview" w:date="2026-01-01T00:00:00Z">
        <w:r>
          <w:t xml:space="preserve"> </w:t>
        </w:r>
      </w:ins>
      <w:ins w:id="17900" w:author="PR Preview" w:date="2026-01-01T00:00:00Z">
        <w:r>
          <w:t xml:space="preserve">be the</w:t>
        </w:r>
      </w:ins>
      <w:ins w:id="17901" w:author="PR Preview" w:date="2026-01-01T00:00:00Z">
        <w:r>
          <w:t xml:space="preserve"> </w:t>
        </w:r>
      </w:ins>
      <m:oMath>
        <m:r>
          <m:t>p</m:t>
        </m:r>
        <m:r>
          <m:rPr>
            <m:sty m:val="p"/>
          </m:rPr>
          <m:t>×</m:t>
        </m:r>
        <m:r>
          <m:t>r</m:t>
        </m:r>
      </m:oMath>
      <w:ins w:id="17902" w:author="PR Preview" w:date="2026-01-01T00:00:00Z">
        <w:r>
          <w:t xml:space="preserve"> </w:t>
        </w:r>
      </w:ins>
      <w:ins w:id="17903" w:author="PR Preview" w:date="2026-01-01T00:00:00Z">
        <w:r>
          <w:t xml:space="preserve">matrix whose columns</w:t>
        </w:r>
      </w:ins>
      <w:ins w:id="17904"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ins w:id="17905" w:author="PR Preview" w:date="2026-01-01T00:00:00Z">
        <w:r>
          <w:t xml:space="preserve"> </w:t>
        </w:r>
      </w:ins>
      <w:ins w:id="17906" w:author="PR Preview" w:date="2026-01-01T00:00:00Z">
        <w:r>
          <w:t xml:space="preserve">are an orthonormal basis of</w:t>
        </w:r>
      </w:ins>
      <w:ins w:id="17907" w:author="PR Preview" w:date="2026-01-01T00:00:00Z">
        <w:r>
          <w:t xml:space="preserve"> </w:t>
        </w:r>
      </w:ins>
      <m:oMath>
        <m:r>
          <m:rPr>
            <m:scr m:val="script"/>
            <m:sty m:val="p"/>
          </m:rPr>
          <m:t>S</m:t>
        </m:r>
      </m:oMath>
      <w:ins w:id="17908" w:author="PR Preview" w:date="2026-01-01T00:00:00Z">
        <w:r>
          <w:t xml:space="preserve"> </w:t>
        </w:r>
      </w:ins>
      <w:ins w:id="17909" w:author="PR Preview" w:date="2026-01-01T00:00:00Z">
        <w:r>
          <w:t xml:space="preserve">(</w:t>
        </w:r>
      </w:ins>
      <w:hyperlink w:anchor="def-orthonormal-basis">
        <w:ins w:id="17910" w:author="PR Preview" w:date="2026-01-01T00:00:00Z">
          <w:r>
            <w:rPr>
              <w:rStyle w:val="Hyperlink"/>
            </w:rPr>
            <w:t xml:space="preserve">Definition 69</w:t>
          </w:r>
        </w:ins>
      </w:hyperlink>
      <w:ins w:id="17911" w:author="PR Preview" w:date="2026-01-01T00:00:00Z">
        <w:r>
          <w:t xml:space="preserve">,</w:t>
        </w:r>
      </w:ins>
      <w:ins w:id="17912" w:author="PR Preview" w:date="2026-01-01T00:00:00Z">
        <w:r>
          <w:t xml:space="preserve"> </w:t>
        </w:r>
      </w:ins>
      <w:hyperlink w:anchor="cor-orthonormal-basis-exists">
        <w:ins w:id="17913" w:author="PR Preview" w:date="2026-01-01T00:00:00Z">
          <w:r>
            <w:rPr>
              <w:rStyle w:val="Hyperlink"/>
            </w:rPr>
            <w:t xml:space="preserve">Corollary 5</w:t>
          </w:r>
        </w:ins>
      </w:hyperlink>
      <w:ins w:id="17914" w:author="PR Preview" w:date="2026-01-01T00:00:00Z">
        <w:r>
          <w:t xml:space="preserve">).</w:t>
        </w:r>
      </w:ins>
      <w:ins w:id="17915" w:author="PR Preview" w:date="2026-01-01T00:00:00Z">
        <w:r>
          <w:t xml:space="preserve"> </w:t>
        </w:r>
      </w:ins>
      <w:ins w:id="17916" w:author="PR Preview" w:date="2026-01-01T00:00:00Z">
        <w:r>
          <w:t xml:space="preserve">Then for every</w:t>
        </w:r>
      </w:ins>
      <w:ins w:id="17917" w:author="PR Preview" w:date="2026-01-01T00:00:00Z">
        <w:r>
          <w:t xml:space="preserve"> </w:t>
        </w:r>
      </w:ins>
      <m:oMath>
        <m:acc>
          <m:accPr>
            <m:chr m:val="̃"/>
          </m:accPr>
          <m:e>
            <m:r>
              <m:t>y</m:t>
            </m:r>
          </m:e>
        </m:acc>
        <m:r>
          <m:rPr>
            <m:sty m:val="p"/>
          </m:rPr>
          <m:t>∈</m:t>
        </m:r>
        <m:sSup>
          <m:e>
            <m:r>
              <m:rPr>
                <m:scr m:val="double-struck"/>
                <m:sty m:val="p"/>
              </m:rPr>
              <m:t>R</m:t>
            </m:r>
          </m:e>
          <m:sup>
            <m:r>
              <m:t>p</m:t>
            </m:r>
          </m:sup>
        </m:sSup>
      </m:oMath>
      <w:ins w:id="17918" w:author="PR Preview" w:date="2026-01-01T00:00:00Z">
        <w:r>
          <w:t xml:space="preserve">,</w:t>
        </w:r>
      </w:ins>
      <w:ins w:id="17919" w:author="PR Preview" w:date="2026-01-01T00:00:00Z">
        <w:r>
          <w:t xml:space="preserve"> </w:t>
        </w:r>
      </w:ins>
      <m:oMath>
        <m:r>
          <m:rPr>
            <m:sty m:val="bi"/>
          </m:rPr>
          <m:t>Q</m:t>
        </m:r>
        <m:sSup>
          <m:e>
            <m:r>
              <m:rPr>
                <m:sty m:val="bi"/>
              </m:rPr>
              <m:t>Q</m:t>
            </m:r>
          </m:e>
          <m:sup>
            <m:r>
              <m:rPr>
                <m:sty m:val="p"/>
              </m:rPr>
              <m:t>⊤</m:t>
            </m:r>
          </m:sup>
        </m:sSup>
        <m:acc>
          <m:accPr>
            <m:chr m:val="̃"/>
          </m:accPr>
          <m:e>
            <m:r>
              <m:t>y</m:t>
            </m:r>
          </m:e>
        </m:acc>
      </m:oMath>
      <w:ins w:id="17920" w:author="PR Preview" w:date="2026-01-01T00:00:00Z">
        <w:r>
          <w:t xml:space="preserve"> </w:t>
        </w:r>
      </w:ins>
      <w:ins w:id="17921" w:author="PR Preview" w:date="2026-01-01T00:00:00Z">
        <w:r>
          <w:t xml:space="preserve">is the orthogonal projection of</w:t>
        </w:r>
      </w:ins>
      <w:ins w:id="17922" w:author="PR Preview" w:date="2026-01-01T00:00:00Z">
        <w:r>
          <w:t xml:space="preserve"> </w:t>
        </w:r>
      </w:ins>
      <m:oMath>
        <m:acc>
          <m:accPr>
            <m:chr m:val="̃"/>
          </m:accPr>
          <m:e>
            <m:r>
              <m:t>y</m:t>
            </m:r>
          </m:e>
        </m:acc>
      </m:oMath>
      <w:ins w:id="17923" w:author="PR Preview" w:date="2026-01-01T00:00:00Z">
        <w:r>
          <w:t xml:space="preserve"> </w:t>
        </w:r>
      </w:ins>
      <w:ins w:id="17924" w:author="PR Preview" w:date="2026-01-01T00:00:00Z">
        <w:r>
          <w:t xml:space="preserve">onto</w:t>
        </w:r>
      </w:ins>
      <w:ins w:id="17925" w:author="PR Preview" w:date="2026-01-01T00:00:00Z">
        <w:r>
          <w:t xml:space="preserve"> </w:t>
        </w:r>
      </w:ins>
      <m:oMath>
        <m:r>
          <m:rPr>
            <m:scr m:val="script"/>
            <m:sty m:val="p"/>
          </m:rPr>
          <m:t>S</m:t>
        </m:r>
      </m:oMath>
      <w:ins w:id="17926" w:author="PR Preview" w:date="2026-01-01T00:00:00Z">
        <w:r>
          <w:t xml:space="preserve">,</w:t>
        </w:r>
      </w:ins>
      <w:ins w:id="17927" w:author="PR Preview" w:date="2026-01-01T00:00:00Z">
        <w:r>
          <w:t xml:space="preserve"> </w:t>
        </w:r>
      </w:ins>
      <w:ins w:id="17928" w:author="PR Preview" w:date="2026-01-01T00:00:00Z">
        <w:r>
          <w:t xml:space="preserve">and</w:t>
        </w:r>
      </w:ins>
      <w:ins w:id="17929" w:author="PR Preview" w:date="2026-01-01T00:00:00Z">
        <w:r>
          <w:t xml:space="preserve"> </w:t>
        </w:r>
      </w:ins>
      <m:oMath>
        <m:r>
          <m:rPr>
            <m:sty m:val="bi"/>
          </m:rPr>
          <m:t>Q</m:t>
        </m:r>
        <m:sSup>
          <m:e>
            <m:r>
              <m:rPr>
                <m:sty m:val="bi"/>
              </m:rPr>
              <m:t>Q</m:t>
            </m:r>
          </m:e>
          <m:sup>
            <m:r>
              <m:rPr>
                <m:sty m:val="p"/>
              </m:rPr>
              <m:t>⊤</m:t>
            </m:r>
          </m:sup>
        </m:sSup>
      </m:oMath>
      <w:ins w:id="17930" w:author="PR Preview" w:date="2026-01-01T00:00:00Z">
        <w:r>
          <w:t xml:space="preserve"> </w:t>
        </w:r>
      </w:ins>
      <w:ins w:id="17931" w:author="PR Preview" w:date="2026-01-01T00:00:00Z">
        <w:r>
          <w:t xml:space="preserve">is an orthogonal projection matrix (</w:t>
        </w:r>
      </w:ins>
      <w:hyperlink w:anchor="def-projection-matrix">
        <w:ins w:id="17932" w:author="PR Preview" w:date="2026-01-01T00:00:00Z">
          <w:r>
            <w:rPr>
              <w:rStyle w:val="Hyperlink"/>
            </w:rPr>
            <w:t xml:space="preserve">Definition 79</w:t>
          </w:r>
        </w:ins>
      </w:hyperlink>
      <w:ins w:id="17933" w:author="PR Preview" w:date="2026-01-01T00:00:00Z">
        <w:r>
          <w:t xml:space="preserve">).</w:t>
        </w:r>
      </w:ins>
    </w:p>
    <w:bookmarkEnd w:id="52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del w:id="17934" w:author="PR Preview" w:date="2026-01-01T00:00:00Z">
        <w:r>
          <w:delText xml:space="preserve">(</w:delText>
        </w:r>
      </w:del>
      <w:hyperlink w:anchor="thm-complement-null-space">
        <w:del w:id="17935" w:author="PR Preview" w:date="2026-01-01T00:00:00Z">
          <w:r>
            <w:rPr>
              <w:rStyle w:val="Hyperlink"/>
            </w:rPr>
            <w:delText xml:space="preserve">Theorem 49</w:delText>
          </w:r>
        </w:del>
      </w:hyperlink>
      <w:del w:id="17936" w:author="PR Preview" w:date="2026-01-01T00:00:00Z">
        <w:r>
          <w:delText xml:space="preserve">).</w:delText>
        </w:r>
      </w:del>
      <w:del w:id="17937" w:author="PR Preview" w:date="2026-01-01T00:00:00Z">
        <w:r>
          <w:delText xml:space="preserve"> </w:delText>
        </w:r>
      </w:del>
      <w:del w:id="17938" w:author="PR Preview" w:date="2026-01-01T00:00:00Z">
        <w:r>
          <w:delText xml:space="preserve">By the uniqueness in</w:delText>
        </w:r>
      </w:del>
      <w:del w:id="17939" w:author="PR Preview" w:date="2026-01-01T00:00:00Z">
        <w:r>
          <w:delText xml:space="preserve"> </w:delText>
        </w:r>
      </w:del>
      <w:hyperlink w:anchor="thm-orthogonal-direct-sum">
        <w:del w:id="17940" w:author="PR Preview" w:date="2026-01-01T00:00:00Z">
          <w:r>
            <w:rPr>
              <w:rStyle w:val="Hyperlink"/>
            </w:rPr>
            <w:delText xml:space="preserve">Theorem 50</w:delText>
          </w:r>
        </w:del>
      </w:hyperlink>
      <w:del w:id="17941" w:author="PR Preview" w:date="2026-01-01T00:00:00Z">
        <w:r>
          <w:delText xml:space="preserve">,</w:delText>
        </w:r>
      </w:del>
      <w:del w:id="17942" w:author="PR Preview" w:date="2026-01-01T00:00:00Z">
        <w:r>
          <w:delText xml:space="preserve"> </w:delText>
        </w:r>
      </w:del>
      <m:oMath>
        <m:acc>
          <m:accPr>
            <m:chr m:val="̃"/>
          </m:accPr>
          <m:e>
            <m:r>
              <m:t>u</m:t>
            </m:r>
          </m:e>
        </m:acc>
      </m:oMath>
      <w:del w:id="17943" w:author="PR Preview" w:date="2026-01-01T00:00:00Z">
        <w:r>
          <w:delText xml:space="preserve"> </w:delText>
        </w:r>
      </w:del>
      <w:del w:id="17944" w:author="PR Preview" w:date="2026-01-01T00:00:00Z">
        <w:r>
          <w:delText xml:space="preserve">is the orthogonal projection of</w:delText>
        </w:r>
      </w:del>
      <w:del w:id="17945" w:author="PR Preview" w:date="2026-01-01T00:00:00Z">
        <w:r>
          <w:delText xml:space="preserve"> </w:delText>
        </w:r>
      </w:del>
      <m:oMath>
        <m:acc>
          <m:accPr>
            <m:chr m:val="̃"/>
          </m:accPr>
          <m:e>
            <m:r>
              <m:t>y</m:t>
            </m:r>
          </m:e>
        </m:acc>
      </m:oMath>
      <w:del w:id="17946" w:author="PR Preview" w:date="2026-01-01T00:00:00Z">
        <w:r>
          <w:delText xml:space="preserve"> </w:delText>
        </w:r>
      </w:del>
      <w:del w:id="17947" w:author="PR Preview" w:date="2026-01-01T00:00:00Z">
        <w:r>
          <w:delText xml:space="preserve">onto</w:delText>
        </w:r>
      </w:del>
      <w:del w:id="17948" w:author="PR Preview" w:date="2026-01-01T00:00:00Z">
        <w:r>
          <w:delText xml:space="preserve"> </w:delText>
        </w:r>
      </w:del>
      <m:oMath>
        <m:r>
          <m:rPr>
            <m:scr m:val="script"/>
            <m:sty m:val="p"/>
          </m:rPr>
          <m:t>S</m:t>
        </m:r>
      </m:oMath>
      <w:del w:id="17949" w:author="PR Preview" w:date="2026-01-01T00:00:00Z">
        <w:r>
          <w:delText xml:space="preserve">.</w:delText>
        </w:r>
      </w:del>
    </w:p>
    <w:p>
      <w:pPr>
        <w:pStyle w:val="FirstParagraph"/>
      </w:pPr>
      <w:ins w:id="17950" w:author="PR Preview" w:date="2026-01-01T00:00:00Z">
        <w:r>
          <w:t xml:space="preserve">(</w:t>
        </w:r>
      </w:ins>
      <w:hyperlink w:anchor="thm-complement-null-space">
        <w:ins w:id="17951" w:author="PR Preview" w:date="2026-01-01T00:00:00Z">
          <w:r>
            <w:rPr>
              <w:rStyle w:val="Hyperlink"/>
            </w:rPr>
            <w:t xml:space="preserve">Theorem 50</w:t>
          </w:r>
        </w:ins>
      </w:hyperlink>
      <w:ins w:id="17952" w:author="PR Preview" w:date="2026-01-01T00:00:00Z">
        <w:r>
          <w:t xml:space="preserve">).</w:t>
        </w:r>
      </w:ins>
      <w:ins w:id="17953" w:author="PR Preview" w:date="2026-01-01T00:00:00Z">
        <w:r>
          <w:t xml:space="preserve"> </w:t>
        </w:r>
      </w:ins>
      <w:ins w:id="17954" w:author="PR Preview" w:date="2026-01-01T00:00:00Z">
        <w:r>
          <w:t xml:space="preserve">By the uniqueness in</w:t>
        </w:r>
      </w:ins>
      <w:ins w:id="17955" w:author="PR Preview" w:date="2026-01-01T00:00:00Z">
        <w:r>
          <w:t xml:space="preserve"> </w:t>
        </w:r>
      </w:ins>
      <w:hyperlink w:anchor="thm-orthogonal-direct-sum">
        <w:ins w:id="17956" w:author="PR Preview" w:date="2026-01-01T00:00:00Z">
          <w:r>
            <w:rPr>
              <w:rStyle w:val="Hyperlink"/>
            </w:rPr>
            <w:t xml:space="preserve">Theorem 51</w:t>
          </w:r>
        </w:ins>
      </w:hyperlink>
      <w:ins w:id="17957" w:author="PR Preview" w:date="2026-01-01T00:00:00Z">
        <w:r>
          <w:t xml:space="preserve">,</w:t>
        </w:r>
      </w:ins>
      <w:ins w:id="17958" w:author="PR Preview" w:date="2026-01-01T00:00:00Z">
        <w:r>
          <w:t xml:space="preserve"> </w:t>
        </w:r>
      </w:ins>
      <m:oMath>
        <m:acc>
          <m:accPr>
            <m:chr m:val="̃"/>
          </m:accPr>
          <m:e>
            <m:r>
              <m:t>u</m:t>
            </m:r>
          </m:e>
        </m:acc>
      </m:oMath>
      <w:ins w:id="17959" w:author="PR Preview" w:date="2026-01-01T00:00:00Z">
        <w:r>
          <w:t xml:space="preserve"> </w:t>
        </w:r>
      </w:ins>
      <w:ins w:id="17960" w:author="PR Preview" w:date="2026-01-01T00:00:00Z">
        <w:r>
          <w:t xml:space="preserve">is the orthogonal projection of</w:t>
        </w:r>
      </w:ins>
      <w:ins w:id="17961" w:author="PR Preview" w:date="2026-01-01T00:00:00Z">
        <w:r>
          <w:t xml:space="preserve"> </w:t>
        </w:r>
      </w:ins>
      <m:oMath>
        <m:acc>
          <m:accPr>
            <m:chr m:val="̃"/>
          </m:accPr>
          <m:e>
            <m:r>
              <m:t>y</m:t>
            </m:r>
          </m:e>
        </m:acc>
      </m:oMath>
      <w:ins w:id="17962" w:author="PR Preview" w:date="2026-01-01T00:00:00Z">
        <w:r>
          <w:t xml:space="preserve"> </w:t>
        </w:r>
      </w:ins>
      <w:ins w:id="17963" w:author="PR Preview" w:date="2026-01-01T00:00:00Z">
        <w:r>
          <w:t xml:space="preserve">onto</w:t>
        </w:r>
      </w:ins>
      <w:ins w:id="17964" w:author="PR Preview" w:date="2026-01-01T00:00:00Z">
        <w:r>
          <w:t xml:space="preserve"> </w:t>
        </w:r>
      </w:ins>
      <m:oMath>
        <m:r>
          <m:rPr>
            <m:scr m:val="script"/>
            <m:sty m:val="p"/>
          </m:rPr>
          <m:t>S</m:t>
        </m:r>
      </m:oMath>
      <w:ins w:id="17965"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24" w:name="exm-projector-onb"/>
    <w:p>
      <w:pPr>
        <w:pStyle w:val="FirstParagraph"/>
      </w:pPr>
      <w:del w:id="17966" w:author="PR Preview" w:date="2026-01-01T00:00:00Z">
        <w:r>
          <w:rPr>
            <w:b/>
            <w:bCs/>
          </w:rPr>
          <w:delText xml:space="preserve">Example 158 (The projection matrix onto a line)</w:delText>
        </w:r>
      </w:del>
      <w:del w:id="17967" w:author="PR Preview" w:date="2026-01-01T00:00:00Z">
        <w:r>
          <w:delText xml:space="preserve"> </w:delText>
        </w:r>
      </w:del>
      <w:del w:id="17968" w:author="PR Preview" w:date="2026-01-01T00:00:00Z">
        <w:r>
          <w:delText xml:space="preserve">For</w:delText>
        </w:r>
      </w:del>
      <w:del w:id="17969"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7970" w:author="PR Preview" w:date="2026-01-01T00:00:00Z">
        <w:r>
          <w:delText xml:space="preserve">,</w:delText>
        </w:r>
      </w:del>
      <w:del w:id="17971" w:author="PR Preview" w:date="2026-01-01T00:00:00Z">
        <w:r>
          <w:delText xml:space="preserve"> </w:delText>
        </w:r>
      </w:del>
      <w:del w:id="17972" w:author="PR Preview" w:date="2026-01-01T00:00:00Z">
        <w:r>
          <w:delText xml:space="preserve">the single vector</w:delText>
        </w:r>
      </w:del>
      <w:del w:id="17973"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17974" w:author="PR Preview" w:date="2026-01-01T00:00:00Z">
        <w:r>
          <w:delText xml:space="preserve"> </w:delText>
        </w:r>
      </w:del>
      <w:del w:id="17975" w:author="PR Preview" w:date="2026-01-01T00:00:00Z">
        <w:r>
          <w:delText xml:space="preserve">is an orthonormal basis:</w:delText>
        </w:r>
      </w:del>
      <w:del w:id="17976" w:author="PR Preview" w:date="2026-01-01T00:00:00Z">
        <w:r>
          <w:delText xml:space="preserve"> </w:delText>
        </w:r>
      </w:del>
      <w:del w:id="17977" w:author="PR Preview" w:date="2026-01-01T00:00:00Z">
        <w:r>
          <w:delText xml:space="preserve">it spans</w:delText>
        </w:r>
      </w:del>
      <w:del w:id="17978" w:author="PR Preview" w:date="2026-01-01T00:00:00Z">
        <w:r>
          <w:delText xml:space="preserve"> </w:delText>
        </w:r>
      </w:del>
      <m:oMath>
        <m:r>
          <m:rPr>
            <m:scr m:val="script"/>
            <m:sty m:val="p"/>
          </m:rPr>
          <m:t>S</m:t>
        </m:r>
      </m:oMath>
      <w:del w:id="17979" w:author="PR Preview" w:date="2026-01-01T00:00:00Z">
        <w:r>
          <w:delText xml:space="preserve">, it is nonzero and so linearly independent,</w:delText>
        </w:r>
      </w:del>
      <w:del w:id="17980" w:author="PR Preview" w:date="2026-01-01T00:00:00Z">
        <w:r>
          <w:delText xml:space="preserve"> </w:delText>
        </w:r>
      </w:del>
      <w:del w:id="17981" w:author="PR Preview" w:date="2026-01-01T00:00:00Z">
        <w:r>
          <w:delText xml:space="preserve">and</w:delText>
        </w:r>
      </w:del>
    </w:p>
    <w:p>
      <w:pPr>
        <w:pStyle w:val="FirstParagraph"/>
      </w:pPr>
      <w:ins w:id="17982" w:author="PR Preview" w:date="2026-01-01T00:00:00Z">
        <w:r>
          <w:rPr>
            <w:b/>
            <w:bCs/>
          </w:rPr>
          <w:t xml:space="preserve">Example 161 (The projection matrix onto a line)</w:t>
        </w:r>
      </w:ins>
      <w:ins w:id="17983" w:author="PR Preview" w:date="2026-01-01T00:00:00Z">
        <w:r>
          <w:t xml:space="preserve"> </w:t>
        </w:r>
      </w:ins>
      <w:ins w:id="17984" w:author="PR Preview" w:date="2026-01-01T00:00:00Z">
        <w:r>
          <w:t xml:space="preserve">For</w:t>
        </w:r>
      </w:ins>
      <w:ins w:id="17985"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7986" w:author="PR Preview" w:date="2026-01-01T00:00:00Z">
        <w:r>
          <w:t xml:space="preserve">,</w:t>
        </w:r>
      </w:ins>
      <w:ins w:id="17987" w:author="PR Preview" w:date="2026-01-01T00:00:00Z">
        <w:r>
          <w:t xml:space="preserve"> </w:t>
        </w:r>
      </w:ins>
      <w:ins w:id="17988" w:author="PR Preview" w:date="2026-01-01T00:00:00Z">
        <w:r>
          <w:t xml:space="preserve">the single vector</w:t>
        </w:r>
      </w:ins>
      <w:ins w:id="17989"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17990" w:author="PR Preview" w:date="2026-01-01T00:00:00Z">
        <w:r>
          <w:t xml:space="preserve"> </w:t>
        </w:r>
      </w:ins>
      <w:ins w:id="17991" w:author="PR Preview" w:date="2026-01-01T00:00:00Z">
        <w:r>
          <w:t xml:space="preserve">is an orthonormal basis:</w:t>
        </w:r>
      </w:ins>
      <w:ins w:id="17992" w:author="PR Preview" w:date="2026-01-01T00:00:00Z">
        <w:r>
          <w:t xml:space="preserve"> </w:t>
        </w:r>
      </w:ins>
      <w:ins w:id="17993" w:author="PR Preview" w:date="2026-01-01T00:00:00Z">
        <w:r>
          <w:t xml:space="preserve">it spans</w:t>
        </w:r>
      </w:ins>
      <w:ins w:id="17994" w:author="PR Preview" w:date="2026-01-01T00:00:00Z">
        <w:r>
          <w:t xml:space="preserve"> </w:t>
        </w:r>
      </w:ins>
      <m:oMath>
        <m:r>
          <m:rPr>
            <m:scr m:val="script"/>
            <m:sty m:val="p"/>
          </m:rPr>
          <m:t>S</m:t>
        </m:r>
      </m:oMath>
      <w:ins w:id="17995" w:author="PR Preview" w:date="2026-01-01T00:00:00Z">
        <w:r>
          <w:t xml:space="preserve">, it is nonzero and so linearly independent,</w:t>
        </w:r>
      </w:ins>
      <w:ins w:id="17996" w:author="PR Preview" w:date="2026-01-01T00:00:00Z">
        <w:r>
          <w:t xml:space="preserve"> </w:t>
        </w:r>
      </w:ins>
      <w:ins w:id="17997" w:author="PR Preview" w:date="2026-01-01T00:00:00Z">
        <w:r>
          <w:t xml:space="preserve">and</w:t>
        </w:r>
      </w:ins>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17998" w:author="PR Preview" w:date="2026-01-01T00:00:00Z">
        <w:r>
          <w:delText xml:space="preserve">Applied to</w:delText>
        </w:r>
      </w:del>
      <w:del w:id="17999"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18000" w:author="PR Preview" w:date="2026-01-01T00:00:00Z">
        <w:r>
          <w:delText xml:space="preserve">, it gives</w:delText>
        </w:r>
      </w:del>
      <w:del w:id="18001"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18002" w:author="PR Preview" w:date="2026-01-01T00:00:00Z">
        <w:r>
          <w:delText xml:space="preserve">,</w:delText>
        </w:r>
      </w:del>
      <w:del w:id="18003" w:author="PR Preview" w:date="2026-01-01T00:00:00Z">
        <w:r>
          <w:delText xml:space="preserve"> </w:delText>
        </w:r>
      </w:del>
      <w:del w:id="18004" w:author="PR Preview" w:date="2026-01-01T00:00:00Z">
        <w:r>
          <w:delText xml:space="preserve">the projection found in</w:delText>
        </w:r>
      </w:del>
      <w:del w:id="18005" w:author="PR Preview" w:date="2026-01-01T00:00:00Z">
        <w:r>
          <w:delText xml:space="preserve"> </w:delText>
        </w:r>
      </w:del>
      <w:hyperlink w:anchor="exm-orthogonal-projection">
        <w:del w:id="18006" w:author="PR Preview" w:date="2026-01-01T00:00:00Z">
          <w:r>
            <w:rPr>
              <w:rStyle w:val="Hyperlink"/>
            </w:rPr>
            <w:delText xml:space="preserve">Example 155</w:delText>
          </w:r>
        </w:del>
      </w:hyperlink>
      <w:del w:id="18007" w:author="PR Preview" w:date="2026-01-01T00:00:00Z">
        <w:r>
          <w:delText xml:space="preserve">.</w:delText>
        </w:r>
      </w:del>
    </w:p>
    <w:p>
      <w:pPr>
        <w:pStyle w:val="BodyText"/>
      </w:pPr>
      <w:del w:id="18008" w:author="PR Preview" w:date="2026-01-01T00:00:00Z">
        <w:r>
          <w:rPr>
            <w:b/>
            <w:bCs/>
          </w:rPr>
          <w:delText xml:space="preserve">Theorem 85 (A projection matrix projects onto its column space, and is the only one that does)</w:delText>
        </w:r>
      </w:del>
      <w:del w:id="18009" w:author="PR Preview" w:date="2026-01-01T00:00:00Z">
        <w:r>
          <w:delText xml:space="preserve"> </w:delText>
        </w:r>
      </w:del>
      <w:del w:id="18010" w:author="PR Preview" w:date="2026-01-01T00:00:00Z">
        <w:r>
          <w:delText xml:space="preserve"> </w:delText>
        </w:r>
      </w:del>
    </w:p>
    <w:p>
      <w:pPr>
        <w:pStyle w:val="Compact"/>
        <w:numPr>
          <w:ilvl w:val="0"/>
          <w:numId w:val="1082"/>
        </w:numPr>
      </w:pPr>
      <w:del w:id="18011" w:author="PR Preview" w:date="2026-01-01T00:00:00Z">
        <w:r>
          <w:delText xml:space="preserve">If</w:delText>
        </w:r>
      </w:del>
      <w:del w:id="18012" w:author="PR Preview" w:date="2026-01-01T00:00:00Z">
        <w:r>
          <w:delText xml:space="preserve"> </w:delText>
        </w:r>
      </w:del>
      <m:oMath>
        <m:r>
          <m:rPr>
            <m:sty m:val="bi"/>
          </m:rPr>
          <m:t>P</m:t>
        </m:r>
      </m:oMath>
      <w:del w:id="18013" w:author="PR Preview" w:date="2026-01-01T00:00:00Z">
        <w:r>
          <w:delText xml:space="preserve"> </w:delText>
        </w:r>
      </w:del>
      <w:del w:id="18014" w:author="PR Preview" w:date="2026-01-01T00:00:00Z">
        <w:r>
          <w:delText xml:space="preserve">is a</w:delText>
        </w:r>
      </w:del>
      <w:del w:id="18015" w:author="PR Preview" w:date="2026-01-01T00:00:00Z">
        <w:r>
          <w:delText xml:space="preserve"> </w:delText>
        </w:r>
      </w:del>
      <m:oMath>
        <m:r>
          <m:t>p</m:t>
        </m:r>
        <m:r>
          <m:rPr>
            <m:sty m:val="p"/>
          </m:rPr>
          <m:t>×</m:t>
        </m:r>
        <m:r>
          <m:t>p</m:t>
        </m:r>
      </m:oMath>
      <w:del w:id="18016" w:author="PR Preview" w:date="2026-01-01T00:00:00Z">
        <w:r>
          <w:delText xml:space="preserve"> </w:delText>
        </w:r>
      </w:del>
      <w:del w:id="18017" w:author="PR Preview" w:date="2026-01-01T00:00:00Z">
        <w:r>
          <w:delText xml:space="preserve">orthogonal projection matrix (</w:delText>
        </w:r>
      </w:del>
      <w:hyperlink w:anchor="def-projection-matrix">
        <w:del w:id="18018" w:author="PR Preview" w:date="2026-01-01T00:00:00Z">
          <w:r>
            <w:rPr>
              <w:rStyle w:val="Hyperlink"/>
            </w:rPr>
            <w:delText xml:space="preserve">Definition 74</w:delText>
          </w:r>
        </w:del>
      </w:hyperlink>
      <w:del w:id="18019" w:author="PR Preview" w:date="2026-01-01T00:00:00Z">
        <w:r>
          <w:delText xml:space="preserve">),</w:delText>
        </w:r>
      </w:del>
      <w:del w:id="18020" w:author="PR Preview" w:date="2026-01-01T00:00:00Z">
        <w:r>
          <w:delText xml:space="preserve"> </w:delText>
        </w:r>
      </w:del>
      <w:del w:id="18021" w:author="PR Preview" w:date="2026-01-01T00:00:00Z">
        <w:r>
          <w:delText xml:space="preserve">then for every</w:delText>
        </w:r>
      </w:del>
      <w:del w:id="18022"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18023" w:author="PR Preview" w:date="2026-01-01T00:00:00Z">
        <w:r>
          <w:delText xml:space="preserve">,</w:delText>
        </w:r>
      </w:del>
      <w:del w:id="18024" w:author="PR Preview" w:date="2026-01-01T00:00:00Z">
        <w:r>
          <w:delText xml:space="preserve"> </w:delText>
        </w:r>
      </w:del>
      <m:oMath>
        <m:r>
          <m:rPr>
            <m:sty m:val="bi"/>
          </m:rPr>
          <m:t>P</m:t>
        </m:r>
        <m:acc>
          <m:accPr>
            <m:chr m:val="̃"/>
          </m:accPr>
          <m:e>
            <m:r>
              <m:t>y</m:t>
            </m:r>
          </m:e>
        </m:acc>
      </m:oMath>
      <w:del w:id="18025" w:author="PR Preview" w:date="2026-01-01T00:00:00Z">
        <w:r>
          <w:delText xml:space="preserve"> </w:delText>
        </w:r>
      </w:del>
      <w:del w:id="18026" w:author="PR Preview" w:date="2026-01-01T00:00:00Z">
        <w:r>
          <w:delText xml:space="preserve">is the orthogonal projection of</w:delText>
        </w:r>
      </w:del>
      <w:del w:id="18027" w:author="PR Preview" w:date="2026-01-01T00:00:00Z">
        <w:r>
          <w:delText xml:space="preserve"> </w:delText>
        </w:r>
      </w:del>
      <m:oMath>
        <m:acc>
          <m:accPr>
            <m:chr m:val="̃"/>
          </m:accPr>
          <m:e>
            <m:r>
              <m:t>y</m:t>
            </m:r>
          </m:e>
        </m:acc>
      </m:oMath>
      <w:del w:id="18028" w:author="PR Preview" w:date="2026-01-01T00:00:00Z">
        <w:r>
          <w:delText xml:space="preserve"> </w:delText>
        </w:r>
      </w:del>
      <w:del w:id="18029" w:author="PR Preview" w:date="2026-01-01T00:00:00Z">
        <w:r>
          <w:delText xml:space="preserve">onto</w:delText>
        </w:r>
      </w:del>
      <w:del w:id="18030" w:author="PR Preview" w:date="2026-01-01T00:00:00Z">
        <w:r>
          <w:delText xml:space="preserve"> </w:delText>
        </w:r>
      </w:del>
      <m:oMath>
        <m:r>
          <m:rPr>
            <m:scr m:val="script"/>
            <m:sty m:val="p"/>
          </m:rPr>
          <m:t>C</m:t>
        </m:r>
        <m:r>
          <m:rPr>
            <m:sty m:val="p"/>
          </m:rPr>
          <m:t>(</m:t>
        </m:r>
        <m:r>
          <m:rPr>
            <m:sty m:val="bi"/>
          </m:rPr>
          <m:t>P</m:t>
        </m:r>
        <m:r>
          <m:rPr>
            <m:sty m:val="p"/>
          </m:rPr>
          <m:t>)</m:t>
        </m:r>
      </m:oMath>
      <w:del w:id="18031" w:author="PR Preview" w:date="2026-01-01T00:00:00Z">
        <w:r>
          <w:delText xml:space="preserve"> </w:delText>
        </w:r>
      </w:del>
      <w:del w:id="18032" w:author="PR Preview" w:date="2026-01-01T00:00:00Z">
        <w:r>
          <w:delText xml:space="preserve">(</w:delText>
        </w:r>
      </w:del>
      <w:hyperlink w:anchor="def-orthogonal-projection">
        <w:del w:id="18033" w:author="PR Preview" w:date="2026-01-01T00:00:00Z">
          <w:r>
            <w:rPr>
              <w:rStyle w:val="Hyperlink"/>
            </w:rPr>
            <w:delText xml:space="preserve">Definition 91</w:delText>
          </w:r>
        </w:del>
      </w:hyperlink>
      <w:del w:id="18034" w:author="PR Preview" w:date="2026-01-01T00:00:00Z">
        <w:r>
          <w:delText xml:space="preserve">).</w:delText>
        </w:r>
      </w:del>
    </w:p>
    <w:p>
      <w:pPr>
        <w:pStyle w:val="FirstParagraph"/>
      </w:pPr>
      <w:ins w:id="18035" w:author="PR Preview" w:date="2026-01-01T00:00:00Z">
        <w:r>
          <w:t xml:space="preserve">Applied to</w:t>
        </w:r>
      </w:ins>
      <w:ins w:id="18036"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18037" w:author="PR Preview" w:date="2026-01-01T00:00:00Z">
        <w:r>
          <w:t xml:space="preserve">, it gives</w:t>
        </w:r>
      </w:ins>
      <w:ins w:id="18038"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18039" w:author="PR Preview" w:date="2026-01-01T00:00:00Z">
        <w:r>
          <w:t xml:space="preserve">,</w:t>
        </w:r>
      </w:ins>
      <w:ins w:id="18040" w:author="PR Preview" w:date="2026-01-01T00:00:00Z">
        <w:r>
          <w:t xml:space="preserve"> </w:t>
        </w:r>
      </w:ins>
      <w:ins w:id="18041" w:author="PR Preview" w:date="2026-01-01T00:00:00Z">
        <w:r>
          <w:t xml:space="preserve">the projection found in</w:t>
        </w:r>
      </w:ins>
      <w:ins w:id="18042" w:author="PR Preview" w:date="2026-01-01T00:00:00Z">
        <w:r>
          <w:t xml:space="preserve"> </w:t>
        </w:r>
      </w:ins>
      <w:hyperlink w:anchor="exm-orthogonal-projection">
        <w:ins w:id="18043" w:author="PR Preview" w:date="2026-01-01T00:00:00Z">
          <w:r>
            <w:rPr>
              <w:rStyle w:val="Hyperlink"/>
            </w:rPr>
            <w:t xml:space="preserve">Example 158</w:t>
          </w:r>
        </w:ins>
      </w:hyperlink>
      <w:ins w:id="18044" w:author="PR Preview" w:date="2026-01-01T00:00:00Z">
        <w:r>
          <w:t xml:space="preserve">.</w:t>
        </w:r>
      </w:ins>
    </w:p>
    <w:bookmarkEnd w:id="524"/>
    <w:bookmarkStart w:id="525" w:name="thm-projection-matrix-projects"/>
    <w:p>
      <w:pPr>
        <w:pStyle w:val="BodyText"/>
      </w:pPr>
      <w:ins w:id="18045" w:author="PR Preview" w:date="2026-01-01T00:00:00Z">
        <w:r>
          <w:rPr>
            <w:b/>
            <w:bCs/>
          </w:rPr>
          <w:t xml:space="preserve">Theorem 86 (A projection matrix projects onto its column space, and is the only one that does)</w:t>
        </w:r>
      </w:ins>
      <w:ins w:id="18046" w:author="PR Preview" w:date="2026-01-01T00:00:00Z">
        <w:r>
          <w:t xml:space="preserve"> </w:t>
        </w:r>
      </w:ins>
      <w:ins w:id="18047" w:author="PR Preview" w:date="2026-01-01T00:00:00Z">
        <w:r>
          <w:t xml:space="preserve"> </w:t>
        </w:r>
      </w:ins>
    </w:p>
    <w:p>
      <w:pPr>
        <w:pStyle w:val="Compact"/>
        <w:numPr>
          <w:ilvl w:val="0"/>
          <w:numId w:val="1083"/>
        </w:numPr>
      </w:pPr>
      <w:ins w:id="18048" w:author="PR Preview" w:date="2026-01-01T00:00:00Z">
        <w:r>
          <w:t xml:space="preserve">If</w:t>
        </w:r>
      </w:ins>
      <w:ins w:id="18049" w:author="PR Preview" w:date="2026-01-01T00:00:00Z">
        <w:r>
          <w:t xml:space="preserve"> </w:t>
        </w:r>
      </w:ins>
      <m:oMath>
        <m:r>
          <m:rPr>
            <m:sty m:val="bi"/>
          </m:rPr>
          <m:t>P</m:t>
        </m:r>
      </m:oMath>
      <w:ins w:id="18050" w:author="PR Preview" w:date="2026-01-01T00:00:00Z">
        <w:r>
          <w:t xml:space="preserve"> </w:t>
        </w:r>
      </w:ins>
      <w:ins w:id="18051" w:author="PR Preview" w:date="2026-01-01T00:00:00Z">
        <w:r>
          <w:t xml:space="preserve">is a</w:t>
        </w:r>
      </w:ins>
      <w:ins w:id="18052" w:author="PR Preview" w:date="2026-01-01T00:00:00Z">
        <w:r>
          <w:t xml:space="preserve"> </w:t>
        </w:r>
      </w:ins>
      <m:oMath>
        <m:r>
          <m:t>p</m:t>
        </m:r>
        <m:r>
          <m:rPr>
            <m:sty m:val="p"/>
          </m:rPr>
          <m:t>×</m:t>
        </m:r>
        <m:r>
          <m:t>p</m:t>
        </m:r>
      </m:oMath>
      <w:ins w:id="18053" w:author="PR Preview" w:date="2026-01-01T00:00:00Z">
        <w:r>
          <w:t xml:space="preserve"> </w:t>
        </w:r>
      </w:ins>
      <w:ins w:id="18054" w:author="PR Preview" w:date="2026-01-01T00:00:00Z">
        <w:r>
          <w:t xml:space="preserve">orthogonal projection matrix (</w:t>
        </w:r>
      </w:ins>
      <w:hyperlink w:anchor="def-projection-matrix">
        <w:ins w:id="18055" w:author="PR Preview" w:date="2026-01-01T00:00:00Z">
          <w:r>
            <w:rPr>
              <w:rStyle w:val="Hyperlink"/>
            </w:rPr>
            <w:t xml:space="preserve">Definition 79</w:t>
          </w:r>
        </w:ins>
      </w:hyperlink>
      <w:ins w:id="18056" w:author="PR Preview" w:date="2026-01-01T00:00:00Z">
        <w:r>
          <w:t xml:space="preserve">),</w:t>
        </w:r>
      </w:ins>
      <w:ins w:id="18057" w:author="PR Preview" w:date="2026-01-01T00:00:00Z">
        <w:r>
          <w:t xml:space="preserve"> </w:t>
        </w:r>
      </w:ins>
      <w:ins w:id="18058" w:author="PR Preview" w:date="2026-01-01T00:00:00Z">
        <w:r>
          <w:t xml:space="preserve">then for every</w:t>
        </w:r>
      </w:ins>
      <w:ins w:id="18059" w:author="PR Preview" w:date="2026-01-01T00:00:00Z">
        <w:r>
          <w:t xml:space="preserve"> </w:t>
        </w:r>
      </w:ins>
      <m:oMath>
        <m:acc>
          <m:accPr>
            <m:chr m:val="̃"/>
          </m:accPr>
          <m:e>
            <m:r>
              <m:t>y</m:t>
            </m:r>
          </m:e>
        </m:acc>
        <m:r>
          <m:rPr>
            <m:sty m:val="p"/>
          </m:rPr>
          <m:t>∈</m:t>
        </m:r>
        <m:sSup>
          <m:e>
            <m:r>
              <m:rPr>
                <m:scr m:val="double-struck"/>
                <m:sty m:val="p"/>
              </m:rPr>
              <m:t>R</m:t>
            </m:r>
          </m:e>
          <m:sup>
            <m:r>
              <m:t>p</m:t>
            </m:r>
          </m:sup>
        </m:sSup>
      </m:oMath>
      <w:ins w:id="18060" w:author="PR Preview" w:date="2026-01-01T00:00:00Z">
        <w:r>
          <w:t xml:space="preserve">,</w:t>
        </w:r>
      </w:ins>
      <w:ins w:id="18061" w:author="PR Preview" w:date="2026-01-01T00:00:00Z">
        <w:r>
          <w:t xml:space="preserve"> </w:t>
        </w:r>
      </w:ins>
      <m:oMath>
        <m:r>
          <m:rPr>
            <m:sty m:val="bi"/>
          </m:rPr>
          <m:t>P</m:t>
        </m:r>
        <m:acc>
          <m:accPr>
            <m:chr m:val="̃"/>
          </m:accPr>
          <m:e>
            <m:r>
              <m:t>y</m:t>
            </m:r>
          </m:e>
        </m:acc>
      </m:oMath>
      <w:ins w:id="18062" w:author="PR Preview" w:date="2026-01-01T00:00:00Z">
        <w:r>
          <w:t xml:space="preserve"> </w:t>
        </w:r>
      </w:ins>
      <w:ins w:id="18063" w:author="PR Preview" w:date="2026-01-01T00:00:00Z">
        <w:r>
          <w:t xml:space="preserve">is the orthogonal projection of</w:t>
        </w:r>
      </w:ins>
      <w:ins w:id="18064" w:author="PR Preview" w:date="2026-01-01T00:00:00Z">
        <w:r>
          <w:t xml:space="preserve"> </w:t>
        </w:r>
      </w:ins>
      <m:oMath>
        <m:acc>
          <m:accPr>
            <m:chr m:val="̃"/>
          </m:accPr>
          <m:e>
            <m:r>
              <m:t>y</m:t>
            </m:r>
          </m:e>
        </m:acc>
      </m:oMath>
      <w:ins w:id="18065" w:author="PR Preview" w:date="2026-01-01T00:00:00Z">
        <w:r>
          <w:t xml:space="preserve"> </w:t>
        </w:r>
      </w:ins>
      <w:ins w:id="18066" w:author="PR Preview" w:date="2026-01-01T00:00:00Z">
        <w:r>
          <w:t xml:space="preserve">onto</w:t>
        </w:r>
      </w:ins>
      <w:ins w:id="18067" w:author="PR Preview" w:date="2026-01-01T00:00:00Z">
        <w:r>
          <w:t xml:space="preserve"> </w:t>
        </w:r>
      </w:ins>
      <m:oMath>
        <m:r>
          <m:rPr>
            <m:scr m:val="script"/>
            <m:sty m:val="p"/>
          </m:rPr>
          <m:t>C</m:t>
        </m:r>
        <m:r>
          <m:rPr>
            <m:sty m:val="p"/>
          </m:rPr>
          <m:t>(</m:t>
        </m:r>
        <m:r>
          <m:rPr>
            <m:sty m:val="bi"/>
          </m:rPr>
          <m:t>P</m:t>
        </m:r>
        <m:r>
          <m:rPr>
            <m:sty m:val="p"/>
          </m:rPr>
          <m:t>)</m:t>
        </m:r>
      </m:oMath>
      <w:ins w:id="18068" w:author="PR Preview" w:date="2026-01-01T00:00:00Z">
        <w:r>
          <w:t xml:space="preserve"> </w:t>
        </w:r>
      </w:ins>
      <w:ins w:id="18069" w:author="PR Preview" w:date="2026-01-01T00:00:00Z">
        <w:r>
          <w:t xml:space="preserve">(</w:t>
        </w:r>
      </w:ins>
      <w:hyperlink w:anchor="def-orthogonal-projection">
        <w:ins w:id="18070" w:author="PR Preview" w:date="2026-01-01T00:00:00Z">
          <w:r>
            <w:rPr>
              <w:rStyle w:val="Hyperlink"/>
            </w:rPr>
            <w:t xml:space="preserve">Definition 96</w:t>
          </w:r>
        </w:ins>
      </w:hyperlink>
      <w:ins w:id="18071" w:author="PR Preview" w:date="2026-01-01T00:00:00Z">
        <w:r>
          <w:t xml:space="preserve">).</w:t>
        </w:r>
      </w:ins>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2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del w:id="18072" w:author="PR Preview" w:date="2026-01-01T00:00:00Z">
        <w:r>
          <w:delText xml:space="preserve">(</w:delText>
        </w:r>
      </w:del>
      <w:hyperlink w:anchor="thm-complement-null-space">
        <w:del w:id="18073" w:author="PR Preview" w:date="2026-01-01T00:00:00Z">
          <w:r>
            <w:rPr>
              <w:rStyle w:val="Hyperlink"/>
            </w:rPr>
            <w:delText xml:space="preserve">Theorem 49</w:delText>
          </w:r>
        </w:del>
      </w:hyperlink>
      <w:del w:id="18074" w:author="PR Preview" w:date="2026-01-01T00:00:00Z">
        <w:r>
          <w:delText xml:space="preserve">).</w:delText>
        </w:r>
      </w:del>
      <w:del w:id="18075" w:author="PR Preview" w:date="2026-01-01T00:00:00Z">
        <w:r>
          <w:delText xml:space="preserve"> </w:delText>
        </w:r>
      </w:del>
      <w:del w:id="18076" w:author="PR Preview" w:date="2026-01-01T00:00:00Z">
        <w:r>
          <w:delText xml:space="preserve">By the uniqueness in</w:delText>
        </w:r>
      </w:del>
      <w:del w:id="18077" w:author="PR Preview" w:date="2026-01-01T00:00:00Z">
        <w:r>
          <w:delText xml:space="preserve"> </w:delText>
        </w:r>
      </w:del>
      <w:hyperlink w:anchor="thm-orthogonal-direct-sum">
        <w:del w:id="18078" w:author="PR Preview" w:date="2026-01-01T00:00:00Z">
          <w:r>
            <w:rPr>
              <w:rStyle w:val="Hyperlink"/>
            </w:rPr>
            <w:delText xml:space="preserve">Theorem 50</w:delText>
          </w:r>
        </w:del>
      </w:hyperlink>
      <w:del w:id="18079" w:author="PR Preview" w:date="2026-01-01T00:00:00Z">
        <w:r>
          <w:delText xml:space="preserve">,</w:delText>
        </w:r>
      </w:del>
      <w:del w:id="18080" w:author="PR Preview" w:date="2026-01-01T00:00:00Z">
        <w:r>
          <w:delText xml:space="preserve"> </w:delText>
        </w:r>
      </w:del>
      <m:oMath>
        <m:r>
          <m:rPr>
            <m:sty m:val="bi"/>
          </m:rPr>
          <m:t>P</m:t>
        </m:r>
        <m:acc>
          <m:accPr>
            <m:chr m:val="̃"/>
          </m:accPr>
          <m:e>
            <m:r>
              <m:t>y</m:t>
            </m:r>
          </m:e>
        </m:acc>
      </m:oMath>
      <w:del w:id="18081" w:author="PR Preview" w:date="2026-01-01T00:00:00Z">
        <w:r>
          <w:delText xml:space="preserve"> </w:delText>
        </w:r>
      </w:del>
      <w:del w:id="18082" w:author="PR Preview" w:date="2026-01-01T00:00:00Z">
        <w:r>
          <w:delText xml:space="preserve">is the orthogonal projection of</w:delText>
        </w:r>
      </w:del>
      <w:del w:id="18083" w:author="PR Preview" w:date="2026-01-01T00:00:00Z">
        <w:r>
          <w:delText xml:space="preserve"> </w:delText>
        </w:r>
      </w:del>
      <m:oMath>
        <m:acc>
          <m:accPr>
            <m:chr m:val="̃"/>
          </m:accPr>
          <m:e>
            <m:r>
              <m:t>y</m:t>
            </m:r>
          </m:e>
        </m:acc>
      </m:oMath>
      <w:del w:id="18084" w:author="PR Preview" w:date="2026-01-01T00:00:00Z">
        <w:r>
          <w:delText xml:space="preserve"> </w:delText>
        </w:r>
      </w:del>
      <w:del w:id="18085" w:author="PR Preview" w:date="2026-01-01T00:00:00Z">
        <w:r>
          <w:delText xml:space="preserve">onto</w:delText>
        </w:r>
      </w:del>
      <w:del w:id="18086" w:author="PR Preview" w:date="2026-01-01T00:00:00Z">
        <w:r>
          <w:delText xml:space="preserve"> </w:delText>
        </w:r>
      </w:del>
      <m:oMath>
        <m:r>
          <m:rPr>
            <m:scr m:val="script"/>
            <m:sty m:val="p"/>
          </m:rPr>
          <m:t>C</m:t>
        </m:r>
        <m:r>
          <m:rPr>
            <m:sty m:val="p"/>
          </m:rPr>
          <m:t>(</m:t>
        </m:r>
        <m:r>
          <m:rPr>
            <m:sty m:val="bi"/>
          </m:rPr>
          <m:t>P</m:t>
        </m:r>
        <m:r>
          <m:rPr>
            <m:sty m:val="p"/>
          </m:rPr>
          <m:t>)</m:t>
        </m:r>
      </m:oMath>
      <w:del w:id="18087" w:author="PR Preview" w:date="2026-01-01T00:00:00Z">
        <w:r>
          <w:delText xml:space="preserve">.</w:delText>
        </w:r>
      </w:del>
    </w:p>
    <w:p>
      <w:pPr>
        <w:pStyle w:val="BodyText"/>
      </w:pPr>
      <w:del w:id="18088" w:author="PR Preview" w:date="2026-01-01T00:00:00Z">
        <w:r>
          <w:rPr>
            <w:b/>
            <w:bCs/>
          </w:rPr>
          <w:delText xml:space="preserve">Part 2.</w:delText>
        </w:r>
      </w:del>
      <w:del w:id="18089" w:author="PR Preview" w:date="2026-01-01T00:00:00Z">
        <w:r>
          <w:delText xml:space="preserve"> </w:delText>
        </w:r>
      </w:del>
      <w:del w:id="18090" w:author="PR Preview" w:date="2026-01-01T00:00:00Z">
        <w:r>
          <w:delText xml:space="preserve">The orthogonal projection of a vector onto</w:delText>
        </w:r>
      </w:del>
      <w:del w:id="18091" w:author="PR Preview" w:date="2026-01-01T00:00:00Z">
        <w:r>
          <w:delText xml:space="preserve"> </w:delText>
        </w:r>
      </w:del>
      <m:oMath>
        <m:r>
          <m:rPr>
            <m:scr m:val="script"/>
            <m:sty m:val="p"/>
          </m:rPr>
          <m:t>S</m:t>
        </m:r>
      </m:oMath>
      <w:del w:id="18092" w:author="PR Preview" w:date="2026-01-01T00:00:00Z">
        <w:r>
          <w:delText xml:space="preserve"> </w:delText>
        </w:r>
      </w:del>
      <w:del w:id="18093" w:author="PR Preview" w:date="2026-01-01T00:00:00Z">
        <w:r>
          <w:delText xml:space="preserve">is unique (</w:delText>
        </w:r>
      </w:del>
      <w:hyperlink w:anchor="def-orthogonal-projection">
        <w:del w:id="18094" w:author="PR Preview" w:date="2026-01-01T00:00:00Z">
          <w:r>
            <w:rPr>
              <w:rStyle w:val="Hyperlink"/>
            </w:rPr>
            <w:delText xml:space="preserve">Definition 91</w:delText>
          </w:r>
        </w:del>
      </w:hyperlink>
      <w:del w:id="18095" w:author="PR Preview" w:date="2026-01-01T00:00:00Z">
        <w:r>
          <w:delText xml:space="preserve">),</w:delText>
        </w:r>
      </w:del>
      <w:del w:id="18096" w:author="PR Preview" w:date="2026-01-01T00:00:00Z">
        <w:r>
          <w:delText xml:space="preserve"> </w:delText>
        </w:r>
      </w:del>
      <w:del w:id="18097" w:author="PR Preview" w:date="2026-01-01T00:00:00Z">
        <w:r>
          <w:delText xml:space="preserve">so</w:delText>
        </w:r>
      </w:del>
      <w:del w:id="18098" w:author="PR Preview" w:date="2026-01-01T00:00:00Z">
        <w:r>
          <w:delText xml:space="preserve"> </w:delText>
        </w:r>
      </w:del>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del w:id="18099" w:author="PR Preview" w:date="2026-01-01T00:00:00Z">
        <w:r>
          <w:delText xml:space="preserve"> </w:delText>
        </w:r>
      </w:del>
      <w:del w:id="18100" w:author="PR Preview" w:date="2026-01-01T00:00:00Z">
        <w:r>
          <w:delText xml:space="preserve">for each indicator vector</w:delText>
        </w:r>
      </w:del>
      <w:del w:id="18101" w:author="PR Preview" w:date="2026-01-01T00:00:00Z">
        <w:r>
          <w:delText xml:space="preserve"> </w:delText>
        </w:r>
      </w:del>
      <m:oMath>
        <m:sSub>
          <m:e>
            <m:acc>
              <m:accPr>
                <m:chr m:val="̃"/>
              </m:accPr>
              <m:e>
                <m:r>
                  <m:t>e</m:t>
                </m:r>
              </m:e>
            </m:acc>
          </m:e>
          <m:sub>
            <m:r>
              <m:t>j</m:t>
            </m:r>
          </m:sub>
        </m:sSub>
      </m:oMath>
      <w:del w:id="18102" w:author="PR Preview" w:date="2026-01-01T00:00:00Z">
        <w:r>
          <w:delText xml:space="preserve"> </w:delText>
        </w:r>
      </w:del>
      <w:del w:id="18103" w:author="PR Preview" w:date="2026-01-01T00:00:00Z">
        <w:r>
          <w:delText xml:space="preserve">(</w:delText>
        </w:r>
      </w:del>
      <w:hyperlink w:anchor="def-indicator-vector">
        <w:del w:id="18104" w:author="PR Preview" w:date="2026-01-01T00:00:00Z">
          <w:r>
            <w:rPr>
              <w:rStyle w:val="Hyperlink"/>
            </w:rPr>
            <w:delText xml:space="preserve">Definition 12</w:delText>
          </w:r>
        </w:del>
      </w:hyperlink>
      <w:del w:id="18105" w:author="PR Preview" w:date="2026-01-01T00:00:00Z">
        <w:r>
          <w:delText xml:space="preserve">).</w:delText>
        </w:r>
      </w:del>
      <w:del w:id="18106" w:author="PR Preview" w:date="2026-01-01T00:00:00Z">
        <w:r>
          <w:delText xml:space="preserve"> </w:delText>
        </w:r>
      </w:del>
      <m:oMath>
        <m:sSub>
          <m:e>
            <m:r>
              <m:rPr>
                <m:sty m:val="bi"/>
              </m:rPr>
              <m:t>P</m:t>
            </m:r>
          </m:e>
          <m:sub>
            <m:r>
              <m:t>1</m:t>
            </m:r>
          </m:sub>
        </m:sSub>
        <m:sSub>
          <m:e>
            <m:acc>
              <m:accPr>
                <m:chr m:val="̃"/>
              </m:accPr>
              <m:e>
                <m:r>
                  <m:t>e</m:t>
                </m:r>
              </m:e>
            </m:acc>
          </m:e>
          <m:sub>
            <m:r>
              <m:t>j</m:t>
            </m:r>
          </m:sub>
        </m:sSub>
      </m:oMath>
      <w:del w:id="18107" w:author="PR Preview" w:date="2026-01-01T00:00:00Z">
        <w:r>
          <w:delText xml:space="preserve"> </w:delText>
        </w:r>
      </w:del>
      <w:del w:id="18108" w:author="PR Preview" w:date="2026-01-01T00:00:00Z">
        <w:r>
          <w:delText xml:space="preserve">is column</w:delText>
        </w:r>
      </w:del>
      <w:del w:id="18109" w:author="PR Preview" w:date="2026-01-01T00:00:00Z">
        <w:r>
          <w:delText xml:space="preserve"> </w:delText>
        </w:r>
      </w:del>
      <m:oMath>
        <m:r>
          <m:t>j</m:t>
        </m:r>
      </m:oMath>
      <w:del w:id="18110" w:author="PR Preview" w:date="2026-01-01T00:00:00Z">
        <w:r>
          <w:delText xml:space="preserve"> </w:delText>
        </w:r>
      </w:del>
      <w:del w:id="18111" w:author="PR Preview" w:date="2026-01-01T00:00:00Z">
        <w:r>
          <w:delText xml:space="preserve">of</w:delText>
        </w:r>
      </w:del>
      <w:del w:id="18112" w:author="PR Preview" w:date="2026-01-01T00:00:00Z">
        <w:r>
          <w:delText xml:space="preserve"> </w:delText>
        </w:r>
      </w:del>
      <m:oMath>
        <m:sSub>
          <m:e>
            <m:r>
              <m:rPr>
                <m:sty m:val="bi"/>
              </m:rPr>
              <m:t>P</m:t>
            </m:r>
          </m:e>
          <m:sub>
            <m:r>
              <m:t>1</m:t>
            </m:r>
          </m:sub>
        </m:sSub>
      </m:oMath>
      <w:del w:id="18113" w:author="PR Preview" w:date="2026-01-01T00:00:00Z">
        <w:r>
          <w:delText xml:space="preserve">:</w:delText>
        </w:r>
      </w:del>
      <w:del w:id="18114" w:author="PR Preview" w:date="2026-01-01T00:00:00Z">
        <w:r>
          <w:delText xml:space="preserve"> </w:delText>
        </w:r>
      </w:del>
      <w:del w:id="18115" w:author="PR Preview" w:date="2026-01-01T00:00:00Z">
        <w:r>
          <w:delText xml:space="preserve">by</w:delText>
        </w:r>
      </w:del>
      <w:del w:id="18116" w:author="PR Preview" w:date="2026-01-01T00:00:00Z">
        <w:r>
          <w:delText xml:space="preserve"> </w:delText>
        </w:r>
      </w:del>
      <w:hyperlink w:anchor="thm-matvec-columns">
        <w:del w:id="18117" w:author="PR Preview" w:date="2026-01-01T00:00:00Z">
          <w:r>
            <w:rPr>
              <w:rStyle w:val="Hyperlink"/>
            </w:rPr>
            <w:delText xml:space="preserve">Theorem 22</w:delText>
          </w:r>
        </w:del>
      </w:hyperlink>
      <w:del w:id="18118" w:author="PR Preview" w:date="2026-01-01T00:00:00Z">
        <w:r>
          <w:delText xml:space="preserve"> </w:delText>
        </w:r>
      </w:del>
      <w:del w:id="18119" w:author="PR Preview" w:date="2026-01-01T00:00:00Z">
        <w:r>
          <w:delText xml:space="preserve">it is the combination of the columns of</w:delText>
        </w:r>
      </w:del>
      <w:del w:id="18120" w:author="PR Preview" w:date="2026-01-01T00:00:00Z">
        <w:r>
          <w:delText xml:space="preserve"> </w:delText>
        </w:r>
      </w:del>
      <m:oMath>
        <m:sSub>
          <m:e>
            <m:r>
              <m:rPr>
                <m:sty m:val="bi"/>
              </m:rPr>
              <m:t>P</m:t>
            </m:r>
          </m:e>
          <m:sub>
            <m:r>
              <m:t>1</m:t>
            </m:r>
          </m:sub>
        </m:sSub>
      </m:oMath>
      <w:del w:id="18121" w:author="PR Preview" w:date="2026-01-01T00:00:00Z">
        <w:r>
          <w:delText xml:space="preserve"> </w:delText>
        </w:r>
      </w:del>
      <w:del w:id="18122" w:author="PR Preview" w:date="2026-01-01T00:00:00Z">
        <w:r>
          <w:delText xml:space="preserve">with coefficients the entries of</w:delText>
        </w:r>
      </w:del>
      <w:del w:id="18123" w:author="PR Preview" w:date="2026-01-01T00:00:00Z">
        <w:r>
          <w:delText xml:space="preserve"> </w:delText>
        </w:r>
      </w:del>
      <m:oMath>
        <m:sSub>
          <m:e>
            <m:acc>
              <m:accPr>
                <m:chr m:val="̃"/>
              </m:accPr>
              <m:e>
                <m:r>
                  <m:t>e</m:t>
                </m:r>
              </m:e>
            </m:acc>
          </m:e>
          <m:sub>
            <m:r>
              <m:t>j</m:t>
            </m:r>
          </m:sub>
        </m:sSub>
      </m:oMath>
      <w:del w:id="18124" w:author="PR Preview" w:date="2026-01-01T00:00:00Z">
        <w:r>
          <w:delText xml:space="preserve">,</w:delText>
        </w:r>
      </w:del>
      <w:del w:id="18125" w:author="PR Preview" w:date="2026-01-01T00:00:00Z">
        <w:r>
          <w:delText xml:space="preserve"> </w:delText>
        </w:r>
      </w:del>
      <w:del w:id="18126" w:author="PR Preview" w:date="2026-01-01T00:00:00Z">
        <w:r>
          <w:delText xml:space="preserve">which are</w:delText>
        </w:r>
      </w:del>
      <w:del w:id="18127" w:author="PR Preview" w:date="2026-01-01T00:00:00Z">
        <w:r>
          <w:delText xml:space="preserve"> </w:delText>
        </w:r>
      </w:del>
      <m:oMath>
        <m:r>
          <m:t>1</m:t>
        </m:r>
      </m:oMath>
      <w:del w:id="18128" w:author="PR Preview" w:date="2026-01-01T00:00:00Z">
        <w:r>
          <w:delText xml:space="preserve"> </w:delText>
        </w:r>
      </w:del>
      <w:del w:id="18129" w:author="PR Preview" w:date="2026-01-01T00:00:00Z">
        <w:r>
          <w:delText xml:space="preserve">in place</w:delText>
        </w:r>
      </w:del>
      <w:del w:id="18130" w:author="PR Preview" w:date="2026-01-01T00:00:00Z">
        <w:r>
          <w:delText xml:space="preserve"> </w:delText>
        </w:r>
      </w:del>
      <m:oMath>
        <m:r>
          <m:t>j</m:t>
        </m:r>
      </m:oMath>
      <w:del w:id="18131" w:author="PR Preview" w:date="2026-01-01T00:00:00Z">
        <w:r>
          <w:delText xml:space="preserve"> </w:delText>
        </w:r>
      </w:del>
      <w:del w:id="18132" w:author="PR Preview" w:date="2026-01-01T00:00:00Z">
        <w:r>
          <w:delText xml:space="preserve">and</w:delText>
        </w:r>
      </w:del>
      <w:del w:id="18133" w:author="PR Preview" w:date="2026-01-01T00:00:00Z">
        <w:r>
          <w:delText xml:space="preserve"> </w:delText>
        </w:r>
      </w:del>
      <m:oMath>
        <m:r>
          <m:t>0</m:t>
        </m:r>
      </m:oMath>
      <w:del w:id="18134" w:author="PR Preview" w:date="2026-01-01T00:00:00Z">
        <w:r>
          <w:delText xml:space="preserve"> </w:delText>
        </w:r>
      </w:del>
      <w:del w:id="18135" w:author="PR Preview" w:date="2026-01-01T00:00:00Z">
        <w:r>
          <w:delText xml:space="preserve">elsewhere (</w:delText>
        </w:r>
      </w:del>
      <w:hyperlink w:anchor="def-indicator-vector">
        <w:del w:id="18136" w:author="PR Preview" w:date="2026-01-01T00:00:00Z">
          <w:r>
            <w:rPr>
              <w:rStyle w:val="Hyperlink"/>
            </w:rPr>
            <w:delText xml:space="preserve">Definition 12</w:delText>
          </w:r>
        </w:del>
      </w:hyperlink>
      <w:del w:id="18137" w:author="PR Preview" w:date="2026-01-01T00:00:00Z">
        <w:r>
          <w:delText xml:space="preserve">).</w:delText>
        </w:r>
      </w:del>
      <w:del w:id="18138" w:author="PR Preview" w:date="2026-01-01T00:00:00Z">
        <w:r>
          <w:delText xml:space="preserve"> </w:delText>
        </w:r>
      </w:del>
      <w:del w:id="18139" w:author="PR Preview" w:date="2026-01-01T00:00:00Z">
        <w:r>
          <w:delText xml:space="preserve">Likewise for</w:delText>
        </w:r>
      </w:del>
      <w:del w:id="18140" w:author="PR Preview" w:date="2026-01-01T00:00:00Z">
        <w:r>
          <w:delText xml:space="preserve"> </w:delText>
        </w:r>
      </w:del>
      <m:oMath>
        <m:sSub>
          <m:e>
            <m:r>
              <m:rPr>
                <m:sty m:val="bi"/>
              </m:rPr>
              <m:t>P</m:t>
            </m:r>
          </m:e>
          <m:sub>
            <m:r>
              <m:t>2</m:t>
            </m:r>
          </m:sub>
        </m:sSub>
      </m:oMath>
      <w:del w:id="18141" w:author="PR Preview" w:date="2026-01-01T00:00:00Z">
        <w:r>
          <w:delText xml:space="preserve">,</w:delText>
        </w:r>
      </w:del>
      <w:del w:id="18142" w:author="PR Preview" w:date="2026-01-01T00:00:00Z">
        <w:r>
          <w:delText xml:space="preserve"> </w:delText>
        </w:r>
      </w:del>
      <w:del w:id="18143" w:author="PR Preview" w:date="2026-01-01T00:00:00Z">
        <w:r>
          <w:delText xml:space="preserve">so the two matrices have the same columns.</w:delText>
        </w:r>
      </w:del>
    </w:p>
    <w:p>
      <w:pPr>
        <w:pStyle w:val="BodyText"/>
      </w:pPr>
      <w:del w:id="18144" w:author="PR Preview" w:date="2026-01-01T00:00:00Z">
        <w:r>
          <w:rPr>
            <w:b/>
            <w:bCs/>
          </w:rPr>
          <w:delText xml:space="preserve">Example 159 (Two routes to the same projection matrix)</w:delText>
        </w:r>
      </w:del>
      <w:del w:id="18145" w:author="PR Preview" w:date="2026-01-01T00:00:00Z">
        <w:r>
          <w:delText xml:space="preserve"> </w:delText>
        </w:r>
      </w:del>
      <w:del w:id="18146" w:author="PR Preview" w:date="2026-01-01T00:00:00Z">
        <w:r>
          <w:delText xml:space="preserve">The matrix</w:delText>
        </w:r>
      </w:del>
      <w:del w:id="18147"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8148" w:author="PR Preview" w:date="2026-01-01T00:00:00Z">
        <w:r>
          <w:delText xml:space="preserve"> </w:delText>
        </w:r>
      </w:del>
      <w:del w:id="18149" w:author="PR Preview" w:date="2026-01-01T00:00:00Z">
        <w:r>
          <w:delText xml:space="preserve">of</w:delText>
        </w:r>
      </w:del>
      <w:del w:id="18150" w:author="PR Preview" w:date="2026-01-01T00:00:00Z">
        <w:r>
          <w:delText xml:space="preserve"> </w:delText>
        </w:r>
      </w:del>
      <w:hyperlink w:anchor="exm-projection-matrix">
        <w:del w:id="18151" w:author="PR Preview" w:date="2026-01-01T00:00:00Z">
          <w:r>
            <w:rPr>
              <w:rStyle w:val="Hyperlink"/>
            </w:rPr>
            <w:delText xml:space="preserve">Example 126</w:delText>
          </w:r>
        </w:del>
      </w:hyperlink>
      <w:del w:id="18152" w:author="PR Preview" w:date="2026-01-01T00:00:00Z">
        <w:r>
          <w:delText xml:space="preserve"> </w:delText>
        </w:r>
      </w:del>
      <w:del w:id="18153" w:author="PR Preview" w:date="2026-01-01T00:00:00Z">
        <w:r>
          <w:delText xml:space="preserve">is an orthogonal projection matrix,</w:delText>
        </w:r>
      </w:del>
      <w:del w:id="18154" w:author="PR Preview" w:date="2026-01-01T00:00:00Z">
        <w:r>
          <w:delText xml:space="preserve"> </w:delText>
        </w:r>
      </w:del>
      <w:del w:id="18155" w:author="PR Preview" w:date="2026-01-01T00:00:00Z">
        <w:r>
          <w:delText xml:space="preserve">and its column space is</w:delText>
        </w:r>
      </w:del>
      <w:del w:id="18156"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18157" w:author="PR Preview" w:date="2026-01-01T00:00:00Z">
        <w:r>
          <w:delText xml:space="preserve">, the horizontal axis.</w:delText>
        </w:r>
      </w:del>
      <w:del w:id="18158" w:author="PR Preview" w:date="2026-01-01T00:00:00Z">
        <w:r>
          <w:delText xml:space="preserve"> </w:delText>
        </w:r>
      </w:del>
      <w:del w:id="18159" w:author="PR Preview" w:date="2026-01-01T00:00:00Z">
        <w:r>
          <w:delText xml:space="preserve">By part 1,</w:delText>
        </w:r>
      </w:del>
      <w:del w:id="18160"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18161" w:author="PR Preview" w:date="2026-01-01T00:00:00Z">
        <w:r>
          <w:delText xml:space="preserve"> </w:delText>
        </w:r>
      </w:del>
      <w:del w:id="18162" w:author="PR Preview" w:date="2026-01-01T00:00:00Z">
        <w:r>
          <w:delText xml:space="preserve">is the orthogonal projection onto that axis:</w:delText>
        </w:r>
      </w:del>
      <w:del w:id="18163" w:author="PR Preview" w:date="2026-01-01T00:00:00Z">
        <w:r>
          <w:delText xml:space="preserve"> </w:delText>
        </w:r>
      </w:del>
      <w:del w:id="18164" w:author="PR Preview" w:date="2026-01-01T00:00:00Z">
        <w:r>
          <w:delText xml:space="preserve">the remainder</w:delText>
        </w:r>
      </w:del>
      <w:del w:id="18165" w:author="PR Preview" w:date="2026-01-01T00:00:00Z">
        <w:r>
          <w:delText xml:space="preserve"> </w:delText>
        </w:r>
      </w:del>
      <m:oMath>
        <m:r>
          <m:rPr>
            <m:sty m:val="p"/>
          </m:rPr>
          <m:t>(</m:t>
        </m:r>
        <m:r>
          <m:t>0</m:t>
        </m:r>
        <m:r>
          <m:rPr>
            <m:sty m:val="p"/>
          </m:rPr>
          <m:t>,</m:t>
        </m:r>
        <m:sSub>
          <m:e>
            <m:r>
              <m:t>v</m:t>
            </m:r>
          </m:e>
          <m:sub>
            <m:r>
              <m:t>2</m:t>
            </m:r>
          </m:sub>
        </m:sSub>
        <m:r>
          <m:rPr>
            <m:sty m:val="p"/>
          </m:rPr>
          <m:t>)</m:t>
        </m:r>
      </m:oMath>
      <w:del w:id="18166" w:author="PR Preview" w:date="2026-01-01T00:00:00Z">
        <w:r>
          <w:delText xml:space="preserve"> </w:delText>
        </w:r>
      </w:del>
      <w:del w:id="18167" w:author="PR Preview" w:date="2026-01-01T00:00:00Z">
        <w:r>
          <w:delText xml:space="preserve">is orthogonal to</w:delText>
        </w:r>
      </w:del>
      <w:del w:id="18168" w:author="PR Preview" w:date="2026-01-01T00:00:00Z">
        <w:r>
          <w:delText xml:space="preserve"> </w:delText>
        </w:r>
      </w:del>
      <m:oMath>
        <m:r>
          <m:rPr>
            <m:sty m:val="p"/>
          </m:rPr>
          <m:t>(</m:t>
        </m:r>
        <m:r>
          <m:t>1</m:t>
        </m:r>
        <m:r>
          <m:rPr>
            <m:sty m:val="p"/>
          </m:rPr>
          <m:t>,</m:t>
        </m:r>
        <m:r>
          <m:t>0</m:t>
        </m:r>
        <m:r>
          <m:rPr>
            <m:sty m:val="p"/>
          </m:rPr>
          <m:t>)</m:t>
        </m:r>
      </m:oMath>
      <w:del w:id="18169" w:author="PR Preview" w:date="2026-01-01T00:00:00Z">
        <w:r>
          <w:delText xml:space="preserve">.</w:delText>
        </w:r>
      </w:del>
      <w:del w:id="18170" w:author="PR Preview" w:date="2026-01-01T00:00:00Z">
        <w:r>
          <w:delText xml:space="preserve"> </w:delText>
        </w:r>
      </w:del>
      <w:del w:id="18171" w:author="PR Preview" w:date="2026-01-01T00:00:00Z">
        <w:r>
          <w:delText xml:space="preserve">The vector</w:delText>
        </w:r>
      </w:del>
      <w:del w:id="18172" w:author="PR Preview" w:date="2026-01-01T00:00:00Z">
        <w:r>
          <w:delText xml:space="preserve"> </w:delText>
        </w:r>
      </w:del>
      <m:oMath>
        <m:sSub>
          <m:e>
            <m:acc>
              <m:accPr>
                <m:chr m:val="̃"/>
              </m:accPr>
              <m:e>
                <m:r>
                  <m:t>q</m:t>
                </m:r>
              </m:e>
            </m:acc>
          </m:e>
          <m:sub>
            <m:r>
              <m:t>1</m:t>
            </m:r>
          </m:sub>
        </m:sSub>
        <m:r>
          <m:rPr>
            <m:sty m:val="p"/>
          </m:rPr>
          <m:t>=</m:t>
        </m:r>
        <m:r>
          <m:rPr>
            <m:sty m:val="p"/>
          </m:rPr>
          <m:t>(</m:t>
        </m:r>
        <m:r>
          <m:t>1</m:t>
        </m:r>
        <m:r>
          <m:rPr>
            <m:sty m:val="p"/>
          </m:rPr>
          <m:t>,</m:t>
        </m:r>
        <m:r>
          <m:t>0</m:t>
        </m:r>
        <m:r>
          <m:rPr>
            <m:sty m:val="p"/>
          </m:rPr>
          <m:t>)</m:t>
        </m:r>
      </m:oMath>
      <w:del w:id="18173" w:author="PR Preview" w:date="2026-01-01T00:00:00Z">
        <w:r>
          <w:delText xml:space="preserve"> </w:delText>
        </w:r>
      </w:del>
      <w:del w:id="18174" w:author="PR Preview" w:date="2026-01-01T00:00:00Z">
        <w:r>
          <w:delText xml:space="preserve">has length</w:delText>
        </w:r>
      </w:del>
      <w:del w:id="18175" w:author="PR Preview" w:date="2026-01-01T00:00:00Z">
        <w:r>
          <w:delText xml:space="preserve"> </w:delText>
        </w:r>
      </w:del>
      <m:oMath>
        <m:r>
          <m:t>1</m:t>
        </m:r>
      </m:oMath>
      <w:del w:id="18176" w:author="PR Preview" w:date="2026-01-01T00:00:00Z">
        <w:r>
          <w:delText xml:space="preserve"> </w:delText>
        </w:r>
      </w:del>
      <w:del w:id="18177" w:author="PR Preview" w:date="2026-01-01T00:00:00Z">
        <w:r>
          <w:delText xml:space="preserve">and spans the axis,</w:delText>
        </w:r>
      </w:del>
      <w:del w:id="18178" w:author="PR Preview" w:date="2026-01-01T00:00:00Z">
        <w:r>
          <w:delText xml:space="preserve"> </w:delText>
        </w:r>
      </w:del>
      <w:del w:id="18179" w:author="PR Preview" w:date="2026-01-01T00:00:00Z">
        <w:r>
          <w:delText xml:space="preserve">so it is an orthonormal basis of it, and with</w:delText>
        </w:r>
      </w:del>
      <w:del w:id="18180" w:author="PR Preview" w:date="2026-01-01T00:00:00Z">
        <w:r>
          <w:delText xml:space="preserve"> </w:delText>
        </w:r>
      </w:del>
      <m:oMath>
        <m:r>
          <m:rPr>
            <m:sty m:val="bi"/>
          </m:rPr>
          <m:t>B</m:t>
        </m:r>
        <m:r>
          <m:rPr>
            <m:sty m:val="p"/>
          </m:rPr>
          <m:t>=</m:t>
        </m:r>
        <m:r>
          <m:rPr>
            <m:sty m:val="p"/>
          </m:rPr>
          <m:t>[</m:t>
        </m:r>
        <m:sSub>
          <m:e>
            <m:acc>
              <m:accPr>
                <m:chr m:val="̃"/>
              </m:accPr>
              <m:e>
                <m:r>
                  <m:t>q</m:t>
                </m:r>
              </m:e>
            </m:acc>
          </m:e>
          <m:sub>
            <m:r>
              <m:t>1</m:t>
            </m:r>
          </m:sub>
        </m:sSub>
        <m:r>
          <m:rPr>
            <m:sty m:val="p"/>
          </m:rPr>
          <m:t>]</m:t>
        </m:r>
      </m:oMath>
      <w:del w:id="18181" w:author="PR Preview" w:date="2026-01-01T00:00:00Z">
        <w:r>
          <w:delText xml:space="preserve">,</w:delText>
        </w:r>
      </w:del>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del w:id="18182" w:author="PR Preview" w:date="2026-01-01T00:00:00Z">
        <w:r>
          <w:delText xml:space="preserve">as part 2 and</w:delText>
        </w:r>
      </w:del>
      <w:del w:id="18183" w:author="PR Preview" w:date="2026-01-01T00:00:00Z">
        <w:r>
          <w:delText xml:space="preserve"> </w:delText>
        </w:r>
      </w:del>
      <w:hyperlink w:anchor="thm-projector-onb">
        <w:del w:id="18184" w:author="PR Preview" w:date="2026-01-01T00:00:00Z">
          <w:r>
            <w:rPr>
              <w:rStyle w:val="Hyperlink"/>
            </w:rPr>
            <w:delText xml:space="preserve">Theorem 84</w:delText>
          </w:r>
        </w:del>
      </w:hyperlink>
      <w:del w:id="18185" w:author="PR Preview" w:date="2026-01-01T00:00:00Z">
        <w:r>
          <w:delText xml:space="preserve"> </w:delText>
        </w:r>
      </w:del>
      <w:del w:id="18186" w:author="PR Preview" w:date="2026-01-01T00:00:00Z">
        <w:r>
          <w:delText xml:space="preserve">require.</w:delText>
        </w:r>
      </w:del>
    </w:p>
    <w:p>
      <w:pPr>
        <w:pStyle w:val="BodyText"/>
      </w:pPr>
      <w:del w:id="18187" w:author="PR Preview" w:date="2026-01-01T00:00:00Z">
        <w:r>
          <w:delText xml:space="preserve">The oblique projection</w:delText>
        </w:r>
      </w:del>
      <w:del w:id="18188"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8189" w:author="PR Preview" w:date="2026-01-01T00:00:00Z">
        <w:r>
          <w:delText xml:space="preserve"> </w:delText>
        </w:r>
      </w:del>
      <w:del w:id="18190" w:author="PR Preview" w:date="2026-01-01T00:00:00Z">
        <w:r>
          <w:delText xml:space="preserve">of</w:delText>
        </w:r>
      </w:del>
      <w:del w:id="18191" w:author="PR Preview" w:date="2026-01-01T00:00:00Z">
        <w:r>
          <w:delText xml:space="preserve"> </w:delText>
        </w:r>
      </w:del>
      <w:hyperlink w:anchor="exm-projection-matrix">
        <w:del w:id="18192" w:author="PR Preview" w:date="2026-01-01T00:00:00Z">
          <w:r>
            <w:rPr>
              <w:rStyle w:val="Hyperlink"/>
            </w:rPr>
            <w:delText xml:space="preserve">Example 126</w:delText>
          </w:r>
        </w:del>
      </w:hyperlink>
      <w:del w:id="18193" w:author="PR Preview" w:date="2026-01-01T00:00:00Z">
        <w:r>
          <w:delText xml:space="preserve"> </w:delText>
        </w:r>
      </w:del>
      <w:del w:id="18194" w:author="PR Preview" w:date="2026-01-01T00:00:00Z">
        <w:r>
          <w:delText xml:space="preserve">also maps every vector into the horizontal axis.</w:delText>
        </w:r>
      </w:del>
      <w:del w:id="18195" w:author="PR Preview" w:date="2026-01-01T00:00:00Z">
        <w:r>
          <w:delText xml:space="preserve"> </w:delText>
        </w:r>
      </w:del>
      <w:del w:id="18196" w:author="PR Preview" w:date="2026-01-01T00:00:00Z">
        <w:r>
          <w:delText xml:space="preserve">It sends</w:delText>
        </w:r>
      </w:del>
      <w:del w:id="18197" w:author="PR Preview" w:date="2026-01-01T00:00:00Z">
        <w:r>
          <w:delText xml:space="preserve"> </w:delText>
        </w:r>
      </w:del>
      <m:oMath>
        <m:r>
          <m:rPr>
            <m:sty m:val="p"/>
          </m:rPr>
          <m:t>(</m:t>
        </m:r>
        <m:r>
          <m:t>0</m:t>
        </m:r>
        <m:r>
          <m:rPr>
            <m:sty m:val="p"/>
          </m:rPr>
          <m:t>,</m:t>
        </m:r>
        <m:r>
          <m:t>1</m:t>
        </m:r>
        <m:r>
          <m:rPr>
            <m:sty m:val="p"/>
          </m:rPr>
          <m:t>)</m:t>
        </m:r>
      </m:oMath>
      <w:del w:id="18198" w:author="PR Preview" w:date="2026-01-01T00:00:00Z">
        <w:r>
          <w:delText xml:space="preserve"> </w:delText>
        </w:r>
      </w:del>
      <w:del w:id="18199" w:author="PR Preview" w:date="2026-01-01T00:00:00Z">
        <w:r>
          <w:delText xml:space="preserve">to</w:delText>
        </w:r>
      </w:del>
      <w:del w:id="18200" w:author="PR Preview" w:date="2026-01-01T00:00:00Z">
        <w:r>
          <w:delText xml:space="preserve"> </w:delText>
        </w:r>
      </w:del>
      <m:oMath>
        <m:r>
          <m:rPr>
            <m:sty m:val="p"/>
          </m:rPr>
          <m:t>(</m:t>
        </m:r>
        <m:r>
          <m:t>1</m:t>
        </m:r>
        <m:r>
          <m:rPr>
            <m:sty m:val="p"/>
          </m:rPr>
          <m:t>,</m:t>
        </m:r>
        <m:r>
          <m:t>0</m:t>
        </m:r>
        <m:r>
          <m:rPr>
            <m:sty m:val="p"/>
          </m:rPr>
          <m:t>)</m:t>
        </m:r>
      </m:oMath>
      <w:del w:id="18201" w:author="PR Preview" w:date="2026-01-01T00:00:00Z">
        <w:r>
          <w:delText xml:space="preserve">,</w:delText>
        </w:r>
      </w:del>
      <w:del w:id="18202" w:author="PR Preview" w:date="2026-01-01T00:00:00Z">
        <w:r>
          <w:delText xml:space="preserve"> </w:delText>
        </w:r>
      </w:del>
      <w:del w:id="18203" w:author="PR Preview" w:date="2026-01-01T00:00:00Z">
        <w:r>
          <w:delText xml:space="preserve">but the remainder</w:delText>
        </w:r>
      </w:del>
      <w:del w:id="18204"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18205" w:author="PR Preview" w:date="2026-01-01T00:00:00Z">
        <w:r>
          <w:delText xml:space="preserve"> </w:delText>
        </w:r>
      </w:del>
      <w:del w:id="18206" w:author="PR Preview" w:date="2026-01-01T00:00:00Z">
        <w:r>
          <w:delText xml:space="preserve">is not orthogonal to the axis,</w:delText>
        </w:r>
      </w:del>
      <w:del w:id="18207" w:author="PR Preview" w:date="2026-01-01T00:00:00Z">
        <w:r>
          <w:delText xml:space="preserve"> </w:delText>
        </w:r>
      </w:del>
      <w:del w:id="18208" w:author="PR Preview" w:date="2026-01-01T00:00:00Z">
        <w:r>
          <w:delText xml:space="preserve">so</w:delText>
        </w:r>
      </w:del>
      <w:del w:id="18209" w:author="PR Preview" w:date="2026-01-01T00:00:00Z">
        <w:r>
          <w:delText xml:space="preserve"> </w:delText>
        </w:r>
      </w:del>
      <m:oMath>
        <m:r>
          <m:rPr>
            <m:sty m:val="p"/>
          </m:rPr>
          <m:t>(</m:t>
        </m:r>
        <m:r>
          <m:t>1</m:t>
        </m:r>
        <m:r>
          <m:rPr>
            <m:sty m:val="p"/>
          </m:rPr>
          <m:t>,</m:t>
        </m:r>
        <m:r>
          <m:t>0</m:t>
        </m:r>
        <m:r>
          <m:rPr>
            <m:sty m:val="p"/>
          </m:rPr>
          <m:t>)</m:t>
        </m:r>
      </m:oMath>
      <w:del w:id="18210" w:author="PR Preview" w:date="2026-01-01T00:00:00Z">
        <w:r>
          <w:delText xml:space="preserve"> </w:delText>
        </w:r>
      </w:del>
      <w:del w:id="18211" w:author="PR Preview" w:date="2026-01-01T00:00:00Z">
        <w:r>
          <w:delText xml:space="preserve">is not the orthogonal projection of</w:delText>
        </w:r>
      </w:del>
      <w:del w:id="18212" w:author="PR Preview" w:date="2026-01-01T00:00:00Z">
        <w:r>
          <w:delText xml:space="preserve"> </w:delText>
        </w:r>
      </w:del>
      <m:oMath>
        <m:r>
          <m:rPr>
            <m:sty m:val="p"/>
          </m:rPr>
          <m:t>(</m:t>
        </m:r>
        <m:r>
          <m:t>0</m:t>
        </m:r>
        <m:r>
          <m:rPr>
            <m:sty m:val="p"/>
          </m:rPr>
          <m:t>,</m:t>
        </m:r>
        <m:r>
          <m:t>1</m:t>
        </m:r>
        <m:r>
          <m:rPr>
            <m:sty m:val="p"/>
          </m:rPr>
          <m:t>)</m:t>
        </m:r>
      </m:oMath>
      <w:del w:id="18213" w:author="PR Preview" w:date="2026-01-01T00:00:00Z">
        <w:r>
          <w:delText xml:space="preserve"> </w:delText>
        </w:r>
      </w:del>
      <w:del w:id="18214" w:author="PR Preview" w:date="2026-01-01T00:00:00Z">
        <w:r>
          <w:delText xml:space="preserve">onto the axis,</w:delText>
        </w:r>
      </w:del>
      <w:del w:id="18215" w:author="PR Preview" w:date="2026-01-01T00:00:00Z">
        <w:r>
          <w:delText xml:space="preserve"> </w:delText>
        </w:r>
      </w:del>
      <w:del w:id="18216" w:author="PR Preview" w:date="2026-01-01T00:00:00Z">
        <w:r>
          <w:delText xml:space="preserve">which is</w:delText>
        </w:r>
      </w:del>
      <w:del w:id="18217"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18218" w:author="PR Preview" w:date="2026-01-01T00:00:00Z">
        <w:r>
          <w:delText xml:space="preserve">.</w:delText>
        </w:r>
      </w:del>
    </w:p>
    <w:p>
      <w:pPr>
        <w:pStyle w:val="BodyText"/>
      </w:pPr>
      <w:del w:id="18219" w:author="PR Preview" w:date="2026-01-01T00:00:00Z">
        <w:r>
          <w:rPr>
            <w:b/>
            <w:bCs/>
          </w:rPr>
          <w:delText xml:space="preserve">Theorem 86 (The hat matrix projects onto the column space of the design matrix)</w:delText>
        </w:r>
      </w:del>
      <w:del w:id="18220" w:author="PR Preview" w:date="2026-01-01T00:00:00Z">
        <w:r>
          <w:delText xml:space="preserve"> </w:delText>
        </w:r>
      </w:del>
      <w:del w:id="18221" w:author="PR Preview" w:date="2026-01-01T00:00:00Z">
        <w:r>
          <w:delText xml:space="preserve">If</w:delText>
        </w:r>
      </w:del>
      <w:del w:id="18222" w:author="PR Preview" w:date="2026-01-01T00:00:00Z">
        <w:r>
          <w:delText xml:space="preserve"> </w:delText>
        </w:r>
      </w:del>
      <m:oMath>
        <m:r>
          <m:rPr>
            <m:sty m:val="bi"/>
          </m:rPr>
          <m:t>X</m:t>
        </m:r>
      </m:oMath>
      <w:del w:id="18223" w:author="PR Preview" w:date="2026-01-01T00:00:00Z">
        <w:r>
          <w:delText xml:space="preserve"> </w:delText>
        </w:r>
      </w:del>
      <w:del w:id="18224" w:author="PR Preview" w:date="2026-01-01T00:00:00Z">
        <w:r>
          <w:delText xml:space="preserve">is an</w:delText>
        </w:r>
      </w:del>
      <w:del w:id="18225" w:author="PR Preview" w:date="2026-01-01T00:00:00Z">
        <w:r>
          <w:delText xml:space="preserve"> </w:delText>
        </w:r>
      </w:del>
      <m:oMath>
        <m:r>
          <m:t>n</m:t>
        </m:r>
        <m:r>
          <m:rPr>
            <m:sty m:val="p"/>
          </m:rPr>
          <m:t>×</m:t>
        </m:r>
        <m:r>
          <m:t>p</m:t>
        </m:r>
      </m:oMath>
      <w:del w:id="18226" w:author="PR Preview" w:date="2026-01-01T00:00:00Z">
        <w:r>
          <w:delText xml:space="preserve"> </w:delText>
        </w:r>
      </w:del>
      <w:del w:id="18227" w:author="PR Preview" w:date="2026-01-01T00:00:00Z">
        <w:r>
          <w:delText xml:space="preserve">design matrix with</w:delText>
        </w:r>
      </w:del>
      <w:del w:id="18228"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8229" w:author="PR Preview" w:date="2026-01-01T00:00:00Z">
        <w:r>
          <w:delText xml:space="preserve">,</w:delText>
        </w:r>
      </w:del>
      <w:del w:id="18230" w:author="PR Preview" w:date="2026-01-01T00:00:00Z">
        <w:r>
          <w:delText xml:space="preserve"> </w:delText>
        </w:r>
      </w:del>
      <w:del w:id="18231" w:author="PR Preview" w:date="2026-01-01T00:00:00Z">
        <w:r>
          <w:delText xml:space="preserve">then for every</w:delText>
        </w:r>
      </w:del>
      <w:del w:id="18232" w:author="PR Preview" w:date="2026-01-01T00:00:00Z">
        <w:r>
          <w:delText xml:space="preserve"> </w:delText>
        </w:r>
      </w:del>
      <m:oMath>
        <m:acc>
          <m:accPr>
            <m:chr m:val="̃"/>
          </m:accPr>
          <m:e>
            <m:r>
              <m:t>y</m:t>
            </m:r>
          </m:e>
        </m:acc>
        <m:r>
          <m:rPr>
            <m:sty m:val="p"/>
          </m:rPr>
          <m:t>∈</m:t>
        </m:r>
        <m:sSup>
          <m:e>
            <m:r>
              <m:rPr>
                <m:scr m:val="double-struck"/>
                <m:sty m:val="p"/>
              </m:rPr>
              <m:t>R</m:t>
            </m:r>
          </m:e>
          <m:sup>
            <m:r>
              <m:t>n</m:t>
            </m:r>
          </m:sup>
        </m:sSup>
      </m:oMath>
      <w:del w:id="18233" w:author="PR Preview" w:date="2026-01-01T00:00:00Z">
        <w:r>
          <w:delText xml:space="preserve">,</w:delText>
        </w:r>
      </w:del>
      <w:del w:id="18234" w:author="PR Preview" w:date="2026-01-01T00:00:00Z">
        <w:r>
          <w:delText xml:space="preserve"> </w:delText>
        </w:r>
      </w:del>
      <m:oMath>
        <m:r>
          <m:rPr>
            <m:sty m:val="bi"/>
          </m:rPr>
          <m:t>H</m:t>
        </m:r>
        <m:acc>
          <m:accPr>
            <m:chr m:val="̃"/>
          </m:accPr>
          <m:e>
            <m:r>
              <m:t>y</m:t>
            </m:r>
          </m:e>
        </m:acc>
      </m:oMath>
      <w:del w:id="18235" w:author="PR Preview" w:date="2026-01-01T00:00:00Z">
        <w:r>
          <w:delText xml:space="preserve"> </w:delText>
        </w:r>
      </w:del>
      <w:del w:id="18236" w:author="PR Preview" w:date="2026-01-01T00:00:00Z">
        <w:r>
          <w:delText xml:space="preserve">(</w:delText>
        </w:r>
      </w:del>
      <w:hyperlink w:anchor="def-hat-matrix">
        <w:del w:id="18237" w:author="PR Preview" w:date="2026-01-01T00:00:00Z">
          <w:r>
            <w:rPr>
              <w:rStyle w:val="Hyperlink"/>
            </w:rPr>
            <w:delText xml:space="preserve">Definition 90</w:delText>
          </w:r>
        </w:del>
      </w:hyperlink>
      <w:del w:id="18238" w:author="PR Preview" w:date="2026-01-01T00:00:00Z">
        <w:r>
          <w:delText xml:space="preserve">) is the orthogonal projection of</w:delText>
        </w:r>
      </w:del>
      <w:del w:id="18239" w:author="PR Preview" w:date="2026-01-01T00:00:00Z">
        <w:r>
          <w:delText xml:space="preserve"> </w:delText>
        </w:r>
      </w:del>
      <m:oMath>
        <m:acc>
          <m:accPr>
            <m:chr m:val="̃"/>
          </m:accPr>
          <m:e>
            <m:r>
              <m:t>y</m:t>
            </m:r>
          </m:e>
        </m:acc>
      </m:oMath>
      <w:del w:id="18240" w:author="PR Preview" w:date="2026-01-01T00:00:00Z">
        <w:r>
          <w:delText xml:space="preserve"> </w:delText>
        </w:r>
      </w:del>
      <w:del w:id="18241" w:author="PR Preview" w:date="2026-01-01T00:00:00Z">
        <w:r>
          <w:delText xml:space="preserve">onto</w:delText>
        </w:r>
      </w:del>
      <w:del w:id="18242" w:author="PR Preview" w:date="2026-01-01T00:00:00Z">
        <w:r>
          <w:delText xml:space="preserve"> </w:delText>
        </w:r>
      </w:del>
      <m:oMath>
        <m:r>
          <m:rPr>
            <m:scr m:val="script"/>
            <m:sty m:val="p"/>
          </m:rPr>
          <m:t>C</m:t>
        </m:r>
        <m:r>
          <m:rPr>
            <m:sty m:val="p"/>
          </m:rPr>
          <m:t>(</m:t>
        </m:r>
        <m:r>
          <m:rPr>
            <m:sty m:val="bi"/>
          </m:rPr>
          <m:t>X</m:t>
        </m:r>
        <m:r>
          <m:rPr>
            <m:sty m:val="p"/>
          </m:rPr>
          <m:t>)</m:t>
        </m:r>
      </m:oMath>
      <w:del w:id="18243" w:author="PR Preview" w:date="2026-01-01T00:00:00Z">
        <w:r>
          <w:delText xml:space="preserve">.</w:delText>
        </w:r>
      </w:del>
      <w:del w:id="18244" w:author="PR Preview" w:date="2026-01-01T00:00:00Z">
        <w:r>
          <w:delText xml:space="preserve"> </w:delText>
        </w:r>
      </w:del>
      <w:del w:id="18245" w:author="PR Preview" w:date="2026-01-01T00:00:00Z">
        <w:r>
          <w:delText xml:space="preserve">So</w:delText>
        </w:r>
      </w:del>
      <w:del w:id="18246"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18247" w:author="PR Preview" w:date="2026-01-01T00:00:00Z">
        <w:r>
          <w:delText xml:space="preserve"> </w:delText>
        </w:r>
      </w:del>
      <w:del w:id="18248" w:author="PR Preview" w:date="2026-01-01T00:00:00Z">
        <w:r>
          <w:delText xml:space="preserve">for any</w:delText>
        </w:r>
      </w:del>
      <w:del w:id="18249" w:author="PR Preview" w:date="2026-01-01T00:00:00Z">
        <w:r>
          <w:delText xml:space="preserve"> </w:delText>
        </w:r>
      </w:del>
      <m:oMath>
        <m:r>
          <m:t>n</m:t>
        </m:r>
        <m:r>
          <m:rPr>
            <m:sty m:val="p"/>
          </m:rPr>
          <m:t>×</m:t>
        </m:r>
        <m:r>
          <m:t>p</m:t>
        </m:r>
      </m:oMath>
      <w:del w:id="18250" w:author="PR Preview" w:date="2026-01-01T00:00:00Z">
        <w:r>
          <w:delText xml:space="preserve"> </w:delText>
        </w:r>
      </w:del>
      <w:del w:id="18251" w:author="PR Preview" w:date="2026-01-01T00:00:00Z">
        <w:r>
          <w:delText xml:space="preserve">matrix</w:delText>
        </w:r>
      </w:del>
      <w:del w:id="18252" w:author="PR Preview" w:date="2026-01-01T00:00:00Z">
        <w:r>
          <w:delText xml:space="preserve"> </w:delText>
        </w:r>
      </w:del>
      <m:oMath>
        <m:r>
          <m:rPr>
            <m:sty m:val="bi"/>
          </m:rPr>
          <m:t>Q</m:t>
        </m:r>
      </m:oMath>
      <w:del w:id="18253" w:author="PR Preview" w:date="2026-01-01T00:00:00Z">
        <w:r>
          <w:delText xml:space="preserve"> </w:delText>
        </w:r>
      </w:del>
      <w:del w:id="18254" w:author="PR Preview" w:date="2026-01-01T00:00:00Z">
        <w:r>
          <w:delText xml:space="preserve">whose columns are an orthonormal basis of</w:delText>
        </w:r>
      </w:del>
      <w:del w:id="18255" w:author="PR Preview" w:date="2026-01-01T00:00:00Z">
        <w:r>
          <w:delText xml:space="preserve"> </w:delText>
        </w:r>
      </w:del>
      <m:oMath>
        <m:r>
          <m:rPr>
            <m:scr m:val="script"/>
            <m:sty m:val="p"/>
          </m:rPr>
          <m:t>C</m:t>
        </m:r>
        <m:r>
          <m:rPr>
            <m:sty m:val="p"/>
          </m:rPr>
          <m:t>(</m:t>
        </m:r>
        <m:r>
          <m:rPr>
            <m:sty m:val="bi"/>
          </m:rPr>
          <m:t>X</m:t>
        </m:r>
        <m:r>
          <m:rPr>
            <m:sty m:val="p"/>
          </m:rPr>
          <m:t>)</m:t>
        </m:r>
      </m:oMath>
      <w:del w:id="18256" w:author="PR Preview" w:date="2026-01-01T00:00:00Z">
        <w:r>
          <w:delText xml:space="preserve">.</w:delText>
        </w:r>
      </w:del>
    </w:p>
    <w:p>
      <w:pPr>
        <w:pStyle w:val="BodyText"/>
      </w:pPr>
      <w:del w:id="18257" w:author="PR Preview" w:date="2026-01-01T00:00:00Z">
        <w:r>
          <w:rPr>
            <w:i/>
            <w:iCs/>
          </w:rPr>
          <w:delText xml:space="preserve">Proof</w:delText>
        </w:r>
      </w:del>
      <w:del w:id="18258" w:author="PR Preview" w:date="2026-01-01T00:00:00Z">
        <w:r>
          <w:delText xml:space="preserve">. </w:delText>
        </w:r>
      </w:del>
      <m:oMath>
        <m:r>
          <m:rPr>
            <m:sty m:val="bi"/>
          </m:rPr>
          <m:t>H</m:t>
        </m:r>
      </m:oMath>
      <w:del w:id="18259" w:author="PR Preview" w:date="2026-01-01T00:00:00Z">
        <w:r>
          <w:delText xml:space="preserve"> </w:delText>
        </w:r>
      </w:del>
      <w:del w:id="18260" w:author="PR Preview" w:date="2026-01-01T00:00:00Z">
        <w:r>
          <w:delText xml:space="preserve">is an orthogonal projection matrix (</w:delText>
        </w:r>
      </w:del>
      <w:hyperlink w:anchor="thm-hat-matrix">
        <w:del w:id="18261" w:author="PR Preview" w:date="2026-01-01T00:00:00Z">
          <w:r>
            <w:rPr>
              <w:rStyle w:val="Hyperlink"/>
            </w:rPr>
            <w:delText xml:space="preserve">Theorem 82</w:delText>
          </w:r>
        </w:del>
      </w:hyperlink>
      <w:del w:id="18262" w:author="PR Preview" w:date="2026-01-01T00:00:00Z">
        <w:r>
          <w:delText xml:space="preserve">),</w:delText>
        </w:r>
      </w:del>
      <w:del w:id="18263" w:author="PR Preview" w:date="2026-01-01T00:00:00Z">
        <w:r>
          <w:delText xml:space="preserve"> </w:delText>
        </w:r>
      </w:del>
      <w:del w:id="18264" w:author="PR Preview" w:date="2026-01-01T00:00:00Z">
        <w:r>
          <w:delText xml:space="preserve">so</w:delText>
        </w:r>
      </w:del>
      <w:del w:id="18265" w:author="PR Preview" w:date="2026-01-01T00:00:00Z">
        <w:r>
          <w:delText xml:space="preserve"> </w:delText>
        </w:r>
      </w:del>
      <m:oMath>
        <m:r>
          <m:rPr>
            <m:sty m:val="bi"/>
          </m:rPr>
          <m:t>H</m:t>
        </m:r>
        <m:acc>
          <m:accPr>
            <m:chr m:val="̃"/>
          </m:accPr>
          <m:e>
            <m:r>
              <m:t>y</m:t>
            </m:r>
          </m:e>
        </m:acc>
      </m:oMath>
      <w:del w:id="18266" w:author="PR Preview" w:date="2026-01-01T00:00:00Z">
        <w:r>
          <w:delText xml:space="preserve"> </w:delText>
        </w:r>
      </w:del>
      <w:del w:id="18267" w:author="PR Preview" w:date="2026-01-01T00:00:00Z">
        <w:r>
          <w:delText xml:space="preserve">is the orthogonal projection of</w:delText>
        </w:r>
      </w:del>
      <w:del w:id="18268" w:author="PR Preview" w:date="2026-01-01T00:00:00Z">
        <w:r>
          <w:delText xml:space="preserve"> </w:delText>
        </w:r>
      </w:del>
      <m:oMath>
        <m:acc>
          <m:accPr>
            <m:chr m:val="̃"/>
          </m:accPr>
          <m:e>
            <m:r>
              <m:t>y</m:t>
            </m:r>
          </m:e>
        </m:acc>
      </m:oMath>
      <w:del w:id="18269" w:author="PR Preview" w:date="2026-01-01T00:00:00Z">
        <w:r>
          <w:delText xml:space="preserve"> </w:delText>
        </w:r>
      </w:del>
      <w:del w:id="18270" w:author="PR Preview" w:date="2026-01-01T00:00:00Z">
        <w:r>
          <w:delText xml:space="preserve">onto</w:delText>
        </w:r>
      </w:del>
      <w:del w:id="18271" w:author="PR Preview" w:date="2026-01-01T00:00:00Z">
        <w:r>
          <w:delText xml:space="preserve"> </w:delText>
        </w:r>
      </w:del>
      <m:oMath>
        <m:r>
          <m:rPr>
            <m:scr m:val="script"/>
            <m:sty m:val="p"/>
          </m:rPr>
          <m:t>C</m:t>
        </m:r>
        <m:r>
          <m:rPr>
            <m:sty m:val="p"/>
          </m:rPr>
          <m:t>(</m:t>
        </m:r>
        <m:r>
          <m:rPr>
            <m:sty m:val="bi"/>
          </m:rPr>
          <m:t>H</m:t>
        </m:r>
        <m:r>
          <m:rPr>
            <m:sty m:val="p"/>
          </m:rPr>
          <m:t>)</m:t>
        </m:r>
      </m:oMath>
      <w:del w:id="18272" w:author="PR Preview" w:date="2026-01-01T00:00:00Z">
        <w:r>
          <w:delText xml:space="preserve"> </w:delText>
        </w:r>
      </w:del>
      <w:del w:id="18273" w:author="PR Preview" w:date="2026-01-01T00:00:00Z">
        <w:r>
          <w:delText xml:space="preserve">(</w:delText>
        </w:r>
      </w:del>
      <w:hyperlink w:anchor="thm-projection-matrix-projects">
        <w:del w:id="18274" w:author="PR Preview" w:date="2026-01-01T00:00:00Z">
          <w:r>
            <w:rPr>
              <w:rStyle w:val="Hyperlink"/>
            </w:rPr>
            <w:delText xml:space="preserve">Theorem 85</w:delText>
          </w:r>
        </w:del>
      </w:hyperlink>
      <w:del w:id="18275" w:author="PR Preview" w:date="2026-01-01T00:00:00Z">
        <w:r>
          <w:delText xml:space="preserve">, part 1).</w:delText>
        </w:r>
      </w:del>
      <w:del w:id="18276" w:author="PR Preview" w:date="2026-01-01T00:00:00Z">
        <w:r>
          <w:delText xml:space="preserve"> </w:delText>
        </w:r>
      </w:del>
      <w:del w:id="18277" w:author="PR Preview" w:date="2026-01-01T00:00:00Z">
        <w:r>
          <w:delText xml:space="preserve">It remains to show</w:delText>
        </w:r>
      </w:del>
      <w:del w:id="18278"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18279" w:author="PR Preview" w:date="2026-01-01T00:00:00Z">
        <w:r>
          <w:delText xml:space="preserve">.</w:delText>
        </w:r>
      </w:del>
    </w:p>
    <w:p>
      <w:pPr>
        <w:pStyle w:val="FirstParagraph"/>
      </w:pPr>
      <w:ins w:id="18280" w:author="PR Preview" w:date="2026-01-01T00:00:00Z">
        <w:r>
          <w:t xml:space="preserve">(</w:t>
        </w:r>
      </w:ins>
      <w:hyperlink w:anchor="thm-complement-null-space">
        <w:ins w:id="18281" w:author="PR Preview" w:date="2026-01-01T00:00:00Z">
          <w:r>
            <w:rPr>
              <w:rStyle w:val="Hyperlink"/>
            </w:rPr>
            <w:t xml:space="preserve">Theorem 50</w:t>
          </w:r>
        </w:ins>
      </w:hyperlink>
      <w:ins w:id="18282" w:author="PR Preview" w:date="2026-01-01T00:00:00Z">
        <w:r>
          <w:t xml:space="preserve">).</w:t>
        </w:r>
      </w:ins>
      <w:ins w:id="18283" w:author="PR Preview" w:date="2026-01-01T00:00:00Z">
        <w:r>
          <w:t xml:space="preserve"> </w:t>
        </w:r>
      </w:ins>
      <w:ins w:id="18284" w:author="PR Preview" w:date="2026-01-01T00:00:00Z">
        <w:r>
          <w:t xml:space="preserve">By the uniqueness in</w:t>
        </w:r>
      </w:ins>
      <w:ins w:id="18285" w:author="PR Preview" w:date="2026-01-01T00:00:00Z">
        <w:r>
          <w:t xml:space="preserve"> </w:t>
        </w:r>
      </w:ins>
      <w:hyperlink w:anchor="thm-orthogonal-direct-sum">
        <w:ins w:id="18286" w:author="PR Preview" w:date="2026-01-01T00:00:00Z">
          <w:r>
            <w:rPr>
              <w:rStyle w:val="Hyperlink"/>
            </w:rPr>
            <w:t xml:space="preserve">Theorem 51</w:t>
          </w:r>
        </w:ins>
      </w:hyperlink>
      <w:ins w:id="18287" w:author="PR Preview" w:date="2026-01-01T00:00:00Z">
        <w:r>
          <w:t xml:space="preserve">,</w:t>
        </w:r>
      </w:ins>
      <w:ins w:id="18288" w:author="PR Preview" w:date="2026-01-01T00:00:00Z">
        <w:r>
          <w:t xml:space="preserve"> </w:t>
        </w:r>
      </w:ins>
      <m:oMath>
        <m:r>
          <m:rPr>
            <m:sty m:val="bi"/>
          </m:rPr>
          <m:t>P</m:t>
        </m:r>
        <m:acc>
          <m:accPr>
            <m:chr m:val="̃"/>
          </m:accPr>
          <m:e>
            <m:r>
              <m:t>y</m:t>
            </m:r>
          </m:e>
        </m:acc>
      </m:oMath>
      <w:ins w:id="18289" w:author="PR Preview" w:date="2026-01-01T00:00:00Z">
        <w:r>
          <w:t xml:space="preserve"> </w:t>
        </w:r>
      </w:ins>
      <w:ins w:id="18290" w:author="PR Preview" w:date="2026-01-01T00:00:00Z">
        <w:r>
          <w:t xml:space="preserve">is the orthogonal projection of</w:t>
        </w:r>
      </w:ins>
      <w:ins w:id="18291" w:author="PR Preview" w:date="2026-01-01T00:00:00Z">
        <w:r>
          <w:t xml:space="preserve"> </w:t>
        </w:r>
      </w:ins>
      <m:oMath>
        <m:acc>
          <m:accPr>
            <m:chr m:val="̃"/>
          </m:accPr>
          <m:e>
            <m:r>
              <m:t>y</m:t>
            </m:r>
          </m:e>
        </m:acc>
      </m:oMath>
      <w:ins w:id="18292" w:author="PR Preview" w:date="2026-01-01T00:00:00Z">
        <w:r>
          <w:t xml:space="preserve"> </w:t>
        </w:r>
      </w:ins>
      <w:ins w:id="18293" w:author="PR Preview" w:date="2026-01-01T00:00:00Z">
        <w:r>
          <w:t xml:space="preserve">onto</w:t>
        </w:r>
      </w:ins>
      <w:ins w:id="18294" w:author="PR Preview" w:date="2026-01-01T00:00:00Z">
        <w:r>
          <w:t xml:space="preserve"> </w:t>
        </w:r>
      </w:ins>
      <m:oMath>
        <m:r>
          <m:rPr>
            <m:scr m:val="script"/>
            <m:sty m:val="p"/>
          </m:rPr>
          <m:t>C</m:t>
        </m:r>
        <m:r>
          <m:rPr>
            <m:sty m:val="p"/>
          </m:rPr>
          <m:t>(</m:t>
        </m:r>
        <m:r>
          <m:rPr>
            <m:sty m:val="bi"/>
          </m:rPr>
          <m:t>P</m:t>
        </m:r>
        <m:r>
          <m:rPr>
            <m:sty m:val="p"/>
          </m:rPr>
          <m:t>)</m:t>
        </m:r>
      </m:oMath>
      <w:ins w:id="18295" w:author="PR Preview" w:date="2026-01-01T00:00:00Z">
        <w:r>
          <w:t xml:space="preserve">.</w:t>
        </w:r>
      </w:ins>
    </w:p>
    <w:p>
      <w:pPr>
        <w:pStyle w:val="BodyText"/>
      </w:pPr>
      <w:ins w:id="18296" w:author="PR Preview" w:date="2026-01-01T00:00:00Z">
        <w:r>
          <w:rPr>
            <w:b/>
            <w:bCs/>
          </w:rPr>
          <w:t xml:space="preserve">Part 2.</w:t>
        </w:r>
      </w:ins>
      <w:ins w:id="18297" w:author="PR Preview" w:date="2026-01-01T00:00:00Z">
        <w:r>
          <w:t xml:space="preserve"> </w:t>
        </w:r>
      </w:ins>
      <w:ins w:id="18298" w:author="PR Preview" w:date="2026-01-01T00:00:00Z">
        <w:r>
          <w:t xml:space="preserve">The orthogonal projection of a vector onto</w:t>
        </w:r>
      </w:ins>
      <w:ins w:id="18299" w:author="PR Preview" w:date="2026-01-01T00:00:00Z">
        <w:r>
          <w:t xml:space="preserve"> </w:t>
        </w:r>
      </w:ins>
      <m:oMath>
        <m:r>
          <m:rPr>
            <m:scr m:val="script"/>
            <m:sty m:val="p"/>
          </m:rPr>
          <m:t>S</m:t>
        </m:r>
      </m:oMath>
      <w:ins w:id="18300" w:author="PR Preview" w:date="2026-01-01T00:00:00Z">
        <w:r>
          <w:t xml:space="preserve"> </w:t>
        </w:r>
      </w:ins>
      <w:ins w:id="18301" w:author="PR Preview" w:date="2026-01-01T00:00:00Z">
        <w:r>
          <w:t xml:space="preserve">is unique (</w:t>
        </w:r>
      </w:ins>
      <w:hyperlink w:anchor="def-orthogonal-projection">
        <w:ins w:id="18302" w:author="PR Preview" w:date="2026-01-01T00:00:00Z">
          <w:r>
            <w:rPr>
              <w:rStyle w:val="Hyperlink"/>
            </w:rPr>
            <w:t xml:space="preserve">Definition 96</w:t>
          </w:r>
        </w:ins>
      </w:hyperlink>
      <w:ins w:id="18303" w:author="PR Preview" w:date="2026-01-01T00:00:00Z">
        <w:r>
          <w:t xml:space="preserve">),</w:t>
        </w:r>
      </w:ins>
      <w:ins w:id="18304" w:author="PR Preview" w:date="2026-01-01T00:00:00Z">
        <w:r>
          <w:t xml:space="preserve"> </w:t>
        </w:r>
      </w:ins>
      <w:ins w:id="18305" w:author="PR Preview" w:date="2026-01-01T00:00:00Z">
        <w:r>
          <w:t xml:space="preserve">so</w:t>
        </w:r>
      </w:ins>
      <w:ins w:id="18306" w:author="PR Preview" w:date="2026-01-01T00:00:00Z">
        <w:r>
          <w:t xml:space="preserve"> </w:t>
        </w:r>
      </w:ins>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ins w:id="18307" w:author="PR Preview" w:date="2026-01-01T00:00:00Z">
        <w:r>
          <w:t xml:space="preserve"> </w:t>
        </w:r>
      </w:ins>
      <w:ins w:id="18308" w:author="PR Preview" w:date="2026-01-01T00:00:00Z">
        <w:r>
          <w:t xml:space="preserve">for each indicator vector</w:t>
        </w:r>
      </w:ins>
      <w:ins w:id="18309" w:author="PR Preview" w:date="2026-01-01T00:00:00Z">
        <w:r>
          <w:t xml:space="preserve"> </w:t>
        </w:r>
      </w:ins>
      <m:oMath>
        <m:sSub>
          <m:e>
            <m:acc>
              <m:accPr>
                <m:chr m:val="̃"/>
              </m:accPr>
              <m:e>
                <m:r>
                  <m:t>e</m:t>
                </m:r>
              </m:e>
            </m:acc>
          </m:e>
          <m:sub>
            <m:r>
              <m:t>j</m:t>
            </m:r>
          </m:sub>
        </m:sSub>
      </m:oMath>
      <w:ins w:id="18310" w:author="PR Preview" w:date="2026-01-01T00:00:00Z">
        <w:r>
          <w:t xml:space="preserve"> </w:t>
        </w:r>
      </w:ins>
      <w:ins w:id="18311" w:author="PR Preview" w:date="2026-01-01T00:00:00Z">
        <w:r>
          <w:t xml:space="preserve">(</w:t>
        </w:r>
      </w:ins>
      <w:hyperlink w:anchor="def-indicator-vector">
        <w:ins w:id="18312" w:author="PR Preview" w:date="2026-01-01T00:00:00Z">
          <w:r>
            <w:rPr>
              <w:rStyle w:val="Hyperlink"/>
            </w:rPr>
            <w:t xml:space="preserve">Definition 12</w:t>
          </w:r>
        </w:ins>
      </w:hyperlink>
      <w:ins w:id="18313" w:author="PR Preview" w:date="2026-01-01T00:00:00Z">
        <w:r>
          <w:t xml:space="preserve">).</w:t>
        </w:r>
      </w:ins>
      <w:ins w:id="18314" w:author="PR Preview" w:date="2026-01-01T00:00:00Z">
        <w:r>
          <w:t xml:space="preserve"> </w:t>
        </w:r>
      </w:ins>
      <m:oMath>
        <m:sSub>
          <m:e>
            <m:r>
              <m:rPr>
                <m:sty m:val="bi"/>
              </m:rPr>
              <m:t>P</m:t>
            </m:r>
          </m:e>
          <m:sub>
            <m:r>
              <m:t>1</m:t>
            </m:r>
          </m:sub>
        </m:sSub>
        <m:sSub>
          <m:e>
            <m:acc>
              <m:accPr>
                <m:chr m:val="̃"/>
              </m:accPr>
              <m:e>
                <m:r>
                  <m:t>e</m:t>
                </m:r>
              </m:e>
            </m:acc>
          </m:e>
          <m:sub>
            <m:r>
              <m:t>j</m:t>
            </m:r>
          </m:sub>
        </m:sSub>
      </m:oMath>
      <w:ins w:id="18315" w:author="PR Preview" w:date="2026-01-01T00:00:00Z">
        <w:r>
          <w:t xml:space="preserve"> </w:t>
        </w:r>
      </w:ins>
      <w:ins w:id="18316" w:author="PR Preview" w:date="2026-01-01T00:00:00Z">
        <w:r>
          <w:t xml:space="preserve">is column</w:t>
        </w:r>
      </w:ins>
      <w:ins w:id="18317" w:author="PR Preview" w:date="2026-01-01T00:00:00Z">
        <w:r>
          <w:t xml:space="preserve"> </w:t>
        </w:r>
      </w:ins>
      <m:oMath>
        <m:r>
          <m:t>j</m:t>
        </m:r>
      </m:oMath>
      <w:ins w:id="18318" w:author="PR Preview" w:date="2026-01-01T00:00:00Z">
        <w:r>
          <w:t xml:space="preserve"> </w:t>
        </w:r>
      </w:ins>
      <w:ins w:id="18319" w:author="PR Preview" w:date="2026-01-01T00:00:00Z">
        <w:r>
          <w:t xml:space="preserve">of</w:t>
        </w:r>
      </w:ins>
      <w:ins w:id="18320" w:author="PR Preview" w:date="2026-01-01T00:00:00Z">
        <w:r>
          <w:t xml:space="preserve"> </w:t>
        </w:r>
      </w:ins>
      <m:oMath>
        <m:sSub>
          <m:e>
            <m:r>
              <m:rPr>
                <m:sty m:val="bi"/>
              </m:rPr>
              <m:t>P</m:t>
            </m:r>
          </m:e>
          <m:sub>
            <m:r>
              <m:t>1</m:t>
            </m:r>
          </m:sub>
        </m:sSub>
      </m:oMath>
      <w:ins w:id="18321" w:author="PR Preview" w:date="2026-01-01T00:00:00Z">
        <w:r>
          <w:t xml:space="preserve">:</w:t>
        </w:r>
      </w:ins>
      <w:ins w:id="18322" w:author="PR Preview" w:date="2026-01-01T00:00:00Z">
        <w:r>
          <w:t xml:space="preserve"> </w:t>
        </w:r>
      </w:ins>
      <w:ins w:id="18323" w:author="PR Preview" w:date="2026-01-01T00:00:00Z">
        <w:r>
          <w:t xml:space="preserve">by</w:t>
        </w:r>
      </w:ins>
      <w:ins w:id="18324" w:author="PR Preview" w:date="2026-01-01T00:00:00Z">
        <w:r>
          <w:t xml:space="preserve"> </w:t>
        </w:r>
      </w:ins>
      <w:hyperlink w:anchor="thm-matvec-columns">
        <w:ins w:id="18325" w:author="PR Preview" w:date="2026-01-01T00:00:00Z">
          <w:r>
            <w:rPr>
              <w:rStyle w:val="Hyperlink"/>
            </w:rPr>
            <w:t xml:space="preserve">Theorem 22</w:t>
          </w:r>
        </w:ins>
      </w:hyperlink>
      <w:ins w:id="18326" w:author="PR Preview" w:date="2026-01-01T00:00:00Z">
        <w:r>
          <w:t xml:space="preserve"> </w:t>
        </w:r>
      </w:ins>
      <w:ins w:id="18327" w:author="PR Preview" w:date="2026-01-01T00:00:00Z">
        <w:r>
          <w:t xml:space="preserve">it is the combination of the columns of</w:t>
        </w:r>
      </w:ins>
      <w:ins w:id="18328" w:author="PR Preview" w:date="2026-01-01T00:00:00Z">
        <w:r>
          <w:t xml:space="preserve"> </w:t>
        </w:r>
      </w:ins>
      <m:oMath>
        <m:sSub>
          <m:e>
            <m:r>
              <m:rPr>
                <m:sty m:val="bi"/>
              </m:rPr>
              <m:t>P</m:t>
            </m:r>
          </m:e>
          <m:sub>
            <m:r>
              <m:t>1</m:t>
            </m:r>
          </m:sub>
        </m:sSub>
      </m:oMath>
      <w:ins w:id="18329" w:author="PR Preview" w:date="2026-01-01T00:00:00Z">
        <w:r>
          <w:t xml:space="preserve"> </w:t>
        </w:r>
      </w:ins>
      <w:ins w:id="18330" w:author="PR Preview" w:date="2026-01-01T00:00:00Z">
        <w:r>
          <w:t xml:space="preserve">with coefficients the entries of</w:t>
        </w:r>
      </w:ins>
      <w:ins w:id="18331" w:author="PR Preview" w:date="2026-01-01T00:00:00Z">
        <w:r>
          <w:t xml:space="preserve"> </w:t>
        </w:r>
      </w:ins>
      <m:oMath>
        <m:sSub>
          <m:e>
            <m:acc>
              <m:accPr>
                <m:chr m:val="̃"/>
              </m:accPr>
              <m:e>
                <m:r>
                  <m:t>e</m:t>
                </m:r>
              </m:e>
            </m:acc>
          </m:e>
          <m:sub>
            <m:r>
              <m:t>j</m:t>
            </m:r>
          </m:sub>
        </m:sSub>
      </m:oMath>
      <w:ins w:id="18332" w:author="PR Preview" w:date="2026-01-01T00:00:00Z">
        <w:r>
          <w:t xml:space="preserve">,</w:t>
        </w:r>
      </w:ins>
      <w:ins w:id="18333" w:author="PR Preview" w:date="2026-01-01T00:00:00Z">
        <w:r>
          <w:t xml:space="preserve"> </w:t>
        </w:r>
      </w:ins>
      <w:ins w:id="18334" w:author="PR Preview" w:date="2026-01-01T00:00:00Z">
        <w:r>
          <w:t xml:space="preserve">which are</w:t>
        </w:r>
      </w:ins>
      <w:ins w:id="18335" w:author="PR Preview" w:date="2026-01-01T00:00:00Z">
        <w:r>
          <w:t xml:space="preserve"> </w:t>
        </w:r>
      </w:ins>
      <m:oMath>
        <m:r>
          <m:t>1</m:t>
        </m:r>
      </m:oMath>
      <w:ins w:id="18336" w:author="PR Preview" w:date="2026-01-01T00:00:00Z">
        <w:r>
          <w:t xml:space="preserve"> </w:t>
        </w:r>
      </w:ins>
      <w:ins w:id="18337" w:author="PR Preview" w:date="2026-01-01T00:00:00Z">
        <w:r>
          <w:t xml:space="preserve">in place</w:t>
        </w:r>
      </w:ins>
      <w:ins w:id="18338" w:author="PR Preview" w:date="2026-01-01T00:00:00Z">
        <w:r>
          <w:t xml:space="preserve"> </w:t>
        </w:r>
      </w:ins>
      <m:oMath>
        <m:r>
          <m:t>j</m:t>
        </m:r>
      </m:oMath>
      <w:ins w:id="18339" w:author="PR Preview" w:date="2026-01-01T00:00:00Z">
        <w:r>
          <w:t xml:space="preserve"> </w:t>
        </w:r>
      </w:ins>
      <w:ins w:id="18340" w:author="PR Preview" w:date="2026-01-01T00:00:00Z">
        <w:r>
          <w:t xml:space="preserve">and</w:t>
        </w:r>
      </w:ins>
      <w:ins w:id="18341" w:author="PR Preview" w:date="2026-01-01T00:00:00Z">
        <w:r>
          <w:t xml:space="preserve"> </w:t>
        </w:r>
      </w:ins>
      <m:oMath>
        <m:r>
          <m:t>0</m:t>
        </m:r>
      </m:oMath>
      <w:ins w:id="18342" w:author="PR Preview" w:date="2026-01-01T00:00:00Z">
        <w:r>
          <w:t xml:space="preserve"> </w:t>
        </w:r>
      </w:ins>
      <w:ins w:id="18343" w:author="PR Preview" w:date="2026-01-01T00:00:00Z">
        <w:r>
          <w:t xml:space="preserve">elsewhere (</w:t>
        </w:r>
      </w:ins>
      <w:hyperlink w:anchor="def-indicator-vector">
        <w:ins w:id="18344" w:author="PR Preview" w:date="2026-01-01T00:00:00Z">
          <w:r>
            <w:rPr>
              <w:rStyle w:val="Hyperlink"/>
            </w:rPr>
            <w:t xml:space="preserve">Definition 12</w:t>
          </w:r>
        </w:ins>
      </w:hyperlink>
      <w:ins w:id="18345" w:author="PR Preview" w:date="2026-01-01T00:00:00Z">
        <w:r>
          <w:t xml:space="preserve">).</w:t>
        </w:r>
      </w:ins>
      <w:ins w:id="18346" w:author="PR Preview" w:date="2026-01-01T00:00:00Z">
        <w:r>
          <w:t xml:space="preserve"> </w:t>
        </w:r>
      </w:ins>
      <w:ins w:id="18347" w:author="PR Preview" w:date="2026-01-01T00:00:00Z">
        <w:r>
          <w:t xml:space="preserve">Likewise for</w:t>
        </w:r>
      </w:ins>
      <w:ins w:id="18348" w:author="PR Preview" w:date="2026-01-01T00:00:00Z">
        <w:r>
          <w:t xml:space="preserve"> </w:t>
        </w:r>
      </w:ins>
      <m:oMath>
        <m:sSub>
          <m:e>
            <m:r>
              <m:rPr>
                <m:sty m:val="bi"/>
              </m:rPr>
              <m:t>P</m:t>
            </m:r>
          </m:e>
          <m:sub>
            <m:r>
              <m:t>2</m:t>
            </m:r>
          </m:sub>
        </m:sSub>
      </m:oMath>
      <w:ins w:id="18349" w:author="PR Preview" w:date="2026-01-01T00:00:00Z">
        <w:r>
          <w:t xml:space="preserve">,</w:t>
        </w:r>
      </w:ins>
      <w:ins w:id="18350" w:author="PR Preview" w:date="2026-01-01T00:00:00Z">
        <w:r>
          <w:t xml:space="preserve"> </w:t>
        </w:r>
      </w:ins>
      <w:ins w:id="18351" w:author="PR Preview" w:date="2026-01-01T00:00:00Z">
        <w:r>
          <w:t xml:space="preserve">so the two matrices have the same columns.</w:t>
        </w:r>
      </w:ins>
    </w:p>
    <w:bookmarkStart w:id="526" w:name="exm-projection-matrix-projects"/>
    <w:p>
      <w:pPr>
        <w:pStyle w:val="BodyText"/>
      </w:pPr>
      <w:ins w:id="18352" w:author="PR Preview" w:date="2026-01-01T00:00:00Z">
        <w:r>
          <w:rPr>
            <w:b/>
            <w:bCs/>
          </w:rPr>
          <w:t xml:space="preserve">Example 162 (Two routes to the same projection matrix)</w:t>
        </w:r>
      </w:ins>
      <w:ins w:id="18353" w:author="PR Preview" w:date="2026-01-01T00:00:00Z">
        <w:r>
          <w:t xml:space="preserve"> </w:t>
        </w:r>
      </w:ins>
      <w:ins w:id="18354" w:author="PR Preview" w:date="2026-01-01T00:00:00Z">
        <w:r>
          <w:t xml:space="preserve">The matrix</w:t>
        </w:r>
      </w:ins>
      <w:ins w:id="18355"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8356" w:author="PR Preview" w:date="2026-01-01T00:00:00Z">
        <w:r>
          <w:t xml:space="preserve"> </w:t>
        </w:r>
      </w:ins>
      <w:ins w:id="18357" w:author="PR Preview" w:date="2026-01-01T00:00:00Z">
        <w:r>
          <w:t xml:space="preserve">of</w:t>
        </w:r>
      </w:ins>
      <w:ins w:id="18358" w:author="PR Preview" w:date="2026-01-01T00:00:00Z">
        <w:r>
          <w:t xml:space="preserve"> </w:t>
        </w:r>
      </w:ins>
      <w:hyperlink w:anchor="exm-projection-matrix">
        <w:ins w:id="18359" w:author="PR Preview" w:date="2026-01-01T00:00:00Z">
          <w:r>
            <w:rPr>
              <w:rStyle w:val="Hyperlink"/>
            </w:rPr>
            <w:t xml:space="preserve">Example 129</w:t>
          </w:r>
        </w:ins>
      </w:hyperlink>
      <w:ins w:id="18360" w:author="PR Preview" w:date="2026-01-01T00:00:00Z">
        <w:r>
          <w:t xml:space="preserve"> </w:t>
        </w:r>
      </w:ins>
      <w:ins w:id="18361" w:author="PR Preview" w:date="2026-01-01T00:00:00Z">
        <w:r>
          <w:t xml:space="preserve">is an orthogonal projection matrix,</w:t>
        </w:r>
      </w:ins>
      <w:ins w:id="18362" w:author="PR Preview" w:date="2026-01-01T00:00:00Z">
        <w:r>
          <w:t xml:space="preserve"> </w:t>
        </w:r>
      </w:ins>
      <w:ins w:id="18363" w:author="PR Preview" w:date="2026-01-01T00:00:00Z">
        <w:r>
          <w:t xml:space="preserve">and its column space is</w:t>
        </w:r>
      </w:ins>
      <w:ins w:id="18364"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18365" w:author="PR Preview" w:date="2026-01-01T00:00:00Z">
        <w:r>
          <w:t xml:space="preserve">, the horizontal axis.</w:t>
        </w:r>
      </w:ins>
      <w:ins w:id="18366" w:author="PR Preview" w:date="2026-01-01T00:00:00Z">
        <w:r>
          <w:t xml:space="preserve"> </w:t>
        </w:r>
      </w:ins>
      <w:ins w:id="18367" w:author="PR Preview" w:date="2026-01-01T00:00:00Z">
        <w:r>
          <w:t xml:space="preserve">By part 1,</w:t>
        </w:r>
      </w:ins>
      <w:ins w:id="18368"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18369" w:author="PR Preview" w:date="2026-01-01T00:00:00Z">
        <w:r>
          <w:t xml:space="preserve"> </w:t>
        </w:r>
      </w:ins>
      <w:ins w:id="18370" w:author="PR Preview" w:date="2026-01-01T00:00:00Z">
        <w:r>
          <w:t xml:space="preserve">is the orthogonal projection onto that axis:</w:t>
        </w:r>
      </w:ins>
      <w:ins w:id="18371" w:author="PR Preview" w:date="2026-01-01T00:00:00Z">
        <w:r>
          <w:t xml:space="preserve"> </w:t>
        </w:r>
      </w:ins>
      <w:ins w:id="18372" w:author="PR Preview" w:date="2026-01-01T00:00:00Z">
        <w:r>
          <w:t xml:space="preserve">the remainder</w:t>
        </w:r>
      </w:ins>
      <w:ins w:id="18373" w:author="PR Preview" w:date="2026-01-01T00:00:00Z">
        <w:r>
          <w:t xml:space="preserve"> </w:t>
        </w:r>
      </w:ins>
      <m:oMath>
        <m:r>
          <m:rPr>
            <m:sty m:val="p"/>
          </m:rPr>
          <m:t>(</m:t>
        </m:r>
        <m:r>
          <m:t>0</m:t>
        </m:r>
        <m:r>
          <m:rPr>
            <m:sty m:val="p"/>
          </m:rPr>
          <m:t>,</m:t>
        </m:r>
        <m:sSub>
          <m:e>
            <m:r>
              <m:t>v</m:t>
            </m:r>
          </m:e>
          <m:sub>
            <m:r>
              <m:t>2</m:t>
            </m:r>
          </m:sub>
        </m:sSub>
        <m:r>
          <m:rPr>
            <m:sty m:val="p"/>
          </m:rPr>
          <m:t>)</m:t>
        </m:r>
      </m:oMath>
      <w:ins w:id="18374" w:author="PR Preview" w:date="2026-01-01T00:00:00Z">
        <w:r>
          <w:t xml:space="preserve"> </w:t>
        </w:r>
      </w:ins>
      <w:ins w:id="18375" w:author="PR Preview" w:date="2026-01-01T00:00:00Z">
        <w:r>
          <w:t xml:space="preserve">is orthogonal to</w:t>
        </w:r>
      </w:ins>
      <w:ins w:id="18376" w:author="PR Preview" w:date="2026-01-01T00:00:00Z">
        <w:r>
          <w:t xml:space="preserve"> </w:t>
        </w:r>
      </w:ins>
      <m:oMath>
        <m:r>
          <m:rPr>
            <m:sty m:val="p"/>
          </m:rPr>
          <m:t>(</m:t>
        </m:r>
        <m:r>
          <m:t>1</m:t>
        </m:r>
        <m:r>
          <m:rPr>
            <m:sty m:val="p"/>
          </m:rPr>
          <m:t>,</m:t>
        </m:r>
        <m:r>
          <m:t>0</m:t>
        </m:r>
        <m:r>
          <m:rPr>
            <m:sty m:val="p"/>
          </m:rPr>
          <m:t>)</m:t>
        </m:r>
      </m:oMath>
      <w:ins w:id="18377" w:author="PR Preview" w:date="2026-01-01T00:00:00Z">
        <w:r>
          <w:t xml:space="preserve">.</w:t>
        </w:r>
      </w:ins>
      <w:ins w:id="18378" w:author="PR Preview" w:date="2026-01-01T00:00:00Z">
        <w:r>
          <w:t xml:space="preserve"> </w:t>
        </w:r>
      </w:ins>
      <w:ins w:id="18379" w:author="PR Preview" w:date="2026-01-01T00:00:00Z">
        <w:r>
          <w:t xml:space="preserve">The vector</w:t>
        </w:r>
      </w:ins>
      <w:ins w:id="18380" w:author="PR Preview" w:date="2026-01-01T00:00:00Z">
        <w:r>
          <w:t xml:space="preserve"> </w:t>
        </w:r>
      </w:ins>
      <m:oMath>
        <m:sSub>
          <m:e>
            <m:acc>
              <m:accPr>
                <m:chr m:val="̃"/>
              </m:accPr>
              <m:e>
                <m:r>
                  <m:t>q</m:t>
                </m:r>
              </m:e>
            </m:acc>
          </m:e>
          <m:sub>
            <m:r>
              <m:t>1</m:t>
            </m:r>
          </m:sub>
        </m:sSub>
        <m:r>
          <m:rPr>
            <m:sty m:val="p"/>
          </m:rPr>
          <m:t>=</m:t>
        </m:r>
        <m:r>
          <m:rPr>
            <m:sty m:val="p"/>
          </m:rPr>
          <m:t>(</m:t>
        </m:r>
        <m:r>
          <m:t>1</m:t>
        </m:r>
        <m:r>
          <m:rPr>
            <m:sty m:val="p"/>
          </m:rPr>
          <m:t>,</m:t>
        </m:r>
        <m:r>
          <m:t>0</m:t>
        </m:r>
        <m:r>
          <m:rPr>
            <m:sty m:val="p"/>
          </m:rPr>
          <m:t>)</m:t>
        </m:r>
      </m:oMath>
      <w:ins w:id="18381" w:author="PR Preview" w:date="2026-01-01T00:00:00Z">
        <w:r>
          <w:t xml:space="preserve"> </w:t>
        </w:r>
      </w:ins>
      <w:ins w:id="18382" w:author="PR Preview" w:date="2026-01-01T00:00:00Z">
        <w:r>
          <w:t xml:space="preserve">has length</w:t>
        </w:r>
      </w:ins>
      <w:ins w:id="18383" w:author="PR Preview" w:date="2026-01-01T00:00:00Z">
        <w:r>
          <w:t xml:space="preserve"> </w:t>
        </w:r>
      </w:ins>
      <m:oMath>
        <m:r>
          <m:t>1</m:t>
        </m:r>
      </m:oMath>
      <w:ins w:id="18384" w:author="PR Preview" w:date="2026-01-01T00:00:00Z">
        <w:r>
          <w:t xml:space="preserve"> </w:t>
        </w:r>
      </w:ins>
      <w:ins w:id="18385" w:author="PR Preview" w:date="2026-01-01T00:00:00Z">
        <w:r>
          <w:t xml:space="preserve">and spans the axis,</w:t>
        </w:r>
      </w:ins>
      <w:ins w:id="18386" w:author="PR Preview" w:date="2026-01-01T00:00:00Z">
        <w:r>
          <w:t xml:space="preserve"> </w:t>
        </w:r>
      </w:ins>
      <w:ins w:id="18387" w:author="PR Preview" w:date="2026-01-01T00:00:00Z">
        <w:r>
          <w:t xml:space="preserve">so it is an orthonormal basis of it, and with</w:t>
        </w:r>
      </w:ins>
      <w:ins w:id="18388" w:author="PR Preview" w:date="2026-01-01T00:00:00Z">
        <w:r>
          <w:t xml:space="preserve"> </w:t>
        </w:r>
      </w:ins>
      <m:oMath>
        <m:r>
          <m:rPr>
            <m:sty m:val="bi"/>
          </m:rPr>
          <m:t>B</m:t>
        </m:r>
        <m:r>
          <m:rPr>
            <m:sty m:val="p"/>
          </m:rPr>
          <m:t>=</m:t>
        </m:r>
        <m:r>
          <m:rPr>
            <m:sty m:val="p"/>
          </m:rPr>
          <m:t>[</m:t>
        </m:r>
        <m:sSub>
          <m:e>
            <m:acc>
              <m:accPr>
                <m:chr m:val="̃"/>
              </m:accPr>
              <m:e>
                <m:r>
                  <m:t>q</m:t>
                </m:r>
              </m:e>
            </m:acc>
          </m:e>
          <m:sub>
            <m:r>
              <m:t>1</m:t>
            </m:r>
          </m:sub>
        </m:sSub>
        <m:r>
          <m:rPr>
            <m:sty m:val="p"/>
          </m:rPr>
          <m:t>]</m:t>
        </m:r>
      </m:oMath>
      <w:ins w:id="18389"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ins w:id="18390" w:author="PR Preview" w:date="2026-01-01T00:00:00Z">
        <w:r>
          <w:t xml:space="preserve">as part 2 and</w:t>
        </w:r>
      </w:ins>
      <w:ins w:id="18391" w:author="PR Preview" w:date="2026-01-01T00:00:00Z">
        <w:r>
          <w:t xml:space="preserve"> </w:t>
        </w:r>
      </w:ins>
      <w:hyperlink w:anchor="thm-projector-onb">
        <w:ins w:id="18392" w:author="PR Preview" w:date="2026-01-01T00:00:00Z">
          <w:r>
            <w:rPr>
              <w:rStyle w:val="Hyperlink"/>
            </w:rPr>
            <w:t xml:space="preserve">Theorem 85</w:t>
          </w:r>
        </w:ins>
      </w:hyperlink>
      <w:ins w:id="18393" w:author="PR Preview" w:date="2026-01-01T00:00:00Z">
        <w:r>
          <w:t xml:space="preserve"> </w:t>
        </w:r>
      </w:ins>
      <w:ins w:id="18394" w:author="PR Preview" w:date="2026-01-01T00:00:00Z">
        <w:r>
          <w:t xml:space="preserve">require.</w:t>
        </w:r>
      </w:ins>
    </w:p>
    <w:p>
      <w:pPr>
        <w:pStyle w:val="BodyText"/>
      </w:pPr>
      <w:ins w:id="18395" w:author="PR Preview" w:date="2026-01-01T00:00:00Z">
        <w:r>
          <w:t xml:space="preserve">The oblique projection</w:t>
        </w:r>
      </w:ins>
      <w:ins w:id="18396"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8397" w:author="PR Preview" w:date="2026-01-01T00:00:00Z">
        <w:r>
          <w:t xml:space="preserve"> </w:t>
        </w:r>
      </w:ins>
      <w:ins w:id="18398" w:author="PR Preview" w:date="2026-01-01T00:00:00Z">
        <w:r>
          <w:t xml:space="preserve">of</w:t>
        </w:r>
      </w:ins>
      <w:ins w:id="18399" w:author="PR Preview" w:date="2026-01-01T00:00:00Z">
        <w:r>
          <w:t xml:space="preserve"> </w:t>
        </w:r>
      </w:ins>
      <w:hyperlink w:anchor="exm-projection-matrix">
        <w:ins w:id="18400" w:author="PR Preview" w:date="2026-01-01T00:00:00Z">
          <w:r>
            <w:rPr>
              <w:rStyle w:val="Hyperlink"/>
            </w:rPr>
            <w:t xml:space="preserve">Example 129</w:t>
          </w:r>
        </w:ins>
      </w:hyperlink>
      <w:ins w:id="18401" w:author="PR Preview" w:date="2026-01-01T00:00:00Z">
        <w:r>
          <w:t xml:space="preserve"> </w:t>
        </w:r>
      </w:ins>
      <w:ins w:id="18402" w:author="PR Preview" w:date="2026-01-01T00:00:00Z">
        <w:r>
          <w:t xml:space="preserve">also maps every vector into the horizontal axis.</w:t>
        </w:r>
      </w:ins>
      <w:ins w:id="18403" w:author="PR Preview" w:date="2026-01-01T00:00:00Z">
        <w:r>
          <w:t xml:space="preserve"> </w:t>
        </w:r>
      </w:ins>
      <w:ins w:id="18404" w:author="PR Preview" w:date="2026-01-01T00:00:00Z">
        <w:r>
          <w:t xml:space="preserve">It sends</w:t>
        </w:r>
      </w:ins>
      <w:ins w:id="18405" w:author="PR Preview" w:date="2026-01-01T00:00:00Z">
        <w:r>
          <w:t xml:space="preserve"> </w:t>
        </w:r>
      </w:ins>
      <m:oMath>
        <m:r>
          <m:rPr>
            <m:sty m:val="p"/>
          </m:rPr>
          <m:t>(</m:t>
        </m:r>
        <m:r>
          <m:t>0</m:t>
        </m:r>
        <m:r>
          <m:rPr>
            <m:sty m:val="p"/>
          </m:rPr>
          <m:t>,</m:t>
        </m:r>
        <m:r>
          <m:t>1</m:t>
        </m:r>
        <m:r>
          <m:rPr>
            <m:sty m:val="p"/>
          </m:rPr>
          <m:t>)</m:t>
        </m:r>
      </m:oMath>
      <w:ins w:id="18406" w:author="PR Preview" w:date="2026-01-01T00:00:00Z">
        <w:r>
          <w:t xml:space="preserve"> </w:t>
        </w:r>
      </w:ins>
      <w:ins w:id="18407" w:author="PR Preview" w:date="2026-01-01T00:00:00Z">
        <w:r>
          <w:t xml:space="preserve">to</w:t>
        </w:r>
      </w:ins>
      <w:ins w:id="18408" w:author="PR Preview" w:date="2026-01-01T00:00:00Z">
        <w:r>
          <w:t xml:space="preserve"> </w:t>
        </w:r>
      </w:ins>
      <m:oMath>
        <m:r>
          <m:rPr>
            <m:sty m:val="p"/>
          </m:rPr>
          <m:t>(</m:t>
        </m:r>
        <m:r>
          <m:t>1</m:t>
        </m:r>
        <m:r>
          <m:rPr>
            <m:sty m:val="p"/>
          </m:rPr>
          <m:t>,</m:t>
        </m:r>
        <m:r>
          <m:t>0</m:t>
        </m:r>
        <m:r>
          <m:rPr>
            <m:sty m:val="p"/>
          </m:rPr>
          <m:t>)</m:t>
        </m:r>
      </m:oMath>
      <w:ins w:id="18409" w:author="PR Preview" w:date="2026-01-01T00:00:00Z">
        <w:r>
          <w:t xml:space="preserve">,</w:t>
        </w:r>
      </w:ins>
      <w:ins w:id="18410" w:author="PR Preview" w:date="2026-01-01T00:00:00Z">
        <w:r>
          <w:t xml:space="preserve"> </w:t>
        </w:r>
      </w:ins>
      <w:ins w:id="18411" w:author="PR Preview" w:date="2026-01-01T00:00:00Z">
        <w:r>
          <w:t xml:space="preserve">but the remainder</w:t>
        </w:r>
      </w:ins>
      <w:ins w:id="18412"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18413" w:author="PR Preview" w:date="2026-01-01T00:00:00Z">
        <w:r>
          <w:t xml:space="preserve"> </w:t>
        </w:r>
      </w:ins>
      <w:ins w:id="18414" w:author="PR Preview" w:date="2026-01-01T00:00:00Z">
        <w:r>
          <w:t xml:space="preserve">is not orthogonal to the axis,</w:t>
        </w:r>
      </w:ins>
      <w:ins w:id="18415" w:author="PR Preview" w:date="2026-01-01T00:00:00Z">
        <w:r>
          <w:t xml:space="preserve"> </w:t>
        </w:r>
      </w:ins>
      <w:ins w:id="18416" w:author="PR Preview" w:date="2026-01-01T00:00:00Z">
        <w:r>
          <w:t xml:space="preserve">so</w:t>
        </w:r>
      </w:ins>
      <w:ins w:id="18417" w:author="PR Preview" w:date="2026-01-01T00:00:00Z">
        <w:r>
          <w:t xml:space="preserve"> </w:t>
        </w:r>
      </w:ins>
      <m:oMath>
        <m:r>
          <m:rPr>
            <m:sty m:val="p"/>
          </m:rPr>
          <m:t>(</m:t>
        </m:r>
        <m:r>
          <m:t>1</m:t>
        </m:r>
        <m:r>
          <m:rPr>
            <m:sty m:val="p"/>
          </m:rPr>
          <m:t>,</m:t>
        </m:r>
        <m:r>
          <m:t>0</m:t>
        </m:r>
        <m:r>
          <m:rPr>
            <m:sty m:val="p"/>
          </m:rPr>
          <m:t>)</m:t>
        </m:r>
      </m:oMath>
      <w:ins w:id="18418" w:author="PR Preview" w:date="2026-01-01T00:00:00Z">
        <w:r>
          <w:t xml:space="preserve"> </w:t>
        </w:r>
      </w:ins>
      <w:ins w:id="18419" w:author="PR Preview" w:date="2026-01-01T00:00:00Z">
        <w:r>
          <w:t xml:space="preserve">is not the orthogonal projection of</w:t>
        </w:r>
      </w:ins>
      <w:ins w:id="18420" w:author="PR Preview" w:date="2026-01-01T00:00:00Z">
        <w:r>
          <w:t xml:space="preserve"> </w:t>
        </w:r>
      </w:ins>
      <m:oMath>
        <m:r>
          <m:rPr>
            <m:sty m:val="p"/>
          </m:rPr>
          <m:t>(</m:t>
        </m:r>
        <m:r>
          <m:t>0</m:t>
        </m:r>
        <m:r>
          <m:rPr>
            <m:sty m:val="p"/>
          </m:rPr>
          <m:t>,</m:t>
        </m:r>
        <m:r>
          <m:t>1</m:t>
        </m:r>
        <m:r>
          <m:rPr>
            <m:sty m:val="p"/>
          </m:rPr>
          <m:t>)</m:t>
        </m:r>
      </m:oMath>
      <w:ins w:id="18421" w:author="PR Preview" w:date="2026-01-01T00:00:00Z">
        <w:r>
          <w:t xml:space="preserve"> </w:t>
        </w:r>
      </w:ins>
      <w:ins w:id="18422" w:author="PR Preview" w:date="2026-01-01T00:00:00Z">
        <w:r>
          <w:t xml:space="preserve">onto the axis,</w:t>
        </w:r>
      </w:ins>
      <w:ins w:id="18423" w:author="PR Preview" w:date="2026-01-01T00:00:00Z">
        <w:r>
          <w:t xml:space="preserve"> </w:t>
        </w:r>
      </w:ins>
      <w:ins w:id="18424" w:author="PR Preview" w:date="2026-01-01T00:00:00Z">
        <w:r>
          <w:t xml:space="preserve">which is</w:t>
        </w:r>
      </w:ins>
      <w:ins w:id="18425"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18426" w:author="PR Preview" w:date="2026-01-01T00:00:00Z">
        <w:r>
          <w:t xml:space="preserve">.</w:t>
        </w:r>
      </w:ins>
    </w:p>
    <w:bookmarkEnd w:id="526"/>
    <w:bookmarkStart w:id="527" w:name="thm-hat-matrix-projects"/>
    <w:p>
      <w:pPr>
        <w:pStyle w:val="BodyText"/>
      </w:pPr>
      <w:ins w:id="18427" w:author="PR Preview" w:date="2026-01-01T00:00:00Z">
        <w:r>
          <w:rPr>
            <w:b/>
            <w:bCs/>
          </w:rPr>
          <w:t xml:space="preserve">Theorem 87 (The hat matrix projects onto the column space of the design matrix)</w:t>
        </w:r>
      </w:ins>
      <w:ins w:id="18428" w:author="PR Preview" w:date="2026-01-01T00:00:00Z">
        <w:r>
          <w:t xml:space="preserve"> </w:t>
        </w:r>
      </w:ins>
      <w:ins w:id="18429" w:author="PR Preview" w:date="2026-01-01T00:00:00Z">
        <w:r>
          <w:t xml:space="preserve">If</w:t>
        </w:r>
      </w:ins>
      <w:ins w:id="18430" w:author="PR Preview" w:date="2026-01-01T00:00:00Z">
        <w:r>
          <w:t xml:space="preserve"> </w:t>
        </w:r>
      </w:ins>
      <m:oMath>
        <m:r>
          <m:rPr>
            <m:sty m:val="bi"/>
          </m:rPr>
          <m:t>X</m:t>
        </m:r>
      </m:oMath>
      <w:ins w:id="18431" w:author="PR Preview" w:date="2026-01-01T00:00:00Z">
        <w:r>
          <w:t xml:space="preserve"> </w:t>
        </w:r>
      </w:ins>
      <w:ins w:id="18432" w:author="PR Preview" w:date="2026-01-01T00:00:00Z">
        <w:r>
          <w:t xml:space="preserve">is an</w:t>
        </w:r>
      </w:ins>
      <w:ins w:id="18433" w:author="PR Preview" w:date="2026-01-01T00:00:00Z">
        <w:r>
          <w:t xml:space="preserve"> </w:t>
        </w:r>
      </w:ins>
      <m:oMath>
        <m:r>
          <m:t>n</m:t>
        </m:r>
        <m:r>
          <m:rPr>
            <m:sty m:val="p"/>
          </m:rPr>
          <m:t>×</m:t>
        </m:r>
        <m:r>
          <m:t>p</m:t>
        </m:r>
      </m:oMath>
      <w:ins w:id="18434" w:author="PR Preview" w:date="2026-01-01T00:00:00Z">
        <w:r>
          <w:t xml:space="preserve"> </w:t>
        </w:r>
      </w:ins>
      <w:ins w:id="18435" w:author="PR Preview" w:date="2026-01-01T00:00:00Z">
        <w:r>
          <w:t xml:space="preserve">design matrix with</w:t>
        </w:r>
      </w:ins>
      <w:ins w:id="18436" w:author="PR Preview" w:date="2026-01-01T00:00:00Z">
        <w:r>
          <w:t xml:space="preserve"> </w:t>
        </w:r>
      </w:ins>
      <m:oMath>
        <m:r>
          <m:rPr>
            <m:sty m:val="p"/>
          </m:rPr>
          <m:t>rank</m:t>
        </m:r>
        <m:r>
          <m:rPr>
            <m:sty m:val="p"/>
          </m:rPr>
          <m:t>(</m:t>
        </m:r>
        <m:r>
          <m:rPr>
            <m:sty m:val="bi"/>
          </m:rPr>
          <m:t>X</m:t>
        </m:r>
        <m:r>
          <m:rPr>
            <m:sty m:val="p"/>
          </m:rPr>
          <m:t>)</m:t>
        </m:r>
        <m:r>
          <m:rPr>
            <m:sty m:val="p"/>
          </m:rPr>
          <m:t>=</m:t>
        </m:r>
        <m:r>
          <m:t>p</m:t>
        </m:r>
      </m:oMath>
      <w:ins w:id="18437" w:author="PR Preview" w:date="2026-01-01T00:00:00Z">
        <w:r>
          <w:t xml:space="preserve">,</w:t>
        </w:r>
      </w:ins>
      <w:ins w:id="18438" w:author="PR Preview" w:date="2026-01-01T00:00:00Z">
        <w:r>
          <w:t xml:space="preserve"> </w:t>
        </w:r>
      </w:ins>
      <w:ins w:id="18439" w:author="PR Preview" w:date="2026-01-01T00:00:00Z">
        <w:r>
          <w:t xml:space="preserve">then for every</w:t>
        </w:r>
      </w:ins>
      <w:ins w:id="18440" w:author="PR Preview" w:date="2026-01-01T00:00:00Z">
        <w:r>
          <w:t xml:space="preserve"> </w:t>
        </w:r>
      </w:ins>
      <m:oMath>
        <m:acc>
          <m:accPr>
            <m:chr m:val="̃"/>
          </m:accPr>
          <m:e>
            <m:r>
              <m:t>y</m:t>
            </m:r>
          </m:e>
        </m:acc>
        <m:r>
          <m:rPr>
            <m:sty m:val="p"/>
          </m:rPr>
          <m:t>∈</m:t>
        </m:r>
        <m:sSup>
          <m:e>
            <m:r>
              <m:rPr>
                <m:scr m:val="double-struck"/>
                <m:sty m:val="p"/>
              </m:rPr>
              <m:t>R</m:t>
            </m:r>
          </m:e>
          <m:sup>
            <m:r>
              <m:t>n</m:t>
            </m:r>
          </m:sup>
        </m:sSup>
      </m:oMath>
      <w:ins w:id="18441" w:author="PR Preview" w:date="2026-01-01T00:00:00Z">
        <w:r>
          <w:t xml:space="preserve">,</w:t>
        </w:r>
      </w:ins>
      <w:ins w:id="18442" w:author="PR Preview" w:date="2026-01-01T00:00:00Z">
        <w:r>
          <w:t xml:space="preserve"> </w:t>
        </w:r>
      </w:ins>
      <m:oMath>
        <m:r>
          <m:rPr>
            <m:sty m:val="bi"/>
          </m:rPr>
          <m:t>H</m:t>
        </m:r>
        <m:acc>
          <m:accPr>
            <m:chr m:val="̃"/>
          </m:accPr>
          <m:e>
            <m:r>
              <m:t>y</m:t>
            </m:r>
          </m:e>
        </m:acc>
      </m:oMath>
      <w:ins w:id="18443" w:author="PR Preview" w:date="2026-01-01T00:00:00Z">
        <w:r>
          <w:t xml:space="preserve"> </w:t>
        </w:r>
      </w:ins>
      <w:ins w:id="18444" w:author="PR Preview" w:date="2026-01-01T00:00:00Z">
        <w:r>
          <w:t xml:space="preserve">(</w:t>
        </w:r>
      </w:ins>
      <w:hyperlink w:anchor="def-hat-matrix">
        <w:ins w:id="18445" w:author="PR Preview" w:date="2026-01-01T00:00:00Z">
          <w:r>
            <w:rPr>
              <w:rStyle w:val="Hyperlink"/>
            </w:rPr>
            <w:t xml:space="preserve">Definition 95</w:t>
          </w:r>
        </w:ins>
      </w:hyperlink>
      <w:ins w:id="18446" w:author="PR Preview" w:date="2026-01-01T00:00:00Z">
        <w:r>
          <w:t xml:space="preserve">) is the orthogonal projection of</w:t>
        </w:r>
      </w:ins>
      <w:ins w:id="18447" w:author="PR Preview" w:date="2026-01-01T00:00:00Z">
        <w:r>
          <w:t xml:space="preserve"> </w:t>
        </w:r>
      </w:ins>
      <m:oMath>
        <m:acc>
          <m:accPr>
            <m:chr m:val="̃"/>
          </m:accPr>
          <m:e>
            <m:r>
              <m:t>y</m:t>
            </m:r>
          </m:e>
        </m:acc>
      </m:oMath>
      <w:ins w:id="18448" w:author="PR Preview" w:date="2026-01-01T00:00:00Z">
        <w:r>
          <w:t xml:space="preserve"> </w:t>
        </w:r>
      </w:ins>
      <w:ins w:id="18449" w:author="PR Preview" w:date="2026-01-01T00:00:00Z">
        <w:r>
          <w:t xml:space="preserve">onto</w:t>
        </w:r>
      </w:ins>
      <w:ins w:id="18450" w:author="PR Preview" w:date="2026-01-01T00:00:00Z">
        <w:r>
          <w:t xml:space="preserve"> </w:t>
        </w:r>
      </w:ins>
      <m:oMath>
        <m:r>
          <m:rPr>
            <m:scr m:val="script"/>
            <m:sty m:val="p"/>
          </m:rPr>
          <m:t>C</m:t>
        </m:r>
        <m:r>
          <m:rPr>
            <m:sty m:val="p"/>
          </m:rPr>
          <m:t>(</m:t>
        </m:r>
        <m:r>
          <m:rPr>
            <m:sty m:val="bi"/>
          </m:rPr>
          <m:t>X</m:t>
        </m:r>
        <m:r>
          <m:rPr>
            <m:sty m:val="p"/>
          </m:rPr>
          <m:t>)</m:t>
        </m:r>
      </m:oMath>
      <w:ins w:id="18451" w:author="PR Preview" w:date="2026-01-01T00:00:00Z">
        <w:r>
          <w:t xml:space="preserve">.</w:t>
        </w:r>
      </w:ins>
      <w:ins w:id="18452" w:author="PR Preview" w:date="2026-01-01T00:00:00Z">
        <w:r>
          <w:t xml:space="preserve"> </w:t>
        </w:r>
      </w:ins>
      <w:ins w:id="18453" w:author="PR Preview" w:date="2026-01-01T00:00:00Z">
        <w:r>
          <w:t xml:space="preserve">So</w:t>
        </w:r>
      </w:ins>
      <w:ins w:id="18454"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18455" w:author="PR Preview" w:date="2026-01-01T00:00:00Z">
        <w:r>
          <w:t xml:space="preserve"> </w:t>
        </w:r>
      </w:ins>
      <w:ins w:id="18456" w:author="PR Preview" w:date="2026-01-01T00:00:00Z">
        <w:r>
          <w:t xml:space="preserve">for any</w:t>
        </w:r>
      </w:ins>
      <w:ins w:id="18457" w:author="PR Preview" w:date="2026-01-01T00:00:00Z">
        <w:r>
          <w:t xml:space="preserve"> </w:t>
        </w:r>
      </w:ins>
      <m:oMath>
        <m:r>
          <m:t>n</m:t>
        </m:r>
        <m:r>
          <m:rPr>
            <m:sty m:val="p"/>
          </m:rPr>
          <m:t>×</m:t>
        </m:r>
        <m:r>
          <m:t>p</m:t>
        </m:r>
      </m:oMath>
      <w:ins w:id="18458" w:author="PR Preview" w:date="2026-01-01T00:00:00Z">
        <w:r>
          <w:t xml:space="preserve"> </w:t>
        </w:r>
      </w:ins>
      <w:ins w:id="18459" w:author="PR Preview" w:date="2026-01-01T00:00:00Z">
        <w:r>
          <w:t xml:space="preserve">matrix</w:t>
        </w:r>
      </w:ins>
      <w:ins w:id="18460" w:author="PR Preview" w:date="2026-01-01T00:00:00Z">
        <w:r>
          <w:t xml:space="preserve"> </w:t>
        </w:r>
      </w:ins>
      <m:oMath>
        <m:r>
          <m:rPr>
            <m:sty m:val="bi"/>
          </m:rPr>
          <m:t>Q</m:t>
        </m:r>
      </m:oMath>
      <w:ins w:id="18461" w:author="PR Preview" w:date="2026-01-01T00:00:00Z">
        <w:r>
          <w:t xml:space="preserve"> </w:t>
        </w:r>
      </w:ins>
      <w:ins w:id="18462" w:author="PR Preview" w:date="2026-01-01T00:00:00Z">
        <w:r>
          <w:t xml:space="preserve">whose columns are an orthonormal basis of</w:t>
        </w:r>
      </w:ins>
      <w:ins w:id="18463" w:author="PR Preview" w:date="2026-01-01T00:00:00Z">
        <w:r>
          <w:t xml:space="preserve"> </w:t>
        </w:r>
      </w:ins>
      <m:oMath>
        <m:r>
          <m:rPr>
            <m:scr m:val="script"/>
            <m:sty m:val="p"/>
          </m:rPr>
          <m:t>C</m:t>
        </m:r>
        <m:r>
          <m:rPr>
            <m:sty m:val="p"/>
          </m:rPr>
          <m:t>(</m:t>
        </m:r>
        <m:r>
          <m:rPr>
            <m:sty m:val="bi"/>
          </m:rPr>
          <m:t>X</m:t>
        </m:r>
        <m:r>
          <m:rPr>
            <m:sty m:val="p"/>
          </m:rPr>
          <m:t>)</m:t>
        </m:r>
      </m:oMath>
      <w:ins w:id="18464" w:author="PR Preview" w:date="2026-01-01T00:00:00Z">
        <w:r>
          <w:t xml:space="preserve">.</w:t>
        </w:r>
      </w:ins>
    </w:p>
    <w:bookmarkEnd w:id="527"/>
    <w:p>
      <w:pPr>
        <w:pStyle w:val="BodyText"/>
      </w:pPr>
      <w:ins w:id="18465" w:author="PR Preview" w:date="2026-01-01T00:00:00Z">
        <w:r>
          <w:rPr>
            <w:i/>
            <w:iCs/>
          </w:rPr>
          <w:t xml:space="preserve">Proof</w:t>
        </w:r>
      </w:ins>
      <w:ins w:id="18466" w:author="PR Preview" w:date="2026-01-01T00:00:00Z">
        <w:r>
          <w:t xml:space="preserve">. </w:t>
        </w:r>
      </w:ins>
      <m:oMath>
        <m:r>
          <m:rPr>
            <m:sty m:val="bi"/>
          </m:rPr>
          <m:t>H</m:t>
        </m:r>
      </m:oMath>
      <w:ins w:id="18467" w:author="PR Preview" w:date="2026-01-01T00:00:00Z">
        <w:r>
          <w:t xml:space="preserve"> </w:t>
        </w:r>
      </w:ins>
      <w:ins w:id="18468" w:author="PR Preview" w:date="2026-01-01T00:00:00Z">
        <w:r>
          <w:t xml:space="preserve">is an orthogonal projection matrix (</w:t>
        </w:r>
      </w:ins>
      <w:hyperlink w:anchor="thm-hat-matrix">
        <w:ins w:id="18469" w:author="PR Preview" w:date="2026-01-01T00:00:00Z">
          <w:r>
            <w:rPr>
              <w:rStyle w:val="Hyperlink"/>
            </w:rPr>
            <w:t xml:space="preserve">Theorem 83</w:t>
          </w:r>
        </w:ins>
      </w:hyperlink>
      <w:ins w:id="18470" w:author="PR Preview" w:date="2026-01-01T00:00:00Z">
        <w:r>
          <w:t xml:space="preserve">),</w:t>
        </w:r>
      </w:ins>
      <w:ins w:id="18471" w:author="PR Preview" w:date="2026-01-01T00:00:00Z">
        <w:r>
          <w:t xml:space="preserve"> </w:t>
        </w:r>
      </w:ins>
      <w:ins w:id="18472" w:author="PR Preview" w:date="2026-01-01T00:00:00Z">
        <w:r>
          <w:t xml:space="preserve">so</w:t>
        </w:r>
      </w:ins>
      <w:ins w:id="18473" w:author="PR Preview" w:date="2026-01-01T00:00:00Z">
        <w:r>
          <w:t xml:space="preserve"> </w:t>
        </w:r>
      </w:ins>
      <m:oMath>
        <m:r>
          <m:rPr>
            <m:sty m:val="bi"/>
          </m:rPr>
          <m:t>H</m:t>
        </m:r>
        <m:acc>
          <m:accPr>
            <m:chr m:val="̃"/>
          </m:accPr>
          <m:e>
            <m:r>
              <m:t>y</m:t>
            </m:r>
          </m:e>
        </m:acc>
      </m:oMath>
      <w:ins w:id="18474" w:author="PR Preview" w:date="2026-01-01T00:00:00Z">
        <w:r>
          <w:t xml:space="preserve"> </w:t>
        </w:r>
      </w:ins>
      <w:ins w:id="18475" w:author="PR Preview" w:date="2026-01-01T00:00:00Z">
        <w:r>
          <w:t xml:space="preserve">is the orthogonal projection of</w:t>
        </w:r>
      </w:ins>
      <w:ins w:id="18476" w:author="PR Preview" w:date="2026-01-01T00:00:00Z">
        <w:r>
          <w:t xml:space="preserve"> </w:t>
        </w:r>
      </w:ins>
      <m:oMath>
        <m:acc>
          <m:accPr>
            <m:chr m:val="̃"/>
          </m:accPr>
          <m:e>
            <m:r>
              <m:t>y</m:t>
            </m:r>
          </m:e>
        </m:acc>
      </m:oMath>
      <w:ins w:id="18477" w:author="PR Preview" w:date="2026-01-01T00:00:00Z">
        <w:r>
          <w:t xml:space="preserve"> </w:t>
        </w:r>
      </w:ins>
      <w:ins w:id="18478" w:author="PR Preview" w:date="2026-01-01T00:00:00Z">
        <w:r>
          <w:t xml:space="preserve">onto</w:t>
        </w:r>
      </w:ins>
      <w:ins w:id="18479" w:author="PR Preview" w:date="2026-01-01T00:00:00Z">
        <w:r>
          <w:t xml:space="preserve"> </w:t>
        </w:r>
      </w:ins>
      <m:oMath>
        <m:r>
          <m:rPr>
            <m:scr m:val="script"/>
            <m:sty m:val="p"/>
          </m:rPr>
          <m:t>C</m:t>
        </m:r>
        <m:r>
          <m:rPr>
            <m:sty m:val="p"/>
          </m:rPr>
          <m:t>(</m:t>
        </m:r>
        <m:r>
          <m:rPr>
            <m:sty m:val="bi"/>
          </m:rPr>
          <m:t>H</m:t>
        </m:r>
        <m:r>
          <m:rPr>
            <m:sty m:val="p"/>
          </m:rPr>
          <m:t>)</m:t>
        </m:r>
      </m:oMath>
      <w:ins w:id="18480" w:author="PR Preview" w:date="2026-01-01T00:00:00Z">
        <w:r>
          <w:t xml:space="preserve"> </w:t>
        </w:r>
      </w:ins>
      <w:ins w:id="18481" w:author="PR Preview" w:date="2026-01-01T00:00:00Z">
        <w:r>
          <w:t xml:space="preserve">(</w:t>
        </w:r>
      </w:ins>
      <w:hyperlink w:anchor="thm-projection-matrix-projects">
        <w:ins w:id="18482" w:author="PR Preview" w:date="2026-01-01T00:00:00Z">
          <w:r>
            <w:rPr>
              <w:rStyle w:val="Hyperlink"/>
            </w:rPr>
            <w:t xml:space="preserve">Theorem 86</w:t>
          </w:r>
        </w:ins>
      </w:hyperlink>
      <w:ins w:id="18483" w:author="PR Preview" w:date="2026-01-01T00:00:00Z">
        <w:r>
          <w:t xml:space="preserve">, part 1).</w:t>
        </w:r>
      </w:ins>
      <w:ins w:id="18484" w:author="PR Preview" w:date="2026-01-01T00:00:00Z">
        <w:r>
          <w:t xml:space="preserve"> </w:t>
        </w:r>
      </w:ins>
      <w:ins w:id="18485" w:author="PR Preview" w:date="2026-01-01T00:00:00Z">
        <w:r>
          <w:t xml:space="preserve">It remains to show</w:t>
        </w:r>
      </w:ins>
      <w:ins w:id="18486"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18487"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95</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del w:id="18488" w:author="PR Preview" w:date="2026-01-01T00:00:00Z">
        <w:r>
          <w:delText xml:space="preserve"> </w:delText>
        </w:r>
      </w:del>
      <w:del w:id="18489" w:author="PR Preview" w:date="2026-01-01T00:00:00Z">
        <w:r>
          <w:delText xml:space="preserve">has dimension</w:delText>
        </w:r>
      </w:del>
      <w:del w:id="18490" w:author="PR Preview" w:date="2026-01-01T00:00:00Z">
        <w:r>
          <w:delText xml:space="preserve"> </w:delText>
        </w:r>
      </w:del>
      <m:oMath>
        <m:r>
          <m:t>p</m:t>
        </m:r>
        <m:r>
          <m:rPr>
            <m:sty m:val="p"/>
          </m:rPr>
          <m:t>≥</m:t>
        </m:r>
        <m:r>
          <m:t>1</m:t>
        </m:r>
      </m:oMath>
      <w:del w:id="18491" w:author="PR Preview" w:date="2026-01-01T00:00:00Z">
        <w:r>
          <w:delText xml:space="preserve"> </w:delText>
        </w:r>
      </w:del>
      <w:del w:id="18492" w:author="PR Preview" w:date="2026-01-01T00:00:00Z">
        <w:r>
          <w:delText xml:space="preserve">(</w:delText>
        </w:r>
      </w:del>
      <w:hyperlink w:anchor="thm-rank-dim">
        <w:del w:id="18493" w:author="PR Preview" w:date="2026-01-01T00:00:00Z">
          <w:r>
            <w:rPr>
              <w:rStyle w:val="Hyperlink"/>
            </w:rPr>
            <w:delText xml:space="preserve">Theorem 35</w:delText>
          </w:r>
        </w:del>
      </w:hyperlink>
      <w:del w:id="18494" w:author="PR Preview" w:date="2026-01-01T00:00:00Z">
        <w:r>
          <w:delText xml:space="preserve">),</w:delText>
        </w:r>
      </w:del>
      <w:del w:id="18495" w:author="PR Preview" w:date="2026-01-01T00:00:00Z">
        <w:r>
          <w:delText xml:space="preserve"> </w:delText>
        </w:r>
      </w:del>
      <w:del w:id="18496" w:author="PR Preview" w:date="2026-01-01T00:00:00Z">
        <w:r>
          <w:delText xml:space="preserve">so an orthonormal basis of it has</w:delText>
        </w:r>
      </w:del>
      <w:del w:id="18497" w:author="PR Preview" w:date="2026-01-01T00:00:00Z">
        <w:r>
          <w:delText xml:space="preserve"> </w:delText>
        </w:r>
      </w:del>
      <m:oMath>
        <m:r>
          <m:t>p</m:t>
        </m:r>
      </m:oMath>
      <w:del w:id="18498" w:author="PR Preview" w:date="2026-01-01T00:00:00Z">
        <w:r>
          <w:delText xml:space="preserve"> </w:delText>
        </w:r>
      </w:del>
      <w:del w:id="18499" w:author="PR Preview" w:date="2026-01-01T00:00:00Z">
        <w:r>
          <w:delText xml:space="preserve">vectors (</w:delText>
        </w:r>
      </w:del>
      <w:hyperlink w:anchor="def-dimension">
        <w:del w:id="18500" w:author="PR Preview" w:date="2026-01-01T00:00:00Z">
          <w:r>
            <w:rPr>
              <w:rStyle w:val="Hyperlink"/>
            </w:rPr>
            <w:delText xml:space="preserve">Definition 44</w:delText>
          </w:r>
        </w:del>
      </w:hyperlink>
      <w:del w:id="18501" w:author="PR Preview" w:date="2026-01-01T00:00:00Z">
        <w:r>
          <w:delText xml:space="preserve">),</w:delText>
        </w:r>
      </w:del>
      <w:del w:id="18502" w:author="PR Preview" w:date="2026-01-01T00:00:00Z">
        <w:r>
          <w:delText xml:space="preserve"> </w:delText>
        </w:r>
      </w:del>
      <w:del w:id="18503" w:author="PR Preview" w:date="2026-01-01T00:00:00Z">
        <w:r>
          <w:delText xml:space="preserve">and</w:delText>
        </w:r>
      </w:del>
      <w:del w:id="18504" w:author="PR Preview" w:date="2026-01-01T00:00:00Z">
        <w:r>
          <w:delText xml:space="preserve"> </w:delText>
        </w:r>
      </w:del>
      <m:oMath>
        <m:r>
          <m:rPr>
            <m:sty m:val="bi"/>
          </m:rPr>
          <m:t>Q</m:t>
        </m:r>
        <m:sSup>
          <m:e>
            <m:r>
              <m:rPr>
                <m:sty m:val="bi"/>
              </m:rPr>
              <m:t>Q</m:t>
            </m:r>
          </m:e>
          <m:sup>
            <m:r>
              <m:rPr>
                <m:sty m:val="p"/>
              </m:rPr>
              <m:t>⊤</m:t>
            </m:r>
          </m:sup>
        </m:sSup>
      </m:oMath>
      <w:del w:id="18505" w:author="PR Preview" w:date="2026-01-01T00:00:00Z">
        <w:r>
          <w:delText xml:space="preserve"> </w:delText>
        </w:r>
      </w:del>
      <w:del w:id="18506" w:author="PR Preview" w:date="2026-01-01T00:00:00Z">
        <w:r>
          <w:delText xml:space="preserve">also gives the orthogonal projection onto</w:delText>
        </w:r>
      </w:del>
      <w:del w:id="18507" w:author="PR Preview" w:date="2026-01-01T00:00:00Z">
        <w:r>
          <w:delText xml:space="preserve"> </w:delText>
        </w:r>
      </w:del>
      <m:oMath>
        <m:r>
          <m:rPr>
            <m:scr m:val="script"/>
            <m:sty m:val="p"/>
          </m:rPr>
          <m:t>C</m:t>
        </m:r>
        <m:r>
          <m:rPr>
            <m:sty m:val="p"/>
          </m:rPr>
          <m:t>(</m:t>
        </m:r>
        <m:r>
          <m:rPr>
            <m:sty m:val="bi"/>
          </m:rPr>
          <m:t>X</m:t>
        </m:r>
        <m:r>
          <m:rPr>
            <m:sty m:val="p"/>
          </m:rPr>
          <m:t>)</m:t>
        </m:r>
      </m:oMath>
      <w:del w:id="18508" w:author="PR Preview" w:date="2026-01-01T00:00:00Z">
        <w:r>
          <w:delText xml:space="preserve"> </w:delText>
        </w:r>
      </w:del>
      <w:del w:id="18509" w:author="PR Preview" w:date="2026-01-01T00:00:00Z">
        <w:r>
          <w:delText xml:space="preserve">(</w:delText>
        </w:r>
      </w:del>
      <w:hyperlink w:anchor="thm-projector-onb">
        <w:del w:id="18510" w:author="PR Preview" w:date="2026-01-01T00:00:00Z">
          <w:r>
            <w:rPr>
              <w:rStyle w:val="Hyperlink"/>
            </w:rPr>
            <w:delText xml:space="preserve">Theorem 84</w:delText>
          </w:r>
        </w:del>
      </w:hyperlink>
      <w:del w:id="18511" w:author="PR Preview" w:date="2026-01-01T00:00:00Z">
        <w:r>
          <w:delText xml:space="preserve">, with</w:delText>
        </w:r>
      </w:del>
      <w:del w:id="18512" w:author="PR Preview" w:date="2026-01-01T00:00:00Z">
        <w:r>
          <w:delText xml:space="preserve"> </w:delText>
        </w:r>
      </w:del>
      <m:oMath>
        <m:r>
          <m:t>n</m:t>
        </m:r>
      </m:oMath>
      <w:del w:id="18513" w:author="PR Preview" w:date="2026-01-01T00:00:00Z">
        <w:r>
          <w:delText xml:space="preserve"> </w:delText>
        </w:r>
      </w:del>
      <w:del w:id="18514" w:author="PR Preview" w:date="2026-01-01T00:00:00Z">
        <w:r>
          <w:delText xml:space="preserve">in place of</w:delText>
        </w:r>
      </w:del>
      <w:del w:id="18515" w:author="PR Preview" w:date="2026-01-01T00:00:00Z">
        <w:r>
          <w:delText xml:space="preserve"> </w:delText>
        </w:r>
      </w:del>
      <m:oMath>
        <m:r>
          <m:t>p</m:t>
        </m:r>
      </m:oMath>
      <w:del w:id="18516" w:author="PR Preview" w:date="2026-01-01T00:00:00Z">
        <w:r>
          <w:delText xml:space="preserve"> </w:delText>
        </w:r>
      </w:del>
      <w:del w:id="18517" w:author="PR Preview" w:date="2026-01-01T00:00:00Z">
        <w:r>
          <w:delText xml:space="preserve">and</w:delText>
        </w:r>
      </w:del>
      <w:del w:id="18518" w:author="PR Preview" w:date="2026-01-01T00:00:00Z">
        <w:r>
          <w:delText xml:space="preserve"> </w:delText>
        </w:r>
      </w:del>
      <m:oMath>
        <m:r>
          <m:t>r</m:t>
        </m:r>
        <m:r>
          <m:rPr>
            <m:sty m:val="p"/>
          </m:rPr>
          <m:t>=</m:t>
        </m:r>
        <m:r>
          <m:t>p</m:t>
        </m:r>
      </m:oMath>
      <w:del w:id="18519" w:author="PR Preview" w:date="2026-01-01T00:00:00Z">
        <w:r>
          <w:delText xml:space="preserve">).</w:delText>
        </w:r>
      </w:del>
      <w:del w:id="18520" w:author="PR Preview" w:date="2026-01-01T00:00:00Z">
        <w:r>
          <w:delText xml:space="preserve"> </w:delText>
        </w:r>
      </w:del>
      <w:del w:id="18521" w:author="PR Preview" w:date="2026-01-01T00:00:00Z">
        <w:r>
          <w:delText xml:space="preserve">By</w:delText>
        </w:r>
      </w:del>
      <w:del w:id="18522" w:author="PR Preview" w:date="2026-01-01T00:00:00Z">
        <w:r>
          <w:delText xml:space="preserve"> </w:delText>
        </w:r>
      </w:del>
      <w:hyperlink w:anchor="thm-projection-matrix-projects">
        <w:del w:id="18523" w:author="PR Preview" w:date="2026-01-01T00:00:00Z">
          <w:r>
            <w:rPr>
              <w:rStyle w:val="Hyperlink"/>
            </w:rPr>
            <w:delText xml:space="preserve">Theorem 85</w:delText>
          </w:r>
        </w:del>
      </w:hyperlink>
      <w:del w:id="18524" w:author="PR Preview" w:date="2026-01-01T00:00:00Z">
        <w:r>
          <w:delText xml:space="preserve">, part 2,</w:delText>
        </w:r>
      </w:del>
      <w:del w:id="18525"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18526" w:author="PR Preview" w:date="2026-01-01T00:00:00Z">
        <w:r>
          <w:delText xml:space="preserve">.</w:delText>
        </w:r>
      </w:del>
    </w:p>
    <w:p>
      <w:pPr>
        <w:pStyle w:val="BodyText"/>
      </w:pPr>
      <w:del w:id="18527" w:author="PR Preview" w:date="2026-01-01T00:00:00Z">
        <w:r>
          <w:rPr>
            <w:b/>
            <w:bCs/>
          </w:rPr>
          <w:delText xml:space="preserve">Example 160 (The intercept-only hat matrix, from an orthonormal basis)</w:delText>
        </w:r>
      </w:del>
      <w:del w:id="18528" w:author="PR Preview" w:date="2026-01-01T00:00:00Z">
        <w:r>
          <w:delText xml:space="preserve"> </w:delText>
        </w:r>
      </w:del>
      <w:del w:id="18529" w:author="PR Preview" w:date="2026-01-01T00:00:00Z">
        <w:r>
          <w:delText xml:space="preserve">For the intercept-only design</w:delText>
        </w:r>
      </w:del>
      <w:del w:id="1853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8531" w:author="PR Preview" w:date="2026-01-01T00:00:00Z">
        <w:r>
          <w:delText xml:space="preserve"> </w:delText>
        </w:r>
      </w:del>
      <w:del w:id="18532" w:author="PR Preview" w:date="2026-01-01T00:00:00Z">
        <w:r>
          <w:delText xml:space="preserve">of</w:delText>
        </w:r>
      </w:del>
      <w:del w:id="18533" w:author="PR Preview" w:date="2026-01-01T00:00:00Z">
        <w:r>
          <w:delText xml:space="preserve"> </w:delText>
        </w:r>
      </w:del>
      <w:hyperlink w:anchor="exm-hat-matrix">
        <w:del w:id="18534" w:author="PR Preview" w:date="2026-01-01T00:00:00Z">
          <w:r>
            <w:rPr>
              <w:rStyle w:val="Hyperlink"/>
            </w:rPr>
            <w:delText xml:space="preserve">Example 153</w:delText>
          </w:r>
        </w:del>
      </w:hyperlink>
      <w:del w:id="18535" w:author="PR Preview" w:date="2026-01-01T00:00:00Z">
        <w:r>
          <w:delText xml:space="preserve">,</w:delText>
        </w:r>
      </w:del>
      <w:del w:id="18536"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18537" w:author="PR Preview" w:date="2026-01-01T00:00:00Z">
        <w:r>
          <w:delText xml:space="preserve">,</w:delText>
        </w:r>
      </w:del>
      <w:del w:id="18538" w:author="PR Preview" w:date="2026-01-01T00:00:00Z">
        <w:r>
          <w:delText xml:space="preserve"> </w:delText>
        </w:r>
      </w:del>
      <w:del w:id="18539" w:author="PR Preview" w:date="2026-01-01T00:00:00Z">
        <w:r>
          <w:delText xml:space="preserve">with orthonormal basis</w:delText>
        </w:r>
      </w:del>
      <w:del w:id="18540"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del w:id="18541" w:author="PR Preview" w:date="2026-01-01T00:00:00Z">
        <w:r>
          <w:delText xml:space="preserve">,</w:delText>
        </w:r>
      </w:del>
      <w:del w:id="18542" w:author="PR Preview" w:date="2026-01-01T00:00:00Z">
        <w:r>
          <w:delText xml:space="preserve"> </w:delText>
        </w:r>
      </w:del>
      <w:del w:id="18543" w:author="PR Preview" w:date="2026-01-01T00:00:00Z">
        <w:r>
          <w:delText xml:space="preserve">since</w:delText>
        </w:r>
      </w:del>
    </w:p>
    <w:p>
      <w:pPr>
        <w:pStyle w:val="BodyText"/>
      </w:pPr>
      <m:oMath>
        <m:r>
          <m:rPr>
            <m:scr m:val="script"/>
            <m:sty m:val="p"/>
          </m:rPr>
          <m:t>C</m:t>
        </m:r>
        <m:r>
          <m:rPr>
            <m:sty m:val="p"/>
          </m:rPr>
          <m:t>(</m:t>
        </m:r>
        <m:r>
          <m:rPr>
            <m:sty m:val="bi"/>
          </m:rPr>
          <m:t>X</m:t>
        </m:r>
        <m:r>
          <m:rPr>
            <m:sty m:val="p"/>
          </m:rPr>
          <m:t>)</m:t>
        </m:r>
      </m:oMath>
      <w:ins w:id="18544" w:author="PR Preview" w:date="2026-01-01T00:00:00Z">
        <w:r>
          <w:t xml:space="preserve"> </w:t>
        </w:r>
      </w:ins>
      <w:ins w:id="18545" w:author="PR Preview" w:date="2026-01-01T00:00:00Z">
        <w:r>
          <w:t xml:space="preserve">has dimension</w:t>
        </w:r>
      </w:ins>
      <w:ins w:id="18546" w:author="PR Preview" w:date="2026-01-01T00:00:00Z">
        <w:r>
          <w:t xml:space="preserve"> </w:t>
        </w:r>
      </w:ins>
      <m:oMath>
        <m:r>
          <m:t>p</m:t>
        </m:r>
        <m:r>
          <m:rPr>
            <m:sty m:val="p"/>
          </m:rPr>
          <m:t>≥</m:t>
        </m:r>
        <m:r>
          <m:t>1</m:t>
        </m:r>
      </m:oMath>
      <w:ins w:id="18547" w:author="PR Preview" w:date="2026-01-01T00:00:00Z">
        <w:r>
          <w:t xml:space="preserve"> </w:t>
        </w:r>
      </w:ins>
      <w:ins w:id="18548" w:author="PR Preview" w:date="2026-01-01T00:00:00Z">
        <w:r>
          <w:t xml:space="preserve">(</w:t>
        </w:r>
      </w:ins>
      <w:hyperlink w:anchor="thm-rank-dim">
        <w:ins w:id="18549" w:author="PR Preview" w:date="2026-01-01T00:00:00Z">
          <w:r>
            <w:rPr>
              <w:rStyle w:val="Hyperlink"/>
            </w:rPr>
            <w:t xml:space="preserve">Theorem 36</w:t>
          </w:r>
        </w:ins>
      </w:hyperlink>
      <w:ins w:id="18550" w:author="PR Preview" w:date="2026-01-01T00:00:00Z">
        <w:r>
          <w:t xml:space="preserve">),</w:t>
        </w:r>
      </w:ins>
      <w:ins w:id="18551" w:author="PR Preview" w:date="2026-01-01T00:00:00Z">
        <w:r>
          <w:t xml:space="preserve"> </w:t>
        </w:r>
      </w:ins>
      <w:ins w:id="18552" w:author="PR Preview" w:date="2026-01-01T00:00:00Z">
        <w:r>
          <w:t xml:space="preserve">so an orthonormal basis of it has</w:t>
        </w:r>
      </w:ins>
      <w:ins w:id="18553" w:author="PR Preview" w:date="2026-01-01T00:00:00Z">
        <w:r>
          <w:t xml:space="preserve"> </w:t>
        </w:r>
      </w:ins>
      <m:oMath>
        <m:r>
          <m:t>p</m:t>
        </m:r>
      </m:oMath>
      <w:ins w:id="18554" w:author="PR Preview" w:date="2026-01-01T00:00:00Z">
        <w:r>
          <w:t xml:space="preserve"> </w:t>
        </w:r>
      </w:ins>
      <w:ins w:id="18555" w:author="PR Preview" w:date="2026-01-01T00:00:00Z">
        <w:r>
          <w:t xml:space="preserve">vectors (</w:t>
        </w:r>
      </w:ins>
      <w:hyperlink w:anchor="def-dimension">
        <w:ins w:id="18556" w:author="PR Preview" w:date="2026-01-01T00:00:00Z">
          <w:r>
            <w:rPr>
              <w:rStyle w:val="Hyperlink"/>
            </w:rPr>
            <w:t xml:space="preserve">Definition 44</w:t>
          </w:r>
        </w:ins>
      </w:hyperlink>
      <w:ins w:id="18557" w:author="PR Preview" w:date="2026-01-01T00:00:00Z">
        <w:r>
          <w:t xml:space="preserve">),</w:t>
        </w:r>
      </w:ins>
      <w:ins w:id="18558" w:author="PR Preview" w:date="2026-01-01T00:00:00Z">
        <w:r>
          <w:t xml:space="preserve"> </w:t>
        </w:r>
      </w:ins>
      <w:ins w:id="18559" w:author="PR Preview" w:date="2026-01-01T00:00:00Z">
        <w:r>
          <w:t xml:space="preserve">and</w:t>
        </w:r>
      </w:ins>
      <w:ins w:id="18560" w:author="PR Preview" w:date="2026-01-01T00:00:00Z">
        <w:r>
          <w:t xml:space="preserve"> </w:t>
        </w:r>
      </w:ins>
      <m:oMath>
        <m:r>
          <m:rPr>
            <m:sty m:val="bi"/>
          </m:rPr>
          <m:t>Q</m:t>
        </m:r>
        <m:sSup>
          <m:e>
            <m:r>
              <m:rPr>
                <m:sty m:val="bi"/>
              </m:rPr>
              <m:t>Q</m:t>
            </m:r>
          </m:e>
          <m:sup>
            <m:r>
              <m:rPr>
                <m:sty m:val="p"/>
              </m:rPr>
              <m:t>⊤</m:t>
            </m:r>
          </m:sup>
        </m:sSup>
      </m:oMath>
      <w:ins w:id="18561" w:author="PR Preview" w:date="2026-01-01T00:00:00Z">
        <w:r>
          <w:t xml:space="preserve"> </w:t>
        </w:r>
      </w:ins>
      <w:ins w:id="18562" w:author="PR Preview" w:date="2026-01-01T00:00:00Z">
        <w:r>
          <w:t xml:space="preserve">also gives the orthogonal projection onto</w:t>
        </w:r>
      </w:ins>
      <w:ins w:id="18563" w:author="PR Preview" w:date="2026-01-01T00:00:00Z">
        <w:r>
          <w:t xml:space="preserve"> </w:t>
        </w:r>
      </w:ins>
      <m:oMath>
        <m:r>
          <m:rPr>
            <m:scr m:val="script"/>
            <m:sty m:val="p"/>
          </m:rPr>
          <m:t>C</m:t>
        </m:r>
        <m:r>
          <m:rPr>
            <m:sty m:val="p"/>
          </m:rPr>
          <m:t>(</m:t>
        </m:r>
        <m:r>
          <m:rPr>
            <m:sty m:val="bi"/>
          </m:rPr>
          <m:t>X</m:t>
        </m:r>
        <m:r>
          <m:rPr>
            <m:sty m:val="p"/>
          </m:rPr>
          <m:t>)</m:t>
        </m:r>
      </m:oMath>
      <w:ins w:id="18564" w:author="PR Preview" w:date="2026-01-01T00:00:00Z">
        <w:r>
          <w:t xml:space="preserve"> </w:t>
        </w:r>
      </w:ins>
      <w:ins w:id="18565" w:author="PR Preview" w:date="2026-01-01T00:00:00Z">
        <w:r>
          <w:t xml:space="preserve">(</w:t>
        </w:r>
      </w:ins>
      <w:hyperlink w:anchor="thm-projector-onb">
        <w:ins w:id="18566" w:author="PR Preview" w:date="2026-01-01T00:00:00Z">
          <w:r>
            <w:rPr>
              <w:rStyle w:val="Hyperlink"/>
            </w:rPr>
            <w:t xml:space="preserve">Theorem 85</w:t>
          </w:r>
        </w:ins>
      </w:hyperlink>
      <w:ins w:id="18567" w:author="PR Preview" w:date="2026-01-01T00:00:00Z">
        <w:r>
          <w:t xml:space="preserve">, with</w:t>
        </w:r>
      </w:ins>
      <w:ins w:id="18568" w:author="PR Preview" w:date="2026-01-01T00:00:00Z">
        <w:r>
          <w:t xml:space="preserve"> </w:t>
        </w:r>
      </w:ins>
      <m:oMath>
        <m:r>
          <m:t>n</m:t>
        </m:r>
      </m:oMath>
      <w:ins w:id="18569" w:author="PR Preview" w:date="2026-01-01T00:00:00Z">
        <w:r>
          <w:t xml:space="preserve"> </w:t>
        </w:r>
      </w:ins>
      <w:ins w:id="18570" w:author="PR Preview" w:date="2026-01-01T00:00:00Z">
        <w:r>
          <w:t xml:space="preserve">in place of</w:t>
        </w:r>
      </w:ins>
      <w:ins w:id="18571" w:author="PR Preview" w:date="2026-01-01T00:00:00Z">
        <w:r>
          <w:t xml:space="preserve"> </w:t>
        </w:r>
      </w:ins>
      <m:oMath>
        <m:r>
          <m:t>p</m:t>
        </m:r>
      </m:oMath>
      <w:ins w:id="18572" w:author="PR Preview" w:date="2026-01-01T00:00:00Z">
        <w:r>
          <w:t xml:space="preserve"> </w:t>
        </w:r>
      </w:ins>
      <w:ins w:id="18573" w:author="PR Preview" w:date="2026-01-01T00:00:00Z">
        <w:r>
          <w:t xml:space="preserve">and</w:t>
        </w:r>
      </w:ins>
      <w:ins w:id="18574" w:author="PR Preview" w:date="2026-01-01T00:00:00Z">
        <w:r>
          <w:t xml:space="preserve"> </w:t>
        </w:r>
      </w:ins>
      <m:oMath>
        <m:r>
          <m:t>r</m:t>
        </m:r>
        <m:r>
          <m:rPr>
            <m:sty m:val="p"/>
          </m:rPr>
          <m:t>=</m:t>
        </m:r>
        <m:r>
          <m:t>p</m:t>
        </m:r>
      </m:oMath>
      <w:ins w:id="18575" w:author="PR Preview" w:date="2026-01-01T00:00:00Z">
        <w:r>
          <w:t xml:space="preserve">).</w:t>
        </w:r>
      </w:ins>
      <w:ins w:id="18576" w:author="PR Preview" w:date="2026-01-01T00:00:00Z">
        <w:r>
          <w:t xml:space="preserve"> </w:t>
        </w:r>
      </w:ins>
      <w:ins w:id="18577" w:author="PR Preview" w:date="2026-01-01T00:00:00Z">
        <w:r>
          <w:t xml:space="preserve">By</w:t>
        </w:r>
      </w:ins>
      <w:ins w:id="18578" w:author="PR Preview" w:date="2026-01-01T00:00:00Z">
        <w:r>
          <w:t xml:space="preserve"> </w:t>
        </w:r>
      </w:ins>
      <w:hyperlink w:anchor="thm-projection-matrix-projects">
        <w:ins w:id="18579" w:author="PR Preview" w:date="2026-01-01T00:00:00Z">
          <w:r>
            <w:rPr>
              <w:rStyle w:val="Hyperlink"/>
            </w:rPr>
            <w:t xml:space="preserve">Theorem 86</w:t>
          </w:r>
        </w:ins>
      </w:hyperlink>
      <w:ins w:id="18580" w:author="PR Preview" w:date="2026-01-01T00:00:00Z">
        <w:r>
          <w:t xml:space="preserve">, part 2,</w:t>
        </w:r>
      </w:ins>
      <w:ins w:id="18581"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18582" w:author="PR Preview" w:date="2026-01-01T00:00:00Z">
        <w:r>
          <w:t xml:space="preserve">.</w:t>
        </w:r>
      </w:ins>
    </w:p>
    <w:bookmarkStart w:id="528" w:name="exm-hat-matrix-projects"/>
    <w:p>
      <w:pPr>
        <w:pStyle w:val="BodyText"/>
      </w:pPr>
      <w:ins w:id="18583" w:author="PR Preview" w:date="2026-01-01T00:00:00Z">
        <w:r>
          <w:rPr>
            <w:b/>
            <w:bCs/>
          </w:rPr>
          <w:t xml:space="preserve">Example 163 (The intercept-only hat matrix, from an orthonormal basis)</w:t>
        </w:r>
      </w:ins>
      <w:ins w:id="18584" w:author="PR Preview" w:date="2026-01-01T00:00:00Z">
        <w:r>
          <w:t xml:space="preserve"> </w:t>
        </w:r>
      </w:ins>
      <w:ins w:id="18585" w:author="PR Preview" w:date="2026-01-01T00:00:00Z">
        <w:r>
          <w:t xml:space="preserve">For the intercept-only design</w:t>
        </w:r>
      </w:ins>
      <w:ins w:id="1858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8587" w:author="PR Preview" w:date="2026-01-01T00:00:00Z">
        <w:r>
          <w:t xml:space="preserve"> </w:t>
        </w:r>
      </w:ins>
      <w:ins w:id="18588" w:author="PR Preview" w:date="2026-01-01T00:00:00Z">
        <w:r>
          <w:t xml:space="preserve">of</w:t>
        </w:r>
      </w:ins>
      <w:ins w:id="18589" w:author="PR Preview" w:date="2026-01-01T00:00:00Z">
        <w:r>
          <w:t xml:space="preserve"> </w:t>
        </w:r>
      </w:ins>
      <w:hyperlink w:anchor="exm-hat-matrix">
        <w:ins w:id="18590" w:author="PR Preview" w:date="2026-01-01T00:00:00Z">
          <w:r>
            <w:rPr>
              <w:rStyle w:val="Hyperlink"/>
            </w:rPr>
            <w:t xml:space="preserve">Example 156</w:t>
          </w:r>
        </w:ins>
      </w:hyperlink>
      <w:ins w:id="18591" w:author="PR Preview" w:date="2026-01-01T00:00:00Z">
        <w:r>
          <w:t xml:space="preserve">,</w:t>
        </w:r>
      </w:ins>
      <w:ins w:id="18592"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18593" w:author="PR Preview" w:date="2026-01-01T00:00:00Z">
        <w:r>
          <w:t xml:space="preserve">,</w:t>
        </w:r>
      </w:ins>
      <w:ins w:id="18594" w:author="PR Preview" w:date="2026-01-01T00:00:00Z">
        <w:r>
          <w:t xml:space="preserve"> </w:t>
        </w:r>
      </w:ins>
      <w:ins w:id="18595" w:author="PR Preview" w:date="2026-01-01T00:00:00Z">
        <w:r>
          <w:t xml:space="preserve">with orthonormal basis</w:t>
        </w:r>
      </w:ins>
      <w:ins w:id="18596"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ins w:id="18597" w:author="PR Preview" w:date="2026-01-01T00:00:00Z">
        <w:r>
          <w:t xml:space="preserve">,</w:t>
        </w:r>
      </w:ins>
      <w:ins w:id="18598" w:author="PR Preview" w:date="2026-01-01T00:00:00Z">
        <w:r>
          <w:t xml:space="preserve"> </w:t>
        </w:r>
      </w:ins>
      <w:ins w:id="18599" w:author="PR Preview" w:date="2026-01-01T00:00:00Z">
        <w:r>
          <w:t xml:space="preserve">since</w:t>
        </w:r>
      </w:ins>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18600" w:author="PR Preview" w:date="2026-01-01T00:00:00Z">
        <w:r>
          <w:delText xml:space="preserve">the hat matrix found in</w:delText>
        </w:r>
      </w:del>
      <w:del w:id="18601" w:author="PR Preview" w:date="2026-01-01T00:00:00Z">
        <w:r>
          <w:delText xml:space="preserve"> </w:delText>
        </w:r>
      </w:del>
      <w:hyperlink w:anchor="exm-hat-matrix">
        <w:del w:id="18602" w:author="PR Preview" w:date="2026-01-01T00:00:00Z">
          <w:r>
            <w:rPr>
              <w:rStyle w:val="Hyperlink"/>
            </w:rPr>
            <w:delText xml:space="preserve">Example 153</w:delText>
          </w:r>
        </w:del>
      </w:hyperlink>
      <w:del w:id="18603" w:author="PR Preview" w:date="2026-01-01T00:00:00Z">
        <w:r>
          <w:delText xml:space="preserve">.</w:delText>
        </w:r>
      </w:del>
      <w:del w:id="18604" w:author="PR Preview" w:date="2026-01-01T00:00:00Z">
        <w:r>
          <w:delText xml:space="preserve"> </w:delText>
        </w:r>
      </w:del>
      <w:del w:id="18605" w:author="PR Preview" w:date="2026-01-01T00:00:00Z">
        <w:r>
          <w:delText xml:space="preserve">The fitted values</w:delText>
        </w:r>
      </w:del>
      <w:del w:id="18606"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18607" w:author="PR Preview" w:date="2026-01-01T00:00:00Z">
        <w:r>
          <w:delText xml:space="preserve"> </w:delText>
        </w:r>
      </w:del>
      <w:del w:id="18608" w:author="PR Preview" w:date="2026-01-01T00:00:00Z">
        <w:r>
          <w:delText xml:space="preserve">are the closest point to</w:delText>
        </w:r>
      </w:del>
      <w:del w:id="18609" w:author="PR Preview" w:date="2026-01-01T00:00:00Z">
        <w:r>
          <w:delText xml:space="preserve"> </w:delText>
        </w:r>
      </w:del>
      <m:oMath>
        <m:acc>
          <m:accPr>
            <m:chr m:val="̃"/>
          </m:accPr>
          <m:e>
            <m:r>
              <m:t>y</m:t>
            </m:r>
          </m:e>
        </m:acc>
      </m:oMath>
      <w:del w:id="18610" w:author="PR Preview" w:date="2026-01-01T00:00:00Z">
        <w:r>
          <w:delText xml:space="preserve"> </w:delText>
        </w:r>
      </w:del>
      <w:del w:id="18611" w:author="PR Preview" w:date="2026-01-01T00:00:00Z">
        <w:r>
          <w:delText xml:space="preserve">on the line of constant vectors</w:delText>
        </w:r>
      </w:del>
      <w:del w:id="18612" w:author="PR Preview" w:date="2026-01-01T00:00:00Z">
        <w:r>
          <w:delText xml:space="preserve"> </w:delText>
        </w:r>
      </w:del>
      <w:del w:id="18613" w:author="PR Preview" w:date="2026-01-01T00:00:00Z">
        <w:r>
          <w:delText xml:space="preserve">(</w:delText>
        </w:r>
      </w:del>
      <w:hyperlink w:anchor="thm-closest-point">
        <w:del w:id="18614" w:author="PR Preview" w:date="2026-01-01T00:00:00Z">
          <w:r>
            <w:rPr>
              <w:rStyle w:val="Hyperlink"/>
            </w:rPr>
            <w:delText xml:space="preserve">Theorem 83</w:delText>
          </w:r>
        </w:del>
      </w:hyperlink>
      <w:del w:id="18615" w:author="PR Preview" w:date="2026-01-01T00:00:00Z">
        <w:r>
          <w:delText xml:space="preserve">),</w:delText>
        </w:r>
      </w:del>
      <w:del w:id="18616" w:author="PR Preview" w:date="2026-01-01T00:00:00Z">
        <w:r>
          <w:delText xml:space="preserve"> </w:delText>
        </w:r>
      </w:del>
      <w:del w:id="18617" w:author="PR Preview" w:date="2026-01-01T00:00:00Z">
        <w:r>
          <w:delText xml:space="preserve">and the residuals</w:delText>
        </w:r>
      </w:del>
      <w:del w:id="18618"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18619" w:author="PR Preview" w:date="2026-01-01T00:00:00Z">
        <w:r>
          <w:delText xml:space="preserve"> </w:delText>
        </w:r>
      </w:del>
      <w:del w:id="18620" w:author="PR Preview" w:date="2026-01-01T00:00:00Z">
        <w:r>
          <w:delText xml:space="preserve">are orthogonal to</w:delText>
        </w:r>
      </w:del>
      <w:del w:id="18621" w:author="PR Preview" w:date="2026-01-01T00:00:00Z">
        <w:r>
          <w:delText xml:space="preserve"> </w:delText>
        </w:r>
      </w:del>
      <m:oMath>
        <m:r>
          <m:rPr>
            <m:sty m:val="p"/>
          </m:rPr>
          <m:t>(</m:t>
        </m:r>
        <m:r>
          <m:t>1</m:t>
        </m:r>
        <m:r>
          <m:rPr>
            <m:sty m:val="p"/>
          </m:rPr>
          <m:t>,</m:t>
        </m:r>
        <m:r>
          <m:t>1</m:t>
        </m:r>
        <m:r>
          <m:rPr>
            <m:sty m:val="p"/>
          </m:rPr>
          <m:t>)</m:t>
        </m:r>
      </m:oMath>
      <w:del w:id="18622" w:author="PR Preview" w:date="2026-01-01T00:00:00Z">
        <w:r>
          <w:delText xml:space="preserve">:</w:delText>
        </w:r>
      </w:del>
    </w:p>
    <w:p>
      <w:pPr>
        <w:pStyle w:val="FirstParagraph"/>
      </w:pPr>
      <w:ins w:id="18623" w:author="PR Preview" w:date="2026-01-01T00:00:00Z">
        <w:r>
          <w:t xml:space="preserve">the hat matrix found in</w:t>
        </w:r>
      </w:ins>
      <w:ins w:id="18624" w:author="PR Preview" w:date="2026-01-01T00:00:00Z">
        <w:r>
          <w:t xml:space="preserve"> </w:t>
        </w:r>
      </w:ins>
      <w:hyperlink w:anchor="exm-hat-matrix">
        <w:ins w:id="18625" w:author="PR Preview" w:date="2026-01-01T00:00:00Z">
          <w:r>
            <w:rPr>
              <w:rStyle w:val="Hyperlink"/>
            </w:rPr>
            <w:t xml:space="preserve">Example 156</w:t>
          </w:r>
        </w:ins>
      </w:hyperlink>
      <w:ins w:id="18626" w:author="PR Preview" w:date="2026-01-01T00:00:00Z">
        <w:r>
          <w:t xml:space="preserve">.</w:t>
        </w:r>
      </w:ins>
      <w:ins w:id="18627" w:author="PR Preview" w:date="2026-01-01T00:00:00Z">
        <w:r>
          <w:t xml:space="preserve"> </w:t>
        </w:r>
      </w:ins>
      <w:ins w:id="18628" w:author="PR Preview" w:date="2026-01-01T00:00:00Z">
        <w:r>
          <w:t xml:space="preserve">The fitted values</w:t>
        </w:r>
      </w:ins>
      <w:ins w:id="18629"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18630" w:author="PR Preview" w:date="2026-01-01T00:00:00Z">
        <w:r>
          <w:t xml:space="preserve"> </w:t>
        </w:r>
      </w:ins>
      <w:ins w:id="18631" w:author="PR Preview" w:date="2026-01-01T00:00:00Z">
        <w:r>
          <w:t xml:space="preserve">are the closest point to</w:t>
        </w:r>
      </w:ins>
      <w:ins w:id="18632" w:author="PR Preview" w:date="2026-01-01T00:00:00Z">
        <w:r>
          <w:t xml:space="preserve"> </w:t>
        </w:r>
      </w:ins>
      <m:oMath>
        <m:acc>
          <m:accPr>
            <m:chr m:val="̃"/>
          </m:accPr>
          <m:e>
            <m:r>
              <m:t>y</m:t>
            </m:r>
          </m:e>
        </m:acc>
      </m:oMath>
      <w:ins w:id="18633" w:author="PR Preview" w:date="2026-01-01T00:00:00Z">
        <w:r>
          <w:t xml:space="preserve"> </w:t>
        </w:r>
      </w:ins>
      <w:ins w:id="18634" w:author="PR Preview" w:date="2026-01-01T00:00:00Z">
        <w:r>
          <w:t xml:space="preserve">on the line of constant vectors</w:t>
        </w:r>
      </w:ins>
      <w:ins w:id="18635" w:author="PR Preview" w:date="2026-01-01T00:00:00Z">
        <w:r>
          <w:t xml:space="preserve"> </w:t>
        </w:r>
      </w:ins>
      <w:ins w:id="18636" w:author="PR Preview" w:date="2026-01-01T00:00:00Z">
        <w:r>
          <w:t xml:space="preserve">(</w:t>
        </w:r>
      </w:ins>
      <w:hyperlink w:anchor="thm-closest-point">
        <w:ins w:id="18637" w:author="PR Preview" w:date="2026-01-01T00:00:00Z">
          <w:r>
            <w:rPr>
              <w:rStyle w:val="Hyperlink"/>
            </w:rPr>
            <w:t xml:space="preserve">Theorem 84</w:t>
          </w:r>
        </w:ins>
      </w:hyperlink>
      <w:ins w:id="18638" w:author="PR Preview" w:date="2026-01-01T00:00:00Z">
        <w:r>
          <w:t xml:space="preserve">),</w:t>
        </w:r>
      </w:ins>
      <w:ins w:id="18639" w:author="PR Preview" w:date="2026-01-01T00:00:00Z">
        <w:r>
          <w:t xml:space="preserve"> </w:t>
        </w:r>
      </w:ins>
      <w:ins w:id="18640" w:author="PR Preview" w:date="2026-01-01T00:00:00Z">
        <w:r>
          <w:t xml:space="preserve">and the residuals</w:t>
        </w:r>
      </w:ins>
      <w:ins w:id="18641"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18642" w:author="PR Preview" w:date="2026-01-01T00:00:00Z">
        <w:r>
          <w:t xml:space="preserve"> </w:t>
        </w:r>
      </w:ins>
      <w:ins w:id="18643" w:author="PR Preview" w:date="2026-01-01T00:00:00Z">
        <w:r>
          <w:t xml:space="preserve">are orthogonal to</w:t>
        </w:r>
      </w:ins>
      <w:ins w:id="18644" w:author="PR Preview" w:date="2026-01-01T00:00:00Z">
        <w:r>
          <w:t xml:space="preserve"> </w:t>
        </w:r>
      </w:ins>
      <m:oMath>
        <m:r>
          <m:rPr>
            <m:sty m:val="p"/>
          </m:rPr>
          <m:t>(</m:t>
        </m:r>
        <m:r>
          <m:t>1</m:t>
        </m:r>
        <m:r>
          <m:rPr>
            <m:sty m:val="p"/>
          </m:rPr>
          <m:t>,</m:t>
        </m:r>
        <m:r>
          <m:t>1</m:t>
        </m:r>
        <m:r>
          <m:rPr>
            <m:sty m:val="p"/>
          </m:rPr>
          <m:t>)</m:t>
        </m:r>
      </m:oMath>
      <w:ins w:id="18645"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28"/>
    <w:bookmarkEnd w:id="529"/>
    <w:bookmarkStart w:id="55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43</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32" w:name="thm-scalar-matmul"/>
    <w:p>
      <w:pPr>
        <w:pStyle w:val="BodyText"/>
      </w:pPr>
      <w:del w:id="18646" w:author="PR Preview" w:date="2026-01-01T00:00:00Z">
        <w:r>
          <w:rPr>
            <w:b/>
            <w:bCs/>
          </w:rPr>
          <w:delText xml:space="preserve">Theorem 87 (A scalar factor passes through a matrix product)</w:delText>
        </w:r>
      </w:del>
      <w:del w:id="18647" w:author="PR Preview" w:date="2026-01-01T00:00:00Z">
        <w:r>
          <w:delText xml:space="preserve"> </w:delText>
        </w:r>
      </w:del>
      <w:del w:id="18648" w:author="PR Preview" w:date="2026-01-01T00:00:00Z">
        <w:r>
          <w:delText xml:space="preserve">For an</w:delText>
        </w:r>
      </w:del>
      <w:del w:id="18649" w:author="PR Preview" w:date="2026-01-01T00:00:00Z">
        <w:r>
          <w:delText xml:space="preserve"> </w:delText>
        </w:r>
      </w:del>
      <m:oMath>
        <m:r>
          <m:t>m</m:t>
        </m:r>
        <m:r>
          <m:rPr>
            <m:sty m:val="p"/>
          </m:rPr>
          <m:t>×</m:t>
        </m:r>
        <m:r>
          <m:t>k</m:t>
        </m:r>
      </m:oMath>
      <w:del w:id="18650" w:author="PR Preview" w:date="2026-01-01T00:00:00Z">
        <w:r>
          <w:delText xml:space="preserve"> </w:delText>
        </w:r>
      </w:del>
      <w:del w:id="18651" w:author="PR Preview" w:date="2026-01-01T00:00:00Z">
        <w:r>
          <w:delText xml:space="preserve">matrix</w:delText>
        </w:r>
      </w:del>
      <w:del w:id="18652" w:author="PR Preview" w:date="2026-01-01T00:00:00Z">
        <w:r>
          <w:delText xml:space="preserve"> </w:delText>
        </w:r>
      </w:del>
      <m:oMath>
        <m:r>
          <m:rPr>
            <m:sty m:val="bi"/>
          </m:rPr>
          <m:t>A</m:t>
        </m:r>
      </m:oMath>
      <w:del w:id="18653" w:author="PR Preview" w:date="2026-01-01T00:00:00Z">
        <w:r>
          <w:delText xml:space="preserve">, a</w:delText>
        </w:r>
      </w:del>
      <w:del w:id="18654" w:author="PR Preview" w:date="2026-01-01T00:00:00Z">
        <w:r>
          <w:delText xml:space="preserve"> </w:delText>
        </w:r>
      </w:del>
      <m:oMath>
        <m:r>
          <m:t>k</m:t>
        </m:r>
        <m:r>
          <m:rPr>
            <m:sty m:val="p"/>
          </m:rPr>
          <m:t>×</m:t>
        </m:r>
        <m:r>
          <m:t>n</m:t>
        </m:r>
      </m:oMath>
      <w:del w:id="18655" w:author="PR Preview" w:date="2026-01-01T00:00:00Z">
        <w:r>
          <w:delText xml:space="preserve"> </w:delText>
        </w:r>
      </w:del>
      <w:del w:id="18656" w:author="PR Preview" w:date="2026-01-01T00:00:00Z">
        <w:r>
          <w:delText xml:space="preserve">matrix</w:delText>
        </w:r>
      </w:del>
      <w:del w:id="18657" w:author="PR Preview" w:date="2026-01-01T00:00:00Z">
        <w:r>
          <w:delText xml:space="preserve"> </w:delText>
        </w:r>
      </w:del>
      <m:oMath>
        <m:r>
          <m:rPr>
            <m:sty m:val="bi"/>
          </m:rPr>
          <m:t>B</m:t>
        </m:r>
      </m:oMath>
      <w:del w:id="18658" w:author="PR Preview" w:date="2026-01-01T00:00:00Z">
        <w:r>
          <w:delText xml:space="preserve"> </w:delText>
        </w:r>
      </w:del>
      <w:del w:id="18659" w:author="PR Preview" w:date="2026-01-01T00:00:00Z">
        <w:r>
          <w:delText xml:space="preserve">and a number</w:delText>
        </w:r>
      </w:del>
      <w:del w:id="18660" w:author="PR Preview" w:date="2026-01-01T00:00:00Z">
        <w:r>
          <w:delText xml:space="preserve"> </w:delText>
        </w:r>
      </w:del>
      <m:oMath>
        <m:r>
          <m:t>c</m:t>
        </m:r>
      </m:oMath>
      <w:del w:id="18661" w:author="PR Preview" w:date="2026-01-01T00:00:00Z">
        <w:r>
          <w:delText xml:space="preserve">,</w:delText>
        </w:r>
      </w:del>
    </w:p>
    <w:p>
      <w:pPr>
        <w:pStyle w:val="BodyText"/>
      </w:pPr>
      <w:ins w:id="18662" w:author="PR Preview" w:date="2026-01-01T00:00:00Z">
        <w:r>
          <w:rPr>
            <w:b/>
            <w:bCs/>
          </w:rPr>
          <w:t xml:space="preserve">Theorem 88 (A scalar factor passes through a matrix product)</w:t>
        </w:r>
      </w:ins>
      <w:ins w:id="18663" w:author="PR Preview" w:date="2026-01-01T00:00:00Z">
        <w:r>
          <w:t xml:space="preserve"> </w:t>
        </w:r>
      </w:ins>
      <w:ins w:id="18664" w:author="PR Preview" w:date="2026-01-01T00:00:00Z">
        <w:r>
          <w:t xml:space="preserve">For an</w:t>
        </w:r>
      </w:ins>
      <w:ins w:id="18665" w:author="PR Preview" w:date="2026-01-01T00:00:00Z">
        <w:r>
          <w:t xml:space="preserve"> </w:t>
        </w:r>
      </w:ins>
      <m:oMath>
        <m:r>
          <m:t>m</m:t>
        </m:r>
        <m:r>
          <m:rPr>
            <m:sty m:val="p"/>
          </m:rPr>
          <m:t>×</m:t>
        </m:r>
        <m:r>
          <m:t>k</m:t>
        </m:r>
      </m:oMath>
      <w:ins w:id="18666" w:author="PR Preview" w:date="2026-01-01T00:00:00Z">
        <w:r>
          <w:t xml:space="preserve"> </w:t>
        </w:r>
      </w:ins>
      <w:ins w:id="18667" w:author="PR Preview" w:date="2026-01-01T00:00:00Z">
        <w:r>
          <w:t xml:space="preserve">matrix</w:t>
        </w:r>
      </w:ins>
      <w:ins w:id="18668" w:author="PR Preview" w:date="2026-01-01T00:00:00Z">
        <w:r>
          <w:t xml:space="preserve"> </w:t>
        </w:r>
      </w:ins>
      <m:oMath>
        <m:r>
          <m:rPr>
            <m:sty m:val="bi"/>
          </m:rPr>
          <m:t>A</m:t>
        </m:r>
      </m:oMath>
      <w:ins w:id="18669" w:author="PR Preview" w:date="2026-01-01T00:00:00Z">
        <w:r>
          <w:t xml:space="preserve">, a</w:t>
        </w:r>
      </w:ins>
      <w:ins w:id="18670" w:author="PR Preview" w:date="2026-01-01T00:00:00Z">
        <w:r>
          <w:t xml:space="preserve"> </w:t>
        </w:r>
      </w:ins>
      <m:oMath>
        <m:r>
          <m:t>k</m:t>
        </m:r>
        <m:r>
          <m:rPr>
            <m:sty m:val="p"/>
          </m:rPr>
          <m:t>×</m:t>
        </m:r>
        <m:r>
          <m:t>n</m:t>
        </m:r>
      </m:oMath>
      <w:ins w:id="18671" w:author="PR Preview" w:date="2026-01-01T00:00:00Z">
        <w:r>
          <w:t xml:space="preserve"> </w:t>
        </w:r>
      </w:ins>
      <w:ins w:id="18672" w:author="PR Preview" w:date="2026-01-01T00:00:00Z">
        <w:r>
          <w:t xml:space="preserve">matrix</w:t>
        </w:r>
      </w:ins>
      <w:ins w:id="18673" w:author="PR Preview" w:date="2026-01-01T00:00:00Z">
        <w:r>
          <w:t xml:space="preserve"> </w:t>
        </w:r>
      </w:ins>
      <m:oMath>
        <m:r>
          <m:rPr>
            <m:sty m:val="bi"/>
          </m:rPr>
          <m:t>B</m:t>
        </m:r>
      </m:oMath>
      <w:ins w:id="18674" w:author="PR Preview" w:date="2026-01-01T00:00:00Z">
        <w:r>
          <w:t xml:space="preserve"> </w:t>
        </w:r>
      </w:ins>
      <w:ins w:id="18675" w:author="PR Preview" w:date="2026-01-01T00:00:00Z">
        <w:r>
          <w:t xml:space="preserve">and a number</w:t>
        </w:r>
      </w:ins>
      <w:ins w:id="18676" w:author="PR Preview" w:date="2026-01-01T00:00:00Z">
        <w:r>
          <w:t xml:space="preserve"> </w:t>
        </w:r>
      </w:ins>
      <m:oMath>
        <m:r>
          <m:t>c</m:t>
        </m:r>
      </m:oMath>
      <w:ins w:id="18677" w:author="PR Preview" w:date="2026-01-01T00:00:00Z">
        <w:r>
          <w:t xml:space="preserve">,</w:t>
        </w:r>
      </w:ins>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3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33" w:name="exm-scalar-matmul"/>
    <w:p>
      <w:pPr>
        <w:pStyle w:val="BodyText"/>
      </w:pPr>
      <w:del w:id="18678" w:author="PR Preview" w:date="2026-01-01T00:00:00Z">
        <w:r>
          <w:rPr>
            <w:b/>
            <w:bCs/>
          </w:rPr>
          <w:delText xml:space="preserve">Example 161 (Pulling a scalar out of a product)</w:delText>
        </w:r>
      </w:del>
      <w:del w:id="18679" w:author="PR Preview" w:date="2026-01-01T00:00:00Z">
        <w:r>
          <w:delText xml:space="preserve"> </w:delText>
        </w:r>
      </w:del>
      <w:del w:id="18680" w:author="PR Preview" w:date="2026-01-01T00:00:00Z">
        <w:r>
          <w:delText xml:space="preserve">With</w:delText>
        </w:r>
      </w:del>
      <w:del w:id="1868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18682" w:author="PR Preview" w:date="2026-01-01T00:00:00Z">
        <w:r>
          <w:delText xml:space="preserve"> </w:delText>
        </w:r>
      </w:del>
      <w:del w:id="18683" w:author="PR Preview" w:date="2026-01-01T00:00:00Z">
        <w:r>
          <w:delText xml:space="preserve">and</w:delText>
        </w:r>
      </w:del>
      <w:del w:id="18684"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18685" w:author="PR Preview" w:date="2026-01-01T00:00:00Z">
        <w:r>
          <w:delText xml:space="preserve">:</w:delText>
        </w:r>
      </w:del>
    </w:p>
    <w:p>
      <w:pPr>
        <w:pStyle w:val="BodyText"/>
      </w:pPr>
      <w:ins w:id="18686" w:author="PR Preview" w:date="2026-01-01T00:00:00Z">
        <w:r>
          <w:rPr>
            <w:b/>
            <w:bCs/>
          </w:rPr>
          <w:t xml:space="preserve">Example 164 (Pulling a scalar out of a product)</w:t>
        </w:r>
      </w:ins>
      <w:ins w:id="18687" w:author="PR Preview" w:date="2026-01-01T00:00:00Z">
        <w:r>
          <w:t xml:space="preserve"> </w:t>
        </w:r>
      </w:ins>
      <w:ins w:id="18688" w:author="PR Preview" w:date="2026-01-01T00:00:00Z">
        <w:r>
          <w:t xml:space="preserve">With</w:t>
        </w:r>
      </w:ins>
      <w:ins w:id="1868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18690" w:author="PR Preview" w:date="2026-01-01T00:00:00Z">
        <w:r>
          <w:t xml:space="preserve"> </w:t>
        </w:r>
      </w:ins>
      <w:ins w:id="18691" w:author="PR Preview" w:date="2026-01-01T00:00:00Z">
        <w:r>
          <w:t xml:space="preserve">and</w:t>
        </w:r>
      </w:ins>
      <w:ins w:id="1869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18693"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33"/>
    <w:bookmarkStart w:id="534" w:name="def-generalized-inverse"/>
    <w:p>
      <w:pPr>
        <w:pStyle w:val="FirstParagraph"/>
      </w:pPr>
      <w:del w:id="18694" w:author="PR Preview" w:date="2026-01-01T00:00:00Z">
        <w:r>
          <w:rPr>
            <w:b/>
            <w:bCs/>
          </w:rPr>
          <w:delText xml:space="preserve">Definition 92 (Generalized inverse)</w:delText>
        </w:r>
      </w:del>
      <w:del w:id="18695" w:author="PR Preview" w:date="2026-01-01T00:00:00Z">
        <w:r>
          <w:delText xml:space="preserve"> </w:delText>
        </w:r>
      </w:del>
      <w:del w:id="18696" w:author="PR Preview" w:date="2026-01-01T00:00:00Z">
        <w:r>
          <w:delText xml:space="preserve">A</w:delText>
        </w:r>
      </w:del>
      <w:del w:id="18697" w:author="PR Preview" w:date="2026-01-01T00:00:00Z">
        <w:r>
          <w:delText xml:space="preserve"> </w:delText>
        </w:r>
      </w:del>
      <w:del w:id="18698" w:author="PR Preview" w:date="2026-01-01T00:00:00Z">
        <w:r>
          <w:rPr>
            <w:b/>
            <w:bCs/>
          </w:rPr>
          <w:delText xml:space="preserve">generalized inverse</w:delText>
        </w:r>
      </w:del>
      <w:del w:id="18699" w:author="PR Preview" w:date="2026-01-01T00:00:00Z">
        <w:r>
          <w:delText xml:space="preserve"> </w:delText>
        </w:r>
      </w:del>
      <w:del w:id="18700" w:author="PR Preview" w:date="2026-01-01T00:00:00Z">
        <w:r>
          <w:delText xml:space="preserve">of an</w:delText>
        </w:r>
      </w:del>
      <w:del w:id="18701" w:author="PR Preview" w:date="2026-01-01T00:00:00Z">
        <w:r>
          <w:delText xml:space="preserve"> </w:delText>
        </w:r>
      </w:del>
      <m:oMath>
        <m:r>
          <m:t>m</m:t>
        </m:r>
        <m:r>
          <m:rPr>
            <m:sty m:val="p"/>
          </m:rPr>
          <m:t>×</m:t>
        </m:r>
        <m:r>
          <m:t>n</m:t>
        </m:r>
      </m:oMath>
      <w:del w:id="18702" w:author="PR Preview" w:date="2026-01-01T00:00:00Z">
        <w:r>
          <w:delText xml:space="preserve"> </w:delText>
        </w:r>
      </w:del>
      <w:del w:id="18703" w:author="PR Preview" w:date="2026-01-01T00:00:00Z">
        <w:r>
          <w:delText xml:space="preserve">matrix</w:delText>
        </w:r>
      </w:del>
      <w:del w:id="18704" w:author="PR Preview" w:date="2026-01-01T00:00:00Z">
        <w:r>
          <w:delText xml:space="preserve"> </w:delText>
        </w:r>
      </w:del>
      <m:oMath>
        <m:r>
          <m:rPr>
            <m:sty m:val="bi"/>
          </m:rPr>
          <m:t>A</m:t>
        </m:r>
      </m:oMath>
      <w:del w:id="18705" w:author="PR Preview" w:date="2026-01-01T00:00:00Z">
        <w:r>
          <w:delText xml:space="preserve"> </w:delText>
        </w:r>
      </w:del>
      <w:del w:id="18706" w:author="PR Preview" w:date="2026-01-01T00:00:00Z">
        <w:r>
          <w:delText xml:space="preserve">is an</w:delText>
        </w:r>
      </w:del>
      <w:del w:id="18707" w:author="PR Preview" w:date="2026-01-01T00:00:00Z">
        <w:r>
          <w:delText xml:space="preserve"> </w:delText>
        </w:r>
      </w:del>
      <m:oMath>
        <m:r>
          <m:t>n</m:t>
        </m:r>
        <m:r>
          <m:rPr>
            <m:sty m:val="p"/>
          </m:rPr>
          <m:t>×</m:t>
        </m:r>
        <m:r>
          <m:t>m</m:t>
        </m:r>
      </m:oMath>
      <w:del w:id="18708" w:author="PR Preview" w:date="2026-01-01T00:00:00Z">
        <w:r>
          <w:delText xml:space="preserve"> </w:delText>
        </w:r>
      </w:del>
      <w:del w:id="18709" w:author="PR Preview" w:date="2026-01-01T00:00:00Z">
        <w:r>
          <w:delText xml:space="preserve">matrix</w:delText>
        </w:r>
      </w:del>
      <w:del w:id="18710" w:author="PR Preview" w:date="2026-01-01T00:00:00Z">
        <w:r>
          <w:delText xml:space="preserve"> </w:delText>
        </w:r>
      </w:del>
      <m:oMath>
        <m:r>
          <m:rPr>
            <m:sty m:val="bi"/>
          </m:rPr>
          <m:t>G</m:t>
        </m:r>
      </m:oMath>
      <w:del w:id="18711" w:author="PR Preview" w:date="2026-01-01T00:00:00Z">
        <w:r>
          <w:delText xml:space="preserve"> </w:delText>
        </w:r>
      </w:del>
      <w:del w:id="18712"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p>
      <w:pPr>
        <w:pStyle w:val="FirstParagraph"/>
      </w:pPr>
      <w:del w:id="18713" w:author="PR Preview" w:date="2026-01-01T00:00:00Z">
        <w:r>
          <w:rPr>
            <w:b/>
            <w:bCs/>
          </w:rPr>
          <w:delText xml:space="preserve">Example 162 (A matrix with many generalized inverses)</w:delText>
        </w:r>
      </w:del>
      <w:del w:id="18714" w:author="PR Preview" w:date="2026-01-01T00:00:00Z">
        <w:r>
          <w:delText xml:space="preserve"> </w:delText>
        </w:r>
      </w:del>
      <w:del w:id="18715" w:author="PR Preview" w:date="2026-01-01T00:00:00Z">
        <w:r>
          <w:delText xml:space="preserve">Let</w:delText>
        </w:r>
      </w:del>
      <w:del w:id="1871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8717" w:author="PR Preview" w:date="2026-01-01T00:00:00Z">
        <w:r>
          <w:delText xml:space="preserve"> </w:delText>
        </w:r>
      </w:del>
      <w:del w:id="18718" w:author="PR Preview" w:date="2026-01-01T00:00:00Z">
        <w:r>
          <w:delText xml:space="preserve">and</w:delText>
        </w:r>
      </w:del>
      <w:del w:id="18719"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18720" w:author="PR Preview" w:date="2026-01-01T00:00:00Z">
        <w:r>
          <w:delText xml:space="preserve">. Then</w:delText>
        </w:r>
      </w:del>
    </w:p>
    <w:p>
      <w:pPr>
        <w:pStyle w:val="FirstParagraph"/>
      </w:pPr>
      <w:ins w:id="18721" w:author="PR Preview" w:date="2026-01-01T00:00:00Z">
        <w:r>
          <w:rPr>
            <w:b/>
            <w:bCs/>
          </w:rPr>
          <w:t xml:space="preserve">Definition 97 (Generalized inverse)</w:t>
        </w:r>
      </w:ins>
      <w:ins w:id="18722" w:author="PR Preview" w:date="2026-01-01T00:00:00Z">
        <w:r>
          <w:t xml:space="preserve"> </w:t>
        </w:r>
      </w:ins>
      <w:ins w:id="18723" w:author="PR Preview" w:date="2026-01-01T00:00:00Z">
        <w:r>
          <w:t xml:space="preserve">A</w:t>
        </w:r>
      </w:ins>
      <w:ins w:id="18724" w:author="PR Preview" w:date="2026-01-01T00:00:00Z">
        <w:r>
          <w:t xml:space="preserve"> </w:t>
        </w:r>
      </w:ins>
      <w:ins w:id="18725" w:author="PR Preview" w:date="2026-01-01T00:00:00Z">
        <w:r>
          <w:rPr>
            <w:b/>
            <w:bCs/>
          </w:rPr>
          <w:t xml:space="preserve">generalized inverse</w:t>
        </w:r>
      </w:ins>
      <w:ins w:id="18726" w:author="PR Preview" w:date="2026-01-01T00:00:00Z">
        <w:r>
          <w:t xml:space="preserve"> </w:t>
        </w:r>
      </w:ins>
      <w:ins w:id="18727" w:author="PR Preview" w:date="2026-01-01T00:00:00Z">
        <w:r>
          <w:t xml:space="preserve">of an</w:t>
        </w:r>
      </w:ins>
      <w:ins w:id="18728" w:author="PR Preview" w:date="2026-01-01T00:00:00Z">
        <w:r>
          <w:t xml:space="preserve"> </w:t>
        </w:r>
      </w:ins>
      <m:oMath>
        <m:r>
          <m:t>m</m:t>
        </m:r>
        <m:r>
          <m:rPr>
            <m:sty m:val="p"/>
          </m:rPr>
          <m:t>×</m:t>
        </m:r>
        <m:r>
          <m:t>n</m:t>
        </m:r>
      </m:oMath>
      <w:ins w:id="18729" w:author="PR Preview" w:date="2026-01-01T00:00:00Z">
        <w:r>
          <w:t xml:space="preserve"> </w:t>
        </w:r>
      </w:ins>
      <w:ins w:id="18730" w:author="PR Preview" w:date="2026-01-01T00:00:00Z">
        <w:r>
          <w:t xml:space="preserve">matrix</w:t>
        </w:r>
      </w:ins>
      <w:ins w:id="18731" w:author="PR Preview" w:date="2026-01-01T00:00:00Z">
        <w:r>
          <w:t xml:space="preserve"> </w:t>
        </w:r>
      </w:ins>
      <m:oMath>
        <m:r>
          <m:rPr>
            <m:sty m:val="bi"/>
          </m:rPr>
          <m:t>A</m:t>
        </m:r>
      </m:oMath>
      <w:ins w:id="18732" w:author="PR Preview" w:date="2026-01-01T00:00:00Z">
        <w:r>
          <w:t xml:space="preserve"> </w:t>
        </w:r>
      </w:ins>
      <w:ins w:id="18733" w:author="PR Preview" w:date="2026-01-01T00:00:00Z">
        <w:r>
          <w:t xml:space="preserve">is an</w:t>
        </w:r>
      </w:ins>
      <w:ins w:id="18734" w:author="PR Preview" w:date="2026-01-01T00:00:00Z">
        <w:r>
          <w:t xml:space="preserve"> </w:t>
        </w:r>
      </w:ins>
      <m:oMath>
        <m:r>
          <m:t>n</m:t>
        </m:r>
        <m:r>
          <m:rPr>
            <m:sty m:val="p"/>
          </m:rPr>
          <m:t>×</m:t>
        </m:r>
        <m:r>
          <m:t>m</m:t>
        </m:r>
      </m:oMath>
      <w:ins w:id="18735" w:author="PR Preview" w:date="2026-01-01T00:00:00Z">
        <w:r>
          <w:t xml:space="preserve"> </w:t>
        </w:r>
      </w:ins>
      <w:ins w:id="18736" w:author="PR Preview" w:date="2026-01-01T00:00:00Z">
        <w:r>
          <w:t xml:space="preserve">matrix</w:t>
        </w:r>
      </w:ins>
      <w:ins w:id="18737" w:author="PR Preview" w:date="2026-01-01T00:00:00Z">
        <w:r>
          <w:t xml:space="preserve"> </w:t>
        </w:r>
      </w:ins>
      <m:oMath>
        <m:r>
          <m:rPr>
            <m:sty m:val="bi"/>
          </m:rPr>
          <m:t>G</m:t>
        </m:r>
      </m:oMath>
      <w:ins w:id="18738" w:author="PR Preview" w:date="2026-01-01T00:00:00Z">
        <w:r>
          <w:t xml:space="preserve"> </w:t>
        </w:r>
      </w:ins>
      <w:ins w:id="18739"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34"/>
    <w:bookmarkStart w:id="535" w:name="exm-generalized-inverse"/>
    <w:p>
      <w:pPr>
        <w:pStyle w:val="FirstParagraph"/>
      </w:pPr>
      <w:ins w:id="18740" w:author="PR Preview" w:date="2026-01-01T00:00:00Z">
        <w:r>
          <w:rPr>
            <w:b/>
            <w:bCs/>
          </w:rPr>
          <w:t xml:space="preserve">Example 165 (A matrix with many generalized inverses)</w:t>
        </w:r>
      </w:ins>
      <w:ins w:id="18741" w:author="PR Preview" w:date="2026-01-01T00:00:00Z">
        <w:r>
          <w:t xml:space="preserve"> </w:t>
        </w:r>
      </w:ins>
      <w:ins w:id="18742" w:author="PR Preview" w:date="2026-01-01T00:00:00Z">
        <w:r>
          <w:t xml:space="preserve">Let</w:t>
        </w:r>
      </w:ins>
      <w:ins w:id="1874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8744" w:author="PR Preview" w:date="2026-01-01T00:00:00Z">
        <w:r>
          <w:t xml:space="preserve"> </w:t>
        </w:r>
      </w:ins>
      <w:ins w:id="18745" w:author="PR Preview" w:date="2026-01-01T00:00:00Z">
        <w:r>
          <w:t xml:space="preserve">and</w:t>
        </w:r>
      </w:ins>
      <w:ins w:id="18746"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18747"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35"/>
    <w:bookmarkStart w:id="536" w:name="thm-generalized-inverse-invertible"/>
    <w:p>
      <w:pPr>
        <w:pStyle w:val="BodyText"/>
      </w:pPr>
      <w:del w:id="18748" w:author="PR Preview" w:date="2026-01-01T00:00:00Z">
        <w:r>
          <w:rPr>
            <w:b/>
            <w:bCs/>
          </w:rPr>
          <w:delText xml:space="preserve">Theorem 88 (An invertible matrix has only one generalized inverse)</w:delText>
        </w:r>
      </w:del>
      <w:del w:id="18749" w:author="PR Preview" w:date="2026-01-01T00:00:00Z">
        <w:r>
          <w:delText xml:space="preserve"> </w:delText>
        </w:r>
      </w:del>
      <w:del w:id="18750" w:author="PR Preview" w:date="2026-01-01T00:00:00Z">
        <w:r>
          <w:delText xml:space="preserve">If</w:delText>
        </w:r>
      </w:del>
      <w:del w:id="18751" w:author="PR Preview" w:date="2026-01-01T00:00:00Z">
        <w:r>
          <w:delText xml:space="preserve"> </w:delText>
        </w:r>
      </w:del>
      <m:oMath>
        <m:r>
          <m:rPr>
            <m:sty m:val="bi"/>
          </m:rPr>
          <m:t>A</m:t>
        </m:r>
      </m:oMath>
      <w:del w:id="18752" w:author="PR Preview" w:date="2026-01-01T00:00:00Z">
        <w:r>
          <w:delText xml:space="preserve"> </w:delText>
        </w:r>
      </w:del>
      <w:del w:id="18753" w:author="PR Preview" w:date="2026-01-01T00:00:00Z">
        <w:r>
          <w:delText xml:space="preserve">is an invertible</w:delText>
        </w:r>
      </w:del>
      <w:del w:id="18754" w:author="PR Preview" w:date="2026-01-01T00:00:00Z">
        <w:r>
          <w:delText xml:space="preserve"> </w:delText>
        </w:r>
      </w:del>
      <m:oMath>
        <m:r>
          <m:t>p</m:t>
        </m:r>
        <m:r>
          <m:rPr>
            <m:sty m:val="p"/>
          </m:rPr>
          <m:t>×</m:t>
        </m:r>
        <m:r>
          <m:t>p</m:t>
        </m:r>
      </m:oMath>
      <w:del w:id="18755" w:author="PR Preview" w:date="2026-01-01T00:00:00Z">
        <w:r>
          <w:delText xml:space="preserve"> </w:delText>
        </w:r>
      </w:del>
      <w:del w:id="18756" w:author="PR Preview" w:date="2026-01-01T00:00:00Z">
        <w:r>
          <w:delText xml:space="preserve">matrix (</w:delText>
        </w:r>
      </w:del>
      <w:hyperlink w:anchor="def-invertible-matrix">
        <w:del w:id="18757" w:author="PR Preview" w:date="2026-01-01T00:00:00Z">
          <w:r>
            <w:rPr>
              <w:rStyle w:val="Hyperlink"/>
            </w:rPr>
            <w:delText xml:space="preserve">Definition 72</w:delText>
          </w:r>
        </w:del>
      </w:hyperlink>
      <w:del w:id="18758" w:author="PR Preview" w:date="2026-01-01T00:00:00Z">
        <w:r>
          <w:delText xml:space="preserve">),</w:delText>
        </w:r>
      </w:del>
      <w:del w:id="18759" w:author="PR Preview" w:date="2026-01-01T00:00:00Z">
        <w:r>
          <w:delText xml:space="preserve"> </w:delText>
        </w:r>
      </w:del>
      <w:del w:id="18760" w:author="PR Preview" w:date="2026-01-01T00:00:00Z">
        <w:r>
          <w:delText xml:space="preserve">its only generalized inverse is</w:delText>
        </w:r>
      </w:del>
      <w:del w:id="18761" w:author="PR Preview" w:date="2026-01-01T00:00:00Z">
        <w:r>
          <w:delText xml:space="preserve"> </w:delText>
        </w:r>
      </w:del>
      <m:oMath>
        <m:sSup>
          <m:e>
            <m:r>
              <m:rPr>
                <m:sty m:val="bi"/>
              </m:rPr>
              <m:t>A</m:t>
            </m:r>
          </m:e>
          <m:sup>
            <m:r>
              <m:rPr>
                <m:sty m:val="p"/>
              </m:rPr>
              <m:t>−</m:t>
            </m:r>
            <m:r>
              <m:t>1</m:t>
            </m:r>
          </m:sup>
        </m:sSup>
      </m:oMath>
      <w:del w:id="18762" w:author="PR Preview" w:date="2026-01-01T00:00:00Z">
        <w:r>
          <w:delText xml:space="preserve">.</w:delText>
        </w:r>
      </w:del>
    </w:p>
    <w:p>
      <w:pPr>
        <w:pStyle w:val="BodyText"/>
      </w:pPr>
      <w:ins w:id="18763" w:author="PR Preview" w:date="2026-01-01T00:00:00Z">
        <w:r>
          <w:rPr>
            <w:b/>
            <w:bCs/>
          </w:rPr>
          <w:t xml:space="preserve">Theorem 89 (An invertible matrix has only one generalized inverse)</w:t>
        </w:r>
      </w:ins>
      <w:ins w:id="18764" w:author="PR Preview" w:date="2026-01-01T00:00:00Z">
        <w:r>
          <w:t xml:space="preserve"> </w:t>
        </w:r>
      </w:ins>
      <w:ins w:id="18765" w:author="PR Preview" w:date="2026-01-01T00:00:00Z">
        <w:r>
          <w:t xml:space="preserve">If</w:t>
        </w:r>
      </w:ins>
      <w:ins w:id="18766" w:author="PR Preview" w:date="2026-01-01T00:00:00Z">
        <w:r>
          <w:t xml:space="preserve"> </w:t>
        </w:r>
      </w:ins>
      <m:oMath>
        <m:r>
          <m:rPr>
            <m:sty m:val="bi"/>
          </m:rPr>
          <m:t>A</m:t>
        </m:r>
      </m:oMath>
      <w:ins w:id="18767" w:author="PR Preview" w:date="2026-01-01T00:00:00Z">
        <w:r>
          <w:t xml:space="preserve"> </w:t>
        </w:r>
      </w:ins>
      <w:ins w:id="18768" w:author="PR Preview" w:date="2026-01-01T00:00:00Z">
        <w:r>
          <w:t xml:space="preserve">is an invertible</w:t>
        </w:r>
      </w:ins>
      <w:ins w:id="18769" w:author="PR Preview" w:date="2026-01-01T00:00:00Z">
        <w:r>
          <w:t xml:space="preserve"> </w:t>
        </w:r>
      </w:ins>
      <m:oMath>
        <m:r>
          <m:t>p</m:t>
        </m:r>
        <m:r>
          <m:rPr>
            <m:sty m:val="p"/>
          </m:rPr>
          <m:t>×</m:t>
        </m:r>
        <m:r>
          <m:t>p</m:t>
        </m:r>
      </m:oMath>
      <w:ins w:id="18770" w:author="PR Preview" w:date="2026-01-01T00:00:00Z">
        <w:r>
          <w:t xml:space="preserve"> </w:t>
        </w:r>
      </w:ins>
      <w:ins w:id="18771" w:author="PR Preview" w:date="2026-01-01T00:00:00Z">
        <w:r>
          <w:t xml:space="preserve">matrix (</w:t>
        </w:r>
      </w:ins>
      <w:hyperlink w:anchor="def-invertible-matrix">
        <w:ins w:id="18772" w:author="PR Preview" w:date="2026-01-01T00:00:00Z">
          <w:r>
            <w:rPr>
              <w:rStyle w:val="Hyperlink"/>
            </w:rPr>
            <w:t xml:space="preserve">Definition 77</w:t>
          </w:r>
        </w:ins>
      </w:hyperlink>
      <w:ins w:id="18773" w:author="PR Preview" w:date="2026-01-01T00:00:00Z">
        <w:r>
          <w:t xml:space="preserve">),</w:t>
        </w:r>
      </w:ins>
      <w:ins w:id="18774" w:author="PR Preview" w:date="2026-01-01T00:00:00Z">
        <w:r>
          <w:t xml:space="preserve"> </w:t>
        </w:r>
      </w:ins>
      <w:ins w:id="18775" w:author="PR Preview" w:date="2026-01-01T00:00:00Z">
        <w:r>
          <w:t xml:space="preserve">its only generalized inverse is</w:t>
        </w:r>
      </w:ins>
      <w:ins w:id="18776" w:author="PR Preview" w:date="2026-01-01T00:00:00Z">
        <w:r>
          <w:t xml:space="preserve"> </w:t>
        </w:r>
      </w:ins>
      <m:oMath>
        <m:sSup>
          <m:e>
            <m:r>
              <m:rPr>
                <m:sty m:val="bi"/>
              </m:rPr>
              <m:t>A</m:t>
            </m:r>
          </m:e>
          <m:sup>
            <m:r>
              <m:rPr>
                <m:sty m:val="p"/>
              </m:rPr>
              <m:t>−</m:t>
            </m:r>
            <m:r>
              <m:t>1</m:t>
            </m:r>
          </m:sup>
        </m:sSup>
      </m:oMath>
      <w:ins w:id="18777" w:author="PR Preview" w:date="2026-01-01T00:00:00Z">
        <w:r>
          <w:t xml:space="preserve">.</w:t>
        </w:r>
      </w:ins>
    </w:p>
    <w:bookmarkEnd w:id="53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97</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37" w:name="exm-generalized-inverse-invertible"/>
    <w:p>
      <w:pPr>
        <w:pStyle w:val="FirstParagraph"/>
      </w:pPr>
      <w:del w:id="18778" w:author="PR Preview" w:date="2026-01-01T00:00:00Z">
        <w:r>
          <w:rPr>
            <w:b/>
            <w:bCs/>
          </w:rPr>
          <w:delText xml:space="preserve">Example 163 (The generalized inverse of an invertible matrix)</w:delText>
        </w:r>
      </w:del>
      <w:del w:id="18779" w:author="PR Preview" w:date="2026-01-01T00:00:00Z">
        <w:r>
          <w:delText xml:space="preserve"> </w:delText>
        </w:r>
      </w:del>
      <w:del w:id="18780" w:author="PR Preview" w:date="2026-01-01T00:00:00Z">
        <w:r>
          <w:delText xml:space="preserve">For</w:delText>
        </w:r>
      </w:del>
      <w:del w:id="1878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8782" w:author="PR Preview" w:date="2026-01-01T00:00:00Z">
        <w:r>
          <w:delText xml:space="preserve"> </w:delText>
        </w:r>
      </w:del>
      <w:del w:id="18783" w:author="PR Preview" w:date="2026-01-01T00:00:00Z">
        <w:r>
          <w:delText xml:space="preserve">of</w:delText>
        </w:r>
      </w:del>
      <w:del w:id="18784" w:author="PR Preview" w:date="2026-01-01T00:00:00Z">
        <w:r>
          <w:delText xml:space="preserve"> </w:delText>
        </w:r>
      </w:del>
      <w:hyperlink w:anchor="exm-invertible-matrix">
        <w:del w:id="18785" w:author="PR Preview" w:date="2026-01-01T00:00:00Z">
          <w:r>
            <w:rPr>
              <w:rStyle w:val="Hyperlink"/>
            </w:rPr>
            <w:delText xml:space="preserve">Example 121</w:delText>
          </w:r>
        </w:del>
      </w:hyperlink>
      <w:del w:id="18786" w:author="PR Preview" w:date="2026-01-01T00:00:00Z">
        <w:r>
          <w:delText xml:space="preserve">,</w:delText>
        </w:r>
      </w:del>
      <w:del w:id="18787" w:author="PR Preview" w:date="2026-01-01T00:00:00Z">
        <w:r>
          <w:delText xml:space="preserve"> </w:delText>
        </w:r>
      </w:del>
      <w:del w:id="18788" w:author="PR Preview" w:date="2026-01-01T00:00:00Z">
        <w:r>
          <w:delText xml:space="preserve">the only generalized inverse is</w:delText>
        </w:r>
      </w:del>
      <w:del w:id="18789"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8790" w:author="PR Preview" w:date="2026-01-01T00:00:00Z">
        <w:r>
          <w:delText xml:space="preserve">.</w:delText>
        </w:r>
      </w:del>
      <w:del w:id="18791" w:author="PR Preview" w:date="2026-01-01T00:00:00Z">
        <w:r>
          <w:delText xml:space="preserve"> </w:delText>
        </w:r>
      </w:del>
      <w:del w:id="18792" w:author="PR Preview" w:date="2026-01-01T00:00:00Z">
        <w:r>
          <w:delText xml:space="preserve">The matrix of</w:delText>
        </w:r>
      </w:del>
      <w:del w:id="18793" w:author="PR Preview" w:date="2026-01-01T00:00:00Z">
        <w:r>
          <w:delText xml:space="preserve"> </w:delText>
        </w:r>
      </w:del>
      <w:hyperlink w:anchor="exm-generalized-inverse">
        <w:del w:id="18794" w:author="PR Preview" w:date="2026-01-01T00:00:00Z">
          <w:r>
            <w:rPr>
              <w:rStyle w:val="Hyperlink"/>
            </w:rPr>
            <w:delText xml:space="preserve">Example 162</w:delText>
          </w:r>
        </w:del>
      </w:hyperlink>
      <w:del w:id="18795" w:author="PR Preview" w:date="2026-01-01T00:00:00Z">
        <w:r>
          <w:delText xml:space="preserve">, by contrast, has infinitely many,</w:delText>
        </w:r>
      </w:del>
      <w:del w:id="18796" w:author="PR Preview" w:date="2026-01-01T00:00:00Z">
        <w:r>
          <w:delText xml:space="preserve"> </w:delText>
        </w:r>
      </w:del>
      <w:del w:id="18797" w:author="PR Preview" w:date="2026-01-01T00:00:00Z">
        <w:r>
          <w:delText xml:space="preserve">so by</w:delText>
        </w:r>
      </w:del>
      <w:del w:id="18798" w:author="PR Preview" w:date="2026-01-01T00:00:00Z">
        <w:r>
          <w:delText xml:space="preserve"> </w:delText>
        </w:r>
      </w:del>
      <w:hyperlink w:anchor="thm-generalized-inverse-invertible">
        <w:del w:id="18799" w:author="PR Preview" w:date="2026-01-01T00:00:00Z">
          <w:r>
            <w:rPr>
              <w:rStyle w:val="Hyperlink"/>
            </w:rPr>
            <w:delText xml:space="preserve">Theorem 88</w:delText>
          </w:r>
        </w:del>
      </w:hyperlink>
      <w:del w:id="18800" w:author="PR Preview" w:date="2026-01-01T00:00:00Z">
        <w:r>
          <w:delText xml:space="preserve"> </w:delText>
        </w:r>
      </w:del>
      <w:del w:id="18801" w:author="PR Preview" w:date="2026-01-01T00:00:00Z">
        <w:r>
          <w:delText xml:space="preserve">it is singular.</w:delText>
        </w:r>
      </w:del>
    </w:p>
    <w:p>
      <w:pPr>
        <w:pStyle w:val="BodyText"/>
      </w:pPr>
      <w:del w:id="18802" w:author="PR Preview" w:date="2026-01-01T00:00:00Z">
        <w:r>
          <w:rPr>
            <w:b/>
            <w:bCs/>
          </w:rPr>
          <w:delText xml:space="preserve">Theorem 89 (A generalized inverse solves every solvable system)</w:delText>
        </w:r>
      </w:del>
      <w:del w:id="18803" w:author="PR Preview" w:date="2026-01-01T00:00:00Z">
        <w:r>
          <w:delText xml:space="preserve"> </w:delText>
        </w:r>
      </w:del>
      <w:del w:id="18804" w:author="PR Preview" w:date="2026-01-01T00:00:00Z">
        <w:r>
          <w:delText xml:space="preserve">Let</w:delText>
        </w:r>
      </w:del>
      <w:del w:id="18805" w:author="PR Preview" w:date="2026-01-01T00:00:00Z">
        <w:r>
          <w:delText xml:space="preserve"> </w:delText>
        </w:r>
      </w:del>
      <m:oMath>
        <m:r>
          <m:rPr>
            <m:sty m:val="bi"/>
          </m:rPr>
          <m:t>A</m:t>
        </m:r>
      </m:oMath>
      <w:del w:id="18806" w:author="PR Preview" w:date="2026-01-01T00:00:00Z">
        <w:r>
          <w:delText xml:space="preserve"> </w:delText>
        </w:r>
      </w:del>
      <w:del w:id="18807" w:author="PR Preview" w:date="2026-01-01T00:00:00Z">
        <w:r>
          <w:delText xml:space="preserve">be</w:delText>
        </w:r>
      </w:del>
      <w:del w:id="18808" w:author="PR Preview" w:date="2026-01-01T00:00:00Z">
        <w:r>
          <w:delText xml:space="preserve"> </w:delText>
        </w:r>
      </w:del>
      <m:oMath>
        <m:r>
          <m:t>m</m:t>
        </m:r>
        <m:r>
          <m:rPr>
            <m:sty m:val="p"/>
          </m:rPr>
          <m:t>×</m:t>
        </m:r>
        <m:r>
          <m:t>n</m:t>
        </m:r>
      </m:oMath>
      <w:del w:id="18809" w:author="PR Preview" w:date="2026-01-01T00:00:00Z">
        <w:r>
          <w:delText xml:space="preserve">, let</w:delText>
        </w:r>
      </w:del>
      <w:del w:id="18810" w:author="PR Preview" w:date="2026-01-01T00:00:00Z">
        <w:r>
          <w:delText xml:space="preserve"> </w:delText>
        </w:r>
      </w:del>
      <m:oMath>
        <m:r>
          <m:rPr>
            <m:sty m:val="bi"/>
          </m:rPr>
          <m:t>G</m:t>
        </m:r>
      </m:oMath>
      <w:del w:id="18811" w:author="PR Preview" w:date="2026-01-01T00:00:00Z">
        <w:r>
          <w:delText xml:space="preserve"> </w:delText>
        </w:r>
      </w:del>
      <w:del w:id="18812" w:author="PR Preview" w:date="2026-01-01T00:00:00Z">
        <w:r>
          <w:delText xml:space="preserve">be a generalized inverse of</w:delText>
        </w:r>
      </w:del>
      <w:del w:id="18813" w:author="PR Preview" w:date="2026-01-01T00:00:00Z">
        <w:r>
          <w:delText xml:space="preserve"> </w:delText>
        </w:r>
      </w:del>
      <m:oMath>
        <m:r>
          <m:rPr>
            <m:sty m:val="bi"/>
          </m:rPr>
          <m:t>A</m:t>
        </m:r>
      </m:oMath>
      <w:del w:id="18814" w:author="PR Preview" w:date="2026-01-01T00:00:00Z">
        <w:r>
          <w:delText xml:space="preserve"> </w:delText>
        </w:r>
      </w:del>
      <w:del w:id="18815" w:author="PR Preview" w:date="2026-01-01T00:00:00Z">
        <w:r>
          <w:delText xml:space="preserve">(</w:delText>
        </w:r>
      </w:del>
      <w:hyperlink w:anchor="def-generalized-inverse">
        <w:del w:id="18816" w:author="PR Preview" w:date="2026-01-01T00:00:00Z">
          <w:r>
            <w:rPr>
              <w:rStyle w:val="Hyperlink"/>
            </w:rPr>
            <w:delText xml:space="preserve">Definition 92</w:delText>
          </w:r>
        </w:del>
      </w:hyperlink>
      <w:del w:id="18817" w:author="PR Preview" w:date="2026-01-01T00:00:00Z">
        <w:r>
          <w:delText xml:space="preserve">), and let</w:delText>
        </w:r>
      </w:del>
      <w:del w:id="18818"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18819" w:author="PR Preview" w:date="2026-01-01T00:00:00Z">
        <w:r>
          <w:delText xml:space="preserve">.</w:delText>
        </w:r>
      </w:del>
      <w:del w:id="18820" w:author="PR Preview" w:date="2026-01-01T00:00:00Z">
        <w:r>
          <w:delText xml:space="preserve"> </w:delText>
        </w:r>
      </w:del>
      <w:del w:id="18821" w:author="PR Preview" w:date="2026-01-01T00:00:00Z">
        <w:r>
          <w:delText xml:space="preserve">If</w:delText>
        </w:r>
      </w:del>
      <w:del w:id="18822" w:author="PR Preview" w:date="2026-01-01T00:00:00Z">
        <w:r>
          <w:delText xml:space="preserve"> </w:delText>
        </w:r>
      </w:del>
      <m:oMath>
        <m:r>
          <m:rPr>
            <m:sty m:val="bi"/>
          </m:rPr>
          <m:t>A</m:t>
        </m:r>
        <m:acc>
          <m:accPr>
            <m:chr m:val="̃"/>
          </m:accPr>
          <m:e>
            <m:r>
              <m:t>x</m:t>
            </m:r>
          </m:e>
        </m:acc>
        <m:r>
          <m:rPr>
            <m:sty m:val="p"/>
          </m:rPr>
          <m:t>=</m:t>
        </m:r>
        <m:acc>
          <m:accPr>
            <m:chr m:val="̃"/>
          </m:accPr>
          <m:e>
            <m:r>
              <m:t>b</m:t>
            </m:r>
          </m:e>
        </m:acc>
      </m:oMath>
      <w:del w:id="18823" w:author="PR Preview" w:date="2026-01-01T00:00:00Z">
        <w:r>
          <w:delText xml:space="preserve"> </w:delText>
        </w:r>
      </w:del>
      <w:del w:id="18824" w:author="PR Preview" w:date="2026-01-01T00:00:00Z">
        <w:r>
          <w:delText xml:space="preserve">has a solution,</w:delText>
        </w:r>
      </w:del>
      <w:del w:id="18825" w:author="PR Preview" w:date="2026-01-01T00:00:00Z">
        <w:r>
          <w:delText xml:space="preserve"> </w:delText>
        </w:r>
      </w:del>
      <w:del w:id="18826" w:author="PR Preview" w:date="2026-01-01T00:00:00Z">
        <w:r>
          <w:delText xml:space="preserve">then</w:delText>
        </w:r>
      </w:del>
      <w:del w:id="18827" w:author="PR Preview" w:date="2026-01-01T00:00:00Z">
        <w:r>
          <w:delText xml:space="preserve"> </w:delText>
        </w:r>
      </w:del>
      <m:oMath>
        <m:r>
          <m:rPr>
            <m:sty m:val="bi"/>
          </m:rPr>
          <m:t>G</m:t>
        </m:r>
        <m:acc>
          <m:accPr>
            <m:chr m:val="̃"/>
          </m:accPr>
          <m:e>
            <m:r>
              <m:t>b</m:t>
            </m:r>
          </m:e>
        </m:acc>
      </m:oMath>
      <w:del w:id="18828" w:author="PR Preview" w:date="2026-01-01T00:00:00Z">
        <w:r>
          <w:delText xml:space="preserve"> </w:delText>
        </w:r>
      </w:del>
      <w:del w:id="18829" w:author="PR Preview" w:date="2026-01-01T00:00:00Z">
        <w:r>
          <w:delText xml:space="preserve">is a solution.</w:delText>
        </w:r>
      </w:del>
    </w:p>
    <w:p>
      <w:pPr>
        <w:pStyle w:val="FirstParagraph"/>
      </w:pPr>
      <w:ins w:id="18830" w:author="PR Preview" w:date="2026-01-01T00:00:00Z">
        <w:r>
          <w:rPr>
            <w:b/>
            <w:bCs/>
          </w:rPr>
          <w:t xml:space="preserve">Example 166 (The generalized inverse of an invertible matrix)</w:t>
        </w:r>
      </w:ins>
      <w:ins w:id="18831" w:author="PR Preview" w:date="2026-01-01T00:00:00Z">
        <w:r>
          <w:t xml:space="preserve"> </w:t>
        </w:r>
      </w:ins>
      <w:ins w:id="18832" w:author="PR Preview" w:date="2026-01-01T00:00:00Z">
        <w:r>
          <w:t xml:space="preserve">For</w:t>
        </w:r>
      </w:ins>
      <w:ins w:id="1883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8834" w:author="PR Preview" w:date="2026-01-01T00:00:00Z">
        <w:r>
          <w:t xml:space="preserve"> </w:t>
        </w:r>
      </w:ins>
      <w:ins w:id="18835" w:author="PR Preview" w:date="2026-01-01T00:00:00Z">
        <w:r>
          <w:t xml:space="preserve">of</w:t>
        </w:r>
      </w:ins>
      <w:ins w:id="18836" w:author="PR Preview" w:date="2026-01-01T00:00:00Z">
        <w:r>
          <w:t xml:space="preserve"> </w:t>
        </w:r>
      </w:ins>
      <w:hyperlink w:anchor="exm-invertible-matrix">
        <w:ins w:id="18837" w:author="PR Preview" w:date="2026-01-01T00:00:00Z">
          <w:r>
            <w:rPr>
              <w:rStyle w:val="Hyperlink"/>
            </w:rPr>
            <w:t xml:space="preserve">Example 124</w:t>
          </w:r>
        </w:ins>
      </w:hyperlink>
      <w:ins w:id="18838" w:author="PR Preview" w:date="2026-01-01T00:00:00Z">
        <w:r>
          <w:t xml:space="preserve">,</w:t>
        </w:r>
      </w:ins>
      <w:ins w:id="18839" w:author="PR Preview" w:date="2026-01-01T00:00:00Z">
        <w:r>
          <w:t xml:space="preserve"> </w:t>
        </w:r>
      </w:ins>
      <w:ins w:id="18840" w:author="PR Preview" w:date="2026-01-01T00:00:00Z">
        <w:r>
          <w:t xml:space="preserve">the only generalized inverse is</w:t>
        </w:r>
      </w:ins>
      <w:ins w:id="18841"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8842" w:author="PR Preview" w:date="2026-01-01T00:00:00Z">
        <w:r>
          <w:t xml:space="preserve">.</w:t>
        </w:r>
      </w:ins>
      <w:ins w:id="18843" w:author="PR Preview" w:date="2026-01-01T00:00:00Z">
        <w:r>
          <w:t xml:space="preserve"> </w:t>
        </w:r>
      </w:ins>
      <w:ins w:id="18844" w:author="PR Preview" w:date="2026-01-01T00:00:00Z">
        <w:r>
          <w:t xml:space="preserve">The matrix of</w:t>
        </w:r>
      </w:ins>
      <w:ins w:id="18845" w:author="PR Preview" w:date="2026-01-01T00:00:00Z">
        <w:r>
          <w:t xml:space="preserve"> </w:t>
        </w:r>
      </w:ins>
      <w:hyperlink w:anchor="exm-generalized-inverse">
        <w:ins w:id="18846" w:author="PR Preview" w:date="2026-01-01T00:00:00Z">
          <w:r>
            <w:rPr>
              <w:rStyle w:val="Hyperlink"/>
            </w:rPr>
            <w:t xml:space="preserve">Example 165</w:t>
          </w:r>
        </w:ins>
      </w:hyperlink>
      <w:ins w:id="18847" w:author="PR Preview" w:date="2026-01-01T00:00:00Z">
        <w:r>
          <w:t xml:space="preserve">, by contrast, has infinitely many,</w:t>
        </w:r>
      </w:ins>
      <w:ins w:id="18848" w:author="PR Preview" w:date="2026-01-01T00:00:00Z">
        <w:r>
          <w:t xml:space="preserve"> </w:t>
        </w:r>
      </w:ins>
      <w:ins w:id="18849" w:author="PR Preview" w:date="2026-01-01T00:00:00Z">
        <w:r>
          <w:t xml:space="preserve">so by</w:t>
        </w:r>
      </w:ins>
      <w:ins w:id="18850" w:author="PR Preview" w:date="2026-01-01T00:00:00Z">
        <w:r>
          <w:t xml:space="preserve"> </w:t>
        </w:r>
      </w:ins>
      <w:hyperlink w:anchor="thm-generalized-inverse-invertible">
        <w:ins w:id="18851" w:author="PR Preview" w:date="2026-01-01T00:00:00Z">
          <w:r>
            <w:rPr>
              <w:rStyle w:val="Hyperlink"/>
            </w:rPr>
            <w:t xml:space="preserve">Theorem 89</w:t>
          </w:r>
        </w:ins>
      </w:hyperlink>
      <w:ins w:id="18852" w:author="PR Preview" w:date="2026-01-01T00:00:00Z">
        <w:r>
          <w:t xml:space="preserve"> </w:t>
        </w:r>
      </w:ins>
      <w:ins w:id="18853" w:author="PR Preview" w:date="2026-01-01T00:00:00Z">
        <w:r>
          <w:t xml:space="preserve">it is singular.</w:t>
        </w:r>
      </w:ins>
    </w:p>
    <w:bookmarkEnd w:id="537"/>
    <w:bookmarkStart w:id="538" w:name="thm-generalized-inverse-solves"/>
    <w:p>
      <w:pPr>
        <w:pStyle w:val="BodyText"/>
      </w:pPr>
      <w:ins w:id="18854" w:author="PR Preview" w:date="2026-01-01T00:00:00Z">
        <w:r>
          <w:rPr>
            <w:b/>
            <w:bCs/>
          </w:rPr>
          <w:t xml:space="preserve">Theorem 90 (A generalized inverse solves every solvable system)</w:t>
        </w:r>
      </w:ins>
      <w:ins w:id="18855" w:author="PR Preview" w:date="2026-01-01T00:00:00Z">
        <w:r>
          <w:t xml:space="preserve"> </w:t>
        </w:r>
      </w:ins>
      <w:ins w:id="18856" w:author="PR Preview" w:date="2026-01-01T00:00:00Z">
        <w:r>
          <w:t xml:space="preserve">Let</w:t>
        </w:r>
      </w:ins>
      <w:ins w:id="18857" w:author="PR Preview" w:date="2026-01-01T00:00:00Z">
        <w:r>
          <w:t xml:space="preserve"> </w:t>
        </w:r>
      </w:ins>
      <m:oMath>
        <m:r>
          <m:rPr>
            <m:sty m:val="bi"/>
          </m:rPr>
          <m:t>A</m:t>
        </m:r>
      </m:oMath>
      <w:ins w:id="18858" w:author="PR Preview" w:date="2026-01-01T00:00:00Z">
        <w:r>
          <w:t xml:space="preserve"> </w:t>
        </w:r>
      </w:ins>
      <w:ins w:id="18859" w:author="PR Preview" w:date="2026-01-01T00:00:00Z">
        <w:r>
          <w:t xml:space="preserve">be</w:t>
        </w:r>
      </w:ins>
      <w:ins w:id="18860" w:author="PR Preview" w:date="2026-01-01T00:00:00Z">
        <w:r>
          <w:t xml:space="preserve"> </w:t>
        </w:r>
      </w:ins>
      <m:oMath>
        <m:r>
          <m:t>m</m:t>
        </m:r>
        <m:r>
          <m:rPr>
            <m:sty m:val="p"/>
          </m:rPr>
          <m:t>×</m:t>
        </m:r>
        <m:r>
          <m:t>n</m:t>
        </m:r>
      </m:oMath>
      <w:ins w:id="18861" w:author="PR Preview" w:date="2026-01-01T00:00:00Z">
        <w:r>
          <w:t xml:space="preserve">, let</w:t>
        </w:r>
      </w:ins>
      <w:ins w:id="18862" w:author="PR Preview" w:date="2026-01-01T00:00:00Z">
        <w:r>
          <w:t xml:space="preserve"> </w:t>
        </w:r>
      </w:ins>
      <m:oMath>
        <m:r>
          <m:rPr>
            <m:sty m:val="bi"/>
          </m:rPr>
          <m:t>G</m:t>
        </m:r>
      </m:oMath>
      <w:ins w:id="18863" w:author="PR Preview" w:date="2026-01-01T00:00:00Z">
        <w:r>
          <w:t xml:space="preserve"> </w:t>
        </w:r>
      </w:ins>
      <w:ins w:id="18864" w:author="PR Preview" w:date="2026-01-01T00:00:00Z">
        <w:r>
          <w:t xml:space="preserve">be a generalized inverse of</w:t>
        </w:r>
      </w:ins>
      <w:ins w:id="18865" w:author="PR Preview" w:date="2026-01-01T00:00:00Z">
        <w:r>
          <w:t xml:space="preserve"> </w:t>
        </w:r>
      </w:ins>
      <m:oMath>
        <m:r>
          <m:rPr>
            <m:sty m:val="bi"/>
          </m:rPr>
          <m:t>A</m:t>
        </m:r>
      </m:oMath>
      <w:ins w:id="18866" w:author="PR Preview" w:date="2026-01-01T00:00:00Z">
        <w:r>
          <w:t xml:space="preserve"> </w:t>
        </w:r>
      </w:ins>
      <w:ins w:id="18867" w:author="PR Preview" w:date="2026-01-01T00:00:00Z">
        <w:r>
          <w:t xml:space="preserve">(</w:t>
        </w:r>
      </w:ins>
      <w:hyperlink w:anchor="def-generalized-inverse">
        <w:ins w:id="18868" w:author="PR Preview" w:date="2026-01-01T00:00:00Z">
          <w:r>
            <w:rPr>
              <w:rStyle w:val="Hyperlink"/>
            </w:rPr>
            <w:t xml:space="preserve">Definition 97</w:t>
          </w:r>
        </w:ins>
      </w:hyperlink>
      <w:ins w:id="18869" w:author="PR Preview" w:date="2026-01-01T00:00:00Z">
        <w:r>
          <w:t xml:space="preserve">), and let</w:t>
        </w:r>
      </w:ins>
      <w:ins w:id="18870" w:author="PR Preview" w:date="2026-01-01T00:00:00Z">
        <w:r>
          <w:t xml:space="preserve"> </w:t>
        </w:r>
      </w:ins>
      <m:oMath>
        <m:acc>
          <m:accPr>
            <m:chr m:val="̃"/>
          </m:accPr>
          <m:e>
            <m:r>
              <m:t>b</m:t>
            </m:r>
          </m:e>
        </m:acc>
        <m:r>
          <m:rPr>
            <m:sty m:val="p"/>
          </m:rPr>
          <m:t>∈</m:t>
        </m:r>
        <m:sSup>
          <m:e>
            <m:r>
              <m:rPr>
                <m:scr m:val="double-struck"/>
                <m:sty m:val="p"/>
              </m:rPr>
              <m:t>R</m:t>
            </m:r>
          </m:e>
          <m:sup>
            <m:r>
              <m:t>m</m:t>
            </m:r>
          </m:sup>
        </m:sSup>
      </m:oMath>
      <w:ins w:id="18871" w:author="PR Preview" w:date="2026-01-01T00:00:00Z">
        <w:r>
          <w:t xml:space="preserve">.</w:t>
        </w:r>
      </w:ins>
      <w:ins w:id="18872" w:author="PR Preview" w:date="2026-01-01T00:00:00Z">
        <w:r>
          <w:t xml:space="preserve"> </w:t>
        </w:r>
      </w:ins>
      <w:ins w:id="18873" w:author="PR Preview" w:date="2026-01-01T00:00:00Z">
        <w:r>
          <w:t xml:space="preserve">If</w:t>
        </w:r>
      </w:ins>
      <w:ins w:id="18874" w:author="PR Preview" w:date="2026-01-01T00:00:00Z">
        <w:r>
          <w:t xml:space="preserve"> </w:t>
        </w:r>
      </w:ins>
      <m:oMath>
        <m:r>
          <m:rPr>
            <m:sty m:val="bi"/>
          </m:rPr>
          <m:t>A</m:t>
        </m:r>
        <m:acc>
          <m:accPr>
            <m:chr m:val="̃"/>
          </m:accPr>
          <m:e>
            <m:r>
              <m:t>x</m:t>
            </m:r>
          </m:e>
        </m:acc>
        <m:r>
          <m:rPr>
            <m:sty m:val="p"/>
          </m:rPr>
          <m:t>=</m:t>
        </m:r>
        <m:acc>
          <m:accPr>
            <m:chr m:val="̃"/>
          </m:accPr>
          <m:e>
            <m:r>
              <m:t>b</m:t>
            </m:r>
          </m:e>
        </m:acc>
      </m:oMath>
      <w:ins w:id="18875" w:author="PR Preview" w:date="2026-01-01T00:00:00Z">
        <w:r>
          <w:t xml:space="preserve"> </w:t>
        </w:r>
      </w:ins>
      <w:ins w:id="18876" w:author="PR Preview" w:date="2026-01-01T00:00:00Z">
        <w:r>
          <w:t xml:space="preserve">has a solution,</w:t>
        </w:r>
      </w:ins>
      <w:ins w:id="18877" w:author="PR Preview" w:date="2026-01-01T00:00:00Z">
        <w:r>
          <w:t xml:space="preserve"> </w:t>
        </w:r>
      </w:ins>
      <w:ins w:id="18878" w:author="PR Preview" w:date="2026-01-01T00:00:00Z">
        <w:r>
          <w:t xml:space="preserve">then</w:t>
        </w:r>
      </w:ins>
      <w:ins w:id="18879" w:author="PR Preview" w:date="2026-01-01T00:00:00Z">
        <w:r>
          <w:t xml:space="preserve"> </w:t>
        </w:r>
      </w:ins>
      <m:oMath>
        <m:r>
          <m:rPr>
            <m:sty m:val="bi"/>
          </m:rPr>
          <m:t>G</m:t>
        </m:r>
        <m:acc>
          <m:accPr>
            <m:chr m:val="̃"/>
          </m:accPr>
          <m:e>
            <m:r>
              <m:t>b</m:t>
            </m:r>
          </m:e>
        </m:acc>
      </m:oMath>
      <w:ins w:id="18880" w:author="PR Preview" w:date="2026-01-01T00:00:00Z">
        <w:r>
          <w:t xml:space="preserve"> </w:t>
        </w:r>
      </w:ins>
      <w:ins w:id="18881" w:author="PR Preview" w:date="2026-01-01T00:00:00Z">
        <w:r>
          <w:t xml:space="preserve">is a solution.</w:t>
        </w:r>
      </w:ins>
    </w:p>
    <w:bookmarkEnd w:id="53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97</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39" w:name="exm-generalized-inverse-solves"/>
    <w:p>
      <w:pPr>
        <w:pStyle w:val="FirstParagraph"/>
      </w:pPr>
      <w:del w:id="18882" w:author="PR Preview" w:date="2026-01-01T00:00:00Z">
        <w:r>
          <w:rPr>
            <w:b/>
            <w:bCs/>
          </w:rPr>
          <w:delText xml:space="preserve">Example 164 (Solving with a generalized inverse)</w:delText>
        </w:r>
      </w:del>
      <w:del w:id="18883" w:author="PR Preview" w:date="2026-01-01T00:00:00Z">
        <w:r>
          <w:delText xml:space="preserve"> </w:delText>
        </w:r>
      </w:del>
      <w:del w:id="18884" w:author="PR Preview" w:date="2026-01-01T00:00:00Z">
        <w:r>
          <w:delText xml:space="preserve">With</w:delText>
        </w:r>
      </w:del>
      <w:del w:id="1888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8886" w:author="PR Preview" w:date="2026-01-01T00:00:00Z">
        <w:r>
          <w:delText xml:space="preserve"> </w:delText>
        </w:r>
      </w:del>
      <w:del w:id="18887" w:author="PR Preview" w:date="2026-01-01T00:00:00Z">
        <w:r>
          <w:delText xml:space="preserve">and its generalized inverse</w:delText>
        </w:r>
      </w:del>
      <w:del w:id="18888"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18889" w:author="PR Preview" w:date="2026-01-01T00:00:00Z">
        <w:r>
          <w:delText xml:space="preserve"> </w:delText>
        </w:r>
      </w:del>
      <w:del w:id="18890" w:author="PR Preview" w:date="2026-01-01T00:00:00Z">
        <w:r>
          <w:delText xml:space="preserve">(</w:delText>
        </w:r>
      </w:del>
      <w:hyperlink w:anchor="exm-generalized-inverse">
        <w:del w:id="18891" w:author="PR Preview" w:date="2026-01-01T00:00:00Z">
          <w:r>
            <w:rPr>
              <w:rStyle w:val="Hyperlink"/>
            </w:rPr>
            <w:delText xml:space="preserve">Example 162</w:delText>
          </w:r>
        </w:del>
      </w:hyperlink>
      <w:del w:id="18892" w:author="PR Preview" w:date="2026-01-01T00:00:00Z">
        <w:r>
          <w:delText xml:space="preserve">),</w:delText>
        </w:r>
      </w:del>
      <w:del w:id="18893" w:author="PR Preview" w:date="2026-01-01T00:00:00Z">
        <w:r>
          <w:delText xml:space="preserve"> </w:delText>
        </w:r>
      </w:del>
      <w:del w:id="18894" w:author="PR Preview" w:date="2026-01-01T00:00:00Z">
        <w:r>
          <w:delText xml:space="preserve">the system</w:delText>
        </w:r>
      </w:del>
      <w:del w:id="18895" w:author="PR Preview" w:date="2026-01-01T00:00:00Z">
        <w:r>
          <w:delText xml:space="preserve"> </w:delText>
        </w:r>
      </w:del>
      <m:oMath>
        <m:r>
          <m:rPr>
            <m:sty m:val="bi"/>
          </m:rPr>
          <m:t>A</m:t>
        </m:r>
        <m:acc>
          <m:accPr>
            <m:chr m:val="̃"/>
          </m:accPr>
          <m:e>
            <m:r>
              <m:t>x</m:t>
            </m:r>
          </m:e>
        </m:acc>
        <m:r>
          <m:rPr>
            <m:sty m:val="p"/>
          </m:rPr>
          <m:t>=</m:t>
        </m:r>
        <m:r>
          <m:rPr>
            <m:sty m:val="p"/>
          </m:rPr>
          <m:t>(</m:t>
        </m:r>
        <m:r>
          <m:t>2</m:t>
        </m:r>
        <m:r>
          <m:rPr>
            <m:sty m:val="p"/>
          </m:rPr>
          <m:t>,</m:t>
        </m:r>
        <m:r>
          <m:t>0</m:t>
        </m:r>
        <m:r>
          <m:rPr>
            <m:sty m:val="p"/>
          </m:rPr>
          <m:t>)</m:t>
        </m:r>
      </m:oMath>
      <w:del w:id="18896" w:author="PR Preview" w:date="2026-01-01T00:00:00Z">
        <w:r>
          <w:delText xml:space="preserve"> </w:delText>
        </w:r>
      </w:del>
      <w:del w:id="18897" w:author="PR Preview" w:date="2026-01-01T00:00:00Z">
        <w:r>
          <w:delText xml:space="preserve">has the solution</w:delText>
        </w:r>
      </w:del>
      <w:del w:id="18898" w:author="PR Preview" w:date="2026-01-01T00:00:00Z">
        <w:r>
          <w:delText xml:space="preserve"> </w:delText>
        </w:r>
      </w:del>
      <m:oMath>
        <m:r>
          <m:rPr>
            <m:sty m:val="p"/>
          </m:rPr>
          <m:t>(</m:t>
        </m:r>
        <m:r>
          <m:t>2</m:t>
        </m:r>
        <m:r>
          <m:rPr>
            <m:sty m:val="p"/>
          </m:rPr>
          <m:t>,</m:t>
        </m:r>
        <m:r>
          <m:t>0</m:t>
        </m:r>
        <m:r>
          <m:rPr>
            <m:sty m:val="p"/>
          </m:rPr>
          <m:t>)</m:t>
        </m:r>
      </m:oMath>
      <w:del w:id="18899" w:author="PR Preview" w:date="2026-01-01T00:00:00Z">
        <w:r>
          <w:delText xml:space="preserve">,</w:delText>
        </w:r>
      </w:del>
      <w:del w:id="18900" w:author="PR Preview" w:date="2026-01-01T00:00:00Z">
        <w:r>
          <w:delText xml:space="preserve"> </w:delText>
        </w:r>
      </w:del>
      <w:del w:id="18901" w:author="PR Preview" w:date="2026-01-01T00:00:00Z">
        <w:r>
          <w:delText xml:space="preserve">and</w:delText>
        </w:r>
      </w:del>
      <w:del w:id="18902"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18903" w:author="PR Preview" w:date="2026-01-01T00:00:00Z">
        <w:r>
          <w:delText xml:space="preserve"> </w:delText>
        </w:r>
      </w:del>
      <w:del w:id="18904" w:author="PR Preview" w:date="2026-01-01T00:00:00Z">
        <w:r>
          <w:delText xml:space="preserve">is a solution too:</w:delText>
        </w:r>
      </w:del>
      <w:del w:id="18905"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18906" w:author="PR Preview" w:date="2026-01-01T00:00:00Z">
        <w:r>
          <w:delText xml:space="preserve">.</w:delText>
        </w:r>
      </w:del>
      <w:del w:id="18907" w:author="PR Preview" w:date="2026-01-01T00:00:00Z">
        <w:r>
          <w:delText xml:space="preserve"> </w:delText>
        </w:r>
      </w:del>
      <w:del w:id="18908" w:author="PR Preview" w:date="2026-01-01T00:00:00Z">
        <w:r>
          <w:delText xml:space="preserve">The system</w:delText>
        </w:r>
      </w:del>
      <w:del w:id="18909" w:author="PR Preview" w:date="2026-01-01T00:00:00Z">
        <w:r>
          <w:delText xml:space="preserve"> </w:delText>
        </w:r>
      </w:del>
      <m:oMath>
        <m:r>
          <m:rPr>
            <m:sty m:val="bi"/>
          </m:rPr>
          <m:t>A</m:t>
        </m:r>
        <m:acc>
          <m:accPr>
            <m:chr m:val="̃"/>
          </m:accPr>
          <m:e>
            <m:r>
              <m:t>x</m:t>
            </m:r>
          </m:e>
        </m:acc>
        <m:r>
          <m:rPr>
            <m:sty m:val="p"/>
          </m:rPr>
          <m:t>=</m:t>
        </m:r>
        <m:r>
          <m:rPr>
            <m:sty m:val="p"/>
          </m:rPr>
          <m:t>(</m:t>
        </m:r>
        <m:r>
          <m:t>2</m:t>
        </m:r>
        <m:r>
          <m:rPr>
            <m:sty m:val="p"/>
          </m:rPr>
          <m:t>,</m:t>
        </m:r>
        <m:r>
          <m:t>1</m:t>
        </m:r>
        <m:r>
          <m:rPr>
            <m:sty m:val="p"/>
          </m:rPr>
          <m:t>)</m:t>
        </m:r>
      </m:oMath>
      <w:del w:id="18910" w:author="PR Preview" w:date="2026-01-01T00:00:00Z">
        <w:r>
          <w:delText xml:space="preserve"> </w:delText>
        </w:r>
      </w:del>
      <w:del w:id="18911" w:author="PR Preview" w:date="2026-01-01T00:00:00Z">
        <w:r>
          <w:delText xml:space="preserve">has no solution,</w:delText>
        </w:r>
      </w:del>
      <w:del w:id="18912" w:author="PR Preview" w:date="2026-01-01T00:00:00Z">
        <w:r>
          <w:delText xml:space="preserve"> </w:delText>
        </w:r>
      </w:del>
      <w:del w:id="18913" w:author="PR Preview" w:date="2026-01-01T00:00:00Z">
        <w:r>
          <w:delText xml:space="preserve">since the second entry of</w:delText>
        </w:r>
      </w:del>
      <w:del w:id="18914" w:author="PR Preview" w:date="2026-01-01T00:00:00Z">
        <w:r>
          <w:delText xml:space="preserve"> </w:delText>
        </w:r>
      </w:del>
      <m:oMath>
        <m:r>
          <m:rPr>
            <m:sty m:val="bi"/>
          </m:rPr>
          <m:t>A</m:t>
        </m:r>
        <m:acc>
          <m:accPr>
            <m:chr m:val="̃"/>
          </m:accPr>
          <m:e>
            <m:r>
              <m:t>x</m:t>
            </m:r>
          </m:e>
        </m:acc>
      </m:oMath>
      <w:del w:id="18915" w:author="PR Preview" w:date="2026-01-01T00:00:00Z">
        <w:r>
          <w:delText xml:space="preserve"> </w:delText>
        </w:r>
      </w:del>
      <w:del w:id="18916" w:author="PR Preview" w:date="2026-01-01T00:00:00Z">
        <w:r>
          <w:delText xml:space="preserve">is always</w:delText>
        </w:r>
      </w:del>
      <w:del w:id="18917" w:author="PR Preview" w:date="2026-01-01T00:00:00Z">
        <w:r>
          <w:delText xml:space="preserve"> </w:delText>
        </w:r>
      </w:del>
      <m:oMath>
        <m:r>
          <m:t>0</m:t>
        </m:r>
      </m:oMath>
      <w:del w:id="18918" w:author="PR Preview" w:date="2026-01-01T00:00:00Z">
        <w:r>
          <w:delText xml:space="preserve">;</w:delText>
        </w:r>
      </w:del>
      <w:del w:id="18919" w:author="PR Preview" w:date="2026-01-01T00:00:00Z">
        <w:r>
          <w:delText xml:space="preserve"> </w:delText>
        </w:r>
      </w:del>
      <w:del w:id="18920" w:author="PR Preview" w:date="2026-01-01T00:00:00Z">
        <w:r>
          <w:delText xml:space="preserve">there</w:delText>
        </w:r>
      </w:del>
      <w:del w:id="18921"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18922" w:author="PR Preview" w:date="2026-01-01T00:00:00Z">
        <w:r>
          <w:delText xml:space="preserve"> </w:delText>
        </w:r>
      </w:del>
      <w:del w:id="18923" w:author="PR Preview" w:date="2026-01-01T00:00:00Z">
        <w:r>
          <w:delText xml:space="preserve">gives</w:delText>
        </w:r>
      </w:del>
      <w:del w:id="18924"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18925" w:author="PR Preview" w:date="2026-01-01T00:00:00Z">
        <w:r>
          <w:delText xml:space="preserve">.</w:delText>
        </w:r>
      </w:del>
    </w:p>
    <w:p>
      <w:pPr>
        <w:pStyle w:val="BodyText"/>
      </w:pPr>
      <w:del w:id="18926" w:author="PR Preview" w:date="2026-01-01T00:00:00Z">
        <w:r>
          <w:rPr>
            <w:b/>
            <w:bCs/>
          </w:rPr>
          <w:delText xml:space="preserve">Definition 93 (Moore-Penrose inverse)</w:delText>
        </w:r>
      </w:del>
      <w:del w:id="18927" w:author="PR Preview" w:date="2026-01-01T00:00:00Z">
        <w:r>
          <w:delText xml:space="preserve"> </w:delText>
        </w:r>
      </w:del>
      <w:del w:id="18928" w:author="PR Preview" w:date="2026-01-01T00:00:00Z">
        <w:r>
          <w:delText xml:space="preserve">A</w:delText>
        </w:r>
      </w:del>
      <w:del w:id="18929" w:author="PR Preview" w:date="2026-01-01T00:00:00Z">
        <w:r>
          <w:delText xml:space="preserve"> </w:delText>
        </w:r>
      </w:del>
      <w:del w:id="18930" w:author="PR Preview" w:date="2026-01-01T00:00:00Z">
        <w:r>
          <w:rPr>
            <w:b/>
            <w:bCs/>
          </w:rPr>
          <w:delText xml:space="preserve">Moore-Penrose inverse</w:delText>
        </w:r>
      </w:del>
      <w:del w:id="18931" w:author="PR Preview" w:date="2026-01-01T00:00:00Z">
        <w:r>
          <w:delText xml:space="preserve"> </w:delText>
        </w:r>
      </w:del>
      <w:del w:id="18932" w:author="PR Preview" w:date="2026-01-01T00:00:00Z">
        <w:r>
          <w:delText xml:space="preserve">of an</w:delText>
        </w:r>
      </w:del>
      <w:del w:id="18933" w:author="PR Preview" w:date="2026-01-01T00:00:00Z">
        <w:r>
          <w:delText xml:space="preserve"> </w:delText>
        </w:r>
      </w:del>
      <m:oMath>
        <m:r>
          <m:t>m</m:t>
        </m:r>
        <m:r>
          <m:rPr>
            <m:sty m:val="p"/>
          </m:rPr>
          <m:t>×</m:t>
        </m:r>
        <m:r>
          <m:t>n</m:t>
        </m:r>
      </m:oMath>
      <w:del w:id="18934" w:author="PR Preview" w:date="2026-01-01T00:00:00Z">
        <w:r>
          <w:delText xml:space="preserve"> </w:delText>
        </w:r>
      </w:del>
      <w:del w:id="18935" w:author="PR Preview" w:date="2026-01-01T00:00:00Z">
        <w:r>
          <w:delText xml:space="preserve">matrix</w:delText>
        </w:r>
      </w:del>
      <w:del w:id="18936" w:author="PR Preview" w:date="2026-01-01T00:00:00Z">
        <w:r>
          <w:delText xml:space="preserve"> </w:delText>
        </w:r>
      </w:del>
      <m:oMath>
        <m:r>
          <m:rPr>
            <m:sty m:val="bi"/>
          </m:rPr>
          <m:t>A</m:t>
        </m:r>
      </m:oMath>
      <w:del w:id="18937" w:author="PR Preview" w:date="2026-01-01T00:00:00Z">
        <w:r>
          <w:delText xml:space="preserve"> </w:delText>
        </w:r>
      </w:del>
      <w:del w:id="18938" w:author="PR Preview" w:date="2026-01-01T00:00:00Z">
        <w:r>
          <w:delText xml:space="preserve">is an</w:delText>
        </w:r>
      </w:del>
      <w:del w:id="18939" w:author="PR Preview" w:date="2026-01-01T00:00:00Z">
        <w:r>
          <w:delText xml:space="preserve"> </w:delText>
        </w:r>
      </w:del>
      <m:oMath>
        <m:r>
          <m:t>n</m:t>
        </m:r>
        <m:r>
          <m:rPr>
            <m:sty m:val="p"/>
          </m:rPr>
          <m:t>×</m:t>
        </m:r>
        <m:r>
          <m:t>m</m:t>
        </m:r>
      </m:oMath>
      <w:del w:id="18940" w:author="PR Preview" w:date="2026-01-01T00:00:00Z">
        <w:r>
          <w:delText xml:space="preserve"> </w:delText>
        </w:r>
      </w:del>
      <w:del w:id="18941" w:author="PR Preview" w:date="2026-01-01T00:00:00Z">
        <w:r>
          <w:delText xml:space="preserve">matrix</w:delText>
        </w:r>
      </w:del>
      <w:del w:id="18942" w:author="PR Preview" w:date="2026-01-01T00:00:00Z">
        <w:r>
          <w:delText xml:space="preserve"> </w:delText>
        </w:r>
      </w:del>
      <m:oMath>
        <m:r>
          <m:rPr>
            <m:sty m:val="bi"/>
          </m:rPr>
          <m:t>G</m:t>
        </m:r>
      </m:oMath>
      <w:del w:id="18943" w:author="PR Preview" w:date="2026-01-01T00:00:00Z">
        <w:r>
          <w:delText xml:space="preserve"> </w:delText>
        </w:r>
      </w:del>
      <w:del w:id="18944" w:author="PR Preview" w:date="2026-01-01T00:00:00Z">
        <w:r>
          <w:delText xml:space="preserve">satisfying all four conditions</w:delText>
        </w:r>
      </w:del>
    </w:p>
    <w:p>
      <w:pPr>
        <w:pStyle w:val="FirstParagraph"/>
      </w:pPr>
      <w:ins w:id="18945" w:author="PR Preview" w:date="2026-01-01T00:00:00Z">
        <w:r>
          <w:rPr>
            <w:b/>
            <w:bCs/>
          </w:rPr>
          <w:t xml:space="preserve">Example 167 (Solving with a generalized inverse)</w:t>
        </w:r>
      </w:ins>
      <w:ins w:id="18946" w:author="PR Preview" w:date="2026-01-01T00:00:00Z">
        <w:r>
          <w:t xml:space="preserve"> </w:t>
        </w:r>
      </w:ins>
      <w:ins w:id="18947" w:author="PR Preview" w:date="2026-01-01T00:00:00Z">
        <w:r>
          <w:t xml:space="preserve">With</w:t>
        </w:r>
      </w:ins>
      <w:ins w:id="1894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8949" w:author="PR Preview" w:date="2026-01-01T00:00:00Z">
        <w:r>
          <w:t xml:space="preserve"> </w:t>
        </w:r>
      </w:ins>
      <w:ins w:id="18950" w:author="PR Preview" w:date="2026-01-01T00:00:00Z">
        <w:r>
          <w:t xml:space="preserve">and its generalized inverse</w:t>
        </w:r>
      </w:ins>
      <w:ins w:id="18951"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18952" w:author="PR Preview" w:date="2026-01-01T00:00:00Z">
        <w:r>
          <w:t xml:space="preserve"> </w:t>
        </w:r>
      </w:ins>
      <w:ins w:id="18953" w:author="PR Preview" w:date="2026-01-01T00:00:00Z">
        <w:r>
          <w:t xml:space="preserve">(</w:t>
        </w:r>
      </w:ins>
      <w:hyperlink w:anchor="exm-generalized-inverse">
        <w:ins w:id="18954" w:author="PR Preview" w:date="2026-01-01T00:00:00Z">
          <w:r>
            <w:rPr>
              <w:rStyle w:val="Hyperlink"/>
            </w:rPr>
            <w:t xml:space="preserve">Example 165</w:t>
          </w:r>
        </w:ins>
      </w:hyperlink>
      <w:ins w:id="18955" w:author="PR Preview" w:date="2026-01-01T00:00:00Z">
        <w:r>
          <w:t xml:space="preserve">),</w:t>
        </w:r>
      </w:ins>
      <w:ins w:id="18956" w:author="PR Preview" w:date="2026-01-01T00:00:00Z">
        <w:r>
          <w:t xml:space="preserve"> </w:t>
        </w:r>
      </w:ins>
      <w:ins w:id="18957" w:author="PR Preview" w:date="2026-01-01T00:00:00Z">
        <w:r>
          <w:t xml:space="preserve">the system</w:t>
        </w:r>
      </w:ins>
      <w:ins w:id="18958" w:author="PR Preview" w:date="2026-01-01T00:00:00Z">
        <w:r>
          <w:t xml:space="preserve"> </w:t>
        </w:r>
      </w:ins>
      <m:oMath>
        <m:r>
          <m:rPr>
            <m:sty m:val="bi"/>
          </m:rPr>
          <m:t>A</m:t>
        </m:r>
        <m:acc>
          <m:accPr>
            <m:chr m:val="̃"/>
          </m:accPr>
          <m:e>
            <m:r>
              <m:t>x</m:t>
            </m:r>
          </m:e>
        </m:acc>
        <m:r>
          <m:rPr>
            <m:sty m:val="p"/>
          </m:rPr>
          <m:t>=</m:t>
        </m:r>
        <m:r>
          <m:rPr>
            <m:sty m:val="p"/>
          </m:rPr>
          <m:t>(</m:t>
        </m:r>
        <m:r>
          <m:t>2</m:t>
        </m:r>
        <m:r>
          <m:rPr>
            <m:sty m:val="p"/>
          </m:rPr>
          <m:t>,</m:t>
        </m:r>
        <m:r>
          <m:t>0</m:t>
        </m:r>
        <m:r>
          <m:rPr>
            <m:sty m:val="p"/>
          </m:rPr>
          <m:t>)</m:t>
        </m:r>
      </m:oMath>
      <w:ins w:id="18959" w:author="PR Preview" w:date="2026-01-01T00:00:00Z">
        <w:r>
          <w:t xml:space="preserve"> </w:t>
        </w:r>
      </w:ins>
      <w:ins w:id="18960" w:author="PR Preview" w:date="2026-01-01T00:00:00Z">
        <w:r>
          <w:t xml:space="preserve">has the solution</w:t>
        </w:r>
      </w:ins>
      <w:ins w:id="18961" w:author="PR Preview" w:date="2026-01-01T00:00:00Z">
        <w:r>
          <w:t xml:space="preserve"> </w:t>
        </w:r>
      </w:ins>
      <m:oMath>
        <m:r>
          <m:rPr>
            <m:sty m:val="p"/>
          </m:rPr>
          <m:t>(</m:t>
        </m:r>
        <m:r>
          <m:t>2</m:t>
        </m:r>
        <m:r>
          <m:rPr>
            <m:sty m:val="p"/>
          </m:rPr>
          <m:t>,</m:t>
        </m:r>
        <m:r>
          <m:t>0</m:t>
        </m:r>
        <m:r>
          <m:rPr>
            <m:sty m:val="p"/>
          </m:rPr>
          <m:t>)</m:t>
        </m:r>
      </m:oMath>
      <w:ins w:id="18962" w:author="PR Preview" w:date="2026-01-01T00:00:00Z">
        <w:r>
          <w:t xml:space="preserve">,</w:t>
        </w:r>
      </w:ins>
      <w:ins w:id="18963" w:author="PR Preview" w:date="2026-01-01T00:00:00Z">
        <w:r>
          <w:t xml:space="preserve"> </w:t>
        </w:r>
      </w:ins>
      <w:ins w:id="18964" w:author="PR Preview" w:date="2026-01-01T00:00:00Z">
        <w:r>
          <w:t xml:space="preserve">and</w:t>
        </w:r>
      </w:ins>
      <w:ins w:id="18965"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18966" w:author="PR Preview" w:date="2026-01-01T00:00:00Z">
        <w:r>
          <w:t xml:space="preserve"> </w:t>
        </w:r>
      </w:ins>
      <w:ins w:id="18967" w:author="PR Preview" w:date="2026-01-01T00:00:00Z">
        <w:r>
          <w:t xml:space="preserve">is a solution too:</w:t>
        </w:r>
      </w:ins>
      <w:ins w:id="18968"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18969" w:author="PR Preview" w:date="2026-01-01T00:00:00Z">
        <w:r>
          <w:t xml:space="preserve">.</w:t>
        </w:r>
      </w:ins>
      <w:ins w:id="18970" w:author="PR Preview" w:date="2026-01-01T00:00:00Z">
        <w:r>
          <w:t xml:space="preserve"> </w:t>
        </w:r>
      </w:ins>
      <w:ins w:id="18971" w:author="PR Preview" w:date="2026-01-01T00:00:00Z">
        <w:r>
          <w:t xml:space="preserve">The system</w:t>
        </w:r>
      </w:ins>
      <w:ins w:id="18972" w:author="PR Preview" w:date="2026-01-01T00:00:00Z">
        <w:r>
          <w:t xml:space="preserve"> </w:t>
        </w:r>
      </w:ins>
      <m:oMath>
        <m:r>
          <m:rPr>
            <m:sty m:val="bi"/>
          </m:rPr>
          <m:t>A</m:t>
        </m:r>
        <m:acc>
          <m:accPr>
            <m:chr m:val="̃"/>
          </m:accPr>
          <m:e>
            <m:r>
              <m:t>x</m:t>
            </m:r>
          </m:e>
        </m:acc>
        <m:r>
          <m:rPr>
            <m:sty m:val="p"/>
          </m:rPr>
          <m:t>=</m:t>
        </m:r>
        <m:r>
          <m:rPr>
            <m:sty m:val="p"/>
          </m:rPr>
          <m:t>(</m:t>
        </m:r>
        <m:r>
          <m:t>2</m:t>
        </m:r>
        <m:r>
          <m:rPr>
            <m:sty m:val="p"/>
          </m:rPr>
          <m:t>,</m:t>
        </m:r>
        <m:r>
          <m:t>1</m:t>
        </m:r>
        <m:r>
          <m:rPr>
            <m:sty m:val="p"/>
          </m:rPr>
          <m:t>)</m:t>
        </m:r>
      </m:oMath>
      <w:ins w:id="18973" w:author="PR Preview" w:date="2026-01-01T00:00:00Z">
        <w:r>
          <w:t xml:space="preserve"> </w:t>
        </w:r>
      </w:ins>
      <w:ins w:id="18974" w:author="PR Preview" w:date="2026-01-01T00:00:00Z">
        <w:r>
          <w:t xml:space="preserve">has no solution,</w:t>
        </w:r>
      </w:ins>
      <w:ins w:id="18975" w:author="PR Preview" w:date="2026-01-01T00:00:00Z">
        <w:r>
          <w:t xml:space="preserve"> </w:t>
        </w:r>
      </w:ins>
      <w:ins w:id="18976" w:author="PR Preview" w:date="2026-01-01T00:00:00Z">
        <w:r>
          <w:t xml:space="preserve">since the second entry of</w:t>
        </w:r>
      </w:ins>
      <w:ins w:id="18977" w:author="PR Preview" w:date="2026-01-01T00:00:00Z">
        <w:r>
          <w:t xml:space="preserve"> </w:t>
        </w:r>
      </w:ins>
      <m:oMath>
        <m:r>
          <m:rPr>
            <m:sty m:val="bi"/>
          </m:rPr>
          <m:t>A</m:t>
        </m:r>
        <m:acc>
          <m:accPr>
            <m:chr m:val="̃"/>
          </m:accPr>
          <m:e>
            <m:r>
              <m:t>x</m:t>
            </m:r>
          </m:e>
        </m:acc>
      </m:oMath>
      <w:ins w:id="18978" w:author="PR Preview" w:date="2026-01-01T00:00:00Z">
        <w:r>
          <w:t xml:space="preserve"> </w:t>
        </w:r>
      </w:ins>
      <w:ins w:id="18979" w:author="PR Preview" w:date="2026-01-01T00:00:00Z">
        <w:r>
          <w:t xml:space="preserve">is always</w:t>
        </w:r>
      </w:ins>
      <w:ins w:id="18980" w:author="PR Preview" w:date="2026-01-01T00:00:00Z">
        <w:r>
          <w:t xml:space="preserve"> </w:t>
        </w:r>
      </w:ins>
      <m:oMath>
        <m:r>
          <m:t>0</m:t>
        </m:r>
      </m:oMath>
      <w:ins w:id="18981" w:author="PR Preview" w:date="2026-01-01T00:00:00Z">
        <w:r>
          <w:t xml:space="preserve">;</w:t>
        </w:r>
      </w:ins>
      <w:ins w:id="18982" w:author="PR Preview" w:date="2026-01-01T00:00:00Z">
        <w:r>
          <w:t xml:space="preserve"> </w:t>
        </w:r>
      </w:ins>
      <w:ins w:id="18983" w:author="PR Preview" w:date="2026-01-01T00:00:00Z">
        <w:r>
          <w:t xml:space="preserve">there</w:t>
        </w:r>
      </w:ins>
      <w:ins w:id="18984"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18985" w:author="PR Preview" w:date="2026-01-01T00:00:00Z">
        <w:r>
          <w:t xml:space="preserve"> </w:t>
        </w:r>
      </w:ins>
      <w:ins w:id="18986" w:author="PR Preview" w:date="2026-01-01T00:00:00Z">
        <w:r>
          <w:t xml:space="preserve">gives</w:t>
        </w:r>
      </w:ins>
      <w:ins w:id="18987"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18988" w:author="PR Preview" w:date="2026-01-01T00:00:00Z">
        <w:r>
          <w:t xml:space="preserve">.</w:t>
        </w:r>
      </w:ins>
    </w:p>
    <w:bookmarkEnd w:id="539"/>
    <w:bookmarkStart w:id="540" w:name="def-moore-penrose"/>
    <w:p>
      <w:pPr>
        <w:pStyle w:val="BodyText"/>
      </w:pPr>
      <w:ins w:id="18989" w:author="PR Preview" w:date="2026-01-01T00:00:00Z">
        <w:r>
          <w:rPr>
            <w:b/>
            <w:bCs/>
          </w:rPr>
          <w:t xml:space="preserve">Definition 98 (Moore-Penrose inverse)</w:t>
        </w:r>
      </w:ins>
      <w:ins w:id="18990" w:author="PR Preview" w:date="2026-01-01T00:00:00Z">
        <w:r>
          <w:t xml:space="preserve"> </w:t>
        </w:r>
      </w:ins>
      <w:ins w:id="18991" w:author="PR Preview" w:date="2026-01-01T00:00:00Z">
        <w:r>
          <w:t xml:space="preserve">A</w:t>
        </w:r>
      </w:ins>
      <w:ins w:id="18992" w:author="PR Preview" w:date="2026-01-01T00:00:00Z">
        <w:r>
          <w:t xml:space="preserve"> </w:t>
        </w:r>
      </w:ins>
      <w:ins w:id="18993" w:author="PR Preview" w:date="2026-01-01T00:00:00Z">
        <w:r>
          <w:rPr>
            <w:b/>
            <w:bCs/>
          </w:rPr>
          <w:t xml:space="preserve">Moore-Penrose inverse</w:t>
        </w:r>
      </w:ins>
      <w:ins w:id="18994" w:author="PR Preview" w:date="2026-01-01T00:00:00Z">
        <w:r>
          <w:t xml:space="preserve"> </w:t>
        </w:r>
      </w:ins>
      <w:ins w:id="18995" w:author="PR Preview" w:date="2026-01-01T00:00:00Z">
        <w:r>
          <w:t xml:space="preserve">of an</w:t>
        </w:r>
      </w:ins>
      <w:ins w:id="18996" w:author="PR Preview" w:date="2026-01-01T00:00:00Z">
        <w:r>
          <w:t xml:space="preserve"> </w:t>
        </w:r>
      </w:ins>
      <m:oMath>
        <m:r>
          <m:t>m</m:t>
        </m:r>
        <m:r>
          <m:rPr>
            <m:sty m:val="p"/>
          </m:rPr>
          <m:t>×</m:t>
        </m:r>
        <m:r>
          <m:t>n</m:t>
        </m:r>
      </m:oMath>
      <w:ins w:id="18997" w:author="PR Preview" w:date="2026-01-01T00:00:00Z">
        <w:r>
          <w:t xml:space="preserve"> </w:t>
        </w:r>
      </w:ins>
      <w:ins w:id="18998" w:author="PR Preview" w:date="2026-01-01T00:00:00Z">
        <w:r>
          <w:t xml:space="preserve">matrix</w:t>
        </w:r>
      </w:ins>
      <w:ins w:id="18999" w:author="PR Preview" w:date="2026-01-01T00:00:00Z">
        <w:r>
          <w:t xml:space="preserve"> </w:t>
        </w:r>
      </w:ins>
      <m:oMath>
        <m:r>
          <m:rPr>
            <m:sty m:val="bi"/>
          </m:rPr>
          <m:t>A</m:t>
        </m:r>
      </m:oMath>
      <w:ins w:id="19000" w:author="PR Preview" w:date="2026-01-01T00:00:00Z">
        <w:r>
          <w:t xml:space="preserve"> </w:t>
        </w:r>
      </w:ins>
      <w:ins w:id="19001" w:author="PR Preview" w:date="2026-01-01T00:00:00Z">
        <w:r>
          <w:t xml:space="preserve">is an</w:t>
        </w:r>
      </w:ins>
      <w:ins w:id="19002" w:author="PR Preview" w:date="2026-01-01T00:00:00Z">
        <w:r>
          <w:t xml:space="preserve"> </w:t>
        </w:r>
      </w:ins>
      <m:oMath>
        <m:r>
          <m:t>n</m:t>
        </m:r>
        <m:r>
          <m:rPr>
            <m:sty m:val="p"/>
          </m:rPr>
          <m:t>×</m:t>
        </m:r>
        <m:r>
          <m:t>m</m:t>
        </m:r>
      </m:oMath>
      <w:ins w:id="19003" w:author="PR Preview" w:date="2026-01-01T00:00:00Z">
        <w:r>
          <w:t xml:space="preserve"> </w:t>
        </w:r>
      </w:ins>
      <w:ins w:id="19004" w:author="PR Preview" w:date="2026-01-01T00:00:00Z">
        <w:r>
          <w:t xml:space="preserve">matrix</w:t>
        </w:r>
      </w:ins>
      <w:ins w:id="19005" w:author="PR Preview" w:date="2026-01-01T00:00:00Z">
        <w:r>
          <w:t xml:space="preserve"> </w:t>
        </w:r>
      </w:ins>
      <m:oMath>
        <m:r>
          <m:rPr>
            <m:sty m:val="bi"/>
          </m:rPr>
          <m:t>G</m:t>
        </m:r>
      </m:oMath>
      <w:ins w:id="19006" w:author="PR Preview" w:date="2026-01-01T00:00:00Z">
        <w:r>
          <w:t xml:space="preserve"> </w:t>
        </w:r>
      </w:ins>
      <w:ins w:id="19007" w:author="PR Preview" w:date="2026-01-01T00:00:00Z">
        <w:r>
          <w:t xml:space="preserve">satisfying all four conditions</w:t>
        </w:r>
      </w:ins>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40"/>
    <w:bookmarkStart w:id="541" w:name="exm-moore-penrose"/>
    <w:p>
      <w:pPr>
        <w:pStyle w:val="FirstParagraph"/>
      </w:pPr>
      <w:del w:id="19008" w:author="PR Preview" w:date="2026-01-01T00:00:00Z">
        <w:r>
          <w:rPr>
            <w:b/>
            <w:bCs/>
          </w:rPr>
          <w:delText xml:space="preserve">Example 165 (Checking the four conditions)</w:delText>
        </w:r>
      </w:del>
      <w:del w:id="19009" w:author="PR Preview" w:date="2026-01-01T00:00:00Z">
        <w:r>
          <w:delText xml:space="preserve"> </w:delText>
        </w:r>
      </w:del>
      <w:del w:id="19010" w:author="PR Preview" w:date="2026-01-01T00:00:00Z">
        <w:r>
          <w:delText xml:space="preserve">For</w:delText>
        </w:r>
      </w:del>
      <w:del w:id="1901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012" w:author="PR Preview" w:date="2026-01-01T00:00:00Z">
        <w:r>
          <w:delText xml:space="preserve">,</w:delText>
        </w:r>
      </w:del>
      <w:del w:id="19013" w:author="PR Preview" w:date="2026-01-01T00:00:00Z">
        <w:r>
          <w:delText xml:space="preserve"> </w:delText>
        </w:r>
      </w:del>
      <w:del w:id="19014" w:author="PR Preview" w:date="2026-01-01T00:00:00Z">
        <w:r>
          <w:delText xml:space="preserve">the matrix</w:delText>
        </w:r>
      </w:del>
      <w:del w:id="19015"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016" w:author="PR Preview" w:date="2026-01-01T00:00:00Z">
        <w:r>
          <w:delText xml:space="preserve"> </w:delText>
        </w:r>
      </w:del>
      <w:del w:id="19017" w:author="PR Preview" w:date="2026-01-01T00:00:00Z">
        <w:r>
          <w:delText xml:space="preserve">satisfies all four:</w:delText>
        </w:r>
      </w:del>
    </w:p>
    <w:p>
      <w:pPr>
        <w:pStyle w:val="FirstParagraph"/>
      </w:pPr>
      <w:ins w:id="19018" w:author="PR Preview" w:date="2026-01-01T00:00:00Z">
        <w:r>
          <w:rPr>
            <w:b/>
            <w:bCs/>
          </w:rPr>
          <w:t xml:space="preserve">Example 168 (Checking the four conditions)</w:t>
        </w:r>
      </w:ins>
      <w:ins w:id="19019" w:author="PR Preview" w:date="2026-01-01T00:00:00Z">
        <w:r>
          <w:t xml:space="preserve"> </w:t>
        </w:r>
      </w:ins>
      <w:ins w:id="19020" w:author="PR Preview" w:date="2026-01-01T00:00:00Z">
        <w:r>
          <w:t xml:space="preserve">For</w:t>
        </w:r>
      </w:ins>
      <w:ins w:id="1902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022" w:author="PR Preview" w:date="2026-01-01T00:00:00Z">
        <w:r>
          <w:t xml:space="preserve">,</w:t>
        </w:r>
      </w:ins>
      <w:ins w:id="19023" w:author="PR Preview" w:date="2026-01-01T00:00:00Z">
        <w:r>
          <w:t xml:space="preserve"> </w:t>
        </w:r>
      </w:ins>
      <w:ins w:id="19024" w:author="PR Preview" w:date="2026-01-01T00:00:00Z">
        <w:r>
          <w:t xml:space="preserve">the matrix</w:t>
        </w:r>
      </w:ins>
      <w:ins w:id="19025"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026" w:author="PR Preview" w:date="2026-01-01T00:00:00Z">
        <w:r>
          <w:t xml:space="preserve"> </w:t>
        </w:r>
      </w:ins>
      <w:ins w:id="19027"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del w:id="19028" w:author="PR Preview" w:date="2026-01-01T00:00:00Z">
        <w:r>
          <w:delText xml:space="preserve">The generalized inverse</w:delText>
        </w:r>
      </w:del>
      <w:del w:id="19029"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9030" w:author="PR Preview" w:date="2026-01-01T00:00:00Z">
        <w:r>
          <w:delText xml:space="preserve"> </w:delText>
        </w:r>
      </w:del>
      <w:del w:id="19031" w:author="PR Preview" w:date="2026-01-01T00:00:00Z">
        <w:r>
          <w:delText xml:space="preserve">of</w:delText>
        </w:r>
      </w:del>
      <w:del w:id="19032" w:author="PR Preview" w:date="2026-01-01T00:00:00Z">
        <w:r>
          <w:delText xml:space="preserve"> </w:delText>
        </w:r>
      </w:del>
      <m:oMath>
        <m:r>
          <m:rPr>
            <m:sty m:val="bi"/>
          </m:rPr>
          <m:t>A</m:t>
        </m:r>
      </m:oMath>
      <w:del w:id="19033" w:author="PR Preview" w:date="2026-01-01T00:00:00Z">
        <w:r>
          <w:delText xml:space="preserve"> </w:delText>
        </w:r>
      </w:del>
      <w:del w:id="19034" w:author="PR Preview" w:date="2026-01-01T00:00:00Z">
        <w:r>
          <w:delText xml:space="preserve">(</w:delText>
        </w:r>
      </w:del>
      <w:hyperlink w:anchor="exm-generalized-inverse">
        <w:del w:id="19035" w:author="PR Preview" w:date="2026-01-01T00:00:00Z">
          <w:r>
            <w:rPr>
              <w:rStyle w:val="Hyperlink"/>
            </w:rPr>
            <w:delText xml:space="preserve">Example 162</w:delText>
          </w:r>
        </w:del>
      </w:hyperlink>
      <w:del w:id="19036" w:author="PR Preview" w:date="2026-01-01T00:00:00Z">
        <w:r>
          <w:delText xml:space="preserve">) is not a Moore-Penrose inverse:</w:delText>
        </w:r>
      </w:del>
      <w:del w:id="19037"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9038" w:author="PR Preview" w:date="2026-01-01T00:00:00Z">
        <w:r>
          <w:delText xml:space="preserve">,</w:delText>
        </w:r>
      </w:del>
      <w:del w:id="19039" w:author="PR Preview" w:date="2026-01-01T00:00:00Z">
        <w:r>
          <w:delText xml:space="preserve"> </w:delText>
        </w:r>
      </w:del>
      <w:del w:id="19040" w:author="PR Preview" w:date="2026-01-01T00:00:00Z">
        <w:r>
          <w:delText xml:space="preserve">which is not symmetric, so condition 3 fails.</w:delText>
        </w:r>
      </w:del>
    </w:p>
    <w:p>
      <w:pPr>
        <w:pStyle w:val="BodyText"/>
      </w:pPr>
      <w:del w:id="19041" w:author="PR Preview" w:date="2026-01-01T00:00:00Z">
        <w:r>
          <w:rPr>
            <w:b/>
            <w:bCs/>
          </w:rPr>
          <w:delText xml:space="preserve">Theorem 90 (A Moore-Penrose inverse is a generalized inverse)</w:delText>
        </w:r>
      </w:del>
      <w:del w:id="19042" w:author="PR Preview" w:date="2026-01-01T00:00:00Z">
        <w:r>
          <w:delText xml:space="preserve"> </w:delText>
        </w:r>
      </w:del>
      <w:del w:id="19043" w:author="PR Preview" w:date="2026-01-01T00:00:00Z">
        <w:r>
          <w:delText xml:space="preserve">If</w:delText>
        </w:r>
      </w:del>
      <w:del w:id="19044" w:author="PR Preview" w:date="2026-01-01T00:00:00Z">
        <w:r>
          <w:delText xml:space="preserve"> </w:delText>
        </w:r>
      </w:del>
      <m:oMath>
        <m:r>
          <m:rPr>
            <m:sty m:val="bi"/>
          </m:rPr>
          <m:t>G</m:t>
        </m:r>
      </m:oMath>
      <w:del w:id="19045" w:author="PR Preview" w:date="2026-01-01T00:00:00Z">
        <w:r>
          <w:delText xml:space="preserve"> </w:delText>
        </w:r>
      </w:del>
      <w:del w:id="19046" w:author="PR Preview" w:date="2026-01-01T00:00:00Z">
        <w:r>
          <w:delText xml:space="preserve">is a Moore-Penrose inverse of an</w:delText>
        </w:r>
      </w:del>
      <w:del w:id="19047" w:author="PR Preview" w:date="2026-01-01T00:00:00Z">
        <w:r>
          <w:delText xml:space="preserve"> </w:delText>
        </w:r>
      </w:del>
      <m:oMath>
        <m:r>
          <m:t>m</m:t>
        </m:r>
        <m:r>
          <m:rPr>
            <m:sty m:val="p"/>
          </m:rPr>
          <m:t>×</m:t>
        </m:r>
        <m:r>
          <m:t>n</m:t>
        </m:r>
      </m:oMath>
      <w:del w:id="19048" w:author="PR Preview" w:date="2026-01-01T00:00:00Z">
        <w:r>
          <w:delText xml:space="preserve"> </w:delText>
        </w:r>
      </w:del>
      <w:del w:id="19049" w:author="PR Preview" w:date="2026-01-01T00:00:00Z">
        <w:r>
          <w:delText xml:space="preserve">matrix</w:delText>
        </w:r>
      </w:del>
      <w:del w:id="19050" w:author="PR Preview" w:date="2026-01-01T00:00:00Z">
        <w:r>
          <w:delText xml:space="preserve"> </w:delText>
        </w:r>
      </w:del>
      <m:oMath>
        <m:r>
          <m:rPr>
            <m:sty m:val="bi"/>
          </m:rPr>
          <m:t>A</m:t>
        </m:r>
      </m:oMath>
      <w:del w:id="19051" w:author="PR Preview" w:date="2026-01-01T00:00:00Z">
        <w:r>
          <w:delText xml:space="preserve"> </w:delText>
        </w:r>
      </w:del>
      <w:del w:id="19052" w:author="PR Preview" w:date="2026-01-01T00:00:00Z">
        <w:r>
          <w:delText xml:space="preserve">(</w:delText>
        </w:r>
      </w:del>
      <w:hyperlink w:anchor="def-moore-penrose">
        <w:del w:id="19053" w:author="PR Preview" w:date="2026-01-01T00:00:00Z">
          <w:r>
            <w:rPr>
              <w:rStyle w:val="Hyperlink"/>
            </w:rPr>
            <w:delText xml:space="preserve">Definition 93</w:delText>
          </w:r>
        </w:del>
      </w:hyperlink>
      <w:del w:id="19054" w:author="PR Preview" w:date="2026-01-01T00:00:00Z">
        <w:r>
          <w:delText xml:space="preserve">),</w:delText>
        </w:r>
      </w:del>
      <w:del w:id="19055" w:author="PR Preview" w:date="2026-01-01T00:00:00Z">
        <w:r>
          <w:delText xml:space="preserve"> </w:delText>
        </w:r>
      </w:del>
      <w:del w:id="19056" w:author="PR Preview" w:date="2026-01-01T00:00:00Z">
        <w:r>
          <w:delText xml:space="preserve">then</w:delText>
        </w:r>
      </w:del>
      <w:del w:id="19057" w:author="PR Preview" w:date="2026-01-01T00:00:00Z">
        <w:r>
          <w:delText xml:space="preserve"> </w:delText>
        </w:r>
      </w:del>
      <m:oMath>
        <m:r>
          <m:rPr>
            <m:sty m:val="bi"/>
          </m:rPr>
          <m:t>G</m:t>
        </m:r>
      </m:oMath>
      <w:del w:id="19058" w:author="PR Preview" w:date="2026-01-01T00:00:00Z">
        <w:r>
          <w:delText xml:space="preserve"> </w:delText>
        </w:r>
      </w:del>
      <w:del w:id="19059" w:author="PR Preview" w:date="2026-01-01T00:00:00Z">
        <w:r>
          <w:delText xml:space="preserve">is a generalized inverse of</w:delText>
        </w:r>
      </w:del>
      <w:del w:id="19060" w:author="PR Preview" w:date="2026-01-01T00:00:00Z">
        <w:r>
          <w:delText xml:space="preserve"> </w:delText>
        </w:r>
      </w:del>
      <m:oMath>
        <m:r>
          <m:rPr>
            <m:sty m:val="bi"/>
          </m:rPr>
          <m:t>A</m:t>
        </m:r>
      </m:oMath>
      <w:del w:id="19061" w:author="PR Preview" w:date="2026-01-01T00:00:00Z">
        <w:r>
          <w:delText xml:space="preserve"> </w:delText>
        </w:r>
      </w:del>
      <w:del w:id="19062" w:author="PR Preview" w:date="2026-01-01T00:00:00Z">
        <w:r>
          <w:delText xml:space="preserve">(</w:delText>
        </w:r>
      </w:del>
      <w:hyperlink w:anchor="def-generalized-inverse">
        <w:del w:id="19063" w:author="PR Preview" w:date="2026-01-01T00:00:00Z">
          <w:r>
            <w:rPr>
              <w:rStyle w:val="Hyperlink"/>
            </w:rPr>
            <w:delText xml:space="preserve">Definition 92</w:delText>
          </w:r>
        </w:del>
      </w:hyperlink>
      <w:del w:id="19064" w:author="PR Preview" w:date="2026-01-01T00:00:00Z">
        <w:r>
          <w:delText xml:space="preserve">).</w:delText>
        </w:r>
      </w:del>
    </w:p>
    <w:p>
      <w:pPr>
        <w:pStyle w:val="BodyText"/>
      </w:pPr>
      <w:del w:id="19065" w:author="PR Preview" w:date="2026-01-01T00:00:00Z">
        <w:r>
          <w:rPr>
            <w:i/>
            <w:iCs/>
          </w:rPr>
          <w:delText xml:space="preserve">Proof</w:delText>
        </w:r>
      </w:del>
      <w:del w:id="19066" w:author="PR Preview" w:date="2026-01-01T00:00:00Z">
        <w:r>
          <w:delText xml:space="preserve">. </w:delText>
        </w:r>
      </w:del>
      <w:del w:id="19067" w:author="PR Preview" w:date="2026-01-01T00:00:00Z">
        <w:r>
          <w:delText xml:space="preserve">A generalized inverse of</w:delText>
        </w:r>
      </w:del>
      <w:del w:id="19068" w:author="PR Preview" w:date="2026-01-01T00:00:00Z">
        <w:r>
          <w:delText xml:space="preserve"> </w:delText>
        </w:r>
      </w:del>
      <m:oMath>
        <m:r>
          <m:rPr>
            <m:sty m:val="bi"/>
          </m:rPr>
          <m:t>A</m:t>
        </m:r>
      </m:oMath>
      <w:del w:id="19069" w:author="PR Preview" w:date="2026-01-01T00:00:00Z">
        <w:r>
          <w:delText xml:space="preserve"> </w:delText>
        </w:r>
      </w:del>
      <w:del w:id="19070" w:author="PR Preview" w:date="2026-01-01T00:00:00Z">
        <w:r>
          <w:delText xml:space="preserve">is an</w:delText>
        </w:r>
      </w:del>
      <w:del w:id="19071" w:author="PR Preview" w:date="2026-01-01T00:00:00Z">
        <w:r>
          <w:delText xml:space="preserve"> </w:delText>
        </w:r>
      </w:del>
      <m:oMath>
        <m:r>
          <m:t>n</m:t>
        </m:r>
        <m:r>
          <m:rPr>
            <m:sty m:val="p"/>
          </m:rPr>
          <m:t>×</m:t>
        </m:r>
        <m:r>
          <m:t>m</m:t>
        </m:r>
      </m:oMath>
      <w:del w:id="19072" w:author="PR Preview" w:date="2026-01-01T00:00:00Z">
        <w:r>
          <w:delText xml:space="preserve"> </w:delText>
        </w:r>
      </w:del>
      <w:del w:id="19073" w:author="PR Preview" w:date="2026-01-01T00:00:00Z">
        <w:r>
          <w:delText xml:space="preserve">matrix</w:delText>
        </w:r>
      </w:del>
      <w:del w:id="19074" w:author="PR Preview" w:date="2026-01-01T00:00:00Z">
        <w:r>
          <w:delText xml:space="preserve"> </w:delText>
        </w:r>
      </w:del>
      <m:oMath>
        <m:r>
          <m:rPr>
            <m:sty m:val="bi"/>
          </m:rPr>
          <m:t>G</m:t>
        </m:r>
      </m:oMath>
      <w:del w:id="19075" w:author="PR Preview" w:date="2026-01-01T00:00:00Z">
        <w:r>
          <w:delText xml:space="preserve"> </w:delText>
        </w:r>
      </w:del>
      <w:del w:id="19076" w:author="PR Preview" w:date="2026-01-01T00:00:00Z">
        <w:r>
          <w:delText xml:space="preserve">with</w:delText>
        </w:r>
      </w:del>
      <w:del w:id="19077" w:author="PR Preview" w:date="2026-01-01T00:00:00Z">
        <w:r>
          <w:delText xml:space="preserve"> </w:delText>
        </w:r>
      </w:del>
      <m:oMath>
        <m:r>
          <m:rPr>
            <m:sty m:val="bi"/>
          </m:rPr>
          <m:t>A</m:t>
        </m:r>
        <m:r>
          <m:rPr>
            <m:sty m:val="bi"/>
          </m:rPr>
          <m:t>G</m:t>
        </m:r>
        <m:r>
          <m:rPr>
            <m:sty m:val="bi"/>
          </m:rPr>
          <m:t>A</m:t>
        </m:r>
        <m:r>
          <m:rPr>
            <m:sty m:val="p"/>
          </m:rPr>
          <m:t>=</m:t>
        </m:r>
        <m:r>
          <m:rPr>
            <m:sty m:val="bi"/>
          </m:rPr>
          <m:t>A</m:t>
        </m:r>
      </m:oMath>
      <w:del w:id="19078" w:author="PR Preview" w:date="2026-01-01T00:00:00Z">
        <w:r>
          <w:delText xml:space="preserve">.</w:delText>
        </w:r>
      </w:del>
      <w:del w:id="19079" w:author="PR Preview" w:date="2026-01-01T00:00:00Z">
        <w:r>
          <w:delText xml:space="preserve"> </w:delText>
        </w:r>
      </w:del>
      <w:del w:id="19080" w:author="PR Preview" w:date="2026-01-01T00:00:00Z">
        <w:r>
          <w:delText xml:space="preserve">A Moore-Penrose inverse is an</w:delText>
        </w:r>
      </w:del>
      <w:del w:id="19081" w:author="PR Preview" w:date="2026-01-01T00:00:00Z">
        <w:r>
          <w:delText xml:space="preserve"> </w:delText>
        </w:r>
      </w:del>
      <m:oMath>
        <m:r>
          <m:t>n</m:t>
        </m:r>
        <m:r>
          <m:rPr>
            <m:sty m:val="p"/>
          </m:rPr>
          <m:t>×</m:t>
        </m:r>
        <m:r>
          <m:t>m</m:t>
        </m:r>
      </m:oMath>
      <w:del w:id="19082" w:author="PR Preview" w:date="2026-01-01T00:00:00Z">
        <w:r>
          <w:delText xml:space="preserve"> </w:delText>
        </w:r>
      </w:del>
      <w:del w:id="19083" w:author="PR Preview" w:date="2026-01-01T00:00:00Z">
        <w:r>
          <w:delText xml:space="preserve">matrix, and condition 1 of</w:delText>
        </w:r>
      </w:del>
      <w:del w:id="19084" w:author="PR Preview" w:date="2026-01-01T00:00:00Z">
        <w:r>
          <w:delText xml:space="preserve"> </w:delText>
        </w:r>
      </w:del>
      <w:hyperlink w:anchor="def-moore-penrose">
        <w:del w:id="19085" w:author="PR Preview" w:date="2026-01-01T00:00:00Z">
          <w:r>
            <w:rPr>
              <w:rStyle w:val="Hyperlink"/>
            </w:rPr>
            <w:delText xml:space="preserve">Definition 93</w:delText>
          </w:r>
        </w:del>
      </w:hyperlink>
      <w:del w:id="19086" w:author="PR Preview" w:date="2026-01-01T00:00:00Z">
        <w:r>
          <w:delText xml:space="preserve"> </w:delText>
        </w:r>
      </w:del>
      <w:del w:id="19087" w:author="PR Preview" w:date="2026-01-01T00:00:00Z">
        <w:r>
          <w:delText xml:space="preserve">is</w:delText>
        </w:r>
      </w:del>
      <w:del w:id="19088" w:author="PR Preview" w:date="2026-01-01T00:00:00Z">
        <w:r>
          <w:delText xml:space="preserve"> </w:delText>
        </w:r>
      </w:del>
      <m:oMath>
        <m:r>
          <m:rPr>
            <m:sty m:val="bi"/>
          </m:rPr>
          <m:t>A</m:t>
        </m:r>
        <m:r>
          <m:rPr>
            <m:sty m:val="bi"/>
          </m:rPr>
          <m:t>G</m:t>
        </m:r>
        <m:r>
          <m:rPr>
            <m:sty m:val="bi"/>
          </m:rPr>
          <m:t>A</m:t>
        </m:r>
        <m:r>
          <m:rPr>
            <m:sty m:val="p"/>
          </m:rPr>
          <m:t>=</m:t>
        </m:r>
        <m:r>
          <m:rPr>
            <m:sty m:val="bi"/>
          </m:rPr>
          <m:t>A</m:t>
        </m:r>
      </m:oMath>
      <w:del w:id="19089" w:author="PR Preview" w:date="2026-01-01T00:00:00Z">
        <w:r>
          <w:delText xml:space="preserve">.</w:delText>
        </w:r>
      </w:del>
    </w:p>
    <w:p>
      <w:pPr>
        <w:pStyle w:val="BodyText"/>
      </w:pPr>
      <w:del w:id="19090" w:author="PR Preview" w:date="2026-01-01T00:00:00Z">
        <w:r>
          <w:rPr>
            <w:b/>
            <w:bCs/>
          </w:rPr>
          <w:delText xml:space="preserve">Example 166 (The Moore-Penrose inverse of a rank-one matrix)</w:delText>
        </w:r>
      </w:del>
      <w:del w:id="19091" w:author="PR Preview" w:date="2026-01-01T00:00:00Z">
        <w:r>
          <w:delText xml:space="preserve"> </w:delText>
        </w:r>
      </w:del>
      <w:del w:id="19092" w:author="PR Preview" w:date="2026-01-01T00:00:00Z">
        <w:r>
          <w:delText xml:space="preserve">The</w:delText>
        </w:r>
      </w:del>
      <w:del w:id="19093" w:author="PR Preview" w:date="2026-01-01T00:00:00Z">
        <w:r>
          <w:delText xml:space="preserve"> </w:delText>
        </w:r>
      </w:del>
      <m:oMath>
        <m:r>
          <m:t>3</m:t>
        </m:r>
        <m:r>
          <m:rPr>
            <m:sty m:val="p"/>
          </m:rPr>
          <m:t>×</m:t>
        </m:r>
        <m:r>
          <m:t>2</m:t>
        </m:r>
      </m:oMath>
      <w:del w:id="19094" w:author="PR Preview" w:date="2026-01-01T00:00:00Z">
        <w:r>
          <w:delText xml:space="preserve"> </w:delText>
        </w:r>
      </w:del>
      <w:del w:id="19095" w:author="PR Preview" w:date="2026-01-01T00:00:00Z">
        <w:r>
          <w:delText xml:space="preserve">matrix</w:delText>
        </w:r>
      </w:del>
      <w:del w:id="19096" w:author="PR Preview" w:date="2026-01-01T00:00:00Z">
        <w:r>
          <w:delText xml:space="preserve"> </w:delText>
        </w:r>
      </w:del>
      <m:oMath>
        <m:r>
          <m:rPr>
            <m:sty m:val="bi"/>
          </m:rPr>
          <m:t>A</m:t>
        </m:r>
      </m:oMath>
      <w:del w:id="19097" w:author="PR Preview" w:date="2026-01-01T00:00:00Z">
        <w:r>
          <w:delText xml:space="preserve"> </w:delText>
        </w:r>
      </w:del>
      <w:del w:id="19098" w:author="PR Preview" w:date="2026-01-01T00:00:00Z">
        <w:r>
          <w:delText xml:space="preserve">below has rank</w:delText>
        </w:r>
      </w:del>
      <w:del w:id="19099" w:author="PR Preview" w:date="2026-01-01T00:00:00Z">
        <w:r>
          <w:delText xml:space="preserve"> </w:delText>
        </w:r>
      </w:del>
      <m:oMath>
        <m:r>
          <m:t>1</m:t>
        </m:r>
      </m:oMath>
      <w:del w:id="19100" w:author="PR Preview" w:date="2026-01-01T00:00:00Z">
        <w:r>
          <w:delText xml:space="preserve">, because its second column is twice its first,</w:delText>
        </w:r>
      </w:del>
      <w:del w:id="19101" w:author="PR Preview" w:date="2026-01-01T00:00:00Z">
        <w:r>
          <w:delText xml:space="preserve"> </w:delText>
        </w:r>
      </w:del>
      <w:del w:id="19102" w:author="PR Preview" w:date="2026-01-01T00:00:00Z">
        <w:r>
          <w:delText xml:space="preserve">so it has no ordinary inverse.</w:delText>
        </w:r>
      </w:del>
      <w:del w:id="19103" w:author="PR Preview" w:date="2026-01-01T00:00:00Z">
        <w:r>
          <w:delText xml:space="preserve"> </w:delText>
        </w:r>
      </w:del>
      <w:del w:id="19104" w:author="PR Preview" w:date="2026-01-01T00:00:00Z">
        <w:r>
          <w:delText xml:space="preserve">The function</w:delText>
        </w:r>
      </w:del>
      <w:del w:id="19105" w:author="PR Preview" w:date="2026-01-01T00:00:00Z">
        <w:r>
          <w:delText xml:space="preserve"> </w:delText>
        </w:r>
      </w:del>
      <w:del w:id="19106" w:author="PR Preview" w:date="2026-01-01T00:00:00Z">
        <w:r>
          <w:rPr>
            <w:rStyle w:val="VerbatimChar"/>
          </w:rPr>
          <w:delText xml:space="preserve">MASS::ginv()</w:delText>
        </w:r>
      </w:del>
      <w:del w:id="19107" w:author="PR Preview" w:date="2026-01-01T00:00:00Z">
        <w:r>
          <w:delText xml:space="preserve"> </w:delText>
        </w:r>
      </w:del>
      <w:del w:id="19108" w:author="PR Preview" w:date="2026-01-01T00:00:00Z">
        <w:r>
          <w:delText xml:space="preserve">computes its Moore-Penrose inverse</w:delText>
        </w:r>
      </w:del>
      <w:del w:id="19109" w:author="PR Preview" w:date="2026-01-01T00:00:00Z">
        <w:r>
          <w:delText xml:space="preserve"> </w:delText>
        </w:r>
      </w:del>
      <m:oMath>
        <m:r>
          <m:rPr>
            <m:sty m:val="bi"/>
          </m:rPr>
          <m:t>G</m:t>
        </m:r>
      </m:oMath>
      <w:del w:id="19110" w:author="PR Preview" w:date="2026-01-01T00:00:00Z">
        <w:r>
          <w:delText xml:space="preserve">.</w:delText>
        </w:r>
      </w:del>
      <w:del w:id="19111" w:author="PR Preview" w:date="2026-01-01T00:00:00Z">
        <w:r>
          <w:delText xml:space="preserve"> </w:delText>
        </w:r>
      </w:del>
      <w:del w:id="19112" w:author="PR Preview" w:date="2026-01-01T00:00:00Z">
        <w:r>
          <w:delText xml:space="preserve">The code checks the four conditions of</w:delText>
        </w:r>
      </w:del>
      <w:del w:id="19113" w:author="PR Preview" w:date="2026-01-01T00:00:00Z">
        <w:r>
          <w:delText xml:space="preserve"> </w:delText>
        </w:r>
      </w:del>
      <w:hyperlink w:anchor="def-moore-penrose">
        <w:del w:id="19114" w:author="PR Preview" w:date="2026-01-01T00:00:00Z">
          <w:r>
            <w:rPr>
              <w:rStyle w:val="Hyperlink"/>
            </w:rPr>
            <w:delText xml:space="preserve">Definition 93</w:delText>
          </w:r>
        </w:del>
      </w:hyperlink>
      <w:del w:id="19115" w:author="PR Preview" w:date="2026-01-01T00:00:00Z">
        <w:r>
          <w:delText xml:space="preserve">,</w:delText>
        </w:r>
      </w:del>
      <w:del w:id="19116" w:author="PR Preview" w:date="2026-01-01T00:00:00Z">
        <w:r>
          <w:delText xml:space="preserve"> </w:delText>
        </w:r>
      </w:del>
      <w:del w:id="19117" w:author="PR Preview" w:date="2026-01-01T00:00:00Z">
        <w:r>
          <w:delText xml:space="preserve">of which the first is the equation that makes</w:delText>
        </w:r>
      </w:del>
      <w:del w:id="19118" w:author="PR Preview" w:date="2026-01-01T00:00:00Z">
        <w:r>
          <w:delText xml:space="preserve"> </w:delText>
        </w:r>
      </w:del>
      <m:oMath>
        <m:r>
          <m:rPr>
            <m:sty m:val="bi"/>
          </m:rPr>
          <m:t>G</m:t>
        </m:r>
      </m:oMath>
      <w:del w:id="19119" w:author="PR Preview" w:date="2026-01-01T00:00:00Z">
        <w:r>
          <w:delText xml:space="preserve"> </w:delText>
        </w:r>
      </w:del>
      <w:del w:id="19120" w:author="PR Preview" w:date="2026-01-01T00:00:00Z">
        <w:r>
          <w:delText xml:space="preserve">a generalized inverse.</w:delText>
        </w:r>
      </w:del>
    </w:p>
    <w:p>
      <w:pPr>
        <w:pStyle w:val="BodyText"/>
      </w:pPr>
      <w:ins w:id="19121" w:author="PR Preview" w:date="2026-01-01T00:00:00Z">
        <w:r>
          <w:t xml:space="preserve">The generalized inverse</w:t>
        </w:r>
      </w:ins>
      <w:ins w:id="19122"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9123" w:author="PR Preview" w:date="2026-01-01T00:00:00Z">
        <w:r>
          <w:t xml:space="preserve"> </w:t>
        </w:r>
      </w:ins>
      <w:ins w:id="19124" w:author="PR Preview" w:date="2026-01-01T00:00:00Z">
        <w:r>
          <w:t xml:space="preserve">of</w:t>
        </w:r>
      </w:ins>
      <w:ins w:id="19125" w:author="PR Preview" w:date="2026-01-01T00:00:00Z">
        <w:r>
          <w:t xml:space="preserve"> </w:t>
        </w:r>
      </w:ins>
      <m:oMath>
        <m:r>
          <m:rPr>
            <m:sty m:val="bi"/>
          </m:rPr>
          <m:t>A</m:t>
        </m:r>
      </m:oMath>
      <w:ins w:id="19126" w:author="PR Preview" w:date="2026-01-01T00:00:00Z">
        <w:r>
          <w:t xml:space="preserve"> </w:t>
        </w:r>
      </w:ins>
      <w:ins w:id="19127" w:author="PR Preview" w:date="2026-01-01T00:00:00Z">
        <w:r>
          <w:t xml:space="preserve">(</w:t>
        </w:r>
      </w:ins>
      <w:hyperlink w:anchor="exm-generalized-inverse">
        <w:ins w:id="19128" w:author="PR Preview" w:date="2026-01-01T00:00:00Z">
          <w:r>
            <w:rPr>
              <w:rStyle w:val="Hyperlink"/>
            </w:rPr>
            <w:t xml:space="preserve">Example 165</w:t>
          </w:r>
        </w:ins>
      </w:hyperlink>
      <w:ins w:id="19129" w:author="PR Preview" w:date="2026-01-01T00:00:00Z">
        <w:r>
          <w:t xml:space="preserve">) is not a Moore-Penrose inverse:</w:t>
        </w:r>
      </w:ins>
      <w:ins w:id="19130"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9131" w:author="PR Preview" w:date="2026-01-01T00:00:00Z">
        <w:r>
          <w:t xml:space="preserve">,</w:t>
        </w:r>
      </w:ins>
      <w:ins w:id="19132" w:author="PR Preview" w:date="2026-01-01T00:00:00Z">
        <w:r>
          <w:t xml:space="preserve"> </w:t>
        </w:r>
      </w:ins>
      <w:ins w:id="19133" w:author="PR Preview" w:date="2026-01-01T00:00:00Z">
        <w:r>
          <w:t xml:space="preserve">which is not symmetric, so condition 3 fails.</w:t>
        </w:r>
      </w:ins>
    </w:p>
    <w:bookmarkEnd w:id="541"/>
    <w:bookmarkStart w:id="542" w:name="thm-moore-penrose-generalized-inverse"/>
    <w:p>
      <w:pPr>
        <w:pStyle w:val="BodyText"/>
      </w:pPr>
      <w:ins w:id="19134" w:author="PR Preview" w:date="2026-01-01T00:00:00Z">
        <w:r>
          <w:rPr>
            <w:b/>
            <w:bCs/>
          </w:rPr>
          <w:t xml:space="preserve">Theorem 91 (A Moore-Penrose inverse is a generalized inverse)</w:t>
        </w:r>
      </w:ins>
      <w:ins w:id="19135" w:author="PR Preview" w:date="2026-01-01T00:00:00Z">
        <w:r>
          <w:t xml:space="preserve"> </w:t>
        </w:r>
      </w:ins>
      <w:ins w:id="19136" w:author="PR Preview" w:date="2026-01-01T00:00:00Z">
        <w:r>
          <w:t xml:space="preserve">If</w:t>
        </w:r>
      </w:ins>
      <w:ins w:id="19137" w:author="PR Preview" w:date="2026-01-01T00:00:00Z">
        <w:r>
          <w:t xml:space="preserve"> </w:t>
        </w:r>
      </w:ins>
      <m:oMath>
        <m:r>
          <m:rPr>
            <m:sty m:val="bi"/>
          </m:rPr>
          <m:t>G</m:t>
        </m:r>
      </m:oMath>
      <w:ins w:id="19138" w:author="PR Preview" w:date="2026-01-01T00:00:00Z">
        <w:r>
          <w:t xml:space="preserve"> </w:t>
        </w:r>
      </w:ins>
      <w:ins w:id="19139" w:author="PR Preview" w:date="2026-01-01T00:00:00Z">
        <w:r>
          <w:t xml:space="preserve">is a Moore-Penrose inverse of an</w:t>
        </w:r>
      </w:ins>
      <w:ins w:id="19140" w:author="PR Preview" w:date="2026-01-01T00:00:00Z">
        <w:r>
          <w:t xml:space="preserve"> </w:t>
        </w:r>
      </w:ins>
      <m:oMath>
        <m:r>
          <m:t>m</m:t>
        </m:r>
        <m:r>
          <m:rPr>
            <m:sty m:val="p"/>
          </m:rPr>
          <m:t>×</m:t>
        </m:r>
        <m:r>
          <m:t>n</m:t>
        </m:r>
      </m:oMath>
      <w:ins w:id="19141" w:author="PR Preview" w:date="2026-01-01T00:00:00Z">
        <w:r>
          <w:t xml:space="preserve"> </w:t>
        </w:r>
      </w:ins>
      <w:ins w:id="19142" w:author="PR Preview" w:date="2026-01-01T00:00:00Z">
        <w:r>
          <w:t xml:space="preserve">matrix</w:t>
        </w:r>
      </w:ins>
      <w:ins w:id="19143" w:author="PR Preview" w:date="2026-01-01T00:00:00Z">
        <w:r>
          <w:t xml:space="preserve"> </w:t>
        </w:r>
      </w:ins>
      <m:oMath>
        <m:r>
          <m:rPr>
            <m:sty m:val="bi"/>
          </m:rPr>
          <m:t>A</m:t>
        </m:r>
      </m:oMath>
      <w:ins w:id="19144" w:author="PR Preview" w:date="2026-01-01T00:00:00Z">
        <w:r>
          <w:t xml:space="preserve"> </w:t>
        </w:r>
      </w:ins>
      <w:ins w:id="19145" w:author="PR Preview" w:date="2026-01-01T00:00:00Z">
        <w:r>
          <w:t xml:space="preserve">(</w:t>
        </w:r>
      </w:ins>
      <w:hyperlink w:anchor="def-moore-penrose">
        <w:ins w:id="19146" w:author="PR Preview" w:date="2026-01-01T00:00:00Z">
          <w:r>
            <w:rPr>
              <w:rStyle w:val="Hyperlink"/>
            </w:rPr>
            <w:t xml:space="preserve">Definition 98</w:t>
          </w:r>
        </w:ins>
      </w:hyperlink>
      <w:ins w:id="19147" w:author="PR Preview" w:date="2026-01-01T00:00:00Z">
        <w:r>
          <w:t xml:space="preserve">),</w:t>
        </w:r>
      </w:ins>
      <w:ins w:id="19148" w:author="PR Preview" w:date="2026-01-01T00:00:00Z">
        <w:r>
          <w:t xml:space="preserve"> </w:t>
        </w:r>
      </w:ins>
      <w:ins w:id="19149" w:author="PR Preview" w:date="2026-01-01T00:00:00Z">
        <w:r>
          <w:t xml:space="preserve">then</w:t>
        </w:r>
      </w:ins>
      <w:ins w:id="19150" w:author="PR Preview" w:date="2026-01-01T00:00:00Z">
        <w:r>
          <w:t xml:space="preserve"> </w:t>
        </w:r>
      </w:ins>
      <m:oMath>
        <m:r>
          <m:rPr>
            <m:sty m:val="bi"/>
          </m:rPr>
          <m:t>G</m:t>
        </m:r>
      </m:oMath>
      <w:ins w:id="19151" w:author="PR Preview" w:date="2026-01-01T00:00:00Z">
        <w:r>
          <w:t xml:space="preserve"> </w:t>
        </w:r>
      </w:ins>
      <w:ins w:id="19152" w:author="PR Preview" w:date="2026-01-01T00:00:00Z">
        <w:r>
          <w:t xml:space="preserve">is a generalized inverse of</w:t>
        </w:r>
      </w:ins>
      <w:ins w:id="19153" w:author="PR Preview" w:date="2026-01-01T00:00:00Z">
        <w:r>
          <w:t xml:space="preserve"> </w:t>
        </w:r>
      </w:ins>
      <m:oMath>
        <m:r>
          <m:rPr>
            <m:sty m:val="bi"/>
          </m:rPr>
          <m:t>A</m:t>
        </m:r>
      </m:oMath>
      <w:ins w:id="19154" w:author="PR Preview" w:date="2026-01-01T00:00:00Z">
        <w:r>
          <w:t xml:space="preserve"> </w:t>
        </w:r>
      </w:ins>
      <w:ins w:id="19155" w:author="PR Preview" w:date="2026-01-01T00:00:00Z">
        <w:r>
          <w:t xml:space="preserve">(</w:t>
        </w:r>
      </w:ins>
      <w:hyperlink w:anchor="def-generalized-inverse">
        <w:ins w:id="19156" w:author="PR Preview" w:date="2026-01-01T00:00:00Z">
          <w:r>
            <w:rPr>
              <w:rStyle w:val="Hyperlink"/>
            </w:rPr>
            <w:t xml:space="preserve">Definition 97</w:t>
          </w:r>
        </w:ins>
      </w:hyperlink>
      <w:ins w:id="19157" w:author="PR Preview" w:date="2026-01-01T00:00:00Z">
        <w:r>
          <w:t xml:space="preserve">).</w:t>
        </w:r>
      </w:ins>
    </w:p>
    <w:bookmarkEnd w:id="542"/>
    <w:p>
      <w:pPr>
        <w:pStyle w:val="BodyText"/>
      </w:pPr>
      <w:ins w:id="19158" w:author="PR Preview" w:date="2026-01-01T00:00:00Z">
        <w:r>
          <w:rPr>
            <w:i/>
            <w:iCs/>
          </w:rPr>
          <w:t xml:space="preserve">Proof</w:t>
        </w:r>
      </w:ins>
      <w:ins w:id="19159" w:author="PR Preview" w:date="2026-01-01T00:00:00Z">
        <w:r>
          <w:t xml:space="preserve">. </w:t>
        </w:r>
      </w:ins>
      <w:ins w:id="19160" w:author="PR Preview" w:date="2026-01-01T00:00:00Z">
        <w:r>
          <w:t xml:space="preserve">A generalized inverse of</w:t>
        </w:r>
      </w:ins>
      <w:ins w:id="19161" w:author="PR Preview" w:date="2026-01-01T00:00:00Z">
        <w:r>
          <w:t xml:space="preserve"> </w:t>
        </w:r>
      </w:ins>
      <m:oMath>
        <m:r>
          <m:rPr>
            <m:sty m:val="bi"/>
          </m:rPr>
          <m:t>A</m:t>
        </m:r>
      </m:oMath>
      <w:ins w:id="19162" w:author="PR Preview" w:date="2026-01-01T00:00:00Z">
        <w:r>
          <w:t xml:space="preserve"> </w:t>
        </w:r>
      </w:ins>
      <w:ins w:id="19163" w:author="PR Preview" w:date="2026-01-01T00:00:00Z">
        <w:r>
          <w:t xml:space="preserve">is an</w:t>
        </w:r>
      </w:ins>
      <w:ins w:id="19164" w:author="PR Preview" w:date="2026-01-01T00:00:00Z">
        <w:r>
          <w:t xml:space="preserve"> </w:t>
        </w:r>
      </w:ins>
      <m:oMath>
        <m:r>
          <m:t>n</m:t>
        </m:r>
        <m:r>
          <m:rPr>
            <m:sty m:val="p"/>
          </m:rPr>
          <m:t>×</m:t>
        </m:r>
        <m:r>
          <m:t>m</m:t>
        </m:r>
      </m:oMath>
      <w:ins w:id="19165" w:author="PR Preview" w:date="2026-01-01T00:00:00Z">
        <w:r>
          <w:t xml:space="preserve"> </w:t>
        </w:r>
      </w:ins>
      <w:ins w:id="19166" w:author="PR Preview" w:date="2026-01-01T00:00:00Z">
        <w:r>
          <w:t xml:space="preserve">matrix</w:t>
        </w:r>
      </w:ins>
      <w:ins w:id="19167" w:author="PR Preview" w:date="2026-01-01T00:00:00Z">
        <w:r>
          <w:t xml:space="preserve"> </w:t>
        </w:r>
      </w:ins>
      <m:oMath>
        <m:r>
          <m:rPr>
            <m:sty m:val="bi"/>
          </m:rPr>
          <m:t>G</m:t>
        </m:r>
      </m:oMath>
      <w:ins w:id="19168" w:author="PR Preview" w:date="2026-01-01T00:00:00Z">
        <w:r>
          <w:t xml:space="preserve"> </w:t>
        </w:r>
      </w:ins>
      <w:ins w:id="19169" w:author="PR Preview" w:date="2026-01-01T00:00:00Z">
        <w:r>
          <w:t xml:space="preserve">with</w:t>
        </w:r>
      </w:ins>
      <w:ins w:id="19170" w:author="PR Preview" w:date="2026-01-01T00:00:00Z">
        <w:r>
          <w:t xml:space="preserve"> </w:t>
        </w:r>
      </w:ins>
      <m:oMath>
        <m:r>
          <m:rPr>
            <m:sty m:val="bi"/>
          </m:rPr>
          <m:t>A</m:t>
        </m:r>
        <m:r>
          <m:rPr>
            <m:sty m:val="bi"/>
          </m:rPr>
          <m:t>G</m:t>
        </m:r>
        <m:r>
          <m:rPr>
            <m:sty m:val="bi"/>
          </m:rPr>
          <m:t>A</m:t>
        </m:r>
        <m:r>
          <m:rPr>
            <m:sty m:val="p"/>
          </m:rPr>
          <m:t>=</m:t>
        </m:r>
        <m:r>
          <m:rPr>
            <m:sty m:val="bi"/>
          </m:rPr>
          <m:t>A</m:t>
        </m:r>
      </m:oMath>
      <w:ins w:id="19171" w:author="PR Preview" w:date="2026-01-01T00:00:00Z">
        <w:r>
          <w:t xml:space="preserve">.</w:t>
        </w:r>
      </w:ins>
      <w:ins w:id="19172" w:author="PR Preview" w:date="2026-01-01T00:00:00Z">
        <w:r>
          <w:t xml:space="preserve"> </w:t>
        </w:r>
      </w:ins>
      <w:ins w:id="19173" w:author="PR Preview" w:date="2026-01-01T00:00:00Z">
        <w:r>
          <w:t xml:space="preserve">A Moore-Penrose inverse is an</w:t>
        </w:r>
      </w:ins>
      <w:ins w:id="19174" w:author="PR Preview" w:date="2026-01-01T00:00:00Z">
        <w:r>
          <w:t xml:space="preserve"> </w:t>
        </w:r>
      </w:ins>
      <m:oMath>
        <m:r>
          <m:t>n</m:t>
        </m:r>
        <m:r>
          <m:rPr>
            <m:sty m:val="p"/>
          </m:rPr>
          <m:t>×</m:t>
        </m:r>
        <m:r>
          <m:t>m</m:t>
        </m:r>
      </m:oMath>
      <w:ins w:id="19175" w:author="PR Preview" w:date="2026-01-01T00:00:00Z">
        <w:r>
          <w:t xml:space="preserve"> </w:t>
        </w:r>
      </w:ins>
      <w:ins w:id="19176" w:author="PR Preview" w:date="2026-01-01T00:00:00Z">
        <w:r>
          <w:t xml:space="preserve">matrix, and condition 1 of</w:t>
        </w:r>
      </w:ins>
      <w:ins w:id="19177" w:author="PR Preview" w:date="2026-01-01T00:00:00Z">
        <w:r>
          <w:t xml:space="preserve"> </w:t>
        </w:r>
      </w:ins>
      <w:hyperlink w:anchor="def-moore-penrose">
        <w:ins w:id="19178" w:author="PR Preview" w:date="2026-01-01T00:00:00Z">
          <w:r>
            <w:rPr>
              <w:rStyle w:val="Hyperlink"/>
            </w:rPr>
            <w:t xml:space="preserve">Definition 98</w:t>
          </w:r>
        </w:ins>
      </w:hyperlink>
      <w:ins w:id="19179" w:author="PR Preview" w:date="2026-01-01T00:00:00Z">
        <w:r>
          <w:t xml:space="preserve"> </w:t>
        </w:r>
      </w:ins>
      <w:ins w:id="19180" w:author="PR Preview" w:date="2026-01-01T00:00:00Z">
        <w:r>
          <w:t xml:space="preserve">is</w:t>
        </w:r>
      </w:ins>
      <w:ins w:id="19181" w:author="PR Preview" w:date="2026-01-01T00:00:00Z">
        <w:r>
          <w:t xml:space="preserve"> </w:t>
        </w:r>
      </w:ins>
      <m:oMath>
        <m:r>
          <m:rPr>
            <m:sty m:val="bi"/>
          </m:rPr>
          <m:t>A</m:t>
        </m:r>
        <m:r>
          <m:rPr>
            <m:sty m:val="bi"/>
          </m:rPr>
          <m:t>G</m:t>
        </m:r>
        <m:r>
          <m:rPr>
            <m:sty m:val="bi"/>
          </m:rPr>
          <m:t>A</m:t>
        </m:r>
        <m:r>
          <m:rPr>
            <m:sty m:val="p"/>
          </m:rPr>
          <m:t>=</m:t>
        </m:r>
        <m:r>
          <m:rPr>
            <m:sty m:val="bi"/>
          </m:rPr>
          <m:t>A</m:t>
        </m:r>
      </m:oMath>
      <w:ins w:id="19182" w:author="PR Preview" w:date="2026-01-01T00:00:00Z">
        <w:r>
          <w:t xml:space="preserve">.</w:t>
        </w:r>
      </w:ins>
    </w:p>
    <w:bookmarkStart w:id="543" w:name="exm-moore-penrose-generalized-inverse"/>
    <w:p>
      <w:pPr>
        <w:pStyle w:val="BodyText"/>
      </w:pPr>
      <w:ins w:id="19183" w:author="PR Preview" w:date="2026-01-01T00:00:00Z">
        <w:r>
          <w:rPr>
            <w:b/>
            <w:bCs/>
          </w:rPr>
          <w:t xml:space="preserve">Example 169 (The Moore-Penrose inverse of a rank-one matrix)</w:t>
        </w:r>
      </w:ins>
      <w:ins w:id="19184" w:author="PR Preview" w:date="2026-01-01T00:00:00Z">
        <w:r>
          <w:t xml:space="preserve"> </w:t>
        </w:r>
      </w:ins>
      <w:ins w:id="19185" w:author="PR Preview" w:date="2026-01-01T00:00:00Z">
        <w:r>
          <w:t xml:space="preserve">The</w:t>
        </w:r>
      </w:ins>
      <w:ins w:id="19186" w:author="PR Preview" w:date="2026-01-01T00:00:00Z">
        <w:r>
          <w:t xml:space="preserve"> </w:t>
        </w:r>
      </w:ins>
      <m:oMath>
        <m:r>
          <m:t>3</m:t>
        </m:r>
        <m:r>
          <m:rPr>
            <m:sty m:val="p"/>
          </m:rPr>
          <m:t>×</m:t>
        </m:r>
        <m:r>
          <m:t>2</m:t>
        </m:r>
      </m:oMath>
      <w:ins w:id="19187" w:author="PR Preview" w:date="2026-01-01T00:00:00Z">
        <w:r>
          <w:t xml:space="preserve"> </w:t>
        </w:r>
      </w:ins>
      <w:ins w:id="19188" w:author="PR Preview" w:date="2026-01-01T00:00:00Z">
        <w:r>
          <w:t xml:space="preserve">matrix</w:t>
        </w:r>
      </w:ins>
      <w:ins w:id="19189" w:author="PR Preview" w:date="2026-01-01T00:00:00Z">
        <w:r>
          <w:t xml:space="preserve"> </w:t>
        </w:r>
      </w:ins>
      <m:oMath>
        <m:r>
          <m:rPr>
            <m:sty m:val="bi"/>
          </m:rPr>
          <m:t>A</m:t>
        </m:r>
      </m:oMath>
      <w:ins w:id="19190" w:author="PR Preview" w:date="2026-01-01T00:00:00Z">
        <w:r>
          <w:t xml:space="preserve"> </w:t>
        </w:r>
      </w:ins>
      <w:ins w:id="19191" w:author="PR Preview" w:date="2026-01-01T00:00:00Z">
        <w:r>
          <w:t xml:space="preserve">below has rank</w:t>
        </w:r>
      </w:ins>
      <w:ins w:id="19192" w:author="PR Preview" w:date="2026-01-01T00:00:00Z">
        <w:r>
          <w:t xml:space="preserve"> </w:t>
        </w:r>
      </w:ins>
      <m:oMath>
        <m:r>
          <m:t>1</m:t>
        </m:r>
      </m:oMath>
      <w:ins w:id="19193" w:author="PR Preview" w:date="2026-01-01T00:00:00Z">
        <w:r>
          <w:t xml:space="preserve">, because its second column is twice its first,</w:t>
        </w:r>
      </w:ins>
      <w:ins w:id="19194" w:author="PR Preview" w:date="2026-01-01T00:00:00Z">
        <w:r>
          <w:t xml:space="preserve"> </w:t>
        </w:r>
      </w:ins>
      <w:ins w:id="19195" w:author="PR Preview" w:date="2026-01-01T00:00:00Z">
        <w:r>
          <w:t xml:space="preserve">so it has no ordinary inverse.</w:t>
        </w:r>
      </w:ins>
      <w:ins w:id="19196" w:author="PR Preview" w:date="2026-01-01T00:00:00Z">
        <w:r>
          <w:t xml:space="preserve"> </w:t>
        </w:r>
      </w:ins>
      <w:ins w:id="19197" w:author="PR Preview" w:date="2026-01-01T00:00:00Z">
        <w:r>
          <w:t xml:space="preserve">The function</w:t>
        </w:r>
      </w:ins>
      <w:ins w:id="19198" w:author="PR Preview" w:date="2026-01-01T00:00:00Z">
        <w:r>
          <w:t xml:space="preserve"> </w:t>
        </w:r>
      </w:ins>
      <w:ins w:id="19199" w:author="PR Preview" w:date="2026-01-01T00:00:00Z">
        <w:r>
          <w:rPr>
            <w:rStyle w:val="VerbatimChar"/>
          </w:rPr>
          <w:t xml:space="preserve">MASS::ginv()</w:t>
        </w:r>
      </w:ins>
      <w:ins w:id="19200" w:author="PR Preview" w:date="2026-01-01T00:00:00Z">
        <w:r>
          <w:t xml:space="preserve"> </w:t>
        </w:r>
      </w:ins>
      <w:ins w:id="19201" w:author="PR Preview" w:date="2026-01-01T00:00:00Z">
        <w:r>
          <w:t xml:space="preserve">computes its Moore-Penrose inverse</w:t>
        </w:r>
      </w:ins>
      <w:ins w:id="19202" w:author="PR Preview" w:date="2026-01-01T00:00:00Z">
        <w:r>
          <w:t xml:space="preserve"> </w:t>
        </w:r>
      </w:ins>
      <m:oMath>
        <m:r>
          <m:rPr>
            <m:sty m:val="bi"/>
          </m:rPr>
          <m:t>G</m:t>
        </m:r>
      </m:oMath>
      <w:ins w:id="19203" w:author="PR Preview" w:date="2026-01-01T00:00:00Z">
        <w:r>
          <w:t xml:space="preserve">.</w:t>
        </w:r>
      </w:ins>
      <w:ins w:id="19204" w:author="PR Preview" w:date="2026-01-01T00:00:00Z">
        <w:r>
          <w:t xml:space="preserve"> </w:t>
        </w:r>
      </w:ins>
      <w:ins w:id="19205" w:author="PR Preview" w:date="2026-01-01T00:00:00Z">
        <w:r>
          <w:t xml:space="preserve">The code checks the four conditions of</w:t>
        </w:r>
      </w:ins>
      <w:ins w:id="19206" w:author="PR Preview" w:date="2026-01-01T00:00:00Z">
        <w:r>
          <w:t xml:space="preserve"> </w:t>
        </w:r>
      </w:ins>
      <w:hyperlink w:anchor="def-moore-penrose">
        <w:ins w:id="19207" w:author="PR Preview" w:date="2026-01-01T00:00:00Z">
          <w:r>
            <w:rPr>
              <w:rStyle w:val="Hyperlink"/>
            </w:rPr>
            <w:t xml:space="preserve">Definition 98</w:t>
          </w:r>
        </w:ins>
      </w:hyperlink>
      <w:ins w:id="19208" w:author="PR Preview" w:date="2026-01-01T00:00:00Z">
        <w:r>
          <w:t xml:space="preserve">,</w:t>
        </w:r>
      </w:ins>
      <w:ins w:id="19209" w:author="PR Preview" w:date="2026-01-01T00:00:00Z">
        <w:r>
          <w:t xml:space="preserve"> </w:t>
        </w:r>
      </w:ins>
      <w:ins w:id="19210" w:author="PR Preview" w:date="2026-01-01T00:00:00Z">
        <w:r>
          <w:t xml:space="preserve">of which the first is the equation that makes</w:t>
        </w:r>
      </w:ins>
      <w:ins w:id="19211" w:author="PR Preview" w:date="2026-01-01T00:00:00Z">
        <w:r>
          <w:t xml:space="preserve"> </w:t>
        </w:r>
      </w:ins>
      <m:oMath>
        <m:r>
          <m:rPr>
            <m:sty m:val="bi"/>
          </m:rPr>
          <m:t>G</m:t>
        </m:r>
      </m:oMath>
      <w:ins w:id="19212" w:author="PR Preview" w:date="2026-01-01T00:00:00Z">
        <w:r>
          <w:t xml:space="preserve"> </w:t>
        </w:r>
      </w:ins>
      <w:ins w:id="19213" w:author="PR Preview" w:date="2026-01-01T00:00:00Z">
        <w:r>
          <w:t xml:space="preserve">a generalized inverse.</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del w:id="19214" w:author="PR Preview" w:date="2026-01-01T00:00:00Z">
        <w:r>
          <w:delText xml:space="preserve">All 4 of 4 conditions hold,</w:delText>
        </w:r>
      </w:del>
      <w:del w:id="19215" w:author="PR Preview" w:date="2026-01-01T00:00:00Z">
        <w:r>
          <w:delText xml:space="preserve"> </w:delText>
        </w:r>
      </w:del>
      <w:del w:id="19216" w:author="PR Preview" w:date="2026-01-01T00:00:00Z">
        <w:r>
          <w:delText xml:space="preserve">so</w:delText>
        </w:r>
      </w:del>
      <w:del w:id="19217" w:author="PR Preview" w:date="2026-01-01T00:00:00Z">
        <w:r>
          <w:delText xml:space="preserve"> </w:delText>
        </w:r>
      </w:del>
      <m:oMath>
        <m:r>
          <m:rPr>
            <m:sty m:val="bi"/>
          </m:rPr>
          <m:t>G</m:t>
        </m:r>
      </m:oMath>
      <w:del w:id="19218" w:author="PR Preview" w:date="2026-01-01T00:00:00Z">
        <w:r>
          <w:delText xml:space="preserve"> </w:delText>
        </w:r>
      </w:del>
      <w:del w:id="19219" w:author="PR Preview" w:date="2026-01-01T00:00:00Z">
        <w:r>
          <w:delText xml:space="preserve">is a Moore-Penrose inverse of</w:delText>
        </w:r>
      </w:del>
      <w:del w:id="19220" w:author="PR Preview" w:date="2026-01-01T00:00:00Z">
        <w:r>
          <w:delText xml:space="preserve"> </w:delText>
        </w:r>
      </w:del>
      <m:oMath>
        <m:r>
          <m:rPr>
            <m:sty m:val="bi"/>
          </m:rPr>
          <m:t>A</m:t>
        </m:r>
      </m:oMath>
      <w:del w:id="19221" w:author="PR Preview" w:date="2026-01-01T00:00:00Z">
        <w:r>
          <w:delText xml:space="preserve">.</w:delText>
        </w:r>
      </w:del>
      <w:del w:id="19222" w:author="PR Preview" w:date="2026-01-01T00:00:00Z">
        <w:r>
          <w:delText xml:space="preserve"> </w:delText>
        </w:r>
      </w:del>
      <w:del w:id="19223" w:author="PR Preview" w:date="2026-01-01T00:00:00Z">
        <w:r>
          <w:delText xml:space="preserve">By</w:delText>
        </w:r>
      </w:del>
      <w:del w:id="19224" w:author="PR Preview" w:date="2026-01-01T00:00:00Z">
        <w:r>
          <w:delText xml:space="preserve"> </w:delText>
        </w:r>
      </w:del>
      <w:hyperlink w:anchor="thm-moore-penrose-generalized-inverse">
        <w:del w:id="19225" w:author="PR Preview" w:date="2026-01-01T00:00:00Z">
          <w:r>
            <w:rPr>
              <w:rStyle w:val="Hyperlink"/>
            </w:rPr>
            <w:delText xml:space="preserve">Theorem 90</w:delText>
          </w:r>
        </w:del>
      </w:hyperlink>
      <w:del w:id="19226" w:author="PR Preview" w:date="2026-01-01T00:00:00Z">
        <w:r>
          <w:delText xml:space="preserve"> </w:delText>
        </w:r>
      </w:del>
      <w:del w:id="19227" w:author="PR Preview" w:date="2026-01-01T00:00:00Z">
        <w:r>
          <w:delText xml:space="preserve">it is also a generalized inverse,</w:delText>
        </w:r>
      </w:del>
      <w:del w:id="19228" w:author="PR Preview" w:date="2026-01-01T00:00:00Z">
        <w:r>
          <w:delText xml:space="preserve"> </w:delText>
        </w:r>
      </w:del>
      <w:del w:id="19229" w:author="PR Preview" w:date="2026-01-01T00:00:00Z">
        <w:r>
          <w:delText xml:space="preserve">which is condition 1:</w:delText>
        </w:r>
      </w:del>
      <w:del w:id="19230" w:author="PR Preview" w:date="2026-01-01T00:00:00Z">
        <w:r>
          <w:delText xml:space="preserve"> </w:delText>
        </w:r>
      </w:del>
      <m:oMath>
        <m:r>
          <m:rPr>
            <m:sty m:val="bi"/>
          </m:rPr>
          <m:t>A</m:t>
        </m:r>
        <m:r>
          <m:rPr>
            <m:sty m:val="bi"/>
          </m:rPr>
          <m:t>G</m:t>
        </m:r>
        <m:r>
          <m:rPr>
            <m:sty m:val="bi"/>
          </m:rPr>
          <m:t>A</m:t>
        </m:r>
        <m:r>
          <m:rPr>
            <m:sty m:val="p"/>
          </m:rPr>
          <m:t>=</m:t>
        </m:r>
        <m:r>
          <m:rPr>
            <m:sty m:val="bi"/>
          </m:rPr>
          <m:t>A</m:t>
        </m:r>
      </m:oMath>
      <w:del w:id="19231" w:author="PR Preview" w:date="2026-01-01T00:00:00Z">
        <w:r>
          <w:delText xml:space="preserve"> </w:delText>
        </w:r>
      </w:del>
      <w:del w:id="19232" w:author="PR Preview" w:date="2026-01-01T00:00:00Z">
        <w:r>
          <w:delText xml:space="preserve">up to rounding error.</w:delText>
        </w:r>
      </w:del>
    </w:p>
    <w:p>
      <w:pPr>
        <w:pStyle w:val="BodyText"/>
      </w:pPr>
      <w:del w:id="19233" w:author="PR Preview" w:date="2026-01-01T00:00:00Z">
        <w:r>
          <w:rPr>
            <w:b/>
            <w:bCs/>
          </w:rPr>
          <w:delText xml:space="preserve">Theorem 91 (A matrix has at most one Moore-Penrose inverse)</w:delText>
        </w:r>
      </w:del>
      <w:del w:id="19234" w:author="PR Preview" w:date="2026-01-01T00:00:00Z">
        <w:r>
          <w:delText xml:space="preserve"> </w:delText>
        </w:r>
      </w:del>
      <w:del w:id="19235" w:author="PR Preview" w:date="2026-01-01T00:00:00Z">
        <w:r>
          <w:delText xml:space="preserve">If</w:delText>
        </w:r>
      </w:del>
      <w:del w:id="19236" w:author="PR Preview" w:date="2026-01-01T00:00:00Z">
        <w:r>
          <w:delText xml:space="preserve"> </w:delText>
        </w:r>
      </w:del>
      <m:oMath>
        <m:sSub>
          <m:e>
            <m:r>
              <m:rPr>
                <m:sty m:val="bi"/>
              </m:rPr>
              <m:t>G</m:t>
            </m:r>
          </m:e>
          <m:sub>
            <m:r>
              <m:t>1</m:t>
            </m:r>
          </m:sub>
        </m:sSub>
      </m:oMath>
      <w:del w:id="19237" w:author="PR Preview" w:date="2026-01-01T00:00:00Z">
        <w:r>
          <w:delText xml:space="preserve"> </w:delText>
        </w:r>
      </w:del>
      <w:del w:id="19238" w:author="PR Preview" w:date="2026-01-01T00:00:00Z">
        <w:r>
          <w:delText xml:space="preserve">and</w:delText>
        </w:r>
      </w:del>
      <w:del w:id="19239" w:author="PR Preview" w:date="2026-01-01T00:00:00Z">
        <w:r>
          <w:delText xml:space="preserve"> </w:delText>
        </w:r>
      </w:del>
      <m:oMath>
        <m:sSub>
          <m:e>
            <m:r>
              <m:rPr>
                <m:sty m:val="bi"/>
              </m:rPr>
              <m:t>G</m:t>
            </m:r>
          </m:e>
          <m:sub>
            <m:r>
              <m:t>2</m:t>
            </m:r>
          </m:sub>
        </m:sSub>
      </m:oMath>
      <w:del w:id="19240" w:author="PR Preview" w:date="2026-01-01T00:00:00Z">
        <w:r>
          <w:delText xml:space="preserve"> </w:delText>
        </w:r>
      </w:del>
      <w:del w:id="19241" w:author="PR Preview" w:date="2026-01-01T00:00:00Z">
        <w:r>
          <w:delText xml:space="preserve">are both Moore-Penrose inverses</w:delText>
        </w:r>
      </w:del>
      <w:del w:id="19242" w:author="PR Preview" w:date="2026-01-01T00:00:00Z">
        <w:r>
          <w:delText xml:space="preserve"> </w:delText>
        </w:r>
      </w:del>
      <w:del w:id="19243" w:author="PR Preview" w:date="2026-01-01T00:00:00Z">
        <w:r>
          <w:delText xml:space="preserve">of an</w:delText>
        </w:r>
      </w:del>
      <w:del w:id="19244" w:author="PR Preview" w:date="2026-01-01T00:00:00Z">
        <w:r>
          <w:delText xml:space="preserve"> </w:delText>
        </w:r>
      </w:del>
      <m:oMath>
        <m:r>
          <m:t>m</m:t>
        </m:r>
        <m:r>
          <m:rPr>
            <m:sty m:val="p"/>
          </m:rPr>
          <m:t>×</m:t>
        </m:r>
        <m:r>
          <m:t>n</m:t>
        </m:r>
      </m:oMath>
      <w:del w:id="19245" w:author="PR Preview" w:date="2026-01-01T00:00:00Z">
        <w:r>
          <w:delText xml:space="preserve"> </w:delText>
        </w:r>
      </w:del>
      <w:del w:id="19246" w:author="PR Preview" w:date="2026-01-01T00:00:00Z">
        <w:r>
          <w:delText xml:space="preserve">matrix</w:delText>
        </w:r>
      </w:del>
      <w:del w:id="19247" w:author="PR Preview" w:date="2026-01-01T00:00:00Z">
        <w:r>
          <w:delText xml:space="preserve"> </w:delText>
        </w:r>
      </w:del>
      <m:oMath>
        <m:r>
          <m:rPr>
            <m:sty m:val="bi"/>
          </m:rPr>
          <m:t>A</m:t>
        </m:r>
      </m:oMath>
      <w:del w:id="19248" w:author="PR Preview" w:date="2026-01-01T00:00:00Z">
        <w:r>
          <w:delText xml:space="preserve"> </w:delText>
        </w:r>
      </w:del>
      <w:del w:id="19249" w:author="PR Preview" w:date="2026-01-01T00:00:00Z">
        <w:r>
          <w:delText xml:space="preserve">(</w:delText>
        </w:r>
      </w:del>
      <w:hyperlink w:anchor="def-moore-penrose">
        <w:del w:id="19250" w:author="PR Preview" w:date="2026-01-01T00:00:00Z">
          <w:r>
            <w:rPr>
              <w:rStyle w:val="Hyperlink"/>
            </w:rPr>
            <w:delText xml:space="preserve">Definition 93</w:delText>
          </w:r>
        </w:del>
      </w:hyperlink>
      <w:del w:id="19251" w:author="PR Preview" w:date="2026-01-01T00:00:00Z">
        <w:r>
          <w:delText xml:space="preserve">),</w:delText>
        </w:r>
      </w:del>
      <w:del w:id="19252" w:author="PR Preview" w:date="2026-01-01T00:00:00Z">
        <w:r>
          <w:delText xml:space="preserve"> </w:delText>
        </w:r>
      </w:del>
      <w:del w:id="19253" w:author="PR Preview" w:date="2026-01-01T00:00:00Z">
        <w:r>
          <w:delText xml:space="preserve">then</w:delText>
        </w:r>
      </w:del>
      <w:del w:id="19254"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19255" w:author="PR Preview" w:date="2026-01-01T00:00:00Z">
        <w:r>
          <w:delText xml:space="preserve">.</w:delText>
        </w:r>
      </w:del>
    </w:p>
    <w:p>
      <w:pPr>
        <w:pStyle w:val="FirstParagraph"/>
      </w:pPr>
      <w:ins w:id="19256" w:author="PR Preview" w:date="2026-01-01T00:00:00Z">
        <w:r>
          <w:t xml:space="preserve">All 4 of 4 conditions hold,</w:t>
        </w:r>
      </w:ins>
      <w:ins w:id="19257" w:author="PR Preview" w:date="2026-01-01T00:00:00Z">
        <w:r>
          <w:t xml:space="preserve"> </w:t>
        </w:r>
      </w:ins>
      <w:ins w:id="19258" w:author="PR Preview" w:date="2026-01-01T00:00:00Z">
        <w:r>
          <w:t xml:space="preserve">so</w:t>
        </w:r>
      </w:ins>
      <w:ins w:id="19259" w:author="PR Preview" w:date="2026-01-01T00:00:00Z">
        <w:r>
          <w:t xml:space="preserve"> </w:t>
        </w:r>
      </w:ins>
      <m:oMath>
        <m:r>
          <m:rPr>
            <m:sty m:val="bi"/>
          </m:rPr>
          <m:t>G</m:t>
        </m:r>
      </m:oMath>
      <w:ins w:id="19260" w:author="PR Preview" w:date="2026-01-01T00:00:00Z">
        <w:r>
          <w:t xml:space="preserve"> </w:t>
        </w:r>
      </w:ins>
      <w:ins w:id="19261" w:author="PR Preview" w:date="2026-01-01T00:00:00Z">
        <w:r>
          <w:t xml:space="preserve">is a Moore-Penrose inverse of</w:t>
        </w:r>
      </w:ins>
      <w:ins w:id="19262" w:author="PR Preview" w:date="2026-01-01T00:00:00Z">
        <w:r>
          <w:t xml:space="preserve"> </w:t>
        </w:r>
      </w:ins>
      <m:oMath>
        <m:r>
          <m:rPr>
            <m:sty m:val="bi"/>
          </m:rPr>
          <m:t>A</m:t>
        </m:r>
      </m:oMath>
      <w:ins w:id="19263" w:author="PR Preview" w:date="2026-01-01T00:00:00Z">
        <w:r>
          <w:t xml:space="preserve">.</w:t>
        </w:r>
      </w:ins>
      <w:ins w:id="19264" w:author="PR Preview" w:date="2026-01-01T00:00:00Z">
        <w:r>
          <w:t xml:space="preserve"> </w:t>
        </w:r>
      </w:ins>
      <w:ins w:id="19265" w:author="PR Preview" w:date="2026-01-01T00:00:00Z">
        <w:r>
          <w:t xml:space="preserve">By</w:t>
        </w:r>
      </w:ins>
      <w:ins w:id="19266" w:author="PR Preview" w:date="2026-01-01T00:00:00Z">
        <w:r>
          <w:t xml:space="preserve"> </w:t>
        </w:r>
      </w:ins>
      <w:hyperlink w:anchor="thm-moore-penrose-generalized-inverse">
        <w:ins w:id="19267" w:author="PR Preview" w:date="2026-01-01T00:00:00Z">
          <w:r>
            <w:rPr>
              <w:rStyle w:val="Hyperlink"/>
            </w:rPr>
            <w:t xml:space="preserve">Theorem 91</w:t>
          </w:r>
        </w:ins>
      </w:hyperlink>
      <w:ins w:id="19268" w:author="PR Preview" w:date="2026-01-01T00:00:00Z">
        <w:r>
          <w:t xml:space="preserve"> </w:t>
        </w:r>
      </w:ins>
      <w:ins w:id="19269" w:author="PR Preview" w:date="2026-01-01T00:00:00Z">
        <w:r>
          <w:t xml:space="preserve">it is also a generalized inverse,</w:t>
        </w:r>
      </w:ins>
      <w:ins w:id="19270" w:author="PR Preview" w:date="2026-01-01T00:00:00Z">
        <w:r>
          <w:t xml:space="preserve"> </w:t>
        </w:r>
      </w:ins>
      <w:ins w:id="19271" w:author="PR Preview" w:date="2026-01-01T00:00:00Z">
        <w:r>
          <w:t xml:space="preserve">which is condition 1:</w:t>
        </w:r>
      </w:ins>
      <w:ins w:id="19272" w:author="PR Preview" w:date="2026-01-01T00:00:00Z">
        <w:r>
          <w:t xml:space="preserve"> </w:t>
        </w:r>
      </w:ins>
      <m:oMath>
        <m:r>
          <m:rPr>
            <m:sty m:val="bi"/>
          </m:rPr>
          <m:t>A</m:t>
        </m:r>
        <m:r>
          <m:rPr>
            <m:sty m:val="bi"/>
          </m:rPr>
          <m:t>G</m:t>
        </m:r>
        <m:r>
          <m:rPr>
            <m:sty m:val="bi"/>
          </m:rPr>
          <m:t>A</m:t>
        </m:r>
        <m:r>
          <m:rPr>
            <m:sty m:val="p"/>
          </m:rPr>
          <m:t>=</m:t>
        </m:r>
        <m:r>
          <m:rPr>
            <m:sty m:val="bi"/>
          </m:rPr>
          <m:t>A</m:t>
        </m:r>
      </m:oMath>
      <w:ins w:id="19273" w:author="PR Preview" w:date="2026-01-01T00:00:00Z">
        <w:r>
          <w:t xml:space="preserve"> </w:t>
        </w:r>
      </w:ins>
      <w:ins w:id="19274" w:author="PR Preview" w:date="2026-01-01T00:00:00Z">
        <w:r>
          <w:t xml:space="preserve">up to rounding error.</w:t>
        </w:r>
      </w:ins>
    </w:p>
    <w:bookmarkEnd w:id="543"/>
    <w:bookmarkStart w:id="544" w:name="thm-moore-penrose-unique"/>
    <w:p>
      <w:pPr>
        <w:pStyle w:val="BodyText"/>
      </w:pPr>
      <w:ins w:id="19275" w:author="PR Preview" w:date="2026-01-01T00:00:00Z">
        <w:r>
          <w:rPr>
            <w:b/>
            <w:bCs/>
          </w:rPr>
          <w:t xml:space="preserve">Theorem 92 (A matrix has at most one Moore-Penrose inverse)</w:t>
        </w:r>
      </w:ins>
      <w:ins w:id="19276" w:author="PR Preview" w:date="2026-01-01T00:00:00Z">
        <w:r>
          <w:t xml:space="preserve"> </w:t>
        </w:r>
      </w:ins>
      <w:ins w:id="19277" w:author="PR Preview" w:date="2026-01-01T00:00:00Z">
        <w:r>
          <w:t xml:space="preserve">If</w:t>
        </w:r>
      </w:ins>
      <w:ins w:id="19278" w:author="PR Preview" w:date="2026-01-01T00:00:00Z">
        <w:r>
          <w:t xml:space="preserve"> </w:t>
        </w:r>
      </w:ins>
      <m:oMath>
        <m:sSub>
          <m:e>
            <m:r>
              <m:rPr>
                <m:sty m:val="bi"/>
              </m:rPr>
              <m:t>G</m:t>
            </m:r>
          </m:e>
          <m:sub>
            <m:r>
              <m:t>1</m:t>
            </m:r>
          </m:sub>
        </m:sSub>
      </m:oMath>
      <w:ins w:id="19279" w:author="PR Preview" w:date="2026-01-01T00:00:00Z">
        <w:r>
          <w:t xml:space="preserve"> </w:t>
        </w:r>
      </w:ins>
      <w:ins w:id="19280" w:author="PR Preview" w:date="2026-01-01T00:00:00Z">
        <w:r>
          <w:t xml:space="preserve">and</w:t>
        </w:r>
      </w:ins>
      <w:ins w:id="19281" w:author="PR Preview" w:date="2026-01-01T00:00:00Z">
        <w:r>
          <w:t xml:space="preserve"> </w:t>
        </w:r>
      </w:ins>
      <m:oMath>
        <m:sSub>
          <m:e>
            <m:r>
              <m:rPr>
                <m:sty m:val="bi"/>
              </m:rPr>
              <m:t>G</m:t>
            </m:r>
          </m:e>
          <m:sub>
            <m:r>
              <m:t>2</m:t>
            </m:r>
          </m:sub>
        </m:sSub>
      </m:oMath>
      <w:ins w:id="19282" w:author="PR Preview" w:date="2026-01-01T00:00:00Z">
        <w:r>
          <w:t xml:space="preserve"> </w:t>
        </w:r>
      </w:ins>
      <w:ins w:id="19283" w:author="PR Preview" w:date="2026-01-01T00:00:00Z">
        <w:r>
          <w:t xml:space="preserve">are both Moore-Penrose inverses</w:t>
        </w:r>
      </w:ins>
      <w:ins w:id="19284" w:author="PR Preview" w:date="2026-01-01T00:00:00Z">
        <w:r>
          <w:t xml:space="preserve"> </w:t>
        </w:r>
      </w:ins>
      <w:ins w:id="19285" w:author="PR Preview" w:date="2026-01-01T00:00:00Z">
        <w:r>
          <w:t xml:space="preserve">of an</w:t>
        </w:r>
      </w:ins>
      <w:ins w:id="19286" w:author="PR Preview" w:date="2026-01-01T00:00:00Z">
        <w:r>
          <w:t xml:space="preserve"> </w:t>
        </w:r>
      </w:ins>
      <m:oMath>
        <m:r>
          <m:t>m</m:t>
        </m:r>
        <m:r>
          <m:rPr>
            <m:sty m:val="p"/>
          </m:rPr>
          <m:t>×</m:t>
        </m:r>
        <m:r>
          <m:t>n</m:t>
        </m:r>
      </m:oMath>
      <w:ins w:id="19287" w:author="PR Preview" w:date="2026-01-01T00:00:00Z">
        <w:r>
          <w:t xml:space="preserve"> </w:t>
        </w:r>
      </w:ins>
      <w:ins w:id="19288" w:author="PR Preview" w:date="2026-01-01T00:00:00Z">
        <w:r>
          <w:t xml:space="preserve">matrix</w:t>
        </w:r>
      </w:ins>
      <w:ins w:id="19289" w:author="PR Preview" w:date="2026-01-01T00:00:00Z">
        <w:r>
          <w:t xml:space="preserve"> </w:t>
        </w:r>
      </w:ins>
      <m:oMath>
        <m:r>
          <m:rPr>
            <m:sty m:val="bi"/>
          </m:rPr>
          <m:t>A</m:t>
        </m:r>
      </m:oMath>
      <w:ins w:id="19290" w:author="PR Preview" w:date="2026-01-01T00:00:00Z">
        <w:r>
          <w:t xml:space="preserve"> </w:t>
        </w:r>
      </w:ins>
      <w:ins w:id="19291" w:author="PR Preview" w:date="2026-01-01T00:00:00Z">
        <w:r>
          <w:t xml:space="preserve">(</w:t>
        </w:r>
      </w:ins>
      <w:hyperlink w:anchor="def-moore-penrose">
        <w:ins w:id="19292" w:author="PR Preview" w:date="2026-01-01T00:00:00Z">
          <w:r>
            <w:rPr>
              <w:rStyle w:val="Hyperlink"/>
            </w:rPr>
            <w:t xml:space="preserve">Definition 98</w:t>
          </w:r>
        </w:ins>
      </w:hyperlink>
      <w:ins w:id="19293" w:author="PR Preview" w:date="2026-01-01T00:00:00Z">
        <w:r>
          <w:t xml:space="preserve">),</w:t>
        </w:r>
      </w:ins>
      <w:ins w:id="19294" w:author="PR Preview" w:date="2026-01-01T00:00:00Z">
        <w:r>
          <w:t xml:space="preserve"> </w:t>
        </w:r>
      </w:ins>
      <w:ins w:id="19295" w:author="PR Preview" w:date="2026-01-01T00:00:00Z">
        <w:r>
          <w:t xml:space="preserve">then</w:t>
        </w:r>
      </w:ins>
      <w:ins w:id="19296" w:author="PR Preview" w:date="2026-01-01T00:00:00Z">
        <w:r>
          <w:t xml:space="preserve"> </w:t>
        </w:r>
      </w:ins>
      <m:oMath>
        <m:sSub>
          <m:e>
            <m:r>
              <m:rPr>
                <m:sty m:val="bi"/>
              </m:rPr>
              <m:t>G</m:t>
            </m:r>
          </m:e>
          <m:sub>
            <m:r>
              <m:t>1</m:t>
            </m:r>
          </m:sub>
        </m:sSub>
        <m:r>
          <m:rPr>
            <m:sty m:val="p"/>
          </m:rPr>
          <m:t>=</m:t>
        </m:r>
        <m:sSub>
          <m:e>
            <m:r>
              <m:rPr>
                <m:sty m:val="bi"/>
              </m:rPr>
              <m:t>G</m:t>
            </m:r>
          </m:e>
          <m:sub>
            <m:r>
              <m:t>2</m:t>
            </m:r>
          </m:sub>
        </m:sSub>
      </m:oMath>
      <w:ins w:id="19297" w:author="PR Preview" w:date="2026-01-01T00:00:00Z">
        <w:r>
          <w:t xml:space="preserve">.</w:t>
        </w:r>
      </w:ins>
    </w:p>
    <w:bookmarkEnd w:id="54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45" w:name="exm-moore-penrose-unique"/>
    <w:p>
      <w:pPr>
        <w:pStyle w:val="FirstParagraph"/>
      </w:pPr>
      <w:del w:id="19298" w:author="PR Preview" w:date="2026-01-01T00:00:00Z">
        <w:r>
          <w:rPr>
            <w:b/>
            <w:bCs/>
          </w:rPr>
          <w:delText xml:space="preserve">Example 167 (Only one of the many generalized inverses qualifies)</w:delText>
        </w:r>
      </w:del>
      <w:del w:id="19299" w:author="PR Preview" w:date="2026-01-01T00:00:00Z">
        <w:r>
          <w:delText xml:space="preserve"> </w:delText>
        </w:r>
      </w:del>
      <w:del w:id="19300" w:author="PR Preview" w:date="2026-01-01T00:00:00Z">
        <w:r>
          <w:delText xml:space="preserve">The matrix</w:delText>
        </w:r>
      </w:del>
      <w:del w:id="1930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302" w:author="PR Preview" w:date="2026-01-01T00:00:00Z">
        <w:r>
          <w:delText xml:space="preserve"> </w:delText>
        </w:r>
      </w:del>
      <w:del w:id="19303" w:author="PR Preview" w:date="2026-01-01T00:00:00Z">
        <w:r>
          <w:delText xml:space="preserve">has infinitely many generalized inverses</w:delText>
        </w:r>
      </w:del>
      <w:del w:id="1930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19305" w:author="PR Preview" w:date="2026-01-01T00:00:00Z">
        <w:r>
          <w:delText xml:space="preserve"> </w:delText>
        </w:r>
      </w:del>
      <w:del w:id="19306" w:author="PR Preview" w:date="2026-01-01T00:00:00Z">
        <w:r>
          <w:delText xml:space="preserve">(</w:delText>
        </w:r>
      </w:del>
      <w:hyperlink w:anchor="exm-generalized-inverse">
        <w:del w:id="19307" w:author="PR Preview" w:date="2026-01-01T00:00:00Z">
          <w:r>
            <w:rPr>
              <w:rStyle w:val="Hyperlink"/>
            </w:rPr>
            <w:delText xml:space="preserve">Example 162</w:delText>
          </w:r>
        </w:del>
      </w:hyperlink>
      <w:del w:id="19308" w:author="PR Preview" w:date="2026-01-01T00:00:00Z">
        <w:r>
          <w:delText xml:space="preserve">),</w:delText>
        </w:r>
      </w:del>
      <w:del w:id="19309" w:author="PR Preview" w:date="2026-01-01T00:00:00Z">
        <w:r>
          <w:delText xml:space="preserve"> </w:delText>
        </w:r>
      </w:del>
      <w:del w:id="19310" w:author="PR Preview" w:date="2026-01-01T00:00:00Z">
        <w:r>
          <w:delText xml:space="preserve">and</w:delText>
        </w:r>
      </w:del>
      <w:del w:id="1931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312" w:author="PR Preview" w:date="2026-01-01T00:00:00Z">
        <w:r>
          <w:delText xml:space="preserve"> </w:delText>
        </w:r>
      </w:del>
      <w:del w:id="19313" w:author="PR Preview" w:date="2026-01-01T00:00:00Z">
        <w:r>
          <w:delText xml:space="preserve">is a Moore-Penrose inverse (</w:delText>
        </w:r>
      </w:del>
      <w:hyperlink w:anchor="exm-moore-penrose">
        <w:del w:id="19314" w:author="PR Preview" w:date="2026-01-01T00:00:00Z">
          <w:r>
            <w:rPr>
              <w:rStyle w:val="Hyperlink"/>
            </w:rPr>
            <w:delText xml:space="preserve">Example 165</w:delText>
          </w:r>
        </w:del>
      </w:hyperlink>
      <w:del w:id="19315" w:author="PR Preview" w:date="2026-01-01T00:00:00Z">
        <w:r>
          <w:delText xml:space="preserve">).</w:delText>
        </w:r>
      </w:del>
      <w:del w:id="19316" w:author="PR Preview" w:date="2026-01-01T00:00:00Z">
        <w:r>
          <w:delText xml:space="preserve"> </w:delText>
        </w:r>
      </w:del>
      <w:del w:id="19317" w:author="PR Preview" w:date="2026-01-01T00:00:00Z">
        <w:r>
          <w:delText xml:space="preserve">By</w:delText>
        </w:r>
      </w:del>
      <w:del w:id="19318" w:author="PR Preview" w:date="2026-01-01T00:00:00Z">
        <w:r>
          <w:delText xml:space="preserve"> </w:delText>
        </w:r>
      </w:del>
      <w:hyperlink w:anchor="thm-moore-penrose-unique">
        <w:del w:id="19319" w:author="PR Preview" w:date="2026-01-01T00:00:00Z">
          <w:r>
            <w:rPr>
              <w:rStyle w:val="Hyperlink"/>
            </w:rPr>
            <w:delText xml:space="preserve">Theorem 91</w:delText>
          </w:r>
        </w:del>
      </w:hyperlink>
      <w:del w:id="19320" w:author="PR Preview" w:date="2026-01-01T00:00:00Z">
        <w:r>
          <w:delText xml:space="preserve"> </w:delText>
        </w:r>
      </w:del>
      <w:del w:id="19321" w:author="PR Preview" w:date="2026-01-01T00:00:00Z">
        <w:r>
          <w:delText xml:space="preserve">it is the only one,</w:delText>
        </w:r>
      </w:del>
      <w:del w:id="19322" w:author="PR Preview" w:date="2026-01-01T00:00:00Z">
        <w:r>
          <w:delText xml:space="preserve"> </w:delText>
        </w:r>
      </w:del>
      <w:del w:id="19323" w:author="PR Preview" w:date="2026-01-01T00:00:00Z">
        <w:r>
          <w:delText xml:space="preserve">so every other choice of</w:delText>
        </w:r>
      </w:del>
      <w:del w:id="19324"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19325" w:author="PR Preview" w:date="2026-01-01T00:00:00Z">
        <w:r>
          <w:delText xml:space="preserve"> </w:delText>
        </w:r>
      </w:del>
      <w:del w:id="19326" w:author="PR Preview" w:date="2026-01-01T00:00:00Z">
        <w:r>
          <w:delText xml:space="preserve">breaks condition 2, 3 or 4.</w:delText>
        </w:r>
      </w:del>
      <w:del w:id="19327" w:author="PR Preview" w:date="2026-01-01T00:00:00Z">
        <w:r>
          <w:delText xml:space="preserve"> </w:delText>
        </w:r>
      </w:del>
      <w:del w:id="19328" w:author="PR Preview" w:date="2026-01-01T00:00:00Z">
        <w:r>
          <w:delText xml:space="preserve">For instance,</w:delText>
        </w:r>
      </w:del>
      <w:del w:id="19329" w:author="PR Preview" w:date="2026-01-01T00:00:00Z">
        <w:r>
          <w:delText xml:space="preserve"> </w:delText>
        </w:r>
      </w:del>
      <m:oMath>
        <m:sSub>
          <m:e>
            <m:r>
              <m:t>g</m:t>
            </m:r>
          </m:e>
          <m:sub>
            <m:r>
              <m:t>21</m:t>
            </m:r>
          </m:sub>
        </m:sSub>
        <m:r>
          <m:rPr>
            <m:sty m:val="p"/>
          </m:rPr>
          <m:t>=</m:t>
        </m:r>
        <m:r>
          <m:t>1</m:t>
        </m:r>
      </m:oMath>
      <w:del w:id="19330" w:author="PR Preview" w:date="2026-01-01T00:00:00Z">
        <w:r>
          <w:delText xml:space="preserve"> </w:delText>
        </w:r>
      </w:del>
      <w:del w:id="19331" w:author="PR Preview" w:date="2026-01-01T00:00:00Z">
        <w:r>
          <w:delText xml:space="preserve">(the rest</w:delText>
        </w:r>
      </w:del>
      <w:del w:id="19332" w:author="PR Preview" w:date="2026-01-01T00:00:00Z">
        <w:r>
          <w:delText xml:space="preserve"> </w:delText>
        </w:r>
      </w:del>
      <m:oMath>
        <m:r>
          <m:t>0</m:t>
        </m:r>
      </m:oMath>
      <w:del w:id="19333" w:author="PR Preview" w:date="2026-01-01T00:00:00Z">
        <w:r>
          <w:delText xml:space="preserve">) gives</w:delText>
        </w:r>
      </w:del>
      <w:del w:id="19334"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19335" w:author="PR Preview" w:date="2026-01-01T00:00:00Z">
        <w:r>
          <w:delText xml:space="preserve">, which is not symmetric.</w:delText>
        </w:r>
      </w:del>
    </w:p>
    <w:p>
      <w:pPr>
        <w:pStyle w:val="BodyText"/>
      </w:pPr>
      <w:del w:id="19336" w:author="PR Preview" w:date="2026-01-01T00:00:00Z">
        <w:r>
          <w:rPr>
            <w:b/>
            <w:bCs/>
          </w:rPr>
          <w:delText xml:space="preserve">Theorem 92 (Every matrix has a Moore-Penrose inverse)</w:delText>
        </w:r>
      </w:del>
      <w:del w:id="19337" w:author="PR Preview" w:date="2026-01-01T00:00:00Z">
        <w:r>
          <w:delText xml:space="preserve"> </w:delText>
        </w:r>
      </w:del>
      <w:del w:id="19338" w:author="PR Preview" w:date="2026-01-01T00:00:00Z">
        <w:r>
          <w:delText xml:space="preserve">Every</w:delText>
        </w:r>
      </w:del>
      <w:del w:id="19339" w:author="PR Preview" w:date="2026-01-01T00:00:00Z">
        <w:r>
          <w:delText xml:space="preserve"> </w:delText>
        </w:r>
      </w:del>
      <m:oMath>
        <m:r>
          <m:t>m</m:t>
        </m:r>
        <m:r>
          <m:rPr>
            <m:sty m:val="p"/>
          </m:rPr>
          <m:t>×</m:t>
        </m:r>
        <m:r>
          <m:t>n</m:t>
        </m:r>
      </m:oMath>
      <w:del w:id="19340" w:author="PR Preview" w:date="2026-01-01T00:00:00Z">
        <w:r>
          <w:delText xml:space="preserve"> </w:delText>
        </w:r>
      </w:del>
      <w:del w:id="19341" w:author="PR Preview" w:date="2026-01-01T00:00:00Z">
        <w:r>
          <w:delText xml:space="preserve">matrix</w:delText>
        </w:r>
      </w:del>
      <w:del w:id="19342" w:author="PR Preview" w:date="2026-01-01T00:00:00Z">
        <w:r>
          <w:delText xml:space="preserve"> </w:delText>
        </w:r>
      </w:del>
      <m:oMath>
        <m:r>
          <m:rPr>
            <m:sty m:val="bi"/>
          </m:rPr>
          <m:t>A</m:t>
        </m:r>
      </m:oMath>
      <w:del w:id="19343" w:author="PR Preview" w:date="2026-01-01T00:00:00Z">
        <w:r>
          <w:delText xml:space="preserve"> </w:delText>
        </w:r>
      </w:del>
      <w:del w:id="19344" w:author="PR Preview" w:date="2026-01-01T00:00:00Z">
        <w:r>
          <w:delText xml:space="preserve">has a Moore-Penrose inverse (</w:delText>
        </w:r>
      </w:del>
      <w:hyperlink w:anchor="def-moore-penrose">
        <w:del w:id="19345" w:author="PR Preview" w:date="2026-01-01T00:00:00Z">
          <w:r>
            <w:rPr>
              <w:rStyle w:val="Hyperlink"/>
            </w:rPr>
            <w:delText xml:space="preserve">Definition 93</w:delText>
          </w:r>
        </w:del>
      </w:hyperlink>
      <w:del w:id="19346" w:author="PR Preview" w:date="2026-01-01T00:00:00Z">
        <w:r>
          <w:delText xml:space="preserve">),</w:delText>
        </w:r>
      </w:del>
      <w:del w:id="19347" w:author="PR Preview" w:date="2026-01-01T00:00:00Z">
        <w:r>
          <w:delText xml:space="preserve"> </w:delText>
        </w:r>
      </w:del>
      <w:del w:id="19348" w:author="PR Preview" w:date="2026-01-01T00:00:00Z">
        <w:r>
          <w:delText xml:space="preserve">written</w:delText>
        </w:r>
      </w:del>
      <w:del w:id="19349" w:author="PR Preview" w:date="2026-01-01T00:00:00Z">
        <w:r>
          <w:delText xml:space="preserve"> </w:delText>
        </w:r>
      </w:del>
      <m:oMath>
        <m:sSup>
          <m:e>
            <m:r>
              <m:rPr>
                <m:sty m:val="bi"/>
              </m:rPr>
              <m:t>A</m:t>
            </m:r>
          </m:e>
          <m:sup>
            <m:r>
              <m:rPr>
                <m:sty m:val="p"/>
              </m:rPr>
              <m:t>+</m:t>
            </m:r>
          </m:sup>
        </m:sSup>
      </m:oMath>
      <w:del w:id="19350" w:author="PR Preview" w:date="2026-01-01T00:00:00Z">
        <w:r>
          <w:delText xml:space="preserve">; it is unique by</w:delText>
        </w:r>
      </w:del>
      <w:del w:id="19351" w:author="PR Preview" w:date="2026-01-01T00:00:00Z">
        <w:r>
          <w:delText xml:space="preserve"> </w:delText>
        </w:r>
      </w:del>
      <w:hyperlink w:anchor="thm-moore-penrose-unique">
        <w:del w:id="19352" w:author="PR Preview" w:date="2026-01-01T00:00:00Z">
          <w:r>
            <w:rPr>
              <w:rStyle w:val="Hyperlink"/>
            </w:rPr>
            <w:delText xml:space="preserve">Theorem 91</w:delText>
          </w:r>
        </w:del>
      </w:hyperlink>
      <w:del w:id="19353" w:author="PR Preview" w:date="2026-01-01T00:00:00Z">
        <w:r>
          <w:delText xml:space="preserve">.</w:delText>
        </w:r>
      </w:del>
    </w:p>
    <w:p>
      <w:pPr>
        <w:pStyle w:val="FirstParagraph"/>
      </w:pPr>
      <w:ins w:id="19354" w:author="PR Preview" w:date="2026-01-01T00:00:00Z">
        <w:r>
          <w:rPr>
            <w:b/>
            <w:bCs/>
          </w:rPr>
          <w:t xml:space="preserve">Example 170 (Only one of the many generalized inverses qualifies)</w:t>
        </w:r>
      </w:ins>
      <w:ins w:id="19355" w:author="PR Preview" w:date="2026-01-01T00:00:00Z">
        <w:r>
          <w:t xml:space="preserve"> </w:t>
        </w:r>
      </w:ins>
      <w:ins w:id="19356" w:author="PR Preview" w:date="2026-01-01T00:00:00Z">
        <w:r>
          <w:t xml:space="preserve">The matrix</w:t>
        </w:r>
      </w:ins>
      <w:ins w:id="1935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358" w:author="PR Preview" w:date="2026-01-01T00:00:00Z">
        <w:r>
          <w:t xml:space="preserve"> </w:t>
        </w:r>
      </w:ins>
      <w:ins w:id="19359" w:author="PR Preview" w:date="2026-01-01T00:00:00Z">
        <w:r>
          <w:t xml:space="preserve">has infinitely many generalized inverses</w:t>
        </w:r>
      </w:ins>
      <w:ins w:id="1936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19361" w:author="PR Preview" w:date="2026-01-01T00:00:00Z">
        <w:r>
          <w:t xml:space="preserve"> </w:t>
        </w:r>
      </w:ins>
      <w:ins w:id="19362" w:author="PR Preview" w:date="2026-01-01T00:00:00Z">
        <w:r>
          <w:t xml:space="preserve">(</w:t>
        </w:r>
      </w:ins>
      <w:hyperlink w:anchor="exm-generalized-inverse">
        <w:ins w:id="19363" w:author="PR Preview" w:date="2026-01-01T00:00:00Z">
          <w:r>
            <w:rPr>
              <w:rStyle w:val="Hyperlink"/>
            </w:rPr>
            <w:t xml:space="preserve">Example 165</w:t>
          </w:r>
        </w:ins>
      </w:hyperlink>
      <w:ins w:id="19364" w:author="PR Preview" w:date="2026-01-01T00:00:00Z">
        <w:r>
          <w:t xml:space="preserve">),</w:t>
        </w:r>
      </w:ins>
      <w:ins w:id="19365" w:author="PR Preview" w:date="2026-01-01T00:00:00Z">
        <w:r>
          <w:t xml:space="preserve"> </w:t>
        </w:r>
      </w:ins>
      <w:ins w:id="19366" w:author="PR Preview" w:date="2026-01-01T00:00:00Z">
        <w:r>
          <w:t xml:space="preserve">and</w:t>
        </w:r>
      </w:ins>
      <w:ins w:id="1936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368" w:author="PR Preview" w:date="2026-01-01T00:00:00Z">
        <w:r>
          <w:t xml:space="preserve"> </w:t>
        </w:r>
      </w:ins>
      <w:ins w:id="19369" w:author="PR Preview" w:date="2026-01-01T00:00:00Z">
        <w:r>
          <w:t xml:space="preserve">is a Moore-Penrose inverse (</w:t>
        </w:r>
      </w:ins>
      <w:hyperlink w:anchor="exm-moore-penrose">
        <w:ins w:id="19370" w:author="PR Preview" w:date="2026-01-01T00:00:00Z">
          <w:r>
            <w:rPr>
              <w:rStyle w:val="Hyperlink"/>
            </w:rPr>
            <w:t xml:space="preserve">Example 168</w:t>
          </w:r>
        </w:ins>
      </w:hyperlink>
      <w:ins w:id="19371" w:author="PR Preview" w:date="2026-01-01T00:00:00Z">
        <w:r>
          <w:t xml:space="preserve">).</w:t>
        </w:r>
      </w:ins>
      <w:ins w:id="19372" w:author="PR Preview" w:date="2026-01-01T00:00:00Z">
        <w:r>
          <w:t xml:space="preserve"> </w:t>
        </w:r>
      </w:ins>
      <w:ins w:id="19373" w:author="PR Preview" w:date="2026-01-01T00:00:00Z">
        <w:r>
          <w:t xml:space="preserve">By</w:t>
        </w:r>
      </w:ins>
      <w:ins w:id="19374" w:author="PR Preview" w:date="2026-01-01T00:00:00Z">
        <w:r>
          <w:t xml:space="preserve"> </w:t>
        </w:r>
      </w:ins>
      <w:hyperlink w:anchor="thm-moore-penrose-unique">
        <w:ins w:id="19375" w:author="PR Preview" w:date="2026-01-01T00:00:00Z">
          <w:r>
            <w:rPr>
              <w:rStyle w:val="Hyperlink"/>
            </w:rPr>
            <w:t xml:space="preserve">Theorem 92</w:t>
          </w:r>
        </w:ins>
      </w:hyperlink>
      <w:ins w:id="19376" w:author="PR Preview" w:date="2026-01-01T00:00:00Z">
        <w:r>
          <w:t xml:space="preserve"> </w:t>
        </w:r>
      </w:ins>
      <w:ins w:id="19377" w:author="PR Preview" w:date="2026-01-01T00:00:00Z">
        <w:r>
          <w:t xml:space="preserve">it is the only one,</w:t>
        </w:r>
      </w:ins>
      <w:ins w:id="19378" w:author="PR Preview" w:date="2026-01-01T00:00:00Z">
        <w:r>
          <w:t xml:space="preserve"> </w:t>
        </w:r>
      </w:ins>
      <w:ins w:id="19379" w:author="PR Preview" w:date="2026-01-01T00:00:00Z">
        <w:r>
          <w:t xml:space="preserve">so every other choice of</w:t>
        </w:r>
      </w:ins>
      <w:ins w:id="19380"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19381" w:author="PR Preview" w:date="2026-01-01T00:00:00Z">
        <w:r>
          <w:t xml:space="preserve"> </w:t>
        </w:r>
      </w:ins>
      <w:ins w:id="19382" w:author="PR Preview" w:date="2026-01-01T00:00:00Z">
        <w:r>
          <w:t xml:space="preserve">breaks condition 2, 3 or 4.</w:t>
        </w:r>
      </w:ins>
      <w:ins w:id="19383" w:author="PR Preview" w:date="2026-01-01T00:00:00Z">
        <w:r>
          <w:t xml:space="preserve"> </w:t>
        </w:r>
      </w:ins>
      <w:ins w:id="19384" w:author="PR Preview" w:date="2026-01-01T00:00:00Z">
        <w:r>
          <w:t xml:space="preserve">For instance,</w:t>
        </w:r>
      </w:ins>
      <w:ins w:id="19385" w:author="PR Preview" w:date="2026-01-01T00:00:00Z">
        <w:r>
          <w:t xml:space="preserve"> </w:t>
        </w:r>
      </w:ins>
      <m:oMath>
        <m:sSub>
          <m:e>
            <m:r>
              <m:t>g</m:t>
            </m:r>
          </m:e>
          <m:sub>
            <m:r>
              <m:t>21</m:t>
            </m:r>
          </m:sub>
        </m:sSub>
        <m:r>
          <m:rPr>
            <m:sty m:val="p"/>
          </m:rPr>
          <m:t>=</m:t>
        </m:r>
        <m:r>
          <m:t>1</m:t>
        </m:r>
      </m:oMath>
      <w:ins w:id="19386" w:author="PR Preview" w:date="2026-01-01T00:00:00Z">
        <w:r>
          <w:t xml:space="preserve"> </w:t>
        </w:r>
      </w:ins>
      <w:ins w:id="19387" w:author="PR Preview" w:date="2026-01-01T00:00:00Z">
        <w:r>
          <w:t xml:space="preserve">(the rest</w:t>
        </w:r>
      </w:ins>
      <w:ins w:id="19388" w:author="PR Preview" w:date="2026-01-01T00:00:00Z">
        <w:r>
          <w:t xml:space="preserve"> </w:t>
        </w:r>
      </w:ins>
      <m:oMath>
        <m:r>
          <m:t>0</m:t>
        </m:r>
      </m:oMath>
      <w:ins w:id="19389" w:author="PR Preview" w:date="2026-01-01T00:00:00Z">
        <w:r>
          <w:t xml:space="preserve">) gives</w:t>
        </w:r>
      </w:ins>
      <w:ins w:id="19390"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19391" w:author="PR Preview" w:date="2026-01-01T00:00:00Z">
        <w:r>
          <w:t xml:space="preserve">, which is not symmetric.</w:t>
        </w:r>
      </w:ins>
    </w:p>
    <w:bookmarkEnd w:id="545"/>
    <w:bookmarkStart w:id="546" w:name="thm-moore-penrose-exists"/>
    <w:p>
      <w:pPr>
        <w:pStyle w:val="BodyText"/>
      </w:pPr>
      <w:ins w:id="19392" w:author="PR Preview" w:date="2026-01-01T00:00:00Z">
        <w:r>
          <w:rPr>
            <w:b/>
            <w:bCs/>
          </w:rPr>
          <w:t xml:space="preserve">Theorem 93 (Every matrix has a Moore-Penrose inverse)</w:t>
        </w:r>
      </w:ins>
      <w:ins w:id="19393" w:author="PR Preview" w:date="2026-01-01T00:00:00Z">
        <w:r>
          <w:t xml:space="preserve"> </w:t>
        </w:r>
      </w:ins>
      <w:ins w:id="19394" w:author="PR Preview" w:date="2026-01-01T00:00:00Z">
        <w:r>
          <w:t xml:space="preserve">Every</w:t>
        </w:r>
      </w:ins>
      <w:ins w:id="19395" w:author="PR Preview" w:date="2026-01-01T00:00:00Z">
        <w:r>
          <w:t xml:space="preserve"> </w:t>
        </w:r>
      </w:ins>
      <m:oMath>
        <m:r>
          <m:t>m</m:t>
        </m:r>
        <m:r>
          <m:rPr>
            <m:sty m:val="p"/>
          </m:rPr>
          <m:t>×</m:t>
        </m:r>
        <m:r>
          <m:t>n</m:t>
        </m:r>
      </m:oMath>
      <w:ins w:id="19396" w:author="PR Preview" w:date="2026-01-01T00:00:00Z">
        <w:r>
          <w:t xml:space="preserve"> </w:t>
        </w:r>
      </w:ins>
      <w:ins w:id="19397" w:author="PR Preview" w:date="2026-01-01T00:00:00Z">
        <w:r>
          <w:t xml:space="preserve">matrix</w:t>
        </w:r>
      </w:ins>
      <w:ins w:id="19398" w:author="PR Preview" w:date="2026-01-01T00:00:00Z">
        <w:r>
          <w:t xml:space="preserve"> </w:t>
        </w:r>
      </w:ins>
      <m:oMath>
        <m:r>
          <m:rPr>
            <m:sty m:val="bi"/>
          </m:rPr>
          <m:t>A</m:t>
        </m:r>
      </m:oMath>
      <w:ins w:id="19399" w:author="PR Preview" w:date="2026-01-01T00:00:00Z">
        <w:r>
          <w:t xml:space="preserve"> </w:t>
        </w:r>
      </w:ins>
      <w:ins w:id="19400" w:author="PR Preview" w:date="2026-01-01T00:00:00Z">
        <w:r>
          <w:t xml:space="preserve">has a Moore-Penrose inverse (</w:t>
        </w:r>
      </w:ins>
      <w:hyperlink w:anchor="def-moore-penrose">
        <w:ins w:id="19401" w:author="PR Preview" w:date="2026-01-01T00:00:00Z">
          <w:r>
            <w:rPr>
              <w:rStyle w:val="Hyperlink"/>
            </w:rPr>
            <w:t xml:space="preserve">Definition 98</w:t>
          </w:r>
        </w:ins>
      </w:hyperlink>
      <w:ins w:id="19402" w:author="PR Preview" w:date="2026-01-01T00:00:00Z">
        <w:r>
          <w:t xml:space="preserve">),</w:t>
        </w:r>
      </w:ins>
      <w:ins w:id="19403" w:author="PR Preview" w:date="2026-01-01T00:00:00Z">
        <w:r>
          <w:t xml:space="preserve"> </w:t>
        </w:r>
      </w:ins>
      <w:ins w:id="19404" w:author="PR Preview" w:date="2026-01-01T00:00:00Z">
        <w:r>
          <w:t xml:space="preserve">written</w:t>
        </w:r>
      </w:ins>
      <w:ins w:id="19405" w:author="PR Preview" w:date="2026-01-01T00:00:00Z">
        <w:r>
          <w:t xml:space="preserve"> </w:t>
        </w:r>
      </w:ins>
      <m:oMath>
        <m:sSup>
          <m:e>
            <m:r>
              <m:rPr>
                <m:sty m:val="bi"/>
              </m:rPr>
              <m:t>A</m:t>
            </m:r>
          </m:e>
          <m:sup>
            <m:r>
              <m:rPr>
                <m:sty m:val="p"/>
              </m:rPr>
              <m:t>+</m:t>
            </m:r>
          </m:sup>
        </m:sSup>
      </m:oMath>
      <w:ins w:id="19406" w:author="PR Preview" w:date="2026-01-01T00:00:00Z">
        <w:r>
          <w:t xml:space="preserve">; it is unique by</w:t>
        </w:r>
      </w:ins>
      <w:ins w:id="19407" w:author="PR Preview" w:date="2026-01-01T00:00:00Z">
        <w:r>
          <w:t xml:space="preserve"> </w:t>
        </w:r>
      </w:ins>
      <w:hyperlink w:anchor="thm-moore-penrose-unique">
        <w:ins w:id="19408" w:author="PR Preview" w:date="2026-01-01T00:00:00Z">
          <w:r>
            <w:rPr>
              <w:rStyle w:val="Hyperlink"/>
            </w:rPr>
            <w:t xml:space="preserve">Theorem 92</w:t>
          </w:r>
        </w:ins>
      </w:hyperlink>
      <w:ins w:id="19409" w:author="PR Preview" w:date="2026-01-01T00:00:00Z">
        <w:r>
          <w:t xml:space="preserve">.</w:t>
        </w:r>
      </w:ins>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del w:id="19410" w:author="PR Preview" w:date="2026-01-01T00:00:00Z">
        <w:r>
          <w:delText xml:space="preserve">If</w:delText>
        </w:r>
      </w:del>
      <w:del w:id="19411"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19412" w:author="PR Preview" w:date="2026-01-01T00:00:00Z">
        <w:r>
          <w:delText xml:space="preserve"> </w:delText>
        </w:r>
      </w:del>
      <w:del w:id="19413" w:author="PR Preview" w:date="2026-01-01T00:00:00Z">
        <w:r>
          <w:delText xml:space="preserve">and</w:delText>
        </w:r>
      </w:del>
      <w:del w:id="19414" w:author="PR Preview" w:date="2026-01-01T00:00:00Z">
        <w:r>
          <w:delText xml:space="preserve"> </w:delText>
        </w:r>
      </w:del>
      <m:oMath>
        <m:r>
          <m:rPr>
            <m:sty m:val="bi"/>
          </m:rPr>
          <m:t>A</m:t>
        </m:r>
        <m:r>
          <m:rPr>
            <m:sty m:val="p"/>
          </m:rPr>
          <m:t>=</m:t>
        </m:r>
        <m:r>
          <m:rPr>
            <m:sty m:val="bi"/>
          </m:rPr>
          <m:t>C</m:t>
        </m:r>
        <m:r>
          <m:rPr>
            <m:sty m:val="bi"/>
          </m:rPr>
          <m:t>R</m:t>
        </m:r>
      </m:oMath>
      <w:del w:id="19415" w:author="PR Preview" w:date="2026-01-01T00:00:00Z">
        <w:r>
          <w:delText xml:space="preserve"> </w:delText>
        </w:r>
      </w:del>
      <w:del w:id="19416" w:author="PR Preview" w:date="2026-01-01T00:00:00Z">
        <w:r>
          <w:delText xml:space="preserve">is a rank factorization (</w:delText>
        </w:r>
      </w:del>
      <w:hyperlink w:anchor="def-rank-factorization">
        <w:del w:id="19417" w:author="PR Preview" w:date="2026-01-01T00:00:00Z">
          <w:r>
            <w:rPr>
              <w:rStyle w:val="Hyperlink"/>
            </w:rPr>
            <w:delText xml:space="preserve">Definition 51</w:delText>
          </w:r>
        </w:del>
      </w:hyperlink>
      <w:del w:id="19418" w:author="PR Preview" w:date="2026-01-01T00:00:00Z">
        <w:r>
          <w:delText xml:space="preserve">), then</w:delText>
        </w:r>
      </w:del>
    </w:p>
    <w:p>
      <w:pPr>
        <w:pStyle w:val="Compact"/>
        <w:numPr>
          <w:ilvl w:val="0"/>
          <w:numId w:val="1085"/>
        </w:numPr>
      </w:pPr>
      <w:ins w:id="19419" w:author="PR Preview" w:date="2026-01-01T00:00:00Z">
        <w:r>
          <w:t xml:space="preserve">If</w:t>
        </w:r>
      </w:ins>
      <w:ins w:id="19420"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19421" w:author="PR Preview" w:date="2026-01-01T00:00:00Z">
        <w:r>
          <w:t xml:space="preserve"> </w:t>
        </w:r>
      </w:ins>
      <w:ins w:id="19422" w:author="PR Preview" w:date="2026-01-01T00:00:00Z">
        <w:r>
          <w:t xml:space="preserve">and</w:t>
        </w:r>
      </w:ins>
      <w:ins w:id="19423" w:author="PR Preview" w:date="2026-01-01T00:00:00Z">
        <w:r>
          <w:t xml:space="preserve"> </w:t>
        </w:r>
      </w:ins>
      <m:oMath>
        <m:r>
          <m:rPr>
            <m:sty m:val="bi"/>
          </m:rPr>
          <m:t>A</m:t>
        </m:r>
        <m:r>
          <m:rPr>
            <m:sty m:val="p"/>
          </m:rPr>
          <m:t>=</m:t>
        </m:r>
        <m:r>
          <m:rPr>
            <m:sty m:val="bi"/>
          </m:rPr>
          <m:t>C</m:t>
        </m:r>
        <m:r>
          <m:rPr>
            <m:sty m:val="bi"/>
          </m:rPr>
          <m:t>R</m:t>
        </m:r>
      </m:oMath>
      <w:ins w:id="19424" w:author="PR Preview" w:date="2026-01-01T00:00:00Z">
        <w:r>
          <w:t xml:space="preserve"> </w:t>
        </w:r>
      </w:ins>
      <w:ins w:id="19425" w:author="PR Preview" w:date="2026-01-01T00:00:00Z">
        <w:r>
          <w:t xml:space="preserve">is a rank factorization (</w:t>
        </w:r>
      </w:ins>
      <w:hyperlink w:anchor="def-rank-factorization">
        <w:ins w:id="19426" w:author="PR Preview" w:date="2026-01-01T00:00:00Z">
          <w:r>
            <w:rPr>
              <w:rStyle w:val="Hyperlink"/>
            </w:rPr>
            <w:t xml:space="preserve">Definition 54</w:t>
          </w:r>
        </w:ins>
      </w:hyperlink>
      <w:ins w:id="19427" w:author="PR Preview" w:date="2026-01-01T00:00:00Z">
        <w:r>
          <w:t xml:space="preserve">), then</w:t>
        </w:r>
      </w:ins>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4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del w:id="19428" w:author="PR Preview" w:date="2026-01-01T00:00:00Z">
        <w:r>
          <w:rPr>
            <w:b/>
            <w:bCs/>
          </w:rPr>
          <w:delText xml:space="preserve">The two inverses exist.</w:delText>
        </w:r>
      </w:del>
      <w:del w:id="19429" w:author="PR Preview" w:date="2026-01-01T00:00:00Z">
        <w:r>
          <w:delText xml:space="preserve"> </w:delText>
        </w:r>
      </w:del>
      <w:del w:id="19430" w:author="PR Preview" w:date="2026-01-01T00:00:00Z">
        <w:r>
          <w:delText xml:space="preserve">Now suppose</w:delText>
        </w:r>
      </w:del>
      <w:del w:id="19431"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19432" w:author="PR Preview" w:date="2026-01-01T00:00:00Z">
        <w:r>
          <w:delText xml:space="preserve">.</w:delText>
        </w:r>
      </w:del>
      <w:del w:id="19433" w:author="PR Preview" w:date="2026-01-01T00:00:00Z">
        <w:r>
          <w:delText xml:space="preserve"> </w:delText>
        </w:r>
      </w:del>
      <w:del w:id="19434" w:author="PR Preview" w:date="2026-01-01T00:00:00Z">
        <w:r>
          <w:delText xml:space="preserve">A rank factorization exists (</w:delText>
        </w:r>
      </w:del>
      <w:hyperlink w:anchor="thm-rank-factorization">
        <w:del w:id="19435" w:author="PR Preview" w:date="2026-01-01T00:00:00Z">
          <w:r>
            <w:rPr>
              <w:rStyle w:val="Hyperlink"/>
            </w:rPr>
            <w:delText xml:space="preserve">Theorem 42</w:delText>
          </w:r>
        </w:del>
      </w:hyperlink>
      <w:del w:id="19436" w:author="PR Preview" w:date="2026-01-01T00:00:00Z">
        <w:r>
          <w:delText xml:space="preserve">).</w:delText>
        </w:r>
      </w:del>
      <w:del w:id="19437" w:author="PR Preview" w:date="2026-01-01T00:00:00Z">
        <w:r>
          <w:delText xml:space="preserve"> </w:delText>
        </w:r>
      </w:del>
      <m:oMath>
        <m:r>
          <m:rPr>
            <m:sty m:val="bi"/>
          </m:rPr>
          <m:t>C</m:t>
        </m:r>
      </m:oMath>
      <w:del w:id="19438" w:author="PR Preview" w:date="2026-01-01T00:00:00Z">
        <w:r>
          <w:delText xml:space="preserve"> </w:delText>
        </w:r>
      </w:del>
      <w:del w:id="19439" w:author="PR Preview" w:date="2026-01-01T00:00:00Z">
        <w:r>
          <w:delText xml:space="preserve">is</w:delText>
        </w:r>
      </w:del>
      <w:del w:id="19440" w:author="PR Preview" w:date="2026-01-01T00:00:00Z">
        <w:r>
          <w:delText xml:space="preserve"> </w:delText>
        </w:r>
      </w:del>
      <m:oMath>
        <m:r>
          <m:t>m</m:t>
        </m:r>
        <m:r>
          <m:rPr>
            <m:sty m:val="p"/>
          </m:rPr>
          <m:t>×</m:t>
        </m:r>
        <m:r>
          <m:t>r</m:t>
        </m:r>
      </m:oMath>
      <w:del w:id="19441" w:author="PR Preview" w:date="2026-01-01T00:00:00Z">
        <w:r>
          <w:delText xml:space="preserve"> </w:delText>
        </w:r>
      </w:del>
      <w:del w:id="19442" w:author="PR Preview" w:date="2026-01-01T00:00:00Z">
        <w:r>
          <w:delText xml:space="preserve">and</w:delText>
        </w:r>
      </w:del>
      <w:del w:id="19443" w:author="PR Preview" w:date="2026-01-01T00:00:00Z">
        <w:r>
          <w:delText xml:space="preserve"> </w:delText>
        </w:r>
      </w:del>
      <m:oMath>
        <m:r>
          <m:rPr>
            <m:sty m:val="bi"/>
          </m:rPr>
          <m:t>R</m:t>
        </m:r>
      </m:oMath>
      <w:del w:id="19444" w:author="PR Preview" w:date="2026-01-01T00:00:00Z">
        <w:r>
          <w:delText xml:space="preserve"> </w:delText>
        </w:r>
      </w:del>
      <w:del w:id="19445" w:author="PR Preview" w:date="2026-01-01T00:00:00Z">
        <w:r>
          <w:delText xml:space="preserve">is</w:delText>
        </w:r>
      </w:del>
      <w:del w:id="19446" w:author="PR Preview" w:date="2026-01-01T00:00:00Z">
        <w:r>
          <w:delText xml:space="preserve"> </w:delText>
        </w:r>
      </w:del>
      <m:oMath>
        <m:r>
          <m:t>r</m:t>
        </m:r>
        <m:r>
          <m:rPr>
            <m:sty m:val="p"/>
          </m:rPr>
          <m:t>×</m:t>
        </m:r>
        <m:r>
          <m:t>n</m:t>
        </m:r>
      </m:oMath>
      <w:del w:id="19447" w:author="PR Preview" w:date="2026-01-01T00:00:00Z">
        <w:r>
          <w:delText xml:space="preserve">.</w:delText>
        </w:r>
      </w:del>
      <w:del w:id="19448" w:author="PR Preview" w:date="2026-01-01T00:00:00Z">
        <w:r>
          <w:delText xml:space="preserve"> </w:delText>
        </w:r>
      </w:del>
      <w:del w:id="19449" w:author="PR Preview" w:date="2026-01-01T00:00:00Z">
        <w:r>
          <w:delText xml:space="preserve">Both have rank</w:delText>
        </w:r>
      </w:del>
      <w:del w:id="19450" w:author="PR Preview" w:date="2026-01-01T00:00:00Z">
        <w:r>
          <w:delText xml:space="preserve"> </w:delText>
        </w:r>
      </w:del>
      <m:oMath>
        <m:r>
          <m:t>r</m:t>
        </m:r>
      </m:oMath>
      <w:del w:id="19451" w:author="PR Preview" w:date="2026-01-01T00:00:00Z">
        <w:r>
          <w:delText xml:space="preserve">:</w:delText>
        </w:r>
      </w:del>
    </w:p>
    <w:p>
      <w:pPr>
        <w:pStyle w:val="BodyText"/>
      </w:pPr>
      <w:ins w:id="19452" w:author="PR Preview" w:date="2026-01-01T00:00:00Z">
        <w:r>
          <w:rPr>
            <w:b/>
            <w:bCs/>
          </w:rPr>
          <w:t xml:space="preserve">The two inverses exist.</w:t>
        </w:r>
      </w:ins>
      <w:ins w:id="19453" w:author="PR Preview" w:date="2026-01-01T00:00:00Z">
        <w:r>
          <w:t xml:space="preserve"> </w:t>
        </w:r>
      </w:ins>
      <w:ins w:id="19454" w:author="PR Preview" w:date="2026-01-01T00:00:00Z">
        <w:r>
          <w:t xml:space="preserve">Now suppose</w:t>
        </w:r>
      </w:ins>
      <w:ins w:id="19455"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19456" w:author="PR Preview" w:date="2026-01-01T00:00:00Z">
        <w:r>
          <w:t xml:space="preserve">.</w:t>
        </w:r>
      </w:ins>
      <w:ins w:id="19457" w:author="PR Preview" w:date="2026-01-01T00:00:00Z">
        <w:r>
          <w:t xml:space="preserve"> </w:t>
        </w:r>
      </w:ins>
      <w:ins w:id="19458" w:author="PR Preview" w:date="2026-01-01T00:00:00Z">
        <w:r>
          <w:t xml:space="preserve">A rank factorization exists (</w:t>
        </w:r>
      </w:ins>
      <w:hyperlink w:anchor="thm-rank-factorization">
        <w:ins w:id="19459" w:author="PR Preview" w:date="2026-01-01T00:00:00Z">
          <w:r>
            <w:rPr>
              <w:rStyle w:val="Hyperlink"/>
            </w:rPr>
            <w:t xml:space="preserve">Theorem 43</w:t>
          </w:r>
        </w:ins>
      </w:hyperlink>
      <w:ins w:id="19460" w:author="PR Preview" w:date="2026-01-01T00:00:00Z">
        <w:r>
          <w:t xml:space="preserve">).</w:t>
        </w:r>
      </w:ins>
      <w:ins w:id="19461" w:author="PR Preview" w:date="2026-01-01T00:00:00Z">
        <w:r>
          <w:t xml:space="preserve"> </w:t>
        </w:r>
      </w:ins>
      <m:oMath>
        <m:r>
          <m:rPr>
            <m:sty m:val="bi"/>
          </m:rPr>
          <m:t>C</m:t>
        </m:r>
      </m:oMath>
      <w:ins w:id="19462" w:author="PR Preview" w:date="2026-01-01T00:00:00Z">
        <w:r>
          <w:t xml:space="preserve"> </w:t>
        </w:r>
      </w:ins>
      <w:ins w:id="19463" w:author="PR Preview" w:date="2026-01-01T00:00:00Z">
        <w:r>
          <w:t xml:space="preserve">is</w:t>
        </w:r>
      </w:ins>
      <w:ins w:id="19464" w:author="PR Preview" w:date="2026-01-01T00:00:00Z">
        <w:r>
          <w:t xml:space="preserve"> </w:t>
        </w:r>
      </w:ins>
      <m:oMath>
        <m:r>
          <m:t>m</m:t>
        </m:r>
        <m:r>
          <m:rPr>
            <m:sty m:val="p"/>
          </m:rPr>
          <m:t>×</m:t>
        </m:r>
        <m:r>
          <m:t>r</m:t>
        </m:r>
      </m:oMath>
      <w:ins w:id="19465" w:author="PR Preview" w:date="2026-01-01T00:00:00Z">
        <w:r>
          <w:t xml:space="preserve"> </w:t>
        </w:r>
      </w:ins>
      <w:ins w:id="19466" w:author="PR Preview" w:date="2026-01-01T00:00:00Z">
        <w:r>
          <w:t xml:space="preserve">and</w:t>
        </w:r>
      </w:ins>
      <w:ins w:id="19467" w:author="PR Preview" w:date="2026-01-01T00:00:00Z">
        <w:r>
          <w:t xml:space="preserve"> </w:t>
        </w:r>
      </w:ins>
      <m:oMath>
        <m:r>
          <m:rPr>
            <m:sty m:val="bi"/>
          </m:rPr>
          <m:t>R</m:t>
        </m:r>
      </m:oMath>
      <w:ins w:id="19468" w:author="PR Preview" w:date="2026-01-01T00:00:00Z">
        <w:r>
          <w:t xml:space="preserve"> </w:t>
        </w:r>
      </w:ins>
      <w:ins w:id="19469" w:author="PR Preview" w:date="2026-01-01T00:00:00Z">
        <w:r>
          <w:t xml:space="preserve">is</w:t>
        </w:r>
      </w:ins>
      <w:ins w:id="19470" w:author="PR Preview" w:date="2026-01-01T00:00:00Z">
        <w:r>
          <w:t xml:space="preserve"> </w:t>
        </w:r>
      </w:ins>
      <m:oMath>
        <m:r>
          <m:t>r</m:t>
        </m:r>
        <m:r>
          <m:rPr>
            <m:sty m:val="p"/>
          </m:rPr>
          <m:t>×</m:t>
        </m:r>
        <m:r>
          <m:t>n</m:t>
        </m:r>
      </m:oMath>
      <w:ins w:id="19471" w:author="PR Preview" w:date="2026-01-01T00:00:00Z">
        <w:r>
          <w:t xml:space="preserve">.</w:t>
        </w:r>
      </w:ins>
      <w:ins w:id="19472" w:author="PR Preview" w:date="2026-01-01T00:00:00Z">
        <w:r>
          <w:t xml:space="preserve"> </w:t>
        </w:r>
      </w:ins>
      <w:ins w:id="19473" w:author="PR Preview" w:date="2026-01-01T00:00:00Z">
        <w:r>
          <w:t xml:space="preserve">Both have rank</w:t>
        </w:r>
      </w:ins>
      <w:ins w:id="19474" w:author="PR Preview" w:date="2026-01-01T00:00:00Z">
        <w:r>
          <w:t xml:space="preserve"> </w:t>
        </w:r>
      </w:ins>
      <m:oMath>
        <m:r>
          <m:t>r</m:t>
        </m:r>
      </m:oMath>
      <w:ins w:id="19475" w:author="PR Preview" w:date="2026-01-01T00:00:00Z">
        <w:r>
          <w:t xml:space="preserve">:</w:t>
        </w:r>
      </w:ins>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38</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39</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38</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19476" w:author="PR Preview" w:date="2026-01-01T00:00:00Z">
        <w:r>
          <w:delText xml:space="preserve">So</w:delText>
        </w:r>
      </w:del>
      <w:del w:id="19477" w:author="PR Preview" w:date="2026-01-01T00:00:00Z">
        <w:r>
          <w:delText xml:space="preserve"> </w:delText>
        </w:r>
      </w:del>
      <m:oMath>
        <m:r>
          <m:rPr>
            <m:sty m:val="bi"/>
          </m:rPr>
          <m:t>C</m:t>
        </m:r>
      </m:oMath>
      <w:del w:id="19478" w:author="PR Preview" w:date="2026-01-01T00:00:00Z">
        <w:r>
          <w:delText xml:space="preserve"> </w:delText>
        </w:r>
      </w:del>
      <w:del w:id="19479" w:author="PR Preview" w:date="2026-01-01T00:00:00Z">
        <w:r>
          <w:delText xml:space="preserve">and</w:delText>
        </w:r>
      </w:del>
      <w:del w:id="19480" w:author="PR Preview" w:date="2026-01-01T00:00:00Z">
        <w:r>
          <w:delText xml:space="preserve"> </w:delText>
        </w:r>
      </w:del>
      <m:oMath>
        <m:sSup>
          <m:e>
            <m:r>
              <m:rPr>
                <m:sty m:val="bi"/>
              </m:rPr>
              <m:t>R</m:t>
            </m:r>
          </m:e>
          <m:sup>
            <m:r>
              <m:rPr>
                <m:sty m:val="p"/>
              </m:rPr>
              <m:t>⊤</m:t>
            </m:r>
          </m:sup>
        </m:sSup>
      </m:oMath>
      <w:del w:id="19481" w:author="PR Preview" w:date="2026-01-01T00:00:00Z">
        <w:r>
          <w:delText xml:space="preserve"> </w:delText>
        </w:r>
      </w:del>
      <w:del w:id="19482" w:author="PR Preview" w:date="2026-01-01T00:00:00Z">
        <w:r>
          <w:delText xml:space="preserve">have full column rank</w:delText>
        </w:r>
      </w:del>
      <w:del w:id="19483" w:author="PR Preview" w:date="2026-01-01T00:00:00Z">
        <w:r>
          <w:delText xml:space="preserve"> </w:delText>
        </w:r>
      </w:del>
      <m:oMath>
        <m:r>
          <m:t>r</m:t>
        </m:r>
      </m:oMath>
      <w:del w:id="19484" w:author="PR Preview" w:date="2026-01-01T00:00:00Z">
        <w:r>
          <w:delText xml:space="preserve">,</w:delText>
        </w:r>
      </w:del>
      <w:del w:id="19485" w:author="PR Preview" w:date="2026-01-01T00:00:00Z">
        <w:r>
          <w:delText xml:space="preserve"> </w:delText>
        </w:r>
      </w:del>
      <w:del w:id="19486" w:author="PR Preview" w:date="2026-01-01T00:00:00Z">
        <w:r>
          <w:delText xml:space="preserve">and</w:delText>
        </w:r>
      </w:del>
      <w:del w:id="19487" w:author="PR Preview" w:date="2026-01-01T00:00:00Z">
        <w:r>
          <w:delText xml:space="preserve"> </w:delText>
        </w:r>
      </w:del>
      <m:oMath>
        <m:sSup>
          <m:e>
            <m:r>
              <m:rPr>
                <m:sty m:val="bi"/>
              </m:rPr>
              <m:t>C</m:t>
            </m:r>
          </m:e>
          <m:sup>
            <m:r>
              <m:rPr>
                <m:sty m:val="p"/>
              </m:rPr>
              <m:t>⊤</m:t>
            </m:r>
          </m:sup>
        </m:sSup>
        <m:r>
          <m:rPr>
            <m:sty m:val="bi"/>
          </m:rPr>
          <m:t>C</m:t>
        </m:r>
      </m:oMath>
      <w:del w:id="19488" w:author="PR Preview" w:date="2026-01-01T00:00:00Z">
        <w:r>
          <w:delText xml:space="preserve"> </w:delText>
        </w:r>
      </w:del>
      <w:del w:id="19489" w:author="PR Preview" w:date="2026-01-01T00:00:00Z">
        <w:r>
          <w:delText xml:space="preserve">and</w:delText>
        </w:r>
      </w:del>
      <w:del w:id="19490"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19491" w:author="PR Preview" w:date="2026-01-01T00:00:00Z">
        <w:r>
          <w:delText xml:space="preserve"> </w:delText>
        </w:r>
      </w:del>
      <w:del w:id="19492" w:author="PR Preview" w:date="2026-01-01T00:00:00Z">
        <w:r>
          <w:delText xml:space="preserve">are invertible (</w:delText>
        </w:r>
      </w:del>
      <w:hyperlink w:anchor="thm-gram-invertible">
        <w:del w:id="19493" w:author="PR Preview" w:date="2026-01-01T00:00:00Z">
          <w:r>
            <w:rPr>
              <w:rStyle w:val="Hyperlink"/>
            </w:rPr>
            <w:delText xml:space="preserve">Theorem 81</w:delText>
          </w:r>
        </w:del>
      </w:hyperlink>
      <w:del w:id="19494" w:author="PR Preview" w:date="2026-01-01T00:00:00Z">
        <w:r>
          <w:delText xml:space="preserve">).</w:delText>
        </w:r>
      </w:del>
      <w:del w:id="19495" w:author="PR Preview" w:date="2026-01-01T00:00:00Z">
        <w:r>
          <w:delText xml:space="preserve"> </w:delText>
        </w:r>
      </w:del>
      <w:del w:id="19496" w:author="PR Preview" w:date="2026-01-01T00:00:00Z">
        <w:r>
          <w:delText xml:space="preserve">They are symmetric:</w:delText>
        </w:r>
      </w:del>
    </w:p>
    <w:p>
      <w:pPr>
        <w:pStyle w:val="FirstParagraph"/>
      </w:pPr>
      <w:ins w:id="19497" w:author="PR Preview" w:date="2026-01-01T00:00:00Z">
        <w:r>
          <w:t xml:space="preserve">So</w:t>
        </w:r>
      </w:ins>
      <w:ins w:id="19498" w:author="PR Preview" w:date="2026-01-01T00:00:00Z">
        <w:r>
          <w:t xml:space="preserve"> </w:t>
        </w:r>
      </w:ins>
      <m:oMath>
        <m:r>
          <m:rPr>
            <m:sty m:val="bi"/>
          </m:rPr>
          <m:t>C</m:t>
        </m:r>
      </m:oMath>
      <w:ins w:id="19499" w:author="PR Preview" w:date="2026-01-01T00:00:00Z">
        <w:r>
          <w:t xml:space="preserve"> </w:t>
        </w:r>
      </w:ins>
      <w:ins w:id="19500" w:author="PR Preview" w:date="2026-01-01T00:00:00Z">
        <w:r>
          <w:t xml:space="preserve">and</w:t>
        </w:r>
      </w:ins>
      <w:ins w:id="19501" w:author="PR Preview" w:date="2026-01-01T00:00:00Z">
        <w:r>
          <w:t xml:space="preserve"> </w:t>
        </w:r>
      </w:ins>
      <m:oMath>
        <m:sSup>
          <m:e>
            <m:r>
              <m:rPr>
                <m:sty m:val="bi"/>
              </m:rPr>
              <m:t>R</m:t>
            </m:r>
          </m:e>
          <m:sup>
            <m:r>
              <m:rPr>
                <m:sty m:val="p"/>
              </m:rPr>
              <m:t>⊤</m:t>
            </m:r>
          </m:sup>
        </m:sSup>
      </m:oMath>
      <w:ins w:id="19502" w:author="PR Preview" w:date="2026-01-01T00:00:00Z">
        <w:r>
          <w:t xml:space="preserve"> </w:t>
        </w:r>
      </w:ins>
      <w:ins w:id="19503" w:author="PR Preview" w:date="2026-01-01T00:00:00Z">
        <w:r>
          <w:t xml:space="preserve">have full column rank</w:t>
        </w:r>
      </w:ins>
      <w:ins w:id="19504" w:author="PR Preview" w:date="2026-01-01T00:00:00Z">
        <w:r>
          <w:t xml:space="preserve"> </w:t>
        </w:r>
      </w:ins>
      <m:oMath>
        <m:r>
          <m:t>r</m:t>
        </m:r>
      </m:oMath>
      <w:ins w:id="19505" w:author="PR Preview" w:date="2026-01-01T00:00:00Z">
        <w:r>
          <w:t xml:space="preserve">,</w:t>
        </w:r>
      </w:ins>
      <w:ins w:id="19506" w:author="PR Preview" w:date="2026-01-01T00:00:00Z">
        <w:r>
          <w:t xml:space="preserve"> </w:t>
        </w:r>
      </w:ins>
      <w:ins w:id="19507" w:author="PR Preview" w:date="2026-01-01T00:00:00Z">
        <w:r>
          <w:t xml:space="preserve">and</w:t>
        </w:r>
      </w:ins>
      <w:ins w:id="19508" w:author="PR Preview" w:date="2026-01-01T00:00:00Z">
        <w:r>
          <w:t xml:space="preserve"> </w:t>
        </w:r>
      </w:ins>
      <m:oMath>
        <m:sSup>
          <m:e>
            <m:r>
              <m:rPr>
                <m:sty m:val="bi"/>
              </m:rPr>
              <m:t>C</m:t>
            </m:r>
          </m:e>
          <m:sup>
            <m:r>
              <m:rPr>
                <m:sty m:val="p"/>
              </m:rPr>
              <m:t>⊤</m:t>
            </m:r>
          </m:sup>
        </m:sSup>
        <m:r>
          <m:rPr>
            <m:sty m:val="bi"/>
          </m:rPr>
          <m:t>C</m:t>
        </m:r>
      </m:oMath>
      <w:ins w:id="19509" w:author="PR Preview" w:date="2026-01-01T00:00:00Z">
        <w:r>
          <w:t xml:space="preserve"> </w:t>
        </w:r>
      </w:ins>
      <w:ins w:id="19510" w:author="PR Preview" w:date="2026-01-01T00:00:00Z">
        <w:r>
          <w:t xml:space="preserve">and</w:t>
        </w:r>
      </w:ins>
      <w:ins w:id="19511"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19512" w:author="PR Preview" w:date="2026-01-01T00:00:00Z">
        <w:r>
          <w:t xml:space="preserve"> </w:t>
        </w:r>
      </w:ins>
      <w:ins w:id="19513" w:author="PR Preview" w:date="2026-01-01T00:00:00Z">
        <w:r>
          <w:t xml:space="preserve">are invertible (</w:t>
        </w:r>
      </w:ins>
      <w:hyperlink w:anchor="thm-gram-invertible">
        <w:ins w:id="19514" w:author="PR Preview" w:date="2026-01-01T00:00:00Z">
          <w:r>
            <w:rPr>
              <w:rStyle w:val="Hyperlink"/>
            </w:rPr>
            <w:t xml:space="preserve">Theorem 82</w:t>
          </w:r>
        </w:ins>
      </w:hyperlink>
      <w:ins w:id="19515" w:author="PR Preview" w:date="2026-01-01T00:00:00Z">
        <w:r>
          <w:t xml:space="preserve">).</w:t>
        </w:r>
      </w:ins>
      <w:ins w:id="19516" w:author="PR Preview" w:date="2026-01-01T00:00:00Z">
        <w:r>
          <w:t xml:space="preserve"> </w:t>
        </w:r>
      </w:ins>
      <w:ins w:id="19517" w:author="PR Preview" w:date="2026-01-01T00:00:00Z">
        <w:r>
          <w:t xml:space="preserve">They are symmetric:</w:t>
        </w:r>
      </w:ins>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47" w:name="exm-moore-penrose-exists"/>
    <w:p>
      <w:pPr>
        <w:pStyle w:val="FirstParagraph"/>
      </w:pPr>
      <w:del w:id="19518" w:author="PR Preview" w:date="2026-01-01T00:00:00Z">
        <w:r>
          <w:rPr>
            <w:b/>
            <w:bCs/>
          </w:rPr>
          <w:delText xml:space="preserve">Example 168 (The Moore-Penrose inverse of a rank-one matrix)</w:delText>
        </w:r>
      </w:del>
      <w:del w:id="19519" w:author="PR Preview" w:date="2026-01-01T00:00:00Z">
        <w:r>
          <w:delText xml:space="preserve"> </w:delText>
        </w:r>
      </w:del>
      <w:del w:id="19520" w:author="PR Preview" w:date="2026-01-01T00:00:00Z">
        <w:r>
          <w:delText xml:space="preserve">For</w:delText>
        </w:r>
      </w:del>
      <w:del w:id="19521" w:author="PR Preview" w:date="2026-01-01T00:00:00Z">
        <w:r>
          <w:delText xml:space="preserve"> </w:delText>
        </w:r>
      </w:del>
      <m:oMath>
        <m:r>
          <m:rPr>
            <m:sty m:val="bi"/>
          </m:rPr>
          <m:t>A</m:t>
        </m:r>
      </m:oMath>
      <w:del w:id="19522" w:author="PR Preview" w:date="2026-01-01T00:00:00Z">
        <w:r>
          <w:delText xml:space="preserve"> </w:delText>
        </w:r>
      </w:del>
      <w:del w:id="19523" w:author="PR Preview" w:date="2026-01-01T00:00:00Z">
        <w:r>
          <w:delText xml:space="preserve">in</w:delText>
        </w:r>
      </w:del>
      <w:del w:id="19524" w:author="PR Preview" w:date="2026-01-01T00:00:00Z">
        <w:r>
          <w:delText xml:space="preserve"> </w:delText>
        </w:r>
      </w:del>
      <w:hyperlink w:anchor="exm-column-space">
        <w:del w:id="19525" w:author="PR Preview" w:date="2026-01-01T00:00:00Z">
          <w:r>
            <w:rPr>
              <w:rStyle w:val="Hyperlink"/>
            </w:rPr>
            <w:delText xml:space="preserve">Example 53</w:delText>
          </w:r>
        </w:del>
      </w:hyperlink>
      <w:del w:id="19526" w:author="PR Preview" w:date="2026-01-01T00:00:00Z">
        <w:r>
          <w:delText xml:space="preserve">, the rank factorization</w:delText>
        </w:r>
      </w:del>
      <w:del w:id="19527"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19528" w:author="PR Preview" w:date="2026-01-01T00:00:00Z">
        <w:r>
          <w:delText xml:space="preserve">,</w:delText>
        </w:r>
      </w:del>
      <w:del w:id="19529"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19530" w:author="PR Preview" w:date="2026-01-01T00:00:00Z">
        <w:r>
          <w:delText xml:space="preserve"> </w:delText>
        </w:r>
      </w:del>
      <w:del w:id="19531" w:author="PR Preview" w:date="2026-01-01T00:00:00Z">
        <w:r>
          <w:delText xml:space="preserve">(</w:delText>
        </w:r>
      </w:del>
      <w:hyperlink w:anchor="exm-rank-factorization">
        <w:del w:id="19532" w:author="PR Preview" w:date="2026-01-01T00:00:00Z">
          <w:r>
            <w:rPr>
              <w:rStyle w:val="Hyperlink"/>
            </w:rPr>
            <w:delText xml:space="preserve">Example 71</w:delText>
          </w:r>
        </w:del>
      </w:hyperlink>
      <w:del w:id="19533" w:author="PR Preview" w:date="2026-01-01T00:00:00Z">
        <w:r>
          <w:delText xml:space="preserve">) gives</w:delText>
        </w:r>
      </w:del>
    </w:p>
    <w:p>
      <w:pPr>
        <w:pStyle w:val="FirstParagraph"/>
      </w:pPr>
      <w:ins w:id="19534" w:author="PR Preview" w:date="2026-01-01T00:00:00Z">
        <w:r>
          <w:rPr>
            <w:b/>
            <w:bCs/>
          </w:rPr>
          <w:t xml:space="preserve">Example 171 (The Moore-Penrose inverse of a rank-one matrix)</w:t>
        </w:r>
      </w:ins>
      <w:ins w:id="19535" w:author="PR Preview" w:date="2026-01-01T00:00:00Z">
        <w:r>
          <w:t xml:space="preserve"> </w:t>
        </w:r>
      </w:ins>
      <w:ins w:id="19536" w:author="PR Preview" w:date="2026-01-01T00:00:00Z">
        <w:r>
          <w:t xml:space="preserve">For</w:t>
        </w:r>
      </w:ins>
      <w:ins w:id="19537" w:author="PR Preview" w:date="2026-01-01T00:00:00Z">
        <w:r>
          <w:t xml:space="preserve"> </w:t>
        </w:r>
      </w:ins>
      <m:oMath>
        <m:r>
          <m:rPr>
            <m:sty m:val="bi"/>
          </m:rPr>
          <m:t>A</m:t>
        </m:r>
      </m:oMath>
      <w:ins w:id="19538" w:author="PR Preview" w:date="2026-01-01T00:00:00Z">
        <w:r>
          <w:t xml:space="preserve"> </w:t>
        </w:r>
      </w:ins>
      <w:ins w:id="19539" w:author="PR Preview" w:date="2026-01-01T00:00:00Z">
        <w:r>
          <w:t xml:space="preserve">in</w:t>
        </w:r>
      </w:ins>
      <w:ins w:id="19540" w:author="PR Preview" w:date="2026-01-01T00:00:00Z">
        <w:r>
          <w:t xml:space="preserve"> </w:t>
        </w:r>
      </w:ins>
      <w:hyperlink w:anchor="exm-column-space">
        <w:ins w:id="19541" w:author="PR Preview" w:date="2026-01-01T00:00:00Z">
          <w:r>
            <w:rPr>
              <w:rStyle w:val="Hyperlink"/>
            </w:rPr>
            <w:t xml:space="preserve">Example 54</w:t>
          </w:r>
        </w:ins>
      </w:hyperlink>
      <w:ins w:id="19542" w:author="PR Preview" w:date="2026-01-01T00:00:00Z">
        <w:r>
          <w:t xml:space="preserve">, the rank factorization</w:t>
        </w:r>
      </w:ins>
      <w:ins w:id="19543"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19544" w:author="PR Preview" w:date="2026-01-01T00:00:00Z">
        <w:r>
          <w:t xml:space="preserve">,</w:t>
        </w:r>
      </w:ins>
      <w:ins w:id="19545"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19546" w:author="PR Preview" w:date="2026-01-01T00:00:00Z">
        <w:r>
          <w:t xml:space="preserve"> </w:t>
        </w:r>
      </w:ins>
      <w:ins w:id="19547" w:author="PR Preview" w:date="2026-01-01T00:00:00Z">
        <w:r>
          <w:t xml:space="preserve">(</w:t>
        </w:r>
      </w:ins>
      <w:hyperlink w:anchor="exm-rank-factorization">
        <w:ins w:id="19548" w:author="PR Preview" w:date="2026-01-01T00:00:00Z">
          <w:r>
            <w:rPr>
              <w:rStyle w:val="Hyperlink"/>
            </w:rPr>
            <w:t xml:space="preserve">Example 74</w:t>
          </w:r>
        </w:ins>
      </w:hyperlink>
      <w:ins w:id="19549"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47"/>
    <w:bookmarkStart w:id="548" w:name="def-consistent-system"/>
    <w:p>
      <w:pPr>
        <w:pStyle w:val="BodyText"/>
      </w:pPr>
      <w:del w:id="19550" w:author="PR Preview" w:date="2026-01-01T00:00:00Z">
        <w:r>
          <w:rPr>
            <w:b/>
            <w:bCs/>
          </w:rPr>
          <w:delText xml:space="preserve">Definition 94 (Consistent linear system)</w:delText>
        </w:r>
      </w:del>
      <w:del w:id="19551" w:author="PR Preview" w:date="2026-01-01T00:00:00Z">
        <w:r>
          <w:delText xml:space="preserve"> </w:delText>
        </w:r>
      </w:del>
      <w:del w:id="19552" w:author="PR Preview" w:date="2026-01-01T00:00:00Z">
        <w:r>
          <w:delText xml:space="preserve">A linear system (</w:delText>
        </w:r>
      </w:del>
      <w:hyperlink w:anchor="def-linear-system">
        <w:del w:id="19553" w:author="PR Preview" w:date="2026-01-01T00:00:00Z">
          <w:r>
            <w:rPr>
              <w:rStyle w:val="Hyperlink"/>
            </w:rPr>
            <w:delText xml:space="preserve">Definition 29</w:delText>
          </w:r>
        </w:del>
      </w:hyperlink>
      <w:del w:id="19554" w:author="PR Preview" w:date="2026-01-01T00:00:00Z">
        <w:r>
          <w:delText xml:space="preserve">)</w:delText>
        </w:r>
      </w:del>
      <w:del w:id="19555" w:author="PR Preview" w:date="2026-01-01T00:00:00Z">
        <w:r>
          <w:delText xml:space="preserve"> </w:delText>
        </w:r>
      </w:del>
      <m:oMath>
        <m:r>
          <m:rPr>
            <m:sty m:val="bi"/>
          </m:rPr>
          <m:t>A</m:t>
        </m:r>
        <m:acc>
          <m:accPr>
            <m:chr m:val="̃"/>
          </m:accPr>
          <m:e>
            <m:r>
              <m:t>x</m:t>
            </m:r>
          </m:e>
        </m:acc>
        <m:r>
          <m:rPr>
            <m:sty m:val="p"/>
          </m:rPr>
          <m:t>=</m:t>
        </m:r>
        <m:acc>
          <m:accPr>
            <m:chr m:val="̃"/>
          </m:accPr>
          <m:e>
            <m:r>
              <m:t>b</m:t>
            </m:r>
          </m:e>
        </m:acc>
      </m:oMath>
      <w:del w:id="19556" w:author="PR Preview" w:date="2026-01-01T00:00:00Z">
        <w:r>
          <w:delText xml:space="preserve">,</w:delText>
        </w:r>
      </w:del>
      <w:del w:id="19557" w:author="PR Preview" w:date="2026-01-01T00:00:00Z">
        <w:r>
          <w:delText xml:space="preserve"> </w:delText>
        </w:r>
      </w:del>
      <w:del w:id="19558" w:author="PR Preview" w:date="2026-01-01T00:00:00Z">
        <w:r>
          <w:delText xml:space="preserve">with</w:delText>
        </w:r>
      </w:del>
      <w:del w:id="19559" w:author="PR Preview" w:date="2026-01-01T00:00:00Z">
        <w:r>
          <w:delText xml:space="preserve"> </w:delText>
        </w:r>
      </w:del>
      <m:oMath>
        <m:r>
          <m:rPr>
            <m:sty m:val="bi"/>
          </m:rPr>
          <m:t>A</m:t>
        </m:r>
      </m:oMath>
      <w:del w:id="19560" w:author="PR Preview" w:date="2026-01-01T00:00:00Z">
        <w:r>
          <w:delText xml:space="preserve"> </w:delText>
        </w:r>
      </w:del>
      <w:del w:id="19561" w:author="PR Preview" w:date="2026-01-01T00:00:00Z">
        <w:r>
          <w:delText xml:space="preserve">an</w:delText>
        </w:r>
      </w:del>
      <w:del w:id="19562" w:author="PR Preview" w:date="2026-01-01T00:00:00Z">
        <w:r>
          <w:delText xml:space="preserve"> </w:delText>
        </w:r>
      </w:del>
      <m:oMath>
        <m:r>
          <m:t>m</m:t>
        </m:r>
        <m:r>
          <m:rPr>
            <m:sty m:val="p"/>
          </m:rPr>
          <m:t>×</m:t>
        </m:r>
        <m:r>
          <m:t>n</m:t>
        </m:r>
      </m:oMath>
      <w:del w:id="19563" w:author="PR Preview" w:date="2026-01-01T00:00:00Z">
        <w:r>
          <w:delText xml:space="preserve"> </w:delText>
        </w:r>
      </w:del>
      <w:del w:id="19564" w:author="PR Preview" w:date="2026-01-01T00:00:00Z">
        <w:r>
          <w:delText xml:space="preserve">matrix and</w:delText>
        </w:r>
      </w:del>
      <w:del w:id="19565"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19566" w:author="PR Preview" w:date="2026-01-01T00:00:00Z">
        <w:r>
          <w:delText xml:space="preserve">,</w:delText>
        </w:r>
      </w:del>
      <w:del w:id="19567" w:author="PR Preview" w:date="2026-01-01T00:00:00Z">
        <w:r>
          <w:delText xml:space="preserve"> </w:delText>
        </w:r>
      </w:del>
      <w:del w:id="19568" w:author="PR Preview" w:date="2026-01-01T00:00:00Z">
        <w:r>
          <w:delText xml:space="preserve">is</w:delText>
        </w:r>
      </w:del>
      <w:del w:id="19569" w:author="PR Preview" w:date="2026-01-01T00:00:00Z">
        <w:r>
          <w:delText xml:space="preserve"> </w:delText>
        </w:r>
      </w:del>
      <w:del w:id="19570" w:author="PR Preview" w:date="2026-01-01T00:00:00Z">
        <w:r>
          <w:rPr>
            <w:b/>
            <w:bCs/>
          </w:rPr>
          <w:delText xml:space="preserve">consistent</w:delText>
        </w:r>
      </w:del>
      <w:del w:id="19571" w:author="PR Preview" w:date="2026-01-01T00:00:00Z">
        <w:r>
          <w:delText xml:space="preserve"> </w:delText>
        </w:r>
      </w:del>
      <w:del w:id="19572" w:author="PR Preview" w:date="2026-01-01T00:00:00Z">
        <w:r>
          <w:delText xml:space="preserve">if it has at least one solution</w:delText>
        </w:r>
      </w:del>
      <w:del w:id="19573" w:author="PR Preview" w:date="2026-01-01T00:00:00Z">
        <w:r>
          <w:delText xml:space="preserve"> </w:delText>
        </w:r>
      </w:del>
      <m:oMath>
        <m:acc>
          <m:accPr>
            <m:chr m:val="̃"/>
          </m:accPr>
          <m:e>
            <m:r>
              <m:t>x</m:t>
            </m:r>
          </m:e>
        </m:acc>
        <m:r>
          <m:rPr>
            <m:sty m:val="p"/>
          </m:rPr>
          <m:t>∈</m:t>
        </m:r>
        <m:sSup>
          <m:e>
            <m:r>
              <m:rPr>
                <m:scr m:val="double-struck"/>
                <m:sty m:val="p"/>
              </m:rPr>
              <m:t>R</m:t>
            </m:r>
          </m:e>
          <m:sup>
            <m:r>
              <m:t>n</m:t>
            </m:r>
          </m:sup>
        </m:sSup>
      </m:oMath>
      <w:del w:id="19574" w:author="PR Preview" w:date="2026-01-01T00:00:00Z">
        <w:r>
          <w:delText xml:space="preserve">,</w:delText>
        </w:r>
      </w:del>
      <w:del w:id="19575" w:author="PR Preview" w:date="2026-01-01T00:00:00Z">
        <w:r>
          <w:delText xml:space="preserve"> </w:delText>
        </w:r>
      </w:del>
      <w:del w:id="19576" w:author="PR Preview" w:date="2026-01-01T00:00:00Z">
        <w:r>
          <w:delText xml:space="preserve">and</w:delText>
        </w:r>
      </w:del>
      <w:del w:id="19577" w:author="PR Preview" w:date="2026-01-01T00:00:00Z">
        <w:r>
          <w:delText xml:space="preserve"> </w:delText>
        </w:r>
      </w:del>
      <w:del w:id="19578" w:author="PR Preview" w:date="2026-01-01T00:00:00Z">
        <w:r>
          <w:rPr>
            <w:b/>
            <w:bCs/>
          </w:rPr>
          <w:delText xml:space="preserve">inconsistent</w:delText>
        </w:r>
      </w:del>
      <w:del w:id="19579" w:author="PR Preview" w:date="2026-01-01T00:00:00Z">
        <w:r>
          <w:delText xml:space="preserve"> </w:delText>
        </w:r>
      </w:del>
      <w:del w:id="19580" w:author="PR Preview" w:date="2026-01-01T00:00:00Z">
        <w:r>
          <w:delText xml:space="preserve">otherwise.</w:delText>
        </w:r>
      </w:del>
    </w:p>
    <w:p>
      <w:pPr>
        <w:pStyle w:val="BodyText"/>
      </w:pPr>
      <w:del w:id="19581" w:author="PR Preview" w:date="2026-01-01T00:00:00Z">
        <w:r>
          <w:rPr>
            <w:b/>
            <w:bCs/>
          </w:rPr>
          <w:delText xml:space="preserve">Example 169 (A consistent system and an inconsistent one)</w:delText>
        </w:r>
      </w:del>
      <w:del w:id="19582" w:author="PR Preview" w:date="2026-01-01T00:00:00Z">
        <w:r>
          <w:delText xml:space="preserve"> </w:delText>
        </w:r>
      </w:del>
      <w:del w:id="19583" w:author="PR Preview" w:date="2026-01-01T00:00:00Z">
        <w:r>
          <w:delText xml:space="preserve">With</w:delText>
        </w:r>
      </w:del>
      <w:del w:id="1958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585" w:author="PR Preview" w:date="2026-01-01T00:00:00Z">
        <w:r>
          <w:delText xml:space="preserve">,</w:delText>
        </w:r>
      </w:del>
      <w:del w:id="19586"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19587" w:author="PR Preview" w:date="2026-01-01T00:00:00Z">
        <w:r>
          <w:delText xml:space="preserve"> </w:delText>
        </w:r>
      </w:del>
      <w:del w:id="19588" w:author="PR Preview" w:date="2026-01-01T00:00:00Z">
        <w:r>
          <w:delText xml:space="preserve">(</w:delText>
        </w:r>
      </w:del>
      <w:hyperlink w:anchor="def-matvec-mult">
        <w:del w:id="19589" w:author="PR Preview" w:date="2026-01-01T00:00:00Z">
          <w:r>
            <w:rPr>
              <w:rStyle w:val="Hyperlink"/>
            </w:rPr>
            <w:delText xml:space="preserve">Definition 28</w:delText>
          </w:r>
        </w:del>
      </w:hyperlink>
      <w:del w:id="19590" w:author="PR Preview" w:date="2026-01-01T00:00:00Z">
        <w:r>
          <w:delText xml:space="preserve">).</w:delText>
        </w:r>
      </w:del>
    </w:p>
    <w:p>
      <w:pPr>
        <w:pStyle w:val="BodyText"/>
      </w:pPr>
      <w:ins w:id="19591" w:author="PR Preview" w:date="2026-01-01T00:00:00Z">
        <w:r>
          <w:rPr>
            <w:b/>
            <w:bCs/>
          </w:rPr>
          <w:t xml:space="preserve">Definition 99 (Consistent linear system)</w:t>
        </w:r>
      </w:ins>
      <w:ins w:id="19592" w:author="PR Preview" w:date="2026-01-01T00:00:00Z">
        <w:r>
          <w:t xml:space="preserve"> </w:t>
        </w:r>
      </w:ins>
      <w:ins w:id="19593" w:author="PR Preview" w:date="2026-01-01T00:00:00Z">
        <w:r>
          <w:t xml:space="preserve">A linear system (</w:t>
        </w:r>
      </w:ins>
      <w:hyperlink w:anchor="def-linear-system">
        <w:ins w:id="19594" w:author="PR Preview" w:date="2026-01-01T00:00:00Z">
          <w:r>
            <w:rPr>
              <w:rStyle w:val="Hyperlink"/>
            </w:rPr>
            <w:t xml:space="preserve">Definition 29</w:t>
          </w:r>
        </w:ins>
      </w:hyperlink>
      <w:ins w:id="19595" w:author="PR Preview" w:date="2026-01-01T00:00:00Z">
        <w:r>
          <w:t xml:space="preserve">)</w:t>
        </w:r>
      </w:ins>
      <w:ins w:id="19596" w:author="PR Preview" w:date="2026-01-01T00:00:00Z">
        <w:r>
          <w:t xml:space="preserve"> </w:t>
        </w:r>
      </w:ins>
      <m:oMath>
        <m:r>
          <m:rPr>
            <m:sty m:val="bi"/>
          </m:rPr>
          <m:t>A</m:t>
        </m:r>
        <m:acc>
          <m:accPr>
            <m:chr m:val="̃"/>
          </m:accPr>
          <m:e>
            <m:r>
              <m:t>x</m:t>
            </m:r>
          </m:e>
        </m:acc>
        <m:r>
          <m:rPr>
            <m:sty m:val="p"/>
          </m:rPr>
          <m:t>=</m:t>
        </m:r>
        <m:acc>
          <m:accPr>
            <m:chr m:val="̃"/>
          </m:accPr>
          <m:e>
            <m:r>
              <m:t>b</m:t>
            </m:r>
          </m:e>
        </m:acc>
      </m:oMath>
      <w:ins w:id="19597" w:author="PR Preview" w:date="2026-01-01T00:00:00Z">
        <w:r>
          <w:t xml:space="preserve">,</w:t>
        </w:r>
      </w:ins>
      <w:ins w:id="19598" w:author="PR Preview" w:date="2026-01-01T00:00:00Z">
        <w:r>
          <w:t xml:space="preserve"> </w:t>
        </w:r>
      </w:ins>
      <w:ins w:id="19599" w:author="PR Preview" w:date="2026-01-01T00:00:00Z">
        <w:r>
          <w:t xml:space="preserve">with</w:t>
        </w:r>
      </w:ins>
      <w:ins w:id="19600" w:author="PR Preview" w:date="2026-01-01T00:00:00Z">
        <w:r>
          <w:t xml:space="preserve"> </w:t>
        </w:r>
      </w:ins>
      <m:oMath>
        <m:r>
          <m:rPr>
            <m:sty m:val="bi"/>
          </m:rPr>
          <m:t>A</m:t>
        </m:r>
      </m:oMath>
      <w:ins w:id="19601" w:author="PR Preview" w:date="2026-01-01T00:00:00Z">
        <w:r>
          <w:t xml:space="preserve"> </w:t>
        </w:r>
      </w:ins>
      <w:ins w:id="19602" w:author="PR Preview" w:date="2026-01-01T00:00:00Z">
        <w:r>
          <w:t xml:space="preserve">an</w:t>
        </w:r>
      </w:ins>
      <w:ins w:id="19603" w:author="PR Preview" w:date="2026-01-01T00:00:00Z">
        <w:r>
          <w:t xml:space="preserve"> </w:t>
        </w:r>
      </w:ins>
      <m:oMath>
        <m:r>
          <m:t>m</m:t>
        </m:r>
        <m:r>
          <m:rPr>
            <m:sty m:val="p"/>
          </m:rPr>
          <m:t>×</m:t>
        </m:r>
        <m:r>
          <m:t>n</m:t>
        </m:r>
      </m:oMath>
      <w:ins w:id="19604" w:author="PR Preview" w:date="2026-01-01T00:00:00Z">
        <w:r>
          <w:t xml:space="preserve"> </w:t>
        </w:r>
      </w:ins>
      <w:ins w:id="19605" w:author="PR Preview" w:date="2026-01-01T00:00:00Z">
        <w:r>
          <w:t xml:space="preserve">matrix and</w:t>
        </w:r>
      </w:ins>
      <w:ins w:id="19606" w:author="PR Preview" w:date="2026-01-01T00:00:00Z">
        <w:r>
          <w:t xml:space="preserve"> </w:t>
        </w:r>
      </w:ins>
      <m:oMath>
        <m:acc>
          <m:accPr>
            <m:chr m:val="̃"/>
          </m:accPr>
          <m:e>
            <m:r>
              <m:t>b</m:t>
            </m:r>
          </m:e>
        </m:acc>
        <m:r>
          <m:rPr>
            <m:sty m:val="p"/>
          </m:rPr>
          <m:t>∈</m:t>
        </m:r>
        <m:sSup>
          <m:e>
            <m:r>
              <m:rPr>
                <m:scr m:val="double-struck"/>
                <m:sty m:val="p"/>
              </m:rPr>
              <m:t>R</m:t>
            </m:r>
          </m:e>
          <m:sup>
            <m:r>
              <m:t>m</m:t>
            </m:r>
          </m:sup>
        </m:sSup>
      </m:oMath>
      <w:ins w:id="19607" w:author="PR Preview" w:date="2026-01-01T00:00:00Z">
        <w:r>
          <w:t xml:space="preserve">,</w:t>
        </w:r>
      </w:ins>
      <w:ins w:id="19608" w:author="PR Preview" w:date="2026-01-01T00:00:00Z">
        <w:r>
          <w:t xml:space="preserve"> </w:t>
        </w:r>
      </w:ins>
      <w:ins w:id="19609" w:author="PR Preview" w:date="2026-01-01T00:00:00Z">
        <w:r>
          <w:t xml:space="preserve">is</w:t>
        </w:r>
      </w:ins>
      <w:ins w:id="19610" w:author="PR Preview" w:date="2026-01-01T00:00:00Z">
        <w:r>
          <w:t xml:space="preserve"> </w:t>
        </w:r>
      </w:ins>
      <w:ins w:id="19611" w:author="PR Preview" w:date="2026-01-01T00:00:00Z">
        <w:r>
          <w:rPr>
            <w:b/>
            <w:bCs/>
          </w:rPr>
          <w:t xml:space="preserve">consistent</w:t>
        </w:r>
      </w:ins>
      <w:ins w:id="19612" w:author="PR Preview" w:date="2026-01-01T00:00:00Z">
        <w:r>
          <w:t xml:space="preserve"> </w:t>
        </w:r>
      </w:ins>
      <w:ins w:id="19613" w:author="PR Preview" w:date="2026-01-01T00:00:00Z">
        <w:r>
          <w:t xml:space="preserve">if it has at least one solution</w:t>
        </w:r>
      </w:ins>
      <w:ins w:id="19614" w:author="PR Preview" w:date="2026-01-01T00:00:00Z">
        <w:r>
          <w:t xml:space="preserve"> </w:t>
        </w:r>
      </w:ins>
      <m:oMath>
        <m:acc>
          <m:accPr>
            <m:chr m:val="̃"/>
          </m:accPr>
          <m:e>
            <m:r>
              <m:t>x</m:t>
            </m:r>
          </m:e>
        </m:acc>
        <m:r>
          <m:rPr>
            <m:sty m:val="p"/>
          </m:rPr>
          <m:t>∈</m:t>
        </m:r>
        <m:sSup>
          <m:e>
            <m:r>
              <m:rPr>
                <m:scr m:val="double-struck"/>
                <m:sty m:val="p"/>
              </m:rPr>
              <m:t>R</m:t>
            </m:r>
          </m:e>
          <m:sup>
            <m:r>
              <m:t>n</m:t>
            </m:r>
          </m:sup>
        </m:sSup>
      </m:oMath>
      <w:ins w:id="19615" w:author="PR Preview" w:date="2026-01-01T00:00:00Z">
        <w:r>
          <w:t xml:space="preserve">,</w:t>
        </w:r>
      </w:ins>
      <w:ins w:id="19616" w:author="PR Preview" w:date="2026-01-01T00:00:00Z">
        <w:r>
          <w:t xml:space="preserve"> </w:t>
        </w:r>
      </w:ins>
      <w:ins w:id="19617" w:author="PR Preview" w:date="2026-01-01T00:00:00Z">
        <w:r>
          <w:t xml:space="preserve">and</w:t>
        </w:r>
      </w:ins>
      <w:ins w:id="19618" w:author="PR Preview" w:date="2026-01-01T00:00:00Z">
        <w:r>
          <w:t xml:space="preserve"> </w:t>
        </w:r>
      </w:ins>
      <w:ins w:id="19619" w:author="PR Preview" w:date="2026-01-01T00:00:00Z">
        <w:r>
          <w:rPr>
            <w:b/>
            <w:bCs/>
          </w:rPr>
          <w:t xml:space="preserve">inconsistent</w:t>
        </w:r>
      </w:ins>
      <w:ins w:id="19620" w:author="PR Preview" w:date="2026-01-01T00:00:00Z">
        <w:r>
          <w:t xml:space="preserve"> </w:t>
        </w:r>
      </w:ins>
      <w:ins w:id="19621" w:author="PR Preview" w:date="2026-01-01T00:00:00Z">
        <w:r>
          <w:t xml:space="preserve">otherwise.</w:t>
        </w:r>
      </w:ins>
    </w:p>
    <w:bookmarkEnd w:id="548"/>
    <w:bookmarkStart w:id="549" w:name="exm-consistent-system"/>
    <w:p>
      <w:pPr>
        <w:pStyle w:val="BodyText"/>
      </w:pPr>
      <w:ins w:id="19622" w:author="PR Preview" w:date="2026-01-01T00:00:00Z">
        <w:r>
          <w:rPr>
            <w:b/>
            <w:bCs/>
          </w:rPr>
          <w:t xml:space="preserve">Example 172 (A consistent system and an inconsistent one)</w:t>
        </w:r>
      </w:ins>
      <w:ins w:id="19623" w:author="PR Preview" w:date="2026-01-01T00:00:00Z">
        <w:r>
          <w:t xml:space="preserve"> </w:t>
        </w:r>
      </w:ins>
      <w:ins w:id="19624" w:author="PR Preview" w:date="2026-01-01T00:00:00Z">
        <w:r>
          <w:t xml:space="preserve">With</w:t>
        </w:r>
      </w:ins>
      <w:ins w:id="1962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626" w:author="PR Preview" w:date="2026-01-01T00:00:00Z">
        <w:r>
          <w:t xml:space="preserve">,</w:t>
        </w:r>
      </w:ins>
      <w:ins w:id="19627"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19628" w:author="PR Preview" w:date="2026-01-01T00:00:00Z">
        <w:r>
          <w:t xml:space="preserve"> </w:t>
        </w:r>
      </w:ins>
      <w:ins w:id="19629" w:author="PR Preview" w:date="2026-01-01T00:00:00Z">
        <w:r>
          <w:t xml:space="preserve">(</w:t>
        </w:r>
      </w:ins>
      <w:hyperlink w:anchor="def-matvec-mult">
        <w:ins w:id="19630" w:author="PR Preview" w:date="2026-01-01T00:00:00Z">
          <w:r>
            <w:rPr>
              <w:rStyle w:val="Hyperlink"/>
            </w:rPr>
            <w:t xml:space="preserve">Definition 28</w:t>
          </w:r>
        </w:ins>
      </w:hyperlink>
      <w:ins w:id="19631" w:author="PR Preview" w:date="2026-01-01T00:00:00Z">
        <w:r>
          <w:t xml:space="preserve">).</w:t>
        </w:r>
      </w:ins>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49"/>
    <w:bookmarkStart w:id="550" w:name="thm-consistency"/>
    <w:p>
      <w:pPr>
        <w:pStyle w:val="FirstParagraph"/>
      </w:pPr>
      <w:del w:id="19632" w:author="PR Preview" w:date="2026-01-01T00:00:00Z">
        <w:r>
          <w:rPr>
            <w:b/>
            <w:bCs/>
          </w:rPr>
          <w:delText xml:space="preserve">Theorem 93 (When a linear system has a solution)</w:delText>
        </w:r>
      </w:del>
      <w:del w:id="19633" w:author="PR Preview" w:date="2026-01-01T00:00:00Z">
        <w:r>
          <w:delText xml:space="preserve"> </w:delText>
        </w:r>
      </w:del>
      <w:del w:id="19634" w:author="PR Preview" w:date="2026-01-01T00:00:00Z">
        <w:r>
          <w:delText xml:space="preserve">Let</w:delText>
        </w:r>
      </w:del>
      <w:del w:id="19635" w:author="PR Preview" w:date="2026-01-01T00:00:00Z">
        <w:r>
          <w:delText xml:space="preserve"> </w:delText>
        </w:r>
      </w:del>
      <m:oMath>
        <m:r>
          <m:rPr>
            <m:sty m:val="bi"/>
          </m:rPr>
          <m:t>A</m:t>
        </m:r>
      </m:oMath>
      <w:del w:id="19636" w:author="PR Preview" w:date="2026-01-01T00:00:00Z">
        <w:r>
          <w:delText xml:space="preserve"> </w:delText>
        </w:r>
      </w:del>
      <w:del w:id="19637" w:author="PR Preview" w:date="2026-01-01T00:00:00Z">
        <w:r>
          <w:delText xml:space="preserve">be</w:delText>
        </w:r>
      </w:del>
      <w:del w:id="19638" w:author="PR Preview" w:date="2026-01-01T00:00:00Z">
        <w:r>
          <w:delText xml:space="preserve"> </w:delText>
        </w:r>
      </w:del>
      <m:oMath>
        <m:r>
          <m:t>m</m:t>
        </m:r>
        <m:r>
          <m:rPr>
            <m:sty m:val="p"/>
          </m:rPr>
          <m:t>×</m:t>
        </m:r>
        <m:r>
          <m:t>n</m:t>
        </m:r>
      </m:oMath>
      <w:del w:id="19639" w:author="PR Preview" w:date="2026-01-01T00:00:00Z">
        <w:r>
          <w:delText xml:space="preserve">, let</w:delText>
        </w:r>
      </w:del>
      <w:del w:id="19640"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19641" w:author="PR Preview" w:date="2026-01-01T00:00:00Z">
        <w:r>
          <w:delText xml:space="preserve">,</w:delText>
        </w:r>
      </w:del>
      <w:del w:id="19642" w:author="PR Preview" w:date="2026-01-01T00:00:00Z">
        <w:r>
          <w:delText xml:space="preserve"> </w:delText>
        </w:r>
      </w:del>
      <w:del w:id="19643" w:author="PR Preview" w:date="2026-01-01T00:00:00Z">
        <w:r>
          <w:delText xml:space="preserve">and let</w:delText>
        </w:r>
      </w:del>
      <w:del w:id="19644" w:author="PR Preview" w:date="2026-01-01T00:00:00Z">
        <w:r>
          <w:delText xml:space="preserve"> </w:delText>
        </w:r>
      </w:del>
      <m:oMath>
        <m:r>
          <m:rPr>
            <m:sty m:val="bi"/>
          </m:rPr>
          <m:t>G</m:t>
        </m:r>
      </m:oMath>
      <w:del w:id="19645" w:author="PR Preview" w:date="2026-01-01T00:00:00Z">
        <w:r>
          <w:delText xml:space="preserve"> </w:delText>
        </w:r>
      </w:del>
      <w:del w:id="19646" w:author="PR Preview" w:date="2026-01-01T00:00:00Z">
        <w:r>
          <w:delText xml:space="preserve">be any generalized inverse of</w:delText>
        </w:r>
      </w:del>
      <w:del w:id="19647" w:author="PR Preview" w:date="2026-01-01T00:00:00Z">
        <w:r>
          <w:delText xml:space="preserve"> </w:delText>
        </w:r>
      </w:del>
      <m:oMath>
        <m:r>
          <m:rPr>
            <m:sty m:val="bi"/>
          </m:rPr>
          <m:t>A</m:t>
        </m:r>
      </m:oMath>
      <w:del w:id="19648" w:author="PR Preview" w:date="2026-01-01T00:00:00Z">
        <w:r>
          <w:delText xml:space="preserve"> </w:delText>
        </w:r>
      </w:del>
      <w:del w:id="19649" w:author="PR Preview" w:date="2026-01-01T00:00:00Z">
        <w:r>
          <w:delText xml:space="preserve">(</w:delText>
        </w:r>
      </w:del>
      <w:hyperlink w:anchor="def-generalized-inverse">
        <w:del w:id="19650" w:author="PR Preview" w:date="2026-01-01T00:00:00Z">
          <w:r>
            <w:rPr>
              <w:rStyle w:val="Hyperlink"/>
            </w:rPr>
            <w:delText xml:space="preserve">Definition 92</w:delText>
          </w:r>
        </w:del>
      </w:hyperlink>
      <w:del w:id="19651" w:author="PR Preview" w:date="2026-01-01T00:00:00Z">
        <w:r>
          <w:delText xml:space="preserve">).</w:delText>
        </w:r>
      </w:del>
      <w:del w:id="19652" w:author="PR Preview" w:date="2026-01-01T00:00:00Z">
        <w:r>
          <w:delText xml:space="preserve"> </w:delText>
        </w:r>
      </w:del>
      <w:del w:id="19653" w:author="PR Preview" w:date="2026-01-01T00:00:00Z">
        <w:r>
          <w:delText xml:space="preserve">The following statements are equivalent:</w:delText>
        </w:r>
      </w:del>
    </w:p>
    <w:p>
      <w:pPr>
        <w:pStyle w:val="Compact"/>
        <w:numPr>
          <w:ilvl w:val="0"/>
          <w:numId w:val="1086"/>
        </w:numPr>
      </w:pPr>
      <m:oMath>
        <m:r>
          <m:rPr>
            <m:sty m:val="bi"/>
          </m:rPr>
          <m:t>A</m:t>
        </m:r>
        <m:acc>
          <m:accPr>
            <m:chr m:val="̃"/>
          </m:accPr>
          <m:e>
            <m:r>
              <m:t>x</m:t>
            </m:r>
          </m:e>
        </m:acc>
        <m:r>
          <m:rPr>
            <m:sty m:val="p"/>
          </m:rPr>
          <m:t>=</m:t>
        </m:r>
        <m:acc>
          <m:accPr>
            <m:chr m:val="̃"/>
          </m:accPr>
          <m:e>
            <m:r>
              <m:t>b</m:t>
            </m:r>
          </m:e>
        </m:acc>
      </m:oMath>
      <w:del w:id="19654" w:author="PR Preview" w:date="2026-01-01T00:00:00Z">
        <w:r>
          <w:delText xml:space="preserve"> </w:delText>
        </w:r>
      </w:del>
      <w:del w:id="19655" w:author="PR Preview" w:date="2026-01-01T00:00:00Z">
        <w:r>
          <w:delText xml:space="preserve">is consistent (</w:delText>
        </w:r>
      </w:del>
      <w:hyperlink w:anchor="def-consistent-system">
        <w:del w:id="19656" w:author="PR Preview" w:date="2026-01-01T00:00:00Z">
          <w:r>
            <w:rPr>
              <w:rStyle w:val="Hyperlink"/>
            </w:rPr>
            <w:delText xml:space="preserve">Definition 94</w:delText>
          </w:r>
        </w:del>
      </w:hyperlink>
      <w:del w:id="19657" w:author="PR Preview" w:date="2026-01-01T00:00:00Z">
        <w:r>
          <w:delText xml:space="preserve">);</w:delText>
        </w:r>
      </w:del>
    </w:p>
    <w:p>
      <w:pPr>
        <w:pStyle w:val="FirstParagraph"/>
      </w:pPr>
      <w:ins w:id="19658" w:author="PR Preview" w:date="2026-01-01T00:00:00Z">
        <w:r>
          <w:rPr>
            <w:b/>
            <w:bCs/>
          </w:rPr>
          <w:t xml:space="preserve">Theorem 94 (When a linear system has a solution)</w:t>
        </w:r>
      </w:ins>
      <w:ins w:id="19659" w:author="PR Preview" w:date="2026-01-01T00:00:00Z">
        <w:r>
          <w:t xml:space="preserve"> </w:t>
        </w:r>
      </w:ins>
      <w:ins w:id="19660" w:author="PR Preview" w:date="2026-01-01T00:00:00Z">
        <w:r>
          <w:t xml:space="preserve">Let</w:t>
        </w:r>
      </w:ins>
      <w:ins w:id="19661" w:author="PR Preview" w:date="2026-01-01T00:00:00Z">
        <w:r>
          <w:t xml:space="preserve"> </w:t>
        </w:r>
      </w:ins>
      <m:oMath>
        <m:r>
          <m:rPr>
            <m:sty m:val="bi"/>
          </m:rPr>
          <m:t>A</m:t>
        </m:r>
      </m:oMath>
      <w:ins w:id="19662" w:author="PR Preview" w:date="2026-01-01T00:00:00Z">
        <w:r>
          <w:t xml:space="preserve"> </w:t>
        </w:r>
      </w:ins>
      <w:ins w:id="19663" w:author="PR Preview" w:date="2026-01-01T00:00:00Z">
        <w:r>
          <w:t xml:space="preserve">be</w:t>
        </w:r>
      </w:ins>
      <w:ins w:id="19664" w:author="PR Preview" w:date="2026-01-01T00:00:00Z">
        <w:r>
          <w:t xml:space="preserve"> </w:t>
        </w:r>
      </w:ins>
      <m:oMath>
        <m:r>
          <m:t>m</m:t>
        </m:r>
        <m:r>
          <m:rPr>
            <m:sty m:val="p"/>
          </m:rPr>
          <m:t>×</m:t>
        </m:r>
        <m:r>
          <m:t>n</m:t>
        </m:r>
      </m:oMath>
      <w:ins w:id="19665" w:author="PR Preview" w:date="2026-01-01T00:00:00Z">
        <w:r>
          <w:t xml:space="preserve">, let</w:t>
        </w:r>
      </w:ins>
      <w:ins w:id="19666" w:author="PR Preview" w:date="2026-01-01T00:00:00Z">
        <w:r>
          <w:t xml:space="preserve"> </w:t>
        </w:r>
      </w:ins>
      <m:oMath>
        <m:acc>
          <m:accPr>
            <m:chr m:val="̃"/>
          </m:accPr>
          <m:e>
            <m:r>
              <m:t>b</m:t>
            </m:r>
          </m:e>
        </m:acc>
        <m:r>
          <m:rPr>
            <m:sty m:val="p"/>
          </m:rPr>
          <m:t>∈</m:t>
        </m:r>
        <m:sSup>
          <m:e>
            <m:r>
              <m:rPr>
                <m:scr m:val="double-struck"/>
                <m:sty m:val="p"/>
              </m:rPr>
              <m:t>R</m:t>
            </m:r>
          </m:e>
          <m:sup>
            <m:r>
              <m:t>m</m:t>
            </m:r>
          </m:sup>
        </m:sSup>
      </m:oMath>
      <w:ins w:id="19667" w:author="PR Preview" w:date="2026-01-01T00:00:00Z">
        <w:r>
          <w:t xml:space="preserve">,</w:t>
        </w:r>
      </w:ins>
      <w:ins w:id="19668" w:author="PR Preview" w:date="2026-01-01T00:00:00Z">
        <w:r>
          <w:t xml:space="preserve"> </w:t>
        </w:r>
      </w:ins>
      <w:ins w:id="19669" w:author="PR Preview" w:date="2026-01-01T00:00:00Z">
        <w:r>
          <w:t xml:space="preserve">and let</w:t>
        </w:r>
      </w:ins>
      <w:ins w:id="19670" w:author="PR Preview" w:date="2026-01-01T00:00:00Z">
        <w:r>
          <w:t xml:space="preserve"> </w:t>
        </w:r>
      </w:ins>
      <m:oMath>
        <m:r>
          <m:rPr>
            <m:sty m:val="bi"/>
          </m:rPr>
          <m:t>G</m:t>
        </m:r>
      </m:oMath>
      <w:ins w:id="19671" w:author="PR Preview" w:date="2026-01-01T00:00:00Z">
        <w:r>
          <w:t xml:space="preserve"> </w:t>
        </w:r>
      </w:ins>
      <w:ins w:id="19672" w:author="PR Preview" w:date="2026-01-01T00:00:00Z">
        <w:r>
          <w:t xml:space="preserve">be any generalized inverse of</w:t>
        </w:r>
      </w:ins>
      <w:ins w:id="19673" w:author="PR Preview" w:date="2026-01-01T00:00:00Z">
        <w:r>
          <w:t xml:space="preserve"> </w:t>
        </w:r>
      </w:ins>
      <m:oMath>
        <m:r>
          <m:rPr>
            <m:sty m:val="bi"/>
          </m:rPr>
          <m:t>A</m:t>
        </m:r>
      </m:oMath>
      <w:ins w:id="19674" w:author="PR Preview" w:date="2026-01-01T00:00:00Z">
        <w:r>
          <w:t xml:space="preserve"> </w:t>
        </w:r>
      </w:ins>
      <w:ins w:id="19675" w:author="PR Preview" w:date="2026-01-01T00:00:00Z">
        <w:r>
          <w:t xml:space="preserve">(</w:t>
        </w:r>
      </w:ins>
      <w:hyperlink w:anchor="def-generalized-inverse">
        <w:ins w:id="19676" w:author="PR Preview" w:date="2026-01-01T00:00:00Z">
          <w:r>
            <w:rPr>
              <w:rStyle w:val="Hyperlink"/>
            </w:rPr>
            <w:t xml:space="preserve">Definition 97</w:t>
          </w:r>
        </w:ins>
      </w:hyperlink>
      <w:ins w:id="19677" w:author="PR Preview" w:date="2026-01-01T00:00:00Z">
        <w:r>
          <w:t xml:space="preserve">).</w:t>
        </w:r>
      </w:ins>
      <w:ins w:id="19678" w:author="PR Preview" w:date="2026-01-01T00:00:00Z">
        <w:r>
          <w:t xml:space="preserve"> </w:t>
        </w:r>
      </w:ins>
      <w:ins w:id="19679" w:author="PR Preview" w:date="2026-01-01T00:00:00Z">
        <w:r>
          <w:t xml:space="preserve">The following statements are equivalent:</w:t>
        </w:r>
      </w:ins>
    </w:p>
    <w:p>
      <w:pPr>
        <w:pStyle w:val="Compact"/>
        <w:numPr>
          <w:ilvl w:val="0"/>
          <w:numId w:val="1087"/>
        </w:numPr>
      </w:pPr>
      <m:oMath>
        <m:r>
          <m:rPr>
            <m:sty m:val="bi"/>
          </m:rPr>
          <m:t>A</m:t>
        </m:r>
        <m:acc>
          <m:accPr>
            <m:chr m:val="̃"/>
          </m:accPr>
          <m:e>
            <m:r>
              <m:t>x</m:t>
            </m:r>
          </m:e>
        </m:acc>
        <m:r>
          <m:rPr>
            <m:sty m:val="p"/>
          </m:rPr>
          <m:t>=</m:t>
        </m:r>
        <m:acc>
          <m:accPr>
            <m:chr m:val="̃"/>
          </m:accPr>
          <m:e>
            <m:r>
              <m:t>b</m:t>
            </m:r>
          </m:e>
        </m:acc>
      </m:oMath>
      <w:ins w:id="19680" w:author="PR Preview" w:date="2026-01-01T00:00:00Z">
        <w:r>
          <w:t xml:space="preserve"> </w:t>
        </w:r>
      </w:ins>
      <w:ins w:id="19681" w:author="PR Preview" w:date="2026-01-01T00:00:00Z">
        <w:r>
          <w:t xml:space="preserve">is consistent (</w:t>
        </w:r>
      </w:ins>
      <w:hyperlink w:anchor="def-consistent-system">
        <w:ins w:id="19682" w:author="PR Preview" w:date="2026-01-01T00:00:00Z">
          <w:r>
            <w:rPr>
              <w:rStyle w:val="Hyperlink"/>
            </w:rPr>
            <w:t xml:space="preserve">Definition 99</w:t>
          </w:r>
        </w:ins>
      </w:hyperlink>
      <w:ins w:id="19683" w:author="PR Preview" w:date="2026-01-01T00:00:00Z">
        <w:r>
          <w:t xml:space="preserve">);</w:t>
        </w:r>
      </w:ins>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50"/>
    <w:p>
      <w:pPr>
        <w:pStyle w:val="FirstParagraph"/>
      </w:pPr>
      <w:del w:id="19684" w:author="PR Preview" w:date="2026-01-01T00:00:00Z">
        <w:r>
          <w:rPr>
            <w:i/>
            <w:iCs/>
          </w:rPr>
          <w:delText xml:space="preserve">Proof</w:delText>
        </w:r>
      </w:del>
      <w:del w:id="19685" w:author="PR Preview" w:date="2026-01-01T00:00:00Z">
        <w:r>
          <w:delText xml:space="preserve">. </w:delText>
        </w:r>
      </w:del>
      <w:del w:id="19686" w:author="PR Preview" w:date="2026-01-01T00:00:00Z">
        <w:r>
          <w:rPr>
            <w:b/>
            <w:bCs/>
          </w:rPr>
          <w:delText xml:space="preserve">1 and 2 are equivalent.</w:delText>
        </w:r>
      </w:del>
      <w:del w:id="19687" w:author="PR Preview" w:date="2026-01-01T00:00:00Z">
        <w:r>
          <w:delText xml:space="preserve"> </w:delText>
        </w:r>
      </w:del>
      <w:del w:id="19688" w:author="PR Preview" w:date="2026-01-01T00:00:00Z">
        <w:r>
          <w:delText xml:space="preserve">Statement 1 says</w:delText>
        </w:r>
      </w:del>
      <w:del w:id="19689" w:author="PR Preview" w:date="2026-01-01T00:00:00Z">
        <w:r>
          <w:delText xml:space="preserve"> </w:delText>
        </w:r>
      </w:del>
      <m:oMath>
        <m:acc>
          <m:accPr>
            <m:chr m:val="̃"/>
          </m:accPr>
          <m:e>
            <m:r>
              <m:t>b</m:t>
            </m:r>
          </m:e>
        </m:acc>
        <m:r>
          <m:rPr>
            <m:sty m:val="p"/>
          </m:rPr>
          <m:t>=</m:t>
        </m:r>
        <m:r>
          <m:rPr>
            <m:sty m:val="bi"/>
          </m:rPr>
          <m:t>A</m:t>
        </m:r>
        <m:acc>
          <m:accPr>
            <m:chr m:val="̃"/>
          </m:accPr>
          <m:e>
            <m:r>
              <m:t>x</m:t>
            </m:r>
          </m:e>
        </m:acc>
      </m:oMath>
      <w:del w:id="19690" w:author="PR Preview" w:date="2026-01-01T00:00:00Z">
        <w:r>
          <w:delText xml:space="preserve"> </w:delText>
        </w:r>
      </w:del>
      <w:del w:id="19691" w:author="PR Preview" w:date="2026-01-01T00:00:00Z">
        <w:r>
          <w:delText xml:space="preserve">for some</w:delText>
        </w:r>
      </w:del>
      <w:del w:id="19692" w:author="PR Preview" w:date="2026-01-01T00:00:00Z">
        <w:r>
          <w:delText xml:space="preserve"> </w:delText>
        </w:r>
      </w:del>
      <m:oMath>
        <m:acc>
          <m:accPr>
            <m:chr m:val="̃"/>
          </m:accPr>
          <m:e>
            <m:r>
              <m:t>x</m:t>
            </m:r>
          </m:e>
        </m:acc>
      </m:oMath>
      <w:del w:id="19693" w:author="PR Preview" w:date="2026-01-01T00:00:00Z">
        <w:r>
          <w:delText xml:space="preserve"> </w:delText>
        </w:r>
      </w:del>
      <w:del w:id="19694" w:author="PR Preview" w:date="2026-01-01T00:00:00Z">
        <w:r>
          <w:delText xml:space="preserve">(</w:delText>
        </w:r>
      </w:del>
      <w:hyperlink w:anchor="def-consistent-system">
        <w:del w:id="19695" w:author="PR Preview" w:date="2026-01-01T00:00:00Z">
          <w:r>
            <w:rPr>
              <w:rStyle w:val="Hyperlink"/>
            </w:rPr>
            <w:delText xml:space="preserve">Definition 94</w:delText>
          </w:r>
        </w:del>
      </w:hyperlink>
      <w:del w:id="19696" w:author="PR Preview" w:date="2026-01-01T00:00:00Z">
        <w:r>
          <w:delText xml:space="preserve">), and</w:delText>
        </w:r>
      </w:del>
      <w:del w:id="19697" w:author="PR Preview" w:date="2026-01-01T00:00:00Z">
        <w:r>
          <w:delText xml:space="preserve"> </w:delText>
        </w:r>
      </w:del>
      <m:oMath>
        <m:r>
          <m:rPr>
            <m:scr m:val="script"/>
            <m:sty m:val="p"/>
          </m:rPr>
          <m:t>C</m:t>
        </m:r>
        <m:r>
          <m:rPr>
            <m:sty m:val="p"/>
          </m:rPr>
          <m:t>(</m:t>
        </m:r>
        <m:r>
          <m:rPr>
            <m:sty m:val="bi"/>
          </m:rPr>
          <m:t>A</m:t>
        </m:r>
        <m:r>
          <m:rPr>
            <m:sty m:val="p"/>
          </m:rPr>
          <m:t>)</m:t>
        </m:r>
      </m:oMath>
      <w:del w:id="19698" w:author="PR Preview" w:date="2026-01-01T00:00:00Z">
        <w:r>
          <w:delText xml:space="preserve"> </w:delText>
        </w:r>
      </w:del>
      <w:del w:id="19699" w:author="PR Preview" w:date="2026-01-01T00:00:00Z">
        <w:r>
          <w:delText xml:space="preserve">is the set of vectors</w:delText>
        </w:r>
      </w:del>
      <w:del w:id="19700" w:author="PR Preview" w:date="2026-01-01T00:00:00Z">
        <w:r>
          <w:delText xml:space="preserve"> </w:delText>
        </w:r>
      </w:del>
      <m:oMath>
        <m:r>
          <m:rPr>
            <m:sty m:val="bi"/>
          </m:rPr>
          <m:t>A</m:t>
        </m:r>
        <m:acc>
          <m:accPr>
            <m:chr m:val="̃"/>
          </m:accPr>
          <m:e>
            <m:r>
              <m:t>x</m:t>
            </m:r>
          </m:e>
        </m:acc>
      </m:oMath>
      <w:del w:id="19701" w:author="PR Preview" w:date="2026-01-01T00:00:00Z">
        <w:r>
          <w:delText xml:space="preserve"> </w:delText>
        </w:r>
      </w:del>
      <w:del w:id="19702" w:author="PR Preview" w:date="2026-01-01T00:00:00Z">
        <w:r>
          <w:delText xml:space="preserve">(</w:delText>
        </w:r>
      </w:del>
      <w:hyperlink w:anchor="def-column-space">
        <w:del w:id="19703" w:author="PR Preview" w:date="2026-01-01T00:00:00Z">
          <w:r>
            <w:rPr>
              <w:rStyle w:val="Hyperlink"/>
            </w:rPr>
            <w:delText xml:space="preserve">Definition 45</w:delText>
          </w:r>
        </w:del>
      </w:hyperlink>
      <w:del w:id="19704" w:author="PR Preview" w:date="2026-01-01T00:00:00Z">
        <w:r>
          <w:delText xml:space="preserve">),</w:delText>
        </w:r>
      </w:del>
      <w:del w:id="19705" w:author="PR Preview" w:date="2026-01-01T00:00:00Z">
        <w:r>
          <w:delText xml:space="preserve"> </w:delText>
        </w:r>
      </w:del>
      <w:del w:id="19706" w:author="PR Preview" w:date="2026-01-01T00:00:00Z">
        <w:r>
          <w:delText xml:space="preserve">so</w:delText>
        </w:r>
      </w:del>
      <w:del w:id="19707" w:author="PR Preview" w:date="2026-01-01T00:00:00Z">
        <w:r>
          <w:delText xml:space="preserve"> </w:delText>
        </w:r>
      </w:del>
      <m:oMath>
        <m:acc>
          <m:accPr>
            <m:chr m:val="̃"/>
          </m:accPr>
          <m:e>
            <m:r>
              <m:t>b</m:t>
            </m:r>
          </m:e>
        </m:acc>
      </m:oMath>
      <w:del w:id="19708" w:author="PR Preview" w:date="2026-01-01T00:00:00Z">
        <w:r>
          <w:delText xml:space="preserve"> </w:delText>
        </w:r>
      </w:del>
      <w:del w:id="19709" w:author="PR Preview" w:date="2026-01-01T00:00:00Z">
        <w:r>
          <w:delText xml:space="preserve">is in it exactly when</w:delText>
        </w:r>
      </w:del>
      <w:del w:id="19710" w:author="PR Preview" w:date="2026-01-01T00:00:00Z">
        <w:r>
          <w:delText xml:space="preserve"> </w:delText>
        </w:r>
      </w:del>
      <m:oMath>
        <m:acc>
          <m:accPr>
            <m:chr m:val="̃"/>
          </m:accPr>
          <m:e>
            <m:r>
              <m:t>b</m:t>
            </m:r>
          </m:e>
        </m:acc>
        <m:r>
          <m:rPr>
            <m:sty m:val="p"/>
          </m:rPr>
          <m:t>=</m:t>
        </m:r>
        <m:r>
          <m:rPr>
            <m:sty m:val="bi"/>
          </m:rPr>
          <m:t>A</m:t>
        </m:r>
        <m:acc>
          <m:accPr>
            <m:chr m:val="̃"/>
          </m:accPr>
          <m:e>
            <m:r>
              <m:t>x</m:t>
            </m:r>
          </m:e>
        </m:acc>
      </m:oMath>
      <w:del w:id="19711" w:author="PR Preview" w:date="2026-01-01T00:00:00Z">
        <w:r>
          <w:delText xml:space="preserve"> </w:delText>
        </w:r>
      </w:del>
      <w:del w:id="19712" w:author="PR Preview" w:date="2026-01-01T00:00:00Z">
        <w:r>
          <w:delText xml:space="preserve">for some</w:delText>
        </w:r>
      </w:del>
      <w:del w:id="19713" w:author="PR Preview" w:date="2026-01-01T00:00:00Z">
        <w:r>
          <w:delText xml:space="preserve"> </w:delText>
        </w:r>
      </w:del>
      <m:oMath>
        <m:acc>
          <m:accPr>
            <m:chr m:val="̃"/>
          </m:accPr>
          <m:e>
            <m:r>
              <m:t>x</m:t>
            </m:r>
          </m:e>
        </m:acc>
      </m:oMath>
      <w:del w:id="19714" w:author="PR Preview" w:date="2026-01-01T00:00:00Z">
        <w:r>
          <w:delText xml:space="preserve">.</w:delText>
        </w:r>
      </w:del>
    </w:p>
    <w:p>
      <w:pPr>
        <w:pStyle w:val="BodyText"/>
      </w:pPr>
      <w:del w:id="19715" w:author="PR Preview" w:date="2026-01-01T00:00:00Z">
        <w:r>
          <w:rPr>
            <w:b/>
            <w:bCs/>
          </w:rPr>
          <w:delText xml:space="preserve">1 implies 3.</w:delText>
        </w:r>
      </w:del>
      <w:del w:id="19716" w:author="PR Preview" w:date="2026-01-01T00:00:00Z">
        <w:r>
          <w:delText xml:space="preserve"> </w:delText>
        </w:r>
      </w:del>
      <w:del w:id="19717" w:author="PR Preview" w:date="2026-01-01T00:00:00Z">
        <w:r>
          <w:delText xml:space="preserve">By</w:delText>
        </w:r>
      </w:del>
      <w:del w:id="19718" w:author="PR Preview" w:date="2026-01-01T00:00:00Z">
        <w:r>
          <w:delText xml:space="preserve"> </w:delText>
        </w:r>
      </w:del>
      <w:hyperlink w:anchor="thm-generalized-inverse-solves">
        <w:del w:id="19719" w:author="PR Preview" w:date="2026-01-01T00:00:00Z">
          <w:r>
            <w:rPr>
              <w:rStyle w:val="Hyperlink"/>
            </w:rPr>
            <w:delText xml:space="preserve">Theorem 89</w:delText>
          </w:r>
        </w:del>
      </w:hyperlink>
      <w:del w:id="19720" w:author="PR Preview" w:date="2026-01-01T00:00:00Z">
        <w:r>
          <w:delText xml:space="preserve">,</w:delText>
        </w:r>
      </w:del>
      <w:del w:id="19721" w:author="PR Preview" w:date="2026-01-01T00:00:00Z">
        <w:r>
          <w:delText xml:space="preserve"> </w:delText>
        </w:r>
      </w:del>
      <m:oMath>
        <m:r>
          <m:rPr>
            <m:sty m:val="bi"/>
          </m:rPr>
          <m:t>G</m:t>
        </m:r>
        <m:acc>
          <m:accPr>
            <m:chr m:val="̃"/>
          </m:accPr>
          <m:e>
            <m:r>
              <m:t>b</m:t>
            </m:r>
          </m:e>
        </m:acc>
      </m:oMath>
      <w:del w:id="19722" w:author="PR Preview" w:date="2026-01-01T00:00:00Z">
        <w:r>
          <w:delText xml:space="preserve"> </w:delText>
        </w:r>
      </w:del>
      <w:del w:id="19723" w:author="PR Preview" w:date="2026-01-01T00:00:00Z">
        <w:r>
          <w:delText xml:space="preserve">is a solution,</w:delText>
        </w:r>
      </w:del>
      <w:del w:id="19724" w:author="PR Preview" w:date="2026-01-01T00:00:00Z">
        <w:r>
          <w:delText xml:space="preserve"> </w:delText>
        </w:r>
      </w:del>
      <w:del w:id="19725" w:author="PR Preview" w:date="2026-01-01T00:00:00Z">
        <w:r>
          <w:delText xml:space="preserve">so</w:delText>
        </w:r>
      </w:del>
      <w:del w:id="19726" w:author="PR Preview" w:date="2026-01-01T00:00:00Z">
        <w:r>
          <w:delText xml:space="preserve"> </w:delText>
        </w:r>
      </w:del>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del w:id="19727" w:author="PR Preview" w:date="2026-01-01T00:00:00Z">
        <w:r>
          <w:delText xml:space="preserve">,</w:delText>
        </w:r>
      </w:del>
      <w:del w:id="19728" w:author="PR Preview" w:date="2026-01-01T00:00:00Z">
        <w:r>
          <w:delText xml:space="preserve"> </w:delText>
        </w:r>
      </w:del>
      <w:del w:id="19729" w:author="PR Preview" w:date="2026-01-01T00:00:00Z">
        <w:r>
          <w:delText xml:space="preserve">which is statement 3 (</w:delText>
        </w:r>
      </w:del>
      <w:hyperlink w:anchor="thm-matmul-assoc">
        <w:del w:id="19730" w:author="PR Preview" w:date="2026-01-01T00:00:00Z">
          <w:r>
            <w:rPr>
              <w:rStyle w:val="Hyperlink"/>
            </w:rPr>
            <w:delText xml:space="preserve">Theorem 8</w:delText>
          </w:r>
        </w:del>
      </w:hyperlink>
      <w:del w:id="19731" w:author="PR Preview" w:date="2026-01-01T00:00:00Z">
        <w:r>
          <w:delText xml:space="preserve">).</w:delText>
        </w:r>
      </w:del>
    </w:p>
    <w:p>
      <w:pPr>
        <w:pStyle w:val="FirstParagraph"/>
      </w:pPr>
      <w:ins w:id="19732" w:author="PR Preview" w:date="2026-01-01T00:00:00Z">
        <w:r>
          <w:rPr>
            <w:i/>
            <w:iCs/>
          </w:rPr>
          <w:t xml:space="preserve">Proof</w:t>
        </w:r>
      </w:ins>
      <w:ins w:id="19733" w:author="PR Preview" w:date="2026-01-01T00:00:00Z">
        <w:r>
          <w:t xml:space="preserve">. </w:t>
        </w:r>
      </w:ins>
      <w:ins w:id="19734" w:author="PR Preview" w:date="2026-01-01T00:00:00Z">
        <w:r>
          <w:rPr>
            <w:b/>
            <w:bCs/>
          </w:rPr>
          <w:t xml:space="preserve">1 and 2 are equivalent.</w:t>
        </w:r>
      </w:ins>
      <w:ins w:id="19735" w:author="PR Preview" w:date="2026-01-01T00:00:00Z">
        <w:r>
          <w:t xml:space="preserve"> </w:t>
        </w:r>
      </w:ins>
      <w:ins w:id="19736" w:author="PR Preview" w:date="2026-01-01T00:00:00Z">
        <w:r>
          <w:t xml:space="preserve">Statement 1 says</w:t>
        </w:r>
      </w:ins>
      <w:ins w:id="19737" w:author="PR Preview" w:date="2026-01-01T00:00:00Z">
        <w:r>
          <w:t xml:space="preserve"> </w:t>
        </w:r>
      </w:ins>
      <m:oMath>
        <m:acc>
          <m:accPr>
            <m:chr m:val="̃"/>
          </m:accPr>
          <m:e>
            <m:r>
              <m:t>b</m:t>
            </m:r>
          </m:e>
        </m:acc>
        <m:r>
          <m:rPr>
            <m:sty m:val="p"/>
          </m:rPr>
          <m:t>=</m:t>
        </m:r>
        <m:r>
          <m:rPr>
            <m:sty m:val="bi"/>
          </m:rPr>
          <m:t>A</m:t>
        </m:r>
        <m:acc>
          <m:accPr>
            <m:chr m:val="̃"/>
          </m:accPr>
          <m:e>
            <m:r>
              <m:t>x</m:t>
            </m:r>
          </m:e>
        </m:acc>
      </m:oMath>
      <w:ins w:id="19738" w:author="PR Preview" w:date="2026-01-01T00:00:00Z">
        <w:r>
          <w:t xml:space="preserve"> </w:t>
        </w:r>
      </w:ins>
      <w:ins w:id="19739" w:author="PR Preview" w:date="2026-01-01T00:00:00Z">
        <w:r>
          <w:t xml:space="preserve">for some</w:t>
        </w:r>
      </w:ins>
      <w:ins w:id="19740" w:author="PR Preview" w:date="2026-01-01T00:00:00Z">
        <w:r>
          <w:t xml:space="preserve"> </w:t>
        </w:r>
      </w:ins>
      <m:oMath>
        <m:acc>
          <m:accPr>
            <m:chr m:val="̃"/>
          </m:accPr>
          <m:e>
            <m:r>
              <m:t>x</m:t>
            </m:r>
          </m:e>
        </m:acc>
      </m:oMath>
      <w:ins w:id="19741" w:author="PR Preview" w:date="2026-01-01T00:00:00Z">
        <w:r>
          <w:t xml:space="preserve"> </w:t>
        </w:r>
      </w:ins>
      <w:ins w:id="19742" w:author="PR Preview" w:date="2026-01-01T00:00:00Z">
        <w:r>
          <w:t xml:space="preserve">(</w:t>
        </w:r>
      </w:ins>
      <w:hyperlink w:anchor="def-consistent-system">
        <w:ins w:id="19743" w:author="PR Preview" w:date="2026-01-01T00:00:00Z">
          <w:r>
            <w:rPr>
              <w:rStyle w:val="Hyperlink"/>
            </w:rPr>
            <w:t xml:space="preserve">Definition 99</w:t>
          </w:r>
        </w:ins>
      </w:hyperlink>
      <w:ins w:id="19744" w:author="PR Preview" w:date="2026-01-01T00:00:00Z">
        <w:r>
          <w:t xml:space="preserve">), and</w:t>
        </w:r>
      </w:ins>
      <w:ins w:id="19745" w:author="PR Preview" w:date="2026-01-01T00:00:00Z">
        <w:r>
          <w:t xml:space="preserve"> </w:t>
        </w:r>
      </w:ins>
      <m:oMath>
        <m:r>
          <m:rPr>
            <m:scr m:val="script"/>
            <m:sty m:val="p"/>
          </m:rPr>
          <m:t>C</m:t>
        </m:r>
        <m:r>
          <m:rPr>
            <m:sty m:val="p"/>
          </m:rPr>
          <m:t>(</m:t>
        </m:r>
        <m:r>
          <m:rPr>
            <m:sty m:val="bi"/>
          </m:rPr>
          <m:t>A</m:t>
        </m:r>
        <m:r>
          <m:rPr>
            <m:sty m:val="p"/>
          </m:rPr>
          <m:t>)</m:t>
        </m:r>
      </m:oMath>
      <w:ins w:id="19746" w:author="PR Preview" w:date="2026-01-01T00:00:00Z">
        <w:r>
          <w:t xml:space="preserve"> </w:t>
        </w:r>
      </w:ins>
      <w:ins w:id="19747" w:author="PR Preview" w:date="2026-01-01T00:00:00Z">
        <w:r>
          <w:t xml:space="preserve">is the set of vectors</w:t>
        </w:r>
      </w:ins>
      <w:ins w:id="19748" w:author="PR Preview" w:date="2026-01-01T00:00:00Z">
        <w:r>
          <w:t xml:space="preserve"> </w:t>
        </w:r>
      </w:ins>
      <m:oMath>
        <m:r>
          <m:rPr>
            <m:sty m:val="bi"/>
          </m:rPr>
          <m:t>A</m:t>
        </m:r>
        <m:acc>
          <m:accPr>
            <m:chr m:val="̃"/>
          </m:accPr>
          <m:e>
            <m:r>
              <m:t>x</m:t>
            </m:r>
          </m:e>
        </m:acc>
      </m:oMath>
      <w:ins w:id="19749" w:author="PR Preview" w:date="2026-01-01T00:00:00Z">
        <w:r>
          <w:t xml:space="preserve"> </w:t>
        </w:r>
      </w:ins>
      <w:ins w:id="19750" w:author="PR Preview" w:date="2026-01-01T00:00:00Z">
        <w:r>
          <w:t xml:space="preserve">(</w:t>
        </w:r>
      </w:ins>
      <w:hyperlink w:anchor="def-column-space">
        <w:ins w:id="19751" w:author="PR Preview" w:date="2026-01-01T00:00:00Z">
          <w:r>
            <w:rPr>
              <w:rStyle w:val="Hyperlink"/>
            </w:rPr>
            <w:t xml:space="preserve">Definition 45</w:t>
          </w:r>
        </w:ins>
      </w:hyperlink>
      <w:ins w:id="19752" w:author="PR Preview" w:date="2026-01-01T00:00:00Z">
        <w:r>
          <w:t xml:space="preserve">),</w:t>
        </w:r>
      </w:ins>
      <w:ins w:id="19753" w:author="PR Preview" w:date="2026-01-01T00:00:00Z">
        <w:r>
          <w:t xml:space="preserve"> </w:t>
        </w:r>
      </w:ins>
      <w:ins w:id="19754" w:author="PR Preview" w:date="2026-01-01T00:00:00Z">
        <w:r>
          <w:t xml:space="preserve">so</w:t>
        </w:r>
      </w:ins>
      <w:ins w:id="19755" w:author="PR Preview" w:date="2026-01-01T00:00:00Z">
        <w:r>
          <w:t xml:space="preserve"> </w:t>
        </w:r>
      </w:ins>
      <m:oMath>
        <m:acc>
          <m:accPr>
            <m:chr m:val="̃"/>
          </m:accPr>
          <m:e>
            <m:r>
              <m:t>b</m:t>
            </m:r>
          </m:e>
        </m:acc>
      </m:oMath>
      <w:ins w:id="19756" w:author="PR Preview" w:date="2026-01-01T00:00:00Z">
        <w:r>
          <w:t xml:space="preserve"> </w:t>
        </w:r>
      </w:ins>
      <w:ins w:id="19757" w:author="PR Preview" w:date="2026-01-01T00:00:00Z">
        <w:r>
          <w:t xml:space="preserve">is in it exactly when</w:t>
        </w:r>
      </w:ins>
      <w:ins w:id="19758" w:author="PR Preview" w:date="2026-01-01T00:00:00Z">
        <w:r>
          <w:t xml:space="preserve"> </w:t>
        </w:r>
      </w:ins>
      <m:oMath>
        <m:acc>
          <m:accPr>
            <m:chr m:val="̃"/>
          </m:accPr>
          <m:e>
            <m:r>
              <m:t>b</m:t>
            </m:r>
          </m:e>
        </m:acc>
        <m:r>
          <m:rPr>
            <m:sty m:val="p"/>
          </m:rPr>
          <m:t>=</m:t>
        </m:r>
        <m:r>
          <m:rPr>
            <m:sty m:val="bi"/>
          </m:rPr>
          <m:t>A</m:t>
        </m:r>
        <m:acc>
          <m:accPr>
            <m:chr m:val="̃"/>
          </m:accPr>
          <m:e>
            <m:r>
              <m:t>x</m:t>
            </m:r>
          </m:e>
        </m:acc>
      </m:oMath>
      <w:ins w:id="19759" w:author="PR Preview" w:date="2026-01-01T00:00:00Z">
        <w:r>
          <w:t xml:space="preserve"> </w:t>
        </w:r>
      </w:ins>
      <w:ins w:id="19760" w:author="PR Preview" w:date="2026-01-01T00:00:00Z">
        <w:r>
          <w:t xml:space="preserve">for some</w:t>
        </w:r>
      </w:ins>
      <w:ins w:id="19761" w:author="PR Preview" w:date="2026-01-01T00:00:00Z">
        <w:r>
          <w:t xml:space="preserve"> </w:t>
        </w:r>
      </w:ins>
      <m:oMath>
        <m:acc>
          <m:accPr>
            <m:chr m:val="̃"/>
          </m:accPr>
          <m:e>
            <m:r>
              <m:t>x</m:t>
            </m:r>
          </m:e>
        </m:acc>
      </m:oMath>
      <w:ins w:id="19762" w:author="PR Preview" w:date="2026-01-01T00:00:00Z">
        <w:r>
          <w:t xml:space="preserve">.</w:t>
        </w:r>
      </w:ins>
    </w:p>
    <w:p>
      <w:pPr>
        <w:pStyle w:val="BodyText"/>
      </w:pPr>
      <w:ins w:id="19763" w:author="PR Preview" w:date="2026-01-01T00:00:00Z">
        <w:r>
          <w:rPr>
            <w:b/>
            <w:bCs/>
          </w:rPr>
          <w:t xml:space="preserve">1 implies 3.</w:t>
        </w:r>
      </w:ins>
      <w:ins w:id="19764" w:author="PR Preview" w:date="2026-01-01T00:00:00Z">
        <w:r>
          <w:t xml:space="preserve"> </w:t>
        </w:r>
      </w:ins>
      <w:ins w:id="19765" w:author="PR Preview" w:date="2026-01-01T00:00:00Z">
        <w:r>
          <w:t xml:space="preserve">By</w:t>
        </w:r>
      </w:ins>
      <w:ins w:id="19766" w:author="PR Preview" w:date="2026-01-01T00:00:00Z">
        <w:r>
          <w:t xml:space="preserve"> </w:t>
        </w:r>
      </w:ins>
      <w:hyperlink w:anchor="thm-generalized-inverse-solves">
        <w:ins w:id="19767" w:author="PR Preview" w:date="2026-01-01T00:00:00Z">
          <w:r>
            <w:rPr>
              <w:rStyle w:val="Hyperlink"/>
            </w:rPr>
            <w:t xml:space="preserve">Theorem 90</w:t>
          </w:r>
        </w:ins>
      </w:hyperlink>
      <w:ins w:id="19768" w:author="PR Preview" w:date="2026-01-01T00:00:00Z">
        <w:r>
          <w:t xml:space="preserve">,</w:t>
        </w:r>
      </w:ins>
      <w:ins w:id="19769" w:author="PR Preview" w:date="2026-01-01T00:00:00Z">
        <w:r>
          <w:t xml:space="preserve"> </w:t>
        </w:r>
      </w:ins>
      <m:oMath>
        <m:r>
          <m:rPr>
            <m:sty m:val="bi"/>
          </m:rPr>
          <m:t>G</m:t>
        </m:r>
        <m:acc>
          <m:accPr>
            <m:chr m:val="̃"/>
          </m:accPr>
          <m:e>
            <m:r>
              <m:t>b</m:t>
            </m:r>
          </m:e>
        </m:acc>
      </m:oMath>
      <w:ins w:id="19770" w:author="PR Preview" w:date="2026-01-01T00:00:00Z">
        <w:r>
          <w:t xml:space="preserve"> </w:t>
        </w:r>
      </w:ins>
      <w:ins w:id="19771" w:author="PR Preview" w:date="2026-01-01T00:00:00Z">
        <w:r>
          <w:t xml:space="preserve">is a solution,</w:t>
        </w:r>
      </w:ins>
      <w:ins w:id="19772" w:author="PR Preview" w:date="2026-01-01T00:00:00Z">
        <w:r>
          <w:t xml:space="preserve"> </w:t>
        </w:r>
      </w:ins>
      <w:ins w:id="19773" w:author="PR Preview" w:date="2026-01-01T00:00:00Z">
        <w:r>
          <w:t xml:space="preserve">so</w:t>
        </w:r>
      </w:ins>
      <w:ins w:id="19774" w:author="PR Preview" w:date="2026-01-01T00:00:00Z">
        <w:r>
          <w:t xml:space="preserve"> </w:t>
        </w:r>
      </w:ins>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ins w:id="19775" w:author="PR Preview" w:date="2026-01-01T00:00:00Z">
        <w:r>
          <w:t xml:space="preserve">,</w:t>
        </w:r>
      </w:ins>
      <w:ins w:id="19776" w:author="PR Preview" w:date="2026-01-01T00:00:00Z">
        <w:r>
          <w:t xml:space="preserve"> </w:t>
        </w:r>
      </w:ins>
      <w:ins w:id="19777" w:author="PR Preview" w:date="2026-01-01T00:00:00Z">
        <w:r>
          <w:t xml:space="preserve">which is statement 3 (</w:t>
        </w:r>
      </w:ins>
      <w:hyperlink w:anchor="thm-matmul-assoc">
        <w:ins w:id="19778" w:author="PR Preview" w:date="2026-01-01T00:00:00Z">
          <w:r>
            <w:rPr>
              <w:rStyle w:val="Hyperlink"/>
            </w:rPr>
            <w:t xml:space="preserve">Theorem 8</w:t>
          </w:r>
        </w:ins>
      </w:hyperlink>
      <w:ins w:id="19779" w:author="PR Preview" w:date="2026-01-01T00:00:00Z">
        <w:r>
          <w:t xml:space="preserve">).</w:t>
        </w:r>
      </w:ins>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51" w:name="exm-consistency"/>
    <w:p>
      <w:pPr>
        <w:pStyle w:val="BodyText"/>
      </w:pPr>
      <w:del w:id="19780" w:author="PR Preview" w:date="2026-01-01T00:00:00Z">
        <w:r>
          <w:rPr>
            <w:b/>
            <w:bCs/>
          </w:rPr>
          <w:delText xml:space="preserve">Example 170 (Testing consistency with a generalized inverse)</w:delText>
        </w:r>
      </w:del>
      <w:del w:id="19781" w:author="PR Preview" w:date="2026-01-01T00:00:00Z">
        <w:r>
          <w:delText xml:space="preserve"> </w:delText>
        </w:r>
      </w:del>
      <w:del w:id="19782" w:author="PR Preview" w:date="2026-01-01T00:00:00Z">
        <w:r>
          <w:delText xml:space="preserve">For</w:delText>
        </w:r>
      </w:del>
      <w:del w:id="1978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784" w:author="PR Preview" w:date="2026-01-01T00:00:00Z">
        <w:r>
          <w:delText xml:space="preserve"> </w:delText>
        </w:r>
      </w:del>
      <w:del w:id="19785" w:author="PR Preview" w:date="2026-01-01T00:00:00Z">
        <w:r>
          <w:delText xml:space="preserve">and the generalized inverse</w:delText>
        </w:r>
      </w:del>
      <w:del w:id="1978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19787" w:author="PR Preview" w:date="2026-01-01T00:00:00Z">
        <w:r>
          <w:delText xml:space="preserve">,</w:delText>
        </w:r>
      </w:del>
      <w:del w:id="19788"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19789" w:author="PR Preview" w:date="2026-01-01T00:00:00Z">
        <w:r>
          <w:delText xml:space="preserve">.</w:delText>
        </w:r>
      </w:del>
    </w:p>
    <w:p>
      <w:pPr>
        <w:pStyle w:val="BodyText"/>
      </w:pPr>
      <w:ins w:id="19790" w:author="PR Preview" w:date="2026-01-01T00:00:00Z">
        <w:r>
          <w:rPr>
            <w:b/>
            <w:bCs/>
          </w:rPr>
          <w:t xml:space="preserve">Example 173 (Testing consistency with a generalized inverse)</w:t>
        </w:r>
      </w:ins>
      <w:ins w:id="19791" w:author="PR Preview" w:date="2026-01-01T00:00:00Z">
        <w:r>
          <w:t xml:space="preserve"> </w:t>
        </w:r>
      </w:ins>
      <w:ins w:id="19792" w:author="PR Preview" w:date="2026-01-01T00:00:00Z">
        <w:r>
          <w:t xml:space="preserve">For</w:t>
        </w:r>
      </w:ins>
      <w:ins w:id="1979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794" w:author="PR Preview" w:date="2026-01-01T00:00:00Z">
        <w:r>
          <w:t xml:space="preserve"> </w:t>
        </w:r>
      </w:ins>
      <w:ins w:id="19795" w:author="PR Preview" w:date="2026-01-01T00:00:00Z">
        <w:r>
          <w:t xml:space="preserve">and the generalized inverse</w:t>
        </w:r>
      </w:ins>
      <w:ins w:id="19796"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19797" w:author="PR Preview" w:date="2026-01-01T00:00:00Z">
        <w:r>
          <w:t xml:space="preserve">,</w:t>
        </w:r>
      </w:ins>
      <w:ins w:id="19798"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19799" w:author="PR Preview" w:date="2026-01-01T00:00:00Z">
        <w:r>
          <w:t xml:space="preserve">.</w:t>
        </w:r>
      </w:ins>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del w:id="19800" w:author="PR Preview" w:date="2026-01-01T00:00:00Z">
        <w:r>
          <w:delText xml:space="preserve">:</w:delText>
        </w:r>
      </w:del>
      <w:del w:id="19801" w:author="PR Preview" w:date="2026-01-01T00:00:00Z">
        <w:r>
          <w:delText xml:space="preserve"> </w:delText>
        </w:r>
      </w:del>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del w:id="19802" w:author="PR Preview" w:date="2026-01-01T00:00:00Z">
        <w:r>
          <w:delText xml:space="preserve">, so it is not,</w:delText>
        </w:r>
      </w:del>
      <w:del w:id="19803" w:author="PR Preview" w:date="2026-01-01T00:00:00Z">
        <w:r>
          <w:delText xml:space="preserve"> </w:delText>
        </w:r>
      </w:del>
      <w:del w:id="19804" w:author="PR Preview" w:date="2026-01-01T00:00:00Z">
        <w:r>
          <w:delText xml:space="preserve">as</w:delText>
        </w:r>
      </w:del>
      <w:del w:id="19805" w:author="PR Preview" w:date="2026-01-01T00:00:00Z">
        <w:r>
          <w:delText xml:space="preserve"> </w:delText>
        </w:r>
      </w:del>
      <w:hyperlink w:anchor="exm-generalized-inverse-solves">
        <w:del w:id="19806" w:author="PR Preview" w:date="2026-01-01T00:00:00Z">
          <w:r>
            <w:rPr>
              <w:rStyle w:val="Hyperlink"/>
            </w:rPr>
            <w:delText xml:space="preserve">Example 164</w:delText>
          </w:r>
        </w:del>
      </w:hyperlink>
      <w:del w:id="19807" w:author="PR Preview" w:date="2026-01-01T00:00:00Z">
        <w:r>
          <w:delText xml:space="preserve"> </w:delText>
        </w:r>
      </w:del>
      <w:del w:id="19808" w:author="PR Preview" w:date="2026-01-01T00:00:00Z">
        <w:r>
          <w:delText xml:space="preserve">found directly.</w:delText>
        </w:r>
      </w:del>
    </w:p>
    <w:p>
      <w:pPr>
        <w:pStyle w:val="FirstParagraph"/>
      </w:pPr>
      <w:del w:id="19809" w:author="PR Preview" w:date="2026-01-01T00:00:00Z">
        <w:r>
          <w:rPr>
            <w:b/>
            <w:bCs/>
          </w:rPr>
          <w:delText xml:space="preserve">Theorem 94 (All solutions of a linear system)</w:delText>
        </w:r>
      </w:del>
      <w:del w:id="19810" w:author="PR Preview" w:date="2026-01-01T00:00:00Z">
        <w:r>
          <w:delText xml:space="preserve"> </w:delText>
        </w:r>
      </w:del>
      <w:del w:id="19811" w:author="PR Preview" w:date="2026-01-01T00:00:00Z">
        <w:r>
          <w:delText xml:space="preserve">Let</w:delText>
        </w:r>
      </w:del>
      <w:del w:id="19812" w:author="PR Preview" w:date="2026-01-01T00:00:00Z">
        <w:r>
          <w:delText xml:space="preserve"> </w:delText>
        </w:r>
      </w:del>
      <m:oMath>
        <m:r>
          <m:rPr>
            <m:sty m:val="bi"/>
          </m:rPr>
          <m:t>A</m:t>
        </m:r>
      </m:oMath>
      <w:del w:id="19813" w:author="PR Preview" w:date="2026-01-01T00:00:00Z">
        <w:r>
          <w:delText xml:space="preserve"> </w:delText>
        </w:r>
      </w:del>
      <w:del w:id="19814" w:author="PR Preview" w:date="2026-01-01T00:00:00Z">
        <w:r>
          <w:delText xml:space="preserve">be</w:delText>
        </w:r>
      </w:del>
      <w:del w:id="19815" w:author="PR Preview" w:date="2026-01-01T00:00:00Z">
        <w:r>
          <w:delText xml:space="preserve"> </w:delText>
        </w:r>
      </w:del>
      <m:oMath>
        <m:r>
          <m:t>m</m:t>
        </m:r>
        <m:r>
          <m:rPr>
            <m:sty m:val="p"/>
          </m:rPr>
          <m:t>×</m:t>
        </m:r>
        <m:r>
          <m:t>n</m:t>
        </m:r>
      </m:oMath>
      <w:del w:id="19816" w:author="PR Preview" w:date="2026-01-01T00:00:00Z">
        <w:r>
          <w:delText xml:space="preserve"> </w:delText>
        </w:r>
      </w:del>
      <w:del w:id="19817" w:author="PR Preview" w:date="2026-01-01T00:00:00Z">
        <w:r>
          <w:delText xml:space="preserve">with a generalized inverse</w:delText>
        </w:r>
      </w:del>
      <w:del w:id="19818" w:author="PR Preview" w:date="2026-01-01T00:00:00Z">
        <w:r>
          <w:delText xml:space="preserve"> </w:delText>
        </w:r>
      </w:del>
      <m:oMath>
        <m:r>
          <m:rPr>
            <m:sty m:val="bi"/>
          </m:rPr>
          <m:t>G</m:t>
        </m:r>
      </m:oMath>
      <w:del w:id="19819" w:author="PR Preview" w:date="2026-01-01T00:00:00Z">
        <w:r>
          <w:delText xml:space="preserve"> </w:delText>
        </w:r>
      </w:del>
      <w:del w:id="19820" w:author="PR Preview" w:date="2026-01-01T00:00:00Z">
        <w:r>
          <w:delText xml:space="preserve">(</w:delText>
        </w:r>
      </w:del>
      <w:hyperlink w:anchor="def-generalized-inverse">
        <w:del w:id="19821" w:author="PR Preview" w:date="2026-01-01T00:00:00Z">
          <w:r>
            <w:rPr>
              <w:rStyle w:val="Hyperlink"/>
            </w:rPr>
            <w:delText xml:space="preserve">Definition 92</w:delText>
          </w:r>
        </w:del>
      </w:hyperlink>
      <w:del w:id="19822" w:author="PR Preview" w:date="2026-01-01T00:00:00Z">
        <w:r>
          <w:delText xml:space="preserve">).</w:delText>
        </w:r>
      </w:del>
    </w:p>
    <w:p>
      <w:pPr>
        <w:numPr>
          <w:ilvl w:val="0"/>
          <w:numId w:val="1088"/>
        </w:numPr>
      </w:pPr>
      <m:oMath>
        <m:acc>
          <m:accPr>
            <m:chr m:val="̃"/>
          </m:accPr>
          <m:e>
            <m:r>
              <m:t>b</m:t>
            </m:r>
          </m:e>
        </m:acc>
        <m:r>
          <m:rPr>
            <m:sty m:val="p"/>
          </m:rPr>
          <m:t>=</m:t>
        </m:r>
        <m:r>
          <m:rPr>
            <m:sty m:val="p"/>
          </m:rPr>
          <m:t>(</m:t>
        </m:r>
        <m:r>
          <m:t>2</m:t>
        </m:r>
        <m:r>
          <m:rPr>
            <m:sty m:val="p"/>
          </m:rPr>
          <m:t>,</m:t>
        </m:r>
        <m:r>
          <m:t>1</m:t>
        </m:r>
        <m:r>
          <m:rPr>
            <m:sty m:val="p"/>
          </m:rPr>
          <m:t>)</m:t>
        </m:r>
      </m:oMath>
      <w:ins w:id="19823" w:author="PR Preview" w:date="2026-01-01T00:00:00Z">
        <w:r>
          <w:t xml:space="preserve">:</w:t>
        </w:r>
      </w:ins>
      <w:ins w:id="19824" w:author="PR Preview" w:date="2026-01-01T00:00:00Z">
        <w:r>
          <w:t xml:space="preserve"> </w:t>
        </w:r>
      </w:ins>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ins w:id="19825" w:author="PR Preview" w:date="2026-01-01T00:00:00Z">
        <w:r>
          <w:t xml:space="preserve">, so it is not,</w:t>
        </w:r>
      </w:ins>
      <w:ins w:id="19826" w:author="PR Preview" w:date="2026-01-01T00:00:00Z">
        <w:r>
          <w:t xml:space="preserve"> </w:t>
        </w:r>
      </w:ins>
      <w:ins w:id="19827" w:author="PR Preview" w:date="2026-01-01T00:00:00Z">
        <w:r>
          <w:t xml:space="preserve">as</w:t>
        </w:r>
      </w:ins>
      <w:ins w:id="19828" w:author="PR Preview" w:date="2026-01-01T00:00:00Z">
        <w:r>
          <w:t xml:space="preserve"> </w:t>
        </w:r>
      </w:ins>
      <w:hyperlink w:anchor="exm-generalized-inverse-solves">
        <w:ins w:id="19829" w:author="PR Preview" w:date="2026-01-01T00:00:00Z">
          <w:r>
            <w:rPr>
              <w:rStyle w:val="Hyperlink"/>
            </w:rPr>
            <w:t xml:space="preserve">Example 167</w:t>
          </w:r>
        </w:ins>
      </w:hyperlink>
      <w:ins w:id="19830" w:author="PR Preview" w:date="2026-01-01T00:00:00Z">
        <w:r>
          <w:t xml:space="preserve"> </w:t>
        </w:r>
      </w:ins>
      <w:ins w:id="19831" w:author="PR Preview" w:date="2026-01-01T00:00:00Z">
        <w:r>
          <w:t xml:space="preserve">found directly.</w:t>
        </w:r>
      </w:ins>
    </w:p>
    <w:bookmarkEnd w:id="551"/>
    <w:bookmarkStart w:id="552" w:name="thm-solution-set"/>
    <w:p>
      <w:pPr>
        <w:pStyle w:val="FirstParagraph"/>
      </w:pPr>
      <w:ins w:id="19832" w:author="PR Preview" w:date="2026-01-01T00:00:00Z">
        <w:r>
          <w:rPr>
            <w:b/>
            <w:bCs/>
          </w:rPr>
          <w:t xml:space="preserve">Theorem 95 (All solutions of a linear system)</w:t>
        </w:r>
      </w:ins>
      <w:ins w:id="19833" w:author="PR Preview" w:date="2026-01-01T00:00:00Z">
        <w:r>
          <w:t xml:space="preserve"> </w:t>
        </w:r>
      </w:ins>
      <w:ins w:id="19834" w:author="PR Preview" w:date="2026-01-01T00:00:00Z">
        <w:r>
          <w:t xml:space="preserve">Let</w:t>
        </w:r>
      </w:ins>
      <w:ins w:id="19835" w:author="PR Preview" w:date="2026-01-01T00:00:00Z">
        <w:r>
          <w:t xml:space="preserve"> </w:t>
        </w:r>
      </w:ins>
      <m:oMath>
        <m:r>
          <m:rPr>
            <m:sty m:val="bi"/>
          </m:rPr>
          <m:t>A</m:t>
        </m:r>
      </m:oMath>
      <w:ins w:id="19836" w:author="PR Preview" w:date="2026-01-01T00:00:00Z">
        <w:r>
          <w:t xml:space="preserve"> </w:t>
        </w:r>
      </w:ins>
      <w:ins w:id="19837" w:author="PR Preview" w:date="2026-01-01T00:00:00Z">
        <w:r>
          <w:t xml:space="preserve">be</w:t>
        </w:r>
      </w:ins>
      <w:ins w:id="19838" w:author="PR Preview" w:date="2026-01-01T00:00:00Z">
        <w:r>
          <w:t xml:space="preserve"> </w:t>
        </w:r>
      </w:ins>
      <m:oMath>
        <m:r>
          <m:t>m</m:t>
        </m:r>
        <m:r>
          <m:rPr>
            <m:sty m:val="p"/>
          </m:rPr>
          <m:t>×</m:t>
        </m:r>
        <m:r>
          <m:t>n</m:t>
        </m:r>
      </m:oMath>
      <w:ins w:id="19839" w:author="PR Preview" w:date="2026-01-01T00:00:00Z">
        <w:r>
          <w:t xml:space="preserve"> </w:t>
        </w:r>
      </w:ins>
      <w:ins w:id="19840" w:author="PR Preview" w:date="2026-01-01T00:00:00Z">
        <w:r>
          <w:t xml:space="preserve">with a generalized inverse</w:t>
        </w:r>
      </w:ins>
      <w:ins w:id="19841" w:author="PR Preview" w:date="2026-01-01T00:00:00Z">
        <w:r>
          <w:t xml:space="preserve"> </w:t>
        </w:r>
      </w:ins>
      <m:oMath>
        <m:r>
          <m:rPr>
            <m:sty m:val="bi"/>
          </m:rPr>
          <m:t>G</m:t>
        </m:r>
      </m:oMath>
      <w:ins w:id="19842" w:author="PR Preview" w:date="2026-01-01T00:00:00Z">
        <w:r>
          <w:t xml:space="preserve"> </w:t>
        </w:r>
      </w:ins>
      <w:ins w:id="19843" w:author="PR Preview" w:date="2026-01-01T00:00:00Z">
        <w:r>
          <w:t xml:space="preserve">(</w:t>
        </w:r>
      </w:ins>
      <w:hyperlink w:anchor="def-generalized-inverse">
        <w:ins w:id="19844" w:author="PR Preview" w:date="2026-01-01T00:00:00Z">
          <w:r>
            <w:rPr>
              <w:rStyle w:val="Hyperlink"/>
            </w:rPr>
            <w:t xml:space="preserve">Definition 97</w:t>
          </w:r>
        </w:ins>
      </w:hyperlink>
      <w:ins w:id="19845" w:author="PR Preview" w:date="2026-01-01T00:00:00Z">
        <w:r>
          <w:t xml:space="preserve">).</w:t>
        </w:r>
      </w:ins>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del w:id="19846" w:author="PR Preview" w:date="2026-01-01T00:00:00Z">
        <w:r>
          <w:delText xml:space="preserve">If</w:delText>
        </w:r>
      </w:del>
      <w:del w:id="19847" w:author="PR Preview" w:date="2026-01-01T00:00:00Z">
        <w:r>
          <w:delText xml:space="preserve"> </w:delText>
        </w:r>
      </w:del>
      <m:oMath>
        <m:r>
          <m:rPr>
            <m:sty m:val="bi"/>
          </m:rPr>
          <m:t>A</m:t>
        </m:r>
        <m:acc>
          <m:accPr>
            <m:chr m:val="̃"/>
          </m:accPr>
          <m:e>
            <m:r>
              <m:t>x</m:t>
            </m:r>
          </m:e>
        </m:acc>
        <m:r>
          <m:rPr>
            <m:sty m:val="p"/>
          </m:rPr>
          <m:t>=</m:t>
        </m:r>
        <m:acc>
          <m:accPr>
            <m:chr m:val="̃"/>
          </m:accPr>
          <m:e>
            <m:r>
              <m:t>b</m:t>
            </m:r>
          </m:e>
        </m:acc>
      </m:oMath>
      <w:del w:id="19848" w:author="PR Preview" w:date="2026-01-01T00:00:00Z">
        <w:r>
          <w:delText xml:space="preserve"> </w:delText>
        </w:r>
      </w:del>
      <w:del w:id="19849" w:author="PR Preview" w:date="2026-01-01T00:00:00Z">
        <w:r>
          <w:delText xml:space="preserve">is consistent (</w:delText>
        </w:r>
      </w:del>
      <w:hyperlink w:anchor="def-consistent-system">
        <w:del w:id="19850" w:author="PR Preview" w:date="2026-01-01T00:00:00Z">
          <w:r>
            <w:rPr>
              <w:rStyle w:val="Hyperlink"/>
            </w:rPr>
            <w:delText xml:space="preserve">Definition 94</w:delText>
          </w:r>
        </w:del>
      </w:hyperlink>
      <w:del w:id="19851" w:author="PR Preview" w:date="2026-01-01T00:00:00Z">
        <w:r>
          <w:delText xml:space="preserve">),</w:delText>
        </w:r>
      </w:del>
      <w:del w:id="19852" w:author="PR Preview" w:date="2026-01-01T00:00:00Z">
        <w:r>
          <w:delText xml:space="preserve"> </w:delText>
        </w:r>
      </w:del>
      <w:del w:id="19853" w:author="PR Preview" w:date="2026-01-01T00:00:00Z">
        <w:r>
          <w:delText xml:space="preserve">then</w:delText>
        </w:r>
      </w:del>
      <w:del w:id="19854" w:author="PR Preview" w:date="2026-01-01T00:00:00Z">
        <w:r>
          <w:delText xml:space="preserve"> </w:delText>
        </w:r>
      </w:del>
      <m:oMath>
        <m:acc>
          <m:accPr>
            <m:chr m:val="̃"/>
          </m:accPr>
          <m:e>
            <m:r>
              <m:t>x</m:t>
            </m:r>
          </m:e>
        </m:acc>
      </m:oMath>
      <w:del w:id="19855" w:author="PR Preview" w:date="2026-01-01T00:00:00Z">
        <w:r>
          <w:delText xml:space="preserve"> </w:delText>
        </w:r>
      </w:del>
      <w:del w:id="19856" w:author="PR Preview" w:date="2026-01-01T00:00:00Z">
        <w:r>
          <w:delText xml:space="preserve">is a solution exactly when</w:delText>
        </w:r>
      </w:del>
    </w:p>
    <w:p>
      <w:pPr>
        <w:pStyle w:val="Compact"/>
        <w:numPr>
          <w:ilvl w:val="0"/>
          <w:numId w:val="1089"/>
        </w:numPr>
      </w:pPr>
      <w:ins w:id="19857" w:author="PR Preview" w:date="2026-01-01T00:00:00Z">
        <w:r>
          <w:t xml:space="preserve">If</w:t>
        </w:r>
      </w:ins>
      <w:ins w:id="19858" w:author="PR Preview" w:date="2026-01-01T00:00:00Z">
        <w:r>
          <w:t xml:space="preserve"> </w:t>
        </w:r>
      </w:ins>
      <m:oMath>
        <m:r>
          <m:rPr>
            <m:sty m:val="bi"/>
          </m:rPr>
          <m:t>A</m:t>
        </m:r>
        <m:acc>
          <m:accPr>
            <m:chr m:val="̃"/>
          </m:accPr>
          <m:e>
            <m:r>
              <m:t>x</m:t>
            </m:r>
          </m:e>
        </m:acc>
        <m:r>
          <m:rPr>
            <m:sty m:val="p"/>
          </m:rPr>
          <m:t>=</m:t>
        </m:r>
        <m:acc>
          <m:accPr>
            <m:chr m:val="̃"/>
          </m:accPr>
          <m:e>
            <m:r>
              <m:t>b</m:t>
            </m:r>
          </m:e>
        </m:acc>
      </m:oMath>
      <w:ins w:id="19859" w:author="PR Preview" w:date="2026-01-01T00:00:00Z">
        <w:r>
          <w:t xml:space="preserve"> </w:t>
        </w:r>
      </w:ins>
      <w:ins w:id="19860" w:author="PR Preview" w:date="2026-01-01T00:00:00Z">
        <w:r>
          <w:t xml:space="preserve">is consistent (</w:t>
        </w:r>
      </w:ins>
      <w:hyperlink w:anchor="def-consistent-system">
        <w:ins w:id="19861" w:author="PR Preview" w:date="2026-01-01T00:00:00Z">
          <w:r>
            <w:rPr>
              <w:rStyle w:val="Hyperlink"/>
            </w:rPr>
            <w:t xml:space="preserve">Definition 99</w:t>
          </w:r>
        </w:ins>
      </w:hyperlink>
      <w:ins w:id="19862" w:author="PR Preview" w:date="2026-01-01T00:00:00Z">
        <w:r>
          <w:t xml:space="preserve">),</w:t>
        </w:r>
      </w:ins>
      <w:ins w:id="19863" w:author="PR Preview" w:date="2026-01-01T00:00:00Z">
        <w:r>
          <w:t xml:space="preserve"> </w:t>
        </w:r>
      </w:ins>
      <w:ins w:id="19864" w:author="PR Preview" w:date="2026-01-01T00:00:00Z">
        <w:r>
          <w:t xml:space="preserve">then</w:t>
        </w:r>
      </w:ins>
      <w:ins w:id="19865" w:author="PR Preview" w:date="2026-01-01T00:00:00Z">
        <w:r>
          <w:t xml:space="preserve"> </w:t>
        </w:r>
      </w:ins>
      <m:oMath>
        <m:acc>
          <m:accPr>
            <m:chr m:val="̃"/>
          </m:accPr>
          <m:e>
            <m:r>
              <m:t>x</m:t>
            </m:r>
          </m:e>
        </m:acc>
      </m:oMath>
      <w:ins w:id="19866" w:author="PR Preview" w:date="2026-01-01T00:00:00Z">
        <w:r>
          <w:t xml:space="preserve"> </w:t>
        </w:r>
      </w:ins>
      <w:ins w:id="19867" w:author="PR Preview" w:date="2026-01-01T00:00:00Z">
        <w:r>
          <w:t xml:space="preserve">is a solution exactly when</w:t>
        </w:r>
      </w:ins>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5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88</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97</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88</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del w:id="19868" w:author="PR Preview" w:date="2026-01-01T00:00:00Z">
        <w:r>
          <w:rPr>
            <w:b/>
            <w:bCs/>
          </w:rPr>
          <w:delText xml:space="preserve">Part 2.</w:delText>
        </w:r>
      </w:del>
      <w:del w:id="19869" w:author="PR Preview" w:date="2026-01-01T00:00:00Z">
        <w:r>
          <w:delText xml:space="preserve"> </w:delText>
        </w:r>
      </w:del>
      <m:oMath>
        <m:r>
          <m:rPr>
            <m:sty m:val="bi"/>
          </m:rPr>
          <m:t>G</m:t>
        </m:r>
        <m:acc>
          <m:accPr>
            <m:chr m:val="̃"/>
          </m:accPr>
          <m:e>
            <m:r>
              <m:t>b</m:t>
            </m:r>
          </m:e>
        </m:acc>
      </m:oMath>
      <w:del w:id="19870" w:author="PR Preview" w:date="2026-01-01T00:00:00Z">
        <w:r>
          <w:delText xml:space="preserve"> </w:delText>
        </w:r>
      </w:del>
      <w:del w:id="19871" w:author="PR Preview" w:date="2026-01-01T00:00:00Z">
        <w:r>
          <w:delText xml:space="preserve">is a solution (</w:delText>
        </w:r>
      </w:del>
      <w:hyperlink w:anchor="thm-generalized-inverse-solves">
        <w:del w:id="19872" w:author="PR Preview" w:date="2026-01-01T00:00:00Z">
          <w:r>
            <w:rPr>
              <w:rStyle w:val="Hyperlink"/>
            </w:rPr>
            <w:delText xml:space="preserve">Theorem 89</w:delText>
          </w:r>
        </w:del>
      </w:hyperlink>
      <w:del w:id="19873" w:author="PR Preview" w:date="2026-01-01T00:00:00Z">
        <w:r>
          <w:delText xml:space="preserve">).</w:delText>
        </w:r>
      </w:del>
      <w:del w:id="19874" w:author="PR Preview" w:date="2026-01-01T00:00:00Z">
        <w:r>
          <w:delText xml:space="preserve"> </w:delText>
        </w:r>
      </w:del>
      <w:del w:id="19875" w:author="PR Preview" w:date="2026-01-01T00:00:00Z">
        <w:r>
          <w:delText xml:space="preserve">For any</w:delText>
        </w:r>
      </w:del>
      <w:del w:id="19876" w:author="PR Preview" w:date="2026-01-01T00:00:00Z">
        <w:r>
          <w:delText xml:space="preserve"> </w:delText>
        </w:r>
      </w:del>
      <m:oMath>
        <m:acc>
          <m:accPr>
            <m:chr m:val="̃"/>
          </m:accPr>
          <m:e>
            <m:r>
              <m:t>x</m:t>
            </m:r>
          </m:e>
        </m:acc>
      </m:oMath>
      <w:del w:id="19877" w:author="PR Preview" w:date="2026-01-01T00:00:00Z">
        <w:r>
          <w:delText xml:space="preserve">,</w:delText>
        </w:r>
      </w:del>
    </w:p>
    <w:p>
      <w:pPr>
        <w:pStyle w:val="BodyText"/>
      </w:pPr>
      <w:ins w:id="19878" w:author="PR Preview" w:date="2026-01-01T00:00:00Z">
        <w:r>
          <w:rPr>
            <w:b/>
            <w:bCs/>
          </w:rPr>
          <w:t xml:space="preserve">Part 2.</w:t>
        </w:r>
      </w:ins>
      <w:ins w:id="19879" w:author="PR Preview" w:date="2026-01-01T00:00:00Z">
        <w:r>
          <w:t xml:space="preserve"> </w:t>
        </w:r>
      </w:ins>
      <m:oMath>
        <m:r>
          <m:rPr>
            <m:sty m:val="bi"/>
          </m:rPr>
          <m:t>G</m:t>
        </m:r>
        <m:acc>
          <m:accPr>
            <m:chr m:val="̃"/>
          </m:accPr>
          <m:e>
            <m:r>
              <m:t>b</m:t>
            </m:r>
          </m:e>
        </m:acc>
      </m:oMath>
      <w:ins w:id="19880" w:author="PR Preview" w:date="2026-01-01T00:00:00Z">
        <w:r>
          <w:t xml:space="preserve"> </w:t>
        </w:r>
      </w:ins>
      <w:ins w:id="19881" w:author="PR Preview" w:date="2026-01-01T00:00:00Z">
        <w:r>
          <w:t xml:space="preserve">is a solution (</w:t>
        </w:r>
      </w:ins>
      <w:hyperlink w:anchor="thm-generalized-inverse-solves">
        <w:ins w:id="19882" w:author="PR Preview" w:date="2026-01-01T00:00:00Z">
          <w:r>
            <w:rPr>
              <w:rStyle w:val="Hyperlink"/>
            </w:rPr>
            <w:t xml:space="preserve">Theorem 90</w:t>
          </w:r>
        </w:ins>
      </w:hyperlink>
      <w:ins w:id="19883" w:author="PR Preview" w:date="2026-01-01T00:00:00Z">
        <w:r>
          <w:t xml:space="preserve">).</w:t>
        </w:r>
      </w:ins>
      <w:ins w:id="19884" w:author="PR Preview" w:date="2026-01-01T00:00:00Z">
        <w:r>
          <w:t xml:space="preserve"> </w:t>
        </w:r>
      </w:ins>
      <w:ins w:id="19885" w:author="PR Preview" w:date="2026-01-01T00:00:00Z">
        <w:r>
          <w:t xml:space="preserve">For any</w:t>
        </w:r>
      </w:ins>
      <w:ins w:id="19886" w:author="PR Preview" w:date="2026-01-01T00:00:00Z">
        <w:r>
          <w:t xml:space="preserve"> </w:t>
        </w:r>
      </w:ins>
      <m:oMath>
        <m:acc>
          <m:accPr>
            <m:chr m:val="̃"/>
          </m:accPr>
          <m:e>
            <m:r>
              <m:t>x</m:t>
            </m:r>
          </m:e>
        </m:acc>
      </m:oMath>
      <w:ins w:id="19887" w:author="PR Preview" w:date="2026-01-01T00:00:00Z">
        <w:r>
          <w:t xml:space="preserve">,</w:t>
        </w:r>
      </w:ins>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94</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53" w:name="exm-solution-set"/>
    <w:p>
      <w:pPr>
        <w:pStyle w:val="BodyText"/>
      </w:pPr>
      <w:del w:id="19888" w:author="PR Preview" w:date="2026-01-01T00:00:00Z">
        <w:r>
          <w:rPr>
            <w:b/>
            <w:bCs/>
          </w:rPr>
          <w:delText xml:space="preserve">Example 171 (All solutions of a consistent system)</w:delText>
        </w:r>
      </w:del>
      <w:del w:id="19889" w:author="PR Preview" w:date="2026-01-01T00:00:00Z">
        <w:r>
          <w:delText xml:space="preserve"> </w:delText>
        </w:r>
      </w:del>
      <w:del w:id="19890" w:author="PR Preview" w:date="2026-01-01T00:00:00Z">
        <w:r>
          <w:delText xml:space="preserve">For</w:delText>
        </w:r>
      </w:del>
      <w:del w:id="1989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892" w:author="PR Preview" w:date="2026-01-01T00:00:00Z">
        <w:r>
          <w:delText xml:space="preserve">,</w:delText>
        </w:r>
      </w:del>
      <w:del w:id="19893"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19894" w:author="PR Preview" w:date="2026-01-01T00:00:00Z">
        <w:r>
          <w:delText xml:space="preserve"> </w:delText>
        </w:r>
      </w:del>
      <w:del w:id="19895" w:author="PR Preview" w:date="2026-01-01T00:00:00Z">
        <w:r>
          <w:delText xml:space="preserve">and</w:delText>
        </w:r>
      </w:del>
      <w:del w:id="19896" w:author="PR Preview" w:date="2026-01-01T00:00:00Z">
        <w:r>
          <w:delText xml:space="preserve"> </w:delText>
        </w:r>
      </w:del>
      <m:oMath>
        <m:acc>
          <m:accPr>
            <m:chr m:val="̃"/>
          </m:accPr>
          <m:e>
            <m:r>
              <m:t>b</m:t>
            </m:r>
          </m:e>
        </m:acc>
        <m:r>
          <m:rPr>
            <m:sty m:val="p"/>
          </m:rPr>
          <m:t>=</m:t>
        </m:r>
        <m:r>
          <m:rPr>
            <m:sty m:val="p"/>
          </m:rPr>
          <m:t>(</m:t>
        </m:r>
        <m:r>
          <m:t>2</m:t>
        </m:r>
        <m:r>
          <m:rPr>
            <m:sty m:val="p"/>
          </m:rPr>
          <m:t>,</m:t>
        </m:r>
        <m:r>
          <m:t>0</m:t>
        </m:r>
        <m:r>
          <m:rPr>
            <m:sty m:val="p"/>
          </m:rPr>
          <m:t>)</m:t>
        </m:r>
      </m:oMath>
      <w:del w:id="19897" w:author="PR Preview" w:date="2026-01-01T00:00:00Z">
        <w:r>
          <w:delText xml:space="preserve">:</w:delText>
        </w:r>
      </w:del>
      <w:del w:id="19898" w:author="PR Preview" w:date="2026-01-01T00:00:00Z">
        <w:r>
          <w:delText xml:space="preserve"> </w:delText>
        </w:r>
      </w:del>
      <m:oMath>
        <m:r>
          <m:rPr>
            <m:sty m:val="bi"/>
          </m:rPr>
          <m:t>G</m:t>
        </m:r>
        <m:acc>
          <m:accPr>
            <m:chr m:val="̃"/>
          </m:accPr>
          <m:e>
            <m:r>
              <m:t>b</m:t>
            </m:r>
          </m:e>
        </m:acc>
        <m:r>
          <m:rPr>
            <m:sty m:val="p"/>
          </m:rPr>
          <m:t>=</m:t>
        </m:r>
        <m:r>
          <m:rPr>
            <m:sty m:val="p"/>
          </m:rPr>
          <m:t>(</m:t>
        </m:r>
        <m:r>
          <m:t>2</m:t>
        </m:r>
        <m:r>
          <m:rPr>
            <m:sty m:val="p"/>
          </m:rPr>
          <m:t>,</m:t>
        </m:r>
        <m:r>
          <m:t>14</m:t>
        </m:r>
        <m:r>
          <m:rPr>
            <m:sty m:val="p"/>
          </m:rPr>
          <m:t>)</m:t>
        </m:r>
      </m:oMath>
      <w:del w:id="19899" w:author="PR Preview" w:date="2026-01-01T00:00:00Z">
        <w:r>
          <w:delText xml:space="preserve">,</w:delText>
        </w:r>
      </w:del>
      <w:del w:id="19900"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19901" w:author="PR Preview" w:date="2026-01-01T00:00:00Z">
        <w:r>
          <w:delText xml:space="preserve">,</w:delText>
        </w:r>
      </w:del>
      <w:del w:id="19902" w:author="PR Preview" w:date="2026-01-01T00:00:00Z">
        <w:r>
          <w:delText xml:space="preserve"> </w:delText>
        </w:r>
      </w:del>
      <w:del w:id="19903" w:author="PR Preview" w:date="2026-01-01T00:00:00Z">
        <w:r>
          <w:delText xml:space="preserve">and</w:delText>
        </w:r>
      </w:del>
      <w:del w:id="19904"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19905" w:author="PR Preview" w:date="2026-01-01T00:00:00Z">
        <w:r>
          <w:delText xml:space="preserve">,</w:delText>
        </w:r>
      </w:del>
      <w:del w:id="19906" w:author="PR Preview" w:date="2026-01-01T00:00:00Z">
        <w:r>
          <w:delText xml:space="preserve"> </w:delText>
        </w:r>
      </w:del>
      <w:del w:id="19907" w:author="PR Preview" w:date="2026-01-01T00:00:00Z">
        <w:r>
          <w:delText xml:space="preserve">so</w:delText>
        </w:r>
      </w:del>
    </w:p>
    <w:p>
      <w:pPr>
        <w:pStyle w:val="BodyText"/>
      </w:pPr>
      <w:ins w:id="19908" w:author="PR Preview" w:date="2026-01-01T00:00:00Z">
        <w:r>
          <w:rPr>
            <w:b/>
            <w:bCs/>
          </w:rPr>
          <w:t xml:space="preserve">Example 174 (All solutions of a consistent system)</w:t>
        </w:r>
      </w:ins>
      <w:ins w:id="19909" w:author="PR Preview" w:date="2026-01-01T00:00:00Z">
        <w:r>
          <w:t xml:space="preserve"> </w:t>
        </w:r>
      </w:ins>
      <w:ins w:id="19910" w:author="PR Preview" w:date="2026-01-01T00:00:00Z">
        <w:r>
          <w:t xml:space="preserve">For</w:t>
        </w:r>
      </w:ins>
      <w:ins w:id="199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912" w:author="PR Preview" w:date="2026-01-01T00:00:00Z">
        <w:r>
          <w:t xml:space="preserve">,</w:t>
        </w:r>
      </w:ins>
      <w:ins w:id="1991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19914" w:author="PR Preview" w:date="2026-01-01T00:00:00Z">
        <w:r>
          <w:t xml:space="preserve"> </w:t>
        </w:r>
      </w:ins>
      <w:ins w:id="19915" w:author="PR Preview" w:date="2026-01-01T00:00:00Z">
        <w:r>
          <w:t xml:space="preserve">and</w:t>
        </w:r>
      </w:ins>
      <w:ins w:id="19916" w:author="PR Preview" w:date="2026-01-01T00:00:00Z">
        <w:r>
          <w:t xml:space="preserve"> </w:t>
        </w:r>
      </w:ins>
      <m:oMath>
        <m:acc>
          <m:accPr>
            <m:chr m:val="̃"/>
          </m:accPr>
          <m:e>
            <m:r>
              <m:t>b</m:t>
            </m:r>
          </m:e>
        </m:acc>
        <m:r>
          <m:rPr>
            <m:sty m:val="p"/>
          </m:rPr>
          <m:t>=</m:t>
        </m:r>
        <m:r>
          <m:rPr>
            <m:sty m:val="p"/>
          </m:rPr>
          <m:t>(</m:t>
        </m:r>
        <m:r>
          <m:t>2</m:t>
        </m:r>
        <m:r>
          <m:rPr>
            <m:sty m:val="p"/>
          </m:rPr>
          <m:t>,</m:t>
        </m:r>
        <m:r>
          <m:t>0</m:t>
        </m:r>
        <m:r>
          <m:rPr>
            <m:sty m:val="p"/>
          </m:rPr>
          <m:t>)</m:t>
        </m:r>
      </m:oMath>
      <w:ins w:id="19917" w:author="PR Preview" w:date="2026-01-01T00:00:00Z">
        <w:r>
          <w:t xml:space="preserve">:</w:t>
        </w:r>
      </w:ins>
      <w:ins w:id="19918" w:author="PR Preview" w:date="2026-01-01T00:00:00Z">
        <w:r>
          <w:t xml:space="preserve"> </w:t>
        </w:r>
      </w:ins>
      <m:oMath>
        <m:r>
          <m:rPr>
            <m:sty m:val="bi"/>
          </m:rPr>
          <m:t>G</m:t>
        </m:r>
        <m:acc>
          <m:accPr>
            <m:chr m:val="̃"/>
          </m:accPr>
          <m:e>
            <m:r>
              <m:t>b</m:t>
            </m:r>
          </m:e>
        </m:acc>
        <m:r>
          <m:rPr>
            <m:sty m:val="p"/>
          </m:rPr>
          <m:t>=</m:t>
        </m:r>
        <m:r>
          <m:rPr>
            <m:sty m:val="p"/>
          </m:rPr>
          <m:t>(</m:t>
        </m:r>
        <m:r>
          <m:t>2</m:t>
        </m:r>
        <m:r>
          <m:rPr>
            <m:sty m:val="p"/>
          </m:rPr>
          <m:t>,</m:t>
        </m:r>
        <m:r>
          <m:t>14</m:t>
        </m:r>
        <m:r>
          <m:rPr>
            <m:sty m:val="p"/>
          </m:rPr>
          <m:t>)</m:t>
        </m:r>
      </m:oMath>
      <w:ins w:id="19919" w:author="PR Preview" w:date="2026-01-01T00:00:00Z">
        <w:r>
          <w:t xml:space="preserve">,</w:t>
        </w:r>
      </w:ins>
      <w:ins w:id="19920"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19921" w:author="PR Preview" w:date="2026-01-01T00:00:00Z">
        <w:r>
          <w:t xml:space="preserve">,</w:t>
        </w:r>
      </w:ins>
      <w:ins w:id="19922" w:author="PR Preview" w:date="2026-01-01T00:00:00Z">
        <w:r>
          <w:t xml:space="preserve"> </w:t>
        </w:r>
      </w:ins>
      <w:ins w:id="19923" w:author="PR Preview" w:date="2026-01-01T00:00:00Z">
        <w:r>
          <w:t xml:space="preserve">and</w:t>
        </w:r>
      </w:ins>
      <w:ins w:id="19924"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19925" w:author="PR Preview" w:date="2026-01-01T00:00:00Z">
        <w:r>
          <w:t xml:space="preserve">,</w:t>
        </w:r>
      </w:ins>
      <w:ins w:id="19926" w:author="PR Preview" w:date="2026-01-01T00:00:00Z">
        <w:r>
          <w:t xml:space="preserve"> </w:t>
        </w:r>
      </w:ins>
      <w:ins w:id="19927" w:author="PR Preview" w:date="2026-01-01T00:00:00Z">
        <w:r>
          <w:t xml:space="preserve">so</w:t>
        </w:r>
      </w:ins>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53"/>
    <w:bookmarkStart w:id="554"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54"/>
    <w:p>
      <w:pPr>
        <w:pStyle w:val="FirstParagraph"/>
      </w:pPr>
      <w:del w:id="19928" w:author="PR Preview" w:date="2026-01-01T00:00:00Z">
        <w:r>
          <w:rPr>
            <w:i/>
            <w:iCs/>
          </w:rPr>
          <w:delText xml:space="preserve">Proof</w:delText>
        </w:r>
      </w:del>
      <w:del w:id="19929" w:author="PR Preview" w:date="2026-01-01T00:00:00Z">
        <w:r>
          <w:delText xml:space="preserve">. </w:delText>
        </w:r>
      </w:del>
      <w:del w:id="19930" w:author="PR Preview" w:date="2026-01-01T00:00:00Z">
        <w:r>
          <w:rPr>
            <w:b/>
            <w:bCs/>
          </w:rPr>
          <w:delText xml:space="preserve">Part 1.</w:delText>
        </w:r>
      </w:del>
      <w:del w:id="19931" w:author="PR Preview" w:date="2026-01-01T00:00:00Z">
        <w:r>
          <w:delText xml:space="preserve"> </w:delText>
        </w:r>
      </w:del>
      <w:del w:id="19932" w:author="PR Preview" w:date="2026-01-01T00:00:00Z">
        <w:r>
          <w:delText xml:space="preserve">By</w:delText>
        </w:r>
      </w:del>
      <w:del w:id="19933" w:author="PR Preview" w:date="2026-01-01T00:00:00Z">
        <w:r>
          <w:delText xml:space="preserve"> </w:delText>
        </w:r>
      </w:del>
      <w:hyperlink w:anchor="thm-consistency">
        <w:del w:id="19934" w:author="PR Preview" w:date="2026-01-01T00:00:00Z">
          <w:r>
            <w:rPr>
              <w:rStyle w:val="Hyperlink"/>
            </w:rPr>
            <w:delText xml:space="preserve">Theorem 93</w:delText>
          </w:r>
        </w:del>
      </w:hyperlink>
      <w:del w:id="19935" w:author="PR Preview" w:date="2026-01-01T00:00:00Z">
        <w:r>
          <w:delText xml:space="preserve">, the system is consistent for every</w:delText>
        </w:r>
      </w:del>
      <w:del w:id="19936" w:author="PR Preview" w:date="2026-01-01T00:00:00Z">
        <w:r>
          <w:delText xml:space="preserve"> </w:delText>
        </w:r>
      </w:del>
      <m:oMath>
        <m:acc>
          <m:accPr>
            <m:chr m:val="̃"/>
          </m:accPr>
          <m:e>
            <m:r>
              <m:t>b</m:t>
            </m:r>
          </m:e>
        </m:acc>
      </m:oMath>
      <w:del w:id="19937" w:author="PR Preview" w:date="2026-01-01T00:00:00Z">
        <w:r>
          <w:delText xml:space="preserve"> </w:delText>
        </w:r>
      </w:del>
      <w:del w:id="19938" w:author="PR Preview" w:date="2026-01-01T00:00:00Z">
        <w:r>
          <w:delText xml:space="preserve">exactly when</w:delText>
        </w:r>
      </w:del>
      <w:del w:id="19939"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19940" w:author="PR Preview" w:date="2026-01-01T00:00:00Z">
        <w:r>
          <w:delText xml:space="preserve">.</w:delText>
        </w:r>
      </w:del>
      <w:del w:id="19941" w:author="PR Preview" w:date="2026-01-01T00:00:00Z">
        <w:r>
          <w:delText xml:space="preserve"> </w:delText>
        </w:r>
      </w:del>
      <m:oMath>
        <m:r>
          <m:rPr>
            <m:scr m:val="script"/>
            <m:sty m:val="p"/>
          </m:rPr>
          <m:t>C</m:t>
        </m:r>
        <m:r>
          <m:rPr>
            <m:sty m:val="p"/>
          </m:rPr>
          <m:t>(</m:t>
        </m:r>
        <m:r>
          <m:rPr>
            <m:sty m:val="bi"/>
          </m:rPr>
          <m:t>A</m:t>
        </m:r>
        <m:r>
          <m:rPr>
            <m:sty m:val="p"/>
          </m:rPr>
          <m:t>)</m:t>
        </m:r>
      </m:oMath>
      <w:del w:id="19942" w:author="PR Preview" w:date="2026-01-01T00:00:00Z">
        <w:r>
          <w:delText xml:space="preserve"> </w:delText>
        </w:r>
      </w:del>
      <w:del w:id="19943" w:author="PR Preview" w:date="2026-01-01T00:00:00Z">
        <w:r>
          <w:delText xml:space="preserve">is a subspace of</w:delText>
        </w:r>
      </w:del>
      <w:del w:id="19944" w:author="PR Preview" w:date="2026-01-01T00:00:00Z">
        <w:r>
          <w:delText xml:space="preserve"> </w:delText>
        </w:r>
      </w:del>
      <m:oMath>
        <m:sSup>
          <m:e>
            <m:r>
              <m:rPr>
                <m:scr m:val="double-struck"/>
                <m:sty m:val="p"/>
              </m:rPr>
              <m:t>R</m:t>
            </m:r>
          </m:e>
          <m:sup>
            <m:r>
              <m:t>m</m:t>
            </m:r>
          </m:sup>
        </m:sSup>
      </m:oMath>
      <w:del w:id="19945" w:author="PR Preview" w:date="2026-01-01T00:00:00Z">
        <w:r>
          <w:delText xml:space="preserve"> </w:delText>
        </w:r>
      </w:del>
      <w:del w:id="19946" w:author="PR Preview" w:date="2026-01-01T00:00:00Z">
        <w:r>
          <w:delText xml:space="preserve">(</w:delText>
        </w:r>
      </w:del>
      <w:hyperlink w:anchor="thm-column-space-span">
        <w:del w:id="19947" w:author="PR Preview" w:date="2026-01-01T00:00:00Z">
          <w:r>
            <w:rPr>
              <w:rStyle w:val="Hyperlink"/>
            </w:rPr>
            <w:delText xml:space="preserve">Theorem 31</w:delText>
          </w:r>
        </w:del>
      </w:hyperlink>
      <w:del w:id="19948" w:author="PR Preview" w:date="2026-01-01T00:00:00Z">
        <w:r>
          <w:delText xml:space="preserve">) with dimension</w:delText>
        </w:r>
      </w:del>
      <w:del w:id="19949" w:author="PR Preview" w:date="2026-01-01T00:00:00Z">
        <w:r>
          <w:delText xml:space="preserve"> </w:delText>
        </w:r>
      </w:del>
      <m:oMath>
        <m:r>
          <m:rPr>
            <m:sty m:val="p"/>
          </m:rPr>
          <m:t>rank</m:t>
        </m:r>
        <m:r>
          <m:rPr>
            <m:sty m:val="p"/>
          </m:rPr>
          <m:t>(</m:t>
        </m:r>
        <m:r>
          <m:rPr>
            <m:sty m:val="bi"/>
          </m:rPr>
          <m:t>A</m:t>
        </m:r>
        <m:r>
          <m:rPr>
            <m:sty m:val="p"/>
          </m:rPr>
          <m:t>)</m:t>
        </m:r>
      </m:oMath>
      <w:del w:id="19950" w:author="PR Preview" w:date="2026-01-01T00:00:00Z">
        <w:r>
          <w:delText xml:space="preserve"> </w:delText>
        </w:r>
      </w:del>
      <w:del w:id="19951" w:author="PR Preview" w:date="2026-01-01T00:00:00Z">
        <w:r>
          <w:delText xml:space="preserve">(</w:delText>
        </w:r>
      </w:del>
      <w:hyperlink w:anchor="thm-rank-dim">
        <w:del w:id="19952" w:author="PR Preview" w:date="2026-01-01T00:00:00Z">
          <w:r>
            <w:rPr>
              <w:rStyle w:val="Hyperlink"/>
            </w:rPr>
            <w:delText xml:space="preserve">Theorem 35</w:delText>
          </w:r>
        </w:del>
      </w:hyperlink>
      <w:del w:id="19953" w:author="PR Preview" w:date="2026-01-01T00:00:00Z">
        <w:r>
          <w:delText xml:space="preserve">), and</w:delText>
        </w:r>
      </w:del>
      <w:del w:id="19954"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19955" w:author="PR Preview" w:date="2026-01-01T00:00:00Z">
        <w:r>
          <w:delText xml:space="preserve"> </w:delText>
        </w:r>
      </w:del>
      <w:del w:id="19956" w:author="PR Preview" w:date="2026-01-01T00:00:00Z">
        <w:r>
          <w:delText xml:space="preserve">(</w:delText>
        </w:r>
      </w:del>
      <w:hyperlink w:anchor="exm-dimension">
        <w:del w:id="19957" w:author="PR Preview" w:date="2026-01-01T00:00:00Z">
          <w:r>
            <w:rPr>
              <w:rStyle w:val="Hyperlink"/>
            </w:rPr>
            <w:delText xml:space="preserve">Example 47</w:delText>
          </w:r>
        </w:del>
      </w:hyperlink>
      <w:del w:id="19958" w:author="PR Preview" w:date="2026-01-01T00:00:00Z">
        <w:r>
          <w:delText xml:space="preserve">).</w:delText>
        </w:r>
      </w:del>
      <w:del w:id="19959" w:author="PR Preview" w:date="2026-01-01T00:00:00Z">
        <w:r>
          <w:delText xml:space="preserve"> </w:delText>
        </w:r>
      </w:del>
      <w:del w:id="19960" w:author="PR Preview" w:date="2026-01-01T00:00:00Z">
        <w:r>
          <w:delText xml:space="preserve">If the dimension is</w:delText>
        </w:r>
      </w:del>
      <w:del w:id="19961" w:author="PR Preview" w:date="2026-01-01T00:00:00Z">
        <w:r>
          <w:delText xml:space="preserve"> </w:delText>
        </w:r>
      </w:del>
      <m:oMath>
        <m:r>
          <m:t>m</m:t>
        </m:r>
      </m:oMath>
      <w:del w:id="19962" w:author="PR Preview" w:date="2026-01-01T00:00:00Z">
        <w:r>
          <w:delText xml:space="preserve">, then</w:delText>
        </w:r>
      </w:del>
      <w:del w:id="19963"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19964" w:author="PR Preview" w:date="2026-01-01T00:00:00Z">
        <w:r>
          <w:delText xml:space="preserve"> </w:delText>
        </w:r>
      </w:del>
      <w:del w:id="19965" w:author="PR Preview" w:date="2026-01-01T00:00:00Z">
        <w:r>
          <w:delText xml:space="preserve">(</w:delText>
        </w:r>
      </w:del>
      <w:hyperlink w:anchor="thm-subspace-equal-dim">
        <w:del w:id="19966" w:author="PR Preview" w:date="2026-01-01T00:00:00Z">
          <w:r>
            <w:rPr>
              <w:rStyle w:val="Hyperlink"/>
            </w:rPr>
            <w:delText xml:space="preserve">Theorem 30</w:delText>
          </w:r>
        </w:del>
      </w:hyperlink>
      <w:del w:id="19967" w:author="PR Preview" w:date="2026-01-01T00:00:00Z">
        <w:r>
          <w:delText xml:space="preserve">);</w:delText>
        </w:r>
      </w:del>
      <w:del w:id="19968" w:author="PR Preview" w:date="2026-01-01T00:00:00Z">
        <w:r>
          <w:delText xml:space="preserve"> </w:delText>
        </w:r>
      </w:del>
      <w:del w:id="19969" w:author="PR Preview" w:date="2026-01-01T00:00:00Z">
        <w:r>
          <w:delText xml:space="preserve">if</w:delText>
        </w:r>
      </w:del>
      <w:del w:id="19970"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19971" w:author="PR Preview" w:date="2026-01-01T00:00:00Z">
        <w:r>
          <w:delText xml:space="preserve">, the dimension is</w:delText>
        </w:r>
      </w:del>
      <w:del w:id="19972" w:author="PR Preview" w:date="2026-01-01T00:00:00Z">
        <w:r>
          <w:delText xml:space="preserve"> </w:delText>
        </w:r>
      </w:del>
      <m:oMath>
        <m:r>
          <m:t>m</m:t>
        </m:r>
      </m:oMath>
      <w:del w:id="19973" w:author="PR Preview" w:date="2026-01-01T00:00:00Z">
        <w:r>
          <w:delText xml:space="preserve">.</w:delText>
        </w:r>
      </w:del>
    </w:p>
    <w:p>
      <w:pPr>
        <w:pStyle w:val="BodyText"/>
      </w:pPr>
      <w:del w:id="19974" w:author="PR Preview" w:date="2026-01-01T00:00:00Z">
        <w:r>
          <w:rPr>
            <w:b/>
            <w:bCs/>
          </w:rPr>
          <w:delText xml:space="preserve">Part 2.</w:delText>
        </w:r>
      </w:del>
      <w:del w:id="19975" w:author="PR Preview" w:date="2026-01-01T00:00:00Z">
        <w:r>
          <w:delText xml:space="preserve"> </w:delText>
        </w:r>
      </w:del>
      <w:del w:id="19976" w:author="PR Preview" w:date="2026-01-01T00:00:00Z">
        <w:r>
          <w:delText xml:space="preserve">By</w:delText>
        </w:r>
      </w:del>
      <w:del w:id="19977" w:author="PR Preview" w:date="2026-01-01T00:00:00Z">
        <w:r>
          <w:delText xml:space="preserve"> </w:delText>
        </w:r>
      </w:del>
      <w:hyperlink w:anchor="thm-solution-set">
        <w:del w:id="19978" w:author="PR Preview" w:date="2026-01-01T00:00:00Z">
          <w:r>
            <w:rPr>
              <w:rStyle w:val="Hyperlink"/>
            </w:rPr>
            <w:delText xml:space="preserve">Theorem 94</w:delText>
          </w:r>
        </w:del>
      </w:hyperlink>
      <w:del w:id="19979" w:author="PR Preview" w:date="2026-01-01T00:00:00Z">
        <w:r>
          <w:delText xml:space="preserve">, the solutions are a particular solution</w:delText>
        </w:r>
      </w:del>
      <w:del w:id="19980" w:author="PR Preview" w:date="2026-01-01T00:00:00Z">
        <w:r>
          <w:delText xml:space="preserve"> </w:delText>
        </w:r>
      </w:del>
      <w:del w:id="19981" w:author="PR Preview" w:date="2026-01-01T00:00:00Z">
        <w:r>
          <w:delText xml:space="preserve">plus the vectors of</w:delText>
        </w:r>
      </w:del>
      <w:del w:id="19982" w:author="PR Preview" w:date="2026-01-01T00:00:00Z">
        <w:r>
          <w:delText xml:space="preserve"> </w:delText>
        </w:r>
      </w:del>
      <m:oMath>
        <m:r>
          <m:rPr>
            <m:scr m:val="script"/>
            <m:sty m:val="p"/>
          </m:rPr>
          <m:t>N</m:t>
        </m:r>
        <m:r>
          <m:rPr>
            <m:sty m:val="p"/>
          </m:rPr>
          <m:t>(</m:t>
        </m:r>
        <m:r>
          <m:rPr>
            <m:sty m:val="bi"/>
          </m:rPr>
          <m:t>A</m:t>
        </m:r>
        <m:r>
          <m:rPr>
            <m:sty m:val="p"/>
          </m:rPr>
          <m:t>)</m:t>
        </m:r>
      </m:oMath>
      <w:del w:id="19983" w:author="PR Preview" w:date="2026-01-01T00:00:00Z">
        <w:r>
          <w:delText xml:space="preserve">,</w:delText>
        </w:r>
      </w:del>
      <w:del w:id="19984" w:author="PR Preview" w:date="2026-01-01T00:00:00Z">
        <w:r>
          <w:delText xml:space="preserve"> </w:delText>
        </w:r>
      </w:del>
      <w:del w:id="19985" w:author="PR Preview" w:date="2026-01-01T00:00:00Z">
        <w:r>
          <w:delText xml:space="preserve">so there is exactly one solution exactly when</w:delText>
        </w:r>
      </w:del>
      <w:del w:id="19986"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19987" w:author="PR Preview" w:date="2026-01-01T00:00:00Z">
        <w:r>
          <w:delText xml:space="preserve">,</w:delText>
        </w:r>
      </w:del>
      <w:del w:id="19988" w:author="PR Preview" w:date="2026-01-01T00:00:00Z">
        <w:r>
          <w:delText xml:space="preserve"> </w:delText>
        </w:r>
      </w:del>
      <w:del w:id="19989" w:author="PR Preview" w:date="2026-01-01T00:00:00Z">
        <w:r>
          <w:delText xml:space="preserve">that is, when</w:delText>
        </w:r>
      </w:del>
      <w:del w:id="19990"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19991" w:author="PR Preview" w:date="2026-01-01T00:00:00Z">
        <w:r>
          <w:delText xml:space="preserve"> </w:delText>
        </w:r>
      </w:del>
      <w:del w:id="19992" w:author="PR Preview" w:date="2026-01-01T00:00:00Z">
        <w:r>
          <w:delText xml:space="preserve">(a subspace of dimension</w:delText>
        </w:r>
      </w:del>
      <w:del w:id="19993" w:author="PR Preview" w:date="2026-01-01T00:00:00Z">
        <w:r>
          <w:delText xml:space="preserve"> </w:delText>
        </w:r>
      </w:del>
      <m:oMath>
        <m:r>
          <m:t>0</m:t>
        </m:r>
      </m:oMath>
      <w:del w:id="19994" w:author="PR Preview" w:date="2026-01-01T00:00:00Z">
        <w:r>
          <w:delText xml:space="preserve"> </w:delText>
        </w:r>
      </w:del>
      <w:del w:id="19995" w:author="PR Preview" w:date="2026-01-01T00:00:00Z">
        <w:r>
          <w:delText xml:space="preserve">has the empty list as a basis, whose span is</w:delText>
        </w:r>
      </w:del>
      <w:del w:id="19996" w:author="PR Preview" w:date="2026-01-01T00:00:00Z">
        <w:r>
          <w:delText xml:space="preserve"> </w:delText>
        </w:r>
      </w:del>
      <m:oMath>
        <m:r>
          <m:t>​</m:t>
        </m:r>
        <m:d>
          <m:dPr>
            <m:begChr m:val="{"/>
            <m:sepChr m:val=""/>
            <m:endChr m:val="}"/>
            <m:grow/>
          </m:dPr>
          <m:e>
            <m:acc>
              <m:accPr>
                <m:chr m:val="̃"/>
              </m:accPr>
              <m:e>
                <m:r>
                  <m:t>0</m:t>
                </m:r>
              </m:e>
            </m:acc>
          </m:e>
        </m:d>
        <m:r>
          <m:t>​</m:t>
        </m:r>
      </m:oMath>
      <w:del w:id="19997" w:author="PR Preview" w:date="2026-01-01T00:00:00Z">
        <w:r>
          <w:delText xml:space="preserve">,</w:delText>
        </w:r>
      </w:del>
      <w:del w:id="19998" w:author="PR Preview" w:date="2026-01-01T00:00:00Z">
        <w:r>
          <w:delText xml:space="preserve"> </w:delText>
        </w:r>
      </w:del>
      <w:del w:id="19999" w:author="PR Preview" w:date="2026-01-01T00:00:00Z">
        <w:r>
          <w:delText xml:space="preserve">by</w:delText>
        </w:r>
      </w:del>
      <w:del w:id="20000" w:author="PR Preview" w:date="2026-01-01T00:00:00Z">
        <w:r>
          <w:delText xml:space="preserve"> </w:delText>
        </w:r>
      </w:del>
      <w:hyperlink w:anchor="def-dimension">
        <w:del w:id="20001" w:author="PR Preview" w:date="2026-01-01T00:00:00Z">
          <w:r>
            <w:rPr>
              <w:rStyle w:val="Hyperlink"/>
            </w:rPr>
            <w:delText xml:space="preserve">Definition 44</w:delText>
          </w:r>
        </w:del>
      </w:hyperlink>
      <w:del w:id="20002" w:author="PR Preview" w:date="2026-01-01T00:00:00Z">
        <w:r>
          <w:delText xml:space="preserve"> </w:delText>
        </w:r>
      </w:del>
      <w:del w:id="20003" w:author="PR Preview" w:date="2026-01-01T00:00:00Z">
        <w:r>
          <w:delText xml:space="preserve">and</w:delText>
        </w:r>
      </w:del>
      <w:del w:id="20004" w:author="PR Preview" w:date="2026-01-01T00:00:00Z">
        <w:r>
          <w:delText xml:space="preserve"> </w:delText>
        </w:r>
      </w:del>
      <w:hyperlink w:anchor="def-span">
        <w:del w:id="20005" w:author="PR Preview" w:date="2026-01-01T00:00:00Z">
          <w:r>
            <w:rPr>
              <w:rStyle w:val="Hyperlink"/>
            </w:rPr>
            <w:delText xml:space="preserve">Definition 41</w:delText>
          </w:r>
        </w:del>
      </w:hyperlink>
      <w:del w:id="20006" w:author="PR Preview" w:date="2026-01-01T00:00:00Z">
        <w:r>
          <w:delText xml:space="preserve">;</w:delText>
        </w:r>
      </w:del>
      <w:del w:id="20007" w:author="PR Preview" w:date="2026-01-01T00:00:00Z">
        <w:r>
          <w:delText xml:space="preserve"> </w:delText>
        </w:r>
      </w:del>
      <w:del w:id="20008" w:author="PR Preview" w:date="2026-01-01T00:00:00Z">
        <w:r>
          <w:delText xml:space="preserve">and</w:delText>
        </w:r>
      </w:del>
      <w:del w:id="20009" w:author="PR Preview" w:date="2026-01-01T00:00:00Z">
        <w:r>
          <w:delText xml:space="preserve"> </w:delText>
        </w:r>
      </w:del>
      <m:oMath>
        <m:r>
          <m:t>​</m:t>
        </m:r>
        <m:d>
          <m:dPr>
            <m:begChr m:val="{"/>
            <m:sepChr m:val=""/>
            <m:endChr m:val="}"/>
            <m:grow/>
          </m:dPr>
          <m:e>
            <m:acc>
              <m:accPr>
                <m:chr m:val="̃"/>
              </m:accPr>
              <m:e>
                <m:r>
                  <m:t>0</m:t>
                </m:r>
              </m:e>
            </m:acc>
          </m:e>
        </m:d>
        <m:r>
          <m:t>​</m:t>
        </m:r>
      </m:oMath>
      <w:del w:id="20010" w:author="PR Preview" w:date="2026-01-01T00:00:00Z">
        <w:r>
          <w:delText xml:space="preserve"> </w:delText>
        </w:r>
      </w:del>
      <w:del w:id="20011" w:author="PR Preview" w:date="2026-01-01T00:00:00Z">
        <w:r>
          <w:delText xml:space="preserve">has dimension</w:delText>
        </w:r>
      </w:del>
      <w:del w:id="20012" w:author="PR Preview" w:date="2026-01-01T00:00:00Z">
        <w:r>
          <w:delText xml:space="preserve"> </w:delText>
        </w:r>
      </w:del>
      <m:oMath>
        <m:r>
          <m:t>0</m:t>
        </m:r>
      </m:oMath>
      <w:del w:id="20013" w:author="PR Preview" w:date="2026-01-01T00:00:00Z">
        <w:r>
          <w:delText xml:space="preserve">, by</w:delText>
        </w:r>
      </w:del>
      <w:del w:id="20014" w:author="PR Preview" w:date="2026-01-01T00:00:00Z">
        <w:r>
          <w:delText xml:space="preserve"> </w:delText>
        </w:r>
      </w:del>
      <w:hyperlink w:anchor="exm-dimension">
        <w:del w:id="20015" w:author="PR Preview" w:date="2026-01-01T00:00:00Z">
          <w:r>
            <w:rPr>
              <w:rStyle w:val="Hyperlink"/>
            </w:rPr>
            <w:delText xml:space="preserve">Example 47</w:delText>
          </w:r>
        </w:del>
      </w:hyperlink>
      <w:del w:id="20016" w:author="PR Preview" w:date="2026-01-01T00:00:00Z">
        <w:r>
          <w:delText xml:space="preserve">).</w:delText>
        </w:r>
      </w:del>
      <w:del w:id="20017" w:author="PR Preview" w:date="2026-01-01T00:00:00Z">
        <w:r>
          <w:delText xml:space="preserve"> </w:delText>
        </w:r>
      </w:del>
      <w:del w:id="20018" w:author="PR Preview" w:date="2026-01-01T00:00:00Z">
        <w:r>
          <w:delText xml:space="preserve">By</w:delText>
        </w:r>
      </w:del>
      <w:del w:id="20019" w:author="PR Preview" w:date="2026-01-01T00:00:00Z">
        <w:r>
          <w:delText xml:space="preserve"> </w:delText>
        </w:r>
      </w:del>
      <w:hyperlink w:anchor="thm-rank-nullity">
        <w:del w:id="20020" w:author="PR Preview" w:date="2026-01-01T00:00:00Z">
          <w:r>
            <w:rPr>
              <w:rStyle w:val="Hyperlink"/>
            </w:rPr>
            <w:delText xml:space="preserve">Theorem 36</w:delText>
          </w:r>
        </w:del>
      </w:hyperlink>
      <w:del w:id="20021" w:author="PR Preview" w:date="2026-01-01T00:00:00Z">
        <w:r>
          <w:delText xml:space="preserve">, that is when</w:delText>
        </w:r>
      </w:del>
      <w:del w:id="20022"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0023" w:author="PR Preview" w:date="2026-01-01T00:00:00Z">
        <w:r>
          <w:delText xml:space="preserve">.</w:delText>
        </w:r>
      </w:del>
    </w:p>
    <w:p>
      <w:pPr>
        <w:pStyle w:val="BodyText"/>
      </w:pPr>
      <w:del w:id="20024" w:author="PR Preview" w:date="2026-01-01T00:00:00Z">
        <w:r>
          <w:rPr>
            <w:b/>
            <w:bCs/>
          </w:rPr>
          <w:delText xml:space="preserve">Example 172 (Three systems)</w:delText>
        </w:r>
      </w:del>
      <w:del w:id="20025" w:author="PR Preview" w:date="2026-01-01T00:00:00Z">
        <w:r>
          <w:delText xml:space="preserve"> </w:delText>
        </w:r>
      </w:del>
      <w:del w:id="20026" w:author="PR Preview" w:date="2026-01-01T00:00:00Z">
        <w:r>
          <w:delText xml:space="preserve"> </w:delText>
        </w:r>
      </w:del>
    </w:p>
    <w:p>
      <w:pPr>
        <w:numPr>
          <w:ilvl w:val="0"/>
          <w:numId w:val="1090"/>
        </w:numPr>
      </w:pPr>
      <w:del w:id="20027" w:author="PR Preview" w:date="2026-01-01T00:00:00Z">
        <w:r>
          <w:delText xml:space="preserve">The</w:delText>
        </w:r>
      </w:del>
      <w:del w:id="20028" w:author="PR Preview" w:date="2026-01-01T00:00:00Z">
        <w:r>
          <w:delText xml:space="preserve"> </w:delText>
        </w:r>
      </w:del>
      <m:oMath>
        <m:r>
          <m:t>2</m:t>
        </m:r>
        <m:r>
          <m:rPr>
            <m:sty m:val="p"/>
          </m:rPr>
          <m:t>×</m:t>
        </m:r>
        <m:r>
          <m:t>3</m:t>
        </m:r>
      </m:oMath>
      <w:del w:id="20029" w:author="PR Preview" w:date="2026-01-01T00:00:00Z">
        <w:r>
          <w:delText xml:space="preserve"> </w:delText>
        </w:r>
      </w:del>
      <w:del w:id="20030" w:author="PR Preview" w:date="2026-01-01T00:00:00Z">
        <w:r>
          <w:delText xml:space="preserve">matrix</w:delText>
        </w:r>
      </w:del>
      <w:del w:id="2003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20032" w:author="PR Preview" w:date="2026-01-01T00:00:00Z">
        <w:r>
          <w:delText xml:space="preserve"> </w:delText>
        </w:r>
      </w:del>
      <w:del w:id="20033" w:author="PR Preview" w:date="2026-01-01T00:00:00Z">
        <w:r>
          <w:delText xml:space="preserve">of</w:delText>
        </w:r>
      </w:del>
      <w:del w:id="20034" w:author="PR Preview" w:date="2026-01-01T00:00:00Z">
        <w:r>
          <w:delText xml:space="preserve"> </w:delText>
        </w:r>
      </w:del>
      <w:hyperlink w:anchor="exm-rank-bound">
        <w:del w:id="20035" w:author="PR Preview" w:date="2026-01-01T00:00:00Z">
          <w:r>
            <w:rPr>
              <w:rStyle w:val="Hyperlink"/>
            </w:rPr>
            <w:delText xml:space="preserve">Example 65</w:delText>
          </w:r>
        </w:del>
      </w:hyperlink>
      <w:del w:id="20036" w:author="PR Preview" w:date="2026-01-01T00:00:00Z">
        <w:r>
          <w:delText xml:space="preserve"> </w:delText>
        </w:r>
      </w:del>
      <w:del w:id="20037" w:author="PR Preview" w:date="2026-01-01T00:00:00Z">
        <w:r>
          <w:delText xml:space="preserve">has rank</w:delText>
        </w:r>
      </w:del>
      <w:del w:id="20038" w:author="PR Preview" w:date="2026-01-01T00:00:00Z">
        <w:r>
          <w:delText xml:space="preserve"> </w:delText>
        </w:r>
      </w:del>
      <m:oMath>
        <m:r>
          <m:t>2</m:t>
        </m:r>
        <m:r>
          <m:rPr>
            <m:sty m:val="p"/>
          </m:rPr>
          <m:t>=</m:t>
        </m:r>
        <m:r>
          <m:t>m</m:t>
        </m:r>
      </m:oMath>
      <w:del w:id="20039" w:author="PR Preview" w:date="2026-01-01T00:00:00Z">
        <w:r>
          <w:delText xml:space="preserve">, so every system with it is consistent,</w:delText>
        </w:r>
      </w:del>
      <w:del w:id="20040" w:author="PR Preview" w:date="2026-01-01T00:00:00Z">
        <w:r>
          <w:delText xml:space="preserve"> </w:delText>
        </w:r>
      </w:del>
      <w:del w:id="20041" w:author="PR Preview" w:date="2026-01-01T00:00:00Z">
        <w:r>
          <w:delText xml:space="preserve">but</w:delText>
        </w:r>
      </w:del>
      <w:del w:id="20042" w:author="PR Preview" w:date="2026-01-01T00:00:00Z">
        <w:r>
          <w:delText xml:space="preserve"> </w:delText>
        </w:r>
      </w:del>
      <m:oMath>
        <m:r>
          <m:t>2</m:t>
        </m:r>
        <m:r>
          <m:rPr>
            <m:sty m:val="p"/>
          </m:rPr>
          <m:t>&lt;</m:t>
        </m:r>
        <m:r>
          <m:t>3</m:t>
        </m:r>
        <m:r>
          <m:rPr>
            <m:sty m:val="p"/>
          </m:rPr>
          <m:t>=</m:t>
        </m:r>
        <m:r>
          <m:t>n</m:t>
        </m:r>
      </m:oMath>
      <w:del w:id="20043" w:author="PR Preview" w:date="2026-01-01T00:00:00Z">
        <w:r>
          <w:delText xml:space="preserve">, so the solutions are never unique.</w:delText>
        </w:r>
      </w:del>
    </w:p>
    <w:p>
      <w:pPr>
        <w:numPr>
          <w:ilvl w:val="0"/>
          <w:numId w:val="1090"/>
        </w:numPr>
      </w:pPr>
      <w:del w:id="20044" w:author="PR Preview" w:date="2026-01-01T00:00:00Z">
        <w:r>
          <w:delText xml:space="preserve">The</w:delText>
        </w:r>
      </w:del>
      <w:del w:id="20045" w:author="PR Preview" w:date="2026-01-01T00:00:00Z">
        <w:r>
          <w:delText xml:space="preserve"> </w:delText>
        </w:r>
      </w:del>
      <m:oMath>
        <m:r>
          <m:t>3</m:t>
        </m:r>
        <m:r>
          <m:rPr>
            <m:sty m:val="p"/>
          </m:rPr>
          <m:t>×</m:t>
        </m:r>
        <m:r>
          <m:t>2</m:t>
        </m:r>
      </m:oMath>
      <w:del w:id="20046" w:author="PR Preview" w:date="2026-01-01T00:00:00Z">
        <w:r>
          <w:delText xml:space="preserve"> </w:delText>
        </w:r>
      </w:del>
      <w:del w:id="20047" w:author="PR Preview" w:date="2026-01-01T00:00:00Z">
        <w:r>
          <w:delText xml:space="preserve">matrix</w:delText>
        </w:r>
      </w:del>
      <w:del w:id="2004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0049" w:author="PR Preview" w:date="2026-01-01T00:00:00Z">
        <w:r>
          <w:delText xml:space="preserve"> </w:delText>
        </w:r>
      </w:del>
      <w:del w:id="20050" w:author="PR Preview" w:date="2026-01-01T00:00:00Z">
        <w:r>
          <w:delText xml:space="preserve">of</w:delText>
        </w:r>
      </w:del>
      <w:del w:id="20051" w:author="PR Preview" w:date="2026-01-01T00:00:00Z">
        <w:r>
          <w:delText xml:space="preserve"> </w:delText>
        </w:r>
      </w:del>
      <w:hyperlink w:anchor="exm-gram-invertible">
        <w:del w:id="20052" w:author="PR Preview" w:date="2026-01-01T00:00:00Z">
          <w:r>
            <w:rPr>
              <w:rStyle w:val="Hyperlink"/>
            </w:rPr>
            <w:delText xml:space="preserve">Example 152</w:delText>
          </w:r>
        </w:del>
      </w:hyperlink>
      <w:del w:id="20053" w:author="PR Preview" w:date="2026-01-01T00:00:00Z">
        <w:r>
          <w:delText xml:space="preserve"> </w:delText>
        </w:r>
      </w:del>
      <w:del w:id="20054" w:author="PR Preview" w:date="2026-01-01T00:00:00Z">
        <w:r>
          <w:delText xml:space="preserve">has rank</w:delText>
        </w:r>
      </w:del>
      <w:del w:id="20055" w:author="PR Preview" w:date="2026-01-01T00:00:00Z">
        <w:r>
          <w:delText xml:space="preserve"> </w:delText>
        </w:r>
      </w:del>
      <m:oMath>
        <m:r>
          <m:t>2</m:t>
        </m:r>
        <m:r>
          <m:rPr>
            <m:sty m:val="p"/>
          </m:rPr>
          <m:t>=</m:t>
        </m:r>
        <m:r>
          <m:t>n</m:t>
        </m:r>
      </m:oMath>
      <w:del w:id="20056" w:author="PR Preview" w:date="2026-01-01T00:00:00Z">
        <w:r>
          <w:delText xml:space="preserve">, so a consistent system has one solution,</w:delText>
        </w:r>
      </w:del>
      <w:del w:id="20057" w:author="PR Preview" w:date="2026-01-01T00:00:00Z">
        <w:r>
          <w:delText xml:space="preserve"> </w:delText>
        </w:r>
      </w:del>
      <w:del w:id="20058" w:author="PR Preview" w:date="2026-01-01T00:00:00Z">
        <w:r>
          <w:delText xml:space="preserve">but</w:delText>
        </w:r>
      </w:del>
      <w:del w:id="20059" w:author="PR Preview" w:date="2026-01-01T00:00:00Z">
        <w:r>
          <w:delText xml:space="preserve"> </w:delText>
        </w:r>
      </w:del>
      <m:oMath>
        <m:r>
          <m:t>2</m:t>
        </m:r>
        <m:r>
          <m:rPr>
            <m:sty m:val="p"/>
          </m:rPr>
          <m:t>&lt;</m:t>
        </m:r>
        <m:r>
          <m:t>3</m:t>
        </m:r>
        <m:r>
          <m:rPr>
            <m:sty m:val="p"/>
          </m:rPr>
          <m:t>=</m:t>
        </m:r>
        <m:r>
          <m:t>m</m:t>
        </m:r>
      </m:oMath>
      <w:del w:id="20060" w:author="PR Preview" w:date="2026-01-01T00:00:00Z">
        <w:r>
          <w:delText xml:space="preserve">, so some systems are inconsistent:</w:delText>
        </w:r>
      </w:del>
      <w:del w:id="20061"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20062" w:author="PR Preview" w:date="2026-01-01T00:00:00Z">
        <w:r>
          <w:delText xml:space="preserve">, because</w:delText>
        </w:r>
      </w:del>
      <w:del w:id="20063"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20064" w:author="PR Preview" w:date="2026-01-01T00:00:00Z">
        <w:r>
          <w:delText xml:space="preserve"> </w:delText>
        </w:r>
      </w:del>
      <w:del w:id="20065" w:author="PR Preview" w:date="2026-01-01T00:00:00Z">
        <w:r>
          <w:delText xml:space="preserve">has equal differences between consecutive entries,</w:delText>
        </w:r>
      </w:del>
      <w:del w:id="20066" w:author="PR Preview" w:date="2026-01-01T00:00:00Z">
        <w:r>
          <w:delText xml:space="preserve"> </w:delText>
        </w:r>
      </w:del>
      <w:del w:id="20067" w:author="PR Preview" w:date="2026-01-01T00:00:00Z">
        <w:r>
          <w:delText xml:space="preserve">and</w:delText>
        </w:r>
      </w:del>
      <w:del w:id="20068" w:author="PR Preview" w:date="2026-01-01T00:00:00Z">
        <w:r>
          <w:delText xml:space="preserve"> </w:delText>
        </w:r>
      </w:del>
      <m:oMath>
        <m:r>
          <m:rPr>
            <m:sty m:val="p"/>
          </m:rPr>
          <m:t>(</m:t>
        </m:r>
        <m:r>
          <m:t>1</m:t>
        </m:r>
        <m:r>
          <m:rPr>
            <m:sty m:val="p"/>
          </m:rPr>
          <m:t>,</m:t>
        </m:r>
        <m:r>
          <m:t>0</m:t>
        </m:r>
        <m:r>
          <m:rPr>
            <m:sty m:val="p"/>
          </m:rPr>
          <m:t>,</m:t>
        </m:r>
        <m:r>
          <m:t>0</m:t>
        </m:r>
        <m:r>
          <m:rPr>
            <m:sty m:val="p"/>
          </m:rPr>
          <m:t>)</m:t>
        </m:r>
      </m:oMath>
      <w:del w:id="20069" w:author="PR Preview" w:date="2026-01-01T00:00:00Z">
        <w:r>
          <w:delText xml:space="preserve"> </w:delText>
        </w:r>
      </w:del>
      <w:del w:id="20070" w:author="PR Preview" w:date="2026-01-01T00:00:00Z">
        <w:r>
          <w:delText xml:space="preserve">does not.</w:delText>
        </w:r>
      </w:del>
    </w:p>
    <w:p>
      <w:pPr>
        <w:pStyle w:val="FirstParagraph"/>
      </w:pPr>
      <w:ins w:id="20071" w:author="PR Preview" w:date="2026-01-01T00:00:00Z">
        <w:r>
          <w:rPr>
            <w:i/>
            <w:iCs/>
          </w:rPr>
          <w:t xml:space="preserve">Proof</w:t>
        </w:r>
      </w:ins>
      <w:ins w:id="20072" w:author="PR Preview" w:date="2026-01-01T00:00:00Z">
        <w:r>
          <w:t xml:space="preserve">. </w:t>
        </w:r>
      </w:ins>
      <w:ins w:id="20073" w:author="PR Preview" w:date="2026-01-01T00:00:00Z">
        <w:r>
          <w:rPr>
            <w:b/>
            <w:bCs/>
          </w:rPr>
          <w:t xml:space="preserve">Part 1.</w:t>
        </w:r>
      </w:ins>
      <w:ins w:id="20074" w:author="PR Preview" w:date="2026-01-01T00:00:00Z">
        <w:r>
          <w:t xml:space="preserve"> </w:t>
        </w:r>
      </w:ins>
      <w:ins w:id="20075" w:author="PR Preview" w:date="2026-01-01T00:00:00Z">
        <w:r>
          <w:t xml:space="preserve">By</w:t>
        </w:r>
      </w:ins>
      <w:ins w:id="20076" w:author="PR Preview" w:date="2026-01-01T00:00:00Z">
        <w:r>
          <w:t xml:space="preserve"> </w:t>
        </w:r>
      </w:ins>
      <w:hyperlink w:anchor="thm-consistency">
        <w:ins w:id="20077" w:author="PR Preview" w:date="2026-01-01T00:00:00Z">
          <w:r>
            <w:rPr>
              <w:rStyle w:val="Hyperlink"/>
            </w:rPr>
            <w:t xml:space="preserve">Theorem 94</w:t>
          </w:r>
        </w:ins>
      </w:hyperlink>
      <w:ins w:id="20078" w:author="PR Preview" w:date="2026-01-01T00:00:00Z">
        <w:r>
          <w:t xml:space="preserve">, the system is consistent for every</w:t>
        </w:r>
      </w:ins>
      <w:ins w:id="20079" w:author="PR Preview" w:date="2026-01-01T00:00:00Z">
        <w:r>
          <w:t xml:space="preserve"> </w:t>
        </w:r>
      </w:ins>
      <m:oMath>
        <m:acc>
          <m:accPr>
            <m:chr m:val="̃"/>
          </m:accPr>
          <m:e>
            <m:r>
              <m:t>b</m:t>
            </m:r>
          </m:e>
        </m:acc>
      </m:oMath>
      <w:ins w:id="20080" w:author="PR Preview" w:date="2026-01-01T00:00:00Z">
        <w:r>
          <w:t xml:space="preserve"> </w:t>
        </w:r>
      </w:ins>
      <w:ins w:id="20081" w:author="PR Preview" w:date="2026-01-01T00:00:00Z">
        <w:r>
          <w:t xml:space="preserve">exactly when</w:t>
        </w:r>
      </w:ins>
      <w:ins w:id="20082"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0083" w:author="PR Preview" w:date="2026-01-01T00:00:00Z">
        <w:r>
          <w:t xml:space="preserve">.</w:t>
        </w:r>
      </w:ins>
      <w:ins w:id="20084" w:author="PR Preview" w:date="2026-01-01T00:00:00Z">
        <w:r>
          <w:t xml:space="preserve"> </w:t>
        </w:r>
      </w:ins>
      <m:oMath>
        <m:r>
          <m:rPr>
            <m:scr m:val="script"/>
            <m:sty m:val="p"/>
          </m:rPr>
          <m:t>C</m:t>
        </m:r>
        <m:r>
          <m:rPr>
            <m:sty m:val="p"/>
          </m:rPr>
          <m:t>(</m:t>
        </m:r>
        <m:r>
          <m:rPr>
            <m:sty m:val="bi"/>
          </m:rPr>
          <m:t>A</m:t>
        </m:r>
        <m:r>
          <m:rPr>
            <m:sty m:val="p"/>
          </m:rPr>
          <m:t>)</m:t>
        </m:r>
      </m:oMath>
      <w:ins w:id="20085" w:author="PR Preview" w:date="2026-01-01T00:00:00Z">
        <w:r>
          <w:t xml:space="preserve"> </w:t>
        </w:r>
      </w:ins>
      <w:ins w:id="20086" w:author="PR Preview" w:date="2026-01-01T00:00:00Z">
        <w:r>
          <w:t xml:space="preserve">is a subspace of</w:t>
        </w:r>
      </w:ins>
      <w:ins w:id="20087" w:author="PR Preview" w:date="2026-01-01T00:00:00Z">
        <w:r>
          <w:t xml:space="preserve"> </w:t>
        </w:r>
      </w:ins>
      <m:oMath>
        <m:sSup>
          <m:e>
            <m:r>
              <m:rPr>
                <m:scr m:val="double-struck"/>
                <m:sty m:val="p"/>
              </m:rPr>
              <m:t>R</m:t>
            </m:r>
          </m:e>
          <m:sup>
            <m:r>
              <m:t>m</m:t>
            </m:r>
          </m:sup>
        </m:sSup>
      </m:oMath>
      <w:ins w:id="20088" w:author="PR Preview" w:date="2026-01-01T00:00:00Z">
        <w:r>
          <w:t xml:space="preserve"> </w:t>
        </w:r>
      </w:ins>
      <w:ins w:id="20089" w:author="PR Preview" w:date="2026-01-01T00:00:00Z">
        <w:r>
          <w:t xml:space="preserve">(</w:t>
        </w:r>
      </w:ins>
      <w:hyperlink w:anchor="thm-column-space-span">
        <w:ins w:id="20090" w:author="PR Preview" w:date="2026-01-01T00:00:00Z">
          <w:r>
            <w:rPr>
              <w:rStyle w:val="Hyperlink"/>
            </w:rPr>
            <w:t xml:space="preserve">Theorem 31</w:t>
          </w:r>
        </w:ins>
      </w:hyperlink>
      <w:ins w:id="20091" w:author="PR Preview" w:date="2026-01-01T00:00:00Z">
        <w:r>
          <w:t xml:space="preserve">) with dimension</w:t>
        </w:r>
      </w:ins>
      <w:ins w:id="20092" w:author="PR Preview" w:date="2026-01-01T00:00:00Z">
        <w:r>
          <w:t xml:space="preserve"> </w:t>
        </w:r>
      </w:ins>
      <m:oMath>
        <m:r>
          <m:rPr>
            <m:sty m:val="p"/>
          </m:rPr>
          <m:t>rank</m:t>
        </m:r>
        <m:r>
          <m:rPr>
            <m:sty m:val="p"/>
          </m:rPr>
          <m:t>(</m:t>
        </m:r>
        <m:r>
          <m:rPr>
            <m:sty m:val="bi"/>
          </m:rPr>
          <m:t>A</m:t>
        </m:r>
        <m:r>
          <m:rPr>
            <m:sty m:val="p"/>
          </m:rPr>
          <m:t>)</m:t>
        </m:r>
      </m:oMath>
      <w:ins w:id="20093" w:author="PR Preview" w:date="2026-01-01T00:00:00Z">
        <w:r>
          <w:t xml:space="preserve"> </w:t>
        </w:r>
      </w:ins>
      <w:ins w:id="20094" w:author="PR Preview" w:date="2026-01-01T00:00:00Z">
        <w:r>
          <w:t xml:space="preserve">(</w:t>
        </w:r>
      </w:ins>
      <w:hyperlink w:anchor="thm-rank-dim">
        <w:ins w:id="20095" w:author="PR Preview" w:date="2026-01-01T00:00:00Z">
          <w:r>
            <w:rPr>
              <w:rStyle w:val="Hyperlink"/>
            </w:rPr>
            <w:t xml:space="preserve">Theorem 36</w:t>
          </w:r>
        </w:ins>
      </w:hyperlink>
      <w:ins w:id="20096" w:author="PR Preview" w:date="2026-01-01T00:00:00Z">
        <w:r>
          <w:t xml:space="preserve">), and</w:t>
        </w:r>
      </w:ins>
      <w:ins w:id="20097"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20098" w:author="PR Preview" w:date="2026-01-01T00:00:00Z">
        <w:r>
          <w:t xml:space="preserve"> </w:t>
        </w:r>
      </w:ins>
      <w:ins w:id="20099" w:author="PR Preview" w:date="2026-01-01T00:00:00Z">
        <w:r>
          <w:t xml:space="preserve">(</w:t>
        </w:r>
      </w:ins>
      <w:hyperlink w:anchor="exm-dimension">
        <w:ins w:id="20100" w:author="PR Preview" w:date="2026-01-01T00:00:00Z">
          <w:r>
            <w:rPr>
              <w:rStyle w:val="Hyperlink"/>
            </w:rPr>
            <w:t xml:space="preserve">Example 48</w:t>
          </w:r>
        </w:ins>
      </w:hyperlink>
      <w:ins w:id="20101" w:author="PR Preview" w:date="2026-01-01T00:00:00Z">
        <w:r>
          <w:t xml:space="preserve">).</w:t>
        </w:r>
      </w:ins>
      <w:ins w:id="20102" w:author="PR Preview" w:date="2026-01-01T00:00:00Z">
        <w:r>
          <w:t xml:space="preserve"> </w:t>
        </w:r>
      </w:ins>
      <w:ins w:id="20103" w:author="PR Preview" w:date="2026-01-01T00:00:00Z">
        <w:r>
          <w:t xml:space="preserve">If the dimension is</w:t>
        </w:r>
      </w:ins>
      <w:ins w:id="20104" w:author="PR Preview" w:date="2026-01-01T00:00:00Z">
        <w:r>
          <w:t xml:space="preserve"> </w:t>
        </w:r>
      </w:ins>
      <m:oMath>
        <m:r>
          <m:t>m</m:t>
        </m:r>
      </m:oMath>
      <w:ins w:id="20105" w:author="PR Preview" w:date="2026-01-01T00:00:00Z">
        <w:r>
          <w:t xml:space="preserve">, then</w:t>
        </w:r>
      </w:ins>
      <w:ins w:id="20106"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0107" w:author="PR Preview" w:date="2026-01-01T00:00:00Z">
        <w:r>
          <w:t xml:space="preserve"> </w:t>
        </w:r>
      </w:ins>
      <w:ins w:id="20108" w:author="PR Preview" w:date="2026-01-01T00:00:00Z">
        <w:r>
          <w:t xml:space="preserve">(</w:t>
        </w:r>
      </w:ins>
      <w:hyperlink w:anchor="thm-subspace-equal-dim">
        <w:ins w:id="20109" w:author="PR Preview" w:date="2026-01-01T00:00:00Z">
          <w:r>
            <w:rPr>
              <w:rStyle w:val="Hyperlink"/>
            </w:rPr>
            <w:t xml:space="preserve">Theorem 30</w:t>
          </w:r>
        </w:ins>
      </w:hyperlink>
      <w:ins w:id="20110" w:author="PR Preview" w:date="2026-01-01T00:00:00Z">
        <w:r>
          <w:t xml:space="preserve">);</w:t>
        </w:r>
      </w:ins>
      <w:ins w:id="20111" w:author="PR Preview" w:date="2026-01-01T00:00:00Z">
        <w:r>
          <w:t xml:space="preserve"> </w:t>
        </w:r>
      </w:ins>
      <w:ins w:id="20112" w:author="PR Preview" w:date="2026-01-01T00:00:00Z">
        <w:r>
          <w:t xml:space="preserve">if</w:t>
        </w:r>
      </w:ins>
      <w:ins w:id="20113"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0114" w:author="PR Preview" w:date="2026-01-01T00:00:00Z">
        <w:r>
          <w:t xml:space="preserve">, the dimension is</w:t>
        </w:r>
      </w:ins>
      <w:ins w:id="20115" w:author="PR Preview" w:date="2026-01-01T00:00:00Z">
        <w:r>
          <w:t xml:space="preserve"> </w:t>
        </w:r>
      </w:ins>
      <m:oMath>
        <m:r>
          <m:t>m</m:t>
        </m:r>
      </m:oMath>
      <w:ins w:id="20116" w:author="PR Preview" w:date="2026-01-01T00:00:00Z">
        <w:r>
          <w:t xml:space="preserve">.</w:t>
        </w:r>
      </w:ins>
    </w:p>
    <w:p>
      <w:pPr>
        <w:pStyle w:val="BodyText"/>
      </w:pPr>
      <w:ins w:id="20117" w:author="PR Preview" w:date="2026-01-01T00:00:00Z">
        <w:r>
          <w:rPr>
            <w:b/>
            <w:bCs/>
          </w:rPr>
          <w:t xml:space="preserve">Part 2.</w:t>
        </w:r>
      </w:ins>
      <w:ins w:id="20118" w:author="PR Preview" w:date="2026-01-01T00:00:00Z">
        <w:r>
          <w:t xml:space="preserve"> </w:t>
        </w:r>
      </w:ins>
      <w:ins w:id="20119" w:author="PR Preview" w:date="2026-01-01T00:00:00Z">
        <w:r>
          <w:t xml:space="preserve">By</w:t>
        </w:r>
      </w:ins>
      <w:ins w:id="20120" w:author="PR Preview" w:date="2026-01-01T00:00:00Z">
        <w:r>
          <w:t xml:space="preserve"> </w:t>
        </w:r>
      </w:ins>
      <w:hyperlink w:anchor="thm-solution-set">
        <w:ins w:id="20121" w:author="PR Preview" w:date="2026-01-01T00:00:00Z">
          <w:r>
            <w:rPr>
              <w:rStyle w:val="Hyperlink"/>
            </w:rPr>
            <w:t xml:space="preserve">Theorem 95</w:t>
          </w:r>
        </w:ins>
      </w:hyperlink>
      <w:ins w:id="20122" w:author="PR Preview" w:date="2026-01-01T00:00:00Z">
        <w:r>
          <w:t xml:space="preserve">, the solutions are a particular solution</w:t>
        </w:r>
      </w:ins>
      <w:ins w:id="20123" w:author="PR Preview" w:date="2026-01-01T00:00:00Z">
        <w:r>
          <w:t xml:space="preserve"> </w:t>
        </w:r>
      </w:ins>
      <w:ins w:id="20124" w:author="PR Preview" w:date="2026-01-01T00:00:00Z">
        <w:r>
          <w:t xml:space="preserve">plus the vectors of</w:t>
        </w:r>
      </w:ins>
      <w:ins w:id="20125" w:author="PR Preview" w:date="2026-01-01T00:00:00Z">
        <w:r>
          <w:t xml:space="preserve"> </w:t>
        </w:r>
      </w:ins>
      <m:oMath>
        <m:r>
          <m:rPr>
            <m:scr m:val="script"/>
            <m:sty m:val="p"/>
          </m:rPr>
          <m:t>N</m:t>
        </m:r>
        <m:r>
          <m:rPr>
            <m:sty m:val="p"/>
          </m:rPr>
          <m:t>(</m:t>
        </m:r>
        <m:r>
          <m:rPr>
            <m:sty m:val="bi"/>
          </m:rPr>
          <m:t>A</m:t>
        </m:r>
        <m:r>
          <m:rPr>
            <m:sty m:val="p"/>
          </m:rPr>
          <m:t>)</m:t>
        </m:r>
      </m:oMath>
      <w:ins w:id="20126" w:author="PR Preview" w:date="2026-01-01T00:00:00Z">
        <w:r>
          <w:t xml:space="preserve">,</w:t>
        </w:r>
      </w:ins>
      <w:ins w:id="20127" w:author="PR Preview" w:date="2026-01-01T00:00:00Z">
        <w:r>
          <w:t xml:space="preserve"> </w:t>
        </w:r>
      </w:ins>
      <w:ins w:id="20128" w:author="PR Preview" w:date="2026-01-01T00:00:00Z">
        <w:r>
          <w:t xml:space="preserve">so there is exactly one solution exactly when</w:t>
        </w:r>
      </w:ins>
      <w:ins w:id="20129"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20130" w:author="PR Preview" w:date="2026-01-01T00:00:00Z">
        <w:r>
          <w:t xml:space="preserve">,</w:t>
        </w:r>
      </w:ins>
      <w:ins w:id="20131" w:author="PR Preview" w:date="2026-01-01T00:00:00Z">
        <w:r>
          <w:t xml:space="preserve"> </w:t>
        </w:r>
      </w:ins>
      <w:ins w:id="20132" w:author="PR Preview" w:date="2026-01-01T00:00:00Z">
        <w:r>
          <w:t xml:space="preserve">that is, when</w:t>
        </w:r>
      </w:ins>
      <w:ins w:id="20133" w:author="PR Preview" w:date="2026-01-01T00:00:00Z">
        <w:r>
          <w:t xml:space="preserve"> </w:t>
        </w:r>
      </w:ins>
      <m:oMath>
        <m:r>
          <m:rPr>
            <m:sty m:val="p"/>
          </m:rPr>
          <m:t>nullity</m:t>
        </m:r>
        <m:r>
          <m:rPr>
            <m:sty m:val="p"/>
          </m:rPr>
          <m:t>(</m:t>
        </m:r>
        <m:r>
          <m:rPr>
            <m:sty m:val="bi"/>
          </m:rPr>
          <m:t>A</m:t>
        </m:r>
        <m:r>
          <m:rPr>
            <m:sty m:val="p"/>
          </m:rPr>
          <m:t>)</m:t>
        </m:r>
        <m:r>
          <m:rPr>
            <m:sty m:val="p"/>
          </m:rPr>
          <m:t>=</m:t>
        </m:r>
        <m:r>
          <m:t>0</m:t>
        </m:r>
      </m:oMath>
      <w:ins w:id="20134" w:author="PR Preview" w:date="2026-01-01T00:00:00Z">
        <w:r>
          <w:t xml:space="preserve"> </w:t>
        </w:r>
      </w:ins>
      <w:ins w:id="20135" w:author="PR Preview" w:date="2026-01-01T00:00:00Z">
        <w:r>
          <w:t xml:space="preserve">(a subspace of dimension</w:t>
        </w:r>
      </w:ins>
      <w:ins w:id="20136" w:author="PR Preview" w:date="2026-01-01T00:00:00Z">
        <w:r>
          <w:t xml:space="preserve"> </w:t>
        </w:r>
      </w:ins>
      <m:oMath>
        <m:r>
          <m:t>0</m:t>
        </m:r>
      </m:oMath>
      <w:ins w:id="20137" w:author="PR Preview" w:date="2026-01-01T00:00:00Z">
        <w:r>
          <w:t xml:space="preserve"> </w:t>
        </w:r>
      </w:ins>
      <w:ins w:id="20138" w:author="PR Preview" w:date="2026-01-01T00:00:00Z">
        <w:r>
          <w:t xml:space="preserve">has the empty list as a basis, whose span is</w:t>
        </w:r>
      </w:ins>
      <w:ins w:id="20139" w:author="PR Preview" w:date="2026-01-01T00:00:00Z">
        <w:r>
          <w:t xml:space="preserve"> </w:t>
        </w:r>
      </w:ins>
      <m:oMath>
        <m:r>
          <m:t>​</m:t>
        </m:r>
        <m:d>
          <m:dPr>
            <m:begChr m:val="{"/>
            <m:sepChr m:val=""/>
            <m:endChr m:val="}"/>
            <m:grow/>
          </m:dPr>
          <m:e>
            <m:acc>
              <m:accPr>
                <m:chr m:val="̃"/>
              </m:accPr>
              <m:e>
                <m:r>
                  <m:t>0</m:t>
                </m:r>
              </m:e>
            </m:acc>
          </m:e>
        </m:d>
        <m:r>
          <m:t>​</m:t>
        </m:r>
      </m:oMath>
      <w:ins w:id="20140" w:author="PR Preview" w:date="2026-01-01T00:00:00Z">
        <w:r>
          <w:t xml:space="preserve">,</w:t>
        </w:r>
      </w:ins>
      <w:ins w:id="20141" w:author="PR Preview" w:date="2026-01-01T00:00:00Z">
        <w:r>
          <w:t xml:space="preserve"> </w:t>
        </w:r>
      </w:ins>
      <w:ins w:id="20142" w:author="PR Preview" w:date="2026-01-01T00:00:00Z">
        <w:r>
          <w:t xml:space="preserve">by</w:t>
        </w:r>
      </w:ins>
      <w:ins w:id="20143" w:author="PR Preview" w:date="2026-01-01T00:00:00Z">
        <w:r>
          <w:t xml:space="preserve"> </w:t>
        </w:r>
      </w:ins>
      <w:hyperlink w:anchor="def-dimension">
        <w:ins w:id="20144" w:author="PR Preview" w:date="2026-01-01T00:00:00Z">
          <w:r>
            <w:rPr>
              <w:rStyle w:val="Hyperlink"/>
            </w:rPr>
            <w:t xml:space="preserve">Definition 44</w:t>
          </w:r>
        </w:ins>
      </w:hyperlink>
      <w:ins w:id="20145" w:author="PR Preview" w:date="2026-01-01T00:00:00Z">
        <w:r>
          <w:t xml:space="preserve"> </w:t>
        </w:r>
      </w:ins>
      <w:ins w:id="20146" w:author="PR Preview" w:date="2026-01-01T00:00:00Z">
        <w:r>
          <w:t xml:space="preserve">and</w:t>
        </w:r>
      </w:ins>
      <w:ins w:id="20147" w:author="PR Preview" w:date="2026-01-01T00:00:00Z">
        <w:r>
          <w:t xml:space="preserve"> </w:t>
        </w:r>
      </w:ins>
      <w:hyperlink w:anchor="def-span">
        <w:ins w:id="20148" w:author="PR Preview" w:date="2026-01-01T00:00:00Z">
          <w:r>
            <w:rPr>
              <w:rStyle w:val="Hyperlink"/>
            </w:rPr>
            <w:t xml:space="preserve">Definition 41</w:t>
          </w:r>
        </w:ins>
      </w:hyperlink>
      <w:ins w:id="20149" w:author="PR Preview" w:date="2026-01-01T00:00:00Z">
        <w:r>
          <w:t xml:space="preserve">;</w:t>
        </w:r>
      </w:ins>
      <w:ins w:id="20150" w:author="PR Preview" w:date="2026-01-01T00:00:00Z">
        <w:r>
          <w:t xml:space="preserve"> </w:t>
        </w:r>
      </w:ins>
      <w:ins w:id="20151" w:author="PR Preview" w:date="2026-01-01T00:00:00Z">
        <w:r>
          <w:t xml:space="preserve">and</w:t>
        </w:r>
      </w:ins>
      <w:ins w:id="20152" w:author="PR Preview" w:date="2026-01-01T00:00:00Z">
        <w:r>
          <w:t xml:space="preserve"> </w:t>
        </w:r>
      </w:ins>
      <m:oMath>
        <m:r>
          <m:t>​</m:t>
        </m:r>
        <m:d>
          <m:dPr>
            <m:begChr m:val="{"/>
            <m:sepChr m:val=""/>
            <m:endChr m:val="}"/>
            <m:grow/>
          </m:dPr>
          <m:e>
            <m:acc>
              <m:accPr>
                <m:chr m:val="̃"/>
              </m:accPr>
              <m:e>
                <m:r>
                  <m:t>0</m:t>
                </m:r>
              </m:e>
            </m:acc>
          </m:e>
        </m:d>
        <m:r>
          <m:t>​</m:t>
        </m:r>
      </m:oMath>
      <w:ins w:id="20153" w:author="PR Preview" w:date="2026-01-01T00:00:00Z">
        <w:r>
          <w:t xml:space="preserve"> </w:t>
        </w:r>
      </w:ins>
      <w:ins w:id="20154" w:author="PR Preview" w:date="2026-01-01T00:00:00Z">
        <w:r>
          <w:t xml:space="preserve">has dimension</w:t>
        </w:r>
      </w:ins>
      <w:ins w:id="20155" w:author="PR Preview" w:date="2026-01-01T00:00:00Z">
        <w:r>
          <w:t xml:space="preserve"> </w:t>
        </w:r>
      </w:ins>
      <m:oMath>
        <m:r>
          <m:t>0</m:t>
        </m:r>
      </m:oMath>
      <w:ins w:id="20156" w:author="PR Preview" w:date="2026-01-01T00:00:00Z">
        <w:r>
          <w:t xml:space="preserve">, by</w:t>
        </w:r>
      </w:ins>
      <w:ins w:id="20157" w:author="PR Preview" w:date="2026-01-01T00:00:00Z">
        <w:r>
          <w:t xml:space="preserve"> </w:t>
        </w:r>
      </w:ins>
      <w:hyperlink w:anchor="exm-dimension">
        <w:ins w:id="20158" w:author="PR Preview" w:date="2026-01-01T00:00:00Z">
          <w:r>
            <w:rPr>
              <w:rStyle w:val="Hyperlink"/>
            </w:rPr>
            <w:t xml:space="preserve">Example 48</w:t>
          </w:r>
        </w:ins>
      </w:hyperlink>
      <w:ins w:id="20159" w:author="PR Preview" w:date="2026-01-01T00:00:00Z">
        <w:r>
          <w:t xml:space="preserve">).</w:t>
        </w:r>
      </w:ins>
      <w:ins w:id="20160" w:author="PR Preview" w:date="2026-01-01T00:00:00Z">
        <w:r>
          <w:t xml:space="preserve"> </w:t>
        </w:r>
      </w:ins>
      <w:ins w:id="20161" w:author="PR Preview" w:date="2026-01-01T00:00:00Z">
        <w:r>
          <w:t xml:space="preserve">By</w:t>
        </w:r>
      </w:ins>
      <w:ins w:id="20162" w:author="PR Preview" w:date="2026-01-01T00:00:00Z">
        <w:r>
          <w:t xml:space="preserve"> </w:t>
        </w:r>
      </w:ins>
      <w:hyperlink w:anchor="thm-rank-nullity">
        <w:ins w:id="20163" w:author="PR Preview" w:date="2026-01-01T00:00:00Z">
          <w:r>
            <w:rPr>
              <w:rStyle w:val="Hyperlink"/>
            </w:rPr>
            <w:t xml:space="preserve">Theorem 37</w:t>
          </w:r>
        </w:ins>
      </w:hyperlink>
      <w:ins w:id="20164" w:author="PR Preview" w:date="2026-01-01T00:00:00Z">
        <w:r>
          <w:t xml:space="preserve">, that is when</w:t>
        </w:r>
      </w:ins>
      <w:ins w:id="20165" w:author="PR Preview" w:date="2026-01-01T00:00:00Z">
        <w:r>
          <w:t xml:space="preserve"> </w:t>
        </w:r>
      </w:ins>
      <m:oMath>
        <m:r>
          <m:rPr>
            <m:sty m:val="p"/>
          </m:rPr>
          <m:t>rank</m:t>
        </m:r>
        <m:r>
          <m:rPr>
            <m:sty m:val="p"/>
          </m:rPr>
          <m:t>(</m:t>
        </m:r>
        <m:r>
          <m:rPr>
            <m:sty m:val="bi"/>
          </m:rPr>
          <m:t>A</m:t>
        </m:r>
        <m:r>
          <m:rPr>
            <m:sty m:val="p"/>
          </m:rPr>
          <m:t>)</m:t>
        </m:r>
        <m:r>
          <m:rPr>
            <m:sty m:val="p"/>
          </m:rPr>
          <m:t>=</m:t>
        </m:r>
        <m:r>
          <m:t>n</m:t>
        </m:r>
      </m:oMath>
      <w:ins w:id="20166" w:author="PR Preview" w:date="2026-01-01T00:00:00Z">
        <w:r>
          <w:t xml:space="preserve">.</w:t>
        </w:r>
      </w:ins>
    </w:p>
    <w:bookmarkStart w:id="555" w:name="exm-solution-unique"/>
    <w:p>
      <w:pPr>
        <w:pStyle w:val="BodyText"/>
      </w:pPr>
      <w:ins w:id="20167" w:author="PR Preview" w:date="2026-01-01T00:00:00Z">
        <w:r>
          <w:rPr>
            <w:b/>
            <w:bCs/>
          </w:rPr>
          <w:t xml:space="preserve">Example 175 (Three systems)</w:t>
        </w:r>
      </w:ins>
      <w:ins w:id="20168" w:author="PR Preview" w:date="2026-01-01T00:00:00Z">
        <w:r>
          <w:t xml:space="preserve"> </w:t>
        </w:r>
      </w:ins>
      <w:ins w:id="20169" w:author="PR Preview" w:date="2026-01-01T00:00:00Z">
        <w:r>
          <w:t xml:space="preserve"> </w:t>
        </w:r>
      </w:ins>
    </w:p>
    <w:p>
      <w:pPr>
        <w:numPr>
          <w:ilvl w:val="0"/>
          <w:numId w:val="1091"/>
        </w:numPr>
      </w:pPr>
      <w:ins w:id="20170" w:author="PR Preview" w:date="2026-01-01T00:00:00Z">
        <w:r>
          <w:t xml:space="preserve">The</w:t>
        </w:r>
      </w:ins>
      <w:ins w:id="20171" w:author="PR Preview" w:date="2026-01-01T00:00:00Z">
        <w:r>
          <w:t xml:space="preserve"> </w:t>
        </w:r>
      </w:ins>
      <m:oMath>
        <m:r>
          <m:t>2</m:t>
        </m:r>
        <m:r>
          <m:rPr>
            <m:sty m:val="p"/>
          </m:rPr>
          <m:t>×</m:t>
        </m:r>
        <m:r>
          <m:t>3</m:t>
        </m:r>
      </m:oMath>
      <w:ins w:id="20172" w:author="PR Preview" w:date="2026-01-01T00:00:00Z">
        <w:r>
          <w:t xml:space="preserve"> </w:t>
        </w:r>
      </w:ins>
      <w:ins w:id="20173" w:author="PR Preview" w:date="2026-01-01T00:00:00Z">
        <w:r>
          <w:t xml:space="preserve">matrix</w:t>
        </w:r>
      </w:ins>
      <w:ins w:id="2017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20175" w:author="PR Preview" w:date="2026-01-01T00:00:00Z">
        <w:r>
          <w:t xml:space="preserve"> </w:t>
        </w:r>
      </w:ins>
      <w:ins w:id="20176" w:author="PR Preview" w:date="2026-01-01T00:00:00Z">
        <w:r>
          <w:t xml:space="preserve">of</w:t>
        </w:r>
      </w:ins>
      <w:ins w:id="20177" w:author="PR Preview" w:date="2026-01-01T00:00:00Z">
        <w:r>
          <w:t xml:space="preserve"> </w:t>
        </w:r>
      </w:ins>
      <w:hyperlink w:anchor="exm-rank-bound">
        <w:ins w:id="20178" w:author="PR Preview" w:date="2026-01-01T00:00:00Z">
          <w:r>
            <w:rPr>
              <w:rStyle w:val="Hyperlink"/>
            </w:rPr>
            <w:t xml:space="preserve">Example 68</w:t>
          </w:r>
        </w:ins>
      </w:hyperlink>
      <w:ins w:id="20179" w:author="PR Preview" w:date="2026-01-01T00:00:00Z">
        <w:r>
          <w:t xml:space="preserve"> </w:t>
        </w:r>
      </w:ins>
      <w:ins w:id="20180" w:author="PR Preview" w:date="2026-01-01T00:00:00Z">
        <w:r>
          <w:t xml:space="preserve">has rank</w:t>
        </w:r>
      </w:ins>
      <w:ins w:id="20181" w:author="PR Preview" w:date="2026-01-01T00:00:00Z">
        <w:r>
          <w:t xml:space="preserve"> </w:t>
        </w:r>
      </w:ins>
      <m:oMath>
        <m:r>
          <m:t>2</m:t>
        </m:r>
        <m:r>
          <m:rPr>
            <m:sty m:val="p"/>
          </m:rPr>
          <m:t>=</m:t>
        </m:r>
        <m:r>
          <m:t>m</m:t>
        </m:r>
      </m:oMath>
      <w:ins w:id="20182" w:author="PR Preview" w:date="2026-01-01T00:00:00Z">
        <w:r>
          <w:t xml:space="preserve">, so every system with it is consistent,</w:t>
        </w:r>
      </w:ins>
      <w:ins w:id="20183" w:author="PR Preview" w:date="2026-01-01T00:00:00Z">
        <w:r>
          <w:t xml:space="preserve"> </w:t>
        </w:r>
      </w:ins>
      <w:ins w:id="20184" w:author="PR Preview" w:date="2026-01-01T00:00:00Z">
        <w:r>
          <w:t xml:space="preserve">but</w:t>
        </w:r>
      </w:ins>
      <w:ins w:id="20185" w:author="PR Preview" w:date="2026-01-01T00:00:00Z">
        <w:r>
          <w:t xml:space="preserve"> </w:t>
        </w:r>
      </w:ins>
      <m:oMath>
        <m:r>
          <m:t>2</m:t>
        </m:r>
        <m:r>
          <m:rPr>
            <m:sty m:val="p"/>
          </m:rPr>
          <m:t>&lt;</m:t>
        </m:r>
        <m:r>
          <m:t>3</m:t>
        </m:r>
        <m:r>
          <m:rPr>
            <m:sty m:val="p"/>
          </m:rPr>
          <m:t>=</m:t>
        </m:r>
        <m:r>
          <m:t>n</m:t>
        </m:r>
      </m:oMath>
      <w:ins w:id="20186" w:author="PR Preview" w:date="2026-01-01T00:00:00Z">
        <w:r>
          <w:t xml:space="preserve">, so the solutions are never unique.</w:t>
        </w:r>
      </w:ins>
    </w:p>
    <w:p>
      <w:pPr>
        <w:numPr>
          <w:ilvl w:val="0"/>
          <w:numId w:val="1091"/>
        </w:numPr>
      </w:pPr>
      <w:ins w:id="20187" w:author="PR Preview" w:date="2026-01-01T00:00:00Z">
        <w:r>
          <w:t xml:space="preserve">The</w:t>
        </w:r>
      </w:ins>
      <w:ins w:id="20188" w:author="PR Preview" w:date="2026-01-01T00:00:00Z">
        <w:r>
          <w:t xml:space="preserve"> </w:t>
        </w:r>
      </w:ins>
      <m:oMath>
        <m:r>
          <m:t>3</m:t>
        </m:r>
        <m:r>
          <m:rPr>
            <m:sty m:val="p"/>
          </m:rPr>
          <m:t>×</m:t>
        </m:r>
        <m:r>
          <m:t>2</m:t>
        </m:r>
      </m:oMath>
      <w:ins w:id="20189" w:author="PR Preview" w:date="2026-01-01T00:00:00Z">
        <w:r>
          <w:t xml:space="preserve"> </w:t>
        </w:r>
      </w:ins>
      <w:ins w:id="20190" w:author="PR Preview" w:date="2026-01-01T00:00:00Z">
        <w:r>
          <w:t xml:space="preserve">matrix</w:t>
        </w:r>
      </w:ins>
      <w:ins w:id="2019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0192" w:author="PR Preview" w:date="2026-01-01T00:00:00Z">
        <w:r>
          <w:t xml:space="preserve"> </w:t>
        </w:r>
      </w:ins>
      <w:ins w:id="20193" w:author="PR Preview" w:date="2026-01-01T00:00:00Z">
        <w:r>
          <w:t xml:space="preserve">of</w:t>
        </w:r>
      </w:ins>
      <w:ins w:id="20194" w:author="PR Preview" w:date="2026-01-01T00:00:00Z">
        <w:r>
          <w:t xml:space="preserve"> </w:t>
        </w:r>
      </w:ins>
      <w:hyperlink w:anchor="exm-gram-invertible">
        <w:ins w:id="20195" w:author="PR Preview" w:date="2026-01-01T00:00:00Z">
          <w:r>
            <w:rPr>
              <w:rStyle w:val="Hyperlink"/>
            </w:rPr>
            <w:t xml:space="preserve">Example 155</w:t>
          </w:r>
        </w:ins>
      </w:hyperlink>
      <w:ins w:id="20196" w:author="PR Preview" w:date="2026-01-01T00:00:00Z">
        <w:r>
          <w:t xml:space="preserve"> </w:t>
        </w:r>
      </w:ins>
      <w:ins w:id="20197" w:author="PR Preview" w:date="2026-01-01T00:00:00Z">
        <w:r>
          <w:t xml:space="preserve">has rank</w:t>
        </w:r>
      </w:ins>
      <w:ins w:id="20198" w:author="PR Preview" w:date="2026-01-01T00:00:00Z">
        <w:r>
          <w:t xml:space="preserve"> </w:t>
        </w:r>
      </w:ins>
      <m:oMath>
        <m:r>
          <m:t>2</m:t>
        </m:r>
        <m:r>
          <m:rPr>
            <m:sty m:val="p"/>
          </m:rPr>
          <m:t>=</m:t>
        </m:r>
        <m:r>
          <m:t>n</m:t>
        </m:r>
      </m:oMath>
      <w:ins w:id="20199" w:author="PR Preview" w:date="2026-01-01T00:00:00Z">
        <w:r>
          <w:t xml:space="preserve">, so a consistent system has one solution,</w:t>
        </w:r>
      </w:ins>
      <w:ins w:id="20200" w:author="PR Preview" w:date="2026-01-01T00:00:00Z">
        <w:r>
          <w:t xml:space="preserve"> </w:t>
        </w:r>
      </w:ins>
      <w:ins w:id="20201" w:author="PR Preview" w:date="2026-01-01T00:00:00Z">
        <w:r>
          <w:t xml:space="preserve">but</w:t>
        </w:r>
      </w:ins>
      <w:ins w:id="20202" w:author="PR Preview" w:date="2026-01-01T00:00:00Z">
        <w:r>
          <w:t xml:space="preserve"> </w:t>
        </w:r>
      </w:ins>
      <m:oMath>
        <m:r>
          <m:t>2</m:t>
        </m:r>
        <m:r>
          <m:rPr>
            <m:sty m:val="p"/>
          </m:rPr>
          <m:t>&lt;</m:t>
        </m:r>
        <m:r>
          <m:t>3</m:t>
        </m:r>
        <m:r>
          <m:rPr>
            <m:sty m:val="p"/>
          </m:rPr>
          <m:t>=</m:t>
        </m:r>
        <m:r>
          <m:t>m</m:t>
        </m:r>
      </m:oMath>
      <w:ins w:id="20203" w:author="PR Preview" w:date="2026-01-01T00:00:00Z">
        <w:r>
          <w:t xml:space="preserve">, so some systems are inconsistent:</w:t>
        </w:r>
      </w:ins>
      <w:ins w:id="20204"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20205" w:author="PR Preview" w:date="2026-01-01T00:00:00Z">
        <w:r>
          <w:t xml:space="preserve">, because</w:t>
        </w:r>
      </w:ins>
      <w:ins w:id="20206"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20207" w:author="PR Preview" w:date="2026-01-01T00:00:00Z">
        <w:r>
          <w:t xml:space="preserve"> </w:t>
        </w:r>
      </w:ins>
      <w:ins w:id="20208" w:author="PR Preview" w:date="2026-01-01T00:00:00Z">
        <w:r>
          <w:t xml:space="preserve">has equal differences between consecutive entries,</w:t>
        </w:r>
      </w:ins>
      <w:ins w:id="20209" w:author="PR Preview" w:date="2026-01-01T00:00:00Z">
        <w:r>
          <w:t xml:space="preserve"> </w:t>
        </w:r>
      </w:ins>
      <w:ins w:id="20210" w:author="PR Preview" w:date="2026-01-01T00:00:00Z">
        <w:r>
          <w:t xml:space="preserve">and</w:t>
        </w:r>
      </w:ins>
      <w:ins w:id="20211" w:author="PR Preview" w:date="2026-01-01T00:00:00Z">
        <w:r>
          <w:t xml:space="preserve"> </w:t>
        </w:r>
      </w:ins>
      <m:oMath>
        <m:r>
          <m:rPr>
            <m:sty m:val="p"/>
          </m:rPr>
          <m:t>(</m:t>
        </m:r>
        <m:r>
          <m:t>1</m:t>
        </m:r>
        <m:r>
          <m:rPr>
            <m:sty m:val="p"/>
          </m:rPr>
          <m:t>,</m:t>
        </m:r>
        <m:r>
          <m:t>0</m:t>
        </m:r>
        <m:r>
          <m:rPr>
            <m:sty m:val="p"/>
          </m:rPr>
          <m:t>,</m:t>
        </m:r>
        <m:r>
          <m:t>0</m:t>
        </m:r>
        <m:r>
          <m:rPr>
            <m:sty m:val="p"/>
          </m:rPr>
          <m:t>)</m:t>
        </m:r>
      </m:oMath>
      <w:ins w:id="20212" w:author="PR Preview" w:date="2026-01-01T00:00:00Z">
        <w:r>
          <w:t xml:space="preserve"> </w:t>
        </w:r>
      </w:ins>
      <w:ins w:id="20213" w:author="PR Preview" w:date="2026-01-01T00:00:00Z">
        <w:r>
          <w:t xml:space="preserve">does not.</w:t>
        </w:r>
      </w:ins>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del w:id="20214" w:author="PR Preview" w:date="2026-01-01T00:00:00Z">
        <w:r>
          <w:delText xml:space="preserve">so its nullity is</w:delText>
        </w:r>
      </w:del>
      <w:del w:id="20215" w:author="PR Preview" w:date="2026-01-01T00:00:00Z">
        <w:r>
          <w:delText xml:space="preserve"> </w:delText>
        </w:r>
      </w:del>
      <m:oMath>
        <m:r>
          <m:t>0</m:t>
        </m:r>
      </m:oMath>
      <w:del w:id="20216" w:author="PR Preview" w:date="2026-01-01T00:00:00Z">
        <w:r>
          <w:delText xml:space="preserve"> </w:delText>
        </w:r>
      </w:del>
      <w:del w:id="20217" w:author="PR Preview" w:date="2026-01-01T00:00:00Z">
        <w:r>
          <w:delText xml:space="preserve">and its rank is</w:delText>
        </w:r>
      </w:del>
      <w:del w:id="20218" w:author="PR Preview" w:date="2026-01-01T00:00:00Z">
        <w:r>
          <w:delText xml:space="preserve"> </w:delText>
        </w:r>
      </w:del>
      <m:oMath>
        <m:r>
          <m:t>p</m:t>
        </m:r>
      </m:oMath>
      <w:del w:id="20219" w:author="PR Preview" w:date="2026-01-01T00:00:00Z">
        <w:r>
          <w:delText xml:space="preserve"> </w:delText>
        </w:r>
      </w:del>
      <w:del w:id="20220" w:author="PR Preview" w:date="2026-01-01T00:00:00Z">
        <w:r>
          <w:delText xml:space="preserve">(</w:delText>
        </w:r>
      </w:del>
      <w:hyperlink w:anchor="thm-rank-nullity">
        <w:del w:id="20221" w:author="PR Preview" w:date="2026-01-01T00:00:00Z">
          <w:r>
            <w:rPr>
              <w:rStyle w:val="Hyperlink"/>
            </w:rPr>
            <w:delText xml:space="preserve">Theorem 36</w:delText>
          </w:r>
        </w:del>
      </w:hyperlink>
      <w:del w:id="20222" w:author="PR Preview" w:date="2026-01-01T00:00:00Z">
        <w:r>
          <w:delText xml:space="preserve">).</w:delText>
        </w:r>
      </w:del>
      <w:del w:id="20223" w:author="PR Preview" w:date="2026-01-01T00:00:00Z">
        <w:r>
          <w:delText xml:space="preserve"> </w:delText>
        </w:r>
      </w:del>
      <w:del w:id="20224" w:author="PR Preview" w:date="2026-01-01T00:00:00Z">
        <w:r>
          <w:delText xml:space="preserve">So every system with it is consistent (part 1, with</w:delText>
        </w:r>
      </w:del>
      <w:del w:id="20225" w:author="PR Preview" w:date="2026-01-01T00:00:00Z">
        <w:r>
          <w:delText xml:space="preserve"> </w:delText>
        </w:r>
      </w:del>
      <m:oMath>
        <m:r>
          <m:t>p</m:t>
        </m:r>
        <m:r>
          <m:rPr>
            <m:sty m:val="p"/>
          </m:rPr>
          <m:t>=</m:t>
        </m:r>
        <m:r>
          <m:t>m</m:t>
        </m:r>
      </m:oMath>
      <w:del w:id="20226" w:author="PR Preview" w:date="2026-01-01T00:00:00Z">
        <w:r>
          <w:delText xml:space="preserve">)</w:delText>
        </w:r>
      </w:del>
      <w:del w:id="20227" w:author="PR Preview" w:date="2026-01-01T00:00:00Z">
        <w:r>
          <w:delText xml:space="preserve"> </w:delText>
        </w:r>
      </w:del>
      <w:del w:id="20228" w:author="PR Preview" w:date="2026-01-01T00:00:00Z">
        <w:r>
          <w:delText xml:space="preserve">and has exactly one solution (part 2, with</w:delText>
        </w:r>
      </w:del>
      <w:del w:id="20229" w:author="PR Preview" w:date="2026-01-01T00:00:00Z">
        <w:r>
          <w:delText xml:space="preserve"> </w:delText>
        </w:r>
      </w:del>
      <m:oMath>
        <m:r>
          <m:t>p</m:t>
        </m:r>
        <m:r>
          <m:rPr>
            <m:sty m:val="p"/>
          </m:rPr>
          <m:t>=</m:t>
        </m:r>
        <m:r>
          <m:t>n</m:t>
        </m:r>
      </m:oMath>
      <w:del w:id="20230" w:author="PR Preview" w:date="2026-01-01T00:00:00Z">
        <w:r>
          <w:delText xml:space="preserve">),</w:delText>
        </w:r>
      </w:del>
      <w:del w:id="20231" w:author="PR Preview" w:date="2026-01-01T00:00:00Z">
        <w:r>
          <w:delText xml:space="preserve"> </w:delText>
        </w:r>
      </w:del>
      <w:del w:id="20232" w:author="PR Preview" w:date="2026-01-01T00:00:00Z">
        <w:r>
          <w:delText xml:space="preserve">namely</w:delText>
        </w:r>
      </w:del>
      <w:del w:id="20233" w:author="PR Preview" w:date="2026-01-01T00:00:00Z">
        <w:r>
          <w:delText xml:space="preserve"> </w:delText>
        </w:r>
      </w:del>
      <m:oMath>
        <m:sSup>
          <m:e>
            <m:r>
              <m:rPr>
                <m:sty m:val="bi"/>
              </m:rPr>
              <m:t>A</m:t>
            </m:r>
          </m:e>
          <m:sup>
            <m:r>
              <m:rPr>
                <m:sty m:val="p"/>
              </m:rPr>
              <m:t>−</m:t>
            </m:r>
            <m:r>
              <m:t>1</m:t>
            </m:r>
          </m:sup>
        </m:sSup>
        <m:acc>
          <m:accPr>
            <m:chr m:val="̃"/>
          </m:accPr>
          <m:e>
            <m:r>
              <m:t>b</m:t>
            </m:r>
          </m:e>
        </m:acc>
      </m:oMath>
      <w:del w:id="20234" w:author="PR Preview" w:date="2026-01-01T00:00:00Z">
        <w:r>
          <w:delText xml:space="preserve">, since</w:delText>
        </w:r>
      </w:del>
      <w:del w:id="20235" w:author="PR Preview" w:date="2026-01-01T00:00:00Z">
        <w:r>
          <w:delText xml:space="preserve"> </w:delText>
        </w:r>
      </w:del>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del w:id="20236" w:author="PR Preview" w:date="2026-01-01T00:00:00Z">
        <w:r>
          <w:delText xml:space="preserve">.</w:delText>
        </w:r>
      </w:del>
    </w:p>
    <w:p>
      <w:pPr>
        <w:pStyle w:val="FirstParagraph"/>
      </w:pPr>
      <w:del w:id="20237" w:author="PR Preview" w:date="2026-01-01T00:00:00Z">
        <w:r>
          <w:rPr>
            <w:b/>
            <w:bCs/>
          </w:rPr>
          <w:delText xml:space="preserve">Theorem 95 (The projection onto a column space, with any generalized inverse)</w:delText>
        </w:r>
      </w:del>
      <w:del w:id="20238" w:author="PR Preview" w:date="2026-01-01T00:00:00Z">
        <w:r>
          <w:delText xml:space="preserve"> </w:delText>
        </w:r>
      </w:del>
      <w:del w:id="20239" w:author="PR Preview" w:date="2026-01-01T00:00:00Z">
        <w:r>
          <w:delText xml:space="preserve">Let</w:delText>
        </w:r>
      </w:del>
      <w:del w:id="20240" w:author="PR Preview" w:date="2026-01-01T00:00:00Z">
        <w:r>
          <w:delText xml:space="preserve"> </w:delText>
        </w:r>
      </w:del>
      <m:oMath>
        <m:r>
          <m:rPr>
            <m:sty m:val="bi"/>
          </m:rPr>
          <m:t>X</m:t>
        </m:r>
      </m:oMath>
      <w:del w:id="20241" w:author="PR Preview" w:date="2026-01-01T00:00:00Z">
        <w:r>
          <w:delText xml:space="preserve"> </w:delText>
        </w:r>
      </w:del>
      <w:del w:id="20242" w:author="PR Preview" w:date="2026-01-01T00:00:00Z">
        <w:r>
          <w:delText xml:space="preserve">be an</w:delText>
        </w:r>
      </w:del>
      <w:del w:id="20243" w:author="PR Preview" w:date="2026-01-01T00:00:00Z">
        <w:r>
          <w:delText xml:space="preserve"> </w:delText>
        </w:r>
      </w:del>
      <m:oMath>
        <m:r>
          <m:t>n</m:t>
        </m:r>
        <m:r>
          <m:rPr>
            <m:sty m:val="p"/>
          </m:rPr>
          <m:t>×</m:t>
        </m:r>
        <m:r>
          <m:t>p</m:t>
        </m:r>
      </m:oMath>
      <w:del w:id="20244" w:author="PR Preview" w:date="2026-01-01T00:00:00Z">
        <w:r>
          <w:delText xml:space="preserve"> </w:delText>
        </w:r>
      </w:del>
      <w:del w:id="20245" w:author="PR Preview" w:date="2026-01-01T00:00:00Z">
        <w:r>
          <w:delText xml:space="preserve">matrix of any rank,</w:delText>
        </w:r>
      </w:del>
      <w:del w:id="20246" w:author="PR Preview" w:date="2026-01-01T00:00:00Z">
        <w:r>
          <w:delText xml:space="preserve"> </w:delText>
        </w:r>
      </w:del>
      <w:del w:id="20247" w:author="PR Preview" w:date="2026-01-01T00:00:00Z">
        <w:r>
          <w:delText xml:space="preserve">and let</w:delText>
        </w:r>
      </w:del>
      <w:del w:id="20248" w:author="PR Preview" w:date="2026-01-01T00:00:00Z">
        <w:r>
          <w:delText xml:space="preserve"> </w:delText>
        </w:r>
      </w:del>
      <m:oMath>
        <m:r>
          <m:rPr>
            <m:sty m:val="bi"/>
          </m:rPr>
          <m:t>G</m:t>
        </m:r>
      </m:oMath>
      <w:del w:id="20249" w:author="PR Preview" w:date="2026-01-01T00:00:00Z">
        <w:r>
          <w:delText xml:space="preserve"> </w:delText>
        </w:r>
      </w:del>
      <w:del w:id="20250" w:author="PR Preview" w:date="2026-01-01T00:00:00Z">
        <w:r>
          <w:delText xml:space="preserve">be any generalized inverse of</w:delText>
        </w:r>
      </w:del>
      <w:del w:id="20251" w:author="PR Preview" w:date="2026-01-01T00:00:00Z">
        <w:r>
          <w:delText xml:space="preserve"> </w:delText>
        </w:r>
      </w:del>
      <m:oMath>
        <m:sSup>
          <m:e>
            <m:r>
              <m:rPr>
                <m:sty m:val="bi"/>
              </m:rPr>
              <m:t>X</m:t>
            </m:r>
          </m:e>
          <m:sup>
            <m:r>
              <m:rPr>
                <m:sty m:val="p"/>
              </m:rPr>
              <m:t>⊤</m:t>
            </m:r>
          </m:sup>
        </m:sSup>
        <m:r>
          <m:rPr>
            <m:sty m:val="bi"/>
          </m:rPr>
          <m:t>X</m:t>
        </m:r>
      </m:oMath>
      <w:del w:id="20252" w:author="PR Preview" w:date="2026-01-01T00:00:00Z">
        <w:r>
          <w:delText xml:space="preserve"> </w:delText>
        </w:r>
      </w:del>
      <w:del w:id="20253" w:author="PR Preview" w:date="2026-01-01T00:00:00Z">
        <w:r>
          <w:delText xml:space="preserve">(</w:delText>
        </w:r>
      </w:del>
      <w:hyperlink w:anchor="def-generalized-inverse">
        <w:del w:id="20254" w:author="PR Preview" w:date="2026-01-01T00:00:00Z">
          <w:r>
            <w:rPr>
              <w:rStyle w:val="Hyperlink"/>
            </w:rPr>
            <w:delText xml:space="preserve">Definition 92</w:delText>
          </w:r>
        </w:del>
      </w:hyperlink>
      <w:del w:id="20255" w:author="PR Preview" w:date="2026-01-01T00:00:00Z">
        <w:r>
          <w:delText xml:space="preserve">).</w:delText>
        </w:r>
      </w:del>
      <w:del w:id="20256" w:author="PR Preview" w:date="2026-01-01T00:00:00Z">
        <w:r>
          <w:delText xml:space="preserve"> </w:delText>
        </w:r>
      </w:del>
      <w:del w:id="20257" w:author="PR Preview" w:date="2026-01-01T00:00:00Z">
        <w:r>
          <w:delText xml:space="preserve">Then for every</w:delText>
        </w:r>
      </w:del>
      <w:del w:id="20258" w:author="PR Preview" w:date="2026-01-01T00:00:00Z">
        <w:r>
          <w:delText xml:space="preserve"> </w:delText>
        </w:r>
      </w:del>
      <m:oMath>
        <m:acc>
          <m:accPr>
            <m:chr m:val="̃"/>
          </m:accPr>
          <m:e>
            <m:r>
              <m:t>y</m:t>
            </m:r>
          </m:e>
        </m:acc>
        <m:r>
          <m:rPr>
            <m:sty m:val="p"/>
          </m:rPr>
          <m:t>∈</m:t>
        </m:r>
        <m:sSup>
          <m:e>
            <m:r>
              <m:rPr>
                <m:scr m:val="double-struck"/>
                <m:sty m:val="p"/>
              </m:rPr>
              <m:t>R</m:t>
            </m:r>
          </m:e>
          <m:sup>
            <m:r>
              <m:t>n</m:t>
            </m:r>
          </m:sup>
        </m:sSup>
      </m:oMath>
      <w:del w:id="20259" w:author="PR Preview" w:date="2026-01-01T00:00:00Z">
        <w:r>
          <w:delText xml:space="preserve">,</w:delText>
        </w:r>
      </w:del>
      <w:del w:id="20260" w:author="PR Preview" w:date="2026-01-01T00:00:00Z">
        <w:r>
          <w:delText xml:space="preserve"> </w:delText>
        </w:r>
      </w:del>
      <m:oMath>
        <m:r>
          <m:rPr>
            <m:sty m:val="bi"/>
          </m:rPr>
          <m:t>X</m:t>
        </m:r>
        <m:r>
          <m:rPr>
            <m:sty m:val="bi"/>
          </m:rPr>
          <m:t>G</m:t>
        </m:r>
        <m:sSup>
          <m:e>
            <m:r>
              <m:rPr>
                <m:sty m:val="bi"/>
              </m:rPr>
              <m:t>X</m:t>
            </m:r>
          </m:e>
          <m:sup>
            <m:r>
              <m:rPr>
                <m:sty m:val="p"/>
              </m:rPr>
              <m:t>⊤</m:t>
            </m:r>
          </m:sup>
        </m:sSup>
        <m:acc>
          <m:accPr>
            <m:chr m:val="̃"/>
          </m:accPr>
          <m:e>
            <m:r>
              <m:t>y</m:t>
            </m:r>
          </m:e>
        </m:acc>
      </m:oMath>
      <w:del w:id="20261" w:author="PR Preview" w:date="2026-01-01T00:00:00Z">
        <w:r>
          <w:delText xml:space="preserve"> </w:delText>
        </w:r>
      </w:del>
      <w:del w:id="20262" w:author="PR Preview" w:date="2026-01-01T00:00:00Z">
        <w:r>
          <w:delText xml:space="preserve">is the orthogonal projection of</w:delText>
        </w:r>
      </w:del>
      <w:del w:id="20263" w:author="PR Preview" w:date="2026-01-01T00:00:00Z">
        <w:r>
          <w:delText xml:space="preserve"> </w:delText>
        </w:r>
      </w:del>
      <m:oMath>
        <m:acc>
          <m:accPr>
            <m:chr m:val="̃"/>
          </m:accPr>
          <m:e>
            <m:r>
              <m:t>y</m:t>
            </m:r>
          </m:e>
        </m:acc>
      </m:oMath>
      <w:del w:id="20264" w:author="PR Preview" w:date="2026-01-01T00:00:00Z">
        <w:r>
          <w:delText xml:space="preserve"> </w:delText>
        </w:r>
      </w:del>
      <w:del w:id="20265" w:author="PR Preview" w:date="2026-01-01T00:00:00Z">
        <w:r>
          <w:delText xml:space="preserve">onto</w:delText>
        </w:r>
      </w:del>
      <w:del w:id="20266" w:author="PR Preview" w:date="2026-01-01T00:00:00Z">
        <w:r>
          <w:delText xml:space="preserve"> </w:delText>
        </w:r>
      </w:del>
      <m:oMath>
        <m:r>
          <m:rPr>
            <m:scr m:val="script"/>
            <m:sty m:val="p"/>
          </m:rPr>
          <m:t>C</m:t>
        </m:r>
        <m:r>
          <m:rPr>
            <m:sty m:val="p"/>
          </m:rPr>
          <m:t>(</m:t>
        </m:r>
        <m:r>
          <m:rPr>
            <m:sty m:val="bi"/>
          </m:rPr>
          <m:t>X</m:t>
        </m:r>
        <m:r>
          <m:rPr>
            <m:sty m:val="p"/>
          </m:rPr>
          <m:t>)</m:t>
        </m:r>
      </m:oMath>
      <w:del w:id="20267" w:author="PR Preview" w:date="2026-01-01T00:00:00Z">
        <w:r>
          <w:delText xml:space="preserve"> </w:delText>
        </w:r>
      </w:del>
      <w:del w:id="20268" w:author="PR Preview" w:date="2026-01-01T00:00:00Z">
        <w:r>
          <w:delText xml:space="preserve">(</w:delText>
        </w:r>
      </w:del>
      <w:hyperlink w:anchor="def-orthogonal-projection">
        <w:del w:id="20269" w:author="PR Preview" w:date="2026-01-01T00:00:00Z">
          <w:r>
            <w:rPr>
              <w:rStyle w:val="Hyperlink"/>
            </w:rPr>
            <w:delText xml:space="preserve">Definition 91</w:delText>
          </w:r>
        </w:del>
      </w:hyperlink>
      <w:del w:id="20270" w:author="PR Preview" w:date="2026-01-01T00:00:00Z">
        <w:r>
          <w:delText xml:space="preserve">).</w:delText>
        </w:r>
      </w:del>
      <w:del w:id="20271" w:author="PR Preview" w:date="2026-01-01T00:00:00Z">
        <w:r>
          <w:delText xml:space="preserve"> </w:delText>
        </w:r>
      </w:del>
      <w:del w:id="20272" w:author="PR Preview" w:date="2026-01-01T00:00:00Z">
        <w:r>
          <w:delText xml:space="preserve">So the matrix</w:delText>
        </w:r>
      </w:del>
      <w:del w:id="20273" w:author="PR Preview" w:date="2026-01-01T00:00:00Z">
        <w:r>
          <w:delText xml:space="preserve"> </w:delText>
        </w:r>
      </w:del>
      <m:oMath>
        <m:r>
          <m:rPr>
            <m:sty m:val="bi"/>
          </m:rPr>
          <m:t>X</m:t>
        </m:r>
        <m:r>
          <m:rPr>
            <m:sty m:val="bi"/>
          </m:rPr>
          <m:t>G</m:t>
        </m:r>
        <m:sSup>
          <m:e>
            <m:r>
              <m:rPr>
                <m:sty m:val="bi"/>
              </m:rPr>
              <m:t>X</m:t>
            </m:r>
          </m:e>
          <m:sup>
            <m:r>
              <m:rPr>
                <m:sty m:val="p"/>
              </m:rPr>
              <m:t>⊤</m:t>
            </m:r>
          </m:sup>
        </m:sSup>
      </m:oMath>
      <w:del w:id="20274" w:author="PR Preview" w:date="2026-01-01T00:00:00Z">
        <w:r>
          <w:delText xml:space="preserve"> </w:delText>
        </w:r>
      </w:del>
      <w:del w:id="20275" w:author="PR Preview" w:date="2026-01-01T00:00:00Z">
        <w:r>
          <w:delText xml:space="preserve">is the same for every choice of</w:delText>
        </w:r>
      </w:del>
      <w:del w:id="20276" w:author="PR Preview" w:date="2026-01-01T00:00:00Z">
        <w:r>
          <w:delText xml:space="preserve"> </w:delText>
        </w:r>
      </w:del>
      <m:oMath>
        <m:r>
          <m:rPr>
            <m:sty m:val="bi"/>
          </m:rPr>
          <m:t>G</m:t>
        </m:r>
      </m:oMath>
      <w:del w:id="20277" w:author="PR Preview" w:date="2026-01-01T00:00:00Z">
        <w:r>
          <w:delText xml:space="preserve">,</w:delText>
        </w:r>
      </w:del>
      <w:del w:id="20278" w:author="PR Preview" w:date="2026-01-01T00:00:00Z">
        <w:r>
          <w:delText xml:space="preserve"> </w:delText>
        </w:r>
      </w:del>
      <w:del w:id="20279" w:author="PR Preview" w:date="2026-01-01T00:00:00Z">
        <w:r>
          <w:delText xml:space="preserve">and when</w:delText>
        </w:r>
      </w:del>
      <w:del w:id="20280"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0281" w:author="PR Preview" w:date="2026-01-01T00:00:00Z">
        <w:r>
          <w:delText xml:space="preserve"> </w:delText>
        </w:r>
      </w:del>
      <w:del w:id="20282" w:author="PR Preview" w:date="2026-01-01T00:00:00Z">
        <w:r>
          <w:delText xml:space="preserve">it is the hat matrix</w:delText>
        </w:r>
      </w:del>
      <w:del w:id="20283" w:author="PR Preview" w:date="2026-01-01T00:00:00Z">
        <w:r>
          <w:delText xml:space="preserve"> </w:delText>
        </w:r>
      </w:del>
      <m:oMath>
        <m:r>
          <m:rPr>
            <m:sty m:val="bi"/>
          </m:rPr>
          <m:t>H</m:t>
        </m:r>
      </m:oMath>
      <w:del w:id="20284" w:author="PR Preview" w:date="2026-01-01T00:00:00Z">
        <w:r>
          <w:delText xml:space="preserve"> </w:delText>
        </w:r>
      </w:del>
      <w:del w:id="20285" w:author="PR Preview" w:date="2026-01-01T00:00:00Z">
        <w:r>
          <w:delText xml:space="preserve">(</w:delText>
        </w:r>
      </w:del>
      <w:hyperlink w:anchor="def-hat-matrix">
        <w:del w:id="20286" w:author="PR Preview" w:date="2026-01-01T00:00:00Z">
          <w:r>
            <w:rPr>
              <w:rStyle w:val="Hyperlink"/>
            </w:rPr>
            <w:delText xml:space="preserve">Definition 90</w:delText>
          </w:r>
        </w:del>
      </w:hyperlink>
      <w:del w:id="20287" w:author="PR Preview" w:date="2026-01-01T00:00:00Z">
        <w:r>
          <w:delText xml:space="preserve">).</w:delText>
        </w:r>
      </w:del>
    </w:p>
    <w:p>
      <w:pPr>
        <w:pStyle w:val="BodyText"/>
      </w:pPr>
      <w:del w:id="20288" w:author="PR Preview" w:date="2026-01-01T00:00:00Z">
        <w:r>
          <w:rPr>
            <w:i/>
            <w:iCs/>
          </w:rPr>
          <w:delText xml:space="preserve">Proof</w:delText>
        </w:r>
      </w:del>
      <w:del w:id="20289" w:author="PR Preview" w:date="2026-01-01T00:00:00Z">
        <w:r>
          <w:delText xml:space="preserve">. </w:delText>
        </w:r>
      </w:del>
      <m:oMath>
        <m:sSup>
          <m:e>
            <m:r>
              <m:rPr>
                <m:sty m:val="bi"/>
              </m:rPr>
              <m:t>X</m:t>
            </m:r>
          </m:e>
          <m:sup>
            <m:r>
              <m:rPr>
                <m:sty m:val="p"/>
              </m:rPr>
              <m:t>⊤</m:t>
            </m:r>
          </m:sup>
        </m:sSup>
        <m:acc>
          <m:accPr>
            <m:chr m:val="̃"/>
          </m:accPr>
          <m:e>
            <m:r>
              <m:t>y</m:t>
            </m:r>
          </m:e>
        </m:acc>
      </m:oMath>
      <w:del w:id="20290" w:author="PR Preview" w:date="2026-01-01T00:00:00Z">
        <w:r>
          <w:rPr>
            <w:b/>
            <w:bCs/>
          </w:rPr>
          <w:delText xml:space="preserve"> </w:delText>
        </w:r>
      </w:del>
      <w:del w:id="20291" w:author="PR Preview" w:date="2026-01-01T00:00:00Z">
        <w:r>
          <w:rPr>
            <w:b/>
            <w:bCs/>
          </w:rPr>
          <w:delText xml:space="preserve">is in</w:delText>
        </w:r>
      </w:del>
      <w:del w:id="20292" w:author="PR Preview" w:date="2026-01-01T00:00:00Z">
        <w:r>
          <w:rPr>
            <w:b/>
            <w:bCs/>
          </w:rP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oMath>
      <w:del w:id="20293" w:author="PR Preview" w:date="2026-01-01T00:00:00Z">
        <w:r>
          <w:rPr>
            <w:b/>
            <w:bCs/>
          </w:rPr>
          <w:delText xml:space="preserve">.</w:delText>
        </w:r>
      </w:del>
      <w:del w:id="20294"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0295" w:author="PR Preview" w:date="2026-01-01T00:00:00Z">
        <w:r>
          <w:delText xml:space="preserve">,</w:delText>
        </w:r>
      </w:del>
      <w:del w:id="20296" w:author="PR Preview" w:date="2026-01-01T00:00:00Z">
        <w:r>
          <w:delText xml:space="preserve"> </w:delText>
        </w:r>
      </w:del>
      <w:del w:id="20297" w:author="PR Preview" w:date="2026-01-01T00:00:00Z">
        <w:r>
          <w:delText xml:space="preserve">since</w:delText>
        </w:r>
      </w:del>
      <w:del w:id="20298"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del w:id="20299" w:author="PR Preview" w:date="2026-01-01T00:00:00Z">
        <w:r>
          <w:delText xml:space="preserve"> </w:delText>
        </w:r>
      </w:del>
      <w:del w:id="20300" w:author="PR Preview" w:date="2026-01-01T00:00:00Z">
        <w:r>
          <w:delText xml:space="preserve">(</w:delText>
        </w:r>
      </w:del>
      <w:hyperlink w:anchor="thm-matmul-assoc">
        <w:del w:id="20301" w:author="PR Preview" w:date="2026-01-01T00:00:00Z">
          <w:r>
            <w:rPr>
              <w:rStyle w:val="Hyperlink"/>
            </w:rPr>
            <w:delText xml:space="preserve">Theorem 8</w:delText>
          </w:r>
        </w:del>
      </w:hyperlink>
      <w:del w:id="20302" w:author="PR Preview" w:date="2026-01-01T00:00:00Z">
        <w:r>
          <w:delText xml:space="preserve">).</w:delText>
        </w:r>
      </w:del>
      <w:del w:id="20303" w:author="PR Preview" w:date="2026-01-01T00:00:00Z">
        <w:r>
          <w:delText xml:space="preserve"> </w:delText>
        </w:r>
      </w:del>
      <w:del w:id="20304" w:author="PR Preview" w:date="2026-01-01T00:00:00Z">
        <w:r>
          <w:delText xml:space="preserve">Both are subspaces of</w:delText>
        </w:r>
      </w:del>
      <w:del w:id="20305" w:author="PR Preview" w:date="2026-01-01T00:00:00Z">
        <w:r>
          <w:delText xml:space="preserve"> </w:delText>
        </w:r>
      </w:del>
      <m:oMath>
        <m:sSup>
          <m:e>
            <m:r>
              <m:rPr>
                <m:scr m:val="double-struck"/>
                <m:sty m:val="p"/>
              </m:rPr>
              <m:t>R</m:t>
            </m:r>
          </m:e>
          <m:sup>
            <m:r>
              <m:t>p</m:t>
            </m:r>
          </m:sup>
        </m:sSup>
      </m:oMath>
      <w:del w:id="20306" w:author="PR Preview" w:date="2026-01-01T00:00:00Z">
        <w:r>
          <w:delText xml:space="preserve"> </w:delText>
        </w:r>
      </w:del>
      <w:del w:id="20307" w:author="PR Preview" w:date="2026-01-01T00:00:00Z">
        <w:r>
          <w:delText xml:space="preserve">(</w:delText>
        </w:r>
      </w:del>
      <w:hyperlink w:anchor="thm-column-space-span">
        <w:del w:id="20308" w:author="PR Preview" w:date="2026-01-01T00:00:00Z">
          <w:r>
            <w:rPr>
              <w:rStyle w:val="Hyperlink"/>
            </w:rPr>
            <w:delText xml:space="preserve">Theorem 31</w:delText>
          </w:r>
        </w:del>
      </w:hyperlink>
      <w:del w:id="20309" w:author="PR Preview" w:date="2026-01-01T00:00:00Z">
        <w:r>
          <w:delText xml:space="preserve">) with the same dimension:</w:delText>
        </w:r>
      </w:del>
      <w:del w:id="20310" w:author="PR Preview" w:date="2026-01-01T00:00:00Z">
        <w:r>
          <w:delText xml:space="preserve"> </w:delText>
        </w:r>
      </w:del>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del w:id="20311" w:author="PR Preview" w:date="2026-01-01T00:00:00Z">
        <w:r>
          <w:delText xml:space="preserve"> </w:delText>
        </w:r>
      </w:del>
      <w:del w:id="20312" w:author="PR Preview" w:date="2026-01-01T00:00:00Z">
        <w:r>
          <w:delText xml:space="preserve">(</w:delText>
        </w:r>
      </w:del>
      <w:hyperlink w:anchor="thm-rank-transpose">
        <w:del w:id="20313" w:author="PR Preview" w:date="2026-01-01T00:00:00Z">
          <w:r>
            <w:rPr>
              <w:rStyle w:val="Hyperlink"/>
            </w:rPr>
            <w:delText xml:space="preserve">Theorem 38</w:delText>
          </w:r>
        </w:del>
      </w:hyperlink>
      <w:del w:id="20314" w:author="PR Preview" w:date="2026-01-01T00:00:00Z">
        <w:r>
          <w:delText xml:space="preserve">,</w:delText>
        </w:r>
      </w:del>
      <w:del w:id="20315" w:author="PR Preview" w:date="2026-01-01T00:00:00Z">
        <w:r>
          <w:delText xml:space="preserve"> </w:delText>
        </w:r>
      </w:del>
      <w:hyperlink w:anchor="thm-rank-dim">
        <w:del w:id="20316" w:author="PR Preview" w:date="2026-01-01T00:00:00Z">
          <w:r>
            <w:rPr>
              <w:rStyle w:val="Hyperlink"/>
            </w:rPr>
            <w:delText xml:space="preserve">Theorem 35</w:delText>
          </w:r>
        </w:del>
      </w:hyperlink>
      <w:del w:id="20317" w:author="PR Preview" w:date="2026-01-01T00:00:00Z">
        <w:r>
          <w:delText xml:space="preserve">).</w:delText>
        </w:r>
      </w:del>
      <w:del w:id="20318" w:author="PR Preview" w:date="2026-01-01T00:00:00Z">
        <w:r>
          <w:delText xml:space="preserve"> </w:delText>
        </w:r>
      </w:del>
      <w:del w:id="20319" w:author="PR Preview" w:date="2026-01-01T00:00:00Z">
        <w:r>
          <w:delText xml:space="preserve">So</w:delText>
        </w:r>
      </w:del>
      <w:del w:id="20320"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0321" w:author="PR Preview" w:date="2026-01-01T00:00:00Z">
        <w:r>
          <w:delText xml:space="preserve"> </w:delText>
        </w:r>
      </w:del>
      <w:del w:id="20322" w:author="PR Preview" w:date="2026-01-01T00:00:00Z">
        <w:r>
          <w:delText xml:space="preserve">(</w:delText>
        </w:r>
      </w:del>
      <w:hyperlink w:anchor="thm-subspace-equal-dim">
        <w:del w:id="20323" w:author="PR Preview" w:date="2026-01-01T00:00:00Z">
          <w:r>
            <w:rPr>
              <w:rStyle w:val="Hyperlink"/>
            </w:rPr>
            <w:delText xml:space="preserve">Theorem 30</w:delText>
          </w:r>
        </w:del>
      </w:hyperlink>
      <w:del w:id="20324" w:author="PR Preview" w:date="2026-01-01T00:00:00Z">
        <w:r>
          <w:delText xml:space="preserve">),</w:delText>
        </w:r>
      </w:del>
      <w:del w:id="20325" w:author="PR Preview" w:date="2026-01-01T00:00:00Z">
        <w:r>
          <w:delText xml:space="preserve"> </w:delText>
        </w:r>
      </w:del>
      <w:del w:id="20326" w:author="PR Preview" w:date="2026-01-01T00:00:00Z">
        <w:r>
          <w:delText xml:space="preserve">and since</w:delText>
        </w:r>
      </w:del>
      <w:del w:id="20327" w:author="PR Preview" w:date="2026-01-01T00:00:00Z">
        <w:r>
          <w:delText xml:space="preserve"> </w:delText>
        </w:r>
      </w:del>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del w:id="20328" w:author="PR Preview" w:date="2026-01-01T00:00:00Z">
        <w:r>
          <w:delText xml:space="preserve"> </w:delText>
        </w:r>
      </w:del>
      <w:del w:id="20329" w:author="PR Preview" w:date="2026-01-01T00:00:00Z">
        <w:r>
          <w:delText xml:space="preserve">(</w:delText>
        </w:r>
      </w:del>
      <w:hyperlink w:anchor="def-column-space">
        <w:del w:id="20330" w:author="PR Preview" w:date="2026-01-01T00:00:00Z">
          <w:r>
            <w:rPr>
              <w:rStyle w:val="Hyperlink"/>
            </w:rPr>
            <w:delText xml:space="preserve">Definition 45</w:delText>
          </w:r>
        </w:del>
      </w:hyperlink>
      <w:del w:id="20331" w:author="PR Preview" w:date="2026-01-01T00:00:00Z">
        <w:r>
          <w:delText xml:space="preserve">),</w:delText>
        </w:r>
      </w:del>
      <w:del w:id="20332" w:author="PR Preview" w:date="2026-01-01T00:00:00Z">
        <w:r>
          <w:delText xml:space="preserve"> </w:delText>
        </w:r>
      </w:del>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del w:id="20333" w:author="PR Preview" w:date="2026-01-01T00:00:00Z">
        <w:r>
          <w:delText xml:space="preserve"> </w:delText>
        </w:r>
      </w:del>
      <w:del w:id="20334" w:author="PR Preview" w:date="2026-01-01T00:00:00Z">
        <w:r>
          <w:delText xml:space="preserve">for some</w:delText>
        </w:r>
      </w:del>
      <w:del w:id="20335" w:author="PR Preview" w:date="2026-01-01T00:00:00Z">
        <w:r>
          <w:delText xml:space="preserve"> </w:delText>
        </w:r>
      </w:del>
      <m:oMath>
        <m:acc>
          <m:accPr>
            <m:chr m:val="̃"/>
          </m:accPr>
          <m:e>
            <m:r>
              <m:t>z</m:t>
            </m:r>
          </m:e>
        </m:acc>
        <m:r>
          <m:rPr>
            <m:sty m:val="p"/>
          </m:rPr>
          <m:t>∈</m:t>
        </m:r>
        <m:sSup>
          <m:e>
            <m:r>
              <m:rPr>
                <m:scr m:val="double-struck"/>
                <m:sty m:val="p"/>
              </m:rPr>
              <m:t>R</m:t>
            </m:r>
          </m:e>
          <m:sup>
            <m:r>
              <m:t>p</m:t>
            </m:r>
          </m:sup>
        </m:sSup>
      </m:oMath>
      <w:del w:id="20336" w:author="PR Preview" w:date="2026-01-01T00:00:00Z">
        <w:r>
          <w:delText xml:space="preserve">.</w:delText>
        </w:r>
      </w:del>
    </w:p>
    <w:p>
      <w:pPr>
        <w:numPr>
          <w:ilvl w:val="0"/>
          <w:numId w:val="1000"/>
        </w:numPr>
      </w:pPr>
      <w:ins w:id="20337" w:author="PR Preview" w:date="2026-01-01T00:00:00Z">
        <w:r>
          <w:t xml:space="preserve">so its nullity is</w:t>
        </w:r>
      </w:ins>
      <w:ins w:id="20338" w:author="PR Preview" w:date="2026-01-01T00:00:00Z">
        <w:r>
          <w:t xml:space="preserve"> </w:t>
        </w:r>
      </w:ins>
      <m:oMath>
        <m:r>
          <m:t>0</m:t>
        </m:r>
      </m:oMath>
      <w:ins w:id="20339" w:author="PR Preview" w:date="2026-01-01T00:00:00Z">
        <w:r>
          <w:t xml:space="preserve"> </w:t>
        </w:r>
      </w:ins>
      <w:ins w:id="20340" w:author="PR Preview" w:date="2026-01-01T00:00:00Z">
        <w:r>
          <w:t xml:space="preserve">and its rank is</w:t>
        </w:r>
      </w:ins>
      <w:ins w:id="20341" w:author="PR Preview" w:date="2026-01-01T00:00:00Z">
        <w:r>
          <w:t xml:space="preserve"> </w:t>
        </w:r>
      </w:ins>
      <m:oMath>
        <m:r>
          <m:t>p</m:t>
        </m:r>
      </m:oMath>
      <w:ins w:id="20342" w:author="PR Preview" w:date="2026-01-01T00:00:00Z">
        <w:r>
          <w:t xml:space="preserve"> </w:t>
        </w:r>
      </w:ins>
      <w:ins w:id="20343" w:author="PR Preview" w:date="2026-01-01T00:00:00Z">
        <w:r>
          <w:t xml:space="preserve">(</w:t>
        </w:r>
      </w:ins>
      <w:hyperlink w:anchor="thm-rank-nullity">
        <w:ins w:id="20344" w:author="PR Preview" w:date="2026-01-01T00:00:00Z">
          <w:r>
            <w:rPr>
              <w:rStyle w:val="Hyperlink"/>
            </w:rPr>
            <w:t xml:space="preserve">Theorem 37</w:t>
          </w:r>
        </w:ins>
      </w:hyperlink>
      <w:ins w:id="20345" w:author="PR Preview" w:date="2026-01-01T00:00:00Z">
        <w:r>
          <w:t xml:space="preserve">).</w:t>
        </w:r>
      </w:ins>
      <w:ins w:id="20346" w:author="PR Preview" w:date="2026-01-01T00:00:00Z">
        <w:r>
          <w:t xml:space="preserve"> </w:t>
        </w:r>
      </w:ins>
      <w:ins w:id="20347" w:author="PR Preview" w:date="2026-01-01T00:00:00Z">
        <w:r>
          <w:t xml:space="preserve">So every system with it is consistent (part 1, with</w:t>
        </w:r>
      </w:ins>
      <w:ins w:id="20348" w:author="PR Preview" w:date="2026-01-01T00:00:00Z">
        <w:r>
          <w:t xml:space="preserve"> </w:t>
        </w:r>
      </w:ins>
      <m:oMath>
        <m:r>
          <m:t>p</m:t>
        </m:r>
        <m:r>
          <m:rPr>
            <m:sty m:val="p"/>
          </m:rPr>
          <m:t>=</m:t>
        </m:r>
        <m:r>
          <m:t>m</m:t>
        </m:r>
      </m:oMath>
      <w:ins w:id="20349" w:author="PR Preview" w:date="2026-01-01T00:00:00Z">
        <w:r>
          <w:t xml:space="preserve">)</w:t>
        </w:r>
      </w:ins>
      <w:ins w:id="20350" w:author="PR Preview" w:date="2026-01-01T00:00:00Z">
        <w:r>
          <w:t xml:space="preserve"> </w:t>
        </w:r>
      </w:ins>
      <w:ins w:id="20351" w:author="PR Preview" w:date="2026-01-01T00:00:00Z">
        <w:r>
          <w:t xml:space="preserve">and has exactly one solution (part 2, with</w:t>
        </w:r>
      </w:ins>
      <w:ins w:id="20352" w:author="PR Preview" w:date="2026-01-01T00:00:00Z">
        <w:r>
          <w:t xml:space="preserve"> </w:t>
        </w:r>
      </w:ins>
      <m:oMath>
        <m:r>
          <m:t>p</m:t>
        </m:r>
        <m:r>
          <m:rPr>
            <m:sty m:val="p"/>
          </m:rPr>
          <m:t>=</m:t>
        </m:r>
        <m:r>
          <m:t>n</m:t>
        </m:r>
      </m:oMath>
      <w:ins w:id="20353" w:author="PR Preview" w:date="2026-01-01T00:00:00Z">
        <w:r>
          <w:t xml:space="preserve">),</w:t>
        </w:r>
      </w:ins>
      <w:ins w:id="20354" w:author="PR Preview" w:date="2026-01-01T00:00:00Z">
        <w:r>
          <w:t xml:space="preserve"> </w:t>
        </w:r>
      </w:ins>
      <w:ins w:id="20355" w:author="PR Preview" w:date="2026-01-01T00:00:00Z">
        <w:r>
          <w:t xml:space="preserve">namely</w:t>
        </w:r>
      </w:ins>
      <w:ins w:id="20356" w:author="PR Preview" w:date="2026-01-01T00:00:00Z">
        <w:r>
          <w:t xml:space="preserve"> </w:t>
        </w:r>
      </w:ins>
      <m:oMath>
        <m:sSup>
          <m:e>
            <m:r>
              <m:rPr>
                <m:sty m:val="bi"/>
              </m:rPr>
              <m:t>A</m:t>
            </m:r>
          </m:e>
          <m:sup>
            <m:r>
              <m:rPr>
                <m:sty m:val="p"/>
              </m:rPr>
              <m:t>−</m:t>
            </m:r>
            <m:r>
              <m:t>1</m:t>
            </m:r>
          </m:sup>
        </m:sSup>
        <m:acc>
          <m:accPr>
            <m:chr m:val="̃"/>
          </m:accPr>
          <m:e>
            <m:r>
              <m:t>b</m:t>
            </m:r>
          </m:e>
        </m:acc>
      </m:oMath>
      <w:ins w:id="20357" w:author="PR Preview" w:date="2026-01-01T00:00:00Z">
        <w:r>
          <w:t xml:space="preserve">, since</w:t>
        </w:r>
      </w:ins>
      <w:ins w:id="20358" w:author="PR Preview" w:date="2026-01-01T00:00:00Z">
        <w:r>
          <w:t xml:space="preserve"> </w:t>
        </w:r>
      </w:ins>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ins w:id="20359" w:author="PR Preview" w:date="2026-01-01T00:00:00Z">
        <w:r>
          <w:t xml:space="preserve">.</w:t>
        </w:r>
      </w:ins>
    </w:p>
    <w:bookmarkEnd w:id="555"/>
    <w:bookmarkStart w:id="556" w:name="thm-projector-generalized-inverse"/>
    <w:p>
      <w:pPr>
        <w:pStyle w:val="FirstParagraph"/>
      </w:pPr>
      <w:ins w:id="20360" w:author="PR Preview" w:date="2026-01-01T00:00:00Z">
        <w:r>
          <w:rPr>
            <w:b/>
            <w:bCs/>
          </w:rPr>
          <w:t xml:space="preserve">Theorem 96 (The projection onto a column space, with any generalized inverse)</w:t>
        </w:r>
      </w:ins>
      <w:ins w:id="20361" w:author="PR Preview" w:date="2026-01-01T00:00:00Z">
        <w:r>
          <w:t xml:space="preserve"> </w:t>
        </w:r>
      </w:ins>
      <w:ins w:id="20362" w:author="PR Preview" w:date="2026-01-01T00:00:00Z">
        <w:r>
          <w:t xml:space="preserve">Let</w:t>
        </w:r>
      </w:ins>
      <w:ins w:id="20363" w:author="PR Preview" w:date="2026-01-01T00:00:00Z">
        <w:r>
          <w:t xml:space="preserve"> </w:t>
        </w:r>
      </w:ins>
      <m:oMath>
        <m:r>
          <m:rPr>
            <m:sty m:val="bi"/>
          </m:rPr>
          <m:t>X</m:t>
        </m:r>
      </m:oMath>
      <w:ins w:id="20364" w:author="PR Preview" w:date="2026-01-01T00:00:00Z">
        <w:r>
          <w:t xml:space="preserve"> </w:t>
        </w:r>
      </w:ins>
      <w:ins w:id="20365" w:author="PR Preview" w:date="2026-01-01T00:00:00Z">
        <w:r>
          <w:t xml:space="preserve">be an</w:t>
        </w:r>
      </w:ins>
      <w:ins w:id="20366" w:author="PR Preview" w:date="2026-01-01T00:00:00Z">
        <w:r>
          <w:t xml:space="preserve"> </w:t>
        </w:r>
      </w:ins>
      <m:oMath>
        <m:r>
          <m:t>n</m:t>
        </m:r>
        <m:r>
          <m:rPr>
            <m:sty m:val="p"/>
          </m:rPr>
          <m:t>×</m:t>
        </m:r>
        <m:r>
          <m:t>p</m:t>
        </m:r>
      </m:oMath>
      <w:ins w:id="20367" w:author="PR Preview" w:date="2026-01-01T00:00:00Z">
        <w:r>
          <w:t xml:space="preserve"> </w:t>
        </w:r>
      </w:ins>
      <w:ins w:id="20368" w:author="PR Preview" w:date="2026-01-01T00:00:00Z">
        <w:r>
          <w:t xml:space="preserve">matrix of any rank,</w:t>
        </w:r>
      </w:ins>
      <w:ins w:id="20369" w:author="PR Preview" w:date="2026-01-01T00:00:00Z">
        <w:r>
          <w:t xml:space="preserve"> </w:t>
        </w:r>
      </w:ins>
      <w:ins w:id="20370" w:author="PR Preview" w:date="2026-01-01T00:00:00Z">
        <w:r>
          <w:t xml:space="preserve">and let</w:t>
        </w:r>
      </w:ins>
      <w:ins w:id="20371" w:author="PR Preview" w:date="2026-01-01T00:00:00Z">
        <w:r>
          <w:t xml:space="preserve"> </w:t>
        </w:r>
      </w:ins>
      <m:oMath>
        <m:r>
          <m:rPr>
            <m:sty m:val="bi"/>
          </m:rPr>
          <m:t>G</m:t>
        </m:r>
      </m:oMath>
      <w:ins w:id="20372" w:author="PR Preview" w:date="2026-01-01T00:00:00Z">
        <w:r>
          <w:t xml:space="preserve"> </w:t>
        </w:r>
      </w:ins>
      <w:ins w:id="20373" w:author="PR Preview" w:date="2026-01-01T00:00:00Z">
        <w:r>
          <w:t xml:space="preserve">be any generalized inverse of</w:t>
        </w:r>
      </w:ins>
      <w:ins w:id="20374" w:author="PR Preview" w:date="2026-01-01T00:00:00Z">
        <w:r>
          <w:t xml:space="preserve"> </w:t>
        </w:r>
      </w:ins>
      <m:oMath>
        <m:sSup>
          <m:e>
            <m:r>
              <m:rPr>
                <m:sty m:val="bi"/>
              </m:rPr>
              <m:t>X</m:t>
            </m:r>
          </m:e>
          <m:sup>
            <m:r>
              <m:rPr>
                <m:sty m:val="p"/>
              </m:rPr>
              <m:t>⊤</m:t>
            </m:r>
          </m:sup>
        </m:sSup>
        <m:r>
          <m:rPr>
            <m:sty m:val="bi"/>
          </m:rPr>
          <m:t>X</m:t>
        </m:r>
      </m:oMath>
      <w:ins w:id="20375" w:author="PR Preview" w:date="2026-01-01T00:00:00Z">
        <w:r>
          <w:t xml:space="preserve"> </w:t>
        </w:r>
      </w:ins>
      <w:ins w:id="20376" w:author="PR Preview" w:date="2026-01-01T00:00:00Z">
        <w:r>
          <w:t xml:space="preserve">(</w:t>
        </w:r>
      </w:ins>
      <w:hyperlink w:anchor="def-generalized-inverse">
        <w:ins w:id="20377" w:author="PR Preview" w:date="2026-01-01T00:00:00Z">
          <w:r>
            <w:rPr>
              <w:rStyle w:val="Hyperlink"/>
            </w:rPr>
            <w:t xml:space="preserve">Definition 97</w:t>
          </w:r>
        </w:ins>
      </w:hyperlink>
      <w:ins w:id="20378" w:author="PR Preview" w:date="2026-01-01T00:00:00Z">
        <w:r>
          <w:t xml:space="preserve">).</w:t>
        </w:r>
      </w:ins>
      <w:ins w:id="20379" w:author="PR Preview" w:date="2026-01-01T00:00:00Z">
        <w:r>
          <w:t xml:space="preserve"> </w:t>
        </w:r>
      </w:ins>
      <w:ins w:id="20380" w:author="PR Preview" w:date="2026-01-01T00:00:00Z">
        <w:r>
          <w:t xml:space="preserve">Then for every</w:t>
        </w:r>
      </w:ins>
      <w:ins w:id="20381" w:author="PR Preview" w:date="2026-01-01T00:00:00Z">
        <w:r>
          <w:t xml:space="preserve"> </w:t>
        </w:r>
      </w:ins>
      <m:oMath>
        <m:acc>
          <m:accPr>
            <m:chr m:val="̃"/>
          </m:accPr>
          <m:e>
            <m:r>
              <m:t>y</m:t>
            </m:r>
          </m:e>
        </m:acc>
        <m:r>
          <m:rPr>
            <m:sty m:val="p"/>
          </m:rPr>
          <m:t>∈</m:t>
        </m:r>
        <m:sSup>
          <m:e>
            <m:r>
              <m:rPr>
                <m:scr m:val="double-struck"/>
                <m:sty m:val="p"/>
              </m:rPr>
              <m:t>R</m:t>
            </m:r>
          </m:e>
          <m:sup>
            <m:r>
              <m:t>n</m:t>
            </m:r>
          </m:sup>
        </m:sSup>
      </m:oMath>
      <w:ins w:id="20382" w:author="PR Preview" w:date="2026-01-01T00:00:00Z">
        <w:r>
          <w:t xml:space="preserve">,</w:t>
        </w:r>
      </w:ins>
      <w:ins w:id="20383" w:author="PR Preview" w:date="2026-01-01T00:00:00Z">
        <w:r>
          <w:t xml:space="preserve"> </w:t>
        </w:r>
      </w:ins>
      <m:oMath>
        <m:r>
          <m:rPr>
            <m:sty m:val="bi"/>
          </m:rPr>
          <m:t>X</m:t>
        </m:r>
        <m:r>
          <m:rPr>
            <m:sty m:val="bi"/>
          </m:rPr>
          <m:t>G</m:t>
        </m:r>
        <m:sSup>
          <m:e>
            <m:r>
              <m:rPr>
                <m:sty m:val="bi"/>
              </m:rPr>
              <m:t>X</m:t>
            </m:r>
          </m:e>
          <m:sup>
            <m:r>
              <m:rPr>
                <m:sty m:val="p"/>
              </m:rPr>
              <m:t>⊤</m:t>
            </m:r>
          </m:sup>
        </m:sSup>
        <m:acc>
          <m:accPr>
            <m:chr m:val="̃"/>
          </m:accPr>
          <m:e>
            <m:r>
              <m:t>y</m:t>
            </m:r>
          </m:e>
        </m:acc>
      </m:oMath>
      <w:ins w:id="20384" w:author="PR Preview" w:date="2026-01-01T00:00:00Z">
        <w:r>
          <w:t xml:space="preserve"> </w:t>
        </w:r>
      </w:ins>
      <w:ins w:id="20385" w:author="PR Preview" w:date="2026-01-01T00:00:00Z">
        <w:r>
          <w:t xml:space="preserve">is the orthogonal projection of</w:t>
        </w:r>
      </w:ins>
      <w:ins w:id="20386" w:author="PR Preview" w:date="2026-01-01T00:00:00Z">
        <w:r>
          <w:t xml:space="preserve"> </w:t>
        </w:r>
      </w:ins>
      <m:oMath>
        <m:acc>
          <m:accPr>
            <m:chr m:val="̃"/>
          </m:accPr>
          <m:e>
            <m:r>
              <m:t>y</m:t>
            </m:r>
          </m:e>
        </m:acc>
      </m:oMath>
      <w:ins w:id="20387" w:author="PR Preview" w:date="2026-01-01T00:00:00Z">
        <w:r>
          <w:t xml:space="preserve"> </w:t>
        </w:r>
      </w:ins>
      <w:ins w:id="20388" w:author="PR Preview" w:date="2026-01-01T00:00:00Z">
        <w:r>
          <w:t xml:space="preserve">onto</w:t>
        </w:r>
      </w:ins>
      <w:ins w:id="20389" w:author="PR Preview" w:date="2026-01-01T00:00:00Z">
        <w:r>
          <w:t xml:space="preserve"> </w:t>
        </w:r>
      </w:ins>
      <m:oMath>
        <m:r>
          <m:rPr>
            <m:scr m:val="script"/>
            <m:sty m:val="p"/>
          </m:rPr>
          <m:t>C</m:t>
        </m:r>
        <m:r>
          <m:rPr>
            <m:sty m:val="p"/>
          </m:rPr>
          <m:t>(</m:t>
        </m:r>
        <m:r>
          <m:rPr>
            <m:sty m:val="bi"/>
          </m:rPr>
          <m:t>X</m:t>
        </m:r>
        <m:r>
          <m:rPr>
            <m:sty m:val="p"/>
          </m:rPr>
          <m:t>)</m:t>
        </m:r>
      </m:oMath>
      <w:ins w:id="20390" w:author="PR Preview" w:date="2026-01-01T00:00:00Z">
        <w:r>
          <w:t xml:space="preserve"> </w:t>
        </w:r>
      </w:ins>
      <w:ins w:id="20391" w:author="PR Preview" w:date="2026-01-01T00:00:00Z">
        <w:r>
          <w:t xml:space="preserve">(</w:t>
        </w:r>
      </w:ins>
      <w:hyperlink w:anchor="def-orthogonal-projection">
        <w:ins w:id="20392" w:author="PR Preview" w:date="2026-01-01T00:00:00Z">
          <w:r>
            <w:rPr>
              <w:rStyle w:val="Hyperlink"/>
            </w:rPr>
            <w:t xml:space="preserve">Definition 96</w:t>
          </w:r>
        </w:ins>
      </w:hyperlink>
      <w:ins w:id="20393" w:author="PR Preview" w:date="2026-01-01T00:00:00Z">
        <w:r>
          <w:t xml:space="preserve">).</w:t>
        </w:r>
      </w:ins>
      <w:ins w:id="20394" w:author="PR Preview" w:date="2026-01-01T00:00:00Z">
        <w:r>
          <w:t xml:space="preserve"> </w:t>
        </w:r>
      </w:ins>
      <w:ins w:id="20395" w:author="PR Preview" w:date="2026-01-01T00:00:00Z">
        <w:r>
          <w:t xml:space="preserve">So the matrix</w:t>
        </w:r>
      </w:ins>
      <w:ins w:id="20396" w:author="PR Preview" w:date="2026-01-01T00:00:00Z">
        <w:r>
          <w:t xml:space="preserve"> </w:t>
        </w:r>
      </w:ins>
      <m:oMath>
        <m:r>
          <m:rPr>
            <m:sty m:val="bi"/>
          </m:rPr>
          <m:t>X</m:t>
        </m:r>
        <m:r>
          <m:rPr>
            <m:sty m:val="bi"/>
          </m:rPr>
          <m:t>G</m:t>
        </m:r>
        <m:sSup>
          <m:e>
            <m:r>
              <m:rPr>
                <m:sty m:val="bi"/>
              </m:rPr>
              <m:t>X</m:t>
            </m:r>
          </m:e>
          <m:sup>
            <m:r>
              <m:rPr>
                <m:sty m:val="p"/>
              </m:rPr>
              <m:t>⊤</m:t>
            </m:r>
          </m:sup>
        </m:sSup>
      </m:oMath>
      <w:ins w:id="20397" w:author="PR Preview" w:date="2026-01-01T00:00:00Z">
        <w:r>
          <w:t xml:space="preserve"> </w:t>
        </w:r>
      </w:ins>
      <w:ins w:id="20398" w:author="PR Preview" w:date="2026-01-01T00:00:00Z">
        <w:r>
          <w:t xml:space="preserve">is the same for every choice of</w:t>
        </w:r>
      </w:ins>
      <w:ins w:id="20399" w:author="PR Preview" w:date="2026-01-01T00:00:00Z">
        <w:r>
          <w:t xml:space="preserve"> </w:t>
        </w:r>
      </w:ins>
      <m:oMath>
        <m:r>
          <m:rPr>
            <m:sty m:val="bi"/>
          </m:rPr>
          <m:t>G</m:t>
        </m:r>
      </m:oMath>
      <w:ins w:id="20400" w:author="PR Preview" w:date="2026-01-01T00:00:00Z">
        <w:r>
          <w:t xml:space="preserve">,</w:t>
        </w:r>
      </w:ins>
      <w:ins w:id="20401" w:author="PR Preview" w:date="2026-01-01T00:00:00Z">
        <w:r>
          <w:t xml:space="preserve"> </w:t>
        </w:r>
      </w:ins>
      <w:ins w:id="20402" w:author="PR Preview" w:date="2026-01-01T00:00:00Z">
        <w:r>
          <w:t xml:space="preserve">and when</w:t>
        </w:r>
      </w:ins>
      <w:ins w:id="20403" w:author="PR Preview" w:date="2026-01-01T00:00:00Z">
        <w:r>
          <w:t xml:space="preserve"> </w:t>
        </w:r>
      </w:ins>
      <m:oMath>
        <m:r>
          <m:rPr>
            <m:sty m:val="p"/>
          </m:rPr>
          <m:t>rank</m:t>
        </m:r>
        <m:r>
          <m:rPr>
            <m:sty m:val="p"/>
          </m:rPr>
          <m:t>(</m:t>
        </m:r>
        <m:r>
          <m:rPr>
            <m:sty m:val="bi"/>
          </m:rPr>
          <m:t>X</m:t>
        </m:r>
        <m:r>
          <m:rPr>
            <m:sty m:val="p"/>
          </m:rPr>
          <m:t>)</m:t>
        </m:r>
        <m:r>
          <m:rPr>
            <m:sty m:val="p"/>
          </m:rPr>
          <m:t>=</m:t>
        </m:r>
        <m:r>
          <m:t>p</m:t>
        </m:r>
      </m:oMath>
      <w:ins w:id="20404" w:author="PR Preview" w:date="2026-01-01T00:00:00Z">
        <w:r>
          <w:t xml:space="preserve"> </w:t>
        </w:r>
      </w:ins>
      <w:ins w:id="20405" w:author="PR Preview" w:date="2026-01-01T00:00:00Z">
        <w:r>
          <w:t xml:space="preserve">it is the hat matrix</w:t>
        </w:r>
      </w:ins>
      <w:ins w:id="20406" w:author="PR Preview" w:date="2026-01-01T00:00:00Z">
        <w:r>
          <w:t xml:space="preserve"> </w:t>
        </w:r>
      </w:ins>
      <m:oMath>
        <m:r>
          <m:rPr>
            <m:sty m:val="bi"/>
          </m:rPr>
          <m:t>H</m:t>
        </m:r>
      </m:oMath>
      <w:ins w:id="20407" w:author="PR Preview" w:date="2026-01-01T00:00:00Z">
        <w:r>
          <w:t xml:space="preserve"> </w:t>
        </w:r>
      </w:ins>
      <w:ins w:id="20408" w:author="PR Preview" w:date="2026-01-01T00:00:00Z">
        <w:r>
          <w:t xml:space="preserve">(</w:t>
        </w:r>
      </w:ins>
      <w:hyperlink w:anchor="def-hat-matrix">
        <w:ins w:id="20409" w:author="PR Preview" w:date="2026-01-01T00:00:00Z">
          <w:r>
            <w:rPr>
              <w:rStyle w:val="Hyperlink"/>
            </w:rPr>
            <w:t xml:space="preserve">Definition 95</w:t>
          </w:r>
        </w:ins>
      </w:hyperlink>
      <w:ins w:id="20410" w:author="PR Preview" w:date="2026-01-01T00:00:00Z">
        <w:r>
          <w:t xml:space="preserve">).</w:t>
        </w:r>
      </w:ins>
    </w:p>
    <w:bookmarkEnd w:id="556"/>
    <w:p>
      <w:pPr>
        <w:pStyle w:val="BodyText"/>
      </w:pPr>
      <w:ins w:id="20411" w:author="PR Preview" w:date="2026-01-01T00:00:00Z">
        <w:r>
          <w:rPr>
            <w:i/>
            <w:iCs/>
          </w:rPr>
          <w:t xml:space="preserve">Proof</w:t>
        </w:r>
      </w:ins>
      <w:ins w:id="20412" w:author="PR Preview" w:date="2026-01-01T00:00:00Z">
        <w:r>
          <w:t xml:space="preserve">. </w:t>
        </w:r>
      </w:ins>
      <m:oMath>
        <m:sSup>
          <m:e>
            <m:r>
              <m:rPr>
                <m:sty m:val="bi"/>
              </m:rPr>
              <m:t>X</m:t>
            </m:r>
          </m:e>
          <m:sup>
            <m:r>
              <m:rPr>
                <m:sty m:val="p"/>
              </m:rPr>
              <m:t>⊤</m:t>
            </m:r>
          </m:sup>
        </m:sSup>
        <m:acc>
          <m:accPr>
            <m:chr m:val="̃"/>
          </m:accPr>
          <m:e>
            <m:r>
              <m:t>y</m:t>
            </m:r>
          </m:e>
        </m:acc>
      </m:oMath>
      <w:ins w:id="20413" w:author="PR Preview" w:date="2026-01-01T00:00:00Z">
        <w:r>
          <w:rPr>
            <w:b/>
            <w:bCs/>
          </w:rPr>
          <w:t xml:space="preserve"> </w:t>
        </w:r>
      </w:ins>
      <w:ins w:id="20414" w:author="PR Preview" w:date="2026-01-01T00:00:00Z">
        <w:r>
          <w:rPr>
            <w:b/>
            <w:bCs/>
          </w:rPr>
          <w:t xml:space="preserve">is in</w:t>
        </w:r>
      </w:ins>
      <w:ins w:id="20415" w:author="PR Preview" w:date="2026-01-01T00:00:00Z">
        <w:r>
          <w:rPr>
            <w:b/>
            <w:bCs/>
          </w:rP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oMath>
      <w:ins w:id="20416" w:author="PR Preview" w:date="2026-01-01T00:00:00Z">
        <w:r>
          <w:rPr>
            <w:b/>
            <w:bCs/>
          </w:rPr>
          <w:t xml:space="preserve">.</w:t>
        </w:r>
      </w:ins>
      <w:ins w:id="20417"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0418" w:author="PR Preview" w:date="2026-01-01T00:00:00Z">
        <w:r>
          <w:t xml:space="preserve">,</w:t>
        </w:r>
      </w:ins>
      <w:ins w:id="20419" w:author="PR Preview" w:date="2026-01-01T00:00:00Z">
        <w:r>
          <w:t xml:space="preserve"> </w:t>
        </w:r>
      </w:ins>
      <w:ins w:id="20420" w:author="PR Preview" w:date="2026-01-01T00:00:00Z">
        <w:r>
          <w:t xml:space="preserve">since</w:t>
        </w:r>
      </w:ins>
      <w:ins w:id="20421"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ins w:id="20422" w:author="PR Preview" w:date="2026-01-01T00:00:00Z">
        <w:r>
          <w:t xml:space="preserve"> </w:t>
        </w:r>
      </w:ins>
      <w:ins w:id="20423" w:author="PR Preview" w:date="2026-01-01T00:00:00Z">
        <w:r>
          <w:t xml:space="preserve">(</w:t>
        </w:r>
      </w:ins>
      <w:hyperlink w:anchor="thm-matmul-assoc">
        <w:ins w:id="20424" w:author="PR Preview" w:date="2026-01-01T00:00:00Z">
          <w:r>
            <w:rPr>
              <w:rStyle w:val="Hyperlink"/>
            </w:rPr>
            <w:t xml:space="preserve">Theorem 8</w:t>
          </w:r>
        </w:ins>
      </w:hyperlink>
      <w:ins w:id="20425" w:author="PR Preview" w:date="2026-01-01T00:00:00Z">
        <w:r>
          <w:t xml:space="preserve">).</w:t>
        </w:r>
      </w:ins>
      <w:ins w:id="20426" w:author="PR Preview" w:date="2026-01-01T00:00:00Z">
        <w:r>
          <w:t xml:space="preserve"> </w:t>
        </w:r>
      </w:ins>
      <w:ins w:id="20427" w:author="PR Preview" w:date="2026-01-01T00:00:00Z">
        <w:r>
          <w:t xml:space="preserve">Both are subspaces of</w:t>
        </w:r>
      </w:ins>
      <w:ins w:id="20428" w:author="PR Preview" w:date="2026-01-01T00:00:00Z">
        <w:r>
          <w:t xml:space="preserve"> </w:t>
        </w:r>
      </w:ins>
      <m:oMath>
        <m:sSup>
          <m:e>
            <m:r>
              <m:rPr>
                <m:scr m:val="double-struck"/>
                <m:sty m:val="p"/>
              </m:rPr>
              <m:t>R</m:t>
            </m:r>
          </m:e>
          <m:sup>
            <m:r>
              <m:t>p</m:t>
            </m:r>
          </m:sup>
        </m:sSup>
      </m:oMath>
      <w:ins w:id="20429" w:author="PR Preview" w:date="2026-01-01T00:00:00Z">
        <w:r>
          <w:t xml:space="preserve"> </w:t>
        </w:r>
      </w:ins>
      <w:ins w:id="20430" w:author="PR Preview" w:date="2026-01-01T00:00:00Z">
        <w:r>
          <w:t xml:space="preserve">(</w:t>
        </w:r>
      </w:ins>
      <w:hyperlink w:anchor="thm-column-space-span">
        <w:ins w:id="20431" w:author="PR Preview" w:date="2026-01-01T00:00:00Z">
          <w:r>
            <w:rPr>
              <w:rStyle w:val="Hyperlink"/>
            </w:rPr>
            <w:t xml:space="preserve">Theorem 31</w:t>
          </w:r>
        </w:ins>
      </w:hyperlink>
      <w:ins w:id="20432" w:author="PR Preview" w:date="2026-01-01T00:00:00Z">
        <w:r>
          <w:t xml:space="preserve">) with the same dimension:</w:t>
        </w:r>
      </w:ins>
      <w:ins w:id="20433" w:author="PR Preview" w:date="2026-01-01T00:00:00Z">
        <w:r>
          <w:t xml:space="preserve"> </w:t>
        </w:r>
      </w:ins>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ins w:id="20434" w:author="PR Preview" w:date="2026-01-01T00:00:00Z">
        <w:r>
          <w:t xml:space="preserve"> </w:t>
        </w:r>
      </w:ins>
      <w:ins w:id="20435" w:author="PR Preview" w:date="2026-01-01T00:00:00Z">
        <w:r>
          <w:t xml:space="preserve">(</w:t>
        </w:r>
      </w:ins>
      <w:hyperlink w:anchor="thm-rank-transpose">
        <w:ins w:id="20436" w:author="PR Preview" w:date="2026-01-01T00:00:00Z">
          <w:r>
            <w:rPr>
              <w:rStyle w:val="Hyperlink"/>
            </w:rPr>
            <w:t xml:space="preserve">Theorem 39</w:t>
          </w:r>
        </w:ins>
      </w:hyperlink>
      <w:ins w:id="20437" w:author="PR Preview" w:date="2026-01-01T00:00:00Z">
        <w:r>
          <w:t xml:space="preserve">,</w:t>
        </w:r>
      </w:ins>
      <w:ins w:id="20438" w:author="PR Preview" w:date="2026-01-01T00:00:00Z">
        <w:r>
          <w:t xml:space="preserve"> </w:t>
        </w:r>
      </w:ins>
      <w:hyperlink w:anchor="thm-rank-dim">
        <w:ins w:id="20439" w:author="PR Preview" w:date="2026-01-01T00:00:00Z">
          <w:r>
            <w:rPr>
              <w:rStyle w:val="Hyperlink"/>
            </w:rPr>
            <w:t xml:space="preserve">Theorem 36</w:t>
          </w:r>
        </w:ins>
      </w:hyperlink>
      <w:ins w:id="20440" w:author="PR Preview" w:date="2026-01-01T00:00:00Z">
        <w:r>
          <w:t xml:space="preserve">).</w:t>
        </w:r>
      </w:ins>
      <w:ins w:id="20441" w:author="PR Preview" w:date="2026-01-01T00:00:00Z">
        <w:r>
          <w:t xml:space="preserve"> </w:t>
        </w:r>
      </w:ins>
      <w:ins w:id="20442" w:author="PR Preview" w:date="2026-01-01T00:00:00Z">
        <w:r>
          <w:t xml:space="preserve">So</w:t>
        </w:r>
      </w:ins>
      <w:ins w:id="20443"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0444" w:author="PR Preview" w:date="2026-01-01T00:00:00Z">
        <w:r>
          <w:t xml:space="preserve"> </w:t>
        </w:r>
      </w:ins>
      <w:ins w:id="20445" w:author="PR Preview" w:date="2026-01-01T00:00:00Z">
        <w:r>
          <w:t xml:space="preserve">(</w:t>
        </w:r>
      </w:ins>
      <w:hyperlink w:anchor="thm-subspace-equal-dim">
        <w:ins w:id="20446" w:author="PR Preview" w:date="2026-01-01T00:00:00Z">
          <w:r>
            <w:rPr>
              <w:rStyle w:val="Hyperlink"/>
            </w:rPr>
            <w:t xml:space="preserve">Theorem 30</w:t>
          </w:r>
        </w:ins>
      </w:hyperlink>
      <w:ins w:id="20447" w:author="PR Preview" w:date="2026-01-01T00:00:00Z">
        <w:r>
          <w:t xml:space="preserve">),</w:t>
        </w:r>
      </w:ins>
      <w:ins w:id="20448" w:author="PR Preview" w:date="2026-01-01T00:00:00Z">
        <w:r>
          <w:t xml:space="preserve"> </w:t>
        </w:r>
      </w:ins>
      <w:ins w:id="20449" w:author="PR Preview" w:date="2026-01-01T00:00:00Z">
        <w:r>
          <w:t xml:space="preserve">and since</w:t>
        </w:r>
      </w:ins>
      <w:ins w:id="20450" w:author="PR Preview" w:date="2026-01-01T00:00:00Z">
        <w:r>
          <w:t xml:space="preserve"> </w:t>
        </w:r>
      </w:ins>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ins w:id="20451" w:author="PR Preview" w:date="2026-01-01T00:00:00Z">
        <w:r>
          <w:t xml:space="preserve"> </w:t>
        </w:r>
      </w:ins>
      <w:ins w:id="20452" w:author="PR Preview" w:date="2026-01-01T00:00:00Z">
        <w:r>
          <w:t xml:space="preserve">(</w:t>
        </w:r>
      </w:ins>
      <w:hyperlink w:anchor="def-column-space">
        <w:ins w:id="20453" w:author="PR Preview" w:date="2026-01-01T00:00:00Z">
          <w:r>
            <w:rPr>
              <w:rStyle w:val="Hyperlink"/>
            </w:rPr>
            <w:t xml:space="preserve">Definition 45</w:t>
          </w:r>
        </w:ins>
      </w:hyperlink>
      <w:ins w:id="20454" w:author="PR Preview" w:date="2026-01-01T00:00:00Z">
        <w:r>
          <w:t xml:space="preserve">),</w:t>
        </w:r>
      </w:ins>
      <w:ins w:id="20455" w:author="PR Preview" w:date="2026-01-01T00:00:00Z">
        <w:r>
          <w:t xml:space="preserve"> </w:t>
        </w:r>
      </w:ins>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ins w:id="20456" w:author="PR Preview" w:date="2026-01-01T00:00:00Z">
        <w:r>
          <w:t xml:space="preserve"> </w:t>
        </w:r>
      </w:ins>
      <w:ins w:id="20457" w:author="PR Preview" w:date="2026-01-01T00:00:00Z">
        <w:r>
          <w:t xml:space="preserve">for some</w:t>
        </w:r>
      </w:ins>
      <w:ins w:id="20458" w:author="PR Preview" w:date="2026-01-01T00:00:00Z">
        <w:r>
          <w:t xml:space="preserve"> </w:t>
        </w:r>
      </w:ins>
      <m:oMath>
        <m:acc>
          <m:accPr>
            <m:chr m:val="̃"/>
          </m:accPr>
          <m:e>
            <m:r>
              <m:t>z</m:t>
            </m:r>
          </m:e>
        </m:acc>
        <m:r>
          <m:rPr>
            <m:sty m:val="p"/>
          </m:rPr>
          <m:t>∈</m:t>
        </m:r>
        <m:sSup>
          <m:e>
            <m:r>
              <m:rPr>
                <m:scr m:val="double-struck"/>
                <m:sty m:val="p"/>
              </m:rPr>
              <m:t>R</m:t>
            </m:r>
          </m:e>
          <m:sup>
            <m:r>
              <m:t>p</m:t>
            </m:r>
          </m:sup>
        </m:sSup>
      </m:oMath>
      <w:ins w:id="20459" w:author="PR Preview" w:date="2026-01-01T00:00:00Z">
        <w:r>
          <w:t xml:space="preserve">.</w:t>
        </w:r>
      </w:ins>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97</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del w:id="20460" w:author="PR Preview" w:date="2026-01-01T00:00:00Z">
        <w:r>
          <w:delText xml:space="preserve">so</w:delText>
        </w:r>
      </w:del>
      <w:del w:id="20461" w:author="PR Preview" w:date="2026-01-01T00:00:00Z">
        <w:r>
          <w:delText xml:space="preserve"> </w:delText>
        </w:r>
      </w:del>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del w:id="20462" w:author="PR Preview" w:date="2026-01-01T00:00:00Z">
        <w:r>
          <w:delText xml:space="preserve"> </w:delText>
        </w:r>
      </w:del>
      <w:del w:id="20463" w:author="PR Preview" w:date="2026-01-01T00:00:00Z">
        <w:r>
          <w:delText xml:space="preserve">(</w:delText>
        </w:r>
      </w:del>
      <w:hyperlink w:anchor="thm-complement-null-space">
        <w:del w:id="20464" w:author="PR Preview" w:date="2026-01-01T00:00:00Z">
          <w:r>
            <w:rPr>
              <w:rStyle w:val="Hyperlink"/>
            </w:rPr>
            <w:delText xml:space="preserve">Theorem 49</w:delText>
          </w:r>
        </w:del>
      </w:hyperlink>
      <w:del w:id="20465" w:author="PR Preview" w:date="2026-01-01T00:00:00Z">
        <w:r>
          <w:delText xml:space="preserve">).</w:delText>
        </w:r>
      </w:del>
      <w:del w:id="20466" w:author="PR Preview" w:date="2026-01-01T00:00:00Z">
        <w:r>
          <w:delText xml:space="preserve"> </w:delText>
        </w:r>
      </w:del>
      <w:del w:id="20467" w:author="PR Preview" w:date="2026-01-01T00:00:00Z">
        <w:r>
          <w:delText xml:space="preserve">By the uniqueness in</w:delText>
        </w:r>
      </w:del>
      <w:del w:id="20468" w:author="PR Preview" w:date="2026-01-01T00:00:00Z">
        <w:r>
          <w:delText xml:space="preserve"> </w:delText>
        </w:r>
      </w:del>
      <w:hyperlink w:anchor="thm-orthogonal-direct-sum">
        <w:del w:id="20469" w:author="PR Preview" w:date="2026-01-01T00:00:00Z">
          <w:r>
            <w:rPr>
              <w:rStyle w:val="Hyperlink"/>
            </w:rPr>
            <w:delText xml:space="preserve">Theorem 50</w:delText>
          </w:r>
        </w:del>
      </w:hyperlink>
      <w:del w:id="20470" w:author="PR Preview" w:date="2026-01-01T00:00:00Z">
        <w:r>
          <w:delText xml:space="preserve">,</w:delText>
        </w:r>
      </w:del>
      <w:del w:id="20471" w:author="PR Preview" w:date="2026-01-01T00:00:00Z">
        <w:r>
          <w:delText xml:space="preserve"> </w:delText>
        </w:r>
      </w:del>
      <m:oMath>
        <m:acc>
          <m:accPr>
            <m:chr m:val="̃"/>
          </m:accPr>
          <m:e>
            <m:r>
              <m:t>u</m:t>
            </m:r>
          </m:e>
        </m:acc>
      </m:oMath>
      <w:del w:id="20472" w:author="PR Preview" w:date="2026-01-01T00:00:00Z">
        <w:r>
          <w:delText xml:space="preserve"> </w:delText>
        </w:r>
      </w:del>
      <w:del w:id="20473" w:author="PR Preview" w:date="2026-01-01T00:00:00Z">
        <w:r>
          <w:delText xml:space="preserve">is the orthogonal projection of</w:delText>
        </w:r>
      </w:del>
      <w:del w:id="20474" w:author="PR Preview" w:date="2026-01-01T00:00:00Z">
        <w:r>
          <w:delText xml:space="preserve"> </w:delText>
        </w:r>
      </w:del>
      <m:oMath>
        <m:acc>
          <m:accPr>
            <m:chr m:val="̃"/>
          </m:accPr>
          <m:e>
            <m:r>
              <m:t>y</m:t>
            </m:r>
          </m:e>
        </m:acc>
      </m:oMath>
      <w:del w:id="20475" w:author="PR Preview" w:date="2026-01-01T00:00:00Z">
        <w:r>
          <w:delText xml:space="preserve"> </w:delText>
        </w:r>
      </w:del>
      <w:del w:id="20476" w:author="PR Preview" w:date="2026-01-01T00:00:00Z">
        <w:r>
          <w:delText xml:space="preserve">onto</w:delText>
        </w:r>
      </w:del>
      <w:del w:id="20477" w:author="PR Preview" w:date="2026-01-01T00:00:00Z">
        <w:r>
          <w:delText xml:space="preserve"> </w:delText>
        </w:r>
      </w:del>
      <m:oMath>
        <m:r>
          <m:rPr>
            <m:scr m:val="script"/>
            <m:sty m:val="p"/>
          </m:rPr>
          <m:t>C</m:t>
        </m:r>
        <m:r>
          <m:rPr>
            <m:sty m:val="p"/>
          </m:rPr>
          <m:t>(</m:t>
        </m:r>
        <m:r>
          <m:rPr>
            <m:sty m:val="bi"/>
          </m:rPr>
          <m:t>X</m:t>
        </m:r>
        <m:r>
          <m:rPr>
            <m:sty m:val="p"/>
          </m:rPr>
          <m:t>)</m:t>
        </m:r>
      </m:oMath>
      <w:del w:id="20478" w:author="PR Preview" w:date="2026-01-01T00:00:00Z">
        <w:r>
          <w:delText xml:space="preserve">.</w:delText>
        </w:r>
      </w:del>
    </w:p>
    <w:p>
      <w:pPr>
        <w:pStyle w:val="BodyText"/>
      </w:pPr>
      <w:del w:id="20479" w:author="PR Preview" w:date="2026-01-01T00:00:00Z">
        <w:r>
          <w:rPr>
            <w:b/>
            <w:bCs/>
          </w:rPr>
          <w:delText xml:space="preserve">Same matrix.</w:delText>
        </w:r>
      </w:del>
      <w:del w:id="20480" w:author="PR Preview" w:date="2026-01-01T00:00:00Z">
        <w:r>
          <w:delText xml:space="preserve"> </w:delText>
        </w:r>
      </w:del>
      <w:del w:id="20481" w:author="PR Preview" w:date="2026-01-01T00:00:00Z">
        <w:r>
          <w:delText xml:space="preserve">Every choice of</w:delText>
        </w:r>
      </w:del>
      <w:del w:id="20482" w:author="PR Preview" w:date="2026-01-01T00:00:00Z">
        <w:r>
          <w:delText xml:space="preserve"> </w:delText>
        </w:r>
      </w:del>
      <m:oMath>
        <m:r>
          <m:rPr>
            <m:sty m:val="bi"/>
          </m:rPr>
          <m:t>G</m:t>
        </m:r>
      </m:oMath>
      <w:del w:id="20483" w:author="PR Preview" w:date="2026-01-01T00:00:00Z">
        <w:r>
          <w:delText xml:space="preserve"> </w:delText>
        </w:r>
      </w:del>
      <w:del w:id="20484" w:author="PR Preview" w:date="2026-01-01T00:00:00Z">
        <w:r>
          <w:delText xml:space="preserve">gives a matrix that projects every</w:delText>
        </w:r>
      </w:del>
      <w:del w:id="20485" w:author="PR Preview" w:date="2026-01-01T00:00:00Z">
        <w:r>
          <w:delText xml:space="preserve"> </w:delText>
        </w:r>
      </w:del>
      <m:oMath>
        <m:acc>
          <m:accPr>
            <m:chr m:val="̃"/>
          </m:accPr>
          <m:e>
            <m:r>
              <m:t>y</m:t>
            </m:r>
          </m:e>
        </m:acc>
      </m:oMath>
      <w:del w:id="20486" w:author="PR Preview" w:date="2026-01-01T00:00:00Z">
        <w:r>
          <w:delText xml:space="preserve"> </w:delText>
        </w:r>
      </w:del>
      <w:del w:id="20487" w:author="PR Preview" w:date="2026-01-01T00:00:00Z">
        <w:r>
          <w:delText xml:space="preserve">onto</w:delText>
        </w:r>
      </w:del>
      <w:del w:id="20488" w:author="PR Preview" w:date="2026-01-01T00:00:00Z">
        <w:r>
          <w:delText xml:space="preserve"> </w:delText>
        </w:r>
      </w:del>
      <m:oMath>
        <m:r>
          <m:rPr>
            <m:scr m:val="script"/>
            <m:sty m:val="p"/>
          </m:rPr>
          <m:t>C</m:t>
        </m:r>
        <m:r>
          <m:rPr>
            <m:sty m:val="p"/>
          </m:rPr>
          <m:t>(</m:t>
        </m:r>
        <m:r>
          <m:rPr>
            <m:sty m:val="bi"/>
          </m:rPr>
          <m:t>X</m:t>
        </m:r>
        <m:r>
          <m:rPr>
            <m:sty m:val="p"/>
          </m:rPr>
          <m:t>)</m:t>
        </m:r>
      </m:oMath>
      <w:del w:id="20489" w:author="PR Preview" w:date="2026-01-01T00:00:00Z">
        <w:r>
          <w:delText xml:space="preserve">,</w:delText>
        </w:r>
      </w:del>
      <w:del w:id="20490" w:author="PR Preview" w:date="2026-01-01T00:00:00Z">
        <w:r>
          <w:delText xml:space="preserve"> </w:delText>
        </w:r>
      </w:del>
      <w:del w:id="20491" w:author="PR Preview" w:date="2026-01-01T00:00:00Z">
        <w:r>
          <w:delText xml:space="preserve">so all choices give the same matrix (</w:delText>
        </w:r>
      </w:del>
      <w:hyperlink w:anchor="thm-projection-matrix-projects">
        <w:del w:id="20492" w:author="PR Preview" w:date="2026-01-01T00:00:00Z">
          <w:r>
            <w:rPr>
              <w:rStyle w:val="Hyperlink"/>
            </w:rPr>
            <w:delText xml:space="preserve">Theorem 85</w:delText>
          </w:r>
        </w:del>
      </w:hyperlink>
      <w:del w:id="20493" w:author="PR Preview" w:date="2026-01-01T00:00:00Z">
        <w:r>
          <w:delText xml:space="preserve">, part 2).</w:delText>
        </w:r>
      </w:del>
      <w:del w:id="20494" w:author="PR Preview" w:date="2026-01-01T00:00:00Z">
        <w:r>
          <w:delText xml:space="preserve"> </w:delText>
        </w:r>
      </w:del>
      <w:del w:id="20495" w:author="PR Preview" w:date="2026-01-01T00:00:00Z">
        <w:r>
          <w:delText xml:space="preserve">When</w:delText>
        </w:r>
      </w:del>
      <w:del w:id="20496"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0497" w:author="PR Preview" w:date="2026-01-01T00:00:00Z">
        <w:r>
          <w:delText xml:space="preserve">,</w:delText>
        </w:r>
      </w:del>
      <w:del w:id="20498"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20499" w:author="PR Preview" w:date="2026-01-01T00:00:00Z">
        <w:r>
          <w:delText xml:space="preserve"> </w:delText>
        </w:r>
      </w:del>
      <w:del w:id="20500" w:author="PR Preview" w:date="2026-01-01T00:00:00Z">
        <w:r>
          <w:delText xml:space="preserve">is one choice (</w:delText>
        </w:r>
      </w:del>
      <w:hyperlink w:anchor="thm-gram-invertible">
        <w:del w:id="20501" w:author="PR Preview" w:date="2026-01-01T00:00:00Z">
          <w:r>
            <w:rPr>
              <w:rStyle w:val="Hyperlink"/>
            </w:rPr>
            <w:delText xml:space="preserve">Theorem 81</w:delText>
          </w:r>
        </w:del>
      </w:hyperlink>
      <w:del w:id="20502" w:author="PR Preview" w:date="2026-01-01T00:00:00Z">
        <w:r>
          <w:delText xml:space="preserve">,</w:delText>
        </w:r>
      </w:del>
      <w:del w:id="20503" w:author="PR Preview" w:date="2026-01-01T00:00:00Z">
        <w:r>
          <w:delText xml:space="preserve"> </w:delText>
        </w:r>
      </w:del>
      <w:hyperlink w:anchor="thm-generalized-inverse-invertible">
        <w:del w:id="20504" w:author="PR Preview" w:date="2026-01-01T00:00:00Z">
          <w:r>
            <w:rPr>
              <w:rStyle w:val="Hyperlink"/>
            </w:rPr>
            <w:delText xml:space="preserve">Theorem 88</w:delText>
          </w:r>
        </w:del>
      </w:hyperlink>
      <w:del w:id="20505" w:author="PR Preview" w:date="2026-01-01T00:00:00Z">
        <w:r>
          <w:delText xml:space="preserve">),</w:delText>
        </w:r>
      </w:del>
      <w:del w:id="20506" w:author="PR Preview" w:date="2026-01-01T00:00:00Z">
        <w:r>
          <w:delText xml:space="preserve"> </w:delText>
        </w:r>
      </w:del>
      <w:del w:id="20507" w:author="PR Preview" w:date="2026-01-01T00:00:00Z">
        <w:r>
          <w:delText xml:space="preserve">and it gives</w:delText>
        </w:r>
      </w:del>
      <w:del w:id="20508" w:author="PR Preview" w:date="2026-01-01T00:00:00Z">
        <w:r>
          <w:delText xml:space="preserve"> </w:delText>
        </w:r>
      </w:del>
      <m:oMath>
        <m:r>
          <m:rPr>
            <m:sty m:val="bi"/>
          </m:rPr>
          <m:t>H</m:t>
        </m:r>
      </m:oMath>
      <w:del w:id="20509" w:author="PR Preview" w:date="2026-01-01T00:00:00Z">
        <w:r>
          <w:delText xml:space="preserve">.</w:delText>
        </w:r>
      </w:del>
    </w:p>
    <w:p>
      <w:pPr>
        <w:pStyle w:val="BodyText"/>
      </w:pPr>
      <w:del w:id="20510" w:author="PR Preview" w:date="2026-01-01T00:00:00Z">
        <w:r>
          <w:rPr>
            <w:b/>
            <w:bCs/>
          </w:rPr>
          <w:delText xml:space="preserve">Example 173 (A design matrix with a repeated column)</w:delText>
        </w:r>
      </w:del>
      <w:del w:id="20511" w:author="PR Preview" w:date="2026-01-01T00:00:00Z">
        <w:r>
          <w:delText xml:space="preserve"> </w:delText>
        </w:r>
      </w:del>
      <w:del w:id="20512" w:author="PR Preview" w:date="2026-01-01T00:00:00Z">
        <w:r>
          <w:delText xml:space="preserve">Let</w:delText>
        </w:r>
      </w:del>
      <w:del w:id="20513"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0514" w:author="PR Preview" w:date="2026-01-01T00:00:00Z">
        <w:r>
          <w:delText xml:space="preserve">,</w:delText>
        </w:r>
      </w:del>
      <w:del w:id="20515" w:author="PR Preview" w:date="2026-01-01T00:00:00Z">
        <w:r>
          <w:delText xml:space="preserve"> </w:delText>
        </w:r>
      </w:del>
      <w:del w:id="20516" w:author="PR Preview" w:date="2026-01-01T00:00:00Z">
        <w:r>
          <w:delText xml:space="preserve">an intercept column entered twice, so</w:delText>
        </w:r>
      </w:del>
      <w:del w:id="20517"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20518" w:author="PR Preview" w:date="2026-01-01T00:00:00Z">
        <w:r>
          <w:delText xml:space="preserve"> </w:delText>
        </w:r>
      </w:del>
      <w:del w:id="20519" w:author="PR Preview" w:date="2026-01-01T00:00:00Z">
        <w:r>
          <w:delText xml:space="preserve">and</w:delText>
        </w:r>
      </w:del>
      <w:del w:id="20520"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20521" w:author="PR Preview" w:date="2026-01-01T00:00:00Z">
        <w:r>
          <w:delText xml:space="preserve"> </w:delText>
        </w:r>
      </w:del>
      <w:del w:id="20522" w:author="PR Preview" w:date="2026-01-01T00:00:00Z">
        <w:r>
          <w:delText xml:space="preserve">is not invertible:</w:delText>
        </w:r>
      </w:del>
      <w:del w:id="20523" w:author="PR Preview" w:date="2026-01-01T00:00:00Z">
        <w:r>
          <w:delText xml:space="preserve"> </w:delText>
        </w:r>
      </w:del>
      <w:del w:id="20524" w:author="PR Preview" w:date="2026-01-01T00:00:00Z">
        <w:r>
          <w:delText xml:space="preserve">its rank is</w:delText>
        </w:r>
      </w:del>
      <w:del w:id="20525"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20526" w:author="PR Preview" w:date="2026-01-01T00:00:00Z">
        <w:r>
          <w:delText xml:space="preserve"> </w:delText>
        </w:r>
      </w:del>
      <w:del w:id="20527" w:author="PR Preview" w:date="2026-01-01T00:00:00Z">
        <w:r>
          <w:delText xml:space="preserve">(</w:delText>
        </w:r>
      </w:del>
      <w:hyperlink w:anchor="thm-rank-transpose">
        <w:del w:id="20528" w:author="PR Preview" w:date="2026-01-01T00:00:00Z">
          <w:r>
            <w:rPr>
              <w:rStyle w:val="Hyperlink"/>
            </w:rPr>
            <w:delText xml:space="preserve">Theorem 38</w:delText>
          </w:r>
        </w:del>
      </w:hyperlink>
      <w:del w:id="20529" w:author="PR Preview" w:date="2026-01-01T00:00:00Z">
        <w:r>
          <w:delText xml:space="preserve">),</w:delText>
        </w:r>
      </w:del>
      <w:del w:id="20530" w:author="PR Preview" w:date="2026-01-01T00:00:00Z">
        <w:r>
          <w:delText xml:space="preserve"> </w:delText>
        </w:r>
      </w:del>
      <w:del w:id="20531" w:author="PR Preview" w:date="2026-01-01T00:00:00Z">
        <w:r>
          <w:delText xml:space="preserve">while an invertible</w:delText>
        </w:r>
      </w:del>
      <w:del w:id="20532" w:author="PR Preview" w:date="2026-01-01T00:00:00Z">
        <w:r>
          <w:delText xml:space="preserve"> </w:delText>
        </w:r>
      </w:del>
      <m:oMath>
        <m:r>
          <m:t>2</m:t>
        </m:r>
        <m:r>
          <m:rPr>
            <m:sty m:val="p"/>
          </m:rPr>
          <m:t>×</m:t>
        </m:r>
        <m:r>
          <m:t>2</m:t>
        </m:r>
      </m:oMath>
      <w:del w:id="20533" w:author="PR Preview" w:date="2026-01-01T00:00:00Z">
        <w:r>
          <w:delText xml:space="preserve"> </w:delText>
        </w:r>
      </w:del>
      <w:del w:id="20534" w:author="PR Preview" w:date="2026-01-01T00:00:00Z">
        <w:r>
          <w:delText xml:space="preserve">matrix has rank</w:delText>
        </w:r>
      </w:del>
      <w:del w:id="20535" w:author="PR Preview" w:date="2026-01-01T00:00:00Z">
        <w:r>
          <w:delText xml:space="preserve"> </w:delText>
        </w:r>
      </w:del>
      <m:oMath>
        <m:r>
          <m:t>2</m:t>
        </m:r>
      </m:oMath>
      <w:del w:id="20536" w:author="PR Preview" w:date="2026-01-01T00:00:00Z">
        <w:r>
          <w:delText xml:space="preserve"> </w:delText>
        </w:r>
      </w:del>
      <w:del w:id="20537" w:author="PR Preview" w:date="2026-01-01T00:00:00Z">
        <w:r>
          <w:delText xml:space="preserve">(</w:delText>
        </w:r>
      </w:del>
      <w:hyperlink w:anchor="exm-solution-unique">
        <w:del w:id="20538" w:author="PR Preview" w:date="2026-01-01T00:00:00Z">
          <w:r>
            <w:rPr>
              <w:rStyle w:val="Hyperlink"/>
            </w:rPr>
            <w:delText xml:space="preserve">Example 172</w:delText>
          </w:r>
        </w:del>
      </w:hyperlink>
      <w:del w:id="20539" w:author="PR Preview" w:date="2026-01-01T00:00:00Z">
        <w:r>
          <w:delText xml:space="preserve">).</w:delText>
        </w:r>
      </w:del>
      <w:del w:id="20540" w:author="PR Preview" w:date="2026-01-01T00:00:00Z">
        <w:r>
          <w:delText xml:space="preserve"> </w:delText>
        </w:r>
      </w:del>
      <w:del w:id="20541" w:author="PR Preview" w:date="2026-01-01T00:00:00Z">
        <w:r>
          <w:delText xml:space="preserve">The matrix</w:delText>
        </w:r>
      </w:del>
      <w:del w:id="20542"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20543" w:author="PR Preview" w:date="2026-01-01T00:00:00Z">
        <w:r>
          <w:delText xml:space="preserve"> </w:delText>
        </w:r>
      </w:del>
      <w:del w:id="20544" w:author="PR Preview" w:date="2026-01-01T00:00:00Z">
        <w:r>
          <w:delText xml:space="preserve">is a generalized inverse of it:</w:delText>
        </w:r>
      </w:del>
    </w:p>
    <w:p>
      <w:pPr>
        <w:pStyle w:val="FirstParagraph"/>
      </w:pPr>
      <w:ins w:id="20545" w:author="PR Preview" w:date="2026-01-01T00:00:00Z">
        <w:r>
          <w:t xml:space="preserve">so</w:t>
        </w:r>
      </w:ins>
      <w:ins w:id="20546" w:author="PR Preview" w:date="2026-01-01T00:00:00Z">
        <w:r>
          <w:t xml:space="preserve"> </w:t>
        </w:r>
      </w:ins>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ins w:id="20547" w:author="PR Preview" w:date="2026-01-01T00:00:00Z">
        <w:r>
          <w:t xml:space="preserve"> </w:t>
        </w:r>
      </w:ins>
      <w:ins w:id="20548" w:author="PR Preview" w:date="2026-01-01T00:00:00Z">
        <w:r>
          <w:t xml:space="preserve">(</w:t>
        </w:r>
      </w:ins>
      <w:hyperlink w:anchor="thm-complement-null-space">
        <w:ins w:id="20549" w:author="PR Preview" w:date="2026-01-01T00:00:00Z">
          <w:r>
            <w:rPr>
              <w:rStyle w:val="Hyperlink"/>
            </w:rPr>
            <w:t xml:space="preserve">Theorem 50</w:t>
          </w:r>
        </w:ins>
      </w:hyperlink>
      <w:ins w:id="20550" w:author="PR Preview" w:date="2026-01-01T00:00:00Z">
        <w:r>
          <w:t xml:space="preserve">).</w:t>
        </w:r>
      </w:ins>
      <w:ins w:id="20551" w:author="PR Preview" w:date="2026-01-01T00:00:00Z">
        <w:r>
          <w:t xml:space="preserve"> </w:t>
        </w:r>
      </w:ins>
      <w:ins w:id="20552" w:author="PR Preview" w:date="2026-01-01T00:00:00Z">
        <w:r>
          <w:t xml:space="preserve">By the uniqueness in</w:t>
        </w:r>
      </w:ins>
      <w:ins w:id="20553" w:author="PR Preview" w:date="2026-01-01T00:00:00Z">
        <w:r>
          <w:t xml:space="preserve"> </w:t>
        </w:r>
      </w:ins>
      <w:hyperlink w:anchor="thm-orthogonal-direct-sum">
        <w:ins w:id="20554" w:author="PR Preview" w:date="2026-01-01T00:00:00Z">
          <w:r>
            <w:rPr>
              <w:rStyle w:val="Hyperlink"/>
            </w:rPr>
            <w:t xml:space="preserve">Theorem 51</w:t>
          </w:r>
        </w:ins>
      </w:hyperlink>
      <w:ins w:id="20555" w:author="PR Preview" w:date="2026-01-01T00:00:00Z">
        <w:r>
          <w:t xml:space="preserve">,</w:t>
        </w:r>
      </w:ins>
      <w:ins w:id="20556" w:author="PR Preview" w:date="2026-01-01T00:00:00Z">
        <w:r>
          <w:t xml:space="preserve"> </w:t>
        </w:r>
      </w:ins>
      <m:oMath>
        <m:acc>
          <m:accPr>
            <m:chr m:val="̃"/>
          </m:accPr>
          <m:e>
            <m:r>
              <m:t>u</m:t>
            </m:r>
          </m:e>
        </m:acc>
      </m:oMath>
      <w:ins w:id="20557" w:author="PR Preview" w:date="2026-01-01T00:00:00Z">
        <w:r>
          <w:t xml:space="preserve"> </w:t>
        </w:r>
      </w:ins>
      <w:ins w:id="20558" w:author="PR Preview" w:date="2026-01-01T00:00:00Z">
        <w:r>
          <w:t xml:space="preserve">is the orthogonal projection of</w:t>
        </w:r>
      </w:ins>
      <w:ins w:id="20559" w:author="PR Preview" w:date="2026-01-01T00:00:00Z">
        <w:r>
          <w:t xml:space="preserve"> </w:t>
        </w:r>
      </w:ins>
      <m:oMath>
        <m:acc>
          <m:accPr>
            <m:chr m:val="̃"/>
          </m:accPr>
          <m:e>
            <m:r>
              <m:t>y</m:t>
            </m:r>
          </m:e>
        </m:acc>
      </m:oMath>
      <w:ins w:id="20560" w:author="PR Preview" w:date="2026-01-01T00:00:00Z">
        <w:r>
          <w:t xml:space="preserve"> </w:t>
        </w:r>
      </w:ins>
      <w:ins w:id="20561" w:author="PR Preview" w:date="2026-01-01T00:00:00Z">
        <w:r>
          <w:t xml:space="preserve">onto</w:t>
        </w:r>
      </w:ins>
      <w:ins w:id="20562" w:author="PR Preview" w:date="2026-01-01T00:00:00Z">
        <w:r>
          <w:t xml:space="preserve"> </w:t>
        </w:r>
      </w:ins>
      <m:oMath>
        <m:r>
          <m:rPr>
            <m:scr m:val="script"/>
            <m:sty m:val="p"/>
          </m:rPr>
          <m:t>C</m:t>
        </m:r>
        <m:r>
          <m:rPr>
            <m:sty m:val="p"/>
          </m:rPr>
          <m:t>(</m:t>
        </m:r>
        <m:r>
          <m:rPr>
            <m:sty m:val="bi"/>
          </m:rPr>
          <m:t>X</m:t>
        </m:r>
        <m:r>
          <m:rPr>
            <m:sty m:val="p"/>
          </m:rPr>
          <m:t>)</m:t>
        </m:r>
      </m:oMath>
      <w:ins w:id="20563" w:author="PR Preview" w:date="2026-01-01T00:00:00Z">
        <w:r>
          <w:t xml:space="preserve">.</w:t>
        </w:r>
      </w:ins>
    </w:p>
    <w:p>
      <w:pPr>
        <w:pStyle w:val="BodyText"/>
      </w:pPr>
      <w:ins w:id="20564" w:author="PR Preview" w:date="2026-01-01T00:00:00Z">
        <w:r>
          <w:rPr>
            <w:b/>
            <w:bCs/>
          </w:rPr>
          <w:t xml:space="preserve">Same matrix.</w:t>
        </w:r>
      </w:ins>
      <w:ins w:id="20565" w:author="PR Preview" w:date="2026-01-01T00:00:00Z">
        <w:r>
          <w:t xml:space="preserve"> </w:t>
        </w:r>
      </w:ins>
      <w:ins w:id="20566" w:author="PR Preview" w:date="2026-01-01T00:00:00Z">
        <w:r>
          <w:t xml:space="preserve">Every choice of</w:t>
        </w:r>
      </w:ins>
      <w:ins w:id="20567" w:author="PR Preview" w:date="2026-01-01T00:00:00Z">
        <w:r>
          <w:t xml:space="preserve"> </w:t>
        </w:r>
      </w:ins>
      <m:oMath>
        <m:r>
          <m:rPr>
            <m:sty m:val="bi"/>
          </m:rPr>
          <m:t>G</m:t>
        </m:r>
      </m:oMath>
      <w:ins w:id="20568" w:author="PR Preview" w:date="2026-01-01T00:00:00Z">
        <w:r>
          <w:t xml:space="preserve"> </w:t>
        </w:r>
      </w:ins>
      <w:ins w:id="20569" w:author="PR Preview" w:date="2026-01-01T00:00:00Z">
        <w:r>
          <w:t xml:space="preserve">gives a matrix that projects every</w:t>
        </w:r>
      </w:ins>
      <w:ins w:id="20570" w:author="PR Preview" w:date="2026-01-01T00:00:00Z">
        <w:r>
          <w:t xml:space="preserve"> </w:t>
        </w:r>
      </w:ins>
      <m:oMath>
        <m:acc>
          <m:accPr>
            <m:chr m:val="̃"/>
          </m:accPr>
          <m:e>
            <m:r>
              <m:t>y</m:t>
            </m:r>
          </m:e>
        </m:acc>
      </m:oMath>
      <w:ins w:id="20571" w:author="PR Preview" w:date="2026-01-01T00:00:00Z">
        <w:r>
          <w:t xml:space="preserve"> </w:t>
        </w:r>
      </w:ins>
      <w:ins w:id="20572" w:author="PR Preview" w:date="2026-01-01T00:00:00Z">
        <w:r>
          <w:t xml:space="preserve">onto</w:t>
        </w:r>
      </w:ins>
      <w:ins w:id="20573" w:author="PR Preview" w:date="2026-01-01T00:00:00Z">
        <w:r>
          <w:t xml:space="preserve"> </w:t>
        </w:r>
      </w:ins>
      <m:oMath>
        <m:r>
          <m:rPr>
            <m:scr m:val="script"/>
            <m:sty m:val="p"/>
          </m:rPr>
          <m:t>C</m:t>
        </m:r>
        <m:r>
          <m:rPr>
            <m:sty m:val="p"/>
          </m:rPr>
          <m:t>(</m:t>
        </m:r>
        <m:r>
          <m:rPr>
            <m:sty m:val="bi"/>
          </m:rPr>
          <m:t>X</m:t>
        </m:r>
        <m:r>
          <m:rPr>
            <m:sty m:val="p"/>
          </m:rPr>
          <m:t>)</m:t>
        </m:r>
      </m:oMath>
      <w:ins w:id="20574" w:author="PR Preview" w:date="2026-01-01T00:00:00Z">
        <w:r>
          <w:t xml:space="preserve">,</w:t>
        </w:r>
      </w:ins>
      <w:ins w:id="20575" w:author="PR Preview" w:date="2026-01-01T00:00:00Z">
        <w:r>
          <w:t xml:space="preserve"> </w:t>
        </w:r>
      </w:ins>
      <w:ins w:id="20576" w:author="PR Preview" w:date="2026-01-01T00:00:00Z">
        <w:r>
          <w:t xml:space="preserve">so all choices give the same matrix (</w:t>
        </w:r>
      </w:ins>
      <w:hyperlink w:anchor="thm-projection-matrix-projects">
        <w:ins w:id="20577" w:author="PR Preview" w:date="2026-01-01T00:00:00Z">
          <w:r>
            <w:rPr>
              <w:rStyle w:val="Hyperlink"/>
            </w:rPr>
            <w:t xml:space="preserve">Theorem 86</w:t>
          </w:r>
        </w:ins>
      </w:hyperlink>
      <w:ins w:id="20578" w:author="PR Preview" w:date="2026-01-01T00:00:00Z">
        <w:r>
          <w:t xml:space="preserve">, part 2).</w:t>
        </w:r>
      </w:ins>
      <w:ins w:id="20579" w:author="PR Preview" w:date="2026-01-01T00:00:00Z">
        <w:r>
          <w:t xml:space="preserve"> </w:t>
        </w:r>
      </w:ins>
      <w:ins w:id="20580" w:author="PR Preview" w:date="2026-01-01T00:00:00Z">
        <w:r>
          <w:t xml:space="preserve">When</w:t>
        </w:r>
      </w:ins>
      <w:ins w:id="20581" w:author="PR Preview" w:date="2026-01-01T00:00:00Z">
        <w:r>
          <w:t xml:space="preserve"> </w:t>
        </w:r>
      </w:ins>
      <m:oMath>
        <m:r>
          <m:rPr>
            <m:sty m:val="p"/>
          </m:rPr>
          <m:t>rank</m:t>
        </m:r>
        <m:r>
          <m:rPr>
            <m:sty m:val="p"/>
          </m:rPr>
          <m:t>(</m:t>
        </m:r>
        <m:r>
          <m:rPr>
            <m:sty m:val="bi"/>
          </m:rPr>
          <m:t>X</m:t>
        </m:r>
        <m:r>
          <m:rPr>
            <m:sty m:val="p"/>
          </m:rPr>
          <m:t>)</m:t>
        </m:r>
        <m:r>
          <m:rPr>
            <m:sty m:val="p"/>
          </m:rPr>
          <m:t>=</m:t>
        </m:r>
        <m:r>
          <m:t>p</m:t>
        </m:r>
      </m:oMath>
      <w:ins w:id="20582" w:author="PR Preview" w:date="2026-01-01T00:00:00Z">
        <w:r>
          <w:t xml:space="preserve">,</w:t>
        </w:r>
      </w:ins>
      <w:ins w:id="20583"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20584" w:author="PR Preview" w:date="2026-01-01T00:00:00Z">
        <w:r>
          <w:t xml:space="preserve"> </w:t>
        </w:r>
      </w:ins>
      <w:ins w:id="20585" w:author="PR Preview" w:date="2026-01-01T00:00:00Z">
        <w:r>
          <w:t xml:space="preserve">is one choice (</w:t>
        </w:r>
      </w:ins>
      <w:hyperlink w:anchor="thm-gram-invertible">
        <w:ins w:id="20586" w:author="PR Preview" w:date="2026-01-01T00:00:00Z">
          <w:r>
            <w:rPr>
              <w:rStyle w:val="Hyperlink"/>
            </w:rPr>
            <w:t xml:space="preserve">Theorem 82</w:t>
          </w:r>
        </w:ins>
      </w:hyperlink>
      <w:ins w:id="20587" w:author="PR Preview" w:date="2026-01-01T00:00:00Z">
        <w:r>
          <w:t xml:space="preserve">,</w:t>
        </w:r>
      </w:ins>
      <w:ins w:id="20588" w:author="PR Preview" w:date="2026-01-01T00:00:00Z">
        <w:r>
          <w:t xml:space="preserve"> </w:t>
        </w:r>
      </w:ins>
      <w:hyperlink w:anchor="thm-generalized-inverse-invertible">
        <w:ins w:id="20589" w:author="PR Preview" w:date="2026-01-01T00:00:00Z">
          <w:r>
            <w:rPr>
              <w:rStyle w:val="Hyperlink"/>
            </w:rPr>
            <w:t xml:space="preserve">Theorem 89</w:t>
          </w:r>
        </w:ins>
      </w:hyperlink>
      <w:ins w:id="20590" w:author="PR Preview" w:date="2026-01-01T00:00:00Z">
        <w:r>
          <w:t xml:space="preserve">),</w:t>
        </w:r>
      </w:ins>
      <w:ins w:id="20591" w:author="PR Preview" w:date="2026-01-01T00:00:00Z">
        <w:r>
          <w:t xml:space="preserve"> </w:t>
        </w:r>
      </w:ins>
      <w:ins w:id="20592" w:author="PR Preview" w:date="2026-01-01T00:00:00Z">
        <w:r>
          <w:t xml:space="preserve">and it gives</w:t>
        </w:r>
      </w:ins>
      <w:ins w:id="20593" w:author="PR Preview" w:date="2026-01-01T00:00:00Z">
        <w:r>
          <w:t xml:space="preserve"> </w:t>
        </w:r>
      </w:ins>
      <m:oMath>
        <m:r>
          <m:rPr>
            <m:sty m:val="bi"/>
          </m:rPr>
          <m:t>H</m:t>
        </m:r>
      </m:oMath>
      <w:ins w:id="20594" w:author="PR Preview" w:date="2026-01-01T00:00:00Z">
        <w:r>
          <w:t xml:space="preserve">.</w:t>
        </w:r>
      </w:ins>
    </w:p>
    <w:bookmarkStart w:id="557" w:name="exm-projector-generalized-inverse"/>
    <w:p>
      <w:pPr>
        <w:pStyle w:val="BodyText"/>
      </w:pPr>
      <w:ins w:id="20595" w:author="PR Preview" w:date="2026-01-01T00:00:00Z">
        <w:r>
          <w:rPr>
            <w:b/>
            <w:bCs/>
          </w:rPr>
          <w:t xml:space="preserve">Example 176 (A design matrix with a repeated column)</w:t>
        </w:r>
      </w:ins>
      <w:ins w:id="20596" w:author="PR Preview" w:date="2026-01-01T00:00:00Z">
        <w:r>
          <w:t xml:space="preserve"> </w:t>
        </w:r>
      </w:ins>
      <w:ins w:id="20597" w:author="PR Preview" w:date="2026-01-01T00:00:00Z">
        <w:r>
          <w:t xml:space="preserve">Let</w:t>
        </w:r>
      </w:ins>
      <w:ins w:id="2059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0599" w:author="PR Preview" w:date="2026-01-01T00:00:00Z">
        <w:r>
          <w:t xml:space="preserve">,</w:t>
        </w:r>
      </w:ins>
      <w:ins w:id="20600" w:author="PR Preview" w:date="2026-01-01T00:00:00Z">
        <w:r>
          <w:t xml:space="preserve"> </w:t>
        </w:r>
      </w:ins>
      <w:ins w:id="20601" w:author="PR Preview" w:date="2026-01-01T00:00:00Z">
        <w:r>
          <w:t xml:space="preserve">an intercept column entered twice, so</w:t>
        </w:r>
      </w:ins>
      <w:ins w:id="20602"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20603" w:author="PR Preview" w:date="2026-01-01T00:00:00Z">
        <w:r>
          <w:t xml:space="preserve"> </w:t>
        </w:r>
      </w:ins>
      <w:ins w:id="20604" w:author="PR Preview" w:date="2026-01-01T00:00:00Z">
        <w:r>
          <w:t xml:space="preserve">and</w:t>
        </w:r>
      </w:ins>
      <w:ins w:id="20605"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20606" w:author="PR Preview" w:date="2026-01-01T00:00:00Z">
        <w:r>
          <w:t xml:space="preserve"> </w:t>
        </w:r>
      </w:ins>
      <w:ins w:id="20607" w:author="PR Preview" w:date="2026-01-01T00:00:00Z">
        <w:r>
          <w:t xml:space="preserve">is not invertible:</w:t>
        </w:r>
      </w:ins>
      <w:ins w:id="20608" w:author="PR Preview" w:date="2026-01-01T00:00:00Z">
        <w:r>
          <w:t xml:space="preserve"> </w:t>
        </w:r>
      </w:ins>
      <w:ins w:id="20609" w:author="PR Preview" w:date="2026-01-01T00:00:00Z">
        <w:r>
          <w:t xml:space="preserve">its rank is</w:t>
        </w:r>
      </w:ins>
      <w:ins w:id="20610"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20611" w:author="PR Preview" w:date="2026-01-01T00:00:00Z">
        <w:r>
          <w:t xml:space="preserve"> </w:t>
        </w:r>
      </w:ins>
      <w:ins w:id="20612" w:author="PR Preview" w:date="2026-01-01T00:00:00Z">
        <w:r>
          <w:t xml:space="preserve">(</w:t>
        </w:r>
      </w:ins>
      <w:hyperlink w:anchor="thm-rank-transpose">
        <w:ins w:id="20613" w:author="PR Preview" w:date="2026-01-01T00:00:00Z">
          <w:r>
            <w:rPr>
              <w:rStyle w:val="Hyperlink"/>
            </w:rPr>
            <w:t xml:space="preserve">Theorem 39</w:t>
          </w:r>
        </w:ins>
      </w:hyperlink>
      <w:ins w:id="20614" w:author="PR Preview" w:date="2026-01-01T00:00:00Z">
        <w:r>
          <w:t xml:space="preserve">),</w:t>
        </w:r>
      </w:ins>
      <w:ins w:id="20615" w:author="PR Preview" w:date="2026-01-01T00:00:00Z">
        <w:r>
          <w:t xml:space="preserve"> </w:t>
        </w:r>
      </w:ins>
      <w:ins w:id="20616" w:author="PR Preview" w:date="2026-01-01T00:00:00Z">
        <w:r>
          <w:t xml:space="preserve">while an invertible</w:t>
        </w:r>
      </w:ins>
      <w:ins w:id="20617" w:author="PR Preview" w:date="2026-01-01T00:00:00Z">
        <w:r>
          <w:t xml:space="preserve"> </w:t>
        </w:r>
      </w:ins>
      <m:oMath>
        <m:r>
          <m:t>2</m:t>
        </m:r>
        <m:r>
          <m:rPr>
            <m:sty m:val="p"/>
          </m:rPr>
          <m:t>×</m:t>
        </m:r>
        <m:r>
          <m:t>2</m:t>
        </m:r>
      </m:oMath>
      <w:ins w:id="20618" w:author="PR Preview" w:date="2026-01-01T00:00:00Z">
        <w:r>
          <w:t xml:space="preserve"> </w:t>
        </w:r>
      </w:ins>
      <w:ins w:id="20619" w:author="PR Preview" w:date="2026-01-01T00:00:00Z">
        <w:r>
          <w:t xml:space="preserve">matrix has rank</w:t>
        </w:r>
      </w:ins>
      <w:ins w:id="20620" w:author="PR Preview" w:date="2026-01-01T00:00:00Z">
        <w:r>
          <w:t xml:space="preserve"> </w:t>
        </w:r>
      </w:ins>
      <m:oMath>
        <m:r>
          <m:t>2</m:t>
        </m:r>
      </m:oMath>
      <w:ins w:id="20621" w:author="PR Preview" w:date="2026-01-01T00:00:00Z">
        <w:r>
          <w:t xml:space="preserve"> </w:t>
        </w:r>
      </w:ins>
      <w:ins w:id="20622" w:author="PR Preview" w:date="2026-01-01T00:00:00Z">
        <w:r>
          <w:t xml:space="preserve">(</w:t>
        </w:r>
      </w:ins>
      <w:hyperlink w:anchor="exm-solution-unique">
        <w:ins w:id="20623" w:author="PR Preview" w:date="2026-01-01T00:00:00Z">
          <w:r>
            <w:rPr>
              <w:rStyle w:val="Hyperlink"/>
            </w:rPr>
            <w:t xml:space="preserve">Example 175</w:t>
          </w:r>
        </w:ins>
      </w:hyperlink>
      <w:ins w:id="20624" w:author="PR Preview" w:date="2026-01-01T00:00:00Z">
        <w:r>
          <w:t xml:space="preserve">).</w:t>
        </w:r>
      </w:ins>
      <w:ins w:id="20625" w:author="PR Preview" w:date="2026-01-01T00:00:00Z">
        <w:r>
          <w:t xml:space="preserve"> </w:t>
        </w:r>
      </w:ins>
      <w:ins w:id="20626" w:author="PR Preview" w:date="2026-01-01T00:00:00Z">
        <w:r>
          <w:t xml:space="preserve">The matrix</w:t>
        </w:r>
      </w:ins>
      <w:ins w:id="20627"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20628" w:author="PR Preview" w:date="2026-01-01T00:00:00Z">
        <w:r>
          <w:t xml:space="preserve"> </w:t>
        </w:r>
      </w:ins>
      <w:ins w:id="20629"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del w:id="20630" w:author="PR Preview" w:date="2026-01-01T00:00:00Z">
        <w:r>
          <w:delText xml:space="preserve">the hat matrix of the intercept-only model (</w:delText>
        </w:r>
      </w:del>
      <w:hyperlink w:anchor="exm-hat-matrix">
        <w:del w:id="20631" w:author="PR Preview" w:date="2026-01-01T00:00:00Z">
          <w:r>
            <w:rPr>
              <w:rStyle w:val="Hyperlink"/>
            </w:rPr>
            <w:delText xml:space="preserve">Example 153</w:delText>
          </w:r>
        </w:del>
      </w:hyperlink>
      <w:del w:id="20632" w:author="PR Preview" w:date="2026-01-01T00:00:00Z">
        <w:r>
          <w:delText xml:space="preserve">).</w:delText>
        </w:r>
      </w:del>
      <w:del w:id="20633" w:author="PR Preview" w:date="2026-01-01T00:00:00Z">
        <w:r>
          <w:delText xml:space="preserve"> </w:delText>
        </w:r>
      </w:del>
      <w:del w:id="20634" w:author="PR Preview" w:date="2026-01-01T00:00:00Z">
        <w:r>
          <w:delText xml:space="preserve">Another generalized inverse,</w:delText>
        </w:r>
      </w:del>
      <w:del w:id="20635"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20636" w:author="PR Preview" w:date="2026-01-01T00:00:00Z">
        <w:r>
          <w:delText xml:space="preserve">,</w:delText>
        </w:r>
      </w:del>
      <w:del w:id="20637" w:author="PR Preview" w:date="2026-01-01T00:00:00Z">
        <w:r>
          <w:delText xml:space="preserve"> </w:delText>
        </w:r>
      </w:del>
      <w:del w:id="20638" w:author="PR Preview" w:date="2026-01-01T00:00:00Z">
        <w:r>
          <w:delText xml:space="preserve">which is one because</w:delText>
        </w:r>
      </w:del>
      <w:del w:id="20639"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20640" w:author="PR Preview" w:date="2026-01-01T00:00:00Z">
        <w:r>
          <w:delText xml:space="preserve"> </w:delText>
        </w:r>
      </w:del>
      <w:del w:id="20641" w:author="PR Preview" w:date="2026-01-01T00:00:00Z">
        <w:r>
          <w:delText xml:space="preserve">and that times</w:delText>
        </w:r>
      </w:del>
      <w:del w:id="20642" w:author="PR Preview" w:date="2026-01-01T00:00:00Z">
        <w:r>
          <w:delText xml:space="preserve"> </w:delText>
        </w:r>
      </w:del>
      <m:oMath>
        <m:sSup>
          <m:e>
            <m:r>
              <m:rPr>
                <m:sty m:val="bi"/>
              </m:rPr>
              <m:t>X</m:t>
            </m:r>
          </m:e>
          <m:sup>
            <m:r>
              <m:rPr>
                <m:sty m:val="p"/>
              </m:rPr>
              <m:t>⊤</m:t>
            </m:r>
          </m:sup>
        </m:sSup>
        <m:r>
          <m:rPr>
            <m:sty m:val="bi"/>
          </m:rPr>
          <m:t>X</m:t>
        </m:r>
      </m:oMath>
      <w:del w:id="20643" w:author="PR Preview" w:date="2026-01-01T00:00:00Z">
        <w:r>
          <w:delText xml:space="preserve"> </w:delText>
        </w:r>
      </w:del>
      <w:del w:id="20644" w:author="PR Preview" w:date="2026-01-01T00:00:00Z">
        <w:r>
          <w:delText xml:space="preserve">is again</w:delText>
        </w:r>
      </w:del>
      <w:del w:id="2064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20646" w:author="PR Preview" w:date="2026-01-01T00:00:00Z">
        <w:r>
          <w:delText xml:space="preserve">,</w:delText>
        </w:r>
      </w:del>
      <w:del w:id="20647" w:author="PR Preview" w:date="2026-01-01T00:00:00Z">
        <w:r>
          <w:delText xml:space="preserve"> </w:delText>
        </w:r>
      </w:del>
      <w:del w:id="20648" w:author="PR Preview" w:date="2026-01-01T00:00:00Z">
        <w:r>
          <w:delText xml:space="preserve">gives</w:delText>
        </w:r>
      </w:del>
      <w:del w:id="20649"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20650" w:author="PR Preview" w:date="2026-01-01T00:00:00Z">
        <w:r>
          <w:delText xml:space="preserve"> </w:delText>
        </w:r>
      </w:del>
      <w:del w:id="20651" w:author="PR Preview" w:date="2026-01-01T00:00:00Z">
        <w:r>
          <w:delText xml:space="preserve">and the same</w:delText>
        </w:r>
      </w:del>
      <w:del w:id="20652"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20653" w:author="PR Preview" w:date="2026-01-01T00:00:00Z">
        <w:r>
          <w:delText xml:space="preserve">,</w:delText>
        </w:r>
      </w:del>
      <w:del w:id="20654" w:author="PR Preview" w:date="2026-01-01T00:00:00Z">
        <w:r>
          <w:delText xml:space="preserve"> </w:delText>
        </w:r>
      </w:del>
      <w:del w:id="20655" w:author="PR Preview" w:date="2026-01-01T00:00:00Z">
        <w:r>
          <w:delText xml:space="preserve">as</w:delText>
        </w:r>
      </w:del>
      <w:del w:id="20656" w:author="PR Preview" w:date="2026-01-01T00:00:00Z">
        <w:r>
          <w:delText xml:space="preserve"> </w:delText>
        </w:r>
      </w:del>
      <w:hyperlink w:anchor="thm-projector-generalized-inverse">
        <w:del w:id="20657" w:author="PR Preview" w:date="2026-01-01T00:00:00Z">
          <w:r>
            <w:rPr>
              <w:rStyle w:val="Hyperlink"/>
            </w:rPr>
            <w:delText xml:space="preserve">Theorem 95</w:delText>
          </w:r>
        </w:del>
      </w:hyperlink>
      <w:del w:id="20658" w:author="PR Preview" w:date="2026-01-01T00:00:00Z">
        <w:r>
          <w:delText xml:space="preserve"> </w:delText>
        </w:r>
      </w:del>
      <w:del w:id="20659" w:author="PR Preview" w:date="2026-01-01T00:00:00Z">
        <w:r>
          <w:delText xml:space="preserve">says it must.</w:delText>
        </w:r>
      </w:del>
      <w:del w:id="20660" w:author="PR Preview" w:date="2026-01-01T00:00:00Z">
        <w:r>
          <w:delText xml:space="preserve"> </w:delText>
        </w:r>
      </w:del>
      <w:del w:id="20661" w:author="PR Preview" w:date="2026-01-01T00:00:00Z">
        <w:r>
          <w:delText xml:space="preserve">Both project onto</w:delText>
        </w:r>
      </w:del>
      <w:del w:id="20662"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0663" w:author="PR Preview" w:date="2026-01-01T00:00:00Z">
        <w:r>
          <w:delText xml:space="preserve">, the column space of the intercept-only design.</w:delText>
        </w:r>
      </w:del>
    </w:p>
    <w:p>
      <w:pPr>
        <w:pStyle w:val="FirstParagraph"/>
      </w:pPr>
      <w:ins w:id="20664" w:author="PR Preview" w:date="2026-01-01T00:00:00Z">
        <w:r>
          <w:t xml:space="preserve">the hat matrix of the intercept-only model (</w:t>
        </w:r>
      </w:ins>
      <w:hyperlink w:anchor="exm-hat-matrix">
        <w:ins w:id="20665" w:author="PR Preview" w:date="2026-01-01T00:00:00Z">
          <w:r>
            <w:rPr>
              <w:rStyle w:val="Hyperlink"/>
            </w:rPr>
            <w:t xml:space="preserve">Example 156</w:t>
          </w:r>
        </w:ins>
      </w:hyperlink>
      <w:ins w:id="20666" w:author="PR Preview" w:date="2026-01-01T00:00:00Z">
        <w:r>
          <w:t xml:space="preserve">).</w:t>
        </w:r>
      </w:ins>
      <w:ins w:id="20667" w:author="PR Preview" w:date="2026-01-01T00:00:00Z">
        <w:r>
          <w:t xml:space="preserve"> </w:t>
        </w:r>
      </w:ins>
      <w:ins w:id="20668" w:author="PR Preview" w:date="2026-01-01T00:00:00Z">
        <w:r>
          <w:t xml:space="preserve">Another generalized inverse,</w:t>
        </w:r>
      </w:ins>
      <w:ins w:id="20669"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20670" w:author="PR Preview" w:date="2026-01-01T00:00:00Z">
        <w:r>
          <w:t xml:space="preserve">,</w:t>
        </w:r>
      </w:ins>
      <w:ins w:id="20671" w:author="PR Preview" w:date="2026-01-01T00:00:00Z">
        <w:r>
          <w:t xml:space="preserve"> </w:t>
        </w:r>
      </w:ins>
      <w:ins w:id="20672" w:author="PR Preview" w:date="2026-01-01T00:00:00Z">
        <w:r>
          <w:t xml:space="preserve">which is one because</w:t>
        </w:r>
      </w:ins>
      <w:ins w:id="20673"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20674" w:author="PR Preview" w:date="2026-01-01T00:00:00Z">
        <w:r>
          <w:t xml:space="preserve"> </w:t>
        </w:r>
      </w:ins>
      <w:ins w:id="20675" w:author="PR Preview" w:date="2026-01-01T00:00:00Z">
        <w:r>
          <w:t xml:space="preserve">and that times</w:t>
        </w:r>
      </w:ins>
      <w:ins w:id="20676" w:author="PR Preview" w:date="2026-01-01T00:00:00Z">
        <w:r>
          <w:t xml:space="preserve"> </w:t>
        </w:r>
      </w:ins>
      <m:oMath>
        <m:sSup>
          <m:e>
            <m:r>
              <m:rPr>
                <m:sty m:val="bi"/>
              </m:rPr>
              <m:t>X</m:t>
            </m:r>
          </m:e>
          <m:sup>
            <m:r>
              <m:rPr>
                <m:sty m:val="p"/>
              </m:rPr>
              <m:t>⊤</m:t>
            </m:r>
          </m:sup>
        </m:sSup>
        <m:r>
          <m:rPr>
            <m:sty m:val="bi"/>
          </m:rPr>
          <m:t>X</m:t>
        </m:r>
      </m:oMath>
      <w:ins w:id="20677" w:author="PR Preview" w:date="2026-01-01T00:00:00Z">
        <w:r>
          <w:t xml:space="preserve"> </w:t>
        </w:r>
      </w:ins>
      <w:ins w:id="20678" w:author="PR Preview" w:date="2026-01-01T00:00:00Z">
        <w:r>
          <w:t xml:space="preserve">is again</w:t>
        </w:r>
      </w:ins>
      <w:ins w:id="2067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20680" w:author="PR Preview" w:date="2026-01-01T00:00:00Z">
        <w:r>
          <w:t xml:space="preserve">,</w:t>
        </w:r>
      </w:ins>
      <w:ins w:id="20681" w:author="PR Preview" w:date="2026-01-01T00:00:00Z">
        <w:r>
          <w:t xml:space="preserve"> </w:t>
        </w:r>
      </w:ins>
      <w:ins w:id="20682" w:author="PR Preview" w:date="2026-01-01T00:00:00Z">
        <w:r>
          <w:t xml:space="preserve">gives</w:t>
        </w:r>
      </w:ins>
      <w:ins w:id="20683"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20684" w:author="PR Preview" w:date="2026-01-01T00:00:00Z">
        <w:r>
          <w:t xml:space="preserve"> </w:t>
        </w:r>
      </w:ins>
      <w:ins w:id="20685" w:author="PR Preview" w:date="2026-01-01T00:00:00Z">
        <w:r>
          <w:t xml:space="preserve">and the same</w:t>
        </w:r>
      </w:ins>
      <w:ins w:id="20686"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20687" w:author="PR Preview" w:date="2026-01-01T00:00:00Z">
        <w:r>
          <w:t xml:space="preserve">,</w:t>
        </w:r>
      </w:ins>
      <w:ins w:id="20688" w:author="PR Preview" w:date="2026-01-01T00:00:00Z">
        <w:r>
          <w:t xml:space="preserve"> </w:t>
        </w:r>
      </w:ins>
      <w:ins w:id="20689" w:author="PR Preview" w:date="2026-01-01T00:00:00Z">
        <w:r>
          <w:t xml:space="preserve">as</w:t>
        </w:r>
      </w:ins>
      <w:ins w:id="20690" w:author="PR Preview" w:date="2026-01-01T00:00:00Z">
        <w:r>
          <w:t xml:space="preserve"> </w:t>
        </w:r>
      </w:ins>
      <w:hyperlink w:anchor="thm-projector-generalized-inverse">
        <w:ins w:id="20691" w:author="PR Preview" w:date="2026-01-01T00:00:00Z">
          <w:r>
            <w:rPr>
              <w:rStyle w:val="Hyperlink"/>
            </w:rPr>
            <w:t xml:space="preserve">Theorem 96</w:t>
          </w:r>
        </w:ins>
      </w:hyperlink>
      <w:ins w:id="20692" w:author="PR Preview" w:date="2026-01-01T00:00:00Z">
        <w:r>
          <w:t xml:space="preserve"> </w:t>
        </w:r>
      </w:ins>
      <w:ins w:id="20693" w:author="PR Preview" w:date="2026-01-01T00:00:00Z">
        <w:r>
          <w:t xml:space="preserve">says it must.</w:t>
        </w:r>
      </w:ins>
      <w:ins w:id="20694" w:author="PR Preview" w:date="2026-01-01T00:00:00Z">
        <w:r>
          <w:t xml:space="preserve"> </w:t>
        </w:r>
      </w:ins>
      <w:ins w:id="20695" w:author="PR Preview" w:date="2026-01-01T00:00:00Z">
        <w:r>
          <w:t xml:space="preserve">Both project onto</w:t>
        </w:r>
      </w:ins>
      <w:ins w:id="20696"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0697" w:author="PR Preview" w:date="2026-01-01T00:00:00Z">
        <w:r>
          <w:t xml:space="preserve">, the column space of the intercept-only design.</w:t>
        </w:r>
      </w:ins>
    </w:p>
    <w:bookmarkEnd w:id="557"/>
    <w:bookmarkEnd w:id="558"/>
    <w:bookmarkStart w:id="580"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9" name="Picture"/>
                  <a:graphic>
                    <a:graphicData uri="http://schemas.openxmlformats.org/drawingml/2006/picture">
                      <pic:pic>
                        <pic:nvPicPr>
                          <pic:cNvPr descr="/opt/quarto/share/formats/docx/note.png" id="560"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84</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62</w:t>
              </w:r>
            </w:hyperlink>
            <w:r>
              <w:t xml:space="preserve">).</w:t>
            </w:r>
          </w:p>
          <w:p/>
        </w:tc>
      </w:tr>
    </w:tbl>
    <w:bookmarkStart w:id="561" w:name="def-triangular-matrix"/>
    <w:p>
      <w:pPr>
        <w:pStyle w:val="BodyText"/>
      </w:pPr>
      <w:del w:id="20698" w:author="PR Preview" w:date="2026-01-01T00:00:00Z">
        <w:r>
          <w:rPr>
            <w:b/>
            <w:bCs/>
          </w:rPr>
          <w:delText xml:space="preserve">Definition 95 (Triangular matrix)</w:delText>
        </w:r>
      </w:del>
      <w:del w:id="20699" w:author="PR Preview" w:date="2026-01-01T00:00:00Z">
        <w:r>
          <w:delText xml:space="preserve"> </w:delText>
        </w:r>
      </w:del>
      <w:del w:id="20700" w:author="PR Preview" w:date="2026-01-01T00:00:00Z">
        <w:r>
          <w:delText xml:space="preserve">A square matrix</w:delText>
        </w:r>
      </w:del>
      <w:del w:id="20701" w:author="PR Preview" w:date="2026-01-01T00:00:00Z">
        <w:r>
          <w:delText xml:space="preserve"> </w:delText>
        </w:r>
      </w:del>
      <m:oMath>
        <m:r>
          <m:rPr>
            <m:sty m:val="bi"/>
          </m:rPr>
          <m:t>U</m:t>
        </m:r>
      </m:oMath>
      <w:del w:id="20702" w:author="PR Preview" w:date="2026-01-01T00:00:00Z">
        <w:r>
          <w:delText xml:space="preserve"> </w:delText>
        </w:r>
      </w:del>
      <w:del w:id="20703" w:author="PR Preview" w:date="2026-01-01T00:00:00Z">
        <w:r>
          <w:delText xml:space="preserve">is</w:delText>
        </w:r>
      </w:del>
      <w:del w:id="20704" w:author="PR Preview" w:date="2026-01-01T00:00:00Z">
        <w:r>
          <w:delText xml:space="preserve"> </w:delText>
        </w:r>
      </w:del>
      <w:del w:id="20705" w:author="PR Preview" w:date="2026-01-01T00:00:00Z">
        <w:r>
          <w:rPr>
            <w:b/>
            <w:bCs/>
          </w:rPr>
          <w:delText xml:space="preserve">upper triangular</w:delText>
        </w:r>
      </w:del>
      <w:del w:id="20706" w:author="PR Preview" w:date="2026-01-01T00:00:00Z">
        <w:r>
          <w:delText xml:space="preserve"> </w:delText>
        </w:r>
      </w:del>
      <w:del w:id="20707" w:author="PR Preview" w:date="2026-01-01T00:00:00Z">
        <w:r>
          <w:delText xml:space="preserve">if every entry below the diagonal is</w:delText>
        </w:r>
      </w:del>
      <w:del w:id="20708" w:author="PR Preview" w:date="2026-01-01T00:00:00Z">
        <w:r>
          <w:delText xml:space="preserve"> </w:delText>
        </w:r>
      </w:del>
      <m:oMath>
        <m:r>
          <m:t>0</m:t>
        </m:r>
      </m:oMath>
      <w:del w:id="20709" w:author="PR Preview" w:date="2026-01-01T00:00:00Z">
        <w:r>
          <w:delText xml:space="preserve">:</w:delText>
        </w:r>
      </w:del>
      <w:del w:id="20710" w:author="PR Preview" w:date="2026-01-01T00:00:00Z">
        <w:r>
          <w:delText xml:space="preserve"> </w:delText>
        </w:r>
      </w:del>
      <m:oMath>
        <m:sSub>
          <m:e>
            <m:r>
              <m:t>u</m:t>
            </m:r>
          </m:e>
          <m:sub>
            <m:r>
              <m:t>i</m:t>
            </m:r>
            <m:r>
              <m:t>j</m:t>
            </m:r>
          </m:sub>
        </m:sSub>
        <m:r>
          <m:rPr>
            <m:sty m:val="p"/>
          </m:rPr>
          <m:t>=</m:t>
        </m:r>
        <m:r>
          <m:t>0</m:t>
        </m:r>
      </m:oMath>
      <w:del w:id="20711" w:author="PR Preview" w:date="2026-01-01T00:00:00Z">
        <w:r>
          <w:delText xml:space="preserve"> </w:delText>
        </w:r>
      </w:del>
      <w:del w:id="20712" w:author="PR Preview" w:date="2026-01-01T00:00:00Z">
        <w:r>
          <w:delText xml:space="preserve">whenever</w:delText>
        </w:r>
      </w:del>
      <w:del w:id="20713" w:author="PR Preview" w:date="2026-01-01T00:00:00Z">
        <w:r>
          <w:delText xml:space="preserve"> </w:delText>
        </w:r>
      </w:del>
      <m:oMath>
        <m:r>
          <m:t>i</m:t>
        </m:r>
        <m:r>
          <m:rPr>
            <m:sty m:val="p"/>
          </m:rPr>
          <m:t>&gt;</m:t>
        </m:r>
        <m:r>
          <m:t>j</m:t>
        </m:r>
      </m:oMath>
      <w:del w:id="20714" w:author="PR Preview" w:date="2026-01-01T00:00:00Z">
        <w:r>
          <w:delText xml:space="preserve">.</w:delText>
        </w:r>
      </w:del>
      <w:del w:id="20715" w:author="PR Preview" w:date="2026-01-01T00:00:00Z">
        <w:r>
          <w:delText xml:space="preserve"> </w:delText>
        </w:r>
      </w:del>
      <w:del w:id="20716" w:author="PR Preview" w:date="2026-01-01T00:00:00Z">
        <w:r>
          <w:delText xml:space="preserve">A square matrix</w:delText>
        </w:r>
      </w:del>
      <w:del w:id="20717" w:author="PR Preview" w:date="2026-01-01T00:00:00Z">
        <w:r>
          <w:delText xml:space="preserve"> </w:delText>
        </w:r>
      </w:del>
      <m:oMath>
        <m:r>
          <m:rPr>
            <m:sty m:val="bi"/>
          </m:rPr>
          <m:t>L</m:t>
        </m:r>
      </m:oMath>
      <w:del w:id="20718" w:author="PR Preview" w:date="2026-01-01T00:00:00Z">
        <w:r>
          <w:delText xml:space="preserve"> </w:delText>
        </w:r>
      </w:del>
      <w:del w:id="20719" w:author="PR Preview" w:date="2026-01-01T00:00:00Z">
        <w:r>
          <w:delText xml:space="preserve">is</w:delText>
        </w:r>
      </w:del>
      <w:del w:id="20720" w:author="PR Preview" w:date="2026-01-01T00:00:00Z">
        <w:r>
          <w:delText xml:space="preserve"> </w:delText>
        </w:r>
      </w:del>
      <w:del w:id="20721" w:author="PR Preview" w:date="2026-01-01T00:00:00Z">
        <w:r>
          <w:rPr>
            <w:b/>
            <w:bCs/>
          </w:rPr>
          <w:delText xml:space="preserve">lower triangular</w:delText>
        </w:r>
      </w:del>
      <w:del w:id="20722" w:author="PR Preview" w:date="2026-01-01T00:00:00Z">
        <w:r>
          <w:delText xml:space="preserve"> </w:delText>
        </w:r>
      </w:del>
      <w:del w:id="20723" w:author="PR Preview" w:date="2026-01-01T00:00:00Z">
        <w:r>
          <w:delText xml:space="preserve">if every entry above the diagonal is</w:delText>
        </w:r>
      </w:del>
      <w:del w:id="20724" w:author="PR Preview" w:date="2026-01-01T00:00:00Z">
        <w:r>
          <w:delText xml:space="preserve"> </w:delText>
        </w:r>
      </w:del>
      <m:oMath>
        <m:r>
          <m:t>0</m:t>
        </m:r>
      </m:oMath>
      <w:del w:id="20725" w:author="PR Preview" w:date="2026-01-01T00:00:00Z">
        <w:r>
          <w:delText xml:space="preserve">:</w:delText>
        </w:r>
      </w:del>
      <w:del w:id="20726" w:author="PR Preview" w:date="2026-01-01T00:00:00Z">
        <w:r>
          <w:delText xml:space="preserve"> </w:delText>
        </w:r>
      </w:del>
      <m:oMath>
        <m:sSub>
          <m:e>
            <m:r>
              <m:t>ℓ</m:t>
            </m:r>
          </m:e>
          <m:sub>
            <m:r>
              <m:t>i</m:t>
            </m:r>
            <m:r>
              <m:t>j</m:t>
            </m:r>
          </m:sub>
        </m:sSub>
        <m:r>
          <m:rPr>
            <m:sty m:val="p"/>
          </m:rPr>
          <m:t>=</m:t>
        </m:r>
        <m:r>
          <m:t>0</m:t>
        </m:r>
      </m:oMath>
      <w:del w:id="20727" w:author="PR Preview" w:date="2026-01-01T00:00:00Z">
        <w:r>
          <w:delText xml:space="preserve"> </w:delText>
        </w:r>
      </w:del>
      <w:del w:id="20728" w:author="PR Preview" w:date="2026-01-01T00:00:00Z">
        <w:r>
          <w:delText xml:space="preserve">whenever</w:delText>
        </w:r>
      </w:del>
      <w:del w:id="20729" w:author="PR Preview" w:date="2026-01-01T00:00:00Z">
        <w:r>
          <w:delText xml:space="preserve"> </w:delText>
        </w:r>
      </w:del>
      <m:oMath>
        <m:r>
          <m:t>i</m:t>
        </m:r>
        <m:r>
          <m:rPr>
            <m:sty m:val="p"/>
          </m:rPr>
          <m:t>&lt;</m:t>
        </m:r>
        <m:r>
          <m:t>j</m:t>
        </m:r>
      </m:oMath>
      <w:del w:id="20730" w:author="PR Preview" w:date="2026-01-01T00:00:00Z">
        <w:r>
          <w:delText xml:space="preserve">.</w:delText>
        </w:r>
      </w:del>
      <w:del w:id="20731" w:author="PR Preview" w:date="2026-01-01T00:00:00Z">
        <w:r>
          <w:delText xml:space="preserve"> </w:delText>
        </w:r>
      </w:del>
      <w:del w:id="20732" w:author="PR Preview" w:date="2026-01-01T00:00:00Z">
        <w:r>
          <w:delText xml:space="preserve">A lower triangular matrix whose diagonal entries are all</w:delText>
        </w:r>
      </w:del>
      <w:del w:id="20733" w:author="PR Preview" w:date="2026-01-01T00:00:00Z">
        <w:r>
          <w:delText xml:space="preserve"> </w:delText>
        </w:r>
      </w:del>
      <m:oMath>
        <m:r>
          <m:t>1</m:t>
        </m:r>
      </m:oMath>
      <w:del w:id="20734" w:author="PR Preview" w:date="2026-01-01T00:00:00Z">
        <w:r>
          <w:delText xml:space="preserve"> </w:delText>
        </w:r>
      </w:del>
      <w:del w:id="20735" w:author="PR Preview" w:date="2026-01-01T00:00:00Z">
        <w:r>
          <w:delText xml:space="preserve">is</w:delText>
        </w:r>
      </w:del>
      <w:del w:id="20736" w:author="PR Preview" w:date="2026-01-01T00:00:00Z">
        <w:r>
          <w:delText xml:space="preserve"> </w:delText>
        </w:r>
      </w:del>
      <w:del w:id="20737" w:author="PR Preview" w:date="2026-01-01T00:00:00Z">
        <w:r>
          <w:rPr>
            <w:b/>
            <w:bCs/>
          </w:rPr>
          <w:delText xml:space="preserve">unit lower triangular</w:delText>
        </w:r>
      </w:del>
      <w:del w:id="20738" w:author="PR Preview" w:date="2026-01-01T00:00:00Z">
        <w:r>
          <w:delText xml:space="preserve">.</w:delText>
        </w:r>
      </w:del>
    </w:p>
    <w:p>
      <w:pPr>
        <w:pStyle w:val="BodyText"/>
      </w:pPr>
      <w:del w:id="20739" w:author="PR Preview" w:date="2026-01-01T00:00:00Z">
        <w:r>
          <w:rPr>
            <w:b/>
            <w:bCs/>
          </w:rPr>
          <w:delText xml:space="preserve">Example 174 (Triangular and not)</w:delText>
        </w:r>
      </w:del>
      <w:del w:id="20740" w:author="PR Preview" w:date="2026-01-01T00:00:00Z">
        <w:r>
          <w:delText xml:space="preserve"> </w:delText>
        </w:r>
      </w:del>
      <w:del w:id="20741" w:author="PR Preview" w:date="2026-01-01T00:00:00Z">
        <w:r>
          <w:delText xml:space="preserve"> </w:delText>
        </w:r>
      </w:del>
    </w:p>
    <w:p>
      <w:pPr>
        <w:pStyle w:val="BodyText"/>
      </w:pPr>
      <w:ins w:id="20742" w:author="PR Preview" w:date="2026-01-01T00:00:00Z">
        <w:r>
          <w:rPr>
            <w:b/>
            <w:bCs/>
          </w:rPr>
          <w:t xml:space="preserve">Definition 100 (Triangular matrix)</w:t>
        </w:r>
      </w:ins>
      <w:ins w:id="20743" w:author="PR Preview" w:date="2026-01-01T00:00:00Z">
        <w:r>
          <w:t xml:space="preserve"> </w:t>
        </w:r>
      </w:ins>
      <w:ins w:id="20744" w:author="PR Preview" w:date="2026-01-01T00:00:00Z">
        <w:r>
          <w:t xml:space="preserve">A square matrix</w:t>
        </w:r>
      </w:ins>
      <w:ins w:id="20745" w:author="PR Preview" w:date="2026-01-01T00:00:00Z">
        <w:r>
          <w:t xml:space="preserve"> </w:t>
        </w:r>
      </w:ins>
      <m:oMath>
        <m:r>
          <m:rPr>
            <m:sty m:val="bi"/>
          </m:rPr>
          <m:t>U</m:t>
        </m:r>
      </m:oMath>
      <w:ins w:id="20746" w:author="PR Preview" w:date="2026-01-01T00:00:00Z">
        <w:r>
          <w:t xml:space="preserve"> </w:t>
        </w:r>
      </w:ins>
      <w:ins w:id="20747" w:author="PR Preview" w:date="2026-01-01T00:00:00Z">
        <w:r>
          <w:t xml:space="preserve">is</w:t>
        </w:r>
      </w:ins>
      <w:ins w:id="20748" w:author="PR Preview" w:date="2026-01-01T00:00:00Z">
        <w:r>
          <w:t xml:space="preserve"> </w:t>
        </w:r>
      </w:ins>
      <w:ins w:id="20749" w:author="PR Preview" w:date="2026-01-01T00:00:00Z">
        <w:r>
          <w:rPr>
            <w:b/>
            <w:bCs/>
          </w:rPr>
          <w:t xml:space="preserve">upper triangular</w:t>
        </w:r>
      </w:ins>
      <w:ins w:id="20750" w:author="PR Preview" w:date="2026-01-01T00:00:00Z">
        <w:r>
          <w:t xml:space="preserve"> </w:t>
        </w:r>
      </w:ins>
      <w:ins w:id="20751" w:author="PR Preview" w:date="2026-01-01T00:00:00Z">
        <w:r>
          <w:t xml:space="preserve">if every entry below the diagonal is</w:t>
        </w:r>
      </w:ins>
      <w:ins w:id="20752" w:author="PR Preview" w:date="2026-01-01T00:00:00Z">
        <w:r>
          <w:t xml:space="preserve"> </w:t>
        </w:r>
      </w:ins>
      <m:oMath>
        <m:r>
          <m:t>0</m:t>
        </m:r>
      </m:oMath>
      <w:ins w:id="20753" w:author="PR Preview" w:date="2026-01-01T00:00:00Z">
        <w:r>
          <w:t xml:space="preserve">:</w:t>
        </w:r>
      </w:ins>
      <w:ins w:id="20754" w:author="PR Preview" w:date="2026-01-01T00:00:00Z">
        <w:r>
          <w:t xml:space="preserve"> </w:t>
        </w:r>
      </w:ins>
      <m:oMath>
        <m:sSub>
          <m:e>
            <m:r>
              <m:t>u</m:t>
            </m:r>
          </m:e>
          <m:sub>
            <m:r>
              <m:t>i</m:t>
            </m:r>
            <m:r>
              <m:t>j</m:t>
            </m:r>
          </m:sub>
        </m:sSub>
        <m:r>
          <m:rPr>
            <m:sty m:val="p"/>
          </m:rPr>
          <m:t>=</m:t>
        </m:r>
        <m:r>
          <m:t>0</m:t>
        </m:r>
      </m:oMath>
      <w:ins w:id="20755" w:author="PR Preview" w:date="2026-01-01T00:00:00Z">
        <w:r>
          <w:t xml:space="preserve"> </w:t>
        </w:r>
      </w:ins>
      <w:ins w:id="20756" w:author="PR Preview" w:date="2026-01-01T00:00:00Z">
        <w:r>
          <w:t xml:space="preserve">whenever</w:t>
        </w:r>
      </w:ins>
      <w:ins w:id="20757" w:author="PR Preview" w:date="2026-01-01T00:00:00Z">
        <w:r>
          <w:t xml:space="preserve"> </w:t>
        </w:r>
      </w:ins>
      <m:oMath>
        <m:r>
          <m:t>i</m:t>
        </m:r>
        <m:r>
          <m:rPr>
            <m:sty m:val="p"/>
          </m:rPr>
          <m:t>&gt;</m:t>
        </m:r>
        <m:r>
          <m:t>j</m:t>
        </m:r>
      </m:oMath>
      <w:ins w:id="20758" w:author="PR Preview" w:date="2026-01-01T00:00:00Z">
        <w:r>
          <w:t xml:space="preserve">.</w:t>
        </w:r>
      </w:ins>
      <w:ins w:id="20759" w:author="PR Preview" w:date="2026-01-01T00:00:00Z">
        <w:r>
          <w:t xml:space="preserve"> </w:t>
        </w:r>
      </w:ins>
      <w:ins w:id="20760" w:author="PR Preview" w:date="2026-01-01T00:00:00Z">
        <w:r>
          <w:t xml:space="preserve">A square matrix</w:t>
        </w:r>
      </w:ins>
      <w:ins w:id="20761" w:author="PR Preview" w:date="2026-01-01T00:00:00Z">
        <w:r>
          <w:t xml:space="preserve"> </w:t>
        </w:r>
      </w:ins>
      <m:oMath>
        <m:r>
          <m:rPr>
            <m:sty m:val="bi"/>
          </m:rPr>
          <m:t>L</m:t>
        </m:r>
      </m:oMath>
      <w:ins w:id="20762" w:author="PR Preview" w:date="2026-01-01T00:00:00Z">
        <w:r>
          <w:t xml:space="preserve"> </w:t>
        </w:r>
      </w:ins>
      <w:ins w:id="20763" w:author="PR Preview" w:date="2026-01-01T00:00:00Z">
        <w:r>
          <w:t xml:space="preserve">is</w:t>
        </w:r>
      </w:ins>
      <w:ins w:id="20764" w:author="PR Preview" w:date="2026-01-01T00:00:00Z">
        <w:r>
          <w:t xml:space="preserve"> </w:t>
        </w:r>
      </w:ins>
      <w:ins w:id="20765" w:author="PR Preview" w:date="2026-01-01T00:00:00Z">
        <w:r>
          <w:rPr>
            <w:b/>
            <w:bCs/>
          </w:rPr>
          <w:t xml:space="preserve">lower triangular</w:t>
        </w:r>
      </w:ins>
      <w:ins w:id="20766" w:author="PR Preview" w:date="2026-01-01T00:00:00Z">
        <w:r>
          <w:t xml:space="preserve"> </w:t>
        </w:r>
      </w:ins>
      <w:ins w:id="20767" w:author="PR Preview" w:date="2026-01-01T00:00:00Z">
        <w:r>
          <w:t xml:space="preserve">if every entry above the diagonal is</w:t>
        </w:r>
      </w:ins>
      <w:ins w:id="20768" w:author="PR Preview" w:date="2026-01-01T00:00:00Z">
        <w:r>
          <w:t xml:space="preserve"> </w:t>
        </w:r>
      </w:ins>
      <m:oMath>
        <m:r>
          <m:t>0</m:t>
        </m:r>
      </m:oMath>
      <w:ins w:id="20769" w:author="PR Preview" w:date="2026-01-01T00:00:00Z">
        <w:r>
          <w:t xml:space="preserve">:</w:t>
        </w:r>
      </w:ins>
      <w:ins w:id="20770" w:author="PR Preview" w:date="2026-01-01T00:00:00Z">
        <w:r>
          <w:t xml:space="preserve"> </w:t>
        </w:r>
      </w:ins>
      <m:oMath>
        <m:sSub>
          <m:e>
            <m:r>
              <m:t>ℓ</m:t>
            </m:r>
          </m:e>
          <m:sub>
            <m:r>
              <m:t>i</m:t>
            </m:r>
            <m:r>
              <m:t>j</m:t>
            </m:r>
          </m:sub>
        </m:sSub>
        <m:r>
          <m:rPr>
            <m:sty m:val="p"/>
          </m:rPr>
          <m:t>=</m:t>
        </m:r>
        <m:r>
          <m:t>0</m:t>
        </m:r>
      </m:oMath>
      <w:ins w:id="20771" w:author="PR Preview" w:date="2026-01-01T00:00:00Z">
        <w:r>
          <w:t xml:space="preserve"> </w:t>
        </w:r>
      </w:ins>
      <w:ins w:id="20772" w:author="PR Preview" w:date="2026-01-01T00:00:00Z">
        <w:r>
          <w:t xml:space="preserve">whenever</w:t>
        </w:r>
      </w:ins>
      <w:ins w:id="20773" w:author="PR Preview" w:date="2026-01-01T00:00:00Z">
        <w:r>
          <w:t xml:space="preserve"> </w:t>
        </w:r>
      </w:ins>
      <m:oMath>
        <m:r>
          <m:t>i</m:t>
        </m:r>
        <m:r>
          <m:rPr>
            <m:sty m:val="p"/>
          </m:rPr>
          <m:t>&lt;</m:t>
        </m:r>
        <m:r>
          <m:t>j</m:t>
        </m:r>
      </m:oMath>
      <w:ins w:id="20774" w:author="PR Preview" w:date="2026-01-01T00:00:00Z">
        <w:r>
          <w:t xml:space="preserve">.</w:t>
        </w:r>
      </w:ins>
      <w:ins w:id="20775" w:author="PR Preview" w:date="2026-01-01T00:00:00Z">
        <w:r>
          <w:t xml:space="preserve"> </w:t>
        </w:r>
      </w:ins>
      <w:ins w:id="20776" w:author="PR Preview" w:date="2026-01-01T00:00:00Z">
        <w:r>
          <w:t xml:space="preserve">A lower triangular matrix whose diagonal entries are all</w:t>
        </w:r>
      </w:ins>
      <w:ins w:id="20777" w:author="PR Preview" w:date="2026-01-01T00:00:00Z">
        <w:r>
          <w:t xml:space="preserve"> </w:t>
        </w:r>
      </w:ins>
      <m:oMath>
        <m:r>
          <m:t>1</m:t>
        </m:r>
      </m:oMath>
      <w:ins w:id="20778" w:author="PR Preview" w:date="2026-01-01T00:00:00Z">
        <w:r>
          <w:t xml:space="preserve"> </w:t>
        </w:r>
      </w:ins>
      <w:ins w:id="20779" w:author="PR Preview" w:date="2026-01-01T00:00:00Z">
        <w:r>
          <w:t xml:space="preserve">is</w:t>
        </w:r>
      </w:ins>
      <w:ins w:id="20780" w:author="PR Preview" w:date="2026-01-01T00:00:00Z">
        <w:r>
          <w:t xml:space="preserve"> </w:t>
        </w:r>
      </w:ins>
      <w:ins w:id="20781" w:author="PR Preview" w:date="2026-01-01T00:00:00Z">
        <w:r>
          <w:rPr>
            <w:b/>
            <w:bCs/>
          </w:rPr>
          <w:t xml:space="preserve">unit lower triangular</w:t>
        </w:r>
      </w:ins>
      <w:ins w:id="20782" w:author="PR Preview" w:date="2026-01-01T00:00:00Z">
        <w:r>
          <w:t xml:space="preserve">.</w:t>
        </w:r>
      </w:ins>
    </w:p>
    <w:bookmarkEnd w:id="561"/>
    <w:bookmarkStart w:id="562" w:name="exm-triangular-matrix"/>
    <w:p>
      <w:pPr>
        <w:pStyle w:val="BodyText"/>
      </w:pPr>
      <w:ins w:id="20783" w:author="PR Preview" w:date="2026-01-01T00:00:00Z">
        <w:r>
          <w:rPr>
            <w:b/>
            <w:bCs/>
          </w:rPr>
          <w:t xml:space="preserve">Example 177 (Triangular and not)</w:t>
        </w:r>
      </w:ins>
      <w:ins w:id="20784" w:author="PR Preview" w:date="2026-01-01T00:00:00Z">
        <w:r>
          <w:t xml:space="preserve"> </w:t>
        </w:r>
      </w:ins>
      <w:ins w:id="20785" w:author="PR Preview" w:date="2026-01-01T00:00:00Z">
        <w:r>
          <w:t xml:space="preserve"> </w:t>
        </w:r>
      </w:ins>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del w:id="20786" w:author="PR Preview" w:date="2026-01-01T00:00:00Z">
        <w:r>
          <w:delText xml:space="preserve">A diagonal matrix (</w:delText>
        </w:r>
      </w:del>
      <w:hyperlink w:anchor="def-diagonal-matrix">
        <w:del w:id="20787" w:author="PR Preview" w:date="2026-01-01T00:00:00Z">
          <w:r>
            <w:rPr>
              <w:rStyle w:val="Hyperlink"/>
            </w:rPr>
            <w:delText xml:space="preserve">Definition 70</w:delText>
          </w:r>
        </w:del>
      </w:hyperlink>
      <w:del w:id="20788" w:author="PR Preview" w:date="2026-01-01T00:00:00Z">
        <w:r>
          <w:delText xml:space="preserve">) is both upper and lower triangular.</w:delText>
        </w:r>
      </w:del>
    </w:p>
    <w:p>
      <w:pPr>
        <w:pStyle w:val="Compact"/>
        <w:numPr>
          <w:ilvl w:val="0"/>
          <w:numId w:val="1092"/>
        </w:numPr>
      </w:pPr>
      <w:ins w:id="20789" w:author="PR Preview" w:date="2026-01-01T00:00:00Z">
        <w:r>
          <w:t xml:space="preserve">A diagonal matrix (</w:t>
        </w:r>
      </w:ins>
      <w:hyperlink w:anchor="def-diagonal-matrix">
        <w:ins w:id="20790" w:author="PR Preview" w:date="2026-01-01T00:00:00Z">
          <w:r>
            <w:rPr>
              <w:rStyle w:val="Hyperlink"/>
            </w:rPr>
            <w:t xml:space="preserve">Definition 75</w:t>
          </w:r>
        </w:ins>
      </w:hyperlink>
      <w:ins w:id="20791" w:author="PR Preview" w:date="2026-01-01T00:00:00Z">
        <w:r>
          <w:t xml:space="preserve">) is both upper and lower triangular.</w:t>
        </w:r>
      </w:ins>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62"/>
    <w:bookmarkStart w:id="563" w:name="thm-back-substitution"/>
    <w:p>
      <w:pPr>
        <w:pStyle w:val="FirstParagraph"/>
      </w:pPr>
      <w:del w:id="20792" w:author="PR Preview" w:date="2026-01-01T00:00:00Z">
        <w:r>
          <w:rPr>
            <w:b/>
            <w:bCs/>
          </w:rPr>
          <w:delText xml:space="preserve">Theorem 96 (Solving a triangular system by substitution)</w:delText>
        </w:r>
      </w:del>
      <w:del w:id="20793" w:author="PR Preview" w:date="2026-01-01T00:00:00Z">
        <w:r>
          <w:delText xml:space="preserve"> </w:delText>
        </w:r>
      </w:del>
      <w:del w:id="20794" w:author="PR Preview" w:date="2026-01-01T00:00:00Z">
        <w:r>
          <w:delText xml:space="preserve">Let</w:delText>
        </w:r>
      </w:del>
      <w:del w:id="20795" w:author="PR Preview" w:date="2026-01-01T00:00:00Z">
        <w:r>
          <w:delText xml:space="preserve"> </w:delText>
        </w:r>
      </w:del>
      <m:oMath>
        <m:r>
          <m:rPr>
            <m:sty m:val="bi"/>
          </m:rPr>
          <m:t>U</m:t>
        </m:r>
      </m:oMath>
      <w:del w:id="20796" w:author="PR Preview" w:date="2026-01-01T00:00:00Z">
        <w:r>
          <w:delText xml:space="preserve"> </w:delText>
        </w:r>
      </w:del>
      <w:del w:id="20797" w:author="PR Preview" w:date="2026-01-01T00:00:00Z">
        <w:r>
          <w:delText xml:space="preserve">be an</w:delText>
        </w:r>
      </w:del>
      <w:del w:id="20798" w:author="PR Preview" w:date="2026-01-01T00:00:00Z">
        <w:r>
          <w:delText xml:space="preserve"> </w:delText>
        </w:r>
      </w:del>
      <m:oMath>
        <m:r>
          <m:t>n</m:t>
        </m:r>
        <m:r>
          <m:rPr>
            <m:sty m:val="p"/>
          </m:rPr>
          <m:t>×</m:t>
        </m:r>
        <m:r>
          <m:t>n</m:t>
        </m:r>
      </m:oMath>
      <w:del w:id="20799" w:author="PR Preview" w:date="2026-01-01T00:00:00Z">
        <w:r>
          <w:delText xml:space="preserve"> </w:delText>
        </w:r>
      </w:del>
      <w:del w:id="20800" w:author="PR Preview" w:date="2026-01-01T00:00:00Z">
        <w:r>
          <w:delText xml:space="preserve">upper triangular matrix (</w:delText>
        </w:r>
      </w:del>
      <w:hyperlink w:anchor="def-triangular-matrix">
        <w:del w:id="20801" w:author="PR Preview" w:date="2026-01-01T00:00:00Z">
          <w:r>
            <w:rPr>
              <w:rStyle w:val="Hyperlink"/>
            </w:rPr>
            <w:delText xml:space="preserve">Definition 95</w:delText>
          </w:r>
        </w:del>
      </w:hyperlink>
      <w:del w:id="20802" w:author="PR Preview" w:date="2026-01-01T00:00:00Z">
        <w:r>
          <w:delText xml:space="preserve">)</w:delText>
        </w:r>
      </w:del>
      <w:del w:id="20803" w:author="PR Preview" w:date="2026-01-01T00:00:00Z">
        <w:r>
          <w:delText xml:space="preserve"> </w:delText>
        </w:r>
      </w:del>
      <w:del w:id="20804" w:author="PR Preview" w:date="2026-01-01T00:00:00Z">
        <w:r>
          <w:delText xml:space="preserve">whose diagonal entries</w:delText>
        </w:r>
      </w:del>
      <w:del w:id="20805"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20806" w:author="PR Preview" w:date="2026-01-01T00:00:00Z">
        <w:r>
          <w:delText xml:space="preserve"> </w:delText>
        </w:r>
      </w:del>
      <w:del w:id="20807" w:author="PR Preview" w:date="2026-01-01T00:00:00Z">
        <w:r>
          <w:delText xml:space="preserve">are all nonzero.</w:delText>
        </w:r>
      </w:del>
      <w:del w:id="20808" w:author="PR Preview" w:date="2026-01-01T00:00:00Z">
        <w:r>
          <w:delText xml:space="preserve"> </w:delText>
        </w:r>
      </w:del>
      <w:del w:id="20809" w:author="PR Preview" w:date="2026-01-01T00:00:00Z">
        <w:r>
          <w:delText xml:space="preserve">For every</w:delText>
        </w:r>
      </w:del>
      <w:del w:id="20810" w:author="PR Preview" w:date="2026-01-01T00:00:00Z">
        <w:r>
          <w:delText xml:space="preserve"> </w:delText>
        </w:r>
      </w:del>
      <m:oMath>
        <m:acc>
          <m:accPr>
            <m:chr m:val="̃"/>
          </m:accPr>
          <m:e>
            <m:r>
              <m:t>b</m:t>
            </m:r>
          </m:e>
        </m:acc>
        <m:r>
          <m:rPr>
            <m:sty m:val="p"/>
          </m:rPr>
          <m:t>∈</m:t>
        </m:r>
        <m:sSup>
          <m:e>
            <m:r>
              <m:rPr>
                <m:scr m:val="double-struck"/>
                <m:sty m:val="p"/>
              </m:rPr>
              <m:t>R</m:t>
            </m:r>
          </m:e>
          <m:sup>
            <m:r>
              <m:t>n</m:t>
            </m:r>
          </m:sup>
        </m:sSup>
      </m:oMath>
      <w:del w:id="20811" w:author="PR Preview" w:date="2026-01-01T00:00:00Z">
        <w:r>
          <w:delText xml:space="preserve">, the system</w:delText>
        </w:r>
      </w:del>
      <w:del w:id="20812" w:author="PR Preview" w:date="2026-01-01T00:00:00Z">
        <w:r>
          <w:delText xml:space="preserve"> </w:delText>
        </w:r>
      </w:del>
      <m:oMath>
        <m:r>
          <m:rPr>
            <m:sty m:val="bi"/>
          </m:rPr>
          <m:t>U</m:t>
        </m:r>
        <m:acc>
          <m:accPr>
            <m:chr m:val="̃"/>
          </m:accPr>
          <m:e>
            <m:r>
              <m:t>x</m:t>
            </m:r>
          </m:e>
        </m:acc>
        <m:r>
          <m:rPr>
            <m:sty m:val="p"/>
          </m:rPr>
          <m:t>=</m:t>
        </m:r>
        <m:acc>
          <m:accPr>
            <m:chr m:val="̃"/>
          </m:accPr>
          <m:e>
            <m:r>
              <m:t>b</m:t>
            </m:r>
          </m:e>
        </m:acc>
      </m:oMath>
      <w:del w:id="20813" w:author="PR Preview" w:date="2026-01-01T00:00:00Z">
        <w:r>
          <w:delText xml:space="preserve"> </w:delText>
        </w:r>
      </w:del>
      <w:del w:id="20814" w:author="PR Preview" w:date="2026-01-01T00:00:00Z">
        <w:r>
          <w:delText xml:space="preserve">has exactly one solution, given for</w:delText>
        </w:r>
      </w:del>
      <w:del w:id="20815"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20816" w:author="PR Preview" w:date="2026-01-01T00:00:00Z">
        <w:r>
          <w:delText xml:space="preserve"> </w:delText>
        </w:r>
      </w:del>
      <w:del w:id="20817" w:author="PR Preview" w:date="2026-01-01T00:00:00Z">
        <w:r>
          <w:delText xml:space="preserve">in turn by</w:delText>
        </w:r>
      </w:del>
    </w:p>
    <w:p>
      <w:pPr>
        <w:pStyle w:val="FirstParagraph"/>
      </w:pPr>
      <w:ins w:id="20818" w:author="PR Preview" w:date="2026-01-01T00:00:00Z">
        <w:r>
          <w:rPr>
            <w:b/>
            <w:bCs/>
          </w:rPr>
          <w:t xml:space="preserve">Theorem 97 (Solving a triangular system by substitution)</w:t>
        </w:r>
      </w:ins>
      <w:ins w:id="20819" w:author="PR Preview" w:date="2026-01-01T00:00:00Z">
        <w:r>
          <w:t xml:space="preserve"> </w:t>
        </w:r>
      </w:ins>
      <w:ins w:id="20820" w:author="PR Preview" w:date="2026-01-01T00:00:00Z">
        <w:r>
          <w:t xml:space="preserve">Let</w:t>
        </w:r>
      </w:ins>
      <w:ins w:id="20821" w:author="PR Preview" w:date="2026-01-01T00:00:00Z">
        <w:r>
          <w:t xml:space="preserve"> </w:t>
        </w:r>
      </w:ins>
      <m:oMath>
        <m:r>
          <m:rPr>
            <m:sty m:val="bi"/>
          </m:rPr>
          <m:t>U</m:t>
        </m:r>
      </m:oMath>
      <w:ins w:id="20822" w:author="PR Preview" w:date="2026-01-01T00:00:00Z">
        <w:r>
          <w:t xml:space="preserve"> </w:t>
        </w:r>
      </w:ins>
      <w:ins w:id="20823" w:author="PR Preview" w:date="2026-01-01T00:00:00Z">
        <w:r>
          <w:t xml:space="preserve">be an</w:t>
        </w:r>
      </w:ins>
      <w:ins w:id="20824" w:author="PR Preview" w:date="2026-01-01T00:00:00Z">
        <w:r>
          <w:t xml:space="preserve"> </w:t>
        </w:r>
      </w:ins>
      <m:oMath>
        <m:r>
          <m:t>n</m:t>
        </m:r>
        <m:r>
          <m:rPr>
            <m:sty m:val="p"/>
          </m:rPr>
          <m:t>×</m:t>
        </m:r>
        <m:r>
          <m:t>n</m:t>
        </m:r>
      </m:oMath>
      <w:ins w:id="20825" w:author="PR Preview" w:date="2026-01-01T00:00:00Z">
        <w:r>
          <w:t xml:space="preserve"> </w:t>
        </w:r>
      </w:ins>
      <w:ins w:id="20826" w:author="PR Preview" w:date="2026-01-01T00:00:00Z">
        <w:r>
          <w:t xml:space="preserve">upper triangular matrix (</w:t>
        </w:r>
      </w:ins>
      <w:hyperlink w:anchor="def-triangular-matrix">
        <w:ins w:id="20827" w:author="PR Preview" w:date="2026-01-01T00:00:00Z">
          <w:r>
            <w:rPr>
              <w:rStyle w:val="Hyperlink"/>
            </w:rPr>
            <w:t xml:space="preserve">Definition 100</w:t>
          </w:r>
        </w:ins>
      </w:hyperlink>
      <w:ins w:id="20828" w:author="PR Preview" w:date="2026-01-01T00:00:00Z">
        <w:r>
          <w:t xml:space="preserve">)</w:t>
        </w:r>
      </w:ins>
      <w:ins w:id="20829" w:author="PR Preview" w:date="2026-01-01T00:00:00Z">
        <w:r>
          <w:t xml:space="preserve"> </w:t>
        </w:r>
      </w:ins>
      <w:ins w:id="20830" w:author="PR Preview" w:date="2026-01-01T00:00:00Z">
        <w:r>
          <w:t xml:space="preserve">whose diagonal entries</w:t>
        </w:r>
      </w:ins>
      <w:ins w:id="20831"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20832" w:author="PR Preview" w:date="2026-01-01T00:00:00Z">
        <w:r>
          <w:t xml:space="preserve"> </w:t>
        </w:r>
      </w:ins>
      <w:ins w:id="20833" w:author="PR Preview" w:date="2026-01-01T00:00:00Z">
        <w:r>
          <w:t xml:space="preserve">are all nonzero.</w:t>
        </w:r>
      </w:ins>
      <w:ins w:id="20834" w:author="PR Preview" w:date="2026-01-01T00:00:00Z">
        <w:r>
          <w:t xml:space="preserve"> </w:t>
        </w:r>
      </w:ins>
      <w:ins w:id="20835" w:author="PR Preview" w:date="2026-01-01T00:00:00Z">
        <w:r>
          <w:t xml:space="preserve">For every</w:t>
        </w:r>
      </w:ins>
      <w:ins w:id="20836" w:author="PR Preview" w:date="2026-01-01T00:00:00Z">
        <w:r>
          <w:t xml:space="preserve"> </w:t>
        </w:r>
      </w:ins>
      <m:oMath>
        <m:acc>
          <m:accPr>
            <m:chr m:val="̃"/>
          </m:accPr>
          <m:e>
            <m:r>
              <m:t>b</m:t>
            </m:r>
          </m:e>
        </m:acc>
        <m:r>
          <m:rPr>
            <m:sty m:val="p"/>
          </m:rPr>
          <m:t>∈</m:t>
        </m:r>
        <m:sSup>
          <m:e>
            <m:r>
              <m:rPr>
                <m:scr m:val="double-struck"/>
                <m:sty m:val="p"/>
              </m:rPr>
              <m:t>R</m:t>
            </m:r>
          </m:e>
          <m:sup>
            <m:r>
              <m:t>n</m:t>
            </m:r>
          </m:sup>
        </m:sSup>
      </m:oMath>
      <w:ins w:id="20837" w:author="PR Preview" w:date="2026-01-01T00:00:00Z">
        <w:r>
          <w:t xml:space="preserve">, the system</w:t>
        </w:r>
      </w:ins>
      <w:ins w:id="20838" w:author="PR Preview" w:date="2026-01-01T00:00:00Z">
        <w:r>
          <w:t xml:space="preserve"> </w:t>
        </w:r>
      </w:ins>
      <m:oMath>
        <m:r>
          <m:rPr>
            <m:sty m:val="bi"/>
          </m:rPr>
          <m:t>U</m:t>
        </m:r>
        <m:acc>
          <m:accPr>
            <m:chr m:val="̃"/>
          </m:accPr>
          <m:e>
            <m:r>
              <m:t>x</m:t>
            </m:r>
          </m:e>
        </m:acc>
        <m:r>
          <m:rPr>
            <m:sty m:val="p"/>
          </m:rPr>
          <m:t>=</m:t>
        </m:r>
        <m:acc>
          <m:accPr>
            <m:chr m:val="̃"/>
          </m:accPr>
          <m:e>
            <m:r>
              <m:t>b</m:t>
            </m:r>
          </m:e>
        </m:acc>
      </m:oMath>
      <w:ins w:id="20839" w:author="PR Preview" w:date="2026-01-01T00:00:00Z">
        <w:r>
          <w:t xml:space="preserve"> </w:t>
        </w:r>
      </w:ins>
      <w:ins w:id="20840" w:author="PR Preview" w:date="2026-01-01T00:00:00Z">
        <w:r>
          <w:t xml:space="preserve">has exactly one solution, given for</w:t>
        </w:r>
      </w:ins>
      <w:ins w:id="20841"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20842" w:author="PR Preview" w:date="2026-01-01T00:00:00Z">
        <w:r>
          <w:t xml:space="preserve"> </w:t>
        </w:r>
      </w:ins>
      <w:ins w:id="20843"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63"/>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64" w:name="exm-back-substitution"/>
    <w:p>
      <w:pPr>
        <w:pStyle w:val="BodyText"/>
      </w:pPr>
      <w:del w:id="20844" w:author="PR Preview" w:date="2026-01-01T00:00:00Z">
        <w:r>
          <w:rPr>
            <w:b/>
            <w:bCs/>
          </w:rPr>
          <w:delText xml:space="preserve">Example 175 (Back substitution on a</w:delText>
        </w:r>
      </w:del>
      <w:del w:id="20845" w:author="PR Preview" w:date="2026-01-01T00:00:00Z">
        <w:r>
          <w:rPr>
            <w:b/>
            <w:bCs/>
          </w:rPr>
          <w:delText xml:space="preserve"> </w:delText>
        </w:r>
      </w:del>
      <m:oMath>
        <m:r>
          <m:t>3</m:t>
        </m:r>
        <m:r>
          <m:rPr>
            <m:sty m:val="p"/>
          </m:rPr>
          <m:t>×</m:t>
        </m:r>
        <m:r>
          <m:t>3</m:t>
        </m:r>
      </m:oMath>
      <w:del w:id="20846" w:author="PR Preview" w:date="2026-01-01T00:00:00Z">
        <w:r>
          <w:rPr>
            <w:b/>
            <w:bCs/>
          </w:rPr>
          <w:delText xml:space="preserve"> </w:delText>
        </w:r>
      </w:del>
      <w:del w:id="20847" w:author="PR Preview" w:date="2026-01-01T00:00:00Z">
        <w:r>
          <w:rPr>
            <w:b/>
            <w:bCs/>
          </w:rPr>
          <w:delText xml:space="preserve">system)</w:delText>
        </w:r>
      </w:del>
      <w:del w:id="20848" w:author="PR Preview" w:date="2026-01-01T00:00:00Z">
        <w:r>
          <w:delText xml:space="preserve"> </w:delText>
        </w:r>
      </w:del>
      <w:del w:id="20849" w:author="PR Preview" w:date="2026-01-01T00:00:00Z">
        <w:r>
          <w:delText xml:space="preserve">Solve</w:delText>
        </w:r>
      </w:del>
      <w:del w:id="2085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del w:id="20851" w:author="PR Preview" w:date="2026-01-01T00:00:00Z">
        <w:r>
          <w:delText xml:space="preserve">:</w:delText>
        </w:r>
      </w:del>
    </w:p>
    <w:p>
      <w:pPr>
        <w:pStyle w:val="BodyText"/>
      </w:pPr>
      <w:ins w:id="20852" w:author="PR Preview" w:date="2026-01-01T00:00:00Z">
        <w:r>
          <w:rPr>
            <w:b/>
            <w:bCs/>
          </w:rPr>
          <w:t xml:space="preserve">Example 178 (Back substitution on a</w:t>
        </w:r>
      </w:ins>
      <w:ins w:id="20853" w:author="PR Preview" w:date="2026-01-01T00:00:00Z">
        <w:r>
          <w:rPr>
            <w:b/>
            <w:bCs/>
          </w:rPr>
          <w:t xml:space="preserve"> </w:t>
        </w:r>
      </w:ins>
      <m:oMath>
        <m:r>
          <m:t>3</m:t>
        </m:r>
        <m:r>
          <m:rPr>
            <m:sty m:val="p"/>
          </m:rPr>
          <m:t>×</m:t>
        </m:r>
        <m:r>
          <m:t>3</m:t>
        </m:r>
      </m:oMath>
      <w:ins w:id="20854" w:author="PR Preview" w:date="2026-01-01T00:00:00Z">
        <w:r>
          <w:rPr>
            <w:b/>
            <w:bCs/>
          </w:rPr>
          <w:t xml:space="preserve"> </w:t>
        </w:r>
      </w:ins>
      <w:ins w:id="20855" w:author="PR Preview" w:date="2026-01-01T00:00:00Z">
        <w:r>
          <w:rPr>
            <w:b/>
            <w:bCs/>
          </w:rPr>
          <w:t xml:space="preserve">system)</w:t>
        </w:r>
      </w:ins>
      <w:ins w:id="20856" w:author="PR Preview" w:date="2026-01-01T00:00:00Z">
        <w:r>
          <w:t xml:space="preserve"> </w:t>
        </w:r>
      </w:ins>
      <w:ins w:id="20857" w:author="PR Preview" w:date="2026-01-01T00:00:00Z">
        <w:r>
          <w:t xml:space="preserve">Solve</w:t>
        </w:r>
      </w:ins>
      <w:ins w:id="2085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ins w:id="20859"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64"/>
    <w:bookmarkStart w:id="565" w:name="thm-qr"/>
    <w:p>
      <w:pPr>
        <w:pStyle w:val="BodyText"/>
      </w:pPr>
      <w:del w:id="20860" w:author="PR Preview" w:date="2026-01-01T00:00:00Z">
        <w:r>
          <w:rPr>
            <w:b/>
            <w:bCs/>
          </w:rPr>
          <w:delText xml:space="preserve">Theorem 97 (QR factorization)</w:delText>
        </w:r>
      </w:del>
      <w:del w:id="20861" w:author="PR Preview" w:date="2026-01-01T00:00:00Z">
        <w:r>
          <w:delText xml:space="preserve"> </w:delText>
        </w:r>
      </w:del>
      <w:del w:id="20862" w:author="PR Preview" w:date="2026-01-01T00:00:00Z">
        <w:r>
          <w:delText xml:space="preserve">Let</w:delText>
        </w:r>
      </w:del>
      <w:del w:id="20863" w:author="PR Preview" w:date="2026-01-01T00:00:00Z">
        <w:r>
          <w:delText xml:space="preserve"> </w:delText>
        </w:r>
      </w:del>
      <m:oMath>
        <m:r>
          <m:rPr>
            <m:sty m:val="bi"/>
          </m:rPr>
          <m:t>A</m:t>
        </m:r>
      </m:oMath>
      <w:del w:id="20864" w:author="PR Preview" w:date="2026-01-01T00:00:00Z">
        <w:r>
          <w:delText xml:space="preserve"> </w:delText>
        </w:r>
      </w:del>
      <w:del w:id="20865" w:author="PR Preview" w:date="2026-01-01T00:00:00Z">
        <w:r>
          <w:delText xml:space="preserve">be an</w:delText>
        </w:r>
      </w:del>
      <w:del w:id="20866" w:author="PR Preview" w:date="2026-01-01T00:00:00Z">
        <w:r>
          <w:delText xml:space="preserve"> </w:delText>
        </w:r>
      </w:del>
      <m:oMath>
        <m:r>
          <m:t>m</m:t>
        </m:r>
        <m:r>
          <m:rPr>
            <m:sty m:val="p"/>
          </m:rPr>
          <m:t>×</m:t>
        </m:r>
        <m:r>
          <m:t>n</m:t>
        </m:r>
      </m:oMath>
      <w:del w:id="20867" w:author="PR Preview" w:date="2026-01-01T00:00:00Z">
        <w:r>
          <w:delText xml:space="preserve"> </w:delText>
        </w:r>
      </w:del>
      <w:del w:id="20868" w:author="PR Preview" w:date="2026-01-01T00:00:00Z">
        <w:r>
          <w:delText xml:space="preserve">matrix with</w:delText>
        </w:r>
      </w:del>
      <w:del w:id="20869"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0870" w:author="PR Preview" w:date="2026-01-01T00:00:00Z">
        <w:r>
          <w:delText xml:space="preserve">.</w:delText>
        </w:r>
      </w:del>
      <w:del w:id="20871" w:author="PR Preview" w:date="2026-01-01T00:00:00Z">
        <w:r>
          <w:delText xml:space="preserve"> </w:delText>
        </w:r>
      </w:del>
      <w:del w:id="20872" w:author="PR Preview" w:date="2026-01-01T00:00:00Z">
        <w:r>
          <w:delText xml:space="preserve">Then</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del w:id="20873" w:author="PR Preview" w:date="2026-01-01T00:00:00Z">
        <w:r>
          <w:delText xml:space="preserve">where the columns of</w:delText>
        </w:r>
      </w:del>
      <w:del w:id="20874" w:author="PR Preview" w:date="2026-01-01T00:00:00Z">
        <w:r>
          <w:delText xml:space="preserve"> </w:delText>
        </w:r>
      </w:del>
      <m:oMath>
        <m:r>
          <m:rPr>
            <m:sty m:val="bi"/>
          </m:rPr>
          <m:t>Q</m:t>
        </m:r>
      </m:oMath>
      <w:del w:id="20875" w:author="PR Preview" w:date="2026-01-01T00:00:00Z">
        <w:r>
          <w:delText xml:space="preserve"> </w:delText>
        </w:r>
      </w:del>
      <w:del w:id="20876" w:author="PR Preview" w:date="2026-01-01T00:00:00Z">
        <w:r>
          <w:delText xml:space="preserve">are orthonormal (</w:delText>
        </w:r>
      </w:del>
      <w:hyperlink w:anchor="def-orthonormal-vectors">
        <w:del w:id="20877" w:author="PR Preview" w:date="2026-01-01T00:00:00Z">
          <w:r>
            <w:rPr>
              <w:rStyle w:val="Hyperlink"/>
            </w:rPr>
            <w:delText xml:space="preserve">Definition 17</w:delText>
          </w:r>
        </w:del>
      </w:hyperlink>
      <w:del w:id="20878" w:author="PR Preview" w:date="2026-01-01T00:00:00Z">
        <w:r>
          <w:delText xml:space="preserve">)</w:delText>
        </w:r>
      </w:del>
      <w:del w:id="20879" w:author="PR Preview" w:date="2026-01-01T00:00:00Z">
        <w:r>
          <w:delText xml:space="preserve"> </w:delText>
        </w:r>
      </w:del>
      <w:del w:id="20880" w:author="PR Preview" w:date="2026-01-01T00:00:00Z">
        <w:r>
          <w:delText xml:space="preserve">and</w:delText>
        </w:r>
      </w:del>
      <w:del w:id="20881" w:author="PR Preview" w:date="2026-01-01T00:00:00Z">
        <w:r>
          <w:delText xml:space="preserve"> </w:delText>
        </w:r>
      </w:del>
      <m:oMath>
        <m:r>
          <m:rPr>
            <m:sty m:val="bi"/>
          </m:rPr>
          <m:t>R</m:t>
        </m:r>
      </m:oMath>
      <w:del w:id="20882" w:author="PR Preview" w:date="2026-01-01T00:00:00Z">
        <w:r>
          <w:delText xml:space="preserve"> </w:delText>
        </w:r>
      </w:del>
      <w:del w:id="20883" w:author="PR Preview" w:date="2026-01-01T00:00:00Z">
        <w:r>
          <w:delText xml:space="preserve">is upper triangular (</w:delText>
        </w:r>
      </w:del>
      <w:hyperlink w:anchor="def-triangular-matrix">
        <w:del w:id="20884" w:author="PR Preview" w:date="2026-01-01T00:00:00Z">
          <w:r>
            <w:rPr>
              <w:rStyle w:val="Hyperlink"/>
            </w:rPr>
            <w:delText xml:space="preserve">Definition 95</w:delText>
          </w:r>
        </w:del>
      </w:hyperlink>
      <w:del w:id="20885" w:author="PR Preview" w:date="2026-01-01T00:00:00Z">
        <w:r>
          <w:delText xml:space="preserve">) with positive diagonal entries.</w:delText>
        </w:r>
      </w:del>
    </w:p>
    <w:p>
      <w:pPr>
        <w:pStyle w:val="BodyText"/>
      </w:pPr>
      <w:del w:id="20886" w:author="PR Preview" w:date="2026-01-01T00:00:00Z">
        <w:r>
          <w:rPr>
            <w:i/>
            <w:iCs/>
          </w:rPr>
          <w:delText xml:space="preserve">Proof</w:delText>
        </w:r>
      </w:del>
      <w:del w:id="20887" w:author="PR Preview" w:date="2026-01-01T00:00:00Z">
        <w:r>
          <w:delText xml:space="preserve">. </w:delText>
        </w:r>
      </w:del>
      <w:del w:id="20888" w:author="PR Preview" w:date="2026-01-01T00:00:00Z">
        <w:r>
          <w:delText xml:space="preserve">The</w:delText>
        </w:r>
      </w:del>
      <w:del w:id="20889" w:author="PR Preview" w:date="2026-01-01T00:00:00Z">
        <w:r>
          <w:delText xml:space="preserve"> </w:delText>
        </w:r>
      </w:del>
      <m:oMath>
        <m:r>
          <m:t>n</m:t>
        </m:r>
      </m:oMath>
      <w:del w:id="20890" w:author="PR Preview" w:date="2026-01-01T00:00:00Z">
        <w:r>
          <w:delText xml:space="preserve"> </w:delText>
        </w:r>
      </w:del>
      <w:del w:id="20891" w:author="PR Preview" w:date="2026-01-01T00:00:00Z">
        <w:r>
          <w:delText xml:space="preserve">columns</w:delText>
        </w:r>
      </w:del>
      <w:del w:id="20892"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del w:id="20893" w:author="PR Preview" w:date="2026-01-01T00:00:00Z">
        <w:r>
          <w:delText xml:space="preserve"> </w:delText>
        </w:r>
      </w:del>
      <w:del w:id="20894" w:author="PR Preview" w:date="2026-01-01T00:00:00Z">
        <w:r>
          <w:delText xml:space="preserve">of</w:delText>
        </w:r>
      </w:del>
      <w:del w:id="20895" w:author="PR Preview" w:date="2026-01-01T00:00:00Z">
        <w:r>
          <w:delText xml:space="preserve"> </w:delText>
        </w:r>
      </w:del>
      <m:oMath>
        <m:r>
          <m:rPr>
            <m:sty m:val="bi"/>
          </m:rPr>
          <m:t>A</m:t>
        </m:r>
      </m:oMath>
      <w:del w:id="20896" w:author="PR Preview" w:date="2026-01-01T00:00:00Z">
        <w:r>
          <w:delText xml:space="preserve"> </w:delText>
        </w:r>
      </w:del>
      <w:del w:id="20897" w:author="PR Preview" w:date="2026-01-01T00:00:00Z">
        <w:r>
          <w:delText xml:space="preserve">are linearly independent</w:delText>
        </w:r>
      </w:del>
      <w:del w:id="20898" w:author="PR Preview" w:date="2026-01-01T00:00:00Z">
        <w:r>
          <w:delText xml:space="preserve"> </w:delText>
        </w:r>
      </w:del>
      <w:del w:id="20899" w:author="PR Preview" w:date="2026-01-01T00:00:00Z">
        <w:r>
          <w:delText xml:space="preserve">(</w:delText>
        </w:r>
      </w:del>
      <w:hyperlink w:anchor="def-full-column-rank">
        <w:del w:id="20900" w:author="PR Preview" w:date="2026-01-01T00:00:00Z">
          <w:r>
            <w:rPr>
              <w:rStyle w:val="Hyperlink"/>
            </w:rPr>
            <w:delText xml:space="preserve">Definition 39</w:delText>
          </w:r>
        </w:del>
      </w:hyperlink>
      <w:del w:id="20901" w:author="PR Preview" w:date="2026-01-01T00:00:00Z">
        <w:r>
          <w:delText xml:space="preserve">),</w:delText>
        </w:r>
      </w:del>
      <w:del w:id="20902" w:author="PR Preview" w:date="2026-01-01T00:00:00Z">
        <w:r>
          <w:delText xml:space="preserve"> </w:delText>
        </w:r>
      </w:del>
      <w:del w:id="20903" w:author="PR Preview" w:date="2026-01-01T00:00:00Z">
        <w:r>
          <w:delText xml:space="preserve">so the Gram-Schmidt process (</w:delText>
        </w:r>
      </w:del>
      <w:hyperlink w:anchor="def-gram-schmidt">
        <w:del w:id="20904" w:author="PR Preview" w:date="2026-01-01T00:00:00Z">
          <w:r>
            <w:rPr>
              <w:rStyle w:val="Hyperlink"/>
            </w:rPr>
            <w:delText xml:space="preserve">Definition 65</w:delText>
          </w:r>
        </w:del>
      </w:hyperlink>
      <w:del w:id="20905" w:author="PR Preview" w:date="2026-01-01T00:00:00Z">
        <w:r>
          <w:delText xml:space="preserve">) runs all</w:delText>
        </w:r>
      </w:del>
      <w:del w:id="20906" w:author="PR Preview" w:date="2026-01-01T00:00:00Z">
        <w:r>
          <w:delText xml:space="preserve"> </w:delText>
        </w:r>
      </w:del>
      <m:oMath>
        <m:r>
          <m:t>n</m:t>
        </m:r>
      </m:oMath>
      <w:del w:id="20907" w:author="PR Preview" w:date="2026-01-01T00:00:00Z">
        <w:r>
          <w:delText xml:space="preserve"> </w:delText>
        </w:r>
      </w:del>
      <w:del w:id="20908" w:author="PR Preview" w:date="2026-01-01T00:00:00Z">
        <w:r>
          <w:delText xml:space="preserve">steps</w:delText>
        </w:r>
      </w:del>
      <w:del w:id="20909" w:author="PR Preview" w:date="2026-01-01T00:00:00Z">
        <w:r>
          <w:delText xml:space="preserve"> </w:delText>
        </w:r>
      </w:del>
      <w:del w:id="20910" w:author="PR Preview" w:date="2026-01-01T00:00:00Z">
        <w:r>
          <w:delText xml:space="preserve">and gives orthonormal</w:delText>
        </w:r>
      </w:del>
      <w:del w:id="20911"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del w:id="20912" w:author="PR Preview" w:date="2026-01-01T00:00:00Z">
        <w:r>
          <w:delText xml:space="preserve"> </w:delText>
        </w:r>
      </w:del>
      <w:del w:id="20913" w:author="PR Preview" w:date="2026-01-01T00:00:00Z">
        <w:r>
          <w:delText xml:space="preserve">(</w:delText>
        </w:r>
      </w:del>
      <w:hyperlink w:anchor="thm-gram-schmidt">
        <w:del w:id="20914" w:author="PR Preview" w:date="2026-01-01T00:00:00Z">
          <w:r>
            <w:rPr>
              <w:rStyle w:val="Hyperlink"/>
            </w:rPr>
            <w:delText xml:space="preserve">Theorem 61</w:delText>
          </w:r>
        </w:del>
      </w:hyperlink>
      <w:del w:id="20915" w:author="PR Preview" w:date="2026-01-01T00:00:00Z">
        <w:r>
          <w:delText xml:space="preserve">, parts 1 and 3);</w:delText>
        </w:r>
      </w:del>
      <w:del w:id="20916" w:author="PR Preview" w:date="2026-01-01T00:00:00Z">
        <w:r>
          <w:delText xml:space="preserve"> </w:delText>
        </w:r>
      </w:del>
      <w:del w:id="20917" w:author="PR Preview" w:date="2026-01-01T00:00:00Z">
        <w:r>
          <w:delText xml:space="preserve">let</w:delText>
        </w:r>
      </w:del>
      <w:del w:id="20918" w:author="PR Preview" w:date="2026-01-01T00:00:00Z">
        <w:r>
          <w:delText xml:space="preserve"> </w:delText>
        </w:r>
      </w:del>
      <m:oMath>
        <m:r>
          <m:rPr>
            <m:sty m:val="bi"/>
          </m:rPr>
          <m:t>Q</m:t>
        </m:r>
      </m:oMath>
      <w:del w:id="20919" w:author="PR Preview" w:date="2026-01-01T00:00:00Z">
        <w:r>
          <w:delText xml:space="preserve"> </w:delText>
        </w:r>
      </w:del>
      <w:del w:id="20920" w:author="PR Preview" w:date="2026-01-01T00:00:00Z">
        <w:r>
          <w:delText xml:space="preserve">have these columns.</w:delText>
        </w:r>
      </w:del>
      <w:del w:id="20921" w:author="PR Preview" w:date="2026-01-01T00:00:00Z">
        <w:r>
          <w:delText xml:space="preserve"> </w:delText>
        </w:r>
      </w:del>
      <w:del w:id="20922" w:author="PR Preview" w:date="2026-01-01T00:00:00Z">
        <w:r>
          <w:delText xml:space="preserve">At step</w:delText>
        </w:r>
      </w:del>
      <w:del w:id="20923" w:author="PR Preview" w:date="2026-01-01T00:00:00Z">
        <w:r>
          <w:delText xml:space="preserve"> </w:delText>
        </w:r>
      </w:del>
      <m:oMath>
        <m:r>
          <m:t>i</m:t>
        </m:r>
      </m:oMath>
      <w:del w:id="20924" w:author="PR Preview" w:date="2026-01-01T00:00:00Z">
        <w:r>
          <w:delText xml:space="preserve">,</w:delText>
        </w:r>
      </w:del>
      <w:del w:id="20925" w:author="PR Preview" w:date="2026-01-01T00:00:00Z">
        <w:r>
          <w:delText xml:space="preserve"> </w:delText>
        </w:r>
      </w:del>
      <m:oMath>
        <m:sSub>
          <m:e>
            <m:acc>
              <m:accPr>
                <m:chr m:val="̃"/>
              </m:accPr>
              <m:e>
                <m:acc>
                  <m:accPr>
                    <m:chr m:val="̃"/>
                  </m:accPr>
                  <m:e>
                    <m:r>
                      <m:t>q</m:t>
                    </m:r>
                  </m:e>
                </m:acc>
              </m:e>
            </m:acc>
          </m:e>
          <m:sub>
            <m:r>
              <m:t>i</m:t>
            </m:r>
          </m:sub>
        </m:sSub>
        <m:r>
          <m:rPr>
            <m:sty m:val="p"/>
          </m:rPr>
          <m:t>≠</m:t>
        </m:r>
        <m:acc>
          <m:accPr>
            <m:chr m:val="̃"/>
          </m:accPr>
          <m:e>
            <m:r>
              <m:t>0</m:t>
            </m:r>
          </m:e>
        </m:acc>
      </m:oMath>
      <w:del w:id="20926" w:author="PR Preview" w:date="2026-01-01T00:00:00Z">
        <w:r>
          <w:delText xml:space="preserve">, and rearranging the orthogonalize step,</w:delText>
        </w:r>
      </w:del>
    </w:p>
    <w:p>
      <w:pPr>
        <w:pStyle w:val="BodyText"/>
      </w:pPr>
      <w:ins w:id="20927" w:author="PR Preview" w:date="2026-01-01T00:00:00Z">
        <w:r>
          <w:rPr>
            <w:b/>
            <w:bCs/>
          </w:rPr>
          <w:t xml:space="preserve">Theorem 98 (QR factorization)</w:t>
        </w:r>
      </w:ins>
      <w:ins w:id="20928" w:author="PR Preview" w:date="2026-01-01T00:00:00Z">
        <w:r>
          <w:t xml:space="preserve"> </w:t>
        </w:r>
      </w:ins>
      <w:ins w:id="20929" w:author="PR Preview" w:date="2026-01-01T00:00:00Z">
        <w:r>
          <w:t xml:space="preserve">Let</w:t>
        </w:r>
      </w:ins>
      <w:ins w:id="20930" w:author="PR Preview" w:date="2026-01-01T00:00:00Z">
        <w:r>
          <w:t xml:space="preserve"> </w:t>
        </w:r>
      </w:ins>
      <m:oMath>
        <m:r>
          <m:rPr>
            <m:sty m:val="bi"/>
          </m:rPr>
          <m:t>A</m:t>
        </m:r>
      </m:oMath>
      <w:ins w:id="20931" w:author="PR Preview" w:date="2026-01-01T00:00:00Z">
        <w:r>
          <w:t xml:space="preserve"> </w:t>
        </w:r>
      </w:ins>
      <w:ins w:id="20932" w:author="PR Preview" w:date="2026-01-01T00:00:00Z">
        <w:r>
          <w:t xml:space="preserve">be an</w:t>
        </w:r>
      </w:ins>
      <w:ins w:id="20933" w:author="PR Preview" w:date="2026-01-01T00:00:00Z">
        <w:r>
          <w:t xml:space="preserve"> </w:t>
        </w:r>
      </w:ins>
      <m:oMath>
        <m:r>
          <m:t>m</m:t>
        </m:r>
        <m:r>
          <m:rPr>
            <m:sty m:val="p"/>
          </m:rPr>
          <m:t>×</m:t>
        </m:r>
        <m:r>
          <m:t>n</m:t>
        </m:r>
      </m:oMath>
      <w:ins w:id="20934" w:author="PR Preview" w:date="2026-01-01T00:00:00Z">
        <w:r>
          <w:t xml:space="preserve"> </w:t>
        </w:r>
      </w:ins>
      <w:ins w:id="20935" w:author="PR Preview" w:date="2026-01-01T00:00:00Z">
        <w:r>
          <w:t xml:space="preserve">matrix with</w:t>
        </w:r>
      </w:ins>
      <w:ins w:id="20936" w:author="PR Preview" w:date="2026-01-01T00:00:00Z">
        <w:r>
          <w:t xml:space="preserve"> </w:t>
        </w:r>
      </w:ins>
      <m:oMath>
        <m:r>
          <m:rPr>
            <m:sty m:val="p"/>
          </m:rPr>
          <m:t>rank</m:t>
        </m:r>
        <m:r>
          <m:rPr>
            <m:sty m:val="p"/>
          </m:rPr>
          <m:t>(</m:t>
        </m:r>
        <m:r>
          <m:rPr>
            <m:sty m:val="bi"/>
          </m:rPr>
          <m:t>A</m:t>
        </m:r>
        <m:r>
          <m:rPr>
            <m:sty m:val="p"/>
          </m:rPr>
          <m:t>)</m:t>
        </m:r>
        <m:r>
          <m:rPr>
            <m:sty m:val="p"/>
          </m:rPr>
          <m:t>=</m:t>
        </m:r>
        <m:r>
          <m:t>n</m:t>
        </m:r>
      </m:oMath>
      <w:ins w:id="20937" w:author="PR Preview" w:date="2026-01-01T00:00:00Z">
        <w:r>
          <w:t xml:space="preserve">.</w:t>
        </w:r>
      </w:ins>
      <w:ins w:id="20938" w:author="PR Preview" w:date="2026-01-01T00:00:00Z">
        <w:r>
          <w:t xml:space="preserve"> </w:t>
        </w:r>
      </w:ins>
      <w:ins w:id="20939" w:author="PR Preview" w:date="2026-01-01T00:00:00Z">
        <w:r>
          <w:t xml:space="preserve">Then</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ins w:id="20940" w:author="PR Preview" w:date="2026-01-01T00:00:00Z">
        <w:r>
          <w:t xml:space="preserve">where the columns of</w:t>
        </w:r>
      </w:ins>
      <w:ins w:id="20941" w:author="PR Preview" w:date="2026-01-01T00:00:00Z">
        <w:r>
          <w:t xml:space="preserve"> </w:t>
        </w:r>
      </w:ins>
      <m:oMath>
        <m:r>
          <m:rPr>
            <m:sty m:val="bi"/>
          </m:rPr>
          <m:t>Q</m:t>
        </m:r>
      </m:oMath>
      <w:ins w:id="20942" w:author="PR Preview" w:date="2026-01-01T00:00:00Z">
        <w:r>
          <w:t xml:space="preserve"> </w:t>
        </w:r>
      </w:ins>
      <w:ins w:id="20943" w:author="PR Preview" w:date="2026-01-01T00:00:00Z">
        <w:r>
          <w:t xml:space="preserve">are orthonormal (</w:t>
        </w:r>
      </w:ins>
      <w:hyperlink w:anchor="def-orthonormal-vectors">
        <w:ins w:id="20944" w:author="PR Preview" w:date="2026-01-01T00:00:00Z">
          <w:r>
            <w:rPr>
              <w:rStyle w:val="Hyperlink"/>
            </w:rPr>
            <w:t xml:space="preserve">Definition 17</w:t>
          </w:r>
        </w:ins>
      </w:hyperlink>
      <w:ins w:id="20945" w:author="PR Preview" w:date="2026-01-01T00:00:00Z">
        <w:r>
          <w:t xml:space="preserve">)</w:t>
        </w:r>
      </w:ins>
      <w:ins w:id="20946" w:author="PR Preview" w:date="2026-01-01T00:00:00Z">
        <w:r>
          <w:t xml:space="preserve"> </w:t>
        </w:r>
      </w:ins>
      <w:ins w:id="20947" w:author="PR Preview" w:date="2026-01-01T00:00:00Z">
        <w:r>
          <w:t xml:space="preserve">and</w:t>
        </w:r>
      </w:ins>
      <w:ins w:id="20948" w:author="PR Preview" w:date="2026-01-01T00:00:00Z">
        <w:r>
          <w:t xml:space="preserve"> </w:t>
        </w:r>
      </w:ins>
      <m:oMath>
        <m:r>
          <m:rPr>
            <m:sty m:val="bi"/>
          </m:rPr>
          <m:t>R</m:t>
        </m:r>
      </m:oMath>
      <w:ins w:id="20949" w:author="PR Preview" w:date="2026-01-01T00:00:00Z">
        <w:r>
          <w:t xml:space="preserve"> </w:t>
        </w:r>
      </w:ins>
      <w:ins w:id="20950" w:author="PR Preview" w:date="2026-01-01T00:00:00Z">
        <w:r>
          <w:t xml:space="preserve">is upper triangular (</w:t>
        </w:r>
      </w:ins>
      <w:hyperlink w:anchor="def-triangular-matrix">
        <w:ins w:id="20951" w:author="PR Preview" w:date="2026-01-01T00:00:00Z">
          <w:r>
            <w:rPr>
              <w:rStyle w:val="Hyperlink"/>
            </w:rPr>
            <w:t xml:space="preserve">Definition 100</w:t>
          </w:r>
        </w:ins>
      </w:hyperlink>
      <w:ins w:id="20952" w:author="PR Preview" w:date="2026-01-01T00:00:00Z">
        <w:r>
          <w:t xml:space="preserve">) with positive diagonal entries.</w:t>
        </w:r>
      </w:ins>
    </w:p>
    <w:bookmarkEnd w:id="565"/>
    <w:p>
      <w:pPr>
        <w:pStyle w:val="BodyText"/>
      </w:pPr>
      <w:ins w:id="20953" w:author="PR Preview" w:date="2026-01-01T00:00:00Z">
        <w:r>
          <w:rPr>
            <w:i/>
            <w:iCs/>
          </w:rPr>
          <w:t xml:space="preserve">Proof</w:t>
        </w:r>
      </w:ins>
      <w:ins w:id="20954" w:author="PR Preview" w:date="2026-01-01T00:00:00Z">
        <w:r>
          <w:t xml:space="preserve">. </w:t>
        </w:r>
      </w:ins>
      <w:ins w:id="20955" w:author="PR Preview" w:date="2026-01-01T00:00:00Z">
        <w:r>
          <w:t xml:space="preserve">The</w:t>
        </w:r>
      </w:ins>
      <w:ins w:id="20956" w:author="PR Preview" w:date="2026-01-01T00:00:00Z">
        <w:r>
          <w:t xml:space="preserve"> </w:t>
        </w:r>
      </w:ins>
      <m:oMath>
        <m:r>
          <m:t>n</m:t>
        </m:r>
      </m:oMath>
      <w:ins w:id="20957" w:author="PR Preview" w:date="2026-01-01T00:00:00Z">
        <w:r>
          <w:t xml:space="preserve"> </w:t>
        </w:r>
      </w:ins>
      <w:ins w:id="20958" w:author="PR Preview" w:date="2026-01-01T00:00:00Z">
        <w:r>
          <w:t xml:space="preserve">columns</w:t>
        </w:r>
      </w:ins>
      <w:ins w:id="20959"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ins w:id="20960" w:author="PR Preview" w:date="2026-01-01T00:00:00Z">
        <w:r>
          <w:t xml:space="preserve"> </w:t>
        </w:r>
      </w:ins>
      <w:ins w:id="20961" w:author="PR Preview" w:date="2026-01-01T00:00:00Z">
        <w:r>
          <w:t xml:space="preserve">of</w:t>
        </w:r>
      </w:ins>
      <w:ins w:id="20962" w:author="PR Preview" w:date="2026-01-01T00:00:00Z">
        <w:r>
          <w:t xml:space="preserve"> </w:t>
        </w:r>
      </w:ins>
      <m:oMath>
        <m:r>
          <m:rPr>
            <m:sty m:val="bi"/>
          </m:rPr>
          <m:t>A</m:t>
        </m:r>
      </m:oMath>
      <w:ins w:id="20963" w:author="PR Preview" w:date="2026-01-01T00:00:00Z">
        <w:r>
          <w:t xml:space="preserve"> </w:t>
        </w:r>
      </w:ins>
      <w:ins w:id="20964" w:author="PR Preview" w:date="2026-01-01T00:00:00Z">
        <w:r>
          <w:t xml:space="preserve">are linearly independent</w:t>
        </w:r>
      </w:ins>
      <w:ins w:id="20965" w:author="PR Preview" w:date="2026-01-01T00:00:00Z">
        <w:r>
          <w:t xml:space="preserve"> </w:t>
        </w:r>
      </w:ins>
      <w:ins w:id="20966" w:author="PR Preview" w:date="2026-01-01T00:00:00Z">
        <w:r>
          <w:t xml:space="preserve">(</w:t>
        </w:r>
      </w:ins>
      <w:hyperlink w:anchor="def-full-column-rank">
        <w:ins w:id="20967" w:author="PR Preview" w:date="2026-01-01T00:00:00Z">
          <w:r>
            <w:rPr>
              <w:rStyle w:val="Hyperlink"/>
            </w:rPr>
            <w:t xml:space="preserve">Definition 39</w:t>
          </w:r>
        </w:ins>
      </w:hyperlink>
      <w:ins w:id="20968" w:author="PR Preview" w:date="2026-01-01T00:00:00Z">
        <w:r>
          <w:t xml:space="preserve">),</w:t>
        </w:r>
      </w:ins>
      <w:ins w:id="20969" w:author="PR Preview" w:date="2026-01-01T00:00:00Z">
        <w:r>
          <w:t xml:space="preserve"> </w:t>
        </w:r>
      </w:ins>
      <w:ins w:id="20970" w:author="PR Preview" w:date="2026-01-01T00:00:00Z">
        <w:r>
          <w:t xml:space="preserve">so the Gram-Schmidt process (</w:t>
        </w:r>
      </w:ins>
      <w:hyperlink w:anchor="def-gram-schmidt">
        <w:ins w:id="20971" w:author="PR Preview" w:date="2026-01-01T00:00:00Z">
          <w:r>
            <w:rPr>
              <w:rStyle w:val="Hyperlink"/>
            </w:rPr>
            <w:t xml:space="preserve">Definition 70</w:t>
          </w:r>
        </w:ins>
      </w:hyperlink>
      <w:ins w:id="20972" w:author="PR Preview" w:date="2026-01-01T00:00:00Z">
        <w:r>
          <w:t xml:space="preserve">) runs all</w:t>
        </w:r>
      </w:ins>
      <w:ins w:id="20973" w:author="PR Preview" w:date="2026-01-01T00:00:00Z">
        <w:r>
          <w:t xml:space="preserve"> </w:t>
        </w:r>
      </w:ins>
      <m:oMath>
        <m:r>
          <m:t>n</m:t>
        </m:r>
      </m:oMath>
      <w:ins w:id="20974" w:author="PR Preview" w:date="2026-01-01T00:00:00Z">
        <w:r>
          <w:t xml:space="preserve"> </w:t>
        </w:r>
      </w:ins>
      <w:ins w:id="20975" w:author="PR Preview" w:date="2026-01-01T00:00:00Z">
        <w:r>
          <w:t xml:space="preserve">steps</w:t>
        </w:r>
      </w:ins>
      <w:ins w:id="20976" w:author="PR Preview" w:date="2026-01-01T00:00:00Z">
        <w:r>
          <w:t xml:space="preserve"> </w:t>
        </w:r>
      </w:ins>
      <w:ins w:id="20977" w:author="PR Preview" w:date="2026-01-01T00:00:00Z">
        <w:r>
          <w:t xml:space="preserve">and gives orthonormal</w:t>
        </w:r>
      </w:ins>
      <w:ins w:id="20978"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ins w:id="20979" w:author="PR Preview" w:date="2026-01-01T00:00:00Z">
        <w:r>
          <w:t xml:space="preserve"> </w:t>
        </w:r>
      </w:ins>
      <w:ins w:id="20980" w:author="PR Preview" w:date="2026-01-01T00:00:00Z">
        <w:r>
          <w:t xml:space="preserve">(</w:t>
        </w:r>
      </w:ins>
      <w:hyperlink w:anchor="thm-gram-schmidt">
        <w:ins w:id="20981" w:author="PR Preview" w:date="2026-01-01T00:00:00Z">
          <w:r>
            <w:rPr>
              <w:rStyle w:val="Hyperlink"/>
            </w:rPr>
            <w:t xml:space="preserve">Theorem 62</w:t>
          </w:r>
        </w:ins>
      </w:hyperlink>
      <w:ins w:id="20982" w:author="PR Preview" w:date="2026-01-01T00:00:00Z">
        <w:r>
          <w:t xml:space="preserve">, parts 1 and 3);</w:t>
        </w:r>
      </w:ins>
      <w:ins w:id="20983" w:author="PR Preview" w:date="2026-01-01T00:00:00Z">
        <w:r>
          <w:t xml:space="preserve"> </w:t>
        </w:r>
      </w:ins>
      <w:ins w:id="20984" w:author="PR Preview" w:date="2026-01-01T00:00:00Z">
        <w:r>
          <w:t xml:space="preserve">let</w:t>
        </w:r>
      </w:ins>
      <w:ins w:id="20985" w:author="PR Preview" w:date="2026-01-01T00:00:00Z">
        <w:r>
          <w:t xml:space="preserve"> </w:t>
        </w:r>
      </w:ins>
      <m:oMath>
        <m:r>
          <m:rPr>
            <m:sty m:val="bi"/>
          </m:rPr>
          <m:t>Q</m:t>
        </m:r>
      </m:oMath>
      <w:ins w:id="20986" w:author="PR Preview" w:date="2026-01-01T00:00:00Z">
        <w:r>
          <w:t xml:space="preserve"> </w:t>
        </w:r>
      </w:ins>
      <w:ins w:id="20987" w:author="PR Preview" w:date="2026-01-01T00:00:00Z">
        <w:r>
          <w:t xml:space="preserve">have these columns.</w:t>
        </w:r>
      </w:ins>
      <w:ins w:id="20988" w:author="PR Preview" w:date="2026-01-01T00:00:00Z">
        <w:r>
          <w:t xml:space="preserve"> </w:t>
        </w:r>
      </w:ins>
      <w:ins w:id="20989" w:author="PR Preview" w:date="2026-01-01T00:00:00Z">
        <w:r>
          <w:t xml:space="preserve">At step</w:t>
        </w:r>
      </w:ins>
      <w:ins w:id="20990" w:author="PR Preview" w:date="2026-01-01T00:00:00Z">
        <w:r>
          <w:t xml:space="preserve"> </w:t>
        </w:r>
      </w:ins>
      <m:oMath>
        <m:r>
          <m:t>i</m:t>
        </m:r>
      </m:oMath>
      <w:ins w:id="20991" w:author="PR Preview" w:date="2026-01-01T00:00:00Z">
        <w:r>
          <w:t xml:space="preserve">,</w:t>
        </w:r>
      </w:ins>
      <w:ins w:id="20992" w:author="PR Preview" w:date="2026-01-01T00:00:00Z">
        <w:r>
          <w:t xml:space="preserve"> </w:t>
        </w:r>
      </w:ins>
      <m:oMath>
        <m:sSub>
          <m:e>
            <m:acc>
              <m:accPr>
                <m:chr m:val="̃"/>
              </m:accPr>
              <m:e>
                <m:acc>
                  <m:accPr>
                    <m:chr m:val="̃"/>
                  </m:accPr>
                  <m:e>
                    <m:r>
                      <m:t>q</m:t>
                    </m:r>
                  </m:e>
                </m:acc>
              </m:e>
            </m:acc>
          </m:e>
          <m:sub>
            <m:r>
              <m:t>i</m:t>
            </m:r>
          </m:sub>
        </m:sSub>
        <m:r>
          <m:rPr>
            <m:sty m:val="p"/>
          </m:rPr>
          <m:t>≠</m:t>
        </m:r>
        <m:acc>
          <m:accPr>
            <m:chr m:val="̃"/>
          </m:accPr>
          <m:e>
            <m:r>
              <m:t>0</m:t>
            </m:r>
          </m:e>
        </m:acc>
      </m:oMath>
      <w:ins w:id="20993" w:author="PR Preview" w:date="2026-01-01T00:00:00Z">
        <w:r>
          <w:t xml:space="preserve">, and rearranging the orthogonalize step,</w:t>
        </w:r>
      </w:ins>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66" w:name="exm-qr"/>
    <w:p>
      <w:pPr>
        <w:pStyle w:val="BodyText"/>
      </w:pPr>
      <w:del w:id="20994" w:author="PR Preview" w:date="2026-01-01T00:00:00Z">
        <w:r>
          <w:rPr>
            <w:b/>
            <w:bCs/>
          </w:rPr>
          <w:delText xml:space="preserve">Example 176 (A QR factorization from Gram-Schmidt)</w:delText>
        </w:r>
      </w:del>
      <w:del w:id="20995" w:author="PR Preview" w:date="2026-01-01T00:00:00Z">
        <w:r>
          <w:delText xml:space="preserve"> </w:delText>
        </w:r>
      </w:del>
      <w:del w:id="20996" w:author="PR Preview" w:date="2026-01-01T00:00:00Z">
        <w:r>
          <w:delText xml:space="preserve">For</w:delText>
        </w:r>
      </w:del>
      <w:del w:id="20997" w:author="PR Preview" w:date="2026-01-01T00:00:00Z">
        <w:r>
          <w:delText xml:space="preserve"> </w:delText>
        </w:r>
      </w:del>
      <m:oMath>
        <m:r>
          <m:rPr>
            <m:sty m:val="bi"/>
          </m:rPr>
          <m:t>A</m:t>
        </m:r>
      </m:oMath>
      <w:del w:id="20998" w:author="PR Preview" w:date="2026-01-01T00:00:00Z">
        <w:r>
          <w:delText xml:space="preserve"> </w:delText>
        </w:r>
      </w:del>
      <w:del w:id="20999" w:author="PR Preview" w:date="2026-01-01T00:00:00Z">
        <w:r>
          <w:delText xml:space="preserve">with columns</w:delText>
        </w:r>
      </w:del>
      <w:del w:id="21000"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del w:id="21001" w:author="PR Preview" w:date="2026-01-01T00:00:00Z">
        <w:r>
          <w:delText xml:space="preserve">,</w:delText>
        </w:r>
      </w:del>
      <w:del w:id="21002" w:author="PR Preview" w:date="2026-01-01T00:00:00Z">
        <w:r>
          <w:delText xml:space="preserve"> </w:delText>
        </w:r>
      </w:del>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del w:id="21003" w:author="PR Preview" w:date="2026-01-01T00:00:00Z">
        <w:r>
          <w:delText xml:space="preserve">,</w:delText>
        </w:r>
      </w:del>
      <w:del w:id="21004" w:author="PR Preview" w:date="2026-01-01T00:00:00Z">
        <w:r>
          <w:delText xml:space="preserve"> </w:delText>
        </w:r>
      </w:del>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del w:id="21005" w:author="PR Preview" w:date="2026-01-01T00:00:00Z">
        <w:r>
          <w:delText xml:space="preserve">,</w:delText>
        </w:r>
      </w:del>
      <w:del w:id="21006" w:author="PR Preview" w:date="2026-01-01T00:00:00Z">
        <w:r>
          <w:delText xml:space="preserve"> </w:delText>
        </w:r>
      </w:del>
      <w:hyperlink w:anchor="exm-gram-schmidt">
        <w:del w:id="21007" w:author="PR Preview" w:date="2026-01-01T00:00:00Z">
          <w:r>
            <w:rPr>
              <w:rStyle w:val="Hyperlink"/>
            </w:rPr>
            <w:delText xml:space="preserve">Example 111</w:delText>
          </w:r>
        </w:del>
      </w:hyperlink>
      <w:del w:id="21008" w:author="PR Preview" w:date="2026-01-01T00:00:00Z">
        <w:r>
          <w:delText xml:space="preserve"> </w:delText>
        </w:r>
      </w:del>
      <w:del w:id="21009" w:author="PR Preview" w:date="2026-01-01T00:00:00Z">
        <w:r>
          <w:delText xml:space="preserve">and</w:delText>
        </w:r>
      </w:del>
      <w:del w:id="21010" w:author="PR Preview" w:date="2026-01-01T00:00:00Z">
        <w:r>
          <w:delText xml:space="preserve"> </w:delText>
        </w:r>
      </w:del>
      <w:hyperlink w:anchor="exm-thm-gram-schmidt">
        <w:del w:id="21011" w:author="PR Preview" w:date="2026-01-01T00:00:00Z">
          <w:r>
            <w:rPr>
              <w:rStyle w:val="Hyperlink"/>
            </w:rPr>
            <w:delText xml:space="preserve">Example 113</w:delText>
          </w:r>
        </w:del>
      </w:hyperlink>
      <w:del w:id="21012" w:author="PR Preview" w:date="2026-01-01T00:00:00Z">
        <w:r>
          <w:delText xml:space="preserve"> </w:delText>
        </w:r>
      </w:del>
      <w:del w:id="21013" w:author="PR Preview" w:date="2026-01-01T00:00:00Z">
        <w:r>
          <w:delText xml:space="preserve">found</w:delText>
        </w:r>
      </w:del>
      <w:del w:id="21014"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21015" w:author="PR Preview" w:date="2026-01-01T00:00:00Z">
        <w:r>
          <w:delText xml:space="preserve">,</w:delText>
        </w:r>
      </w:del>
      <w:del w:id="21016" w:author="PR Preview" w:date="2026-01-01T00:00:00Z">
        <w:r>
          <w:delText xml:space="preserve"> </w:delText>
        </w:r>
      </w:del>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del w:id="21017" w:author="PR Preview" w:date="2026-01-01T00:00:00Z">
        <w:r>
          <w:delText xml:space="preserve">,</w:delText>
        </w:r>
      </w:del>
      <w:del w:id="21018" w:author="PR Preview" w:date="2026-01-01T00:00:00Z">
        <w:r>
          <w:delText xml:space="preserve"> </w:delText>
        </w:r>
      </w:del>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21019" w:author="PR Preview" w:date="2026-01-01T00:00:00Z">
        <w:r>
          <w:delText xml:space="preserve">,</w:delText>
        </w:r>
      </w:del>
      <w:del w:id="21020" w:author="PR Preview" w:date="2026-01-01T00:00:00Z">
        <w:r>
          <w:delText xml:space="preserve"> </w:delText>
        </w:r>
      </w:del>
      <w:del w:id="21021" w:author="PR Preview" w:date="2026-01-01T00:00:00Z">
        <w:r>
          <w:delText xml:space="preserve">with</w:delText>
        </w:r>
      </w:del>
      <w:del w:id="21022"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del w:id="21023" w:author="PR Preview" w:date="2026-01-01T00:00:00Z">
        <w:r>
          <w:delText xml:space="preserve">,</w:delText>
        </w:r>
      </w:del>
      <w:del w:id="21024"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del w:id="21025" w:author="PR Preview" w:date="2026-01-01T00:00:00Z">
        <w:r>
          <w:delText xml:space="preserve">,</w:delText>
        </w:r>
      </w:del>
      <w:del w:id="21026"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del w:id="21027" w:author="PR Preview" w:date="2026-01-01T00:00:00Z">
        <w:r>
          <w:delText xml:space="preserve">,</w:delText>
        </w:r>
      </w:del>
    </w:p>
    <w:p>
      <w:pPr>
        <w:pStyle w:val="BodyText"/>
      </w:pPr>
      <w:ins w:id="21028" w:author="PR Preview" w:date="2026-01-01T00:00:00Z">
        <w:r>
          <w:rPr>
            <w:b/>
            <w:bCs/>
          </w:rPr>
          <w:t xml:space="preserve">Example 179 (A QR factorization from Gram-Schmidt)</w:t>
        </w:r>
      </w:ins>
      <w:ins w:id="21029" w:author="PR Preview" w:date="2026-01-01T00:00:00Z">
        <w:r>
          <w:t xml:space="preserve"> </w:t>
        </w:r>
      </w:ins>
      <w:ins w:id="21030" w:author="PR Preview" w:date="2026-01-01T00:00:00Z">
        <w:r>
          <w:t xml:space="preserve">For</w:t>
        </w:r>
      </w:ins>
      <w:ins w:id="21031" w:author="PR Preview" w:date="2026-01-01T00:00:00Z">
        <w:r>
          <w:t xml:space="preserve"> </w:t>
        </w:r>
      </w:ins>
      <m:oMath>
        <m:r>
          <m:rPr>
            <m:sty m:val="bi"/>
          </m:rPr>
          <m:t>A</m:t>
        </m:r>
      </m:oMath>
      <w:ins w:id="21032" w:author="PR Preview" w:date="2026-01-01T00:00:00Z">
        <w:r>
          <w:t xml:space="preserve"> </w:t>
        </w:r>
      </w:ins>
      <w:ins w:id="21033" w:author="PR Preview" w:date="2026-01-01T00:00:00Z">
        <w:r>
          <w:t xml:space="preserve">with columns</w:t>
        </w:r>
      </w:ins>
      <w:ins w:id="21034"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ins w:id="21035" w:author="PR Preview" w:date="2026-01-01T00:00:00Z">
        <w:r>
          <w:t xml:space="preserve">,</w:t>
        </w:r>
      </w:ins>
      <w:ins w:id="21036" w:author="PR Preview" w:date="2026-01-01T00:00:00Z">
        <w:r>
          <w:t xml:space="preserve"> </w:t>
        </w:r>
      </w:ins>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ins w:id="21037" w:author="PR Preview" w:date="2026-01-01T00:00:00Z">
        <w:r>
          <w:t xml:space="preserve">,</w:t>
        </w:r>
      </w:ins>
      <w:ins w:id="21038" w:author="PR Preview" w:date="2026-01-01T00:00:00Z">
        <w:r>
          <w:t xml:space="preserve"> </w:t>
        </w:r>
      </w:ins>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ins w:id="21039" w:author="PR Preview" w:date="2026-01-01T00:00:00Z">
        <w:r>
          <w:t xml:space="preserve">,</w:t>
        </w:r>
      </w:ins>
      <w:ins w:id="21040" w:author="PR Preview" w:date="2026-01-01T00:00:00Z">
        <w:r>
          <w:t xml:space="preserve"> </w:t>
        </w:r>
      </w:ins>
      <w:hyperlink w:anchor="exm-gram-schmidt">
        <w:ins w:id="21041" w:author="PR Preview" w:date="2026-01-01T00:00:00Z">
          <w:r>
            <w:rPr>
              <w:rStyle w:val="Hyperlink"/>
            </w:rPr>
            <w:t xml:space="preserve">Example 114</w:t>
          </w:r>
        </w:ins>
      </w:hyperlink>
      <w:ins w:id="21042" w:author="PR Preview" w:date="2026-01-01T00:00:00Z">
        <w:r>
          <w:t xml:space="preserve"> </w:t>
        </w:r>
      </w:ins>
      <w:ins w:id="21043" w:author="PR Preview" w:date="2026-01-01T00:00:00Z">
        <w:r>
          <w:t xml:space="preserve">and</w:t>
        </w:r>
      </w:ins>
      <w:ins w:id="21044" w:author="PR Preview" w:date="2026-01-01T00:00:00Z">
        <w:r>
          <w:t xml:space="preserve"> </w:t>
        </w:r>
      </w:ins>
      <w:hyperlink w:anchor="exm-thm-gram-schmidt">
        <w:ins w:id="21045" w:author="PR Preview" w:date="2026-01-01T00:00:00Z">
          <w:r>
            <w:rPr>
              <w:rStyle w:val="Hyperlink"/>
            </w:rPr>
            <w:t xml:space="preserve">Example 116</w:t>
          </w:r>
        </w:ins>
      </w:hyperlink>
      <w:ins w:id="21046" w:author="PR Preview" w:date="2026-01-01T00:00:00Z">
        <w:r>
          <w:t xml:space="preserve"> </w:t>
        </w:r>
      </w:ins>
      <w:ins w:id="21047" w:author="PR Preview" w:date="2026-01-01T00:00:00Z">
        <w:r>
          <w:t xml:space="preserve">found</w:t>
        </w:r>
      </w:ins>
      <w:ins w:id="21048"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21049" w:author="PR Preview" w:date="2026-01-01T00:00:00Z">
        <w:r>
          <w:t xml:space="preserve">,</w:t>
        </w:r>
      </w:ins>
      <w:ins w:id="21050" w:author="PR Preview" w:date="2026-01-01T00:00:00Z">
        <w:r>
          <w:t xml:space="preserve"> </w:t>
        </w:r>
      </w:ins>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ins w:id="21051" w:author="PR Preview" w:date="2026-01-01T00:00:00Z">
        <w:r>
          <w:t xml:space="preserve">,</w:t>
        </w:r>
      </w:ins>
      <w:ins w:id="21052" w:author="PR Preview" w:date="2026-01-01T00:00:00Z">
        <w:r>
          <w:t xml:space="preserve"> </w:t>
        </w:r>
      </w:ins>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ins w:id="21053" w:author="PR Preview" w:date="2026-01-01T00:00:00Z">
        <w:r>
          <w:t xml:space="preserve">,</w:t>
        </w:r>
      </w:ins>
      <w:ins w:id="21054" w:author="PR Preview" w:date="2026-01-01T00:00:00Z">
        <w:r>
          <w:t xml:space="preserve"> </w:t>
        </w:r>
      </w:ins>
      <w:ins w:id="21055" w:author="PR Preview" w:date="2026-01-01T00:00:00Z">
        <w:r>
          <w:t xml:space="preserve">with</w:t>
        </w:r>
      </w:ins>
      <w:ins w:id="21056" w:author="PR Preview" w:date="2026-01-01T00:00:00Z">
        <w:r>
          <w:t xml:space="preserve"> </w:t>
        </w:r>
      </w:ins>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ins w:id="21057" w:author="PR Preview" w:date="2026-01-01T00:00:00Z">
        <w:r>
          <w:t xml:space="preserve">,</w:t>
        </w:r>
      </w:ins>
      <w:ins w:id="21058" w:author="PR Preview" w:date="2026-01-01T00:00:00Z">
        <w:r>
          <w:t xml:space="preserve"> </w:t>
        </w:r>
      </w:ins>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ins w:id="21059" w:author="PR Preview" w:date="2026-01-01T00:00:00Z">
        <w:r>
          <w:t xml:space="preserve">,</w:t>
        </w:r>
      </w:ins>
      <w:ins w:id="21060" w:author="PR Preview" w:date="2026-01-01T00:00:00Z">
        <w:r>
          <w:t xml:space="preserve"> </w:t>
        </w:r>
      </w:ins>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ins w:id="21061" w:author="PR Preview" w:date="2026-01-01T00:00:00Z">
        <w:r>
          <w:t xml:space="preserve">,</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66"/>
    <w:bookmarkStart w:id="567" w:name="def-least-squares"/>
    <w:p>
      <w:pPr>
        <w:pStyle w:val="FirstParagraph"/>
      </w:pPr>
      <w:del w:id="21062" w:author="PR Preview" w:date="2026-01-01T00:00:00Z">
        <w:r>
          <w:rPr>
            <w:b/>
            <w:bCs/>
          </w:rPr>
          <w:delText xml:space="preserve">Definition 96 (Least squares solution)</w:delText>
        </w:r>
      </w:del>
      <w:del w:id="21063" w:author="PR Preview" w:date="2026-01-01T00:00:00Z">
        <w:r>
          <w:delText xml:space="preserve"> </w:delText>
        </w:r>
      </w:del>
      <w:del w:id="21064" w:author="PR Preview" w:date="2026-01-01T00:00:00Z">
        <w:r>
          <w:delText xml:space="preserve">Let</w:delText>
        </w:r>
      </w:del>
      <w:del w:id="21065" w:author="PR Preview" w:date="2026-01-01T00:00:00Z">
        <w:r>
          <w:delText xml:space="preserve"> </w:delText>
        </w:r>
      </w:del>
      <m:oMath>
        <m:r>
          <m:rPr>
            <m:sty m:val="bi"/>
          </m:rPr>
          <m:t>A</m:t>
        </m:r>
      </m:oMath>
      <w:del w:id="21066" w:author="PR Preview" w:date="2026-01-01T00:00:00Z">
        <w:r>
          <w:delText xml:space="preserve"> </w:delText>
        </w:r>
      </w:del>
      <w:del w:id="21067" w:author="PR Preview" w:date="2026-01-01T00:00:00Z">
        <w:r>
          <w:delText xml:space="preserve">be</w:delText>
        </w:r>
      </w:del>
      <w:del w:id="21068" w:author="PR Preview" w:date="2026-01-01T00:00:00Z">
        <w:r>
          <w:delText xml:space="preserve"> </w:delText>
        </w:r>
      </w:del>
      <m:oMath>
        <m:r>
          <m:t>m</m:t>
        </m:r>
        <m:r>
          <m:rPr>
            <m:sty m:val="p"/>
          </m:rPr>
          <m:t>×</m:t>
        </m:r>
        <m:r>
          <m:t>n</m:t>
        </m:r>
      </m:oMath>
      <w:del w:id="21069" w:author="PR Preview" w:date="2026-01-01T00:00:00Z">
        <w:r>
          <w:delText xml:space="preserve"> </w:delText>
        </w:r>
      </w:del>
      <w:del w:id="21070" w:author="PR Preview" w:date="2026-01-01T00:00:00Z">
        <w:r>
          <w:delText xml:space="preserve">and</w:delText>
        </w:r>
      </w:del>
      <w:del w:id="21071"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21072" w:author="PR Preview" w:date="2026-01-01T00:00:00Z">
        <w:r>
          <w:delText xml:space="preserve">.</w:delText>
        </w:r>
      </w:del>
      <w:del w:id="21073" w:author="PR Preview" w:date="2026-01-01T00:00:00Z">
        <w:r>
          <w:delText xml:space="preserve"> </w:delText>
        </w:r>
      </w:del>
      <w:del w:id="21074" w:author="PR Preview" w:date="2026-01-01T00:00:00Z">
        <w:r>
          <w:delText xml:space="preserve">A</w:delText>
        </w:r>
      </w:del>
      <w:del w:id="21075" w:author="PR Preview" w:date="2026-01-01T00:00:00Z">
        <w:r>
          <w:delText xml:space="preserve"> </w:delText>
        </w:r>
      </w:del>
      <w:del w:id="21076" w:author="PR Preview" w:date="2026-01-01T00:00:00Z">
        <w:r>
          <w:rPr>
            <w:b/>
            <w:bCs/>
          </w:rPr>
          <w:delText xml:space="preserve">least squares solution</w:delText>
        </w:r>
      </w:del>
      <w:del w:id="21077" w:author="PR Preview" w:date="2026-01-01T00:00:00Z">
        <w:r>
          <w:delText xml:space="preserve"> </w:delText>
        </w:r>
      </w:del>
      <w:del w:id="21078" w:author="PR Preview" w:date="2026-01-01T00:00:00Z">
        <w:r>
          <w:delText xml:space="preserve">of</w:delText>
        </w:r>
      </w:del>
      <w:del w:id="21079" w:author="PR Preview" w:date="2026-01-01T00:00:00Z">
        <w:r>
          <w:delText xml:space="preserve"> </w:delText>
        </w:r>
      </w:del>
      <m:oMath>
        <m:r>
          <m:rPr>
            <m:sty m:val="bi"/>
          </m:rPr>
          <m:t>A</m:t>
        </m:r>
        <m:acc>
          <m:accPr>
            <m:chr m:val="̃"/>
          </m:accPr>
          <m:e>
            <m:r>
              <m:t>x</m:t>
            </m:r>
          </m:e>
        </m:acc>
        <m:r>
          <m:rPr>
            <m:sty m:val="p"/>
          </m:rPr>
          <m:t>=</m:t>
        </m:r>
        <m:acc>
          <m:accPr>
            <m:chr m:val="̃"/>
          </m:accPr>
          <m:e>
            <m:r>
              <m:t>b</m:t>
            </m:r>
          </m:e>
        </m:acc>
      </m:oMath>
      <w:del w:id="21080" w:author="PR Preview" w:date="2026-01-01T00:00:00Z">
        <w:r>
          <w:delText xml:space="preserve"> </w:delText>
        </w:r>
      </w:del>
      <w:del w:id="21081" w:author="PR Preview" w:date="2026-01-01T00:00:00Z">
        <w:r>
          <w:delText xml:space="preserve">is a vector</w:delText>
        </w:r>
      </w:del>
      <w:del w:id="21082" w:author="PR Preview" w:date="2026-01-01T00:00:00Z">
        <w:r>
          <w:delText xml:space="preserve"> </w:delText>
        </w:r>
      </w:del>
      <m:oMath>
        <m:acc>
          <m:accPr>
            <m:chr m:val="̂"/>
          </m:accPr>
          <m:e>
            <m:acc>
              <m:accPr>
                <m:chr m:val="̃"/>
              </m:accPr>
              <m:e>
                <m:r>
                  <m:t>x</m:t>
                </m:r>
              </m:e>
            </m:acc>
          </m:e>
        </m:acc>
        <m:r>
          <m:rPr>
            <m:sty m:val="p"/>
          </m:rPr>
          <m:t>∈</m:t>
        </m:r>
        <m:sSup>
          <m:e>
            <m:r>
              <m:rPr>
                <m:scr m:val="double-struck"/>
                <m:sty m:val="p"/>
              </m:rPr>
              <m:t>R</m:t>
            </m:r>
          </m:e>
          <m:sup>
            <m:r>
              <m:t>n</m:t>
            </m:r>
          </m:sup>
        </m:sSup>
      </m:oMath>
      <w:del w:id="21083" w:author="PR Preview" w:date="2026-01-01T00:00:00Z">
        <w:r>
          <w:delText xml:space="preserve"> </w:delText>
        </w:r>
      </w:del>
      <w:del w:id="21084" w:author="PR Preview" w:date="2026-01-01T00:00:00Z">
        <w:r>
          <w:delText xml:space="preserve">such that</w:delText>
        </w:r>
      </w:del>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del w:id="21085" w:author="PR Preview" w:date="2026-01-01T00:00:00Z">
        <w:r>
          <w:delText xml:space="preserve">The equations</w:delText>
        </w:r>
      </w:del>
      <w:del w:id="21086" w:author="PR Preview" w:date="2026-01-01T00:00:00Z">
        <w:r>
          <w:delText xml:space="preserve"> </w:delText>
        </w:r>
      </w:del>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del w:id="21087" w:author="PR Preview" w:date="2026-01-01T00:00:00Z">
        <w:r>
          <w:delText xml:space="preserve"> </w:delText>
        </w:r>
      </w:del>
      <w:del w:id="21088" w:author="PR Preview" w:date="2026-01-01T00:00:00Z">
        <w:r>
          <w:delText xml:space="preserve">are the</w:delText>
        </w:r>
      </w:del>
      <w:del w:id="21089" w:author="PR Preview" w:date="2026-01-01T00:00:00Z">
        <w:r>
          <w:delText xml:space="preserve"> </w:delText>
        </w:r>
      </w:del>
      <w:del w:id="21090" w:author="PR Preview" w:date="2026-01-01T00:00:00Z">
        <w:r>
          <w:rPr>
            <w:b/>
            <w:bCs/>
          </w:rPr>
          <w:delText xml:space="preserve">normal equations</w:delText>
        </w:r>
      </w:del>
      <w:del w:id="21091" w:author="PR Preview" w:date="2026-01-01T00:00:00Z">
        <w:r>
          <w:delText xml:space="preserve">.</w:delText>
        </w:r>
      </w:del>
    </w:p>
    <w:p>
      <w:pPr>
        <w:pStyle w:val="BodyText"/>
      </w:pPr>
      <w:del w:id="21092" w:author="PR Preview" w:date="2026-01-01T00:00:00Z">
        <w:r>
          <w:rPr>
            <w:b/>
            <w:bCs/>
          </w:rPr>
          <w:delText xml:space="preserve">Example 177 (Fitting a constant)</w:delText>
        </w:r>
      </w:del>
      <w:del w:id="21093" w:author="PR Preview" w:date="2026-01-01T00:00:00Z">
        <w:r>
          <w:delText xml:space="preserve"> </w:delText>
        </w:r>
      </w:del>
      <w:del w:id="21094" w:author="PR Preview" w:date="2026-01-01T00:00:00Z">
        <w:r>
          <w:delText xml:space="preserve">Let</w:delText>
        </w:r>
      </w:del>
      <w:del w:id="2109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1096" w:author="PR Preview" w:date="2026-01-01T00:00:00Z">
        <w:r>
          <w:delText xml:space="preserve"> </w:delText>
        </w:r>
      </w:del>
      <w:del w:id="21097" w:author="PR Preview" w:date="2026-01-01T00:00:00Z">
        <w:r>
          <w:delText xml:space="preserve">and</w:delText>
        </w:r>
      </w:del>
      <w:del w:id="21098" w:author="PR Preview" w:date="2026-01-01T00:00:00Z">
        <w:r>
          <w:delText xml:space="preserve"> </w:delText>
        </w:r>
      </w:del>
      <m:oMath>
        <m:acc>
          <m:accPr>
            <m:chr m:val="̃"/>
          </m:accPr>
          <m:e>
            <m:r>
              <m:t>b</m:t>
            </m:r>
          </m:e>
        </m:acc>
        <m:r>
          <m:rPr>
            <m:sty m:val="p"/>
          </m:rPr>
          <m:t>=</m:t>
        </m:r>
        <m:r>
          <m:rPr>
            <m:sty m:val="p"/>
          </m:rPr>
          <m:t>(</m:t>
        </m:r>
        <m:r>
          <m:t>1</m:t>
        </m:r>
        <m:r>
          <m:rPr>
            <m:sty m:val="p"/>
          </m:rPr>
          <m:t>,</m:t>
        </m:r>
        <m:r>
          <m:t>3</m:t>
        </m:r>
        <m:r>
          <m:rPr>
            <m:sty m:val="p"/>
          </m:rPr>
          <m:t>)</m:t>
        </m:r>
      </m:oMath>
      <w:del w:id="21099" w:author="PR Preview" w:date="2026-01-01T00:00:00Z">
        <w:r>
          <w:delText xml:space="preserve">.</w:delText>
        </w:r>
      </w:del>
      <w:del w:id="21100" w:author="PR Preview" w:date="2026-01-01T00:00:00Z">
        <w:r>
          <w:delText xml:space="preserve"> </w:delText>
        </w:r>
      </w:del>
      <w:del w:id="21101" w:author="PR Preview" w:date="2026-01-01T00:00:00Z">
        <w:r>
          <w:delText xml:space="preserve">The system</w:delText>
        </w:r>
      </w:del>
      <w:del w:id="21102"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21103" w:author="PR Preview" w:date="2026-01-01T00:00:00Z">
        <w:r>
          <w:delText xml:space="preserve"> </w:delText>
        </w:r>
      </w:del>
      <w:del w:id="21104" w:author="PR Preview" w:date="2026-01-01T00:00:00Z">
        <w:r>
          <w:delText xml:space="preserve">is inconsistent (</w:delText>
        </w:r>
      </w:del>
      <w:hyperlink w:anchor="def-consistent-system">
        <w:del w:id="21105" w:author="PR Preview" w:date="2026-01-01T00:00:00Z">
          <w:r>
            <w:rPr>
              <w:rStyle w:val="Hyperlink"/>
            </w:rPr>
            <w:delText xml:space="preserve">Definition 94</w:delText>
          </w:r>
        </w:del>
      </w:hyperlink>
      <w:del w:id="21106" w:author="PR Preview" w:date="2026-01-01T00:00:00Z">
        <w:r>
          <w:delText xml:space="preserve">):</w:delText>
        </w:r>
      </w:del>
      <w:del w:id="21107" w:author="PR Preview" w:date="2026-01-01T00:00:00Z">
        <w:r>
          <w:delText xml:space="preserve"> </w:delText>
        </w:r>
      </w:del>
      <w:del w:id="21108" w:author="PR Preview" w:date="2026-01-01T00:00:00Z">
        <w:r>
          <w:delText xml:space="preserve">its first entry needs</w:delText>
        </w:r>
      </w:del>
      <w:del w:id="21109" w:author="PR Preview" w:date="2026-01-01T00:00:00Z">
        <w:r>
          <w:delText xml:space="preserve"> </w:delText>
        </w:r>
      </w:del>
      <m:oMath>
        <m:r>
          <m:t>x</m:t>
        </m:r>
        <m:r>
          <m:rPr>
            <m:sty m:val="p"/>
          </m:rPr>
          <m:t>=</m:t>
        </m:r>
        <m:r>
          <m:t>1</m:t>
        </m:r>
      </m:oMath>
      <w:del w:id="21110" w:author="PR Preview" w:date="2026-01-01T00:00:00Z">
        <w:r>
          <w:delText xml:space="preserve"> </w:delText>
        </w:r>
      </w:del>
      <w:del w:id="21111" w:author="PR Preview" w:date="2026-01-01T00:00:00Z">
        <w:r>
          <w:delText xml:space="preserve">and its second needs</w:delText>
        </w:r>
      </w:del>
      <w:del w:id="21112" w:author="PR Preview" w:date="2026-01-01T00:00:00Z">
        <w:r>
          <w:delText xml:space="preserve"> </w:delText>
        </w:r>
      </w:del>
      <m:oMath>
        <m:r>
          <m:t>x</m:t>
        </m:r>
        <m:r>
          <m:rPr>
            <m:sty m:val="p"/>
          </m:rPr>
          <m:t>=</m:t>
        </m:r>
        <m:r>
          <m:t>3</m:t>
        </m:r>
      </m:oMath>
      <w:del w:id="21113" w:author="PR Preview" w:date="2026-01-01T00:00:00Z">
        <w:r>
          <w:delText xml:space="preserve">.</w:delText>
        </w:r>
      </w:del>
      <w:del w:id="21114" w:author="PR Preview" w:date="2026-01-01T00:00:00Z">
        <w:r>
          <w:delText xml:space="preserve"> </w:delText>
        </w:r>
      </w:del>
      <w:del w:id="21115" w:author="PR Preview" w:date="2026-01-01T00:00:00Z">
        <w:r>
          <w:delText xml:space="preserve">For any number</w:delText>
        </w:r>
      </w:del>
      <w:del w:id="21116" w:author="PR Preview" w:date="2026-01-01T00:00:00Z">
        <w:r>
          <w:delText xml:space="preserve"> </w:delText>
        </w:r>
      </w:del>
      <m:oMath>
        <m:r>
          <m:t>x</m:t>
        </m:r>
      </m:oMath>
      <w:del w:id="21117" w:author="PR Preview" w:date="2026-01-01T00:00:00Z">
        <w:r>
          <w:delText xml:space="preserve">,</w:delText>
        </w:r>
      </w:del>
    </w:p>
    <w:p>
      <w:pPr>
        <w:pStyle w:val="FirstParagraph"/>
      </w:pPr>
      <w:ins w:id="21118" w:author="PR Preview" w:date="2026-01-01T00:00:00Z">
        <w:r>
          <w:rPr>
            <w:b/>
            <w:bCs/>
          </w:rPr>
          <w:t xml:space="preserve">Definition 101 (Least squares solution)</w:t>
        </w:r>
      </w:ins>
      <w:ins w:id="21119" w:author="PR Preview" w:date="2026-01-01T00:00:00Z">
        <w:r>
          <w:t xml:space="preserve"> </w:t>
        </w:r>
      </w:ins>
      <w:ins w:id="21120" w:author="PR Preview" w:date="2026-01-01T00:00:00Z">
        <w:r>
          <w:t xml:space="preserve">Let</w:t>
        </w:r>
      </w:ins>
      <w:ins w:id="21121" w:author="PR Preview" w:date="2026-01-01T00:00:00Z">
        <w:r>
          <w:t xml:space="preserve"> </w:t>
        </w:r>
      </w:ins>
      <m:oMath>
        <m:r>
          <m:rPr>
            <m:sty m:val="bi"/>
          </m:rPr>
          <m:t>A</m:t>
        </m:r>
      </m:oMath>
      <w:ins w:id="21122" w:author="PR Preview" w:date="2026-01-01T00:00:00Z">
        <w:r>
          <w:t xml:space="preserve"> </w:t>
        </w:r>
      </w:ins>
      <w:ins w:id="21123" w:author="PR Preview" w:date="2026-01-01T00:00:00Z">
        <w:r>
          <w:t xml:space="preserve">be</w:t>
        </w:r>
      </w:ins>
      <w:ins w:id="21124" w:author="PR Preview" w:date="2026-01-01T00:00:00Z">
        <w:r>
          <w:t xml:space="preserve"> </w:t>
        </w:r>
      </w:ins>
      <m:oMath>
        <m:r>
          <m:t>m</m:t>
        </m:r>
        <m:r>
          <m:rPr>
            <m:sty m:val="p"/>
          </m:rPr>
          <m:t>×</m:t>
        </m:r>
        <m:r>
          <m:t>n</m:t>
        </m:r>
      </m:oMath>
      <w:ins w:id="21125" w:author="PR Preview" w:date="2026-01-01T00:00:00Z">
        <w:r>
          <w:t xml:space="preserve"> </w:t>
        </w:r>
      </w:ins>
      <w:ins w:id="21126" w:author="PR Preview" w:date="2026-01-01T00:00:00Z">
        <w:r>
          <w:t xml:space="preserve">and</w:t>
        </w:r>
      </w:ins>
      <w:ins w:id="21127" w:author="PR Preview" w:date="2026-01-01T00:00:00Z">
        <w:r>
          <w:t xml:space="preserve"> </w:t>
        </w:r>
      </w:ins>
      <m:oMath>
        <m:acc>
          <m:accPr>
            <m:chr m:val="̃"/>
          </m:accPr>
          <m:e>
            <m:r>
              <m:t>b</m:t>
            </m:r>
          </m:e>
        </m:acc>
        <m:r>
          <m:rPr>
            <m:sty m:val="p"/>
          </m:rPr>
          <m:t>∈</m:t>
        </m:r>
        <m:sSup>
          <m:e>
            <m:r>
              <m:rPr>
                <m:scr m:val="double-struck"/>
                <m:sty m:val="p"/>
              </m:rPr>
              <m:t>R</m:t>
            </m:r>
          </m:e>
          <m:sup>
            <m:r>
              <m:t>m</m:t>
            </m:r>
          </m:sup>
        </m:sSup>
      </m:oMath>
      <w:ins w:id="21128" w:author="PR Preview" w:date="2026-01-01T00:00:00Z">
        <w:r>
          <w:t xml:space="preserve">.</w:t>
        </w:r>
      </w:ins>
      <w:ins w:id="21129" w:author="PR Preview" w:date="2026-01-01T00:00:00Z">
        <w:r>
          <w:t xml:space="preserve"> </w:t>
        </w:r>
      </w:ins>
      <w:ins w:id="21130" w:author="PR Preview" w:date="2026-01-01T00:00:00Z">
        <w:r>
          <w:t xml:space="preserve">A</w:t>
        </w:r>
      </w:ins>
      <w:ins w:id="21131" w:author="PR Preview" w:date="2026-01-01T00:00:00Z">
        <w:r>
          <w:t xml:space="preserve"> </w:t>
        </w:r>
      </w:ins>
      <w:ins w:id="21132" w:author="PR Preview" w:date="2026-01-01T00:00:00Z">
        <w:r>
          <w:rPr>
            <w:b/>
            <w:bCs/>
          </w:rPr>
          <w:t xml:space="preserve">least squares solution</w:t>
        </w:r>
      </w:ins>
      <w:ins w:id="21133" w:author="PR Preview" w:date="2026-01-01T00:00:00Z">
        <w:r>
          <w:t xml:space="preserve"> </w:t>
        </w:r>
      </w:ins>
      <w:ins w:id="21134" w:author="PR Preview" w:date="2026-01-01T00:00:00Z">
        <w:r>
          <w:t xml:space="preserve">of</w:t>
        </w:r>
      </w:ins>
      <w:ins w:id="21135" w:author="PR Preview" w:date="2026-01-01T00:00:00Z">
        <w:r>
          <w:t xml:space="preserve"> </w:t>
        </w:r>
      </w:ins>
      <m:oMath>
        <m:r>
          <m:rPr>
            <m:sty m:val="bi"/>
          </m:rPr>
          <m:t>A</m:t>
        </m:r>
        <m:acc>
          <m:accPr>
            <m:chr m:val="̃"/>
          </m:accPr>
          <m:e>
            <m:r>
              <m:t>x</m:t>
            </m:r>
          </m:e>
        </m:acc>
        <m:r>
          <m:rPr>
            <m:sty m:val="p"/>
          </m:rPr>
          <m:t>=</m:t>
        </m:r>
        <m:acc>
          <m:accPr>
            <m:chr m:val="̃"/>
          </m:accPr>
          <m:e>
            <m:r>
              <m:t>b</m:t>
            </m:r>
          </m:e>
        </m:acc>
      </m:oMath>
      <w:ins w:id="21136" w:author="PR Preview" w:date="2026-01-01T00:00:00Z">
        <w:r>
          <w:t xml:space="preserve"> </w:t>
        </w:r>
      </w:ins>
      <w:ins w:id="21137" w:author="PR Preview" w:date="2026-01-01T00:00:00Z">
        <w:r>
          <w:t xml:space="preserve">is a vector</w:t>
        </w:r>
      </w:ins>
      <w:ins w:id="21138" w:author="PR Preview" w:date="2026-01-01T00:00:00Z">
        <w:r>
          <w:t xml:space="preserve"> </w:t>
        </w:r>
      </w:ins>
      <m:oMath>
        <m:acc>
          <m:accPr>
            <m:chr m:val="̂"/>
          </m:accPr>
          <m:e>
            <m:acc>
              <m:accPr>
                <m:chr m:val="̃"/>
              </m:accPr>
              <m:e>
                <m:r>
                  <m:t>x</m:t>
                </m:r>
              </m:e>
            </m:acc>
          </m:e>
        </m:acc>
        <m:r>
          <m:rPr>
            <m:sty m:val="p"/>
          </m:rPr>
          <m:t>∈</m:t>
        </m:r>
        <m:sSup>
          <m:e>
            <m:r>
              <m:rPr>
                <m:scr m:val="double-struck"/>
                <m:sty m:val="p"/>
              </m:rPr>
              <m:t>R</m:t>
            </m:r>
          </m:e>
          <m:sup>
            <m:r>
              <m:t>n</m:t>
            </m:r>
          </m:sup>
        </m:sSup>
      </m:oMath>
      <w:ins w:id="21139" w:author="PR Preview" w:date="2026-01-01T00:00:00Z">
        <w:r>
          <w:t xml:space="preserve"> </w:t>
        </w:r>
      </w:ins>
      <w:ins w:id="21140" w:author="PR Preview" w:date="2026-01-01T00:00:00Z">
        <w:r>
          <w:t xml:space="preserve">such that</w:t>
        </w:r>
      </w:ins>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67"/>
    <w:bookmarkStart w:id="568" w:name="exm-least-squares"/>
    <w:p>
      <w:pPr>
        <w:pStyle w:val="FirstParagraph"/>
      </w:pPr>
      <w:ins w:id="21141" w:author="PR Preview" w:date="2026-01-01T00:00:00Z">
        <w:r>
          <w:rPr>
            <w:b/>
            <w:bCs/>
          </w:rPr>
          <w:t xml:space="preserve">Example 180 (Fitting a constant)</w:t>
        </w:r>
      </w:ins>
      <w:ins w:id="21142" w:author="PR Preview" w:date="2026-01-01T00:00:00Z">
        <w:r>
          <w:t xml:space="preserve"> </w:t>
        </w:r>
      </w:ins>
      <w:ins w:id="21143" w:author="PR Preview" w:date="2026-01-01T00:00:00Z">
        <w:r>
          <w:t xml:space="preserve">Let</w:t>
        </w:r>
      </w:ins>
      <w:ins w:id="2114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1145" w:author="PR Preview" w:date="2026-01-01T00:00:00Z">
        <w:r>
          <w:t xml:space="preserve"> </w:t>
        </w:r>
      </w:ins>
      <w:ins w:id="21146" w:author="PR Preview" w:date="2026-01-01T00:00:00Z">
        <w:r>
          <w:t xml:space="preserve">and</w:t>
        </w:r>
      </w:ins>
      <w:ins w:id="21147" w:author="PR Preview" w:date="2026-01-01T00:00:00Z">
        <w:r>
          <w:t xml:space="preserve"> </w:t>
        </w:r>
      </w:ins>
      <m:oMath>
        <m:acc>
          <m:accPr>
            <m:chr m:val="̃"/>
          </m:accPr>
          <m:e>
            <m:r>
              <m:t>b</m:t>
            </m:r>
          </m:e>
        </m:acc>
        <m:r>
          <m:rPr>
            <m:sty m:val="p"/>
          </m:rPr>
          <m:t>=</m:t>
        </m:r>
        <m:r>
          <m:rPr>
            <m:sty m:val="p"/>
          </m:rPr>
          <m:t>(</m:t>
        </m:r>
        <m:r>
          <m:t>1</m:t>
        </m:r>
        <m:r>
          <m:rPr>
            <m:sty m:val="p"/>
          </m:rPr>
          <m:t>,</m:t>
        </m:r>
        <m:r>
          <m:t>3</m:t>
        </m:r>
        <m:r>
          <m:rPr>
            <m:sty m:val="p"/>
          </m:rPr>
          <m:t>)</m:t>
        </m:r>
      </m:oMath>
      <w:ins w:id="21148" w:author="PR Preview" w:date="2026-01-01T00:00:00Z">
        <w:r>
          <w:t xml:space="preserve">.</w:t>
        </w:r>
      </w:ins>
      <w:ins w:id="21149" w:author="PR Preview" w:date="2026-01-01T00:00:00Z">
        <w:r>
          <w:t xml:space="preserve"> </w:t>
        </w:r>
      </w:ins>
      <w:ins w:id="21150" w:author="PR Preview" w:date="2026-01-01T00:00:00Z">
        <w:r>
          <w:t xml:space="preserve">The system</w:t>
        </w:r>
      </w:ins>
      <w:ins w:id="21151"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21152" w:author="PR Preview" w:date="2026-01-01T00:00:00Z">
        <w:r>
          <w:t xml:space="preserve"> </w:t>
        </w:r>
      </w:ins>
      <w:ins w:id="21153" w:author="PR Preview" w:date="2026-01-01T00:00:00Z">
        <w:r>
          <w:t xml:space="preserve">is inconsistent (</w:t>
        </w:r>
      </w:ins>
      <w:hyperlink w:anchor="def-consistent-system">
        <w:ins w:id="21154" w:author="PR Preview" w:date="2026-01-01T00:00:00Z">
          <w:r>
            <w:rPr>
              <w:rStyle w:val="Hyperlink"/>
            </w:rPr>
            <w:t xml:space="preserve">Definition 99</w:t>
          </w:r>
        </w:ins>
      </w:hyperlink>
      <w:ins w:id="21155" w:author="PR Preview" w:date="2026-01-01T00:00:00Z">
        <w:r>
          <w:t xml:space="preserve">):</w:t>
        </w:r>
      </w:ins>
      <w:ins w:id="21156" w:author="PR Preview" w:date="2026-01-01T00:00:00Z">
        <w:r>
          <w:t xml:space="preserve"> </w:t>
        </w:r>
      </w:ins>
      <w:ins w:id="21157" w:author="PR Preview" w:date="2026-01-01T00:00:00Z">
        <w:r>
          <w:t xml:space="preserve">its first entry needs</w:t>
        </w:r>
      </w:ins>
      <w:ins w:id="21158" w:author="PR Preview" w:date="2026-01-01T00:00:00Z">
        <w:r>
          <w:t xml:space="preserve"> </w:t>
        </w:r>
      </w:ins>
      <m:oMath>
        <m:r>
          <m:t>x</m:t>
        </m:r>
        <m:r>
          <m:rPr>
            <m:sty m:val="p"/>
          </m:rPr>
          <m:t>=</m:t>
        </m:r>
        <m:r>
          <m:t>1</m:t>
        </m:r>
      </m:oMath>
      <w:ins w:id="21159" w:author="PR Preview" w:date="2026-01-01T00:00:00Z">
        <w:r>
          <w:t xml:space="preserve"> </w:t>
        </w:r>
      </w:ins>
      <w:ins w:id="21160" w:author="PR Preview" w:date="2026-01-01T00:00:00Z">
        <w:r>
          <w:t xml:space="preserve">and its second needs</w:t>
        </w:r>
      </w:ins>
      <w:ins w:id="21161" w:author="PR Preview" w:date="2026-01-01T00:00:00Z">
        <w:r>
          <w:t xml:space="preserve"> </w:t>
        </w:r>
      </w:ins>
      <m:oMath>
        <m:r>
          <m:t>x</m:t>
        </m:r>
        <m:r>
          <m:rPr>
            <m:sty m:val="p"/>
          </m:rPr>
          <m:t>=</m:t>
        </m:r>
        <m:r>
          <m:t>3</m:t>
        </m:r>
      </m:oMath>
      <w:ins w:id="21162" w:author="PR Preview" w:date="2026-01-01T00:00:00Z">
        <w:r>
          <w:t xml:space="preserve">.</w:t>
        </w:r>
      </w:ins>
      <w:ins w:id="21163" w:author="PR Preview" w:date="2026-01-01T00:00:00Z">
        <w:r>
          <w:t xml:space="preserve"> </w:t>
        </w:r>
      </w:ins>
      <w:ins w:id="21164" w:author="PR Preview" w:date="2026-01-01T00:00:00Z">
        <w:r>
          <w:t xml:space="preserve">For any number</w:t>
        </w:r>
      </w:ins>
      <w:ins w:id="21165" w:author="PR Preview" w:date="2026-01-01T00:00:00Z">
        <w:r>
          <w:t xml:space="preserve"> </w:t>
        </w:r>
      </w:ins>
      <m:oMath>
        <m:r>
          <m:t>x</m:t>
        </m:r>
      </m:oMath>
      <w:ins w:id="21166" w:author="PR Preview" w:date="2026-01-01T00:00:00Z">
        <w:r>
          <w:t xml:space="preserve">,</w:t>
        </w:r>
      </w:ins>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68"/>
    <w:bookmarkStart w:id="569" w:name="def-normal-equations"/>
    <w:p>
      <w:pPr>
        <w:pStyle w:val="BodyText"/>
      </w:pPr>
      <w:del w:id="21167" w:author="PR Preview" w:date="2026-01-01T00:00:00Z">
        <w:r>
          <w:rPr>
            <w:b/>
            <w:bCs/>
          </w:rPr>
          <w:delText xml:space="preserve">Theorem 98 (Least squares solutions solve the normal equations)</w:delText>
        </w:r>
      </w:del>
      <w:del w:id="21168" w:author="PR Preview" w:date="2026-01-01T00:00:00Z">
        <w:r>
          <w:delText xml:space="preserve"> </w:delText>
        </w:r>
      </w:del>
      <w:del w:id="21169" w:author="PR Preview" w:date="2026-01-01T00:00:00Z">
        <w:r>
          <w:delText xml:space="preserve">Let</w:delText>
        </w:r>
      </w:del>
      <w:del w:id="21170" w:author="PR Preview" w:date="2026-01-01T00:00:00Z">
        <w:r>
          <w:delText xml:space="preserve"> </w:delText>
        </w:r>
      </w:del>
      <m:oMath>
        <m:r>
          <m:rPr>
            <m:sty m:val="bi"/>
          </m:rPr>
          <m:t>A</m:t>
        </m:r>
      </m:oMath>
      <w:del w:id="21171" w:author="PR Preview" w:date="2026-01-01T00:00:00Z">
        <w:r>
          <w:delText xml:space="preserve"> </w:delText>
        </w:r>
      </w:del>
      <w:del w:id="21172" w:author="PR Preview" w:date="2026-01-01T00:00:00Z">
        <w:r>
          <w:delText xml:space="preserve">be</w:delText>
        </w:r>
      </w:del>
      <w:del w:id="21173" w:author="PR Preview" w:date="2026-01-01T00:00:00Z">
        <w:r>
          <w:delText xml:space="preserve"> </w:delText>
        </w:r>
      </w:del>
      <m:oMath>
        <m:r>
          <m:t>m</m:t>
        </m:r>
        <m:r>
          <m:rPr>
            <m:sty m:val="p"/>
          </m:rPr>
          <m:t>×</m:t>
        </m:r>
        <m:r>
          <m:t>n</m:t>
        </m:r>
      </m:oMath>
      <w:del w:id="21174" w:author="PR Preview" w:date="2026-01-01T00:00:00Z">
        <w:r>
          <w:delText xml:space="preserve"> </w:delText>
        </w:r>
      </w:del>
      <w:del w:id="21175" w:author="PR Preview" w:date="2026-01-01T00:00:00Z">
        <w:r>
          <w:delText xml:space="preserve">and</w:delText>
        </w:r>
      </w:del>
      <w:del w:id="21176"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21177" w:author="PR Preview" w:date="2026-01-01T00:00:00Z">
        <w:r>
          <w:delText xml:space="preserve">.</w:delText>
        </w:r>
      </w:del>
    </w:p>
    <w:p>
      <w:pPr>
        <w:pStyle w:val="Compact"/>
        <w:numPr>
          <w:ilvl w:val="0"/>
          <w:numId w:val="1093"/>
        </w:numPr>
      </w:pPr>
      <m:oMath>
        <m:acc>
          <m:accPr>
            <m:chr m:val="̂"/>
          </m:accPr>
          <m:e>
            <m:acc>
              <m:accPr>
                <m:chr m:val="̃"/>
              </m:accPr>
              <m:e>
                <m:r>
                  <m:t>x</m:t>
                </m:r>
              </m:e>
            </m:acc>
          </m:e>
        </m:acc>
      </m:oMath>
      <w:del w:id="21178" w:author="PR Preview" w:date="2026-01-01T00:00:00Z">
        <w:r>
          <w:delText xml:space="preserve"> </w:delText>
        </w:r>
      </w:del>
      <w:del w:id="21179" w:author="PR Preview" w:date="2026-01-01T00:00:00Z">
        <w:r>
          <w:delText xml:space="preserve">is a least squares solution (</w:delText>
        </w:r>
      </w:del>
      <w:hyperlink w:anchor="def-least-squares">
        <w:del w:id="21180" w:author="PR Preview" w:date="2026-01-01T00:00:00Z">
          <w:r>
            <w:rPr>
              <w:rStyle w:val="Hyperlink"/>
            </w:rPr>
            <w:delText xml:space="preserve">Definition 96</w:delText>
          </w:r>
        </w:del>
      </w:hyperlink>
      <w:del w:id="21181" w:author="PR Preview" w:date="2026-01-01T00:00:00Z">
        <w:r>
          <w:delText xml:space="preserve">)</w:delText>
        </w:r>
      </w:del>
      <w:del w:id="21182" w:author="PR Preview" w:date="2026-01-01T00:00:00Z">
        <w:r>
          <w:delText xml:space="preserve"> </w:delText>
        </w:r>
      </w:del>
      <w:del w:id="21183" w:author="PR Preview" w:date="2026-01-01T00:00:00Z">
        <w:r>
          <w:delText xml:space="preserve">exactly when it solves the normal equations</w:delText>
        </w:r>
      </w:del>
      <w:del w:id="21184" w:author="PR Preview" w:date="2026-01-01T00:00:00Z">
        <w:r>
          <w:delText xml:space="preserve"> </w:delText>
        </w:r>
      </w:del>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del w:id="21185" w:author="PR Preview" w:date="2026-01-01T00:00:00Z">
        <w:r>
          <w:delText xml:space="preserve">.</w:delText>
        </w:r>
      </w:del>
    </w:p>
    <w:p>
      <w:pPr>
        <w:pStyle w:val="Compact"/>
        <w:numPr>
          <w:ilvl w:val="0"/>
          <w:numId w:val="1093"/>
        </w:numPr>
      </w:pPr>
      <w:del w:id="21186" w:author="PR Preview" w:date="2026-01-01T00:00:00Z">
        <w:r>
          <w:delText xml:space="preserve">The normal equations are consistent (</w:delText>
        </w:r>
      </w:del>
      <w:hyperlink w:anchor="def-consistent-system">
        <w:del w:id="21187" w:author="PR Preview" w:date="2026-01-01T00:00:00Z">
          <w:r>
            <w:rPr>
              <w:rStyle w:val="Hyperlink"/>
            </w:rPr>
            <w:delText xml:space="preserve">Definition 94</w:delText>
          </w:r>
        </w:del>
      </w:hyperlink>
      <w:del w:id="21188" w:author="PR Preview" w:date="2026-01-01T00:00:00Z">
        <w:r>
          <w:delText xml:space="preserve">).</w:delText>
        </w:r>
      </w:del>
    </w:p>
    <w:p>
      <w:pPr>
        <w:pStyle w:val="Compact"/>
        <w:numPr>
          <w:ilvl w:val="0"/>
          <w:numId w:val="1093"/>
        </w:numPr>
      </w:pPr>
      <w:del w:id="21189" w:author="PR Preview" w:date="2026-01-01T00:00:00Z">
        <w:r>
          <w:delText xml:space="preserve">Every least squares solution gives the same fitted vector</w:delText>
        </w:r>
      </w:del>
      <w:del w:id="21190" w:author="PR Preview" w:date="2026-01-01T00:00:00Z">
        <w:r>
          <w:delText xml:space="preserve"> </w:delText>
        </w:r>
      </w:del>
      <m:oMath>
        <m:r>
          <m:rPr>
            <m:sty m:val="bi"/>
          </m:rPr>
          <m:t>A</m:t>
        </m:r>
        <m:acc>
          <m:accPr>
            <m:chr m:val="̂"/>
          </m:accPr>
          <m:e>
            <m:acc>
              <m:accPr>
                <m:chr m:val="̃"/>
              </m:accPr>
              <m:e>
                <m:r>
                  <m:t>x</m:t>
                </m:r>
              </m:e>
            </m:acc>
          </m:e>
        </m:acc>
      </m:oMath>
      <w:del w:id="21191" w:author="PR Preview" w:date="2026-01-01T00:00:00Z">
        <w:r>
          <w:delText xml:space="preserve">:</w:delText>
        </w:r>
      </w:del>
      <w:del w:id="21192" w:author="PR Preview" w:date="2026-01-01T00:00:00Z">
        <w:r>
          <w:delText xml:space="preserve"> </w:delText>
        </w:r>
      </w:del>
      <w:del w:id="21193" w:author="PR Preview" w:date="2026-01-01T00:00:00Z">
        <w:r>
          <w:delText xml:space="preserve">the orthogonal projection of</w:delText>
        </w:r>
      </w:del>
      <w:del w:id="21194" w:author="PR Preview" w:date="2026-01-01T00:00:00Z">
        <w:r>
          <w:delText xml:space="preserve"> </w:delText>
        </w:r>
      </w:del>
      <m:oMath>
        <m:acc>
          <m:accPr>
            <m:chr m:val="̃"/>
          </m:accPr>
          <m:e>
            <m:r>
              <m:t>b</m:t>
            </m:r>
          </m:e>
        </m:acc>
      </m:oMath>
      <w:del w:id="21195" w:author="PR Preview" w:date="2026-01-01T00:00:00Z">
        <w:r>
          <w:delText xml:space="preserve"> </w:delText>
        </w:r>
      </w:del>
      <w:del w:id="21196" w:author="PR Preview" w:date="2026-01-01T00:00:00Z">
        <w:r>
          <w:delText xml:space="preserve">onto</w:delText>
        </w:r>
      </w:del>
      <w:del w:id="21197" w:author="PR Preview" w:date="2026-01-01T00:00:00Z">
        <w:r>
          <w:delText xml:space="preserve"> </w:delText>
        </w:r>
      </w:del>
      <m:oMath>
        <m:r>
          <m:rPr>
            <m:scr m:val="script"/>
            <m:sty m:val="p"/>
          </m:rPr>
          <m:t>C</m:t>
        </m:r>
        <m:r>
          <m:rPr>
            <m:sty m:val="p"/>
          </m:rPr>
          <m:t>(</m:t>
        </m:r>
        <m:r>
          <m:rPr>
            <m:sty m:val="bi"/>
          </m:rPr>
          <m:t>A</m:t>
        </m:r>
        <m:r>
          <m:rPr>
            <m:sty m:val="p"/>
          </m:rPr>
          <m:t>)</m:t>
        </m:r>
      </m:oMath>
      <w:del w:id="21198" w:author="PR Preview" w:date="2026-01-01T00:00:00Z">
        <w:r>
          <w:delText xml:space="preserve"> </w:delText>
        </w:r>
      </w:del>
      <w:del w:id="21199" w:author="PR Preview" w:date="2026-01-01T00:00:00Z">
        <w:r>
          <w:delText xml:space="preserve">(</w:delText>
        </w:r>
      </w:del>
      <w:hyperlink w:anchor="def-orthogonal-projection">
        <w:del w:id="21200" w:author="PR Preview" w:date="2026-01-01T00:00:00Z">
          <w:r>
            <w:rPr>
              <w:rStyle w:val="Hyperlink"/>
            </w:rPr>
            <w:delText xml:space="preserve">Definition 91</w:delText>
          </w:r>
        </w:del>
      </w:hyperlink>
      <w:del w:id="21201" w:author="PR Preview" w:date="2026-01-01T00:00:00Z">
        <w:r>
          <w:delText xml:space="preserve">).</w:delText>
        </w:r>
      </w:del>
    </w:p>
    <w:p>
      <w:pPr>
        <w:pStyle w:val="BodyText"/>
      </w:pPr>
      <w:ins w:id="21202" w:author="PR Preview" w:date="2026-01-01T00:00:00Z">
        <w:r>
          <w:rPr>
            <w:b/>
            <w:bCs/>
          </w:rPr>
          <w:t xml:space="preserve">Definition 102 (Normal equations)</w:t>
        </w:r>
      </w:ins>
      <w:ins w:id="21203" w:author="PR Preview" w:date="2026-01-01T00:00:00Z">
        <w:r>
          <w:t xml:space="preserve"> </w:t>
        </w:r>
      </w:ins>
      <w:ins w:id="21204" w:author="PR Preview" w:date="2026-01-01T00:00:00Z">
        <w:r>
          <w:t xml:space="preserve">For</w:t>
        </w:r>
      </w:ins>
      <w:ins w:id="21205" w:author="PR Preview" w:date="2026-01-01T00:00:00Z">
        <w:r>
          <w:t xml:space="preserve"> </w:t>
        </w:r>
      </w:ins>
      <m:oMath>
        <m:r>
          <m:rPr>
            <m:sty m:val="bi"/>
          </m:rPr>
          <m:t>A</m:t>
        </m:r>
      </m:oMath>
      <w:ins w:id="21206" w:author="PR Preview" w:date="2026-01-01T00:00:00Z">
        <w:r>
          <w:t xml:space="preserve"> </w:t>
        </w:r>
      </w:ins>
      <w:ins w:id="21207" w:author="PR Preview" w:date="2026-01-01T00:00:00Z">
        <w:r>
          <w:t xml:space="preserve">and</w:t>
        </w:r>
      </w:ins>
      <w:ins w:id="21208" w:author="PR Preview" w:date="2026-01-01T00:00:00Z">
        <w:r>
          <w:t xml:space="preserve"> </w:t>
        </w:r>
      </w:ins>
      <m:oMath>
        <m:acc>
          <m:accPr>
            <m:chr m:val="̃"/>
          </m:accPr>
          <m:e>
            <m:r>
              <m:t>b</m:t>
            </m:r>
          </m:e>
        </m:acc>
      </m:oMath>
      <w:ins w:id="21209" w:author="PR Preview" w:date="2026-01-01T00:00:00Z">
        <w:r>
          <w:t xml:space="preserve"> </w:t>
        </w:r>
      </w:ins>
      <w:ins w:id="21210" w:author="PR Preview" w:date="2026-01-01T00:00:00Z">
        <w:r>
          <w:t xml:space="preserve">as in</w:t>
        </w:r>
      </w:ins>
      <w:ins w:id="21211" w:author="PR Preview" w:date="2026-01-01T00:00:00Z">
        <w:r>
          <w:t xml:space="preserve"> </w:t>
        </w:r>
      </w:ins>
      <w:hyperlink w:anchor="def-least-squares">
        <w:ins w:id="21212" w:author="PR Preview" w:date="2026-01-01T00:00:00Z">
          <w:r>
            <w:rPr>
              <w:rStyle w:val="Hyperlink"/>
            </w:rPr>
            <w:t xml:space="preserve">Definition 101</w:t>
          </w:r>
        </w:ins>
      </w:hyperlink>
      <w:ins w:id="21213" w:author="PR Preview" w:date="2026-01-01T00:00:00Z">
        <w:r>
          <w:t xml:space="preserve">,</w:t>
        </w:r>
      </w:ins>
      <w:ins w:id="21214" w:author="PR Preview" w:date="2026-01-01T00:00:00Z">
        <w:r>
          <w:t xml:space="preserve"> </w:t>
        </w:r>
      </w:ins>
      <w:ins w:id="21215" w:author="PR Preview" w:date="2026-01-01T00:00:00Z">
        <w:r>
          <w:t xml:space="preserve">the equations</w:t>
        </w:r>
      </w:ins>
      <w:ins w:id="21216" w:author="PR Preview" w:date="2026-01-01T00:00:00Z">
        <w:r>
          <w:t xml:space="preserve"> </w:t>
        </w:r>
      </w:ins>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ins w:id="21217" w:author="PR Preview" w:date="2026-01-01T00:00:00Z">
        <w:r>
          <w:t xml:space="preserve"> </w:t>
        </w:r>
      </w:ins>
      <w:ins w:id="21218" w:author="PR Preview" w:date="2026-01-01T00:00:00Z">
        <w:r>
          <w:t xml:space="preserve">are the</w:t>
        </w:r>
      </w:ins>
      <w:ins w:id="21219" w:author="PR Preview" w:date="2026-01-01T00:00:00Z">
        <w:r>
          <w:t xml:space="preserve"> </w:t>
        </w:r>
      </w:ins>
      <w:ins w:id="21220" w:author="PR Preview" w:date="2026-01-01T00:00:00Z">
        <w:r>
          <w:rPr>
            <w:b/>
            <w:bCs/>
          </w:rPr>
          <w:t xml:space="preserve">normal equations</w:t>
        </w:r>
      </w:ins>
      <w:ins w:id="21221" w:author="PR Preview" w:date="2026-01-01T00:00:00Z">
        <w:r>
          <w:t xml:space="preserve">.</w:t>
        </w:r>
      </w:ins>
    </w:p>
    <w:bookmarkEnd w:id="569"/>
    <w:bookmarkStart w:id="570" w:name="thm-normal-equations"/>
    <w:p>
      <w:pPr>
        <w:pStyle w:val="BodyText"/>
      </w:pPr>
      <w:ins w:id="21222" w:author="PR Preview" w:date="2026-01-01T00:00:00Z">
        <w:r>
          <w:rPr>
            <w:b/>
            <w:bCs/>
          </w:rPr>
          <w:t xml:space="preserve">Theorem 99 (Least squares solutions solve the normal equations)</w:t>
        </w:r>
      </w:ins>
      <w:ins w:id="21223" w:author="PR Preview" w:date="2026-01-01T00:00:00Z">
        <w:r>
          <w:t xml:space="preserve"> </w:t>
        </w:r>
      </w:ins>
      <w:ins w:id="21224" w:author="PR Preview" w:date="2026-01-01T00:00:00Z">
        <w:r>
          <w:t xml:space="preserve">Let</w:t>
        </w:r>
      </w:ins>
      <w:ins w:id="21225" w:author="PR Preview" w:date="2026-01-01T00:00:00Z">
        <w:r>
          <w:t xml:space="preserve"> </w:t>
        </w:r>
      </w:ins>
      <m:oMath>
        <m:r>
          <m:rPr>
            <m:sty m:val="bi"/>
          </m:rPr>
          <m:t>A</m:t>
        </m:r>
      </m:oMath>
      <w:ins w:id="21226" w:author="PR Preview" w:date="2026-01-01T00:00:00Z">
        <w:r>
          <w:t xml:space="preserve"> </w:t>
        </w:r>
      </w:ins>
      <w:ins w:id="21227" w:author="PR Preview" w:date="2026-01-01T00:00:00Z">
        <w:r>
          <w:t xml:space="preserve">be</w:t>
        </w:r>
      </w:ins>
      <w:ins w:id="21228" w:author="PR Preview" w:date="2026-01-01T00:00:00Z">
        <w:r>
          <w:t xml:space="preserve"> </w:t>
        </w:r>
      </w:ins>
      <m:oMath>
        <m:r>
          <m:t>m</m:t>
        </m:r>
        <m:r>
          <m:rPr>
            <m:sty m:val="p"/>
          </m:rPr>
          <m:t>×</m:t>
        </m:r>
        <m:r>
          <m:t>n</m:t>
        </m:r>
      </m:oMath>
      <w:ins w:id="21229" w:author="PR Preview" w:date="2026-01-01T00:00:00Z">
        <w:r>
          <w:t xml:space="preserve"> </w:t>
        </w:r>
      </w:ins>
      <w:ins w:id="21230" w:author="PR Preview" w:date="2026-01-01T00:00:00Z">
        <w:r>
          <w:t xml:space="preserve">and</w:t>
        </w:r>
      </w:ins>
      <w:ins w:id="21231" w:author="PR Preview" w:date="2026-01-01T00:00:00Z">
        <w:r>
          <w:t xml:space="preserve"> </w:t>
        </w:r>
      </w:ins>
      <m:oMath>
        <m:acc>
          <m:accPr>
            <m:chr m:val="̃"/>
          </m:accPr>
          <m:e>
            <m:r>
              <m:t>b</m:t>
            </m:r>
          </m:e>
        </m:acc>
        <m:r>
          <m:rPr>
            <m:sty m:val="p"/>
          </m:rPr>
          <m:t>∈</m:t>
        </m:r>
        <m:sSup>
          <m:e>
            <m:r>
              <m:rPr>
                <m:scr m:val="double-struck"/>
                <m:sty m:val="p"/>
              </m:rPr>
              <m:t>R</m:t>
            </m:r>
          </m:e>
          <m:sup>
            <m:r>
              <m:t>m</m:t>
            </m:r>
          </m:sup>
        </m:sSup>
      </m:oMath>
      <w:ins w:id="21232" w:author="PR Preview" w:date="2026-01-01T00:00:00Z">
        <w:r>
          <w:t xml:space="preserve">.</w:t>
        </w:r>
      </w:ins>
    </w:p>
    <w:p>
      <w:pPr>
        <w:pStyle w:val="Compact"/>
        <w:numPr>
          <w:ilvl w:val="0"/>
          <w:numId w:val="1094"/>
        </w:numPr>
      </w:pPr>
      <m:oMath>
        <m:acc>
          <m:accPr>
            <m:chr m:val="̂"/>
          </m:accPr>
          <m:e>
            <m:acc>
              <m:accPr>
                <m:chr m:val="̃"/>
              </m:accPr>
              <m:e>
                <m:r>
                  <m:t>x</m:t>
                </m:r>
              </m:e>
            </m:acc>
          </m:e>
        </m:acc>
      </m:oMath>
      <w:ins w:id="21233" w:author="PR Preview" w:date="2026-01-01T00:00:00Z">
        <w:r>
          <w:t xml:space="preserve"> </w:t>
        </w:r>
      </w:ins>
      <w:ins w:id="21234" w:author="PR Preview" w:date="2026-01-01T00:00:00Z">
        <w:r>
          <w:t xml:space="preserve">is a least squares solution (</w:t>
        </w:r>
      </w:ins>
      <w:hyperlink w:anchor="def-least-squares">
        <w:ins w:id="21235" w:author="PR Preview" w:date="2026-01-01T00:00:00Z">
          <w:r>
            <w:rPr>
              <w:rStyle w:val="Hyperlink"/>
            </w:rPr>
            <w:t xml:space="preserve">Definition 101</w:t>
          </w:r>
        </w:ins>
      </w:hyperlink>
      <w:ins w:id="21236" w:author="PR Preview" w:date="2026-01-01T00:00:00Z">
        <w:r>
          <w:t xml:space="preserve">)</w:t>
        </w:r>
      </w:ins>
      <w:ins w:id="21237" w:author="PR Preview" w:date="2026-01-01T00:00:00Z">
        <w:r>
          <w:t xml:space="preserve"> </w:t>
        </w:r>
      </w:ins>
      <w:ins w:id="21238" w:author="PR Preview" w:date="2026-01-01T00:00:00Z">
        <w:r>
          <w:t xml:space="preserve">exactly when it solves the normal equations</w:t>
        </w:r>
      </w:ins>
      <w:ins w:id="21239" w:author="PR Preview" w:date="2026-01-01T00:00:00Z">
        <w:r>
          <w:t xml:space="preserve"> </w:t>
        </w:r>
      </w:ins>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ins w:id="21240" w:author="PR Preview" w:date="2026-01-01T00:00:00Z">
        <w:r>
          <w:t xml:space="preserve">.</w:t>
        </w:r>
      </w:ins>
    </w:p>
    <w:p>
      <w:pPr>
        <w:pStyle w:val="Compact"/>
        <w:numPr>
          <w:ilvl w:val="0"/>
          <w:numId w:val="1094"/>
        </w:numPr>
      </w:pPr>
      <w:ins w:id="21241" w:author="PR Preview" w:date="2026-01-01T00:00:00Z">
        <w:r>
          <w:t xml:space="preserve">The normal equations are consistent (</w:t>
        </w:r>
      </w:ins>
      <w:hyperlink w:anchor="def-consistent-system">
        <w:ins w:id="21242" w:author="PR Preview" w:date="2026-01-01T00:00:00Z">
          <w:r>
            <w:rPr>
              <w:rStyle w:val="Hyperlink"/>
            </w:rPr>
            <w:t xml:space="preserve">Definition 99</w:t>
          </w:r>
        </w:ins>
      </w:hyperlink>
      <w:ins w:id="21243" w:author="PR Preview" w:date="2026-01-01T00:00:00Z">
        <w:r>
          <w:t xml:space="preserve">).</w:t>
        </w:r>
      </w:ins>
    </w:p>
    <w:p>
      <w:pPr>
        <w:pStyle w:val="Compact"/>
        <w:numPr>
          <w:ilvl w:val="0"/>
          <w:numId w:val="1094"/>
        </w:numPr>
      </w:pPr>
      <w:ins w:id="21244" w:author="PR Preview" w:date="2026-01-01T00:00:00Z">
        <w:r>
          <w:t xml:space="preserve">Every least squares solution gives the same fitted vector</w:t>
        </w:r>
      </w:ins>
      <w:ins w:id="21245" w:author="PR Preview" w:date="2026-01-01T00:00:00Z">
        <w:r>
          <w:t xml:space="preserve"> </w:t>
        </w:r>
      </w:ins>
      <m:oMath>
        <m:r>
          <m:rPr>
            <m:sty m:val="bi"/>
          </m:rPr>
          <m:t>A</m:t>
        </m:r>
        <m:acc>
          <m:accPr>
            <m:chr m:val="̂"/>
          </m:accPr>
          <m:e>
            <m:acc>
              <m:accPr>
                <m:chr m:val="̃"/>
              </m:accPr>
              <m:e>
                <m:r>
                  <m:t>x</m:t>
                </m:r>
              </m:e>
            </m:acc>
          </m:e>
        </m:acc>
      </m:oMath>
      <w:ins w:id="21246" w:author="PR Preview" w:date="2026-01-01T00:00:00Z">
        <w:r>
          <w:t xml:space="preserve">:</w:t>
        </w:r>
      </w:ins>
      <w:ins w:id="21247" w:author="PR Preview" w:date="2026-01-01T00:00:00Z">
        <w:r>
          <w:t xml:space="preserve"> </w:t>
        </w:r>
      </w:ins>
      <w:ins w:id="21248" w:author="PR Preview" w:date="2026-01-01T00:00:00Z">
        <w:r>
          <w:t xml:space="preserve">the orthogonal projection of</w:t>
        </w:r>
      </w:ins>
      <w:ins w:id="21249" w:author="PR Preview" w:date="2026-01-01T00:00:00Z">
        <w:r>
          <w:t xml:space="preserve"> </w:t>
        </w:r>
      </w:ins>
      <m:oMath>
        <m:acc>
          <m:accPr>
            <m:chr m:val="̃"/>
          </m:accPr>
          <m:e>
            <m:r>
              <m:t>b</m:t>
            </m:r>
          </m:e>
        </m:acc>
      </m:oMath>
      <w:ins w:id="21250" w:author="PR Preview" w:date="2026-01-01T00:00:00Z">
        <w:r>
          <w:t xml:space="preserve"> </w:t>
        </w:r>
      </w:ins>
      <w:ins w:id="21251" w:author="PR Preview" w:date="2026-01-01T00:00:00Z">
        <w:r>
          <w:t xml:space="preserve">onto</w:t>
        </w:r>
      </w:ins>
      <w:ins w:id="21252" w:author="PR Preview" w:date="2026-01-01T00:00:00Z">
        <w:r>
          <w:t xml:space="preserve"> </w:t>
        </w:r>
      </w:ins>
      <m:oMath>
        <m:r>
          <m:rPr>
            <m:scr m:val="script"/>
            <m:sty m:val="p"/>
          </m:rPr>
          <m:t>C</m:t>
        </m:r>
        <m:r>
          <m:rPr>
            <m:sty m:val="p"/>
          </m:rPr>
          <m:t>(</m:t>
        </m:r>
        <m:r>
          <m:rPr>
            <m:sty m:val="bi"/>
          </m:rPr>
          <m:t>A</m:t>
        </m:r>
        <m:r>
          <m:rPr>
            <m:sty m:val="p"/>
          </m:rPr>
          <m:t>)</m:t>
        </m:r>
      </m:oMath>
      <w:ins w:id="21253" w:author="PR Preview" w:date="2026-01-01T00:00:00Z">
        <w:r>
          <w:t xml:space="preserve"> </w:t>
        </w:r>
      </w:ins>
      <w:ins w:id="21254" w:author="PR Preview" w:date="2026-01-01T00:00:00Z">
        <w:r>
          <w:t xml:space="preserve">(</w:t>
        </w:r>
      </w:ins>
      <w:hyperlink w:anchor="def-orthogonal-projection">
        <w:ins w:id="21255" w:author="PR Preview" w:date="2026-01-01T00:00:00Z">
          <w:r>
            <w:rPr>
              <w:rStyle w:val="Hyperlink"/>
            </w:rPr>
            <w:t xml:space="preserve">Definition 96</w:t>
          </w:r>
        </w:ins>
      </w:hyperlink>
      <w:ins w:id="21256" w:author="PR Preview" w:date="2026-01-01T00:00:00Z">
        <w:r>
          <w:t xml:space="preserve">).</w:t>
        </w:r>
      </w:ins>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70"/>
    <w:p>
      <w:pPr>
        <w:pStyle w:val="FirstParagraph"/>
      </w:pPr>
      <w:del w:id="21257" w:author="PR Preview" w:date="2026-01-01T00:00:00Z">
        <w:r>
          <w:rPr>
            <w:i/>
            <w:iCs/>
          </w:rPr>
          <w:delText xml:space="preserve">Proof</w:delText>
        </w:r>
      </w:del>
      <w:del w:id="21258" w:author="PR Preview" w:date="2026-01-01T00:00:00Z">
        <w:r>
          <w:delText xml:space="preserve">. </w:delText>
        </w:r>
      </w:del>
      <w:del w:id="21259" w:author="PR Preview" w:date="2026-01-01T00:00:00Z">
        <w:r>
          <w:delText xml:space="preserve">Let</w:delText>
        </w:r>
      </w:del>
      <w:del w:id="21260" w:author="PR Preview" w:date="2026-01-01T00:00:00Z">
        <w:r>
          <w:delText xml:space="preserve"> </w:delText>
        </w:r>
      </w:del>
      <m:oMath>
        <m:acc>
          <m:accPr>
            <m:chr m:val="̃"/>
          </m:accPr>
          <m:e>
            <m:r>
              <m:t>u</m:t>
            </m:r>
          </m:e>
        </m:acc>
      </m:oMath>
      <w:del w:id="21261" w:author="PR Preview" w:date="2026-01-01T00:00:00Z">
        <w:r>
          <w:delText xml:space="preserve"> </w:delText>
        </w:r>
      </w:del>
      <w:del w:id="21262" w:author="PR Preview" w:date="2026-01-01T00:00:00Z">
        <w:r>
          <w:delText xml:space="preserve">be the orthogonal projection of</w:delText>
        </w:r>
      </w:del>
      <w:del w:id="21263" w:author="PR Preview" w:date="2026-01-01T00:00:00Z">
        <w:r>
          <w:delText xml:space="preserve"> </w:delText>
        </w:r>
      </w:del>
      <m:oMath>
        <m:acc>
          <m:accPr>
            <m:chr m:val="̃"/>
          </m:accPr>
          <m:e>
            <m:r>
              <m:t>b</m:t>
            </m:r>
          </m:e>
        </m:acc>
      </m:oMath>
      <w:del w:id="21264" w:author="PR Preview" w:date="2026-01-01T00:00:00Z">
        <w:r>
          <w:delText xml:space="preserve"> </w:delText>
        </w:r>
      </w:del>
      <w:del w:id="21265" w:author="PR Preview" w:date="2026-01-01T00:00:00Z">
        <w:r>
          <w:delText xml:space="preserve">onto</w:delText>
        </w:r>
      </w:del>
      <w:del w:id="21266" w:author="PR Preview" w:date="2026-01-01T00:00:00Z">
        <w:r>
          <w:delText xml:space="preserve"> </w:delText>
        </w:r>
      </w:del>
      <m:oMath>
        <m:r>
          <m:rPr>
            <m:scr m:val="script"/>
            <m:sty m:val="p"/>
          </m:rPr>
          <m:t>C</m:t>
        </m:r>
        <m:r>
          <m:rPr>
            <m:sty m:val="p"/>
          </m:rPr>
          <m:t>(</m:t>
        </m:r>
        <m:r>
          <m:rPr>
            <m:sty m:val="bi"/>
          </m:rPr>
          <m:t>A</m:t>
        </m:r>
        <m:r>
          <m:rPr>
            <m:sty m:val="p"/>
          </m:rPr>
          <m:t>)</m:t>
        </m:r>
      </m:oMath>
      <w:del w:id="21267" w:author="PR Preview" w:date="2026-01-01T00:00:00Z">
        <w:r>
          <w:delText xml:space="preserve">.</w:delText>
        </w:r>
      </w:del>
      <w:del w:id="21268" w:author="PR Preview" w:date="2026-01-01T00:00:00Z">
        <w:r>
          <w:delText xml:space="preserve"> </w:delText>
        </w:r>
      </w:del>
      <w:del w:id="21269" w:author="PR Preview" w:date="2026-01-01T00:00:00Z">
        <w:r>
          <w:delText xml:space="preserve">The vectors</w:delText>
        </w:r>
      </w:del>
      <w:del w:id="21270" w:author="PR Preview" w:date="2026-01-01T00:00:00Z">
        <w:r>
          <w:delText xml:space="preserve"> </w:delText>
        </w:r>
      </w:del>
      <m:oMath>
        <m:r>
          <m:rPr>
            <m:sty m:val="bi"/>
          </m:rPr>
          <m:t>A</m:t>
        </m:r>
        <m:acc>
          <m:accPr>
            <m:chr m:val="̃"/>
          </m:accPr>
          <m:e>
            <m:r>
              <m:t>x</m:t>
            </m:r>
          </m:e>
        </m:acc>
      </m:oMath>
      <w:del w:id="21271" w:author="PR Preview" w:date="2026-01-01T00:00:00Z">
        <w:r>
          <w:delText xml:space="preserve">, as</w:delText>
        </w:r>
      </w:del>
      <w:del w:id="21272" w:author="PR Preview" w:date="2026-01-01T00:00:00Z">
        <w:r>
          <w:delText xml:space="preserve"> </w:delText>
        </w:r>
      </w:del>
      <m:oMath>
        <m:acc>
          <m:accPr>
            <m:chr m:val="̃"/>
          </m:accPr>
          <m:e>
            <m:r>
              <m:t>x</m:t>
            </m:r>
          </m:e>
        </m:acc>
      </m:oMath>
      <w:del w:id="21273" w:author="PR Preview" w:date="2026-01-01T00:00:00Z">
        <w:r>
          <w:delText xml:space="preserve"> </w:delText>
        </w:r>
      </w:del>
      <w:del w:id="21274" w:author="PR Preview" w:date="2026-01-01T00:00:00Z">
        <w:r>
          <w:delText xml:space="preserve">ranges over</w:delText>
        </w:r>
      </w:del>
      <w:del w:id="21275" w:author="PR Preview" w:date="2026-01-01T00:00:00Z">
        <w:r>
          <w:delText xml:space="preserve"> </w:delText>
        </w:r>
      </w:del>
      <m:oMath>
        <m:sSup>
          <m:e>
            <m:r>
              <m:rPr>
                <m:scr m:val="double-struck"/>
                <m:sty m:val="p"/>
              </m:rPr>
              <m:t>R</m:t>
            </m:r>
          </m:e>
          <m:sup>
            <m:r>
              <m:t>n</m:t>
            </m:r>
          </m:sup>
        </m:sSup>
      </m:oMath>
      <w:del w:id="21276" w:author="PR Preview" w:date="2026-01-01T00:00:00Z">
        <w:r>
          <w:delText xml:space="preserve">,</w:delText>
        </w:r>
      </w:del>
      <w:del w:id="21277" w:author="PR Preview" w:date="2026-01-01T00:00:00Z">
        <w:r>
          <w:delText xml:space="preserve"> </w:delText>
        </w:r>
      </w:del>
      <w:del w:id="21278" w:author="PR Preview" w:date="2026-01-01T00:00:00Z">
        <w:r>
          <w:delText xml:space="preserve">are exactly the points of</w:delText>
        </w:r>
      </w:del>
      <w:del w:id="21279" w:author="PR Preview" w:date="2026-01-01T00:00:00Z">
        <w:r>
          <w:delText xml:space="preserve"> </w:delText>
        </w:r>
      </w:del>
      <m:oMath>
        <m:r>
          <m:rPr>
            <m:scr m:val="script"/>
            <m:sty m:val="p"/>
          </m:rPr>
          <m:t>C</m:t>
        </m:r>
        <m:r>
          <m:rPr>
            <m:sty m:val="p"/>
          </m:rPr>
          <m:t>(</m:t>
        </m:r>
        <m:r>
          <m:rPr>
            <m:sty m:val="bi"/>
          </m:rPr>
          <m:t>A</m:t>
        </m:r>
        <m:r>
          <m:rPr>
            <m:sty m:val="p"/>
          </m:rPr>
          <m:t>)</m:t>
        </m:r>
      </m:oMath>
      <w:del w:id="21280" w:author="PR Preview" w:date="2026-01-01T00:00:00Z">
        <w:r>
          <w:delText xml:space="preserve"> </w:delText>
        </w:r>
      </w:del>
      <w:del w:id="21281" w:author="PR Preview" w:date="2026-01-01T00:00:00Z">
        <w:r>
          <w:delText xml:space="preserve">(</w:delText>
        </w:r>
      </w:del>
      <w:hyperlink w:anchor="def-column-space">
        <w:del w:id="21282" w:author="PR Preview" w:date="2026-01-01T00:00:00Z">
          <w:r>
            <w:rPr>
              <w:rStyle w:val="Hyperlink"/>
            </w:rPr>
            <w:delText xml:space="preserve">Definition 45</w:delText>
          </w:r>
        </w:del>
      </w:hyperlink>
      <w:del w:id="21283" w:author="PR Preview" w:date="2026-01-01T00:00:00Z">
        <w:r>
          <w:delText xml:space="preserve">).</w:delText>
        </w:r>
      </w:del>
      <w:del w:id="21284" w:author="PR Preview" w:date="2026-01-01T00:00:00Z">
        <w:r>
          <w:delText xml:space="preserve"> </w:delText>
        </w:r>
      </w:del>
      <w:del w:id="21285" w:author="PR Preview" w:date="2026-01-01T00:00:00Z">
        <w:r>
          <w:rPr>
            <w:b/>
            <w:bCs/>
          </w:rPr>
          <w:delText xml:space="preserve">Least squares solutions are the solutions of</w:delText>
        </w:r>
      </w:del>
      <w:del w:id="21286" w:author="PR Preview" w:date="2026-01-01T00:00:00Z">
        <w:r>
          <w:rPr>
            <w:b/>
            <w:bCs/>
          </w:rPr>
          <w:delText xml:space="preserve"> </w:delText>
        </w:r>
      </w:del>
      <m:oMath>
        <m:r>
          <m:rPr>
            <m:sty m:val="bi"/>
          </m:rPr>
          <m:t>A</m:t>
        </m:r>
        <m:acc>
          <m:accPr>
            <m:chr m:val="̃"/>
          </m:accPr>
          <m:e>
            <m:r>
              <m:t>x</m:t>
            </m:r>
          </m:e>
        </m:acc>
        <m:r>
          <m:rPr>
            <m:sty m:val="p"/>
          </m:rPr>
          <m:t>=</m:t>
        </m:r>
        <m:acc>
          <m:accPr>
            <m:chr m:val="̃"/>
          </m:accPr>
          <m:e>
            <m:r>
              <m:t>u</m:t>
            </m:r>
          </m:e>
        </m:acc>
      </m:oMath>
      <w:del w:id="21287" w:author="PR Preview" w:date="2026-01-01T00:00:00Z">
        <w:r>
          <w:rPr>
            <w:b/>
            <w:bCs/>
          </w:rPr>
          <w:delText xml:space="preserve">.</w:delText>
        </w:r>
      </w:del>
      <w:del w:id="21288" w:author="PR Preview" w:date="2026-01-01T00:00:00Z">
        <w:r>
          <w:delText xml:space="preserve"> </w:delText>
        </w:r>
      </w:del>
      <w:del w:id="21289" w:author="PR Preview" w:date="2026-01-01T00:00:00Z">
        <w:r>
          <w:delText xml:space="preserve">If</w:delText>
        </w:r>
      </w:del>
      <w:del w:id="21290"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21291" w:author="PR Preview" w:date="2026-01-01T00:00:00Z">
        <w:r>
          <w:delText xml:space="preserve">, then for every</w:delText>
        </w:r>
      </w:del>
      <w:del w:id="21292" w:author="PR Preview" w:date="2026-01-01T00:00:00Z">
        <w:r>
          <w:delText xml:space="preserve"> </w:delText>
        </w:r>
      </w:del>
      <m:oMath>
        <m:acc>
          <m:accPr>
            <m:chr m:val="̃"/>
          </m:accPr>
          <m:e>
            <m:r>
              <m:t>x</m:t>
            </m:r>
          </m:e>
        </m:acc>
      </m:oMath>
      <w:del w:id="21293" w:author="PR Preview" w:date="2026-01-01T00:00:00Z">
        <w:r>
          <w:delText xml:space="preserve">,</w:delText>
        </w:r>
      </w:del>
      <w:del w:id="21294" w:author="PR Preview" w:date="2026-01-01T00:00:00Z">
        <w:r>
          <w:delText xml:space="preserve"> </w:delText>
        </w:r>
      </w:del>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del w:id="21295" w:author="PR Preview" w:date="2026-01-01T00:00:00Z">
        <w:r>
          <w:delText xml:space="preserve">, so</w:delText>
        </w:r>
      </w:del>
      <w:del w:id="21296" w:author="PR Preview" w:date="2026-01-01T00:00:00Z">
        <w:r>
          <w:delText xml:space="preserve"> </w:delText>
        </w:r>
      </w:del>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del w:id="21297" w:author="PR Preview" w:date="2026-01-01T00:00:00Z">
        <w:r>
          <w:delText xml:space="preserve"> </w:delText>
        </w:r>
      </w:del>
      <w:del w:id="21298" w:author="PR Preview" w:date="2026-01-01T00:00:00Z">
        <w:r>
          <w:delText xml:space="preserve">(</w:delText>
        </w:r>
      </w:del>
      <w:hyperlink w:anchor="thm-closest-point">
        <w:del w:id="21299" w:author="PR Preview" w:date="2026-01-01T00:00:00Z">
          <w:r>
            <w:rPr>
              <w:rStyle w:val="Hyperlink"/>
            </w:rPr>
            <w:delText xml:space="preserve">Theorem 83</w:delText>
          </w:r>
        </w:del>
      </w:hyperlink>
      <w:del w:id="21300" w:author="PR Preview" w:date="2026-01-01T00:00:00Z">
        <w:r>
          <w:delText xml:space="preserve">), and</w:delText>
        </w:r>
      </w:del>
      <w:del w:id="21301" w:author="PR Preview" w:date="2026-01-01T00:00:00Z">
        <w:r>
          <w:delText xml:space="preserve"> </w:delText>
        </w:r>
      </w:del>
      <m:oMath>
        <m:acc>
          <m:accPr>
            <m:chr m:val="̂"/>
          </m:accPr>
          <m:e>
            <m:acc>
              <m:accPr>
                <m:chr m:val="̃"/>
              </m:accPr>
              <m:e>
                <m:r>
                  <m:t>x</m:t>
                </m:r>
              </m:e>
            </m:acc>
          </m:e>
        </m:acc>
      </m:oMath>
      <w:del w:id="21302" w:author="PR Preview" w:date="2026-01-01T00:00:00Z">
        <w:r>
          <w:delText xml:space="preserve"> </w:delText>
        </w:r>
      </w:del>
      <w:del w:id="21303" w:author="PR Preview" w:date="2026-01-01T00:00:00Z">
        <w:r>
          <w:delText xml:space="preserve">is a least squares solution.</w:delText>
        </w:r>
      </w:del>
      <w:del w:id="21304" w:author="PR Preview" w:date="2026-01-01T00:00:00Z">
        <w:r>
          <w:delText xml:space="preserve"> </w:delText>
        </w:r>
      </w:del>
      <w:del w:id="21305" w:author="PR Preview" w:date="2026-01-01T00:00:00Z">
        <w:r>
          <w:delText xml:space="preserve">Conversely, let</w:delText>
        </w:r>
      </w:del>
      <w:del w:id="21306" w:author="PR Preview" w:date="2026-01-01T00:00:00Z">
        <w:r>
          <w:delText xml:space="preserve"> </w:delText>
        </w:r>
      </w:del>
      <m:oMath>
        <m:acc>
          <m:accPr>
            <m:chr m:val="̂"/>
          </m:accPr>
          <m:e>
            <m:acc>
              <m:accPr>
                <m:chr m:val="̃"/>
              </m:accPr>
              <m:e>
                <m:r>
                  <m:t>x</m:t>
                </m:r>
              </m:e>
            </m:acc>
          </m:e>
        </m:acc>
      </m:oMath>
      <w:del w:id="21307" w:author="PR Preview" w:date="2026-01-01T00:00:00Z">
        <w:r>
          <w:delText xml:space="preserve"> </w:delText>
        </w:r>
      </w:del>
      <w:del w:id="21308" w:author="PR Preview" w:date="2026-01-01T00:00:00Z">
        <w:r>
          <w:delText xml:space="preserve">be a least squares solution.</w:delText>
        </w:r>
      </w:del>
      <w:del w:id="21309" w:author="PR Preview" w:date="2026-01-01T00:00:00Z">
        <w:r>
          <w:delText xml:space="preserve"> </w:delText>
        </w:r>
      </w:del>
      <m:oMath>
        <m:acc>
          <m:accPr>
            <m:chr m:val="̃"/>
          </m:accPr>
          <m:e>
            <m:r>
              <m:t>u</m:t>
            </m:r>
          </m:e>
        </m:acc>
        <m:r>
          <m:rPr>
            <m:sty m:val="p"/>
          </m:rPr>
          <m:t>∈</m:t>
        </m:r>
        <m:r>
          <m:rPr>
            <m:scr m:val="script"/>
            <m:sty m:val="p"/>
          </m:rPr>
          <m:t>C</m:t>
        </m:r>
        <m:r>
          <m:rPr>
            <m:sty m:val="p"/>
          </m:rPr>
          <m:t>(</m:t>
        </m:r>
        <m:r>
          <m:rPr>
            <m:sty m:val="bi"/>
          </m:rPr>
          <m:t>A</m:t>
        </m:r>
        <m:r>
          <m:rPr>
            <m:sty m:val="p"/>
          </m:rPr>
          <m:t>)</m:t>
        </m:r>
      </m:oMath>
      <w:del w:id="21310" w:author="PR Preview" w:date="2026-01-01T00:00:00Z">
        <w:r>
          <w:delText xml:space="preserve">, so</w:delText>
        </w:r>
      </w:del>
      <w:del w:id="21311" w:author="PR Preview" w:date="2026-01-01T00:00:00Z">
        <w:r>
          <w:delText xml:space="preserve"> </w:delText>
        </w:r>
      </w:del>
      <m:oMath>
        <m:acc>
          <m:accPr>
            <m:chr m:val="̃"/>
          </m:accPr>
          <m:e>
            <m:r>
              <m:t>u</m:t>
            </m:r>
          </m:e>
        </m:acc>
        <m:r>
          <m:rPr>
            <m:sty m:val="p"/>
          </m:rPr>
          <m:t>=</m:t>
        </m:r>
        <m:r>
          <m:rPr>
            <m:sty m:val="bi"/>
          </m:rPr>
          <m:t>A</m:t>
        </m:r>
        <m:sSub>
          <m:e>
            <m:acc>
              <m:accPr>
                <m:chr m:val="̃"/>
              </m:accPr>
              <m:e>
                <m:r>
                  <m:t>x</m:t>
                </m:r>
              </m:e>
            </m:acc>
          </m:e>
          <m:sub>
            <m:r>
              <m:t>0</m:t>
            </m:r>
          </m:sub>
        </m:sSub>
      </m:oMath>
      <w:del w:id="21312" w:author="PR Preview" w:date="2026-01-01T00:00:00Z">
        <w:r>
          <w:delText xml:space="preserve"> </w:delText>
        </w:r>
      </w:del>
      <w:del w:id="21313" w:author="PR Preview" w:date="2026-01-01T00:00:00Z">
        <w:r>
          <w:delText xml:space="preserve">for some</w:delText>
        </w:r>
      </w:del>
      <w:del w:id="21314" w:author="PR Preview" w:date="2026-01-01T00:00:00Z">
        <w:r>
          <w:delText xml:space="preserve"> </w:delText>
        </w:r>
      </w:del>
      <m:oMath>
        <m:sSub>
          <m:e>
            <m:acc>
              <m:accPr>
                <m:chr m:val="̃"/>
              </m:accPr>
              <m:e>
                <m:r>
                  <m:t>x</m:t>
                </m:r>
              </m:e>
            </m:acc>
          </m:e>
          <m:sub>
            <m:r>
              <m:t>0</m:t>
            </m:r>
          </m:sub>
        </m:sSub>
      </m:oMath>
      <w:del w:id="21315" w:author="PR Preview" w:date="2026-01-01T00:00:00Z">
        <w:r>
          <w:delText xml:space="preserve"> </w:delText>
        </w:r>
      </w:del>
      <w:del w:id="21316" w:author="PR Preview" w:date="2026-01-01T00:00:00Z">
        <w:r>
          <w:delText xml:space="preserve">(</w:delText>
        </w:r>
      </w:del>
      <w:hyperlink w:anchor="def-column-space">
        <w:del w:id="21317" w:author="PR Preview" w:date="2026-01-01T00:00:00Z">
          <w:r>
            <w:rPr>
              <w:rStyle w:val="Hyperlink"/>
            </w:rPr>
            <w:delText xml:space="preserve">Definition 45</w:delText>
          </w:r>
        </w:del>
      </w:hyperlink>
      <w:del w:id="21318" w:author="PR Preview" w:date="2026-01-01T00:00:00Z">
        <w:r>
          <w:delText xml:space="preserve">), and</w:delText>
        </w:r>
      </w:del>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del w:id="21319" w:author="PR Preview" w:date="2026-01-01T00:00:00Z">
        <w:r>
          <w:delText xml:space="preserve">so the last inequality is an equality,</w:delText>
        </w:r>
      </w:del>
      <w:del w:id="21320" w:author="PR Preview" w:date="2026-01-01T00:00:00Z">
        <w:r>
          <w:delText xml:space="preserve"> </w:delText>
        </w:r>
      </w:del>
      <w:del w:id="21321" w:author="PR Preview" w:date="2026-01-01T00:00:00Z">
        <w:r>
          <w:delText xml:space="preserve">and the equality case of</w:delText>
        </w:r>
      </w:del>
      <w:del w:id="21322" w:author="PR Preview" w:date="2026-01-01T00:00:00Z">
        <w:r>
          <w:delText xml:space="preserve"> </w:delText>
        </w:r>
      </w:del>
      <w:hyperlink w:anchor="thm-closest-point">
        <w:del w:id="21323" w:author="PR Preview" w:date="2026-01-01T00:00:00Z">
          <w:r>
            <w:rPr>
              <w:rStyle w:val="Hyperlink"/>
            </w:rPr>
            <w:delText xml:space="preserve">Theorem 83</w:delText>
          </w:r>
        </w:del>
      </w:hyperlink>
      <w:del w:id="21324" w:author="PR Preview" w:date="2026-01-01T00:00:00Z">
        <w:r>
          <w:delText xml:space="preserve"> </w:delText>
        </w:r>
      </w:del>
      <w:del w:id="21325" w:author="PR Preview" w:date="2026-01-01T00:00:00Z">
        <w:r>
          <w:delText xml:space="preserve">gives</w:delText>
        </w:r>
      </w:del>
      <w:del w:id="21326"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21327" w:author="PR Preview" w:date="2026-01-01T00:00:00Z">
        <w:r>
          <w:delText xml:space="preserve">.</w:delText>
        </w:r>
      </w:del>
    </w:p>
    <w:p>
      <w:pPr>
        <w:pStyle w:val="BodyText"/>
      </w:pPr>
      <w:del w:id="21328" w:author="PR Preview" w:date="2026-01-01T00:00:00Z">
        <w:r>
          <w:rPr>
            <w:b/>
            <w:bCs/>
          </w:rPr>
          <w:delText xml:space="preserve">Parts 1 and 3.</w:delText>
        </w:r>
      </w:del>
      <w:del w:id="21329"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21330" w:author="PR Preview" w:date="2026-01-01T00:00:00Z">
        <w:r>
          <w:delText xml:space="preserve"> </w:delText>
        </w:r>
      </w:del>
      <w:del w:id="21331" w:author="PR Preview" w:date="2026-01-01T00:00:00Z">
        <w:r>
          <w:delText xml:space="preserve">holds exactly when</w:delText>
        </w:r>
      </w:del>
      <w:del w:id="21332" w:author="PR Preview" w:date="2026-01-01T00:00:00Z">
        <w:r>
          <w:delText xml:space="preserve"> </w:delText>
        </w:r>
      </w:del>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del w:id="21333" w:author="PR Preview" w:date="2026-01-01T00:00:00Z">
        <w:r>
          <w:delText xml:space="preserve">:</w:delText>
        </w:r>
      </w:del>
      <w:del w:id="21334" w:author="PR Preview" w:date="2026-01-01T00:00:00Z">
        <w:r>
          <w:delText xml:space="preserve"> </w:delText>
        </w:r>
      </w:del>
      <w:del w:id="21335" w:author="PR Preview" w:date="2026-01-01T00:00:00Z">
        <w:r>
          <w:delText xml:space="preserve">if</w:delText>
        </w:r>
      </w:del>
      <w:del w:id="21336"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21337" w:author="PR Preview" w:date="2026-01-01T00:00:00Z">
        <w:r>
          <w:delText xml:space="preserve">, then</w:delText>
        </w:r>
      </w:del>
      <w:del w:id="21338" w:author="PR Preview" w:date="2026-01-01T00:00:00Z">
        <w:r>
          <w:delText xml:space="preserve"> </w:delText>
        </w:r>
      </w:del>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del w:id="21339" w:author="PR Preview" w:date="2026-01-01T00:00:00Z">
        <w:r>
          <w:delText xml:space="preserve"> </w:delText>
        </w:r>
      </w:del>
      <w:del w:id="21340" w:author="PR Preview" w:date="2026-01-01T00:00:00Z">
        <w:r>
          <w:delText xml:space="preserve">(</w:delText>
        </w:r>
      </w:del>
      <w:hyperlink w:anchor="def-orthogonal-projection">
        <w:del w:id="21341" w:author="PR Preview" w:date="2026-01-01T00:00:00Z">
          <w:r>
            <w:rPr>
              <w:rStyle w:val="Hyperlink"/>
            </w:rPr>
            <w:delText xml:space="preserve">Definition 91</w:delText>
          </w:r>
        </w:del>
      </w:hyperlink>
      <w:del w:id="21342" w:author="PR Preview" w:date="2026-01-01T00:00:00Z">
        <w:r>
          <w:delText xml:space="preserve">);</w:delText>
        </w:r>
      </w:del>
      <w:del w:id="21343" w:author="PR Preview" w:date="2026-01-01T00:00:00Z">
        <w:r>
          <w:delText xml:space="preserve"> </w:delText>
        </w:r>
      </w:del>
      <w:del w:id="21344" w:author="PR Preview" w:date="2026-01-01T00:00:00Z">
        <w:r>
          <w:delText xml:space="preserve">conversely, if</w:delText>
        </w:r>
      </w:del>
      <w:del w:id="21345" w:author="PR Preview" w:date="2026-01-01T00:00:00Z">
        <w:r>
          <w:delText xml:space="preserve"> </w:delText>
        </w:r>
      </w:del>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del w:id="21346" w:author="PR Preview" w:date="2026-01-01T00:00:00Z">
        <w:r>
          <w:delText xml:space="preserve">,</w:delText>
        </w:r>
      </w:del>
      <w:del w:id="21347" w:author="PR Preview" w:date="2026-01-01T00:00:00Z">
        <w:r>
          <w:delText xml:space="preserve"> </w:delText>
        </w:r>
      </w:del>
      <w:del w:id="21348" w:author="PR Preview" w:date="2026-01-01T00:00:00Z">
        <w:r>
          <w:delText xml:space="preserve">then</w:delText>
        </w:r>
      </w:del>
      <w:del w:id="21349" w:author="PR Preview" w:date="2026-01-01T00:00:00Z">
        <w:r>
          <w:delText xml:space="preserve"> </w:delText>
        </w:r>
      </w:del>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del w:id="21350" w:author="PR Preview" w:date="2026-01-01T00:00:00Z">
        <w:r>
          <w:delText xml:space="preserve"> </w:delText>
        </w:r>
      </w:del>
      <w:del w:id="21351" w:author="PR Preview" w:date="2026-01-01T00:00:00Z">
        <w:r>
          <w:delText xml:space="preserve">is a split into</w:delText>
        </w:r>
      </w:del>
      <w:del w:id="21352" w:author="PR Preview" w:date="2026-01-01T00:00:00Z">
        <w:r>
          <w:delText xml:space="preserve"> </w:delText>
        </w:r>
      </w:del>
      <m:oMath>
        <m:r>
          <m:rPr>
            <m:scr m:val="script"/>
            <m:sty m:val="p"/>
          </m:rPr>
          <m:t>C</m:t>
        </m:r>
        <m:r>
          <m:rPr>
            <m:sty m:val="p"/>
          </m:rPr>
          <m:t>(</m:t>
        </m:r>
        <m:r>
          <m:rPr>
            <m:sty m:val="bi"/>
          </m:rPr>
          <m:t>A</m:t>
        </m:r>
        <m:r>
          <m:rPr>
            <m:sty m:val="p"/>
          </m:rPr>
          <m:t>)</m:t>
        </m:r>
      </m:oMath>
      <w:del w:id="21353" w:author="PR Preview" w:date="2026-01-01T00:00:00Z">
        <w:r>
          <w:delText xml:space="preserve"> </w:delText>
        </w:r>
      </w:del>
      <w:del w:id="21354" w:author="PR Preview" w:date="2026-01-01T00:00:00Z">
        <w:r>
          <w:delText xml:space="preserve">and</w:delText>
        </w:r>
      </w:del>
      <w:del w:id="21355"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21356" w:author="PR Preview" w:date="2026-01-01T00:00:00Z">
        <w:r>
          <w:delText xml:space="preserve">,</w:delText>
        </w:r>
      </w:del>
      <w:del w:id="21357" w:author="PR Preview" w:date="2026-01-01T00:00:00Z">
        <w:r>
          <w:delText xml:space="preserve"> </w:delText>
        </w:r>
      </w:del>
      <w:del w:id="21358" w:author="PR Preview" w:date="2026-01-01T00:00:00Z">
        <w:r>
          <w:delText xml:space="preserve">so</w:delText>
        </w:r>
      </w:del>
      <w:del w:id="21359"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21360" w:author="PR Preview" w:date="2026-01-01T00:00:00Z">
        <w:r>
          <w:delText xml:space="preserve"> </w:delText>
        </w:r>
      </w:del>
      <w:del w:id="21361" w:author="PR Preview" w:date="2026-01-01T00:00:00Z">
        <w:r>
          <w:delText xml:space="preserve">by the uniqueness in</w:delText>
        </w:r>
      </w:del>
      <w:del w:id="21362" w:author="PR Preview" w:date="2026-01-01T00:00:00Z">
        <w:r>
          <w:delText xml:space="preserve"> </w:delText>
        </w:r>
      </w:del>
      <w:hyperlink w:anchor="thm-orthogonal-direct-sum">
        <w:del w:id="21363" w:author="PR Preview" w:date="2026-01-01T00:00:00Z">
          <w:r>
            <w:rPr>
              <w:rStyle w:val="Hyperlink"/>
            </w:rPr>
            <w:delText xml:space="preserve">Theorem 50</w:delText>
          </w:r>
        </w:del>
      </w:hyperlink>
      <w:del w:id="21364" w:author="PR Preview" w:date="2026-01-01T00:00:00Z">
        <w:r>
          <w:delText xml:space="preserve">.</w:delText>
        </w:r>
      </w:del>
      <w:del w:id="21365" w:author="PR Preview" w:date="2026-01-01T00:00:00Z">
        <w:r>
          <w:delText xml:space="preserve"> </w:delText>
        </w:r>
      </w:del>
      <w:del w:id="21366" w:author="PR Preview" w:date="2026-01-01T00:00:00Z">
        <w:r>
          <w:delText xml:space="preserve">And</w:delText>
        </w:r>
      </w:del>
      <w:del w:id="21367"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21368" w:author="PR Preview" w:date="2026-01-01T00:00:00Z">
        <w:r>
          <w:delText xml:space="preserve"> </w:delText>
        </w:r>
      </w:del>
      <w:del w:id="21369" w:author="PR Preview" w:date="2026-01-01T00:00:00Z">
        <w:r>
          <w:delText xml:space="preserve">(</w:delText>
        </w:r>
      </w:del>
      <w:hyperlink w:anchor="thm-complement-null-space">
        <w:del w:id="21370" w:author="PR Preview" w:date="2026-01-01T00:00:00Z">
          <w:r>
            <w:rPr>
              <w:rStyle w:val="Hyperlink"/>
            </w:rPr>
            <w:delText xml:space="preserve">Theorem 49</w:delText>
          </w:r>
        </w:del>
      </w:hyperlink>
      <w:del w:id="21371" w:author="PR Preview" w:date="2026-01-01T00:00:00Z">
        <w:r>
          <w:delText xml:space="preserve">), where</w:delText>
        </w:r>
      </w:del>
    </w:p>
    <w:p>
      <w:pPr>
        <w:pStyle w:val="FirstParagraph"/>
      </w:pPr>
      <w:ins w:id="21372" w:author="PR Preview" w:date="2026-01-01T00:00:00Z">
        <w:r>
          <w:rPr>
            <w:i/>
            <w:iCs/>
          </w:rPr>
          <w:t xml:space="preserve">Proof</w:t>
        </w:r>
      </w:ins>
      <w:ins w:id="21373" w:author="PR Preview" w:date="2026-01-01T00:00:00Z">
        <w:r>
          <w:t xml:space="preserve">. </w:t>
        </w:r>
      </w:ins>
      <w:ins w:id="21374" w:author="PR Preview" w:date="2026-01-01T00:00:00Z">
        <w:r>
          <w:t xml:space="preserve">Let</w:t>
        </w:r>
      </w:ins>
      <w:ins w:id="21375" w:author="PR Preview" w:date="2026-01-01T00:00:00Z">
        <w:r>
          <w:t xml:space="preserve"> </w:t>
        </w:r>
      </w:ins>
      <m:oMath>
        <m:acc>
          <m:accPr>
            <m:chr m:val="̃"/>
          </m:accPr>
          <m:e>
            <m:r>
              <m:t>u</m:t>
            </m:r>
          </m:e>
        </m:acc>
      </m:oMath>
      <w:ins w:id="21376" w:author="PR Preview" w:date="2026-01-01T00:00:00Z">
        <w:r>
          <w:t xml:space="preserve"> </w:t>
        </w:r>
      </w:ins>
      <w:ins w:id="21377" w:author="PR Preview" w:date="2026-01-01T00:00:00Z">
        <w:r>
          <w:t xml:space="preserve">be the orthogonal projection of</w:t>
        </w:r>
      </w:ins>
      <w:ins w:id="21378" w:author="PR Preview" w:date="2026-01-01T00:00:00Z">
        <w:r>
          <w:t xml:space="preserve"> </w:t>
        </w:r>
      </w:ins>
      <m:oMath>
        <m:acc>
          <m:accPr>
            <m:chr m:val="̃"/>
          </m:accPr>
          <m:e>
            <m:r>
              <m:t>b</m:t>
            </m:r>
          </m:e>
        </m:acc>
      </m:oMath>
      <w:ins w:id="21379" w:author="PR Preview" w:date="2026-01-01T00:00:00Z">
        <w:r>
          <w:t xml:space="preserve"> </w:t>
        </w:r>
      </w:ins>
      <w:ins w:id="21380" w:author="PR Preview" w:date="2026-01-01T00:00:00Z">
        <w:r>
          <w:t xml:space="preserve">onto</w:t>
        </w:r>
      </w:ins>
      <w:ins w:id="21381" w:author="PR Preview" w:date="2026-01-01T00:00:00Z">
        <w:r>
          <w:t xml:space="preserve"> </w:t>
        </w:r>
      </w:ins>
      <m:oMath>
        <m:r>
          <m:rPr>
            <m:scr m:val="script"/>
            <m:sty m:val="p"/>
          </m:rPr>
          <m:t>C</m:t>
        </m:r>
        <m:r>
          <m:rPr>
            <m:sty m:val="p"/>
          </m:rPr>
          <m:t>(</m:t>
        </m:r>
        <m:r>
          <m:rPr>
            <m:sty m:val="bi"/>
          </m:rPr>
          <m:t>A</m:t>
        </m:r>
        <m:r>
          <m:rPr>
            <m:sty m:val="p"/>
          </m:rPr>
          <m:t>)</m:t>
        </m:r>
      </m:oMath>
      <w:ins w:id="21382" w:author="PR Preview" w:date="2026-01-01T00:00:00Z">
        <w:r>
          <w:t xml:space="preserve">.</w:t>
        </w:r>
      </w:ins>
      <w:ins w:id="21383" w:author="PR Preview" w:date="2026-01-01T00:00:00Z">
        <w:r>
          <w:t xml:space="preserve"> </w:t>
        </w:r>
      </w:ins>
      <w:ins w:id="21384" w:author="PR Preview" w:date="2026-01-01T00:00:00Z">
        <w:r>
          <w:t xml:space="preserve">The vectors</w:t>
        </w:r>
      </w:ins>
      <w:ins w:id="21385" w:author="PR Preview" w:date="2026-01-01T00:00:00Z">
        <w:r>
          <w:t xml:space="preserve"> </w:t>
        </w:r>
      </w:ins>
      <m:oMath>
        <m:r>
          <m:rPr>
            <m:sty m:val="bi"/>
          </m:rPr>
          <m:t>A</m:t>
        </m:r>
        <m:acc>
          <m:accPr>
            <m:chr m:val="̃"/>
          </m:accPr>
          <m:e>
            <m:r>
              <m:t>x</m:t>
            </m:r>
          </m:e>
        </m:acc>
      </m:oMath>
      <w:ins w:id="21386" w:author="PR Preview" w:date="2026-01-01T00:00:00Z">
        <w:r>
          <w:t xml:space="preserve">, as</w:t>
        </w:r>
      </w:ins>
      <w:ins w:id="21387" w:author="PR Preview" w:date="2026-01-01T00:00:00Z">
        <w:r>
          <w:t xml:space="preserve"> </w:t>
        </w:r>
      </w:ins>
      <m:oMath>
        <m:acc>
          <m:accPr>
            <m:chr m:val="̃"/>
          </m:accPr>
          <m:e>
            <m:r>
              <m:t>x</m:t>
            </m:r>
          </m:e>
        </m:acc>
      </m:oMath>
      <w:ins w:id="21388" w:author="PR Preview" w:date="2026-01-01T00:00:00Z">
        <w:r>
          <w:t xml:space="preserve"> </w:t>
        </w:r>
      </w:ins>
      <w:ins w:id="21389" w:author="PR Preview" w:date="2026-01-01T00:00:00Z">
        <w:r>
          <w:t xml:space="preserve">ranges over</w:t>
        </w:r>
      </w:ins>
      <w:ins w:id="21390" w:author="PR Preview" w:date="2026-01-01T00:00:00Z">
        <w:r>
          <w:t xml:space="preserve"> </w:t>
        </w:r>
      </w:ins>
      <m:oMath>
        <m:sSup>
          <m:e>
            <m:r>
              <m:rPr>
                <m:scr m:val="double-struck"/>
                <m:sty m:val="p"/>
              </m:rPr>
              <m:t>R</m:t>
            </m:r>
          </m:e>
          <m:sup>
            <m:r>
              <m:t>n</m:t>
            </m:r>
          </m:sup>
        </m:sSup>
      </m:oMath>
      <w:ins w:id="21391" w:author="PR Preview" w:date="2026-01-01T00:00:00Z">
        <w:r>
          <w:t xml:space="preserve">,</w:t>
        </w:r>
      </w:ins>
      <w:ins w:id="21392" w:author="PR Preview" w:date="2026-01-01T00:00:00Z">
        <w:r>
          <w:t xml:space="preserve"> </w:t>
        </w:r>
      </w:ins>
      <w:ins w:id="21393" w:author="PR Preview" w:date="2026-01-01T00:00:00Z">
        <w:r>
          <w:t xml:space="preserve">are exactly the points of</w:t>
        </w:r>
      </w:ins>
      <w:ins w:id="21394" w:author="PR Preview" w:date="2026-01-01T00:00:00Z">
        <w:r>
          <w:t xml:space="preserve"> </w:t>
        </w:r>
      </w:ins>
      <m:oMath>
        <m:r>
          <m:rPr>
            <m:scr m:val="script"/>
            <m:sty m:val="p"/>
          </m:rPr>
          <m:t>C</m:t>
        </m:r>
        <m:r>
          <m:rPr>
            <m:sty m:val="p"/>
          </m:rPr>
          <m:t>(</m:t>
        </m:r>
        <m:r>
          <m:rPr>
            <m:sty m:val="bi"/>
          </m:rPr>
          <m:t>A</m:t>
        </m:r>
        <m:r>
          <m:rPr>
            <m:sty m:val="p"/>
          </m:rPr>
          <m:t>)</m:t>
        </m:r>
      </m:oMath>
      <w:ins w:id="21395" w:author="PR Preview" w:date="2026-01-01T00:00:00Z">
        <w:r>
          <w:t xml:space="preserve"> </w:t>
        </w:r>
      </w:ins>
      <w:ins w:id="21396" w:author="PR Preview" w:date="2026-01-01T00:00:00Z">
        <w:r>
          <w:t xml:space="preserve">(</w:t>
        </w:r>
      </w:ins>
      <w:hyperlink w:anchor="def-column-space">
        <w:ins w:id="21397" w:author="PR Preview" w:date="2026-01-01T00:00:00Z">
          <w:r>
            <w:rPr>
              <w:rStyle w:val="Hyperlink"/>
            </w:rPr>
            <w:t xml:space="preserve">Definition 45</w:t>
          </w:r>
        </w:ins>
      </w:hyperlink>
      <w:ins w:id="21398" w:author="PR Preview" w:date="2026-01-01T00:00:00Z">
        <w:r>
          <w:t xml:space="preserve">).</w:t>
        </w:r>
      </w:ins>
      <w:ins w:id="21399" w:author="PR Preview" w:date="2026-01-01T00:00:00Z">
        <w:r>
          <w:t xml:space="preserve"> </w:t>
        </w:r>
      </w:ins>
      <w:ins w:id="21400" w:author="PR Preview" w:date="2026-01-01T00:00:00Z">
        <w:r>
          <w:rPr>
            <w:b/>
            <w:bCs/>
          </w:rPr>
          <w:t xml:space="preserve">Least squares solutions are the solutions of</w:t>
        </w:r>
      </w:ins>
      <w:ins w:id="21401" w:author="PR Preview" w:date="2026-01-01T00:00:00Z">
        <w:r>
          <w:rPr>
            <w:b/>
            <w:bCs/>
          </w:rPr>
          <w:t xml:space="preserve"> </w:t>
        </w:r>
      </w:ins>
      <m:oMath>
        <m:r>
          <m:rPr>
            <m:sty m:val="bi"/>
          </m:rPr>
          <m:t>A</m:t>
        </m:r>
        <m:acc>
          <m:accPr>
            <m:chr m:val="̃"/>
          </m:accPr>
          <m:e>
            <m:r>
              <m:t>x</m:t>
            </m:r>
          </m:e>
        </m:acc>
        <m:r>
          <m:rPr>
            <m:sty m:val="p"/>
          </m:rPr>
          <m:t>=</m:t>
        </m:r>
        <m:acc>
          <m:accPr>
            <m:chr m:val="̃"/>
          </m:accPr>
          <m:e>
            <m:r>
              <m:t>u</m:t>
            </m:r>
          </m:e>
        </m:acc>
      </m:oMath>
      <w:ins w:id="21402" w:author="PR Preview" w:date="2026-01-01T00:00:00Z">
        <w:r>
          <w:rPr>
            <w:b/>
            <w:bCs/>
          </w:rPr>
          <w:t xml:space="preserve">.</w:t>
        </w:r>
      </w:ins>
      <w:ins w:id="21403" w:author="PR Preview" w:date="2026-01-01T00:00:00Z">
        <w:r>
          <w:t xml:space="preserve"> </w:t>
        </w:r>
      </w:ins>
      <w:ins w:id="21404" w:author="PR Preview" w:date="2026-01-01T00:00:00Z">
        <w:r>
          <w:t xml:space="preserve">If</w:t>
        </w:r>
      </w:ins>
      <w:ins w:id="21405"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21406" w:author="PR Preview" w:date="2026-01-01T00:00:00Z">
        <w:r>
          <w:t xml:space="preserve">, then for every</w:t>
        </w:r>
      </w:ins>
      <w:ins w:id="21407" w:author="PR Preview" w:date="2026-01-01T00:00:00Z">
        <w:r>
          <w:t xml:space="preserve"> </w:t>
        </w:r>
      </w:ins>
      <m:oMath>
        <m:acc>
          <m:accPr>
            <m:chr m:val="̃"/>
          </m:accPr>
          <m:e>
            <m:r>
              <m:t>x</m:t>
            </m:r>
          </m:e>
        </m:acc>
      </m:oMath>
      <w:ins w:id="21408" w:author="PR Preview" w:date="2026-01-01T00:00:00Z">
        <w:r>
          <w:t xml:space="preserve">,</w:t>
        </w:r>
      </w:ins>
      <w:ins w:id="21409" w:author="PR Preview" w:date="2026-01-01T00:00:00Z">
        <w:r>
          <w:t xml:space="preserve"> </w:t>
        </w:r>
      </w:ins>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ins w:id="21410" w:author="PR Preview" w:date="2026-01-01T00:00:00Z">
        <w:r>
          <w:t xml:space="preserve">, so</w:t>
        </w:r>
      </w:ins>
      <w:ins w:id="21411" w:author="PR Preview" w:date="2026-01-01T00:00:00Z">
        <w:r>
          <w:t xml:space="preserve"> </w:t>
        </w:r>
      </w:ins>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ins w:id="21412" w:author="PR Preview" w:date="2026-01-01T00:00:00Z">
        <w:r>
          <w:t xml:space="preserve"> </w:t>
        </w:r>
      </w:ins>
      <w:ins w:id="21413" w:author="PR Preview" w:date="2026-01-01T00:00:00Z">
        <w:r>
          <w:t xml:space="preserve">(</w:t>
        </w:r>
      </w:ins>
      <w:hyperlink w:anchor="thm-closest-point">
        <w:ins w:id="21414" w:author="PR Preview" w:date="2026-01-01T00:00:00Z">
          <w:r>
            <w:rPr>
              <w:rStyle w:val="Hyperlink"/>
            </w:rPr>
            <w:t xml:space="preserve">Theorem 84</w:t>
          </w:r>
        </w:ins>
      </w:hyperlink>
      <w:ins w:id="21415" w:author="PR Preview" w:date="2026-01-01T00:00:00Z">
        <w:r>
          <w:t xml:space="preserve">), and</w:t>
        </w:r>
      </w:ins>
      <w:ins w:id="21416" w:author="PR Preview" w:date="2026-01-01T00:00:00Z">
        <w:r>
          <w:t xml:space="preserve"> </w:t>
        </w:r>
      </w:ins>
      <m:oMath>
        <m:acc>
          <m:accPr>
            <m:chr m:val="̂"/>
          </m:accPr>
          <m:e>
            <m:acc>
              <m:accPr>
                <m:chr m:val="̃"/>
              </m:accPr>
              <m:e>
                <m:r>
                  <m:t>x</m:t>
                </m:r>
              </m:e>
            </m:acc>
          </m:e>
        </m:acc>
      </m:oMath>
      <w:ins w:id="21417" w:author="PR Preview" w:date="2026-01-01T00:00:00Z">
        <w:r>
          <w:t xml:space="preserve"> </w:t>
        </w:r>
      </w:ins>
      <w:ins w:id="21418" w:author="PR Preview" w:date="2026-01-01T00:00:00Z">
        <w:r>
          <w:t xml:space="preserve">is a least squares solution.</w:t>
        </w:r>
      </w:ins>
      <w:ins w:id="21419" w:author="PR Preview" w:date="2026-01-01T00:00:00Z">
        <w:r>
          <w:t xml:space="preserve"> </w:t>
        </w:r>
      </w:ins>
      <w:ins w:id="21420" w:author="PR Preview" w:date="2026-01-01T00:00:00Z">
        <w:r>
          <w:t xml:space="preserve">Conversely, let</w:t>
        </w:r>
      </w:ins>
      <w:ins w:id="21421" w:author="PR Preview" w:date="2026-01-01T00:00:00Z">
        <w:r>
          <w:t xml:space="preserve"> </w:t>
        </w:r>
      </w:ins>
      <m:oMath>
        <m:acc>
          <m:accPr>
            <m:chr m:val="̂"/>
          </m:accPr>
          <m:e>
            <m:acc>
              <m:accPr>
                <m:chr m:val="̃"/>
              </m:accPr>
              <m:e>
                <m:r>
                  <m:t>x</m:t>
                </m:r>
              </m:e>
            </m:acc>
          </m:e>
        </m:acc>
      </m:oMath>
      <w:ins w:id="21422" w:author="PR Preview" w:date="2026-01-01T00:00:00Z">
        <w:r>
          <w:t xml:space="preserve"> </w:t>
        </w:r>
      </w:ins>
      <w:ins w:id="21423" w:author="PR Preview" w:date="2026-01-01T00:00:00Z">
        <w:r>
          <w:t xml:space="preserve">be a least squares solution.</w:t>
        </w:r>
      </w:ins>
      <w:ins w:id="21424" w:author="PR Preview" w:date="2026-01-01T00:00:00Z">
        <w:r>
          <w:t xml:space="preserve"> </w:t>
        </w:r>
      </w:ins>
      <m:oMath>
        <m:acc>
          <m:accPr>
            <m:chr m:val="̃"/>
          </m:accPr>
          <m:e>
            <m:r>
              <m:t>u</m:t>
            </m:r>
          </m:e>
        </m:acc>
        <m:r>
          <m:rPr>
            <m:sty m:val="p"/>
          </m:rPr>
          <m:t>∈</m:t>
        </m:r>
        <m:r>
          <m:rPr>
            <m:scr m:val="script"/>
            <m:sty m:val="p"/>
          </m:rPr>
          <m:t>C</m:t>
        </m:r>
        <m:r>
          <m:rPr>
            <m:sty m:val="p"/>
          </m:rPr>
          <m:t>(</m:t>
        </m:r>
        <m:r>
          <m:rPr>
            <m:sty m:val="bi"/>
          </m:rPr>
          <m:t>A</m:t>
        </m:r>
        <m:r>
          <m:rPr>
            <m:sty m:val="p"/>
          </m:rPr>
          <m:t>)</m:t>
        </m:r>
      </m:oMath>
      <w:ins w:id="21425" w:author="PR Preview" w:date="2026-01-01T00:00:00Z">
        <w:r>
          <w:t xml:space="preserve">, so</w:t>
        </w:r>
      </w:ins>
      <w:ins w:id="21426" w:author="PR Preview" w:date="2026-01-01T00:00:00Z">
        <w:r>
          <w:t xml:space="preserve"> </w:t>
        </w:r>
      </w:ins>
      <m:oMath>
        <m:acc>
          <m:accPr>
            <m:chr m:val="̃"/>
          </m:accPr>
          <m:e>
            <m:r>
              <m:t>u</m:t>
            </m:r>
          </m:e>
        </m:acc>
        <m:r>
          <m:rPr>
            <m:sty m:val="p"/>
          </m:rPr>
          <m:t>=</m:t>
        </m:r>
        <m:r>
          <m:rPr>
            <m:sty m:val="bi"/>
          </m:rPr>
          <m:t>A</m:t>
        </m:r>
        <m:sSub>
          <m:e>
            <m:acc>
              <m:accPr>
                <m:chr m:val="̃"/>
              </m:accPr>
              <m:e>
                <m:r>
                  <m:t>x</m:t>
                </m:r>
              </m:e>
            </m:acc>
          </m:e>
          <m:sub>
            <m:r>
              <m:t>0</m:t>
            </m:r>
          </m:sub>
        </m:sSub>
      </m:oMath>
      <w:ins w:id="21427" w:author="PR Preview" w:date="2026-01-01T00:00:00Z">
        <w:r>
          <w:t xml:space="preserve"> </w:t>
        </w:r>
      </w:ins>
      <w:ins w:id="21428" w:author="PR Preview" w:date="2026-01-01T00:00:00Z">
        <w:r>
          <w:t xml:space="preserve">for some</w:t>
        </w:r>
      </w:ins>
      <w:ins w:id="21429" w:author="PR Preview" w:date="2026-01-01T00:00:00Z">
        <w:r>
          <w:t xml:space="preserve"> </w:t>
        </w:r>
      </w:ins>
      <m:oMath>
        <m:sSub>
          <m:e>
            <m:acc>
              <m:accPr>
                <m:chr m:val="̃"/>
              </m:accPr>
              <m:e>
                <m:r>
                  <m:t>x</m:t>
                </m:r>
              </m:e>
            </m:acc>
          </m:e>
          <m:sub>
            <m:r>
              <m:t>0</m:t>
            </m:r>
          </m:sub>
        </m:sSub>
      </m:oMath>
      <w:ins w:id="21430" w:author="PR Preview" w:date="2026-01-01T00:00:00Z">
        <w:r>
          <w:t xml:space="preserve"> </w:t>
        </w:r>
      </w:ins>
      <w:ins w:id="21431" w:author="PR Preview" w:date="2026-01-01T00:00:00Z">
        <w:r>
          <w:t xml:space="preserve">(</w:t>
        </w:r>
      </w:ins>
      <w:hyperlink w:anchor="def-column-space">
        <w:ins w:id="21432" w:author="PR Preview" w:date="2026-01-01T00:00:00Z">
          <w:r>
            <w:rPr>
              <w:rStyle w:val="Hyperlink"/>
            </w:rPr>
            <w:t xml:space="preserve">Definition 45</w:t>
          </w:r>
        </w:ins>
      </w:hyperlink>
      <w:ins w:id="21433" w:author="PR Preview" w:date="2026-01-01T00:00:00Z">
        <w:r>
          <w:t xml:space="preserve">), and</w:t>
        </w:r>
      </w:ins>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101</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84</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ins w:id="21434" w:author="PR Preview" w:date="2026-01-01T00:00:00Z">
        <w:r>
          <w:t xml:space="preserve">so the last inequality is an equality,</w:t>
        </w:r>
      </w:ins>
      <w:ins w:id="21435" w:author="PR Preview" w:date="2026-01-01T00:00:00Z">
        <w:r>
          <w:t xml:space="preserve"> </w:t>
        </w:r>
      </w:ins>
      <w:ins w:id="21436" w:author="PR Preview" w:date="2026-01-01T00:00:00Z">
        <w:r>
          <w:t xml:space="preserve">and the equality case of</w:t>
        </w:r>
      </w:ins>
      <w:ins w:id="21437" w:author="PR Preview" w:date="2026-01-01T00:00:00Z">
        <w:r>
          <w:t xml:space="preserve"> </w:t>
        </w:r>
      </w:ins>
      <w:hyperlink w:anchor="thm-closest-point">
        <w:ins w:id="21438" w:author="PR Preview" w:date="2026-01-01T00:00:00Z">
          <w:r>
            <w:rPr>
              <w:rStyle w:val="Hyperlink"/>
            </w:rPr>
            <w:t xml:space="preserve">Theorem 84</w:t>
          </w:r>
        </w:ins>
      </w:hyperlink>
      <w:ins w:id="21439" w:author="PR Preview" w:date="2026-01-01T00:00:00Z">
        <w:r>
          <w:t xml:space="preserve"> </w:t>
        </w:r>
      </w:ins>
      <w:ins w:id="21440" w:author="PR Preview" w:date="2026-01-01T00:00:00Z">
        <w:r>
          <w:t xml:space="preserve">gives</w:t>
        </w:r>
      </w:ins>
      <w:ins w:id="21441"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21442" w:author="PR Preview" w:date="2026-01-01T00:00:00Z">
        <w:r>
          <w:t xml:space="preserve">.</w:t>
        </w:r>
      </w:ins>
    </w:p>
    <w:p>
      <w:pPr>
        <w:pStyle w:val="BodyText"/>
      </w:pPr>
      <w:ins w:id="21443" w:author="PR Preview" w:date="2026-01-01T00:00:00Z">
        <w:r>
          <w:rPr>
            <w:b/>
            <w:bCs/>
          </w:rPr>
          <w:t xml:space="preserve">Parts 1 and 3.</w:t>
        </w:r>
      </w:ins>
      <w:ins w:id="21444"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21445" w:author="PR Preview" w:date="2026-01-01T00:00:00Z">
        <w:r>
          <w:t xml:space="preserve"> </w:t>
        </w:r>
      </w:ins>
      <w:ins w:id="21446" w:author="PR Preview" w:date="2026-01-01T00:00:00Z">
        <w:r>
          <w:t xml:space="preserve">holds exactly when</w:t>
        </w:r>
      </w:ins>
      <w:ins w:id="21447" w:author="PR Preview" w:date="2026-01-01T00:00:00Z">
        <w:r>
          <w:t xml:space="preserve"> </w:t>
        </w:r>
      </w:ins>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ins w:id="21448" w:author="PR Preview" w:date="2026-01-01T00:00:00Z">
        <w:r>
          <w:t xml:space="preserve">:</w:t>
        </w:r>
      </w:ins>
      <w:ins w:id="21449" w:author="PR Preview" w:date="2026-01-01T00:00:00Z">
        <w:r>
          <w:t xml:space="preserve"> </w:t>
        </w:r>
      </w:ins>
      <w:ins w:id="21450" w:author="PR Preview" w:date="2026-01-01T00:00:00Z">
        <w:r>
          <w:t xml:space="preserve">if</w:t>
        </w:r>
      </w:ins>
      <w:ins w:id="21451"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21452" w:author="PR Preview" w:date="2026-01-01T00:00:00Z">
        <w:r>
          <w:t xml:space="preserve">, then</w:t>
        </w:r>
      </w:ins>
      <w:ins w:id="21453" w:author="PR Preview" w:date="2026-01-01T00:00:00Z">
        <w:r>
          <w:t xml:space="preserve"> </w:t>
        </w:r>
      </w:ins>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ins w:id="21454" w:author="PR Preview" w:date="2026-01-01T00:00:00Z">
        <w:r>
          <w:t xml:space="preserve"> </w:t>
        </w:r>
      </w:ins>
      <w:ins w:id="21455" w:author="PR Preview" w:date="2026-01-01T00:00:00Z">
        <w:r>
          <w:t xml:space="preserve">(</w:t>
        </w:r>
      </w:ins>
      <w:hyperlink w:anchor="def-orthogonal-projection">
        <w:ins w:id="21456" w:author="PR Preview" w:date="2026-01-01T00:00:00Z">
          <w:r>
            <w:rPr>
              <w:rStyle w:val="Hyperlink"/>
            </w:rPr>
            <w:t xml:space="preserve">Definition 96</w:t>
          </w:r>
        </w:ins>
      </w:hyperlink>
      <w:ins w:id="21457" w:author="PR Preview" w:date="2026-01-01T00:00:00Z">
        <w:r>
          <w:t xml:space="preserve">);</w:t>
        </w:r>
      </w:ins>
      <w:ins w:id="21458" w:author="PR Preview" w:date="2026-01-01T00:00:00Z">
        <w:r>
          <w:t xml:space="preserve"> </w:t>
        </w:r>
      </w:ins>
      <w:ins w:id="21459" w:author="PR Preview" w:date="2026-01-01T00:00:00Z">
        <w:r>
          <w:t xml:space="preserve">conversely, if</w:t>
        </w:r>
      </w:ins>
      <w:ins w:id="21460" w:author="PR Preview" w:date="2026-01-01T00:00:00Z">
        <w:r>
          <w:t xml:space="preserve"> </w:t>
        </w:r>
      </w:ins>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ins w:id="21461" w:author="PR Preview" w:date="2026-01-01T00:00:00Z">
        <w:r>
          <w:t xml:space="preserve">,</w:t>
        </w:r>
      </w:ins>
      <w:ins w:id="21462" w:author="PR Preview" w:date="2026-01-01T00:00:00Z">
        <w:r>
          <w:t xml:space="preserve"> </w:t>
        </w:r>
      </w:ins>
      <w:ins w:id="21463" w:author="PR Preview" w:date="2026-01-01T00:00:00Z">
        <w:r>
          <w:t xml:space="preserve">then</w:t>
        </w:r>
      </w:ins>
      <w:ins w:id="21464" w:author="PR Preview" w:date="2026-01-01T00:00:00Z">
        <w:r>
          <w:t xml:space="preserve"> </w:t>
        </w:r>
      </w:ins>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ins w:id="21465" w:author="PR Preview" w:date="2026-01-01T00:00:00Z">
        <w:r>
          <w:t xml:space="preserve"> </w:t>
        </w:r>
      </w:ins>
      <w:ins w:id="21466" w:author="PR Preview" w:date="2026-01-01T00:00:00Z">
        <w:r>
          <w:t xml:space="preserve">is a split into</w:t>
        </w:r>
      </w:ins>
      <w:ins w:id="21467" w:author="PR Preview" w:date="2026-01-01T00:00:00Z">
        <w:r>
          <w:t xml:space="preserve"> </w:t>
        </w:r>
      </w:ins>
      <m:oMath>
        <m:r>
          <m:rPr>
            <m:scr m:val="script"/>
            <m:sty m:val="p"/>
          </m:rPr>
          <m:t>C</m:t>
        </m:r>
        <m:r>
          <m:rPr>
            <m:sty m:val="p"/>
          </m:rPr>
          <m:t>(</m:t>
        </m:r>
        <m:r>
          <m:rPr>
            <m:sty m:val="bi"/>
          </m:rPr>
          <m:t>A</m:t>
        </m:r>
        <m:r>
          <m:rPr>
            <m:sty m:val="p"/>
          </m:rPr>
          <m:t>)</m:t>
        </m:r>
      </m:oMath>
      <w:ins w:id="21468" w:author="PR Preview" w:date="2026-01-01T00:00:00Z">
        <w:r>
          <w:t xml:space="preserve"> </w:t>
        </w:r>
      </w:ins>
      <w:ins w:id="21469" w:author="PR Preview" w:date="2026-01-01T00:00:00Z">
        <w:r>
          <w:t xml:space="preserve">and</w:t>
        </w:r>
      </w:ins>
      <w:ins w:id="21470"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21471" w:author="PR Preview" w:date="2026-01-01T00:00:00Z">
        <w:r>
          <w:t xml:space="preserve">,</w:t>
        </w:r>
      </w:ins>
      <w:ins w:id="21472" w:author="PR Preview" w:date="2026-01-01T00:00:00Z">
        <w:r>
          <w:t xml:space="preserve"> </w:t>
        </w:r>
      </w:ins>
      <w:ins w:id="21473" w:author="PR Preview" w:date="2026-01-01T00:00:00Z">
        <w:r>
          <w:t xml:space="preserve">so</w:t>
        </w:r>
      </w:ins>
      <w:ins w:id="21474"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21475" w:author="PR Preview" w:date="2026-01-01T00:00:00Z">
        <w:r>
          <w:t xml:space="preserve"> </w:t>
        </w:r>
      </w:ins>
      <w:ins w:id="21476" w:author="PR Preview" w:date="2026-01-01T00:00:00Z">
        <w:r>
          <w:t xml:space="preserve">by the uniqueness in</w:t>
        </w:r>
      </w:ins>
      <w:ins w:id="21477" w:author="PR Preview" w:date="2026-01-01T00:00:00Z">
        <w:r>
          <w:t xml:space="preserve"> </w:t>
        </w:r>
      </w:ins>
      <w:hyperlink w:anchor="thm-orthogonal-direct-sum">
        <w:ins w:id="21478" w:author="PR Preview" w:date="2026-01-01T00:00:00Z">
          <w:r>
            <w:rPr>
              <w:rStyle w:val="Hyperlink"/>
            </w:rPr>
            <w:t xml:space="preserve">Theorem 51</w:t>
          </w:r>
        </w:ins>
      </w:hyperlink>
      <w:ins w:id="21479" w:author="PR Preview" w:date="2026-01-01T00:00:00Z">
        <w:r>
          <w:t xml:space="preserve">.</w:t>
        </w:r>
      </w:ins>
      <w:ins w:id="21480" w:author="PR Preview" w:date="2026-01-01T00:00:00Z">
        <w:r>
          <w:t xml:space="preserve"> </w:t>
        </w:r>
      </w:ins>
      <w:ins w:id="21481" w:author="PR Preview" w:date="2026-01-01T00:00:00Z">
        <w:r>
          <w:t xml:space="preserve">And</w:t>
        </w:r>
      </w:ins>
      <w:ins w:id="21482"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21483" w:author="PR Preview" w:date="2026-01-01T00:00:00Z">
        <w:r>
          <w:t xml:space="preserve"> </w:t>
        </w:r>
      </w:ins>
      <w:ins w:id="21484" w:author="PR Preview" w:date="2026-01-01T00:00:00Z">
        <w:r>
          <w:t xml:space="preserve">(</w:t>
        </w:r>
      </w:ins>
      <w:hyperlink w:anchor="thm-complement-null-space">
        <w:ins w:id="21485" w:author="PR Preview" w:date="2026-01-01T00:00:00Z">
          <w:r>
            <w:rPr>
              <w:rStyle w:val="Hyperlink"/>
            </w:rPr>
            <w:t xml:space="preserve">Theorem 50</w:t>
          </w:r>
        </w:ins>
      </w:hyperlink>
      <w:ins w:id="21486" w:author="PR Preview" w:date="2026-01-01T00:00:00Z">
        <w:r>
          <w:t xml:space="preserve">), where</w:t>
        </w:r>
      </w:ins>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88</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del w:id="21487" w:author="PR Preview" w:date="2026-01-01T00:00:00Z">
        <w:r>
          <w:rPr>
            <w:b/>
            <w:bCs/>
          </w:rPr>
          <w:delText xml:space="preserve">Part 4.</w:delText>
        </w:r>
      </w:del>
      <w:del w:id="21488" w:author="PR Preview" w:date="2026-01-01T00:00:00Z">
        <w:r>
          <w:delText xml:space="preserve"> </w:delText>
        </w:r>
      </w:del>
      <w:del w:id="21489" w:author="PR Preview" w:date="2026-01-01T00:00:00Z">
        <w:r>
          <w:delText xml:space="preserve">The least squares solutions are exactly the solutions of</w:delText>
        </w:r>
      </w:del>
      <w:del w:id="21490" w:author="PR Preview" w:date="2026-01-01T00:00:00Z">
        <w:r>
          <w:delText xml:space="preserve"> </w:delText>
        </w:r>
      </w:del>
      <m:oMath>
        <m:r>
          <m:rPr>
            <m:sty m:val="bi"/>
          </m:rPr>
          <m:t>A</m:t>
        </m:r>
        <m:acc>
          <m:accPr>
            <m:chr m:val="̃"/>
          </m:accPr>
          <m:e>
            <m:r>
              <m:t>x</m:t>
            </m:r>
          </m:e>
        </m:acc>
        <m:r>
          <m:rPr>
            <m:sty m:val="p"/>
          </m:rPr>
          <m:t>=</m:t>
        </m:r>
        <m:acc>
          <m:accPr>
            <m:chr m:val="̃"/>
          </m:accPr>
          <m:e>
            <m:r>
              <m:t>u</m:t>
            </m:r>
          </m:e>
        </m:acc>
      </m:oMath>
      <w:del w:id="21491" w:author="PR Preview" w:date="2026-01-01T00:00:00Z">
        <w:r>
          <w:delText xml:space="preserve">,</w:delText>
        </w:r>
      </w:del>
      <w:del w:id="21492" w:author="PR Preview" w:date="2026-01-01T00:00:00Z">
        <w:r>
          <w:delText xml:space="preserve"> </w:delText>
        </w:r>
      </w:del>
      <w:del w:id="21493" w:author="PR Preview" w:date="2026-01-01T00:00:00Z">
        <w:r>
          <w:delText xml:space="preserve">a consistent system,</w:delText>
        </w:r>
      </w:del>
      <w:del w:id="21494" w:author="PR Preview" w:date="2026-01-01T00:00:00Z">
        <w:r>
          <w:delText xml:space="preserve"> </w:delText>
        </w:r>
      </w:del>
      <w:del w:id="21495" w:author="PR Preview" w:date="2026-01-01T00:00:00Z">
        <w:r>
          <w:delText xml:space="preserve">so there is exactly one when</w:delText>
        </w:r>
      </w:del>
      <w:del w:id="21496"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1497" w:author="PR Preview" w:date="2026-01-01T00:00:00Z">
        <w:r>
          <w:delText xml:space="preserve"> </w:delText>
        </w:r>
      </w:del>
      <w:del w:id="21498" w:author="PR Preview" w:date="2026-01-01T00:00:00Z">
        <w:r>
          <w:delText xml:space="preserve">and more than one otherwise (</w:delText>
        </w:r>
      </w:del>
      <w:hyperlink w:anchor="cor-solution-unique">
        <w:del w:id="21499" w:author="PR Preview" w:date="2026-01-01T00:00:00Z">
          <w:r>
            <w:rPr>
              <w:rStyle w:val="Hyperlink"/>
            </w:rPr>
            <w:delText xml:space="preserve">Corollary 8</w:delText>
          </w:r>
        </w:del>
      </w:hyperlink>
      <w:del w:id="21500" w:author="PR Preview" w:date="2026-01-01T00:00:00Z">
        <w:r>
          <w:delText xml:space="preserve">).</w:delText>
        </w:r>
      </w:del>
      <w:del w:id="21501" w:author="PR Preview" w:date="2026-01-01T00:00:00Z">
        <w:r>
          <w:delText xml:space="preserve"> </w:delText>
        </w:r>
      </w:del>
      <w:del w:id="21502" w:author="PR Preview" w:date="2026-01-01T00:00:00Z">
        <w:r>
          <w:delText xml:space="preserve">When</w:delText>
        </w:r>
      </w:del>
      <w:del w:id="2150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1504" w:author="PR Preview" w:date="2026-01-01T00:00:00Z">
        <w:r>
          <w:delText xml:space="preserve">,</w:delText>
        </w:r>
      </w:del>
      <w:del w:id="21505" w:author="PR Preview" w:date="2026-01-01T00:00:00Z">
        <w:r>
          <w:delText xml:space="preserve"> </w:delText>
        </w:r>
      </w:del>
      <m:oMath>
        <m:sSup>
          <m:e>
            <m:r>
              <m:rPr>
                <m:sty m:val="bi"/>
              </m:rPr>
              <m:t>A</m:t>
            </m:r>
          </m:e>
          <m:sup>
            <m:r>
              <m:rPr>
                <m:sty m:val="p"/>
              </m:rPr>
              <m:t>⊤</m:t>
            </m:r>
          </m:sup>
        </m:sSup>
        <m:r>
          <m:rPr>
            <m:sty m:val="bi"/>
          </m:rPr>
          <m:t>A</m:t>
        </m:r>
      </m:oMath>
      <w:del w:id="21506" w:author="PR Preview" w:date="2026-01-01T00:00:00Z">
        <w:r>
          <w:delText xml:space="preserve"> </w:delText>
        </w:r>
      </w:del>
      <w:del w:id="21507" w:author="PR Preview" w:date="2026-01-01T00:00:00Z">
        <w:r>
          <w:delText xml:space="preserve">is invertible (</w:delText>
        </w:r>
      </w:del>
      <w:hyperlink w:anchor="thm-gram-invertible">
        <w:del w:id="21508" w:author="PR Preview" w:date="2026-01-01T00:00:00Z">
          <w:r>
            <w:rPr>
              <w:rStyle w:val="Hyperlink"/>
            </w:rPr>
            <w:delText xml:space="preserve">Theorem 81</w:delText>
          </w:r>
        </w:del>
      </w:hyperlink>
      <w:del w:id="21509" w:author="PR Preview" w:date="2026-01-01T00:00:00Z">
        <w:r>
          <w:delText xml:space="preserve">),</w:delText>
        </w:r>
      </w:del>
      <w:del w:id="21510" w:author="PR Preview" w:date="2026-01-01T00:00:00Z">
        <w:r>
          <w:delText xml:space="preserve"> </w:delText>
        </w:r>
      </w:del>
      <w:del w:id="21511" w:author="PR Preview" w:date="2026-01-01T00:00:00Z">
        <w:r>
          <w:delText xml:space="preserve">and with</w:delText>
        </w:r>
      </w:del>
      <w:del w:id="21512"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21513" w:author="PR Preview" w:date="2026-01-01T00:00:00Z">
        <w:r>
          <w:delText xml:space="preserve">,</w:delText>
        </w:r>
      </w:del>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p>
      <w:pPr>
        <w:pStyle w:val="FirstParagraph"/>
      </w:pPr>
      <w:del w:id="21514" w:author="PR Preview" w:date="2026-01-01T00:00:00Z">
        <w:r>
          <w:rPr>
            <w:b/>
            <w:bCs/>
          </w:rPr>
          <w:delText xml:space="preserve">Example 178 (A least squares line)</w:delText>
        </w:r>
      </w:del>
      <w:del w:id="21515" w:author="PR Preview" w:date="2026-01-01T00:00:00Z">
        <w:r>
          <w:delText xml:space="preserve"> </w:delText>
        </w:r>
      </w:del>
      <w:del w:id="21516" w:author="PR Preview" w:date="2026-01-01T00:00:00Z">
        <w:r>
          <w:delText xml:space="preserve">Fit</w:delText>
        </w:r>
      </w:del>
      <w:del w:id="21517"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21518" w:author="PR Preview" w:date="2026-01-01T00:00:00Z">
        <w:r>
          <w:delText xml:space="preserve"> </w:delText>
        </w:r>
      </w:del>
      <w:del w:id="21519" w:author="PR Preview" w:date="2026-01-01T00:00:00Z">
        <w:r>
          <w:delText xml:space="preserve">to the points</w:delText>
        </w:r>
      </w:del>
      <w:del w:id="21520"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21521" w:author="PR Preview" w:date="2026-01-01T00:00:00Z">
        <w:r>
          <w:delText xml:space="preserve">:</w:delText>
        </w:r>
      </w:del>
      <w:del w:id="2152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1523" w:author="PR Preview" w:date="2026-01-01T00:00:00Z">
        <w:r>
          <w:delText xml:space="preserve"> </w:delText>
        </w:r>
      </w:del>
      <w:del w:id="21524" w:author="PR Preview" w:date="2026-01-01T00:00:00Z">
        <w:r>
          <w:delText xml:space="preserve">(the</w:delText>
        </w:r>
      </w:del>
      <w:del w:id="21525" w:author="PR Preview" w:date="2026-01-01T00:00:00Z">
        <w:r>
          <w:delText xml:space="preserve"> </w:delText>
        </w:r>
      </w:del>
      <m:oMath>
        <m:r>
          <m:rPr>
            <m:sty m:val="bi"/>
          </m:rPr>
          <m:t>X</m:t>
        </m:r>
      </m:oMath>
      <w:del w:id="21526" w:author="PR Preview" w:date="2026-01-01T00:00:00Z">
        <w:r>
          <w:delText xml:space="preserve"> </w:delText>
        </w:r>
      </w:del>
      <w:del w:id="21527" w:author="PR Preview" w:date="2026-01-01T00:00:00Z">
        <w:r>
          <w:delText xml:space="preserve">of</w:delText>
        </w:r>
      </w:del>
      <w:del w:id="21528" w:author="PR Preview" w:date="2026-01-01T00:00:00Z">
        <w:r>
          <w:delText xml:space="preserve"> </w:delText>
        </w:r>
      </w:del>
      <w:hyperlink w:anchor="exm-gram-invertible">
        <w:del w:id="21529" w:author="PR Preview" w:date="2026-01-01T00:00:00Z">
          <w:r>
            <w:rPr>
              <w:rStyle w:val="Hyperlink"/>
            </w:rPr>
            <w:delText xml:space="preserve">Example 152</w:delText>
          </w:r>
        </w:del>
      </w:hyperlink>
      <w:del w:id="21530" w:author="PR Preview" w:date="2026-01-01T00:00:00Z">
        <w:r>
          <w:delText xml:space="preserve">)</w:delText>
        </w:r>
      </w:del>
      <w:del w:id="21531" w:author="PR Preview" w:date="2026-01-01T00:00:00Z">
        <w:r>
          <w:delText xml:space="preserve"> </w:delText>
        </w:r>
      </w:del>
      <w:del w:id="21532" w:author="PR Preview" w:date="2026-01-01T00:00:00Z">
        <w:r>
          <w:delText xml:space="preserve">and</w:delText>
        </w:r>
      </w:del>
      <w:del w:id="21533" w:author="PR Preview" w:date="2026-01-01T00:00:00Z">
        <w:r>
          <w:delText xml:space="preserve"> </w:delText>
        </w:r>
      </w:del>
      <m:oMath>
        <m:acc>
          <m:accPr>
            <m:chr m:val="̃"/>
          </m:accPr>
          <m:e>
            <m:r>
              <m:t>b</m:t>
            </m:r>
          </m:e>
        </m:acc>
        <m:r>
          <m:rPr>
            <m:sty m:val="p"/>
          </m:rPr>
          <m:t>=</m:t>
        </m:r>
        <m:r>
          <m:rPr>
            <m:sty m:val="p"/>
          </m:rPr>
          <m:t>(</m:t>
        </m:r>
        <m:r>
          <m:t>1</m:t>
        </m:r>
        <m:r>
          <m:rPr>
            <m:sty m:val="p"/>
          </m:rPr>
          <m:t>,</m:t>
        </m:r>
        <m:r>
          <m:t>2</m:t>
        </m:r>
        <m:r>
          <m:rPr>
            <m:sty m:val="p"/>
          </m:rPr>
          <m:t>,</m:t>
        </m:r>
        <m:r>
          <m:t>2</m:t>
        </m:r>
        <m:r>
          <m:rPr>
            <m:sty m:val="p"/>
          </m:rPr>
          <m:t>)</m:t>
        </m:r>
      </m:oMath>
      <w:del w:id="21534" w:author="PR Preview" w:date="2026-01-01T00:00:00Z">
        <w:r>
          <w:delText xml:space="preserve">.</w:delText>
        </w:r>
      </w:del>
      <w:del w:id="21535" w:author="PR Preview" w:date="2026-01-01T00:00:00Z">
        <w:r>
          <w:delText xml:space="preserve"> </w:delText>
        </w:r>
      </w:del>
      <m:oMath>
        <m:r>
          <m:rPr>
            <m:sty m:val="bi"/>
          </m:rPr>
          <m:t>A</m:t>
        </m:r>
      </m:oMath>
      <w:del w:id="21536" w:author="PR Preview" w:date="2026-01-01T00:00:00Z">
        <w:r>
          <w:delText xml:space="preserve"> </w:delText>
        </w:r>
      </w:del>
      <w:del w:id="21537" w:author="PR Preview" w:date="2026-01-01T00:00:00Z">
        <w:r>
          <w:delText xml:space="preserve">has rank</w:delText>
        </w:r>
      </w:del>
      <w:del w:id="21538" w:author="PR Preview" w:date="2026-01-01T00:00:00Z">
        <w:r>
          <w:delText xml:space="preserve"> </w:delText>
        </w:r>
      </w:del>
      <m:oMath>
        <m:r>
          <m:t>2</m:t>
        </m:r>
      </m:oMath>
      <w:del w:id="21539" w:author="PR Preview" w:date="2026-01-01T00:00:00Z">
        <w:r>
          <w:delText xml:space="preserve"> </w:delText>
        </w:r>
      </w:del>
      <w:del w:id="21540" w:author="PR Preview" w:date="2026-01-01T00:00:00Z">
        <w:r>
          <w:delText xml:space="preserve">(</w:delText>
        </w:r>
      </w:del>
      <w:hyperlink w:anchor="exm-rank">
        <w:del w:id="21541" w:author="PR Preview" w:date="2026-01-01T00:00:00Z">
          <w:r>
            <w:rPr>
              <w:rStyle w:val="Hyperlink"/>
            </w:rPr>
            <w:delText xml:space="preserve">Example 33</w:delText>
          </w:r>
        </w:del>
      </w:hyperlink>
      <w:del w:id="21542" w:author="PR Preview" w:date="2026-01-01T00:00:00Z">
        <w:r>
          <w:delText xml:space="preserve">), so the solution is unique (part 4).</w:delText>
        </w:r>
      </w:del>
      <w:del w:id="21543"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21544" w:author="PR Preview" w:date="2026-01-01T00:00:00Z">
        <w:r>
          <w:delText xml:space="preserve"> </w:delText>
        </w:r>
      </w:del>
      <w:del w:id="21545" w:author="PR Preview" w:date="2026-01-01T00:00:00Z">
        <w:r>
          <w:delText xml:space="preserve">has inverse</w:delText>
        </w:r>
      </w:del>
      <w:del w:id="21546"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21547" w:author="PR Preview" w:date="2026-01-01T00:00:00Z">
        <w:r>
          <w:delText xml:space="preserve"> </w:delText>
        </w:r>
      </w:del>
      <w:del w:id="21548" w:author="PR Preview" w:date="2026-01-01T00:00:00Z">
        <w:r>
          <w:delText xml:space="preserve">(</w:delText>
        </w:r>
      </w:del>
      <w:hyperlink w:anchor="exm-gram-invertible">
        <w:del w:id="21549" w:author="PR Preview" w:date="2026-01-01T00:00:00Z">
          <w:r>
            <w:rPr>
              <w:rStyle w:val="Hyperlink"/>
            </w:rPr>
            <w:delText xml:space="preserve">Example 152</w:delText>
          </w:r>
        </w:del>
      </w:hyperlink>
      <w:del w:id="21550" w:author="PR Preview" w:date="2026-01-01T00:00:00Z">
        <w:r>
          <w:delText xml:space="preserve">),</w:delText>
        </w:r>
      </w:del>
      <w:del w:id="21551" w:author="PR Preview" w:date="2026-01-01T00:00:00Z">
        <w:r>
          <w:delText xml:space="preserve"> </w:delText>
        </w:r>
      </w:del>
      <w:del w:id="21552" w:author="PR Preview" w:date="2026-01-01T00:00:00Z">
        <w:r>
          <w:delText xml:space="preserve">and</w:delText>
        </w:r>
      </w:del>
    </w:p>
    <w:p>
      <w:pPr>
        <w:pStyle w:val="BodyText"/>
      </w:pPr>
      <w:ins w:id="21553" w:author="PR Preview" w:date="2026-01-01T00:00:00Z">
        <w:r>
          <w:rPr>
            <w:b/>
            <w:bCs/>
          </w:rPr>
          <w:t xml:space="preserve">Part 4.</w:t>
        </w:r>
      </w:ins>
      <w:ins w:id="21554" w:author="PR Preview" w:date="2026-01-01T00:00:00Z">
        <w:r>
          <w:t xml:space="preserve"> </w:t>
        </w:r>
      </w:ins>
      <w:ins w:id="21555" w:author="PR Preview" w:date="2026-01-01T00:00:00Z">
        <w:r>
          <w:t xml:space="preserve">The least squares solutions are exactly the solutions of</w:t>
        </w:r>
      </w:ins>
      <w:ins w:id="21556" w:author="PR Preview" w:date="2026-01-01T00:00:00Z">
        <w:r>
          <w:t xml:space="preserve"> </w:t>
        </w:r>
      </w:ins>
      <m:oMath>
        <m:r>
          <m:rPr>
            <m:sty m:val="bi"/>
          </m:rPr>
          <m:t>A</m:t>
        </m:r>
        <m:acc>
          <m:accPr>
            <m:chr m:val="̃"/>
          </m:accPr>
          <m:e>
            <m:r>
              <m:t>x</m:t>
            </m:r>
          </m:e>
        </m:acc>
        <m:r>
          <m:rPr>
            <m:sty m:val="p"/>
          </m:rPr>
          <m:t>=</m:t>
        </m:r>
        <m:acc>
          <m:accPr>
            <m:chr m:val="̃"/>
          </m:accPr>
          <m:e>
            <m:r>
              <m:t>u</m:t>
            </m:r>
          </m:e>
        </m:acc>
      </m:oMath>
      <w:ins w:id="21557" w:author="PR Preview" w:date="2026-01-01T00:00:00Z">
        <w:r>
          <w:t xml:space="preserve">,</w:t>
        </w:r>
      </w:ins>
      <w:ins w:id="21558" w:author="PR Preview" w:date="2026-01-01T00:00:00Z">
        <w:r>
          <w:t xml:space="preserve"> </w:t>
        </w:r>
      </w:ins>
      <w:ins w:id="21559" w:author="PR Preview" w:date="2026-01-01T00:00:00Z">
        <w:r>
          <w:t xml:space="preserve">a consistent system,</w:t>
        </w:r>
      </w:ins>
      <w:ins w:id="21560" w:author="PR Preview" w:date="2026-01-01T00:00:00Z">
        <w:r>
          <w:t xml:space="preserve"> </w:t>
        </w:r>
      </w:ins>
      <w:ins w:id="21561" w:author="PR Preview" w:date="2026-01-01T00:00:00Z">
        <w:r>
          <w:t xml:space="preserve">so there is exactly one when</w:t>
        </w:r>
      </w:ins>
      <w:ins w:id="21562" w:author="PR Preview" w:date="2026-01-01T00:00:00Z">
        <w:r>
          <w:t xml:space="preserve"> </w:t>
        </w:r>
      </w:ins>
      <m:oMath>
        <m:r>
          <m:rPr>
            <m:sty m:val="p"/>
          </m:rPr>
          <m:t>rank</m:t>
        </m:r>
        <m:r>
          <m:rPr>
            <m:sty m:val="p"/>
          </m:rPr>
          <m:t>(</m:t>
        </m:r>
        <m:r>
          <m:rPr>
            <m:sty m:val="bi"/>
          </m:rPr>
          <m:t>A</m:t>
        </m:r>
        <m:r>
          <m:rPr>
            <m:sty m:val="p"/>
          </m:rPr>
          <m:t>)</m:t>
        </m:r>
        <m:r>
          <m:rPr>
            <m:sty m:val="p"/>
          </m:rPr>
          <m:t>=</m:t>
        </m:r>
        <m:r>
          <m:t>n</m:t>
        </m:r>
      </m:oMath>
      <w:ins w:id="21563" w:author="PR Preview" w:date="2026-01-01T00:00:00Z">
        <w:r>
          <w:t xml:space="preserve"> </w:t>
        </w:r>
      </w:ins>
      <w:ins w:id="21564" w:author="PR Preview" w:date="2026-01-01T00:00:00Z">
        <w:r>
          <w:t xml:space="preserve">and more than one otherwise (</w:t>
        </w:r>
      </w:ins>
      <w:hyperlink w:anchor="cor-solution-unique">
        <w:ins w:id="21565" w:author="PR Preview" w:date="2026-01-01T00:00:00Z">
          <w:r>
            <w:rPr>
              <w:rStyle w:val="Hyperlink"/>
            </w:rPr>
            <w:t xml:space="preserve">Corollary 8</w:t>
          </w:r>
        </w:ins>
      </w:hyperlink>
      <w:ins w:id="21566" w:author="PR Preview" w:date="2026-01-01T00:00:00Z">
        <w:r>
          <w:t xml:space="preserve">).</w:t>
        </w:r>
      </w:ins>
      <w:ins w:id="21567" w:author="PR Preview" w:date="2026-01-01T00:00:00Z">
        <w:r>
          <w:t xml:space="preserve"> </w:t>
        </w:r>
      </w:ins>
      <w:ins w:id="21568" w:author="PR Preview" w:date="2026-01-01T00:00:00Z">
        <w:r>
          <w:t xml:space="preserve">When</w:t>
        </w:r>
      </w:ins>
      <w:ins w:id="21569" w:author="PR Preview" w:date="2026-01-01T00:00:00Z">
        <w:r>
          <w:t xml:space="preserve"> </w:t>
        </w:r>
      </w:ins>
      <m:oMath>
        <m:r>
          <m:rPr>
            <m:sty m:val="p"/>
          </m:rPr>
          <m:t>rank</m:t>
        </m:r>
        <m:r>
          <m:rPr>
            <m:sty m:val="p"/>
          </m:rPr>
          <m:t>(</m:t>
        </m:r>
        <m:r>
          <m:rPr>
            <m:sty m:val="bi"/>
          </m:rPr>
          <m:t>A</m:t>
        </m:r>
        <m:r>
          <m:rPr>
            <m:sty m:val="p"/>
          </m:rPr>
          <m:t>)</m:t>
        </m:r>
        <m:r>
          <m:rPr>
            <m:sty m:val="p"/>
          </m:rPr>
          <m:t>=</m:t>
        </m:r>
        <m:r>
          <m:t>n</m:t>
        </m:r>
      </m:oMath>
      <w:ins w:id="21570" w:author="PR Preview" w:date="2026-01-01T00:00:00Z">
        <w:r>
          <w:t xml:space="preserve">,</w:t>
        </w:r>
      </w:ins>
      <w:ins w:id="21571" w:author="PR Preview" w:date="2026-01-01T00:00:00Z">
        <w:r>
          <w:t xml:space="preserve"> </w:t>
        </w:r>
      </w:ins>
      <m:oMath>
        <m:sSup>
          <m:e>
            <m:r>
              <m:rPr>
                <m:sty m:val="bi"/>
              </m:rPr>
              <m:t>A</m:t>
            </m:r>
          </m:e>
          <m:sup>
            <m:r>
              <m:rPr>
                <m:sty m:val="p"/>
              </m:rPr>
              <m:t>⊤</m:t>
            </m:r>
          </m:sup>
        </m:sSup>
        <m:r>
          <m:rPr>
            <m:sty m:val="bi"/>
          </m:rPr>
          <m:t>A</m:t>
        </m:r>
      </m:oMath>
      <w:ins w:id="21572" w:author="PR Preview" w:date="2026-01-01T00:00:00Z">
        <w:r>
          <w:t xml:space="preserve"> </w:t>
        </w:r>
      </w:ins>
      <w:ins w:id="21573" w:author="PR Preview" w:date="2026-01-01T00:00:00Z">
        <w:r>
          <w:t xml:space="preserve">is invertible (</w:t>
        </w:r>
      </w:ins>
      <w:hyperlink w:anchor="thm-gram-invertible">
        <w:ins w:id="21574" w:author="PR Preview" w:date="2026-01-01T00:00:00Z">
          <w:r>
            <w:rPr>
              <w:rStyle w:val="Hyperlink"/>
            </w:rPr>
            <w:t xml:space="preserve">Theorem 82</w:t>
          </w:r>
        </w:ins>
      </w:hyperlink>
      <w:ins w:id="21575" w:author="PR Preview" w:date="2026-01-01T00:00:00Z">
        <w:r>
          <w:t xml:space="preserve">),</w:t>
        </w:r>
      </w:ins>
      <w:ins w:id="21576" w:author="PR Preview" w:date="2026-01-01T00:00:00Z">
        <w:r>
          <w:t xml:space="preserve"> </w:t>
        </w:r>
      </w:ins>
      <w:ins w:id="21577" w:author="PR Preview" w:date="2026-01-01T00:00:00Z">
        <w:r>
          <w:t xml:space="preserve">and with</w:t>
        </w:r>
      </w:ins>
      <w:ins w:id="21578"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21579" w:author="PR Preview" w:date="2026-01-01T00:00:00Z">
        <w:r>
          <w:t xml:space="preserve">,</w:t>
        </w:r>
      </w:ins>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71" w:name="exm-normal-equations"/>
    <w:p>
      <w:pPr>
        <w:pStyle w:val="FirstParagraph"/>
      </w:pPr>
      <w:ins w:id="21580" w:author="PR Preview" w:date="2026-01-01T00:00:00Z">
        <w:r>
          <w:rPr>
            <w:b/>
            <w:bCs/>
          </w:rPr>
          <w:t xml:space="preserve">Example 181 (A least squares line)</w:t>
        </w:r>
      </w:ins>
      <w:ins w:id="21581" w:author="PR Preview" w:date="2026-01-01T00:00:00Z">
        <w:r>
          <w:t xml:space="preserve"> </w:t>
        </w:r>
      </w:ins>
      <w:ins w:id="21582" w:author="PR Preview" w:date="2026-01-01T00:00:00Z">
        <w:r>
          <w:t xml:space="preserve">Fit</w:t>
        </w:r>
      </w:ins>
      <w:ins w:id="21583"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21584" w:author="PR Preview" w:date="2026-01-01T00:00:00Z">
        <w:r>
          <w:t xml:space="preserve"> </w:t>
        </w:r>
      </w:ins>
      <w:ins w:id="21585" w:author="PR Preview" w:date="2026-01-01T00:00:00Z">
        <w:r>
          <w:t xml:space="preserve">to the points</w:t>
        </w:r>
      </w:ins>
      <w:ins w:id="21586"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21587" w:author="PR Preview" w:date="2026-01-01T00:00:00Z">
        <w:r>
          <w:t xml:space="preserve">:</w:t>
        </w:r>
      </w:ins>
      <w:ins w:id="2158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1589" w:author="PR Preview" w:date="2026-01-01T00:00:00Z">
        <w:r>
          <w:t xml:space="preserve"> </w:t>
        </w:r>
      </w:ins>
      <w:ins w:id="21590" w:author="PR Preview" w:date="2026-01-01T00:00:00Z">
        <w:r>
          <w:t xml:space="preserve">(the</w:t>
        </w:r>
      </w:ins>
      <w:ins w:id="21591" w:author="PR Preview" w:date="2026-01-01T00:00:00Z">
        <w:r>
          <w:t xml:space="preserve"> </w:t>
        </w:r>
      </w:ins>
      <m:oMath>
        <m:r>
          <m:rPr>
            <m:sty m:val="bi"/>
          </m:rPr>
          <m:t>X</m:t>
        </m:r>
      </m:oMath>
      <w:ins w:id="21592" w:author="PR Preview" w:date="2026-01-01T00:00:00Z">
        <w:r>
          <w:t xml:space="preserve"> </w:t>
        </w:r>
      </w:ins>
      <w:ins w:id="21593" w:author="PR Preview" w:date="2026-01-01T00:00:00Z">
        <w:r>
          <w:t xml:space="preserve">of</w:t>
        </w:r>
      </w:ins>
      <w:ins w:id="21594" w:author="PR Preview" w:date="2026-01-01T00:00:00Z">
        <w:r>
          <w:t xml:space="preserve"> </w:t>
        </w:r>
      </w:ins>
      <w:hyperlink w:anchor="exm-gram-invertible">
        <w:ins w:id="21595" w:author="PR Preview" w:date="2026-01-01T00:00:00Z">
          <w:r>
            <w:rPr>
              <w:rStyle w:val="Hyperlink"/>
            </w:rPr>
            <w:t xml:space="preserve">Example 155</w:t>
          </w:r>
        </w:ins>
      </w:hyperlink>
      <w:ins w:id="21596" w:author="PR Preview" w:date="2026-01-01T00:00:00Z">
        <w:r>
          <w:t xml:space="preserve">)</w:t>
        </w:r>
      </w:ins>
      <w:ins w:id="21597" w:author="PR Preview" w:date="2026-01-01T00:00:00Z">
        <w:r>
          <w:t xml:space="preserve"> </w:t>
        </w:r>
      </w:ins>
      <w:ins w:id="21598" w:author="PR Preview" w:date="2026-01-01T00:00:00Z">
        <w:r>
          <w:t xml:space="preserve">and</w:t>
        </w:r>
      </w:ins>
      <w:ins w:id="21599" w:author="PR Preview" w:date="2026-01-01T00:00:00Z">
        <w:r>
          <w:t xml:space="preserve"> </w:t>
        </w:r>
      </w:ins>
      <m:oMath>
        <m:acc>
          <m:accPr>
            <m:chr m:val="̃"/>
          </m:accPr>
          <m:e>
            <m:r>
              <m:t>b</m:t>
            </m:r>
          </m:e>
        </m:acc>
        <m:r>
          <m:rPr>
            <m:sty m:val="p"/>
          </m:rPr>
          <m:t>=</m:t>
        </m:r>
        <m:r>
          <m:rPr>
            <m:sty m:val="p"/>
          </m:rPr>
          <m:t>(</m:t>
        </m:r>
        <m:r>
          <m:t>1</m:t>
        </m:r>
        <m:r>
          <m:rPr>
            <m:sty m:val="p"/>
          </m:rPr>
          <m:t>,</m:t>
        </m:r>
        <m:r>
          <m:t>2</m:t>
        </m:r>
        <m:r>
          <m:rPr>
            <m:sty m:val="p"/>
          </m:rPr>
          <m:t>,</m:t>
        </m:r>
        <m:r>
          <m:t>2</m:t>
        </m:r>
        <m:r>
          <m:rPr>
            <m:sty m:val="p"/>
          </m:rPr>
          <m:t>)</m:t>
        </m:r>
      </m:oMath>
      <w:ins w:id="21600" w:author="PR Preview" w:date="2026-01-01T00:00:00Z">
        <w:r>
          <w:t xml:space="preserve">.</w:t>
        </w:r>
      </w:ins>
      <w:ins w:id="21601" w:author="PR Preview" w:date="2026-01-01T00:00:00Z">
        <w:r>
          <w:t xml:space="preserve"> </w:t>
        </w:r>
      </w:ins>
      <m:oMath>
        <m:r>
          <m:rPr>
            <m:sty m:val="bi"/>
          </m:rPr>
          <m:t>A</m:t>
        </m:r>
      </m:oMath>
      <w:ins w:id="21602" w:author="PR Preview" w:date="2026-01-01T00:00:00Z">
        <w:r>
          <w:t xml:space="preserve"> </w:t>
        </w:r>
      </w:ins>
      <w:ins w:id="21603" w:author="PR Preview" w:date="2026-01-01T00:00:00Z">
        <w:r>
          <w:t xml:space="preserve">has rank</w:t>
        </w:r>
      </w:ins>
      <w:ins w:id="21604" w:author="PR Preview" w:date="2026-01-01T00:00:00Z">
        <w:r>
          <w:t xml:space="preserve"> </w:t>
        </w:r>
      </w:ins>
      <m:oMath>
        <m:r>
          <m:t>2</m:t>
        </m:r>
      </m:oMath>
      <w:ins w:id="21605" w:author="PR Preview" w:date="2026-01-01T00:00:00Z">
        <w:r>
          <w:t xml:space="preserve"> </w:t>
        </w:r>
      </w:ins>
      <w:ins w:id="21606" w:author="PR Preview" w:date="2026-01-01T00:00:00Z">
        <w:r>
          <w:t xml:space="preserve">(</w:t>
        </w:r>
      </w:ins>
      <w:hyperlink w:anchor="exm-rank">
        <w:ins w:id="21607" w:author="PR Preview" w:date="2026-01-01T00:00:00Z">
          <w:r>
            <w:rPr>
              <w:rStyle w:val="Hyperlink"/>
            </w:rPr>
            <w:t xml:space="preserve">Example 34</w:t>
          </w:r>
        </w:ins>
      </w:hyperlink>
      <w:ins w:id="21608" w:author="PR Preview" w:date="2026-01-01T00:00:00Z">
        <w:r>
          <w:t xml:space="preserve">), so the solution is unique (part 4).</w:t>
        </w:r>
      </w:ins>
      <w:ins w:id="21609"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21610" w:author="PR Preview" w:date="2026-01-01T00:00:00Z">
        <w:r>
          <w:t xml:space="preserve"> </w:t>
        </w:r>
      </w:ins>
      <w:ins w:id="21611" w:author="PR Preview" w:date="2026-01-01T00:00:00Z">
        <w:r>
          <w:t xml:space="preserve">has inverse</w:t>
        </w:r>
      </w:ins>
      <w:ins w:id="21612"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21613" w:author="PR Preview" w:date="2026-01-01T00:00:00Z">
        <w:r>
          <w:t xml:space="preserve"> </w:t>
        </w:r>
      </w:ins>
      <w:ins w:id="21614" w:author="PR Preview" w:date="2026-01-01T00:00:00Z">
        <w:r>
          <w:t xml:space="preserve">(</w:t>
        </w:r>
      </w:ins>
      <w:hyperlink w:anchor="exm-gram-invertible">
        <w:ins w:id="21615" w:author="PR Preview" w:date="2026-01-01T00:00:00Z">
          <w:r>
            <w:rPr>
              <w:rStyle w:val="Hyperlink"/>
            </w:rPr>
            <w:t xml:space="preserve">Example 155</w:t>
          </w:r>
        </w:ins>
      </w:hyperlink>
      <w:ins w:id="21616" w:author="PR Preview" w:date="2026-01-01T00:00:00Z">
        <w:r>
          <w:t xml:space="preserve">),</w:t>
        </w:r>
      </w:ins>
      <w:ins w:id="21617" w:author="PR Preview" w:date="2026-01-01T00:00:00Z">
        <w:r>
          <w:t xml:space="preserve"> </w:t>
        </w:r>
      </w:ins>
      <w:ins w:id="21618" w:author="PR Preview" w:date="2026-01-01T00:00:00Z">
        <w:r>
          <w:t xml:space="preserve">and</w:t>
        </w:r>
      </w:ins>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71"/>
    <w:bookmarkStart w:id="572" w:name="exm-normal-equations-rank-deficient"/>
    <w:p>
      <w:pPr>
        <w:pStyle w:val="BodyText"/>
      </w:pPr>
      <w:del w:id="21619" w:author="PR Preview" w:date="2026-01-01T00:00:00Z">
        <w:r>
          <w:rPr>
            <w:b/>
            <w:bCs/>
          </w:rPr>
          <w:delText xml:space="preserve">Example 179 (Many least squares solutions, one fitted vector)</w:delText>
        </w:r>
      </w:del>
      <w:del w:id="21620" w:author="PR Preview" w:date="2026-01-01T00:00:00Z">
        <w:r>
          <w:delText xml:space="preserve"> </w:delText>
        </w:r>
      </w:del>
      <w:del w:id="21621" w:author="PR Preview" w:date="2026-01-01T00:00:00Z">
        <w:r>
          <w:delText xml:space="preserve">With the rank-</w:delText>
        </w:r>
      </w:del>
      <m:oMath>
        <m:r>
          <m:t>1</m:t>
        </m:r>
      </m:oMath>
      <w:del w:id="21622" w:author="PR Preview" w:date="2026-01-01T00:00:00Z">
        <w:r>
          <w:delText xml:space="preserve"> </w:delText>
        </w:r>
      </w:del>
      <w:del w:id="21623" w:author="PR Preview" w:date="2026-01-01T00:00:00Z">
        <w:r>
          <w:delText xml:space="preserve">matrix</w:delText>
        </w:r>
      </w:del>
      <w:del w:id="2162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21625" w:author="PR Preview" w:date="2026-01-01T00:00:00Z">
        <w:r>
          <w:delText xml:space="preserve"> </w:delText>
        </w:r>
      </w:del>
      <w:del w:id="21626" w:author="PR Preview" w:date="2026-01-01T00:00:00Z">
        <w:r>
          <w:delText xml:space="preserve">(</w:delText>
        </w:r>
      </w:del>
      <w:hyperlink w:anchor="exm-rank">
        <w:del w:id="21627" w:author="PR Preview" w:date="2026-01-01T00:00:00Z">
          <w:r>
            <w:rPr>
              <w:rStyle w:val="Hyperlink"/>
            </w:rPr>
            <w:delText xml:space="preserve">Example 33</w:delText>
          </w:r>
        </w:del>
      </w:hyperlink>
      <w:del w:id="21628" w:author="PR Preview" w:date="2026-01-01T00:00:00Z">
        <w:r>
          <w:delText xml:space="preserve">)</w:delText>
        </w:r>
      </w:del>
      <w:del w:id="21629" w:author="PR Preview" w:date="2026-01-01T00:00:00Z">
        <w:r>
          <w:delText xml:space="preserve"> </w:delText>
        </w:r>
      </w:del>
      <w:del w:id="21630" w:author="PR Preview" w:date="2026-01-01T00:00:00Z">
        <w:r>
          <w:delText xml:space="preserve">and</w:delText>
        </w:r>
      </w:del>
      <w:del w:id="21631" w:author="PR Preview" w:date="2026-01-01T00:00:00Z">
        <w:r>
          <w:delText xml:space="preserve"> </w:delText>
        </w:r>
      </w:del>
      <m:oMath>
        <m:acc>
          <m:accPr>
            <m:chr m:val="̃"/>
          </m:accPr>
          <m:e>
            <m:r>
              <m:t>b</m:t>
            </m:r>
          </m:e>
        </m:acc>
        <m:r>
          <m:rPr>
            <m:sty m:val="p"/>
          </m:rPr>
          <m:t>=</m:t>
        </m:r>
        <m:r>
          <m:rPr>
            <m:sty m:val="p"/>
          </m:rPr>
          <m:t>(</m:t>
        </m:r>
        <m:r>
          <m:t>1</m:t>
        </m:r>
        <m:r>
          <m:rPr>
            <m:sty m:val="p"/>
          </m:rPr>
          <m:t>,</m:t>
        </m:r>
        <m:r>
          <m:t>2</m:t>
        </m:r>
        <m:r>
          <m:rPr>
            <m:sty m:val="p"/>
          </m:rPr>
          <m:t>,</m:t>
        </m:r>
        <m:r>
          <m:t>2</m:t>
        </m:r>
        <m:r>
          <m:rPr>
            <m:sty m:val="p"/>
          </m:rPr>
          <m:t>)</m:t>
        </m:r>
      </m:oMath>
      <w:del w:id="21632" w:author="PR Preview" w:date="2026-01-01T00:00:00Z">
        <w:r>
          <w:delText xml:space="preserve">,</w:delText>
        </w:r>
      </w:del>
      <w:del w:id="21633"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21634" w:author="PR Preview" w:date="2026-01-01T00:00:00Z">
        <w:r>
          <w:delText xml:space="preserve"> </w:delText>
        </w:r>
      </w:del>
      <w:del w:id="21635" w:author="PR Preview" w:date="2026-01-01T00:00:00Z">
        <w:r>
          <w:delText xml:space="preserve">and</w:delText>
        </w:r>
      </w:del>
      <w:del w:id="21636" w:author="PR Preview" w:date="2026-01-01T00:00:00Z">
        <w:r>
          <w:delText xml:space="preserve"> </w:delText>
        </w:r>
      </w:del>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del w:id="21637" w:author="PR Preview" w:date="2026-01-01T00:00:00Z">
        <w:r>
          <w:delText xml:space="preserve">,</w:delText>
        </w:r>
      </w:del>
      <w:del w:id="21638" w:author="PR Preview" w:date="2026-01-01T00:00:00Z">
        <w:r>
          <w:delText xml:space="preserve"> </w:delText>
        </w:r>
      </w:del>
      <w:del w:id="21639" w:author="PR Preview" w:date="2026-01-01T00:00:00Z">
        <w:r>
          <w:delText xml:space="preserve">so both normal equations say</w:delText>
        </w:r>
      </w:del>
      <w:del w:id="21640"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21641" w:author="PR Preview" w:date="2026-01-01T00:00:00Z">
        <w:r>
          <w:delText xml:space="preserve">, that is,</w:delText>
        </w:r>
      </w:del>
      <w:del w:id="21642"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21643" w:author="PR Preview" w:date="2026-01-01T00:00:00Z">
        <w:r>
          <w:delText xml:space="preserve">.</w:delText>
        </w:r>
      </w:del>
      <w:del w:id="21644" w:author="PR Preview" w:date="2026-01-01T00:00:00Z">
        <w:r>
          <w:delText xml:space="preserve"> </w:delText>
        </w:r>
      </w:del>
      <w:del w:id="21645" w:author="PR Preview" w:date="2026-01-01T00:00:00Z">
        <w:r>
          <w:delText xml:space="preserve">There are infinitely many least squares solutions, such as</w:delText>
        </w:r>
      </w:del>
      <w:del w:id="21646"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21647" w:author="PR Preview" w:date="2026-01-01T00:00:00Z">
        <w:r>
          <w:delText xml:space="preserve"> </w:delText>
        </w:r>
      </w:del>
      <w:del w:id="21648" w:author="PR Preview" w:date="2026-01-01T00:00:00Z">
        <w:r>
          <w:delText xml:space="preserve">and</w:delText>
        </w:r>
      </w:del>
      <w:del w:id="21649"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21650" w:author="PR Preview" w:date="2026-01-01T00:00:00Z">
        <w:r>
          <w:delText xml:space="preserve">,</w:delText>
        </w:r>
      </w:del>
      <w:del w:id="21651" w:author="PR Preview" w:date="2026-01-01T00:00:00Z">
        <w:r>
          <w:delText xml:space="preserve"> </w:delText>
        </w:r>
      </w:del>
      <w:del w:id="21652" w:author="PR Preview" w:date="2026-01-01T00:00:00Z">
        <w:r>
          <w:delText xml:space="preserve">as part 4 predicts for</w:delText>
        </w:r>
      </w:del>
      <w:del w:id="21653"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21654" w:author="PR Preview" w:date="2026-01-01T00:00:00Z">
        <w:r>
          <w:delText xml:space="preserve">;</w:delText>
        </w:r>
      </w:del>
      <w:del w:id="21655" w:author="PR Preview" w:date="2026-01-01T00:00:00Z">
        <w:r>
          <w:delText xml:space="preserve"> </w:delText>
        </w:r>
      </w:del>
      <w:del w:id="21656" w:author="PR Preview" w:date="2026-01-01T00:00:00Z">
        <w:r>
          <w:delText xml:space="preserve">but every one gives the same fitted vector</w:delText>
        </w:r>
      </w:del>
    </w:p>
    <w:p>
      <w:pPr>
        <w:pStyle w:val="BodyText"/>
      </w:pPr>
      <w:ins w:id="21657" w:author="PR Preview" w:date="2026-01-01T00:00:00Z">
        <w:r>
          <w:rPr>
            <w:b/>
            <w:bCs/>
          </w:rPr>
          <w:t xml:space="preserve">Example 182 (Many least squares solutions, one fitted vector)</w:t>
        </w:r>
      </w:ins>
      <w:ins w:id="21658" w:author="PR Preview" w:date="2026-01-01T00:00:00Z">
        <w:r>
          <w:t xml:space="preserve"> </w:t>
        </w:r>
      </w:ins>
      <w:ins w:id="21659" w:author="PR Preview" w:date="2026-01-01T00:00:00Z">
        <w:r>
          <w:t xml:space="preserve">With the rank-</w:t>
        </w:r>
      </w:ins>
      <m:oMath>
        <m:r>
          <m:t>1</m:t>
        </m:r>
      </m:oMath>
      <w:ins w:id="21660" w:author="PR Preview" w:date="2026-01-01T00:00:00Z">
        <w:r>
          <w:t xml:space="preserve"> </w:t>
        </w:r>
      </w:ins>
      <w:ins w:id="21661" w:author="PR Preview" w:date="2026-01-01T00:00:00Z">
        <w:r>
          <w:t xml:space="preserve">matrix</w:t>
        </w:r>
      </w:ins>
      <w:ins w:id="2166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21663" w:author="PR Preview" w:date="2026-01-01T00:00:00Z">
        <w:r>
          <w:t xml:space="preserve"> </w:t>
        </w:r>
      </w:ins>
      <w:ins w:id="21664" w:author="PR Preview" w:date="2026-01-01T00:00:00Z">
        <w:r>
          <w:t xml:space="preserve">(</w:t>
        </w:r>
      </w:ins>
      <w:hyperlink w:anchor="exm-rank">
        <w:ins w:id="21665" w:author="PR Preview" w:date="2026-01-01T00:00:00Z">
          <w:r>
            <w:rPr>
              <w:rStyle w:val="Hyperlink"/>
            </w:rPr>
            <w:t xml:space="preserve">Example 34</w:t>
          </w:r>
        </w:ins>
      </w:hyperlink>
      <w:ins w:id="21666" w:author="PR Preview" w:date="2026-01-01T00:00:00Z">
        <w:r>
          <w:t xml:space="preserve">)</w:t>
        </w:r>
      </w:ins>
      <w:ins w:id="21667" w:author="PR Preview" w:date="2026-01-01T00:00:00Z">
        <w:r>
          <w:t xml:space="preserve"> </w:t>
        </w:r>
      </w:ins>
      <w:ins w:id="21668" w:author="PR Preview" w:date="2026-01-01T00:00:00Z">
        <w:r>
          <w:t xml:space="preserve">and</w:t>
        </w:r>
      </w:ins>
      <w:ins w:id="21669" w:author="PR Preview" w:date="2026-01-01T00:00:00Z">
        <w:r>
          <w:t xml:space="preserve"> </w:t>
        </w:r>
      </w:ins>
      <m:oMath>
        <m:acc>
          <m:accPr>
            <m:chr m:val="̃"/>
          </m:accPr>
          <m:e>
            <m:r>
              <m:t>b</m:t>
            </m:r>
          </m:e>
        </m:acc>
        <m:r>
          <m:rPr>
            <m:sty m:val="p"/>
          </m:rPr>
          <m:t>=</m:t>
        </m:r>
        <m:r>
          <m:rPr>
            <m:sty m:val="p"/>
          </m:rPr>
          <m:t>(</m:t>
        </m:r>
        <m:r>
          <m:t>1</m:t>
        </m:r>
        <m:r>
          <m:rPr>
            <m:sty m:val="p"/>
          </m:rPr>
          <m:t>,</m:t>
        </m:r>
        <m:r>
          <m:t>2</m:t>
        </m:r>
        <m:r>
          <m:rPr>
            <m:sty m:val="p"/>
          </m:rPr>
          <m:t>,</m:t>
        </m:r>
        <m:r>
          <m:t>2</m:t>
        </m:r>
        <m:r>
          <m:rPr>
            <m:sty m:val="p"/>
          </m:rPr>
          <m:t>)</m:t>
        </m:r>
      </m:oMath>
      <w:ins w:id="21670" w:author="PR Preview" w:date="2026-01-01T00:00:00Z">
        <w:r>
          <w:t xml:space="preserve">,</w:t>
        </w:r>
      </w:ins>
      <w:ins w:id="21671"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21672" w:author="PR Preview" w:date="2026-01-01T00:00:00Z">
        <w:r>
          <w:t xml:space="preserve"> </w:t>
        </w:r>
      </w:ins>
      <w:ins w:id="21673" w:author="PR Preview" w:date="2026-01-01T00:00:00Z">
        <w:r>
          <w:t xml:space="preserve">and</w:t>
        </w:r>
      </w:ins>
      <w:ins w:id="21674" w:author="PR Preview" w:date="2026-01-01T00:00:00Z">
        <w:r>
          <w:t xml:space="preserve"> </w:t>
        </w:r>
      </w:ins>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ins w:id="21675" w:author="PR Preview" w:date="2026-01-01T00:00:00Z">
        <w:r>
          <w:t xml:space="preserve">,</w:t>
        </w:r>
      </w:ins>
      <w:ins w:id="21676" w:author="PR Preview" w:date="2026-01-01T00:00:00Z">
        <w:r>
          <w:t xml:space="preserve"> </w:t>
        </w:r>
      </w:ins>
      <w:ins w:id="21677" w:author="PR Preview" w:date="2026-01-01T00:00:00Z">
        <w:r>
          <w:t xml:space="preserve">so both normal equations say</w:t>
        </w:r>
      </w:ins>
      <w:ins w:id="21678"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21679" w:author="PR Preview" w:date="2026-01-01T00:00:00Z">
        <w:r>
          <w:t xml:space="preserve">, that is,</w:t>
        </w:r>
      </w:ins>
      <w:ins w:id="21680"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21681" w:author="PR Preview" w:date="2026-01-01T00:00:00Z">
        <w:r>
          <w:t xml:space="preserve">.</w:t>
        </w:r>
      </w:ins>
      <w:ins w:id="21682" w:author="PR Preview" w:date="2026-01-01T00:00:00Z">
        <w:r>
          <w:t xml:space="preserve"> </w:t>
        </w:r>
      </w:ins>
      <w:ins w:id="21683" w:author="PR Preview" w:date="2026-01-01T00:00:00Z">
        <w:r>
          <w:t xml:space="preserve">There are infinitely many least squares solutions, such as</w:t>
        </w:r>
      </w:ins>
      <w:ins w:id="21684" w:author="PR Preview" w:date="2026-01-01T00:00:00Z">
        <w:r>
          <w:t xml:space="preserve"> </w:t>
        </w:r>
      </w:ins>
      <m:oMath>
        <m:r>
          <m:rPr>
            <m:sty m:val="p"/>
          </m:rPr>
          <m:t>(</m:t>
        </m:r>
        <m:f>
          <m:fPr>
            <m:type m:val="lin"/>
          </m:fPr>
          <m:num>
            <m:r>
              <m:t>5</m:t>
            </m:r>
          </m:num>
          <m:den>
            <m:r>
              <m:t>3</m:t>
            </m:r>
          </m:den>
        </m:f>
        <m:r>
          <m:rPr>
            <m:sty m:val="p"/>
          </m:rPr>
          <m:t>,</m:t>
        </m:r>
        <m:r>
          <m:t>0</m:t>
        </m:r>
        <m:r>
          <m:rPr>
            <m:sty m:val="p"/>
          </m:rPr>
          <m:t>)</m:t>
        </m:r>
      </m:oMath>
      <w:ins w:id="21685" w:author="PR Preview" w:date="2026-01-01T00:00:00Z">
        <w:r>
          <w:t xml:space="preserve"> </w:t>
        </w:r>
      </w:ins>
      <w:ins w:id="21686" w:author="PR Preview" w:date="2026-01-01T00:00:00Z">
        <w:r>
          <w:t xml:space="preserve">and</w:t>
        </w:r>
      </w:ins>
      <w:ins w:id="21687" w:author="PR Preview" w:date="2026-01-01T00:00:00Z">
        <w:r>
          <w:t xml:space="preserve"> </w:t>
        </w:r>
      </w:ins>
      <m:oMath>
        <m:r>
          <m:rPr>
            <m:sty m:val="p"/>
          </m:rPr>
          <m:t>(</m:t>
        </m:r>
        <m:r>
          <m:t>0</m:t>
        </m:r>
        <m:r>
          <m:rPr>
            <m:sty m:val="p"/>
          </m:rPr>
          <m:t>,</m:t>
        </m:r>
        <m:f>
          <m:fPr>
            <m:type m:val="lin"/>
          </m:fPr>
          <m:num>
            <m:r>
              <m:t>5</m:t>
            </m:r>
          </m:num>
          <m:den>
            <m:r>
              <m:t>6</m:t>
            </m:r>
          </m:den>
        </m:f>
        <m:r>
          <m:rPr>
            <m:sty m:val="p"/>
          </m:rPr>
          <m:t>)</m:t>
        </m:r>
      </m:oMath>
      <w:ins w:id="21688" w:author="PR Preview" w:date="2026-01-01T00:00:00Z">
        <w:r>
          <w:t xml:space="preserve">,</w:t>
        </w:r>
      </w:ins>
      <w:ins w:id="21689" w:author="PR Preview" w:date="2026-01-01T00:00:00Z">
        <w:r>
          <w:t xml:space="preserve"> </w:t>
        </w:r>
      </w:ins>
      <w:ins w:id="21690" w:author="PR Preview" w:date="2026-01-01T00:00:00Z">
        <w:r>
          <w:t xml:space="preserve">as part 4 predicts for</w:t>
        </w:r>
      </w:ins>
      <w:ins w:id="21691"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21692" w:author="PR Preview" w:date="2026-01-01T00:00:00Z">
        <w:r>
          <w:t xml:space="preserve">;</w:t>
        </w:r>
      </w:ins>
      <w:ins w:id="21693" w:author="PR Preview" w:date="2026-01-01T00:00:00Z">
        <w:r>
          <w:t xml:space="preserve"> </w:t>
        </w:r>
      </w:ins>
      <w:ins w:id="21694" w:author="PR Preview" w:date="2026-01-01T00:00:00Z">
        <w:r>
          <w:t xml:space="preserve">but every one gives the same fitted vector</w:t>
        </w:r>
      </w:ins>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72"/>
    <w:bookmarkStart w:id="573" w:name="thm-qr-least-squares"/>
    <w:p>
      <w:pPr>
        <w:pStyle w:val="BodyText"/>
      </w:pPr>
      <w:del w:id="21695" w:author="PR Preview" w:date="2026-01-01T00:00:00Z">
        <w:r>
          <w:rPr>
            <w:b/>
            <w:bCs/>
          </w:rPr>
          <w:delText xml:space="preserve">Theorem 99 (Solving least squares by QR)</w:delText>
        </w:r>
      </w:del>
      <w:del w:id="21696" w:author="PR Preview" w:date="2026-01-01T00:00:00Z">
        <w:r>
          <w:delText xml:space="preserve"> </w:delText>
        </w:r>
      </w:del>
      <w:del w:id="21697" w:author="PR Preview" w:date="2026-01-01T00:00:00Z">
        <w:r>
          <w:delText xml:space="preserve">Let</w:delText>
        </w:r>
      </w:del>
      <w:del w:id="21698" w:author="PR Preview" w:date="2026-01-01T00:00:00Z">
        <w:r>
          <w:delText xml:space="preserve"> </w:delText>
        </w:r>
      </w:del>
      <m:oMath>
        <m:r>
          <m:rPr>
            <m:sty m:val="bi"/>
          </m:rPr>
          <m:t>A</m:t>
        </m:r>
      </m:oMath>
      <w:del w:id="21699" w:author="PR Preview" w:date="2026-01-01T00:00:00Z">
        <w:r>
          <w:delText xml:space="preserve"> </w:delText>
        </w:r>
      </w:del>
      <w:del w:id="21700" w:author="PR Preview" w:date="2026-01-01T00:00:00Z">
        <w:r>
          <w:delText xml:space="preserve">be</w:delText>
        </w:r>
      </w:del>
      <w:del w:id="21701" w:author="PR Preview" w:date="2026-01-01T00:00:00Z">
        <w:r>
          <w:delText xml:space="preserve"> </w:delText>
        </w:r>
      </w:del>
      <m:oMath>
        <m:r>
          <m:t>m</m:t>
        </m:r>
        <m:r>
          <m:rPr>
            <m:sty m:val="p"/>
          </m:rPr>
          <m:t>×</m:t>
        </m:r>
        <m:r>
          <m:t>n</m:t>
        </m:r>
      </m:oMath>
      <w:del w:id="21702" w:author="PR Preview" w:date="2026-01-01T00:00:00Z">
        <w:r>
          <w:delText xml:space="preserve"> </w:delText>
        </w:r>
      </w:del>
      <w:del w:id="21703" w:author="PR Preview" w:date="2026-01-01T00:00:00Z">
        <w:r>
          <w:delText xml:space="preserve">with</w:delText>
        </w:r>
      </w:del>
      <w:del w:id="2170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1705" w:author="PR Preview" w:date="2026-01-01T00:00:00Z">
        <w:r>
          <w:delText xml:space="preserve">,</w:delText>
        </w:r>
      </w:del>
      <w:del w:id="21706" w:author="PR Preview" w:date="2026-01-01T00:00:00Z">
        <w:r>
          <w:delText xml:space="preserve"> </w:delText>
        </w:r>
      </w:del>
      <w:del w:id="21707" w:author="PR Preview" w:date="2026-01-01T00:00:00Z">
        <w:r>
          <w:delText xml:space="preserve">with QR factorization</w:delText>
        </w:r>
      </w:del>
      <w:del w:id="21708" w:author="PR Preview" w:date="2026-01-01T00:00:00Z">
        <w:r>
          <w:delText xml:space="preserve"> </w:delText>
        </w:r>
      </w:del>
      <m:oMath>
        <m:r>
          <m:rPr>
            <m:sty m:val="bi"/>
          </m:rPr>
          <m:t>A</m:t>
        </m:r>
        <m:r>
          <m:rPr>
            <m:sty m:val="p"/>
          </m:rPr>
          <m:t>=</m:t>
        </m:r>
        <m:r>
          <m:rPr>
            <m:sty m:val="bi"/>
          </m:rPr>
          <m:t>Q</m:t>
        </m:r>
        <m:r>
          <m:rPr>
            <m:sty m:val="bi"/>
          </m:rPr>
          <m:t>R</m:t>
        </m:r>
      </m:oMath>
      <w:del w:id="21709" w:author="PR Preview" w:date="2026-01-01T00:00:00Z">
        <w:r>
          <w:delText xml:space="preserve"> </w:delText>
        </w:r>
      </w:del>
      <w:del w:id="21710" w:author="PR Preview" w:date="2026-01-01T00:00:00Z">
        <w:r>
          <w:delText xml:space="preserve">(</w:delText>
        </w:r>
      </w:del>
      <w:hyperlink w:anchor="thm-qr">
        <w:del w:id="21711" w:author="PR Preview" w:date="2026-01-01T00:00:00Z">
          <w:r>
            <w:rPr>
              <w:rStyle w:val="Hyperlink"/>
            </w:rPr>
            <w:delText xml:space="preserve">Theorem 97</w:delText>
          </w:r>
        </w:del>
      </w:hyperlink>
      <w:del w:id="21712" w:author="PR Preview" w:date="2026-01-01T00:00:00Z">
        <w:r>
          <w:delText xml:space="preserve">), and let</w:delText>
        </w:r>
      </w:del>
      <w:del w:id="21713"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21714" w:author="PR Preview" w:date="2026-01-01T00:00:00Z">
        <w:r>
          <w:delText xml:space="preserve">.</w:delText>
        </w:r>
      </w:del>
      <w:del w:id="21715" w:author="PR Preview" w:date="2026-01-01T00:00:00Z">
        <w:r>
          <w:delText xml:space="preserve"> </w:delText>
        </w:r>
      </w:del>
      <w:del w:id="21716" w:author="PR Preview" w:date="2026-01-01T00:00:00Z">
        <w:r>
          <w:delText xml:space="preserve">The least squares solution (</w:delText>
        </w:r>
      </w:del>
      <w:hyperlink w:anchor="def-least-squares">
        <w:del w:id="21717" w:author="PR Preview" w:date="2026-01-01T00:00:00Z">
          <w:r>
            <w:rPr>
              <w:rStyle w:val="Hyperlink"/>
            </w:rPr>
            <w:delText xml:space="preserve">Definition 96</w:delText>
          </w:r>
        </w:del>
      </w:hyperlink>
      <w:del w:id="21718" w:author="PR Preview" w:date="2026-01-01T00:00:00Z">
        <w:r>
          <w:delText xml:space="preserve">) is the unique solution of</w:delText>
        </w:r>
      </w:del>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del w:id="21719" w:author="PR Preview" w:date="2026-01-01T00:00:00Z">
        <w:r>
          <w:delText xml:space="preserve">which back substitution computes (</w:delText>
        </w:r>
      </w:del>
      <w:hyperlink w:anchor="thm-back-substitution">
        <w:del w:id="21720" w:author="PR Preview" w:date="2026-01-01T00:00:00Z">
          <w:r>
            <w:rPr>
              <w:rStyle w:val="Hyperlink"/>
            </w:rPr>
            <w:delText xml:space="preserve">Theorem 96</w:delText>
          </w:r>
        </w:del>
      </w:hyperlink>
      <w:del w:id="21721" w:author="PR Preview" w:date="2026-01-01T00:00:00Z">
        <w:r>
          <w:delText xml:space="preserve">).</w:delText>
        </w:r>
      </w:del>
      <w:del w:id="21722" w:author="PR Preview" w:date="2026-01-01T00:00:00Z">
        <w:r>
          <w:delText xml:space="preserve"> </w:delText>
        </w:r>
      </w:del>
      <w:del w:id="21723" w:author="PR Preview" w:date="2026-01-01T00:00:00Z">
        <w:r>
          <w:delText xml:space="preserve">When</w:delText>
        </w:r>
      </w:del>
      <w:del w:id="21724" w:author="PR Preview" w:date="2026-01-01T00:00:00Z">
        <w:r>
          <w:delText xml:space="preserve"> </w:delText>
        </w:r>
      </w:del>
      <m:oMath>
        <m:r>
          <m:t>m</m:t>
        </m:r>
        <m:r>
          <m:rPr>
            <m:sty m:val="p"/>
          </m:rPr>
          <m:t>=</m:t>
        </m:r>
        <m:r>
          <m:t>n</m:t>
        </m:r>
      </m:oMath>
      <w:del w:id="21725" w:author="PR Preview" w:date="2026-01-01T00:00:00Z">
        <w:r>
          <w:delText xml:space="preserve">, it is the unique solution of</w:delText>
        </w:r>
      </w:del>
      <w:del w:id="21726" w:author="PR Preview" w:date="2026-01-01T00:00:00Z">
        <w:r>
          <w:delText xml:space="preserve"> </w:delText>
        </w:r>
      </w:del>
      <m:oMath>
        <m:r>
          <m:rPr>
            <m:sty m:val="bi"/>
          </m:rPr>
          <m:t>A</m:t>
        </m:r>
        <m:acc>
          <m:accPr>
            <m:chr m:val="̃"/>
          </m:accPr>
          <m:e>
            <m:r>
              <m:t>x</m:t>
            </m:r>
          </m:e>
        </m:acc>
        <m:r>
          <m:rPr>
            <m:sty m:val="p"/>
          </m:rPr>
          <m:t>=</m:t>
        </m:r>
        <m:acc>
          <m:accPr>
            <m:chr m:val="̃"/>
          </m:accPr>
          <m:e>
            <m:r>
              <m:t>b</m:t>
            </m:r>
          </m:e>
        </m:acc>
      </m:oMath>
      <w:del w:id="21727" w:author="PR Preview" w:date="2026-01-01T00:00:00Z">
        <w:r>
          <w:delText xml:space="preserve">.</w:delText>
        </w:r>
      </w:del>
    </w:p>
    <w:p>
      <w:pPr>
        <w:pStyle w:val="BodyText"/>
      </w:pPr>
      <w:del w:id="21728" w:author="PR Preview" w:date="2026-01-01T00:00:00Z">
        <w:r>
          <w:rPr>
            <w:i/>
            <w:iCs/>
          </w:rPr>
          <w:delText xml:space="preserve">Proof</w:delText>
        </w:r>
      </w:del>
      <w:del w:id="21729" w:author="PR Preview" w:date="2026-01-01T00:00:00Z">
        <w:r>
          <w:delText xml:space="preserve">. </w:delText>
        </w:r>
      </w:del>
      <m:oMath>
        <m:r>
          <m:rPr>
            <m:sty m:val="bi"/>
          </m:rPr>
          <m:t>R</m:t>
        </m:r>
      </m:oMath>
      <w:del w:id="21730" w:author="PR Preview" w:date="2026-01-01T00:00:00Z">
        <w:r>
          <w:delText xml:space="preserve"> </w:delText>
        </w:r>
      </w:del>
      <w:del w:id="21731" w:author="PR Preview" w:date="2026-01-01T00:00:00Z">
        <w:r>
          <w:delText xml:space="preserve">is upper triangular with positive diagonal,</w:delText>
        </w:r>
      </w:del>
      <w:del w:id="21732" w:author="PR Preview" w:date="2026-01-01T00:00:00Z">
        <w:r>
          <w:delText xml:space="preserve"> </w:delText>
        </w:r>
      </w:del>
      <w:del w:id="21733" w:author="PR Preview" w:date="2026-01-01T00:00:00Z">
        <w:r>
          <w:delText xml:space="preserve">so</w:delText>
        </w:r>
      </w:del>
      <w:del w:id="21734" w:author="PR Preview" w:date="2026-01-01T00:00:00Z">
        <w:r>
          <w:delText xml:space="preserve"> </w:delText>
        </w:r>
      </w:del>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del w:id="21735" w:author="PR Preview" w:date="2026-01-01T00:00:00Z">
        <w:r>
          <w:delText xml:space="preserve"> </w:delText>
        </w:r>
      </w:del>
      <w:del w:id="21736" w:author="PR Preview" w:date="2026-01-01T00:00:00Z">
        <w:r>
          <w:delText xml:space="preserve">has exactly one solution</w:delText>
        </w:r>
      </w:del>
      <w:del w:id="21737" w:author="PR Preview" w:date="2026-01-01T00:00:00Z">
        <w:r>
          <w:delText xml:space="preserve"> </w:delText>
        </w:r>
      </w:del>
      <m:oMath>
        <m:acc>
          <m:accPr>
            <m:chr m:val="̂"/>
          </m:accPr>
          <m:e>
            <m:acc>
              <m:accPr>
                <m:chr m:val="̃"/>
              </m:accPr>
              <m:e>
                <m:r>
                  <m:t>x</m:t>
                </m:r>
              </m:e>
            </m:acc>
          </m:e>
        </m:acc>
      </m:oMath>
      <w:del w:id="21738" w:author="PR Preview" w:date="2026-01-01T00:00:00Z">
        <w:r>
          <w:delText xml:space="preserve"> </w:delText>
        </w:r>
      </w:del>
      <w:del w:id="21739" w:author="PR Preview" w:date="2026-01-01T00:00:00Z">
        <w:r>
          <w:delText xml:space="preserve">(</w:delText>
        </w:r>
      </w:del>
      <w:hyperlink w:anchor="thm-back-substitution">
        <w:del w:id="21740" w:author="PR Preview" w:date="2026-01-01T00:00:00Z">
          <w:r>
            <w:rPr>
              <w:rStyle w:val="Hyperlink"/>
            </w:rPr>
            <w:delText xml:space="preserve">Theorem 96</w:delText>
          </w:r>
        </w:del>
      </w:hyperlink>
      <w:del w:id="21741" w:author="PR Preview" w:date="2026-01-01T00:00:00Z">
        <w:r>
          <w:delText xml:space="preserve">).</w:delText>
        </w:r>
      </w:del>
      <w:del w:id="21742"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21743" w:author="PR Preview" w:date="2026-01-01T00:00:00Z">
        <w:r>
          <w:delText xml:space="preserve">, as in the proof of</w:delText>
        </w:r>
      </w:del>
      <w:del w:id="21744" w:author="PR Preview" w:date="2026-01-01T00:00:00Z">
        <w:r>
          <w:delText xml:space="preserve"> </w:delText>
        </w:r>
      </w:del>
      <w:hyperlink w:anchor="thm-projector-onb">
        <w:del w:id="21745" w:author="PR Preview" w:date="2026-01-01T00:00:00Z">
          <w:r>
            <w:rPr>
              <w:rStyle w:val="Hyperlink"/>
            </w:rPr>
            <w:delText xml:space="preserve">Theorem 84</w:delText>
          </w:r>
        </w:del>
      </w:hyperlink>
      <w:del w:id="21746" w:author="PR Preview" w:date="2026-01-01T00:00:00Z">
        <w:r>
          <w:delText xml:space="preserve">.</w:delText>
        </w:r>
      </w:del>
      <w:del w:id="21747" w:author="PR Preview" w:date="2026-01-01T00:00:00Z">
        <w:r>
          <w:delText xml:space="preserve"> </w:delText>
        </w:r>
      </w:del>
      <w:del w:id="21748"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del w:id="21749" w:author="PR Preview" w:date="2026-01-01T00:00:00Z">
        <w:r>
          <w:delText xml:space="preserve">so</w:delText>
        </w:r>
      </w:del>
      <w:del w:id="21750" w:author="PR Preview" w:date="2026-01-01T00:00:00Z">
        <w:r>
          <w:delText xml:space="preserve"> </w:delText>
        </w:r>
      </w:del>
      <m:oMath>
        <m:acc>
          <m:accPr>
            <m:chr m:val="̂"/>
          </m:accPr>
          <m:e>
            <m:acc>
              <m:accPr>
                <m:chr m:val="̃"/>
              </m:accPr>
              <m:e>
                <m:r>
                  <m:t>x</m:t>
                </m:r>
              </m:e>
            </m:acc>
          </m:e>
        </m:acc>
      </m:oMath>
      <w:del w:id="21751" w:author="PR Preview" w:date="2026-01-01T00:00:00Z">
        <w:r>
          <w:delText xml:space="preserve"> </w:delText>
        </w:r>
      </w:del>
      <w:del w:id="21752" w:author="PR Preview" w:date="2026-01-01T00:00:00Z">
        <w:r>
          <w:delText xml:space="preserve">solves the normal equations and is the least squares solution</w:delText>
        </w:r>
      </w:del>
      <w:del w:id="21753" w:author="PR Preview" w:date="2026-01-01T00:00:00Z">
        <w:r>
          <w:delText xml:space="preserve"> </w:delText>
        </w:r>
      </w:del>
      <w:del w:id="21754" w:author="PR Preview" w:date="2026-01-01T00:00:00Z">
        <w:r>
          <w:delText xml:space="preserve">(</w:delText>
        </w:r>
      </w:del>
      <w:hyperlink w:anchor="thm-normal-equations">
        <w:del w:id="21755" w:author="PR Preview" w:date="2026-01-01T00:00:00Z">
          <w:r>
            <w:rPr>
              <w:rStyle w:val="Hyperlink"/>
            </w:rPr>
            <w:delText xml:space="preserve">Theorem 98</w:delText>
          </w:r>
        </w:del>
      </w:hyperlink>
      <w:del w:id="21756" w:author="PR Preview" w:date="2026-01-01T00:00:00Z">
        <w:r>
          <w:delText xml:space="preserve">), which is unique because</w:delText>
        </w:r>
      </w:del>
      <w:del w:id="2175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1758" w:author="PR Preview" w:date="2026-01-01T00:00:00Z">
        <w:r>
          <w:delText xml:space="preserve">.</w:delText>
        </w:r>
      </w:del>
      <w:del w:id="21759" w:author="PR Preview" w:date="2026-01-01T00:00:00Z">
        <w:r>
          <w:delText xml:space="preserve"> </w:delText>
        </w:r>
      </w:del>
      <w:del w:id="21760" w:author="PR Preview" w:date="2026-01-01T00:00:00Z">
        <w:r>
          <w:delText xml:space="preserve">When</w:delText>
        </w:r>
      </w:del>
      <w:del w:id="21761" w:author="PR Preview" w:date="2026-01-01T00:00:00Z">
        <w:r>
          <w:delText xml:space="preserve"> </w:delText>
        </w:r>
      </w:del>
      <m:oMath>
        <m:r>
          <m:t>m</m:t>
        </m:r>
        <m:r>
          <m:rPr>
            <m:sty m:val="p"/>
          </m:rPr>
          <m:t>=</m:t>
        </m:r>
        <m:r>
          <m:t>n</m:t>
        </m:r>
      </m:oMath>
      <w:del w:id="21762" w:author="PR Preview" w:date="2026-01-01T00:00:00Z">
        <w:r>
          <w:delText xml:space="preserve">,</w:delText>
        </w:r>
      </w:del>
    </w:p>
    <w:p>
      <w:pPr>
        <w:pStyle w:val="BodyText"/>
      </w:pPr>
      <w:ins w:id="21763" w:author="PR Preview" w:date="2026-01-01T00:00:00Z">
        <w:r>
          <w:rPr>
            <w:b/>
            <w:bCs/>
          </w:rPr>
          <w:t xml:space="preserve">Theorem 100 (Solving least squares by QR)</w:t>
        </w:r>
      </w:ins>
      <w:ins w:id="21764" w:author="PR Preview" w:date="2026-01-01T00:00:00Z">
        <w:r>
          <w:t xml:space="preserve"> </w:t>
        </w:r>
      </w:ins>
      <w:ins w:id="21765" w:author="PR Preview" w:date="2026-01-01T00:00:00Z">
        <w:r>
          <w:t xml:space="preserve">Let</w:t>
        </w:r>
      </w:ins>
      <w:ins w:id="21766" w:author="PR Preview" w:date="2026-01-01T00:00:00Z">
        <w:r>
          <w:t xml:space="preserve"> </w:t>
        </w:r>
      </w:ins>
      <m:oMath>
        <m:r>
          <m:rPr>
            <m:sty m:val="bi"/>
          </m:rPr>
          <m:t>A</m:t>
        </m:r>
      </m:oMath>
      <w:ins w:id="21767" w:author="PR Preview" w:date="2026-01-01T00:00:00Z">
        <w:r>
          <w:t xml:space="preserve"> </w:t>
        </w:r>
      </w:ins>
      <w:ins w:id="21768" w:author="PR Preview" w:date="2026-01-01T00:00:00Z">
        <w:r>
          <w:t xml:space="preserve">be</w:t>
        </w:r>
      </w:ins>
      <w:ins w:id="21769" w:author="PR Preview" w:date="2026-01-01T00:00:00Z">
        <w:r>
          <w:t xml:space="preserve"> </w:t>
        </w:r>
      </w:ins>
      <m:oMath>
        <m:r>
          <m:t>m</m:t>
        </m:r>
        <m:r>
          <m:rPr>
            <m:sty m:val="p"/>
          </m:rPr>
          <m:t>×</m:t>
        </m:r>
        <m:r>
          <m:t>n</m:t>
        </m:r>
      </m:oMath>
      <w:ins w:id="21770" w:author="PR Preview" w:date="2026-01-01T00:00:00Z">
        <w:r>
          <w:t xml:space="preserve"> </w:t>
        </w:r>
      </w:ins>
      <w:ins w:id="21771" w:author="PR Preview" w:date="2026-01-01T00:00:00Z">
        <w:r>
          <w:t xml:space="preserve">with</w:t>
        </w:r>
      </w:ins>
      <w:ins w:id="21772" w:author="PR Preview" w:date="2026-01-01T00:00:00Z">
        <w:r>
          <w:t xml:space="preserve"> </w:t>
        </w:r>
      </w:ins>
      <m:oMath>
        <m:r>
          <m:rPr>
            <m:sty m:val="p"/>
          </m:rPr>
          <m:t>rank</m:t>
        </m:r>
        <m:r>
          <m:rPr>
            <m:sty m:val="p"/>
          </m:rPr>
          <m:t>(</m:t>
        </m:r>
        <m:r>
          <m:rPr>
            <m:sty m:val="bi"/>
          </m:rPr>
          <m:t>A</m:t>
        </m:r>
        <m:r>
          <m:rPr>
            <m:sty m:val="p"/>
          </m:rPr>
          <m:t>)</m:t>
        </m:r>
        <m:r>
          <m:rPr>
            <m:sty m:val="p"/>
          </m:rPr>
          <m:t>=</m:t>
        </m:r>
        <m:r>
          <m:t>n</m:t>
        </m:r>
      </m:oMath>
      <w:ins w:id="21773" w:author="PR Preview" w:date="2026-01-01T00:00:00Z">
        <w:r>
          <w:t xml:space="preserve">,</w:t>
        </w:r>
      </w:ins>
      <w:ins w:id="21774" w:author="PR Preview" w:date="2026-01-01T00:00:00Z">
        <w:r>
          <w:t xml:space="preserve"> </w:t>
        </w:r>
      </w:ins>
      <w:ins w:id="21775" w:author="PR Preview" w:date="2026-01-01T00:00:00Z">
        <w:r>
          <w:t xml:space="preserve">with QR factorization</w:t>
        </w:r>
      </w:ins>
      <w:ins w:id="21776" w:author="PR Preview" w:date="2026-01-01T00:00:00Z">
        <w:r>
          <w:t xml:space="preserve"> </w:t>
        </w:r>
      </w:ins>
      <m:oMath>
        <m:r>
          <m:rPr>
            <m:sty m:val="bi"/>
          </m:rPr>
          <m:t>A</m:t>
        </m:r>
        <m:r>
          <m:rPr>
            <m:sty m:val="p"/>
          </m:rPr>
          <m:t>=</m:t>
        </m:r>
        <m:r>
          <m:rPr>
            <m:sty m:val="bi"/>
          </m:rPr>
          <m:t>Q</m:t>
        </m:r>
        <m:r>
          <m:rPr>
            <m:sty m:val="bi"/>
          </m:rPr>
          <m:t>R</m:t>
        </m:r>
      </m:oMath>
      <w:ins w:id="21777" w:author="PR Preview" w:date="2026-01-01T00:00:00Z">
        <w:r>
          <w:t xml:space="preserve"> </w:t>
        </w:r>
      </w:ins>
      <w:ins w:id="21778" w:author="PR Preview" w:date="2026-01-01T00:00:00Z">
        <w:r>
          <w:t xml:space="preserve">(</w:t>
        </w:r>
      </w:ins>
      <w:hyperlink w:anchor="thm-qr">
        <w:ins w:id="21779" w:author="PR Preview" w:date="2026-01-01T00:00:00Z">
          <w:r>
            <w:rPr>
              <w:rStyle w:val="Hyperlink"/>
            </w:rPr>
            <w:t xml:space="preserve">Theorem 98</w:t>
          </w:r>
        </w:ins>
      </w:hyperlink>
      <w:ins w:id="21780" w:author="PR Preview" w:date="2026-01-01T00:00:00Z">
        <w:r>
          <w:t xml:space="preserve">), and let</w:t>
        </w:r>
      </w:ins>
      <w:ins w:id="21781" w:author="PR Preview" w:date="2026-01-01T00:00:00Z">
        <w:r>
          <w:t xml:space="preserve"> </w:t>
        </w:r>
      </w:ins>
      <m:oMath>
        <m:acc>
          <m:accPr>
            <m:chr m:val="̃"/>
          </m:accPr>
          <m:e>
            <m:r>
              <m:t>b</m:t>
            </m:r>
          </m:e>
        </m:acc>
        <m:r>
          <m:rPr>
            <m:sty m:val="p"/>
          </m:rPr>
          <m:t>∈</m:t>
        </m:r>
        <m:sSup>
          <m:e>
            <m:r>
              <m:rPr>
                <m:scr m:val="double-struck"/>
                <m:sty m:val="p"/>
              </m:rPr>
              <m:t>R</m:t>
            </m:r>
          </m:e>
          <m:sup>
            <m:r>
              <m:t>m</m:t>
            </m:r>
          </m:sup>
        </m:sSup>
      </m:oMath>
      <w:ins w:id="21782" w:author="PR Preview" w:date="2026-01-01T00:00:00Z">
        <w:r>
          <w:t xml:space="preserve">.</w:t>
        </w:r>
      </w:ins>
      <w:ins w:id="21783" w:author="PR Preview" w:date="2026-01-01T00:00:00Z">
        <w:r>
          <w:t xml:space="preserve"> </w:t>
        </w:r>
      </w:ins>
      <w:ins w:id="21784" w:author="PR Preview" w:date="2026-01-01T00:00:00Z">
        <w:r>
          <w:t xml:space="preserve">The least squares solution (</w:t>
        </w:r>
      </w:ins>
      <w:hyperlink w:anchor="def-least-squares">
        <w:ins w:id="21785" w:author="PR Preview" w:date="2026-01-01T00:00:00Z">
          <w:r>
            <w:rPr>
              <w:rStyle w:val="Hyperlink"/>
            </w:rPr>
            <w:t xml:space="preserve">Definition 101</w:t>
          </w:r>
        </w:ins>
      </w:hyperlink>
      <w:ins w:id="21786" w:author="PR Preview" w:date="2026-01-01T00:00:00Z">
        <w:r>
          <w:t xml:space="preserve">) is the unique solution of</w:t>
        </w:r>
      </w:ins>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ins w:id="21787" w:author="PR Preview" w:date="2026-01-01T00:00:00Z">
        <w:r>
          <w:t xml:space="preserve">which back substitution computes (</w:t>
        </w:r>
      </w:ins>
      <w:hyperlink w:anchor="thm-back-substitution">
        <w:ins w:id="21788" w:author="PR Preview" w:date="2026-01-01T00:00:00Z">
          <w:r>
            <w:rPr>
              <w:rStyle w:val="Hyperlink"/>
            </w:rPr>
            <w:t xml:space="preserve">Theorem 97</w:t>
          </w:r>
        </w:ins>
      </w:hyperlink>
      <w:ins w:id="21789" w:author="PR Preview" w:date="2026-01-01T00:00:00Z">
        <w:r>
          <w:t xml:space="preserve">).</w:t>
        </w:r>
      </w:ins>
      <w:ins w:id="21790" w:author="PR Preview" w:date="2026-01-01T00:00:00Z">
        <w:r>
          <w:t xml:space="preserve"> </w:t>
        </w:r>
      </w:ins>
      <w:ins w:id="21791" w:author="PR Preview" w:date="2026-01-01T00:00:00Z">
        <w:r>
          <w:t xml:space="preserve">When</w:t>
        </w:r>
      </w:ins>
      <w:ins w:id="21792" w:author="PR Preview" w:date="2026-01-01T00:00:00Z">
        <w:r>
          <w:t xml:space="preserve"> </w:t>
        </w:r>
      </w:ins>
      <m:oMath>
        <m:r>
          <m:t>m</m:t>
        </m:r>
        <m:r>
          <m:rPr>
            <m:sty m:val="p"/>
          </m:rPr>
          <m:t>=</m:t>
        </m:r>
        <m:r>
          <m:t>n</m:t>
        </m:r>
      </m:oMath>
      <w:ins w:id="21793" w:author="PR Preview" w:date="2026-01-01T00:00:00Z">
        <w:r>
          <w:t xml:space="preserve">, it is the unique solution of</w:t>
        </w:r>
      </w:ins>
      <w:ins w:id="21794" w:author="PR Preview" w:date="2026-01-01T00:00:00Z">
        <w:r>
          <w:t xml:space="preserve"> </w:t>
        </w:r>
      </w:ins>
      <m:oMath>
        <m:r>
          <m:rPr>
            <m:sty m:val="bi"/>
          </m:rPr>
          <m:t>A</m:t>
        </m:r>
        <m:acc>
          <m:accPr>
            <m:chr m:val="̃"/>
          </m:accPr>
          <m:e>
            <m:r>
              <m:t>x</m:t>
            </m:r>
          </m:e>
        </m:acc>
        <m:r>
          <m:rPr>
            <m:sty m:val="p"/>
          </m:rPr>
          <m:t>=</m:t>
        </m:r>
        <m:acc>
          <m:accPr>
            <m:chr m:val="̃"/>
          </m:accPr>
          <m:e>
            <m:r>
              <m:t>b</m:t>
            </m:r>
          </m:e>
        </m:acc>
      </m:oMath>
      <w:ins w:id="21795" w:author="PR Preview" w:date="2026-01-01T00:00:00Z">
        <w:r>
          <w:t xml:space="preserve">.</w:t>
        </w:r>
      </w:ins>
    </w:p>
    <w:bookmarkEnd w:id="573"/>
    <w:p>
      <w:pPr>
        <w:pStyle w:val="BodyText"/>
      </w:pPr>
      <w:ins w:id="21796" w:author="PR Preview" w:date="2026-01-01T00:00:00Z">
        <w:r>
          <w:rPr>
            <w:i/>
            <w:iCs/>
          </w:rPr>
          <w:t xml:space="preserve">Proof</w:t>
        </w:r>
      </w:ins>
      <w:ins w:id="21797" w:author="PR Preview" w:date="2026-01-01T00:00:00Z">
        <w:r>
          <w:t xml:space="preserve">. </w:t>
        </w:r>
      </w:ins>
      <m:oMath>
        <m:r>
          <m:rPr>
            <m:sty m:val="bi"/>
          </m:rPr>
          <m:t>R</m:t>
        </m:r>
      </m:oMath>
      <w:ins w:id="21798" w:author="PR Preview" w:date="2026-01-01T00:00:00Z">
        <w:r>
          <w:t xml:space="preserve"> </w:t>
        </w:r>
      </w:ins>
      <w:ins w:id="21799" w:author="PR Preview" w:date="2026-01-01T00:00:00Z">
        <w:r>
          <w:t xml:space="preserve">is upper triangular with positive diagonal,</w:t>
        </w:r>
      </w:ins>
      <w:ins w:id="21800" w:author="PR Preview" w:date="2026-01-01T00:00:00Z">
        <w:r>
          <w:t xml:space="preserve"> </w:t>
        </w:r>
      </w:ins>
      <w:ins w:id="21801" w:author="PR Preview" w:date="2026-01-01T00:00:00Z">
        <w:r>
          <w:t xml:space="preserve">so</w:t>
        </w:r>
      </w:ins>
      <w:ins w:id="21802" w:author="PR Preview" w:date="2026-01-01T00:00:00Z">
        <w:r>
          <w:t xml:space="preserve"> </w:t>
        </w:r>
      </w:ins>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ins w:id="21803" w:author="PR Preview" w:date="2026-01-01T00:00:00Z">
        <w:r>
          <w:t xml:space="preserve"> </w:t>
        </w:r>
      </w:ins>
      <w:ins w:id="21804" w:author="PR Preview" w:date="2026-01-01T00:00:00Z">
        <w:r>
          <w:t xml:space="preserve">has exactly one solution</w:t>
        </w:r>
      </w:ins>
      <w:ins w:id="21805" w:author="PR Preview" w:date="2026-01-01T00:00:00Z">
        <w:r>
          <w:t xml:space="preserve"> </w:t>
        </w:r>
      </w:ins>
      <m:oMath>
        <m:acc>
          <m:accPr>
            <m:chr m:val="̂"/>
          </m:accPr>
          <m:e>
            <m:acc>
              <m:accPr>
                <m:chr m:val="̃"/>
              </m:accPr>
              <m:e>
                <m:r>
                  <m:t>x</m:t>
                </m:r>
              </m:e>
            </m:acc>
          </m:e>
        </m:acc>
      </m:oMath>
      <w:ins w:id="21806" w:author="PR Preview" w:date="2026-01-01T00:00:00Z">
        <w:r>
          <w:t xml:space="preserve"> </w:t>
        </w:r>
      </w:ins>
      <w:ins w:id="21807" w:author="PR Preview" w:date="2026-01-01T00:00:00Z">
        <w:r>
          <w:t xml:space="preserve">(</w:t>
        </w:r>
      </w:ins>
      <w:hyperlink w:anchor="thm-back-substitution">
        <w:ins w:id="21808" w:author="PR Preview" w:date="2026-01-01T00:00:00Z">
          <w:r>
            <w:rPr>
              <w:rStyle w:val="Hyperlink"/>
            </w:rPr>
            <w:t xml:space="preserve">Theorem 97</w:t>
          </w:r>
        </w:ins>
      </w:hyperlink>
      <w:ins w:id="21809" w:author="PR Preview" w:date="2026-01-01T00:00:00Z">
        <w:r>
          <w:t xml:space="preserve">).</w:t>
        </w:r>
      </w:ins>
      <w:ins w:id="21810"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21811" w:author="PR Preview" w:date="2026-01-01T00:00:00Z">
        <w:r>
          <w:t xml:space="preserve">, as in the proof of</w:t>
        </w:r>
      </w:ins>
      <w:ins w:id="21812" w:author="PR Preview" w:date="2026-01-01T00:00:00Z">
        <w:r>
          <w:t xml:space="preserve"> </w:t>
        </w:r>
      </w:ins>
      <w:hyperlink w:anchor="thm-projector-onb">
        <w:ins w:id="21813" w:author="PR Preview" w:date="2026-01-01T00:00:00Z">
          <w:r>
            <w:rPr>
              <w:rStyle w:val="Hyperlink"/>
            </w:rPr>
            <w:t xml:space="preserve">Theorem 85</w:t>
          </w:r>
        </w:ins>
      </w:hyperlink>
      <w:ins w:id="21814" w:author="PR Preview" w:date="2026-01-01T00:00:00Z">
        <w:r>
          <w:t xml:space="preserve">.</w:t>
        </w:r>
      </w:ins>
      <w:ins w:id="21815" w:author="PR Preview" w:date="2026-01-01T00:00:00Z">
        <w:r>
          <w:t xml:space="preserve"> </w:t>
        </w:r>
      </w:ins>
      <w:ins w:id="21816" w:author="PR Preview" w:date="2026-01-01T00:00:00Z">
        <w:r>
          <w:t xml:space="preserve">Then</w:t>
        </w:r>
      </w:ins>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ins w:id="21817" w:author="PR Preview" w:date="2026-01-01T00:00:00Z">
        <w:r>
          <w:t xml:space="preserve">so</w:t>
        </w:r>
      </w:ins>
      <w:ins w:id="21818" w:author="PR Preview" w:date="2026-01-01T00:00:00Z">
        <w:r>
          <w:t xml:space="preserve"> </w:t>
        </w:r>
      </w:ins>
      <m:oMath>
        <m:acc>
          <m:accPr>
            <m:chr m:val="̂"/>
          </m:accPr>
          <m:e>
            <m:acc>
              <m:accPr>
                <m:chr m:val="̃"/>
              </m:accPr>
              <m:e>
                <m:r>
                  <m:t>x</m:t>
                </m:r>
              </m:e>
            </m:acc>
          </m:e>
        </m:acc>
      </m:oMath>
      <w:ins w:id="21819" w:author="PR Preview" w:date="2026-01-01T00:00:00Z">
        <w:r>
          <w:t xml:space="preserve"> </w:t>
        </w:r>
      </w:ins>
      <w:ins w:id="21820" w:author="PR Preview" w:date="2026-01-01T00:00:00Z">
        <w:r>
          <w:t xml:space="preserve">solves the normal equations and is the least squares solution</w:t>
        </w:r>
      </w:ins>
      <w:ins w:id="21821" w:author="PR Preview" w:date="2026-01-01T00:00:00Z">
        <w:r>
          <w:t xml:space="preserve"> </w:t>
        </w:r>
      </w:ins>
      <w:ins w:id="21822" w:author="PR Preview" w:date="2026-01-01T00:00:00Z">
        <w:r>
          <w:t xml:space="preserve">(</w:t>
        </w:r>
      </w:ins>
      <w:hyperlink w:anchor="thm-normal-equations">
        <w:ins w:id="21823" w:author="PR Preview" w:date="2026-01-01T00:00:00Z">
          <w:r>
            <w:rPr>
              <w:rStyle w:val="Hyperlink"/>
            </w:rPr>
            <w:t xml:space="preserve">Theorem 99</w:t>
          </w:r>
        </w:ins>
      </w:hyperlink>
      <w:ins w:id="21824" w:author="PR Preview" w:date="2026-01-01T00:00:00Z">
        <w:r>
          <w:t xml:space="preserve">), which is unique because</w:t>
        </w:r>
      </w:ins>
      <w:ins w:id="21825" w:author="PR Preview" w:date="2026-01-01T00:00:00Z">
        <w:r>
          <w:t xml:space="preserve"> </w:t>
        </w:r>
      </w:ins>
      <m:oMath>
        <m:r>
          <m:rPr>
            <m:sty m:val="p"/>
          </m:rPr>
          <m:t>rank</m:t>
        </m:r>
        <m:r>
          <m:rPr>
            <m:sty m:val="p"/>
          </m:rPr>
          <m:t>(</m:t>
        </m:r>
        <m:r>
          <m:rPr>
            <m:sty m:val="bi"/>
          </m:rPr>
          <m:t>A</m:t>
        </m:r>
        <m:r>
          <m:rPr>
            <m:sty m:val="p"/>
          </m:rPr>
          <m:t>)</m:t>
        </m:r>
        <m:r>
          <m:rPr>
            <m:sty m:val="p"/>
          </m:rPr>
          <m:t>=</m:t>
        </m:r>
        <m:r>
          <m:t>n</m:t>
        </m:r>
      </m:oMath>
      <w:ins w:id="21826" w:author="PR Preview" w:date="2026-01-01T00:00:00Z">
        <w:r>
          <w:t xml:space="preserve">.</w:t>
        </w:r>
      </w:ins>
      <w:ins w:id="21827" w:author="PR Preview" w:date="2026-01-01T00:00:00Z">
        <w:r>
          <w:t xml:space="preserve"> </w:t>
        </w:r>
      </w:ins>
      <w:ins w:id="21828" w:author="PR Preview" w:date="2026-01-01T00:00:00Z">
        <w:r>
          <w:t xml:space="preserve">When</w:t>
        </w:r>
      </w:ins>
      <w:ins w:id="21829" w:author="PR Preview" w:date="2026-01-01T00:00:00Z">
        <w:r>
          <w:t xml:space="preserve"> </w:t>
        </w:r>
      </w:ins>
      <m:oMath>
        <m:r>
          <m:t>m</m:t>
        </m:r>
        <m:r>
          <m:rPr>
            <m:sty m:val="p"/>
          </m:rPr>
          <m:t>=</m:t>
        </m:r>
        <m:r>
          <m:t>n</m:t>
        </m:r>
      </m:oMath>
      <w:ins w:id="21830"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74" w:name="exm-qr-least-squares"/>
    <w:p>
      <w:pPr>
        <w:pStyle w:val="BodyText"/>
      </w:pPr>
      <w:del w:id="21831" w:author="PR Preview" w:date="2026-01-01T00:00:00Z">
        <w:r>
          <w:rPr>
            <w:b/>
            <w:bCs/>
          </w:rPr>
          <w:delText xml:space="preserve">Example 180 (The least squares line by QR)</w:delText>
        </w:r>
      </w:del>
      <w:del w:id="21832" w:author="PR Preview" w:date="2026-01-01T00:00:00Z">
        <w:r>
          <w:delText xml:space="preserve"> </w:delText>
        </w:r>
      </w:del>
      <w:del w:id="21833" w:author="PR Preview" w:date="2026-01-01T00:00:00Z">
        <w:r>
          <w:delText xml:space="preserve">For</w:delText>
        </w:r>
      </w:del>
      <w:del w:id="21834" w:author="PR Preview" w:date="2026-01-01T00:00:00Z">
        <w:r>
          <w:delText xml:space="preserve"> </w:delText>
        </w:r>
      </w:del>
      <m:oMath>
        <m:r>
          <m:rPr>
            <m:sty m:val="bi"/>
          </m:rPr>
          <m:t>A</m:t>
        </m:r>
      </m:oMath>
      <w:del w:id="21835" w:author="PR Preview" w:date="2026-01-01T00:00:00Z">
        <w:r>
          <w:delText xml:space="preserve"> </w:delText>
        </w:r>
      </w:del>
      <w:del w:id="21836" w:author="PR Preview" w:date="2026-01-01T00:00:00Z">
        <w:r>
          <w:delText xml:space="preserve">and</w:delText>
        </w:r>
      </w:del>
      <w:del w:id="21837" w:author="PR Preview" w:date="2026-01-01T00:00:00Z">
        <w:r>
          <w:delText xml:space="preserve"> </w:delText>
        </w:r>
      </w:del>
      <m:oMath>
        <m:acc>
          <m:accPr>
            <m:chr m:val="̃"/>
          </m:accPr>
          <m:e>
            <m:r>
              <m:t>b</m:t>
            </m:r>
          </m:e>
        </m:acc>
      </m:oMath>
      <w:del w:id="21838" w:author="PR Preview" w:date="2026-01-01T00:00:00Z">
        <w:r>
          <w:delText xml:space="preserve"> </w:delText>
        </w:r>
      </w:del>
      <w:del w:id="21839" w:author="PR Preview" w:date="2026-01-01T00:00:00Z">
        <w:r>
          <w:delText xml:space="preserve">of</w:delText>
        </w:r>
      </w:del>
      <w:del w:id="21840" w:author="PR Preview" w:date="2026-01-01T00:00:00Z">
        <w:r>
          <w:delText xml:space="preserve"> </w:delText>
        </w:r>
      </w:del>
      <w:hyperlink w:anchor="exm-normal-equations">
        <w:del w:id="21841" w:author="PR Preview" w:date="2026-01-01T00:00:00Z">
          <w:r>
            <w:rPr>
              <w:rStyle w:val="Hyperlink"/>
            </w:rPr>
            <w:delText xml:space="preserve">Example 178</w:delText>
          </w:r>
        </w:del>
      </w:hyperlink>
      <w:del w:id="21842" w:author="PR Preview" w:date="2026-01-01T00:00:00Z">
        <w:r>
          <w:delText xml:space="preserve">,</w:delText>
        </w:r>
      </w:del>
      <w:del w:id="21843" w:author="PR Preview" w:date="2026-01-01T00:00:00Z">
        <w:r>
          <w:delText xml:space="preserve"> </w:delText>
        </w:r>
      </w:del>
      <w:del w:id="21844" w:author="PR Preview" w:date="2026-01-01T00:00:00Z">
        <w:r>
          <w:delText xml:space="preserve">Gram-Schmidt gives</w:delText>
        </w:r>
      </w:del>
      <w:del w:id="21845"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del w:id="21846" w:author="PR Preview" w:date="2026-01-01T00:00:00Z">
        <w:r>
          <w:delText xml:space="preserve">;</w:delText>
        </w:r>
      </w:del>
      <w:del w:id="21847" w:author="PR Preview" w:date="2026-01-01T00:00:00Z">
        <w:r>
          <w:delText xml:space="preserve"> </w:delText>
        </w:r>
      </w:del>
      <w:del w:id="21848" w:author="PR Preview" w:date="2026-01-01T00:00:00Z">
        <w:r>
          <w:delText xml:space="preserve">then</w:delText>
        </w:r>
      </w:del>
    </w:p>
    <w:p>
      <w:pPr>
        <w:pStyle w:val="BodyText"/>
      </w:pPr>
      <w:ins w:id="21849" w:author="PR Preview" w:date="2026-01-01T00:00:00Z">
        <w:r>
          <w:rPr>
            <w:b/>
            <w:bCs/>
          </w:rPr>
          <w:t xml:space="preserve">Example 183 (The least squares line by QR)</w:t>
        </w:r>
      </w:ins>
      <w:ins w:id="21850" w:author="PR Preview" w:date="2026-01-01T00:00:00Z">
        <w:r>
          <w:t xml:space="preserve"> </w:t>
        </w:r>
      </w:ins>
      <w:ins w:id="21851" w:author="PR Preview" w:date="2026-01-01T00:00:00Z">
        <w:r>
          <w:t xml:space="preserve">For</w:t>
        </w:r>
      </w:ins>
      <w:ins w:id="21852" w:author="PR Preview" w:date="2026-01-01T00:00:00Z">
        <w:r>
          <w:t xml:space="preserve"> </w:t>
        </w:r>
      </w:ins>
      <m:oMath>
        <m:r>
          <m:rPr>
            <m:sty m:val="bi"/>
          </m:rPr>
          <m:t>A</m:t>
        </m:r>
      </m:oMath>
      <w:ins w:id="21853" w:author="PR Preview" w:date="2026-01-01T00:00:00Z">
        <w:r>
          <w:t xml:space="preserve"> </w:t>
        </w:r>
      </w:ins>
      <w:ins w:id="21854" w:author="PR Preview" w:date="2026-01-01T00:00:00Z">
        <w:r>
          <w:t xml:space="preserve">and</w:t>
        </w:r>
      </w:ins>
      <w:ins w:id="21855" w:author="PR Preview" w:date="2026-01-01T00:00:00Z">
        <w:r>
          <w:t xml:space="preserve"> </w:t>
        </w:r>
      </w:ins>
      <m:oMath>
        <m:acc>
          <m:accPr>
            <m:chr m:val="̃"/>
          </m:accPr>
          <m:e>
            <m:r>
              <m:t>b</m:t>
            </m:r>
          </m:e>
        </m:acc>
      </m:oMath>
      <w:ins w:id="21856" w:author="PR Preview" w:date="2026-01-01T00:00:00Z">
        <w:r>
          <w:t xml:space="preserve"> </w:t>
        </w:r>
      </w:ins>
      <w:ins w:id="21857" w:author="PR Preview" w:date="2026-01-01T00:00:00Z">
        <w:r>
          <w:t xml:space="preserve">of</w:t>
        </w:r>
      </w:ins>
      <w:ins w:id="21858" w:author="PR Preview" w:date="2026-01-01T00:00:00Z">
        <w:r>
          <w:t xml:space="preserve"> </w:t>
        </w:r>
      </w:ins>
      <w:hyperlink w:anchor="exm-normal-equations">
        <w:ins w:id="21859" w:author="PR Preview" w:date="2026-01-01T00:00:00Z">
          <w:r>
            <w:rPr>
              <w:rStyle w:val="Hyperlink"/>
            </w:rPr>
            <w:t xml:space="preserve">Example 181</w:t>
          </w:r>
        </w:ins>
      </w:hyperlink>
      <w:ins w:id="21860" w:author="PR Preview" w:date="2026-01-01T00:00:00Z">
        <w:r>
          <w:t xml:space="preserve">,</w:t>
        </w:r>
      </w:ins>
      <w:ins w:id="21861" w:author="PR Preview" w:date="2026-01-01T00:00:00Z">
        <w:r>
          <w:t xml:space="preserve"> </w:t>
        </w:r>
      </w:ins>
      <w:ins w:id="21862" w:author="PR Preview" w:date="2026-01-01T00:00:00Z">
        <w:r>
          <w:t xml:space="preserve">Gram-Schmidt gives</w:t>
        </w:r>
      </w:ins>
      <w:ins w:id="21863"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ins w:id="21864" w:author="PR Preview" w:date="2026-01-01T00:00:00Z">
        <w:r>
          <w:t xml:space="preserve">;</w:t>
        </w:r>
      </w:ins>
      <w:ins w:id="21865" w:author="PR Preview" w:date="2026-01-01T00:00:00Z">
        <w:r>
          <w:t xml:space="preserve"> </w:t>
        </w:r>
      </w:ins>
      <w:ins w:id="21866" w:author="PR Preview" w:date="2026-01-01T00:00:00Z">
        <w:r>
          <w:t xml:space="preserve">then</w:t>
        </w:r>
      </w:ins>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del w:id="21867" w:author="PR Preview" w:date="2026-01-01T00:00:00Z">
        <w:r>
          <w:delText xml:space="preserve">the solution found in</w:delText>
        </w:r>
      </w:del>
      <w:del w:id="21868" w:author="PR Preview" w:date="2026-01-01T00:00:00Z">
        <w:r>
          <w:delText xml:space="preserve"> </w:delText>
        </w:r>
      </w:del>
      <w:hyperlink w:anchor="exm-normal-equations">
        <w:del w:id="21869" w:author="PR Preview" w:date="2026-01-01T00:00:00Z">
          <w:r>
            <w:rPr>
              <w:rStyle w:val="Hyperlink"/>
            </w:rPr>
            <w:delText xml:space="preserve">Example 178</w:delText>
          </w:r>
        </w:del>
      </w:hyperlink>
      <w:del w:id="21870" w:author="PR Preview" w:date="2026-01-01T00:00:00Z">
        <w:r>
          <w:delText xml:space="preserve">.</w:delText>
        </w:r>
      </w:del>
    </w:p>
    <w:p>
      <w:pPr>
        <w:pStyle w:val="BodyText"/>
      </w:pPr>
      <w:del w:id="21871" w:author="PR Preview" w:date="2026-01-01T00:00:00Z">
        <w:r>
          <w:rPr>
            <w:b/>
            <w:bCs/>
          </w:rPr>
          <w:delText xml:space="preserve">Definition 97 (LU factorization)</w:delText>
        </w:r>
      </w:del>
      <w:del w:id="21872" w:author="PR Preview" w:date="2026-01-01T00:00:00Z">
        <w:r>
          <w:delText xml:space="preserve"> </w:delText>
        </w:r>
      </w:del>
      <w:del w:id="21873" w:author="PR Preview" w:date="2026-01-01T00:00:00Z">
        <w:r>
          <w:delText xml:space="preserve">An</w:delText>
        </w:r>
      </w:del>
      <w:del w:id="21874" w:author="PR Preview" w:date="2026-01-01T00:00:00Z">
        <w:r>
          <w:delText xml:space="preserve"> </w:delText>
        </w:r>
      </w:del>
      <w:del w:id="21875" w:author="PR Preview" w:date="2026-01-01T00:00:00Z">
        <w:r>
          <w:rPr>
            <w:b/>
            <w:bCs/>
          </w:rPr>
          <w:delText xml:space="preserve">LU factorization</w:delText>
        </w:r>
      </w:del>
      <w:del w:id="21876" w:author="PR Preview" w:date="2026-01-01T00:00:00Z">
        <w:r>
          <w:delText xml:space="preserve"> </w:delText>
        </w:r>
      </w:del>
      <w:del w:id="21877" w:author="PR Preview" w:date="2026-01-01T00:00:00Z">
        <w:r>
          <w:delText xml:space="preserve">of an</w:delText>
        </w:r>
      </w:del>
      <w:del w:id="21878" w:author="PR Preview" w:date="2026-01-01T00:00:00Z">
        <w:r>
          <w:delText xml:space="preserve"> </w:delText>
        </w:r>
      </w:del>
      <m:oMath>
        <m:r>
          <m:t>n</m:t>
        </m:r>
        <m:r>
          <m:rPr>
            <m:sty m:val="p"/>
          </m:rPr>
          <m:t>×</m:t>
        </m:r>
        <m:r>
          <m:t>n</m:t>
        </m:r>
      </m:oMath>
      <w:del w:id="21879" w:author="PR Preview" w:date="2026-01-01T00:00:00Z">
        <w:r>
          <w:delText xml:space="preserve"> </w:delText>
        </w:r>
      </w:del>
      <w:del w:id="21880" w:author="PR Preview" w:date="2026-01-01T00:00:00Z">
        <w:r>
          <w:delText xml:space="preserve">matrix</w:delText>
        </w:r>
      </w:del>
      <w:del w:id="21881" w:author="PR Preview" w:date="2026-01-01T00:00:00Z">
        <w:r>
          <w:delText xml:space="preserve"> </w:delText>
        </w:r>
      </w:del>
      <m:oMath>
        <m:r>
          <m:rPr>
            <m:sty m:val="bi"/>
          </m:rPr>
          <m:t>A</m:t>
        </m:r>
      </m:oMath>
      <w:del w:id="21882" w:author="PR Preview" w:date="2026-01-01T00:00:00Z">
        <w:r>
          <w:delText xml:space="preserve"> </w:delText>
        </w:r>
      </w:del>
      <w:del w:id="21883" w:author="PR Preview" w:date="2026-01-01T00:00:00Z">
        <w:r>
          <w:delText xml:space="preserve">is a product</w:delText>
        </w:r>
      </w:del>
      <w:del w:id="21884" w:author="PR Preview" w:date="2026-01-01T00:00:00Z">
        <w:r>
          <w:delText xml:space="preserve"> </w:delText>
        </w:r>
      </w:del>
      <m:oMath>
        <m:r>
          <m:rPr>
            <m:sty m:val="bi"/>
          </m:rPr>
          <m:t>A</m:t>
        </m:r>
        <m:r>
          <m:rPr>
            <m:sty m:val="p"/>
          </m:rPr>
          <m:t>=</m:t>
        </m:r>
        <m:r>
          <m:rPr>
            <m:sty m:val="bi"/>
          </m:rPr>
          <m:t>L</m:t>
        </m:r>
        <m:r>
          <m:rPr>
            <m:sty m:val="bi"/>
          </m:rPr>
          <m:t>U</m:t>
        </m:r>
      </m:oMath>
      <w:del w:id="21885" w:author="PR Preview" w:date="2026-01-01T00:00:00Z">
        <w:r>
          <w:delText xml:space="preserve"> </w:delText>
        </w:r>
      </w:del>
      <w:del w:id="21886" w:author="PR Preview" w:date="2026-01-01T00:00:00Z">
        <w:r>
          <w:delText xml:space="preserve">with</w:delText>
        </w:r>
      </w:del>
      <w:del w:id="21887" w:author="PR Preview" w:date="2026-01-01T00:00:00Z">
        <w:r>
          <w:delText xml:space="preserve"> </w:delText>
        </w:r>
      </w:del>
      <m:oMath>
        <m:r>
          <m:rPr>
            <m:sty m:val="bi"/>
          </m:rPr>
          <m:t>L</m:t>
        </m:r>
      </m:oMath>
      <w:del w:id="21888" w:author="PR Preview" w:date="2026-01-01T00:00:00Z">
        <w:r>
          <w:delText xml:space="preserve"> </w:delText>
        </w:r>
      </w:del>
      <w:del w:id="21889" w:author="PR Preview" w:date="2026-01-01T00:00:00Z">
        <w:r>
          <w:delText xml:space="preserve">unit lower triangular and</w:delText>
        </w:r>
      </w:del>
      <w:del w:id="21890" w:author="PR Preview" w:date="2026-01-01T00:00:00Z">
        <w:r>
          <w:delText xml:space="preserve"> </w:delText>
        </w:r>
      </w:del>
      <m:oMath>
        <m:r>
          <m:rPr>
            <m:sty m:val="bi"/>
          </m:rPr>
          <m:t>U</m:t>
        </m:r>
      </m:oMath>
      <w:del w:id="21891" w:author="PR Preview" w:date="2026-01-01T00:00:00Z">
        <w:r>
          <w:delText xml:space="preserve"> </w:delText>
        </w:r>
      </w:del>
      <w:del w:id="21892" w:author="PR Preview" w:date="2026-01-01T00:00:00Z">
        <w:r>
          <w:delText xml:space="preserve">upper triangular (</w:delText>
        </w:r>
      </w:del>
      <w:hyperlink w:anchor="def-triangular-matrix">
        <w:del w:id="21893" w:author="PR Preview" w:date="2026-01-01T00:00:00Z">
          <w:r>
            <w:rPr>
              <w:rStyle w:val="Hyperlink"/>
            </w:rPr>
            <w:delText xml:space="preserve">Definition 95</w:delText>
          </w:r>
        </w:del>
      </w:hyperlink>
      <w:del w:id="21894" w:author="PR Preview" w:date="2026-01-01T00:00:00Z">
        <w:r>
          <w:delText xml:space="preserve">).</w:delText>
        </w:r>
      </w:del>
    </w:p>
    <w:p>
      <w:pPr>
        <w:pStyle w:val="BodyText"/>
      </w:pPr>
      <w:del w:id="21895" w:author="PR Preview" w:date="2026-01-01T00:00:00Z">
        <w:r>
          <w:rPr>
            <w:b/>
            <w:bCs/>
          </w:rPr>
          <w:delText xml:space="preserve">Example 181 (An LU factorization of a</w:delText>
        </w:r>
      </w:del>
      <w:del w:id="21896" w:author="PR Preview" w:date="2026-01-01T00:00:00Z">
        <w:r>
          <w:rPr>
            <w:b/>
            <w:bCs/>
          </w:rPr>
          <w:delText xml:space="preserve"> </w:delText>
        </w:r>
      </w:del>
      <m:oMath>
        <m:r>
          <m:t>3</m:t>
        </m:r>
        <m:r>
          <m:rPr>
            <m:sty m:val="p"/>
          </m:rPr>
          <m:t>×</m:t>
        </m:r>
        <m:r>
          <m:t>3</m:t>
        </m:r>
      </m:oMath>
      <w:del w:id="21897" w:author="PR Preview" w:date="2026-01-01T00:00:00Z">
        <w:r>
          <w:rPr>
            <w:b/>
            <w:bCs/>
          </w:rPr>
          <w:delText xml:space="preserve"> </w:delText>
        </w:r>
      </w:del>
      <w:del w:id="21898" w:author="PR Preview" w:date="2026-01-01T00:00:00Z">
        <w:r>
          <w:rPr>
            <w:b/>
            <w:bCs/>
          </w:rPr>
          <w:delText xml:space="preserve">matrix)</w:delText>
        </w:r>
      </w:del>
      <w:del w:id="21899" w:author="PR Preview" w:date="2026-01-01T00:00:00Z">
        <w:r>
          <w:delText xml:space="preserve"> </w:delText>
        </w:r>
      </w:del>
      <w:del w:id="21900" w:author="PR Preview" w:date="2026-01-01T00:00:00Z">
        <w:r>
          <w:delText xml:space="preserve">Let</w:delText>
        </w:r>
      </w:del>
      <w:del w:id="2190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21902" w:author="PR Preview" w:date="2026-01-01T00:00:00Z">
        <w:r>
          <w:delText xml:space="preserve">,</w:delText>
        </w:r>
      </w:del>
      <w:del w:id="21903"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21904" w:author="PR Preview" w:date="2026-01-01T00:00:00Z">
        <w:r>
          <w:delText xml:space="preserve"> </w:delText>
        </w:r>
      </w:del>
      <w:del w:id="21905" w:author="PR Preview" w:date="2026-01-01T00:00:00Z">
        <w:r>
          <w:delText xml:space="preserve">(unit lower triangular) and</w:delText>
        </w:r>
      </w:del>
      <w:del w:id="21906"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21907" w:author="PR Preview" w:date="2026-01-01T00:00:00Z">
        <w:r>
          <w:delText xml:space="preserve"> </w:delText>
        </w:r>
      </w:del>
      <w:del w:id="21908" w:author="PR Preview" w:date="2026-01-01T00:00:00Z">
        <w:r>
          <w:delText xml:space="preserve">(upper triangular).</w:delText>
        </w:r>
      </w:del>
      <w:del w:id="21909" w:author="PR Preview" w:date="2026-01-01T00:00:00Z">
        <w:r>
          <w:delText xml:space="preserve"> </w:delText>
        </w:r>
      </w:del>
      <w:del w:id="21910" w:author="PR Preview" w:date="2026-01-01T00:00:00Z">
        <w:r>
          <w:delText xml:space="preserve">By 4, entry</w:delText>
        </w:r>
      </w:del>
      <w:del w:id="21911" w:author="PR Preview" w:date="2026-01-01T00:00:00Z">
        <w:r>
          <w:delText xml:space="preserve"> </w:delText>
        </w:r>
      </w:del>
      <m:oMath>
        <m:r>
          <m:rPr>
            <m:sty m:val="p"/>
          </m:rPr>
          <m:t>(</m:t>
        </m:r>
        <m:r>
          <m:t>i</m:t>
        </m:r>
        <m:r>
          <m:rPr>
            <m:sty m:val="p"/>
          </m:rPr>
          <m:t>,</m:t>
        </m:r>
        <m:r>
          <m:t>j</m:t>
        </m:r>
        <m:r>
          <m:rPr>
            <m:sty m:val="p"/>
          </m:rPr>
          <m:t>)</m:t>
        </m:r>
      </m:oMath>
      <w:del w:id="21912" w:author="PR Preview" w:date="2026-01-01T00:00:00Z">
        <w:r>
          <w:delText xml:space="preserve"> </w:delText>
        </w:r>
      </w:del>
      <w:del w:id="21913" w:author="PR Preview" w:date="2026-01-01T00:00:00Z">
        <w:r>
          <w:delText xml:space="preserve">of</w:delText>
        </w:r>
      </w:del>
      <w:del w:id="21914" w:author="PR Preview" w:date="2026-01-01T00:00:00Z">
        <w:r>
          <w:delText xml:space="preserve"> </w:delText>
        </w:r>
      </w:del>
      <m:oMath>
        <m:r>
          <m:rPr>
            <m:sty m:val="bi"/>
          </m:rPr>
          <m:t>L</m:t>
        </m:r>
        <m:r>
          <m:rPr>
            <m:sty m:val="bi"/>
          </m:rPr>
          <m:t>U</m:t>
        </m:r>
      </m:oMath>
      <w:del w:id="21915" w:author="PR Preview" w:date="2026-01-01T00:00:00Z">
        <w:r>
          <w:delText xml:space="preserve"> </w:delText>
        </w:r>
      </w:del>
      <w:del w:id="21916" w:author="PR Preview" w:date="2026-01-01T00:00:00Z">
        <w:r>
          <w:delText xml:space="preserve">is</w:delText>
        </w:r>
      </w:del>
      <w:del w:id="21917"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21918" w:author="PR Preview" w:date="2026-01-01T00:00:00Z">
        <w:r>
          <w:delText xml:space="preserve">,</w:delText>
        </w:r>
      </w:del>
      <w:del w:id="21919" w:author="PR Preview" w:date="2026-01-01T00:00:00Z">
        <w:r>
          <w:delText xml:space="preserve"> </w:delText>
        </w:r>
      </w:del>
      <w:del w:id="21920" w:author="PR Preview" w:date="2026-01-01T00:00:00Z">
        <w:r>
          <w:delText xml:space="preserve">so row</w:delText>
        </w:r>
      </w:del>
      <w:del w:id="21921" w:author="PR Preview" w:date="2026-01-01T00:00:00Z">
        <w:r>
          <w:delText xml:space="preserve"> </w:delText>
        </w:r>
      </w:del>
      <m:oMath>
        <m:r>
          <m:t>i</m:t>
        </m:r>
      </m:oMath>
      <w:del w:id="21922" w:author="PR Preview" w:date="2026-01-01T00:00:00Z">
        <w:r>
          <w:delText xml:space="preserve"> </w:delText>
        </w:r>
      </w:del>
      <w:del w:id="21923" w:author="PR Preview" w:date="2026-01-01T00:00:00Z">
        <w:r>
          <w:delText xml:space="preserve">of</w:delText>
        </w:r>
      </w:del>
      <w:del w:id="21924" w:author="PR Preview" w:date="2026-01-01T00:00:00Z">
        <w:r>
          <w:delText xml:space="preserve"> </w:delText>
        </w:r>
      </w:del>
      <m:oMath>
        <m:r>
          <m:rPr>
            <m:sty m:val="bi"/>
          </m:rPr>
          <m:t>L</m:t>
        </m:r>
        <m:r>
          <m:rPr>
            <m:sty m:val="bi"/>
          </m:rPr>
          <m:t>U</m:t>
        </m:r>
      </m:oMath>
      <w:del w:id="21925" w:author="PR Preview" w:date="2026-01-01T00:00:00Z">
        <w:r>
          <w:delText xml:space="preserve"> </w:delText>
        </w:r>
      </w:del>
      <w:del w:id="21926" w:author="PR Preview" w:date="2026-01-01T00:00:00Z">
        <w:r>
          <w:delText xml:space="preserve">is</w:delText>
        </w:r>
      </w:del>
      <w:del w:id="21927"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21928" w:author="PR Preview" w:date="2026-01-01T00:00:00Z">
        <w:r>
          <w:delText xml:space="preserve"> </w:delText>
        </w:r>
      </w:del>
      <w:del w:id="21929" w:author="PR Preview" w:date="2026-01-01T00:00:00Z">
        <w:r>
          <w:delText xml:space="preserve">times row</w:delText>
        </w:r>
      </w:del>
      <w:del w:id="21930" w:author="PR Preview" w:date="2026-01-01T00:00:00Z">
        <w:r>
          <w:delText xml:space="preserve"> </w:delText>
        </w:r>
      </w:del>
      <m:oMath>
        <m:r>
          <m:t>k</m:t>
        </m:r>
      </m:oMath>
      <w:del w:id="21931" w:author="PR Preview" w:date="2026-01-01T00:00:00Z">
        <w:r>
          <w:delText xml:space="preserve"> </w:delText>
        </w:r>
      </w:del>
      <w:del w:id="21932" w:author="PR Preview" w:date="2026-01-01T00:00:00Z">
        <w:r>
          <w:delText xml:space="preserve">of</w:delText>
        </w:r>
      </w:del>
      <w:del w:id="21933" w:author="PR Preview" w:date="2026-01-01T00:00:00Z">
        <w:r>
          <w:delText xml:space="preserve"> </w:delText>
        </w:r>
      </w:del>
      <m:oMath>
        <m:r>
          <m:rPr>
            <m:sty m:val="bi"/>
          </m:rPr>
          <m:t>U</m:t>
        </m:r>
      </m:oMath>
      <w:del w:id="21934" w:author="PR Preview" w:date="2026-01-01T00:00:00Z">
        <w:r>
          <w:delText xml:space="preserve">.</w:delText>
        </w:r>
      </w:del>
      <w:del w:id="21935" w:author="PR Preview" w:date="2026-01-01T00:00:00Z">
        <w:r>
          <w:delText xml:space="preserve"> </w:delText>
        </w:r>
      </w:del>
      <w:del w:id="21936" w:author="PR Preview" w:date="2026-01-01T00:00:00Z">
        <w:r>
          <w:delText xml:space="preserve">Row 1 is</w:delText>
        </w:r>
      </w:del>
      <w:del w:id="21937"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21938" w:author="PR Preview" w:date="2026-01-01T00:00:00Z">
        <w:r>
          <w:delText xml:space="preserve">;</w:delText>
        </w:r>
      </w:del>
      <w:del w:id="21939" w:author="PR Preview" w:date="2026-01-01T00:00:00Z">
        <w:r>
          <w:delText xml:space="preserve"> </w:delText>
        </w:r>
      </w:del>
      <w:del w:id="21940" w:author="PR Preview" w:date="2026-01-01T00:00:00Z">
        <w:r>
          <w:delText xml:space="preserve">row 2 is</w:delText>
        </w:r>
      </w:del>
      <w:del w:id="21941"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21942" w:author="PR Preview" w:date="2026-01-01T00:00:00Z">
        <w:r>
          <w:delText xml:space="preserve">,</w:delText>
        </w:r>
      </w:del>
      <w:del w:id="21943" w:author="PR Preview" w:date="2026-01-01T00:00:00Z">
        <w:r>
          <w:delText xml:space="preserve"> </w:delText>
        </w:r>
      </w:del>
      <w:del w:id="21944" w:author="PR Preview" w:date="2026-01-01T00:00:00Z">
        <w:r>
          <w:delText xml:space="preserve">and row 3 is</w:delText>
        </w:r>
      </w:del>
      <w:del w:id="21945"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21946" w:author="PR Preview" w:date="2026-01-01T00:00:00Z">
        <w:r>
          <w:delText xml:space="preserve">.</w:delText>
        </w:r>
      </w:del>
      <w:del w:id="21947" w:author="PR Preview" w:date="2026-01-01T00:00:00Z">
        <w:r>
          <w:delText xml:space="preserve"> </w:delText>
        </w:r>
      </w:del>
      <w:del w:id="21948" w:author="PR Preview" w:date="2026-01-01T00:00:00Z">
        <w:r>
          <w:delText xml:space="preserve">These are the rows of</w:delText>
        </w:r>
      </w:del>
      <w:del w:id="21949" w:author="PR Preview" w:date="2026-01-01T00:00:00Z">
        <w:r>
          <w:delText xml:space="preserve"> </w:delText>
        </w:r>
      </w:del>
      <m:oMath>
        <m:r>
          <m:rPr>
            <m:sty m:val="bi"/>
          </m:rPr>
          <m:t>A</m:t>
        </m:r>
      </m:oMath>
      <w:del w:id="21950" w:author="PR Preview" w:date="2026-01-01T00:00:00Z">
        <w:r>
          <w:delText xml:space="preserve">, so</w:delText>
        </w:r>
      </w:del>
      <w:del w:id="21951" w:author="PR Preview" w:date="2026-01-01T00:00:00Z">
        <w:r>
          <w:delText xml:space="preserve"> </w:delText>
        </w:r>
      </w:del>
      <m:oMath>
        <m:r>
          <m:rPr>
            <m:sty m:val="bi"/>
          </m:rPr>
          <m:t>L</m:t>
        </m:r>
        <m:r>
          <m:rPr>
            <m:sty m:val="bi"/>
          </m:rPr>
          <m:t>U</m:t>
        </m:r>
        <m:r>
          <m:rPr>
            <m:sty m:val="p"/>
          </m:rPr>
          <m:t>=</m:t>
        </m:r>
        <m:r>
          <m:rPr>
            <m:sty m:val="bi"/>
          </m:rPr>
          <m:t>A</m:t>
        </m:r>
      </m:oMath>
      <w:del w:id="21952" w:author="PR Preview" w:date="2026-01-01T00:00:00Z">
        <w:r>
          <w:delText xml:space="preserve"> </w:delText>
        </w:r>
      </w:del>
      <w:del w:id="21953" w:author="PR Preview" w:date="2026-01-01T00:00:00Z">
        <w:r>
          <w:delText xml:space="preserve">is an LU factorization.</w:delText>
        </w:r>
      </w:del>
      <w:del w:id="21954" w:author="PR Preview" w:date="2026-01-01T00:00:00Z">
        <w:r>
          <w:delText xml:space="preserve"> </w:delText>
        </w:r>
      </w:del>
      <w:del w:id="21955" w:author="PR Preview" w:date="2026-01-01T00:00:00Z">
        <w:r>
          <w:delText xml:space="preserve">The below-diagonal entries of</w:delText>
        </w:r>
      </w:del>
      <w:del w:id="21956" w:author="PR Preview" w:date="2026-01-01T00:00:00Z">
        <w:r>
          <w:delText xml:space="preserve"> </w:delText>
        </w:r>
      </w:del>
      <m:oMath>
        <m:r>
          <m:rPr>
            <m:sty m:val="bi"/>
          </m:rPr>
          <m:t>L</m:t>
        </m:r>
      </m:oMath>
      <w:del w:id="21957" w:author="PR Preview" w:date="2026-01-01T00:00:00Z">
        <w:r>
          <w:delText xml:space="preserve"> </w:delText>
        </w:r>
      </w:del>
      <w:del w:id="21958" w:author="PR Preview" w:date="2026-01-01T00:00:00Z">
        <w:r>
          <w:delText xml:space="preserve">are the negatives of the multiples of earlier rows</w:delText>
        </w:r>
      </w:del>
      <w:del w:id="21959" w:author="PR Preview" w:date="2026-01-01T00:00:00Z">
        <w:r>
          <w:delText xml:space="preserve"> </w:delText>
        </w:r>
      </w:del>
      <w:del w:id="21960" w:author="PR Preview" w:date="2026-01-01T00:00:00Z">
        <w:r>
          <w:delText xml:space="preserve">that Gaussian elimination adds to reduce</w:delText>
        </w:r>
      </w:del>
      <w:del w:id="21961" w:author="PR Preview" w:date="2026-01-01T00:00:00Z">
        <w:r>
          <w:delText xml:space="preserve"> </w:delText>
        </w:r>
      </w:del>
      <m:oMath>
        <m:r>
          <m:rPr>
            <m:sty m:val="bi"/>
          </m:rPr>
          <m:t>A</m:t>
        </m:r>
      </m:oMath>
      <w:del w:id="21962" w:author="PR Preview" w:date="2026-01-01T00:00:00Z">
        <w:r>
          <w:delText xml:space="preserve"> </w:delText>
        </w:r>
      </w:del>
      <w:del w:id="21963" w:author="PR Preview" w:date="2026-01-01T00:00:00Z">
        <w:r>
          <w:delText xml:space="preserve">to</w:delText>
        </w:r>
      </w:del>
      <w:del w:id="21964" w:author="PR Preview" w:date="2026-01-01T00:00:00Z">
        <w:r>
          <w:delText xml:space="preserve"> </w:delText>
        </w:r>
      </w:del>
      <m:oMath>
        <m:r>
          <m:rPr>
            <m:sty m:val="bi"/>
          </m:rPr>
          <m:t>U</m:t>
        </m:r>
      </m:oMath>
      <w:del w:id="21965" w:author="PR Preview" w:date="2026-01-01T00:00:00Z">
        <w:r>
          <w:delText xml:space="preserve">.</w:delText>
        </w:r>
      </w:del>
    </w:p>
    <w:p>
      <w:pPr>
        <w:pStyle w:val="BodyText"/>
      </w:pPr>
      <w:del w:id="21966" w:author="PR Preview" w:date="2026-01-01T00:00:00Z">
        <w:r>
          <w:rPr>
            <w:b/>
            <w:bCs/>
          </w:rPr>
          <w:delText xml:space="preserve">Example 182 (An invertible matrix with no LU factorization)</w:delText>
        </w:r>
      </w:del>
      <w:del w:id="21967"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21968" w:author="PR Preview" w:date="2026-01-01T00:00:00Z">
        <w:r>
          <w:delText xml:space="preserve"> </w:delText>
        </w:r>
      </w:del>
      <w:del w:id="21969" w:author="PR Preview" w:date="2026-01-01T00:00:00Z">
        <w:r>
          <w:delText xml:space="preserve">is invertible:</w:delText>
        </w:r>
      </w:del>
      <w:del w:id="21970"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21971" w:author="PR Preview" w:date="2026-01-01T00:00:00Z">
        <w:r>
          <w:delText xml:space="preserve">, so</w:delText>
        </w:r>
      </w:del>
      <w:del w:id="21972"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21973" w:author="PR Preview" w:date="2026-01-01T00:00:00Z">
        <w:r>
          <w:delText xml:space="preserve"> </w:delText>
        </w:r>
      </w:del>
      <w:del w:id="21974" w:author="PR Preview" w:date="2026-01-01T00:00:00Z">
        <w:r>
          <w:delText xml:space="preserve">(5);</w:delText>
        </w:r>
      </w:del>
      <w:del w:id="21975" w:author="PR Preview" w:date="2026-01-01T00:00:00Z">
        <w:r>
          <w:delText xml:space="preserve"> </w:delText>
        </w:r>
      </w:del>
      <w:del w:id="21976" w:author="PR Preview" w:date="2026-01-01T00:00:00Z">
        <w:r>
          <w:delText xml:space="preserve">but it has no LU factorization.</w:delText>
        </w:r>
      </w:del>
      <w:del w:id="21977" w:author="PR Preview" w:date="2026-01-01T00:00:00Z">
        <w:r>
          <w:delText xml:space="preserve"> </w:delText>
        </w:r>
      </w:del>
      <w:del w:id="21978" w:author="PR Preview" w:date="2026-01-01T00:00:00Z">
        <w:r>
          <w:delText xml:space="preserve">If</w:delText>
        </w:r>
      </w:del>
      <w:del w:id="21979" w:author="PR Preview" w:date="2026-01-01T00:00:00Z">
        <w:r>
          <w:delText xml:space="preserve"> </w:delText>
        </w:r>
      </w:del>
      <m:oMath>
        <m:r>
          <m:rPr>
            <m:sty m:val="bi"/>
          </m:rPr>
          <m:t>P</m:t>
        </m:r>
        <m:r>
          <m:rPr>
            <m:sty m:val="p"/>
          </m:rPr>
          <m:t>=</m:t>
        </m:r>
        <m:r>
          <m:rPr>
            <m:sty m:val="bi"/>
          </m:rPr>
          <m:t>L</m:t>
        </m:r>
        <m:r>
          <m:rPr>
            <m:sty m:val="bi"/>
          </m:rPr>
          <m:t>U</m:t>
        </m:r>
      </m:oMath>
      <w:del w:id="21980" w:author="PR Preview" w:date="2026-01-01T00:00:00Z">
        <w:r>
          <w:delText xml:space="preserve">, the</w:delText>
        </w:r>
      </w:del>
      <w:del w:id="21981" w:author="PR Preview" w:date="2026-01-01T00:00:00Z">
        <w:r>
          <w:delText xml:space="preserve"> </w:delText>
        </w:r>
      </w:del>
      <m:oMath>
        <m:r>
          <m:rPr>
            <m:sty m:val="p"/>
          </m:rPr>
          <m:t>(</m:t>
        </m:r>
        <m:r>
          <m:t>1</m:t>
        </m:r>
        <m:r>
          <m:rPr>
            <m:sty m:val="p"/>
          </m:rPr>
          <m:t>,</m:t>
        </m:r>
        <m:r>
          <m:t>1</m:t>
        </m:r>
        <m:r>
          <m:rPr>
            <m:sty m:val="p"/>
          </m:rPr>
          <m:t>)</m:t>
        </m:r>
      </m:oMath>
      <w:del w:id="21982" w:author="PR Preview" w:date="2026-01-01T00:00:00Z">
        <w:r>
          <w:delText xml:space="preserve"> </w:delText>
        </w:r>
      </w:del>
      <w:del w:id="21983" w:author="PR Preview" w:date="2026-01-01T00:00:00Z">
        <w:r>
          <w:delText xml:space="preserve">entry gives</w:delText>
        </w:r>
      </w:del>
      <w:del w:id="21984" w:author="PR Preview" w:date="2026-01-01T00:00:00Z">
        <w:r>
          <w:delText xml:space="preserve"> </w:delText>
        </w:r>
      </w:del>
      <m:oMath>
        <m:r>
          <m:t>0</m:t>
        </m:r>
        <m:r>
          <m:rPr>
            <m:sty m:val="p"/>
          </m:rPr>
          <m:t>=</m:t>
        </m:r>
        <m:r>
          <m:t>1</m:t>
        </m:r>
        <m:r>
          <m:rPr>
            <m:sty m:val="p"/>
          </m:rPr>
          <m:t>⋅</m:t>
        </m:r>
        <m:sSub>
          <m:e>
            <m:r>
              <m:t>u</m:t>
            </m:r>
          </m:e>
          <m:sub>
            <m:r>
              <m:t>11</m:t>
            </m:r>
          </m:sub>
        </m:sSub>
      </m:oMath>
      <w:del w:id="21985" w:author="PR Preview" w:date="2026-01-01T00:00:00Z">
        <w:r>
          <w:delText xml:space="preserve">, so</w:delText>
        </w:r>
      </w:del>
      <w:del w:id="21986" w:author="PR Preview" w:date="2026-01-01T00:00:00Z">
        <w:r>
          <w:delText xml:space="preserve"> </w:delText>
        </w:r>
      </w:del>
      <m:oMath>
        <m:sSub>
          <m:e>
            <m:r>
              <m:t>u</m:t>
            </m:r>
          </m:e>
          <m:sub>
            <m:r>
              <m:t>11</m:t>
            </m:r>
          </m:sub>
        </m:sSub>
        <m:r>
          <m:rPr>
            <m:sty m:val="p"/>
          </m:rPr>
          <m:t>=</m:t>
        </m:r>
        <m:r>
          <m:t>0</m:t>
        </m:r>
      </m:oMath>
      <w:del w:id="21987" w:author="PR Preview" w:date="2026-01-01T00:00:00Z">
        <w:r>
          <w:delText xml:space="preserve">,</w:delText>
        </w:r>
      </w:del>
      <w:del w:id="21988" w:author="PR Preview" w:date="2026-01-01T00:00:00Z">
        <w:r>
          <w:delText xml:space="preserve"> </w:delText>
        </w:r>
      </w:del>
      <w:del w:id="21989" w:author="PR Preview" w:date="2026-01-01T00:00:00Z">
        <w:r>
          <w:delText xml:space="preserve">and then the</w:delText>
        </w:r>
      </w:del>
      <w:del w:id="21990" w:author="PR Preview" w:date="2026-01-01T00:00:00Z">
        <w:r>
          <w:delText xml:space="preserve"> </w:delText>
        </w:r>
      </w:del>
      <m:oMath>
        <m:r>
          <m:rPr>
            <m:sty m:val="p"/>
          </m:rPr>
          <m:t>(</m:t>
        </m:r>
        <m:r>
          <m:t>2</m:t>
        </m:r>
        <m:r>
          <m:rPr>
            <m:sty m:val="p"/>
          </m:rPr>
          <m:t>,</m:t>
        </m:r>
        <m:r>
          <m:t>1</m:t>
        </m:r>
        <m:r>
          <m:rPr>
            <m:sty m:val="p"/>
          </m:rPr>
          <m:t>)</m:t>
        </m:r>
      </m:oMath>
      <w:del w:id="21991" w:author="PR Preview" w:date="2026-01-01T00:00:00Z">
        <w:r>
          <w:delText xml:space="preserve"> </w:delText>
        </w:r>
      </w:del>
      <w:del w:id="21992" w:author="PR Preview" w:date="2026-01-01T00:00:00Z">
        <w:r>
          <w:delText xml:space="preserve">entry gives</w:delText>
        </w:r>
      </w:del>
    </w:p>
    <w:p>
      <w:pPr>
        <w:pStyle w:val="FirstParagraph"/>
      </w:pPr>
      <w:ins w:id="21993" w:author="PR Preview" w:date="2026-01-01T00:00:00Z">
        <w:r>
          <w:t xml:space="preserve">the solution found in</w:t>
        </w:r>
      </w:ins>
      <w:ins w:id="21994" w:author="PR Preview" w:date="2026-01-01T00:00:00Z">
        <w:r>
          <w:t xml:space="preserve"> </w:t>
        </w:r>
      </w:ins>
      <w:hyperlink w:anchor="exm-normal-equations">
        <w:ins w:id="21995" w:author="PR Preview" w:date="2026-01-01T00:00:00Z">
          <w:r>
            <w:rPr>
              <w:rStyle w:val="Hyperlink"/>
            </w:rPr>
            <w:t xml:space="preserve">Example 181</w:t>
          </w:r>
        </w:ins>
      </w:hyperlink>
      <w:ins w:id="21996" w:author="PR Preview" w:date="2026-01-01T00:00:00Z">
        <w:r>
          <w:t xml:space="preserve">.</w:t>
        </w:r>
      </w:ins>
    </w:p>
    <w:bookmarkEnd w:id="574"/>
    <w:bookmarkStart w:id="575" w:name="def-lu"/>
    <w:p>
      <w:pPr>
        <w:pStyle w:val="BodyText"/>
      </w:pPr>
      <w:ins w:id="21997" w:author="PR Preview" w:date="2026-01-01T00:00:00Z">
        <w:r>
          <w:rPr>
            <w:b/>
            <w:bCs/>
          </w:rPr>
          <w:t xml:space="preserve">Definition 103 (LU factorization)</w:t>
        </w:r>
      </w:ins>
      <w:ins w:id="21998" w:author="PR Preview" w:date="2026-01-01T00:00:00Z">
        <w:r>
          <w:t xml:space="preserve"> </w:t>
        </w:r>
      </w:ins>
      <w:ins w:id="21999" w:author="PR Preview" w:date="2026-01-01T00:00:00Z">
        <w:r>
          <w:t xml:space="preserve">An</w:t>
        </w:r>
      </w:ins>
      <w:ins w:id="22000" w:author="PR Preview" w:date="2026-01-01T00:00:00Z">
        <w:r>
          <w:t xml:space="preserve"> </w:t>
        </w:r>
      </w:ins>
      <w:ins w:id="22001" w:author="PR Preview" w:date="2026-01-01T00:00:00Z">
        <w:r>
          <w:rPr>
            <w:b/>
            <w:bCs/>
          </w:rPr>
          <w:t xml:space="preserve">LU factorization</w:t>
        </w:r>
      </w:ins>
      <w:ins w:id="22002" w:author="PR Preview" w:date="2026-01-01T00:00:00Z">
        <w:r>
          <w:t xml:space="preserve"> </w:t>
        </w:r>
      </w:ins>
      <w:ins w:id="22003" w:author="PR Preview" w:date="2026-01-01T00:00:00Z">
        <w:r>
          <w:t xml:space="preserve">of an</w:t>
        </w:r>
      </w:ins>
      <w:ins w:id="22004" w:author="PR Preview" w:date="2026-01-01T00:00:00Z">
        <w:r>
          <w:t xml:space="preserve"> </w:t>
        </w:r>
      </w:ins>
      <m:oMath>
        <m:r>
          <m:t>n</m:t>
        </m:r>
        <m:r>
          <m:rPr>
            <m:sty m:val="p"/>
          </m:rPr>
          <m:t>×</m:t>
        </m:r>
        <m:r>
          <m:t>n</m:t>
        </m:r>
      </m:oMath>
      <w:ins w:id="22005" w:author="PR Preview" w:date="2026-01-01T00:00:00Z">
        <w:r>
          <w:t xml:space="preserve"> </w:t>
        </w:r>
      </w:ins>
      <w:ins w:id="22006" w:author="PR Preview" w:date="2026-01-01T00:00:00Z">
        <w:r>
          <w:t xml:space="preserve">matrix</w:t>
        </w:r>
      </w:ins>
      <w:ins w:id="22007" w:author="PR Preview" w:date="2026-01-01T00:00:00Z">
        <w:r>
          <w:t xml:space="preserve"> </w:t>
        </w:r>
      </w:ins>
      <m:oMath>
        <m:r>
          <m:rPr>
            <m:sty m:val="bi"/>
          </m:rPr>
          <m:t>A</m:t>
        </m:r>
      </m:oMath>
      <w:ins w:id="22008" w:author="PR Preview" w:date="2026-01-01T00:00:00Z">
        <w:r>
          <w:t xml:space="preserve"> </w:t>
        </w:r>
      </w:ins>
      <w:ins w:id="22009" w:author="PR Preview" w:date="2026-01-01T00:00:00Z">
        <w:r>
          <w:t xml:space="preserve">is a product</w:t>
        </w:r>
      </w:ins>
      <w:ins w:id="22010" w:author="PR Preview" w:date="2026-01-01T00:00:00Z">
        <w:r>
          <w:t xml:space="preserve"> </w:t>
        </w:r>
      </w:ins>
      <m:oMath>
        <m:r>
          <m:rPr>
            <m:sty m:val="bi"/>
          </m:rPr>
          <m:t>A</m:t>
        </m:r>
        <m:r>
          <m:rPr>
            <m:sty m:val="p"/>
          </m:rPr>
          <m:t>=</m:t>
        </m:r>
        <m:r>
          <m:rPr>
            <m:sty m:val="bi"/>
          </m:rPr>
          <m:t>L</m:t>
        </m:r>
        <m:r>
          <m:rPr>
            <m:sty m:val="bi"/>
          </m:rPr>
          <m:t>U</m:t>
        </m:r>
      </m:oMath>
      <w:ins w:id="22011" w:author="PR Preview" w:date="2026-01-01T00:00:00Z">
        <w:r>
          <w:t xml:space="preserve"> </w:t>
        </w:r>
      </w:ins>
      <w:ins w:id="22012" w:author="PR Preview" w:date="2026-01-01T00:00:00Z">
        <w:r>
          <w:t xml:space="preserve">with</w:t>
        </w:r>
      </w:ins>
      <w:ins w:id="22013" w:author="PR Preview" w:date="2026-01-01T00:00:00Z">
        <w:r>
          <w:t xml:space="preserve"> </w:t>
        </w:r>
      </w:ins>
      <m:oMath>
        <m:r>
          <m:rPr>
            <m:sty m:val="bi"/>
          </m:rPr>
          <m:t>L</m:t>
        </m:r>
      </m:oMath>
      <w:ins w:id="22014" w:author="PR Preview" w:date="2026-01-01T00:00:00Z">
        <w:r>
          <w:t xml:space="preserve"> </w:t>
        </w:r>
      </w:ins>
      <w:ins w:id="22015" w:author="PR Preview" w:date="2026-01-01T00:00:00Z">
        <w:r>
          <w:t xml:space="preserve">unit lower triangular and</w:t>
        </w:r>
      </w:ins>
      <w:ins w:id="22016" w:author="PR Preview" w:date="2026-01-01T00:00:00Z">
        <w:r>
          <w:t xml:space="preserve"> </w:t>
        </w:r>
      </w:ins>
      <m:oMath>
        <m:r>
          <m:rPr>
            <m:sty m:val="bi"/>
          </m:rPr>
          <m:t>U</m:t>
        </m:r>
      </m:oMath>
      <w:ins w:id="22017" w:author="PR Preview" w:date="2026-01-01T00:00:00Z">
        <w:r>
          <w:t xml:space="preserve"> </w:t>
        </w:r>
      </w:ins>
      <w:ins w:id="22018" w:author="PR Preview" w:date="2026-01-01T00:00:00Z">
        <w:r>
          <w:t xml:space="preserve">upper triangular (</w:t>
        </w:r>
      </w:ins>
      <w:hyperlink w:anchor="def-triangular-matrix">
        <w:ins w:id="22019" w:author="PR Preview" w:date="2026-01-01T00:00:00Z">
          <w:r>
            <w:rPr>
              <w:rStyle w:val="Hyperlink"/>
            </w:rPr>
            <w:t xml:space="preserve">Definition 100</w:t>
          </w:r>
        </w:ins>
      </w:hyperlink>
      <w:ins w:id="22020" w:author="PR Preview" w:date="2026-01-01T00:00:00Z">
        <w:r>
          <w:t xml:space="preserve">).</w:t>
        </w:r>
      </w:ins>
    </w:p>
    <w:bookmarkEnd w:id="575"/>
    <w:bookmarkStart w:id="576" w:name="exm-lu"/>
    <w:p>
      <w:pPr>
        <w:pStyle w:val="BodyText"/>
      </w:pPr>
      <w:ins w:id="22021" w:author="PR Preview" w:date="2026-01-01T00:00:00Z">
        <w:r>
          <w:rPr>
            <w:b/>
            <w:bCs/>
          </w:rPr>
          <w:t xml:space="preserve">Example 184 (An LU factorization of a</w:t>
        </w:r>
      </w:ins>
      <w:ins w:id="22022" w:author="PR Preview" w:date="2026-01-01T00:00:00Z">
        <w:r>
          <w:rPr>
            <w:b/>
            <w:bCs/>
          </w:rPr>
          <w:t xml:space="preserve"> </w:t>
        </w:r>
      </w:ins>
      <m:oMath>
        <m:r>
          <m:t>3</m:t>
        </m:r>
        <m:r>
          <m:rPr>
            <m:sty m:val="p"/>
          </m:rPr>
          <m:t>×</m:t>
        </m:r>
        <m:r>
          <m:t>3</m:t>
        </m:r>
      </m:oMath>
      <w:ins w:id="22023" w:author="PR Preview" w:date="2026-01-01T00:00:00Z">
        <w:r>
          <w:rPr>
            <w:b/>
            <w:bCs/>
          </w:rPr>
          <w:t xml:space="preserve"> </w:t>
        </w:r>
      </w:ins>
      <w:ins w:id="22024" w:author="PR Preview" w:date="2026-01-01T00:00:00Z">
        <w:r>
          <w:rPr>
            <w:b/>
            <w:bCs/>
          </w:rPr>
          <w:t xml:space="preserve">matrix)</w:t>
        </w:r>
      </w:ins>
      <w:ins w:id="22025" w:author="PR Preview" w:date="2026-01-01T00:00:00Z">
        <w:r>
          <w:t xml:space="preserve"> </w:t>
        </w:r>
      </w:ins>
      <w:ins w:id="22026" w:author="PR Preview" w:date="2026-01-01T00:00:00Z">
        <w:r>
          <w:t xml:space="preserve">Let</w:t>
        </w:r>
      </w:ins>
      <w:ins w:id="2202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22028" w:author="PR Preview" w:date="2026-01-01T00:00:00Z">
        <w:r>
          <w:t xml:space="preserve">,</w:t>
        </w:r>
      </w:ins>
      <w:ins w:id="22029"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22030" w:author="PR Preview" w:date="2026-01-01T00:00:00Z">
        <w:r>
          <w:t xml:space="preserve"> </w:t>
        </w:r>
      </w:ins>
      <w:ins w:id="22031" w:author="PR Preview" w:date="2026-01-01T00:00:00Z">
        <w:r>
          <w:t xml:space="preserve">(unit lower triangular) and</w:t>
        </w:r>
      </w:ins>
      <w:ins w:id="22032"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22033" w:author="PR Preview" w:date="2026-01-01T00:00:00Z">
        <w:r>
          <w:t xml:space="preserve"> </w:t>
        </w:r>
      </w:ins>
      <w:ins w:id="22034" w:author="PR Preview" w:date="2026-01-01T00:00:00Z">
        <w:r>
          <w:t xml:space="preserve">(upper triangular).</w:t>
        </w:r>
      </w:ins>
      <w:ins w:id="22035" w:author="PR Preview" w:date="2026-01-01T00:00:00Z">
        <w:r>
          <w:t xml:space="preserve"> </w:t>
        </w:r>
      </w:ins>
      <w:ins w:id="22036" w:author="PR Preview" w:date="2026-01-01T00:00:00Z">
        <w:r>
          <w:t xml:space="preserve">By 4, entry</w:t>
        </w:r>
      </w:ins>
      <w:ins w:id="22037" w:author="PR Preview" w:date="2026-01-01T00:00:00Z">
        <w:r>
          <w:t xml:space="preserve"> </w:t>
        </w:r>
      </w:ins>
      <m:oMath>
        <m:r>
          <m:rPr>
            <m:sty m:val="p"/>
          </m:rPr>
          <m:t>(</m:t>
        </m:r>
        <m:r>
          <m:t>i</m:t>
        </m:r>
        <m:r>
          <m:rPr>
            <m:sty m:val="p"/>
          </m:rPr>
          <m:t>,</m:t>
        </m:r>
        <m:r>
          <m:t>j</m:t>
        </m:r>
        <m:r>
          <m:rPr>
            <m:sty m:val="p"/>
          </m:rPr>
          <m:t>)</m:t>
        </m:r>
      </m:oMath>
      <w:ins w:id="22038" w:author="PR Preview" w:date="2026-01-01T00:00:00Z">
        <w:r>
          <w:t xml:space="preserve"> </w:t>
        </w:r>
      </w:ins>
      <w:ins w:id="22039" w:author="PR Preview" w:date="2026-01-01T00:00:00Z">
        <w:r>
          <w:t xml:space="preserve">of</w:t>
        </w:r>
      </w:ins>
      <w:ins w:id="22040" w:author="PR Preview" w:date="2026-01-01T00:00:00Z">
        <w:r>
          <w:t xml:space="preserve"> </w:t>
        </w:r>
      </w:ins>
      <m:oMath>
        <m:r>
          <m:rPr>
            <m:sty m:val="bi"/>
          </m:rPr>
          <m:t>L</m:t>
        </m:r>
        <m:r>
          <m:rPr>
            <m:sty m:val="bi"/>
          </m:rPr>
          <m:t>U</m:t>
        </m:r>
      </m:oMath>
      <w:ins w:id="22041" w:author="PR Preview" w:date="2026-01-01T00:00:00Z">
        <w:r>
          <w:t xml:space="preserve"> </w:t>
        </w:r>
      </w:ins>
      <w:ins w:id="22042" w:author="PR Preview" w:date="2026-01-01T00:00:00Z">
        <w:r>
          <w:t xml:space="preserve">is</w:t>
        </w:r>
      </w:ins>
      <w:ins w:id="22043"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22044" w:author="PR Preview" w:date="2026-01-01T00:00:00Z">
        <w:r>
          <w:t xml:space="preserve">,</w:t>
        </w:r>
      </w:ins>
      <w:ins w:id="22045" w:author="PR Preview" w:date="2026-01-01T00:00:00Z">
        <w:r>
          <w:t xml:space="preserve"> </w:t>
        </w:r>
      </w:ins>
      <w:ins w:id="22046" w:author="PR Preview" w:date="2026-01-01T00:00:00Z">
        <w:r>
          <w:t xml:space="preserve">so row</w:t>
        </w:r>
      </w:ins>
      <w:ins w:id="22047" w:author="PR Preview" w:date="2026-01-01T00:00:00Z">
        <w:r>
          <w:t xml:space="preserve"> </w:t>
        </w:r>
      </w:ins>
      <m:oMath>
        <m:r>
          <m:t>i</m:t>
        </m:r>
      </m:oMath>
      <w:ins w:id="22048" w:author="PR Preview" w:date="2026-01-01T00:00:00Z">
        <w:r>
          <w:t xml:space="preserve"> </w:t>
        </w:r>
      </w:ins>
      <w:ins w:id="22049" w:author="PR Preview" w:date="2026-01-01T00:00:00Z">
        <w:r>
          <w:t xml:space="preserve">of</w:t>
        </w:r>
      </w:ins>
      <w:ins w:id="22050" w:author="PR Preview" w:date="2026-01-01T00:00:00Z">
        <w:r>
          <w:t xml:space="preserve"> </w:t>
        </w:r>
      </w:ins>
      <m:oMath>
        <m:r>
          <m:rPr>
            <m:sty m:val="bi"/>
          </m:rPr>
          <m:t>L</m:t>
        </m:r>
        <m:r>
          <m:rPr>
            <m:sty m:val="bi"/>
          </m:rPr>
          <m:t>U</m:t>
        </m:r>
      </m:oMath>
      <w:ins w:id="22051" w:author="PR Preview" w:date="2026-01-01T00:00:00Z">
        <w:r>
          <w:t xml:space="preserve"> </w:t>
        </w:r>
      </w:ins>
      <w:ins w:id="22052" w:author="PR Preview" w:date="2026-01-01T00:00:00Z">
        <w:r>
          <w:t xml:space="preserve">is</w:t>
        </w:r>
      </w:ins>
      <w:ins w:id="22053"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22054" w:author="PR Preview" w:date="2026-01-01T00:00:00Z">
        <w:r>
          <w:t xml:space="preserve"> </w:t>
        </w:r>
      </w:ins>
      <w:ins w:id="22055" w:author="PR Preview" w:date="2026-01-01T00:00:00Z">
        <w:r>
          <w:t xml:space="preserve">times row</w:t>
        </w:r>
      </w:ins>
      <w:ins w:id="22056" w:author="PR Preview" w:date="2026-01-01T00:00:00Z">
        <w:r>
          <w:t xml:space="preserve"> </w:t>
        </w:r>
      </w:ins>
      <m:oMath>
        <m:r>
          <m:t>k</m:t>
        </m:r>
      </m:oMath>
      <w:ins w:id="22057" w:author="PR Preview" w:date="2026-01-01T00:00:00Z">
        <w:r>
          <w:t xml:space="preserve"> </w:t>
        </w:r>
      </w:ins>
      <w:ins w:id="22058" w:author="PR Preview" w:date="2026-01-01T00:00:00Z">
        <w:r>
          <w:t xml:space="preserve">of</w:t>
        </w:r>
      </w:ins>
      <w:ins w:id="22059" w:author="PR Preview" w:date="2026-01-01T00:00:00Z">
        <w:r>
          <w:t xml:space="preserve"> </w:t>
        </w:r>
      </w:ins>
      <m:oMath>
        <m:r>
          <m:rPr>
            <m:sty m:val="bi"/>
          </m:rPr>
          <m:t>U</m:t>
        </m:r>
      </m:oMath>
      <w:ins w:id="22060" w:author="PR Preview" w:date="2026-01-01T00:00:00Z">
        <w:r>
          <w:t xml:space="preserve">.</w:t>
        </w:r>
      </w:ins>
      <w:ins w:id="22061" w:author="PR Preview" w:date="2026-01-01T00:00:00Z">
        <w:r>
          <w:t xml:space="preserve"> </w:t>
        </w:r>
      </w:ins>
      <w:ins w:id="22062" w:author="PR Preview" w:date="2026-01-01T00:00:00Z">
        <w:r>
          <w:t xml:space="preserve">Row 1 is</w:t>
        </w:r>
      </w:ins>
      <w:ins w:id="22063"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22064" w:author="PR Preview" w:date="2026-01-01T00:00:00Z">
        <w:r>
          <w:t xml:space="preserve">;</w:t>
        </w:r>
      </w:ins>
      <w:ins w:id="22065" w:author="PR Preview" w:date="2026-01-01T00:00:00Z">
        <w:r>
          <w:t xml:space="preserve"> </w:t>
        </w:r>
      </w:ins>
      <w:ins w:id="22066" w:author="PR Preview" w:date="2026-01-01T00:00:00Z">
        <w:r>
          <w:t xml:space="preserve">row 2 is</w:t>
        </w:r>
      </w:ins>
      <w:ins w:id="22067"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22068" w:author="PR Preview" w:date="2026-01-01T00:00:00Z">
        <w:r>
          <w:t xml:space="preserve">,</w:t>
        </w:r>
      </w:ins>
      <w:ins w:id="22069" w:author="PR Preview" w:date="2026-01-01T00:00:00Z">
        <w:r>
          <w:t xml:space="preserve"> </w:t>
        </w:r>
      </w:ins>
      <w:ins w:id="22070" w:author="PR Preview" w:date="2026-01-01T00:00:00Z">
        <w:r>
          <w:t xml:space="preserve">and row 3 is</w:t>
        </w:r>
      </w:ins>
      <w:ins w:id="22071"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22072" w:author="PR Preview" w:date="2026-01-01T00:00:00Z">
        <w:r>
          <w:t xml:space="preserve">.</w:t>
        </w:r>
      </w:ins>
      <w:ins w:id="22073" w:author="PR Preview" w:date="2026-01-01T00:00:00Z">
        <w:r>
          <w:t xml:space="preserve"> </w:t>
        </w:r>
      </w:ins>
      <w:ins w:id="22074" w:author="PR Preview" w:date="2026-01-01T00:00:00Z">
        <w:r>
          <w:t xml:space="preserve">These are the rows of</w:t>
        </w:r>
      </w:ins>
      <w:ins w:id="22075" w:author="PR Preview" w:date="2026-01-01T00:00:00Z">
        <w:r>
          <w:t xml:space="preserve"> </w:t>
        </w:r>
      </w:ins>
      <m:oMath>
        <m:r>
          <m:rPr>
            <m:sty m:val="bi"/>
          </m:rPr>
          <m:t>A</m:t>
        </m:r>
      </m:oMath>
      <w:ins w:id="22076" w:author="PR Preview" w:date="2026-01-01T00:00:00Z">
        <w:r>
          <w:t xml:space="preserve">, so</w:t>
        </w:r>
      </w:ins>
      <w:ins w:id="22077" w:author="PR Preview" w:date="2026-01-01T00:00:00Z">
        <w:r>
          <w:t xml:space="preserve"> </w:t>
        </w:r>
      </w:ins>
      <m:oMath>
        <m:r>
          <m:rPr>
            <m:sty m:val="bi"/>
          </m:rPr>
          <m:t>L</m:t>
        </m:r>
        <m:r>
          <m:rPr>
            <m:sty m:val="bi"/>
          </m:rPr>
          <m:t>U</m:t>
        </m:r>
        <m:r>
          <m:rPr>
            <m:sty m:val="p"/>
          </m:rPr>
          <m:t>=</m:t>
        </m:r>
        <m:r>
          <m:rPr>
            <m:sty m:val="bi"/>
          </m:rPr>
          <m:t>A</m:t>
        </m:r>
      </m:oMath>
      <w:ins w:id="22078" w:author="PR Preview" w:date="2026-01-01T00:00:00Z">
        <w:r>
          <w:t xml:space="preserve"> </w:t>
        </w:r>
      </w:ins>
      <w:ins w:id="22079" w:author="PR Preview" w:date="2026-01-01T00:00:00Z">
        <w:r>
          <w:t xml:space="preserve">is an LU factorization.</w:t>
        </w:r>
      </w:ins>
      <w:ins w:id="22080" w:author="PR Preview" w:date="2026-01-01T00:00:00Z">
        <w:r>
          <w:t xml:space="preserve"> </w:t>
        </w:r>
      </w:ins>
      <w:ins w:id="22081" w:author="PR Preview" w:date="2026-01-01T00:00:00Z">
        <w:r>
          <w:t xml:space="preserve">The below-diagonal entries of</w:t>
        </w:r>
      </w:ins>
      <w:ins w:id="22082" w:author="PR Preview" w:date="2026-01-01T00:00:00Z">
        <w:r>
          <w:t xml:space="preserve"> </w:t>
        </w:r>
      </w:ins>
      <m:oMath>
        <m:r>
          <m:rPr>
            <m:sty m:val="bi"/>
          </m:rPr>
          <m:t>L</m:t>
        </m:r>
      </m:oMath>
      <w:ins w:id="22083" w:author="PR Preview" w:date="2026-01-01T00:00:00Z">
        <w:r>
          <w:t xml:space="preserve"> </w:t>
        </w:r>
      </w:ins>
      <w:ins w:id="22084" w:author="PR Preview" w:date="2026-01-01T00:00:00Z">
        <w:r>
          <w:t xml:space="preserve">are the negatives of the multiples of earlier rows</w:t>
        </w:r>
      </w:ins>
      <w:ins w:id="22085" w:author="PR Preview" w:date="2026-01-01T00:00:00Z">
        <w:r>
          <w:t xml:space="preserve"> </w:t>
        </w:r>
      </w:ins>
      <w:ins w:id="22086" w:author="PR Preview" w:date="2026-01-01T00:00:00Z">
        <w:r>
          <w:t xml:space="preserve">that Gaussian elimination adds to reduce</w:t>
        </w:r>
      </w:ins>
      <w:ins w:id="22087" w:author="PR Preview" w:date="2026-01-01T00:00:00Z">
        <w:r>
          <w:t xml:space="preserve"> </w:t>
        </w:r>
      </w:ins>
      <m:oMath>
        <m:r>
          <m:rPr>
            <m:sty m:val="bi"/>
          </m:rPr>
          <m:t>A</m:t>
        </m:r>
      </m:oMath>
      <w:ins w:id="22088" w:author="PR Preview" w:date="2026-01-01T00:00:00Z">
        <w:r>
          <w:t xml:space="preserve"> </w:t>
        </w:r>
      </w:ins>
      <w:ins w:id="22089" w:author="PR Preview" w:date="2026-01-01T00:00:00Z">
        <w:r>
          <w:t xml:space="preserve">to</w:t>
        </w:r>
      </w:ins>
      <w:ins w:id="22090" w:author="PR Preview" w:date="2026-01-01T00:00:00Z">
        <w:r>
          <w:t xml:space="preserve"> </w:t>
        </w:r>
      </w:ins>
      <m:oMath>
        <m:r>
          <m:rPr>
            <m:sty m:val="bi"/>
          </m:rPr>
          <m:t>U</m:t>
        </m:r>
      </m:oMath>
      <w:ins w:id="22091" w:author="PR Preview" w:date="2026-01-01T00:00:00Z">
        <w:r>
          <w:t xml:space="preserve">.</w:t>
        </w:r>
      </w:ins>
    </w:p>
    <w:bookmarkEnd w:id="576"/>
    <w:bookmarkStart w:id="577" w:name="exm-not-lu"/>
    <w:p>
      <w:pPr>
        <w:pStyle w:val="BodyText"/>
      </w:pPr>
      <w:ins w:id="22092" w:author="PR Preview" w:date="2026-01-01T00:00:00Z">
        <w:r>
          <w:rPr>
            <w:b/>
            <w:bCs/>
          </w:rPr>
          <w:t xml:space="preserve">Example 185 (An invertible matrix with no LU factorization)</w:t>
        </w:r>
      </w:ins>
      <w:ins w:id="22093"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22094" w:author="PR Preview" w:date="2026-01-01T00:00:00Z">
        <w:r>
          <w:t xml:space="preserve"> </w:t>
        </w:r>
      </w:ins>
      <w:ins w:id="22095" w:author="PR Preview" w:date="2026-01-01T00:00:00Z">
        <w:r>
          <w:t xml:space="preserve">is invertible:</w:t>
        </w:r>
      </w:ins>
      <w:ins w:id="22096" w:author="PR Preview" w:date="2026-01-01T00:00:00Z">
        <w:r>
          <w:t xml:space="preserve"> </w:t>
        </w:r>
      </w:ins>
      <m:oMath>
        <m:sSup>
          <m:e>
            <m:r>
              <m:rPr>
                <m:sty m:val="bi"/>
              </m:rPr>
              <m:t>P</m:t>
            </m:r>
          </m:e>
          <m:sup>
            <m:r>
              <m:t>2</m:t>
            </m:r>
          </m:sup>
        </m:sSup>
        <m:r>
          <m:rPr>
            <m:sty m:val="p"/>
          </m:rPr>
          <m:t>=</m:t>
        </m:r>
        <m:sSub>
          <m:e>
            <m:r>
              <m:rPr>
                <m:sty m:val="bi"/>
              </m:rPr>
              <m:t>I</m:t>
            </m:r>
          </m:e>
          <m:sub>
            <m:r>
              <m:t>2</m:t>
            </m:r>
          </m:sub>
        </m:sSub>
      </m:oMath>
      <w:ins w:id="22097" w:author="PR Preview" w:date="2026-01-01T00:00:00Z">
        <w:r>
          <w:t xml:space="preserve">, so</w:t>
        </w:r>
      </w:ins>
      <w:ins w:id="22098" w:author="PR Preview" w:date="2026-01-01T00:00:00Z">
        <w:r>
          <w:t xml:space="preserve"> </w:t>
        </w:r>
      </w:ins>
      <m:oMath>
        <m:sSup>
          <m:e>
            <m:r>
              <m:rPr>
                <m:sty m:val="bi"/>
              </m:rPr>
              <m:t>P</m:t>
            </m:r>
          </m:e>
          <m:sup>
            <m:r>
              <m:rPr>
                <m:sty m:val="p"/>
              </m:rPr>
              <m:t>−</m:t>
            </m:r>
            <m:r>
              <m:t>1</m:t>
            </m:r>
          </m:sup>
        </m:sSup>
        <m:r>
          <m:rPr>
            <m:sty m:val="p"/>
          </m:rPr>
          <m:t>=</m:t>
        </m:r>
        <m:r>
          <m:rPr>
            <m:sty m:val="bi"/>
          </m:rPr>
          <m:t>P</m:t>
        </m:r>
      </m:oMath>
      <w:ins w:id="22099" w:author="PR Preview" w:date="2026-01-01T00:00:00Z">
        <w:r>
          <w:t xml:space="preserve"> </w:t>
        </w:r>
      </w:ins>
      <w:ins w:id="22100" w:author="PR Preview" w:date="2026-01-01T00:00:00Z">
        <w:r>
          <w:t xml:space="preserve">(5);</w:t>
        </w:r>
      </w:ins>
      <w:ins w:id="22101" w:author="PR Preview" w:date="2026-01-01T00:00:00Z">
        <w:r>
          <w:t xml:space="preserve"> </w:t>
        </w:r>
      </w:ins>
      <w:ins w:id="22102" w:author="PR Preview" w:date="2026-01-01T00:00:00Z">
        <w:r>
          <w:t xml:space="preserve">but it has no LU factorization.</w:t>
        </w:r>
      </w:ins>
      <w:ins w:id="22103" w:author="PR Preview" w:date="2026-01-01T00:00:00Z">
        <w:r>
          <w:t xml:space="preserve"> </w:t>
        </w:r>
      </w:ins>
      <w:ins w:id="22104" w:author="PR Preview" w:date="2026-01-01T00:00:00Z">
        <w:r>
          <w:t xml:space="preserve">If</w:t>
        </w:r>
      </w:ins>
      <w:ins w:id="22105" w:author="PR Preview" w:date="2026-01-01T00:00:00Z">
        <w:r>
          <w:t xml:space="preserve"> </w:t>
        </w:r>
      </w:ins>
      <m:oMath>
        <m:r>
          <m:rPr>
            <m:sty m:val="bi"/>
          </m:rPr>
          <m:t>P</m:t>
        </m:r>
        <m:r>
          <m:rPr>
            <m:sty m:val="p"/>
          </m:rPr>
          <m:t>=</m:t>
        </m:r>
        <m:r>
          <m:rPr>
            <m:sty m:val="bi"/>
          </m:rPr>
          <m:t>L</m:t>
        </m:r>
        <m:r>
          <m:rPr>
            <m:sty m:val="bi"/>
          </m:rPr>
          <m:t>U</m:t>
        </m:r>
      </m:oMath>
      <w:ins w:id="22106" w:author="PR Preview" w:date="2026-01-01T00:00:00Z">
        <w:r>
          <w:t xml:space="preserve">, the</w:t>
        </w:r>
      </w:ins>
      <w:ins w:id="22107" w:author="PR Preview" w:date="2026-01-01T00:00:00Z">
        <w:r>
          <w:t xml:space="preserve"> </w:t>
        </w:r>
      </w:ins>
      <m:oMath>
        <m:r>
          <m:rPr>
            <m:sty m:val="p"/>
          </m:rPr>
          <m:t>(</m:t>
        </m:r>
        <m:r>
          <m:t>1</m:t>
        </m:r>
        <m:r>
          <m:rPr>
            <m:sty m:val="p"/>
          </m:rPr>
          <m:t>,</m:t>
        </m:r>
        <m:r>
          <m:t>1</m:t>
        </m:r>
        <m:r>
          <m:rPr>
            <m:sty m:val="p"/>
          </m:rPr>
          <m:t>)</m:t>
        </m:r>
      </m:oMath>
      <w:ins w:id="22108" w:author="PR Preview" w:date="2026-01-01T00:00:00Z">
        <w:r>
          <w:t xml:space="preserve"> </w:t>
        </w:r>
      </w:ins>
      <w:ins w:id="22109" w:author="PR Preview" w:date="2026-01-01T00:00:00Z">
        <w:r>
          <w:t xml:space="preserve">entry gives</w:t>
        </w:r>
      </w:ins>
      <w:ins w:id="22110" w:author="PR Preview" w:date="2026-01-01T00:00:00Z">
        <w:r>
          <w:t xml:space="preserve"> </w:t>
        </w:r>
      </w:ins>
      <m:oMath>
        <m:r>
          <m:t>0</m:t>
        </m:r>
        <m:r>
          <m:rPr>
            <m:sty m:val="p"/>
          </m:rPr>
          <m:t>=</m:t>
        </m:r>
        <m:r>
          <m:t>1</m:t>
        </m:r>
        <m:r>
          <m:rPr>
            <m:sty m:val="p"/>
          </m:rPr>
          <m:t>⋅</m:t>
        </m:r>
        <m:sSub>
          <m:e>
            <m:r>
              <m:t>u</m:t>
            </m:r>
          </m:e>
          <m:sub>
            <m:r>
              <m:t>11</m:t>
            </m:r>
          </m:sub>
        </m:sSub>
      </m:oMath>
      <w:ins w:id="22111" w:author="PR Preview" w:date="2026-01-01T00:00:00Z">
        <w:r>
          <w:t xml:space="preserve">, so</w:t>
        </w:r>
      </w:ins>
      <w:ins w:id="22112" w:author="PR Preview" w:date="2026-01-01T00:00:00Z">
        <w:r>
          <w:t xml:space="preserve"> </w:t>
        </w:r>
      </w:ins>
      <m:oMath>
        <m:sSub>
          <m:e>
            <m:r>
              <m:t>u</m:t>
            </m:r>
          </m:e>
          <m:sub>
            <m:r>
              <m:t>11</m:t>
            </m:r>
          </m:sub>
        </m:sSub>
        <m:r>
          <m:rPr>
            <m:sty m:val="p"/>
          </m:rPr>
          <m:t>=</m:t>
        </m:r>
        <m:r>
          <m:t>0</m:t>
        </m:r>
      </m:oMath>
      <w:ins w:id="22113" w:author="PR Preview" w:date="2026-01-01T00:00:00Z">
        <w:r>
          <w:t xml:space="preserve">,</w:t>
        </w:r>
      </w:ins>
      <w:ins w:id="22114" w:author="PR Preview" w:date="2026-01-01T00:00:00Z">
        <w:r>
          <w:t xml:space="preserve"> </w:t>
        </w:r>
      </w:ins>
      <w:ins w:id="22115" w:author="PR Preview" w:date="2026-01-01T00:00:00Z">
        <w:r>
          <w:t xml:space="preserve">and then the</w:t>
        </w:r>
      </w:ins>
      <w:ins w:id="22116" w:author="PR Preview" w:date="2026-01-01T00:00:00Z">
        <w:r>
          <w:t xml:space="preserve"> </w:t>
        </w:r>
      </w:ins>
      <m:oMath>
        <m:r>
          <m:rPr>
            <m:sty m:val="p"/>
          </m:rPr>
          <m:t>(</m:t>
        </m:r>
        <m:r>
          <m:t>2</m:t>
        </m:r>
        <m:r>
          <m:rPr>
            <m:sty m:val="p"/>
          </m:rPr>
          <m:t>,</m:t>
        </m:r>
        <m:r>
          <m:t>1</m:t>
        </m:r>
        <m:r>
          <m:rPr>
            <m:sty m:val="p"/>
          </m:rPr>
          <m:t>)</m:t>
        </m:r>
      </m:oMath>
      <w:ins w:id="22117" w:author="PR Preview" w:date="2026-01-01T00:00:00Z">
        <w:r>
          <w:t xml:space="preserve"> </w:t>
        </w:r>
      </w:ins>
      <w:ins w:id="22118"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77"/>
    <w:bookmarkStart w:id="578" w:name="thm-lu-solve"/>
    <w:p>
      <w:pPr>
        <w:pStyle w:val="BodyText"/>
      </w:pPr>
      <w:del w:id="22119" w:author="PR Preview" w:date="2026-01-01T00:00:00Z">
        <w:r>
          <w:rPr>
            <w:b/>
            <w:bCs/>
          </w:rPr>
          <w:delText xml:space="preserve">Theorem 100 (Solving a system with an LU factorization)</w:delText>
        </w:r>
      </w:del>
      <w:del w:id="22120" w:author="PR Preview" w:date="2026-01-01T00:00:00Z">
        <w:r>
          <w:delText xml:space="preserve"> </w:delText>
        </w:r>
      </w:del>
      <w:del w:id="22121" w:author="PR Preview" w:date="2026-01-01T00:00:00Z">
        <w:r>
          <w:delText xml:space="preserve">If</w:delText>
        </w:r>
      </w:del>
      <w:del w:id="22122" w:author="PR Preview" w:date="2026-01-01T00:00:00Z">
        <w:r>
          <w:delText xml:space="preserve"> </w:delText>
        </w:r>
      </w:del>
      <m:oMath>
        <m:r>
          <m:rPr>
            <m:sty m:val="bi"/>
          </m:rPr>
          <m:t>A</m:t>
        </m:r>
        <m:r>
          <m:rPr>
            <m:sty m:val="p"/>
          </m:rPr>
          <m:t>=</m:t>
        </m:r>
        <m:r>
          <m:rPr>
            <m:sty m:val="bi"/>
          </m:rPr>
          <m:t>L</m:t>
        </m:r>
        <m:r>
          <m:rPr>
            <m:sty m:val="bi"/>
          </m:rPr>
          <m:t>U</m:t>
        </m:r>
      </m:oMath>
      <w:del w:id="22123" w:author="PR Preview" w:date="2026-01-01T00:00:00Z">
        <w:r>
          <w:delText xml:space="preserve"> </w:delText>
        </w:r>
      </w:del>
      <w:del w:id="22124" w:author="PR Preview" w:date="2026-01-01T00:00:00Z">
        <w:r>
          <w:delText xml:space="preserve">is an LU factorization (</w:delText>
        </w:r>
      </w:del>
      <w:hyperlink w:anchor="def-lu">
        <w:del w:id="22125" w:author="PR Preview" w:date="2026-01-01T00:00:00Z">
          <w:r>
            <w:rPr>
              <w:rStyle w:val="Hyperlink"/>
            </w:rPr>
            <w:delText xml:space="preserve">Definition 97</w:delText>
          </w:r>
        </w:del>
      </w:hyperlink>
      <w:del w:id="22126" w:author="PR Preview" w:date="2026-01-01T00:00:00Z">
        <w:r>
          <w:delText xml:space="preserve">)</w:delText>
        </w:r>
      </w:del>
      <w:del w:id="22127" w:author="PR Preview" w:date="2026-01-01T00:00:00Z">
        <w:r>
          <w:delText xml:space="preserve"> </w:delText>
        </w:r>
      </w:del>
      <w:del w:id="22128" w:author="PR Preview" w:date="2026-01-01T00:00:00Z">
        <w:r>
          <w:delText xml:space="preserve">and the diagonal entries of</w:delText>
        </w:r>
      </w:del>
      <w:del w:id="22129" w:author="PR Preview" w:date="2026-01-01T00:00:00Z">
        <w:r>
          <w:delText xml:space="preserve"> </w:delText>
        </w:r>
      </w:del>
      <m:oMath>
        <m:r>
          <m:rPr>
            <m:sty m:val="bi"/>
          </m:rPr>
          <m:t>U</m:t>
        </m:r>
      </m:oMath>
      <w:del w:id="22130" w:author="PR Preview" w:date="2026-01-01T00:00:00Z">
        <w:r>
          <w:delText xml:space="preserve"> </w:delText>
        </w:r>
      </w:del>
      <w:del w:id="22131" w:author="PR Preview" w:date="2026-01-01T00:00:00Z">
        <w:r>
          <w:delText xml:space="preserve">are all nonzero,</w:delText>
        </w:r>
      </w:del>
      <w:del w:id="22132" w:author="PR Preview" w:date="2026-01-01T00:00:00Z">
        <w:r>
          <w:delText xml:space="preserve"> </w:delText>
        </w:r>
      </w:del>
      <w:del w:id="22133" w:author="PR Preview" w:date="2026-01-01T00:00:00Z">
        <w:r>
          <w:delText xml:space="preserve">then for every</w:delText>
        </w:r>
      </w:del>
      <w:del w:id="22134" w:author="PR Preview" w:date="2026-01-01T00:00:00Z">
        <w:r>
          <w:delText xml:space="preserve"> </w:delText>
        </w:r>
      </w:del>
      <m:oMath>
        <m:acc>
          <m:accPr>
            <m:chr m:val="̃"/>
          </m:accPr>
          <m:e>
            <m:r>
              <m:t>b</m:t>
            </m:r>
          </m:e>
        </m:acc>
        <m:r>
          <m:rPr>
            <m:sty m:val="p"/>
          </m:rPr>
          <m:t>∈</m:t>
        </m:r>
        <m:sSup>
          <m:e>
            <m:r>
              <m:rPr>
                <m:scr m:val="double-struck"/>
                <m:sty m:val="p"/>
              </m:rPr>
              <m:t>R</m:t>
            </m:r>
          </m:e>
          <m:sup>
            <m:r>
              <m:t>n</m:t>
            </m:r>
          </m:sup>
        </m:sSup>
      </m:oMath>
      <w:del w:id="22135" w:author="PR Preview" w:date="2026-01-01T00:00:00Z">
        <w:r>
          <w:delText xml:space="preserve"> </w:delText>
        </w:r>
      </w:del>
      <w:del w:id="22136" w:author="PR Preview" w:date="2026-01-01T00:00:00Z">
        <w:r>
          <w:delText xml:space="preserve">the system</w:delText>
        </w:r>
      </w:del>
      <w:del w:id="22137" w:author="PR Preview" w:date="2026-01-01T00:00:00Z">
        <w:r>
          <w:delText xml:space="preserve"> </w:delText>
        </w:r>
      </w:del>
      <m:oMath>
        <m:r>
          <m:rPr>
            <m:sty m:val="bi"/>
          </m:rPr>
          <m:t>A</m:t>
        </m:r>
        <m:acc>
          <m:accPr>
            <m:chr m:val="̃"/>
          </m:accPr>
          <m:e>
            <m:r>
              <m:t>x</m:t>
            </m:r>
          </m:e>
        </m:acc>
        <m:r>
          <m:rPr>
            <m:sty m:val="p"/>
          </m:rPr>
          <m:t>=</m:t>
        </m:r>
        <m:acc>
          <m:accPr>
            <m:chr m:val="̃"/>
          </m:accPr>
          <m:e>
            <m:r>
              <m:t>b</m:t>
            </m:r>
          </m:e>
        </m:acc>
      </m:oMath>
      <w:del w:id="22138" w:author="PR Preview" w:date="2026-01-01T00:00:00Z">
        <w:r>
          <w:delText xml:space="preserve"> </w:delText>
        </w:r>
      </w:del>
      <w:del w:id="22139" w:author="PR Preview" w:date="2026-01-01T00:00:00Z">
        <w:r>
          <w:delText xml:space="preserve">has exactly one solution:</w:delText>
        </w:r>
      </w:del>
      <w:del w:id="22140" w:author="PR Preview" w:date="2026-01-01T00:00:00Z">
        <w:r>
          <w:delText xml:space="preserve"> </w:delText>
        </w:r>
      </w:del>
      <w:del w:id="22141" w:author="PR Preview" w:date="2026-01-01T00:00:00Z">
        <w:r>
          <w:delText xml:space="preserve">solve</w:delText>
        </w:r>
      </w:del>
      <w:del w:id="22142" w:author="PR Preview" w:date="2026-01-01T00:00:00Z">
        <w:r>
          <w:delText xml:space="preserve"> </w:delText>
        </w:r>
      </w:del>
      <m:oMath>
        <m:r>
          <m:rPr>
            <m:sty m:val="bi"/>
          </m:rPr>
          <m:t>L</m:t>
        </m:r>
        <m:acc>
          <m:accPr>
            <m:chr m:val="̃"/>
          </m:accPr>
          <m:e>
            <m:r>
              <m:t>y</m:t>
            </m:r>
          </m:e>
        </m:acc>
        <m:r>
          <m:rPr>
            <m:sty m:val="p"/>
          </m:rPr>
          <m:t>=</m:t>
        </m:r>
        <m:acc>
          <m:accPr>
            <m:chr m:val="̃"/>
          </m:accPr>
          <m:e>
            <m:r>
              <m:t>b</m:t>
            </m:r>
          </m:e>
        </m:acc>
      </m:oMath>
      <w:del w:id="22143" w:author="PR Preview" w:date="2026-01-01T00:00:00Z">
        <w:r>
          <w:delText xml:space="preserve"> </w:delText>
        </w:r>
      </w:del>
      <w:del w:id="22144" w:author="PR Preview" w:date="2026-01-01T00:00:00Z">
        <w:r>
          <w:delText xml:space="preserve">by forward substitution,</w:delText>
        </w:r>
      </w:del>
      <w:del w:id="22145" w:author="PR Preview" w:date="2026-01-01T00:00:00Z">
        <w:r>
          <w:delText xml:space="preserve"> </w:delText>
        </w:r>
      </w:del>
      <w:del w:id="22146" w:author="PR Preview" w:date="2026-01-01T00:00:00Z">
        <w:r>
          <w:delText xml:space="preserve">then</w:delText>
        </w:r>
      </w:del>
      <w:del w:id="22147" w:author="PR Preview" w:date="2026-01-01T00:00:00Z">
        <w:r>
          <w:delText xml:space="preserve"> </w:delText>
        </w:r>
      </w:del>
      <m:oMath>
        <m:r>
          <m:rPr>
            <m:sty m:val="bi"/>
          </m:rPr>
          <m:t>U</m:t>
        </m:r>
        <m:acc>
          <m:accPr>
            <m:chr m:val="̃"/>
          </m:accPr>
          <m:e>
            <m:r>
              <m:t>x</m:t>
            </m:r>
          </m:e>
        </m:acc>
        <m:r>
          <m:rPr>
            <m:sty m:val="p"/>
          </m:rPr>
          <m:t>=</m:t>
        </m:r>
        <m:acc>
          <m:accPr>
            <m:chr m:val="̃"/>
          </m:accPr>
          <m:e>
            <m:r>
              <m:t>y</m:t>
            </m:r>
          </m:e>
        </m:acc>
      </m:oMath>
      <w:del w:id="22148" w:author="PR Preview" w:date="2026-01-01T00:00:00Z">
        <w:r>
          <w:delText xml:space="preserve"> </w:delText>
        </w:r>
      </w:del>
      <w:del w:id="22149" w:author="PR Preview" w:date="2026-01-01T00:00:00Z">
        <w:r>
          <w:delText xml:space="preserve">by back substitution (</w:delText>
        </w:r>
      </w:del>
      <w:hyperlink w:anchor="thm-back-substitution">
        <w:del w:id="22150" w:author="PR Preview" w:date="2026-01-01T00:00:00Z">
          <w:r>
            <w:rPr>
              <w:rStyle w:val="Hyperlink"/>
            </w:rPr>
            <w:delText xml:space="preserve">Theorem 96</w:delText>
          </w:r>
        </w:del>
      </w:hyperlink>
      <w:del w:id="22151" w:author="PR Preview" w:date="2026-01-01T00:00:00Z">
        <w:r>
          <w:delText xml:space="preserve">).</w:delText>
        </w:r>
      </w:del>
    </w:p>
    <w:p>
      <w:pPr>
        <w:pStyle w:val="BodyText"/>
      </w:pPr>
      <w:del w:id="22152" w:author="PR Preview" w:date="2026-01-01T00:00:00Z">
        <w:r>
          <w:rPr>
            <w:i/>
            <w:iCs/>
          </w:rPr>
          <w:delText xml:space="preserve">Proof</w:delText>
        </w:r>
      </w:del>
      <w:del w:id="22153" w:author="PR Preview" w:date="2026-01-01T00:00:00Z">
        <w:r>
          <w:delText xml:space="preserve">. </w:delText>
        </w:r>
      </w:del>
      <m:oMath>
        <m:r>
          <m:rPr>
            <m:sty m:val="bi"/>
          </m:rPr>
          <m:t>L</m:t>
        </m:r>
      </m:oMath>
      <w:del w:id="22154" w:author="PR Preview" w:date="2026-01-01T00:00:00Z">
        <w:r>
          <w:delText xml:space="preserve"> </w:delText>
        </w:r>
      </w:del>
      <w:del w:id="22155" w:author="PR Preview" w:date="2026-01-01T00:00:00Z">
        <w:r>
          <w:delText xml:space="preserve">has diagonal entries</w:delText>
        </w:r>
      </w:del>
      <w:del w:id="22156" w:author="PR Preview" w:date="2026-01-01T00:00:00Z">
        <w:r>
          <w:delText xml:space="preserve"> </w:delText>
        </w:r>
      </w:del>
      <m:oMath>
        <m:r>
          <m:t>1</m:t>
        </m:r>
      </m:oMath>
      <w:del w:id="22157" w:author="PR Preview" w:date="2026-01-01T00:00:00Z">
        <w:r>
          <w:delText xml:space="preserve"> </w:delText>
        </w:r>
      </w:del>
      <w:del w:id="22158" w:author="PR Preview" w:date="2026-01-01T00:00:00Z">
        <w:r>
          <w:delText xml:space="preserve">and</w:delText>
        </w:r>
      </w:del>
      <w:del w:id="22159" w:author="PR Preview" w:date="2026-01-01T00:00:00Z">
        <w:r>
          <w:delText xml:space="preserve"> </w:delText>
        </w:r>
      </w:del>
      <m:oMath>
        <m:r>
          <m:rPr>
            <m:sty m:val="bi"/>
          </m:rPr>
          <m:t>U</m:t>
        </m:r>
      </m:oMath>
      <w:del w:id="22160" w:author="PR Preview" w:date="2026-01-01T00:00:00Z">
        <w:r>
          <w:delText xml:space="preserve"> </w:delText>
        </w:r>
      </w:del>
      <w:del w:id="22161" w:author="PR Preview" w:date="2026-01-01T00:00:00Z">
        <w:r>
          <w:delText xml:space="preserve">has nonzero ones,</w:delText>
        </w:r>
      </w:del>
      <w:del w:id="22162" w:author="PR Preview" w:date="2026-01-01T00:00:00Z">
        <w:r>
          <w:delText xml:space="preserve"> </w:delText>
        </w:r>
      </w:del>
      <w:del w:id="22163" w:author="PR Preview" w:date="2026-01-01T00:00:00Z">
        <w:r>
          <w:delText xml:space="preserve">so each of the two triangular systems has exactly one solution (</w:delText>
        </w:r>
      </w:del>
      <w:hyperlink w:anchor="thm-back-substitution">
        <w:del w:id="22164" w:author="PR Preview" w:date="2026-01-01T00:00:00Z">
          <w:r>
            <w:rPr>
              <w:rStyle w:val="Hyperlink"/>
            </w:rPr>
            <w:delText xml:space="preserve">Theorem 96</w:delText>
          </w:r>
        </w:del>
      </w:hyperlink>
      <w:del w:id="22165" w:author="PR Preview" w:date="2026-01-01T00:00:00Z">
        <w:r>
          <w:delText xml:space="preserve">).</w:delText>
        </w:r>
      </w:del>
      <w:del w:id="22166" w:author="PR Preview" w:date="2026-01-01T00:00:00Z">
        <w:r>
          <w:delText xml:space="preserve"> </w:delText>
        </w:r>
      </w:del>
      <w:del w:id="22167" w:author="PR Preview" w:date="2026-01-01T00:00:00Z">
        <w:r>
          <w:delText xml:space="preserve">If</w:delText>
        </w:r>
      </w:del>
      <w:del w:id="22168" w:author="PR Preview" w:date="2026-01-01T00:00:00Z">
        <w:r>
          <w:delText xml:space="preserve"> </w:delText>
        </w:r>
      </w:del>
      <m:oMath>
        <m:acc>
          <m:accPr>
            <m:chr m:val="̃"/>
          </m:accPr>
          <m:e>
            <m:r>
              <m:t>y</m:t>
            </m:r>
          </m:e>
        </m:acc>
      </m:oMath>
      <w:del w:id="22169" w:author="PR Preview" w:date="2026-01-01T00:00:00Z">
        <w:r>
          <w:delText xml:space="preserve"> </w:delText>
        </w:r>
      </w:del>
      <w:del w:id="22170" w:author="PR Preview" w:date="2026-01-01T00:00:00Z">
        <w:r>
          <w:delText xml:space="preserve">and</w:delText>
        </w:r>
      </w:del>
      <w:del w:id="22171" w:author="PR Preview" w:date="2026-01-01T00:00:00Z">
        <w:r>
          <w:delText xml:space="preserve"> </w:delText>
        </w:r>
      </w:del>
      <m:oMath>
        <m:acc>
          <m:accPr>
            <m:chr m:val="̃"/>
          </m:accPr>
          <m:e>
            <m:r>
              <m:t>x</m:t>
            </m:r>
          </m:e>
        </m:acc>
      </m:oMath>
      <w:del w:id="22172" w:author="PR Preview" w:date="2026-01-01T00:00:00Z">
        <w:r>
          <w:delText xml:space="preserve"> </w:delText>
        </w:r>
      </w:del>
      <w:del w:id="22173" w:author="PR Preview" w:date="2026-01-01T00:00:00Z">
        <w:r>
          <w:delText xml:space="preserve">are those solutions, then</w:delText>
        </w:r>
      </w:del>
    </w:p>
    <w:p>
      <w:pPr>
        <w:pStyle w:val="BodyText"/>
      </w:pPr>
      <w:ins w:id="22174" w:author="PR Preview" w:date="2026-01-01T00:00:00Z">
        <w:r>
          <w:rPr>
            <w:b/>
            <w:bCs/>
          </w:rPr>
          <w:t xml:space="preserve">Theorem 101 (Solving a system with an LU factorization)</w:t>
        </w:r>
      </w:ins>
      <w:ins w:id="22175" w:author="PR Preview" w:date="2026-01-01T00:00:00Z">
        <w:r>
          <w:t xml:space="preserve"> </w:t>
        </w:r>
      </w:ins>
      <w:ins w:id="22176" w:author="PR Preview" w:date="2026-01-01T00:00:00Z">
        <w:r>
          <w:t xml:space="preserve">If</w:t>
        </w:r>
      </w:ins>
      <w:ins w:id="22177" w:author="PR Preview" w:date="2026-01-01T00:00:00Z">
        <w:r>
          <w:t xml:space="preserve"> </w:t>
        </w:r>
      </w:ins>
      <m:oMath>
        <m:r>
          <m:rPr>
            <m:sty m:val="bi"/>
          </m:rPr>
          <m:t>A</m:t>
        </m:r>
        <m:r>
          <m:rPr>
            <m:sty m:val="p"/>
          </m:rPr>
          <m:t>=</m:t>
        </m:r>
        <m:r>
          <m:rPr>
            <m:sty m:val="bi"/>
          </m:rPr>
          <m:t>L</m:t>
        </m:r>
        <m:r>
          <m:rPr>
            <m:sty m:val="bi"/>
          </m:rPr>
          <m:t>U</m:t>
        </m:r>
      </m:oMath>
      <w:ins w:id="22178" w:author="PR Preview" w:date="2026-01-01T00:00:00Z">
        <w:r>
          <w:t xml:space="preserve"> </w:t>
        </w:r>
      </w:ins>
      <w:ins w:id="22179" w:author="PR Preview" w:date="2026-01-01T00:00:00Z">
        <w:r>
          <w:t xml:space="preserve">is an LU factorization (</w:t>
        </w:r>
      </w:ins>
      <w:hyperlink w:anchor="def-lu">
        <w:ins w:id="22180" w:author="PR Preview" w:date="2026-01-01T00:00:00Z">
          <w:r>
            <w:rPr>
              <w:rStyle w:val="Hyperlink"/>
            </w:rPr>
            <w:t xml:space="preserve">Definition 103</w:t>
          </w:r>
        </w:ins>
      </w:hyperlink>
      <w:ins w:id="22181" w:author="PR Preview" w:date="2026-01-01T00:00:00Z">
        <w:r>
          <w:t xml:space="preserve">)</w:t>
        </w:r>
      </w:ins>
      <w:ins w:id="22182" w:author="PR Preview" w:date="2026-01-01T00:00:00Z">
        <w:r>
          <w:t xml:space="preserve"> </w:t>
        </w:r>
      </w:ins>
      <w:ins w:id="22183" w:author="PR Preview" w:date="2026-01-01T00:00:00Z">
        <w:r>
          <w:t xml:space="preserve">and the diagonal entries of</w:t>
        </w:r>
      </w:ins>
      <w:ins w:id="22184" w:author="PR Preview" w:date="2026-01-01T00:00:00Z">
        <w:r>
          <w:t xml:space="preserve"> </w:t>
        </w:r>
      </w:ins>
      <m:oMath>
        <m:r>
          <m:rPr>
            <m:sty m:val="bi"/>
          </m:rPr>
          <m:t>U</m:t>
        </m:r>
      </m:oMath>
      <w:ins w:id="22185" w:author="PR Preview" w:date="2026-01-01T00:00:00Z">
        <w:r>
          <w:t xml:space="preserve"> </w:t>
        </w:r>
      </w:ins>
      <w:ins w:id="22186" w:author="PR Preview" w:date="2026-01-01T00:00:00Z">
        <w:r>
          <w:t xml:space="preserve">are all nonzero,</w:t>
        </w:r>
      </w:ins>
      <w:ins w:id="22187" w:author="PR Preview" w:date="2026-01-01T00:00:00Z">
        <w:r>
          <w:t xml:space="preserve"> </w:t>
        </w:r>
      </w:ins>
      <w:ins w:id="22188" w:author="PR Preview" w:date="2026-01-01T00:00:00Z">
        <w:r>
          <w:t xml:space="preserve">then for every</w:t>
        </w:r>
      </w:ins>
      <w:ins w:id="22189" w:author="PR Preview" w:date="2026-01-01T00:00:00Z">
        <w:r>
          <w:t xml:space="preserve"> </w:t>
        </w:r>
      </w:ins>
      <m:oMath>
        <m:acc>
          <m:accPr>
            <m:chr m:val="̃"/>
          </m:accPr>
          <m:e>
            <m:r>
              <m:t>b</m:t>
            </m:r>
          </m:e>
        </m:acc>
        <m:r>
          <m:rPr>
            <m:sty m:val="p"/>
          </m:rPr>
          <m:t>∈</m:t>
        </m:r>
        <m:sSup>
          <m:e>
            <m:r>
              <m:rPr>
                <m:scr m:val="double-struck"/>
                <m:sty m:val="p"/>
              </m:rPr>
              <m:t>R</m:t>
            </m:r>
          </m:e>
          <m:sup>
            <m:r>
              <m:t>n</m:t>
            </m:r>
          </m:sup>
        </m:sSup>
      </m:oMath>
      <w:ins w:id="22190" w:author="PR Preview" w:date="2026-01-01T00:00:00Z">
        <w:r>
          <w:t xml:space="preserve"> </w:t>
        </w:r>
      </w:ins>
      <w:ins w:id="22191" w:author="PR Preview" w:date="2026-01-01T00:00:00Z">
        <w:r>
          <w:t xml:space="preserve">the system</w:t>
        </w:r>
      </w:ins>
      <w:ins w:id="22192" w:author="PR Preview" w:date="2026-01-01T00:00:00Z">
        <w:r>
          <w:t xml:space="preserve"> </w:t>
        </w:r>
      </w:ins>
      <m:oMath>
        <m:r>
          <m:rPr>
            <m:sty m:val="bi"/>
          </m:rPr>
          <m:t>A</m:t>
        </m:r>
        <m:acc>
          <m:accPr>
            <m:chr m:val="̃"/>
          </m:accPr>
          <m:e>
            <m:r>
              <m:t>x</m:t>
            </m:r>
          </m:e>
        </m:acc>
        <m:r>
          <m:rPr>
            <m:sty m:val="p"/>
          </m:rPr>
          <m:t>=</m:t>
        </m:r>
        <m:acc>
          <m:accPr>
            <m:chr m:val="̃"/>
          </m:accPr>
          <m:e>
            <m:r>
              <m:t>b</m:t>
            </m:r>
          </m:e>
        </m:acc>
      </m:oMath>
      <w:ins w:id="22193" w:author="PR Preview" w:date="2026-01-01T00:00:00Z">
        <w:r>
          <w:t xml:space="preserve"> </w:t>
        </w:r>
      </w:ins>
      <w:ins w:id="22194" w:author="PR Preview" w:date="2026-01-01T00:00:00Z">
        <w:r>
          <w:t xml:space="preserve">has exactly one solution:</w:t>
        </w:r>
      </w:ins>
      <w:ins w:id="22195" w:author="PR Preview" w:date="2026-01-01T00:00:00Z">
        <w:r>
          <w:t xml:space="preserve"> </w:t>
        </w:r>
      </w:ins>
      <w:ins w:id="22196" w:author="PR Preview" w:date="2026-01-01T00:00:00Z">
        <w:r>
          <w:t xml:space="preserve">solve</w:t>
        </w:r>
      </w:ins>
      <w:ins w:id="22197" w:author="PR Preview" w:date="2026-01-01T00:00:00Z">
        <w:r>
          <w:t xml:space="preserve"> </w:t>
        </w:r>
      </w:ins>
      <m:oMath>
        <m:r>
          <m:rPr>
            <m:sty m:val="bi"/>
          </m:rPr>
          <m:t>L</m:t>
        </m:r>
        <m:acc>
          <m:accPr>
            <m:chr m:val="̃"/>
          </m:accPr>
          <m:e>
            <m:r>
              <m:t>y</m:t>
            </m:r>
          </m:e>
        </m:acc>
        <m:r>
          <m:rPr>
            <m:sty m:val="p"/>
          </m:rPr>
          <m:t>=</m:t>
        </m:r>
        <m:acc>
          <m:accPr>
            <m:chr m:val="̃"/>
          </m:accPr>
          <m:e>
            <m:r>
              <m:t>b</m:t>
            </m:r>
          </m:e>
        </m:acc>
      </m:oMath>
      <w:ins w:id="22198" w:author="PR Preview" w:date="2026-01-01T00:00:00Z">
        <w:r>
          <w:t xml:space="preserve"> </w:t>
        </w:r>
      </w:ins>
      <w:ins w:id="22199" w:author="PR Preview" w:date="2026-01-01T00:00:00Z">
        <w:r>
          <w:t xml:space="preserve">by forward substitution,</w:t>
        </w:r>
      </w:ins>
      <w:ins w:id="22200" w:author="PR Preview" w:date="2026-01-01T00:00:00Z">
        <w:r>
          <w:t xml:space="preserve"> </w:t>
        </w:r>
      </w:ins>
      <w:ins w:id="22201" w:author="PR Preview" w:date="2026-01-01T00:00:00Z">
        <w:r>
          <w:t xml:space="preserve">then</w:t>
        </w:r>
      </w:ins>
      <w:ins w:id="22202" w:author="PR Preview" w:date="2026-01-01T00:00:00Z">
        <w:r>
          <w:t xml:space="preserve"> </w:t>
        </w:r>
      </w:ins>
      <m:oMath>
        <m:r>
          <m:rPr>
            <m:sty m:val="bi"/>
          </m:rPr>
          <m:t>U</m:t>
        </m:r>
        <m:acc>
          <m:accPr>
            <m:chr m:val="̃"/>
          </m:accPr>
          <m:e>
            <m:r>
              <m:t>x</m:t>
            </m:r>
          </m:e>
        </m:acc>
        <m:r>
          <m:rPr>
            <m:sty m:val="p"/>
          </m:rPr>
          <m:t>=</m:t>
        </m:r>
        <m:acc>
          <m:accPr>
            <m:chr m:val="̃"/>
          </m:accPr>
          <m:e>
            <m:r>
              <m:t>y</m:t>
            </m:r>
          </m:e>
        </m:acc>
      </m:oMath>
      <w:ins w:id="22203" w:author="PR Preview" w:date="2026-01-01T00:00:00Z">
        <w:r>
          <w:t xml:space="preserve"> </w:t>
        </w:r>
      </w:ins>
      <w:ins w:id="22204" w:author="PR Preview" w:date="2026-01-01T00:00:00Z">
        <w:r>
          <w:t xml:space="preserve">by back substitution (</w:t>
        </w:r>
      </w:ins>
      <w:hyperlink w:anchor="thm-back-substitution">
        <w:ins w:id="22205" w:author="PR Preview" w:date="2026-01-01T00:00:00Z">
          <w:r>
            <w:rPr>
              <w:rStyle w:val="Hyperlink"/>
            </w:rPr>
            <w:t xml:space="preserve">Theorem 97</w:t>
          </w:r>
        </w:ins>
      </w:hyperlink>
      <w:ins w:id="22206" w:author="PR Preview" w:date="2026-01-01T00:00:00Z">
        <w:r>
          <w:t xml:space="preserve">).</w:t>
        </w:r>
      </w:ins>
    </w:p>
    <w:bookmarkEnd w:id="578"/>
    <w:p>
      <w:pPr>
        <w:pStyle w:val="BodyText"/>
      </w:pPr>
      <w:ins w:id="22207" w:author="PR Preview" w:date="2026-01-01T00:00:00Z">
        <w:r>
          <w:rPr>
            <w:i/>
            <w:iCs/>
          </w:rPr>
          <w:t xml:space="preserve">Proof</w:t>
        </w:r>
      </w:ins>
      <w:ins w:id="22208" w:author="PR Preview" w:date="2026-01-01T00:00:00Z">
        <w:r>
          <w:t xml:space="preserve">. </w:t>
        </w:r>
      </w:ins>
      <m:oMath>
        <m:r>
          <m:rPr>
            <m:sty m:val="bi"/>
          </m:rPr>
          <m:t>L</m:t>
        </m:r>
      </m:oMath>
      <w:ins w:id="22209" w:author="PR Preview" w:date="2026-01-01T00:00:00Z">
        <w:r>
          <w:t xml:space="preserve"> </w:t>
        </w:r>
      </w:ins>
      <w:ins w:id="22210" w:author="PR Preview" w:date="2026-01-01T00:00:00Z">
        <w:r>
          <w:t xml:space="preserve">has diagonal entries</w:t>
        </w:r>
      </w:ins>
      <w:ins w:id="22211" w:author="PR Preview" w:date="2026-01-01T00:00:00Z">
        <w:r>
          <w:t xml:space="preserve"> </w:t>
        </w:r>
      </w:ins>
      <m:oMath>
        <m:r>
          <m:t>1</m:t>
        </m:r>
      </m:oMath>
      <w:ins w:id="22212" w:author="PR Preview" w:date="2026-01-01T00:00:00Z">
        <w:r>
          <w:t xml:space="preserve"> </w:t>
        </w:r>
      </w:ins>
      <w:ins w:id="22213" w:author="PR Preview" w:date="2026-01-01T00:00:00Z">
        <w:r>
          <w:t xml:space="preserve">and</w:t>
        </w:r>
      </w:ins>
      <w:ins w:id="22214" w:author="PR Preview" w:date="2026-01-01T00:00:00Z">
        <w:r>
          <w:t xml:space="preserve"> </w:t>
        </w:r>
      </w:ins>
      <m:oMath>
        <m:r>
          <m:rPr>
            <m:sty m:val="bi"/>
          </m:rPr>
          <m:t>U</m:t>
        </m:r>
      </m:oMath>
      <w:ins w:id="22215" w:author="PR Preview" w:date="2026-01-01T00:00:00Z">
        <w:r>
          <w:t xml:space="preserve"> </w:t>
        </w:r>
      </w:ins>
      <w:ins w:id="22216" w:author="PR Preview" w:date="2026-01-01T00:00:00Z">
        <w:r>
          <w:t xml:space="preserve">has nonzero ones,</w:t>
        </w:r>
      </w:ins>
      <w:ins w:id="22217" w:author="PR Preview" w:date="2026-01-01T00:00:00Z">
        <w:r>
          <w:t xml:space="preserve"> </w:t>
        </w:r>
      </w:ins>
      <w:ins w:id="22218" w:author="PR Preview" w:date="2026-01-01T00:00:00Z">
        <w:r>
          <w:t xml:space="preserve">so each of the two triangular systems has exactly one solution (</w:t>
        </w:r>
      </w:ins>
      <w:hyperlink w:anchor="thm-back-substitution">
        <w:ins w:id="22219" w:author="PR Preview" w:date="2026-01-01T00:00:00Z">
          <w:r>
            <w:rPr>
              <w:rStyle w:val="Hyperlink"/>
            </w:rPr>
            <w:t xml:space="preserve">Theorem 97</w:t>
          </w:r>
        </w:ins>
      </w:hyperlink>
      <w:ins w:id="22220" w:author="PR Preview" w:date="2026-01-01T00:00:00Z">
        <w:r>
          <w:t xml:space="preserve">).</w:t>
        </w:r>
      </w:ins>
      <w:ins w:id="22221" w:author="PR Preview" w:date="2026-01-01T00:00:00Z">
        <w:r>
          <w:t xml:space="preserve"> </w:t>
        </w:r>
      </w:ins>
      <w:ins w:id="22222" w:author="PR Preview" w:date="2026-01-01T00:00:00Z">
        <w:r>
          <w:t xml:space="preserve">If</w:t>
        </w:r>
      </w:ins>
      <w:ins w:id="22223" w:author="PR Preview" w:date="2026-01-01T00:00:00Z">
        <w:r>
          <w:t xml:space="preserve"> </w:t>
        </w:r>
      </w:ins>
      <m:oMath>
        <m:acc>
          <m:accPr>
            <m:chr m:val="̃"/>
          </m:accPr>
          <m:e>
            <m:r>
              <m:t>y</m:t>
            </m:r>
          </m:e>
        </m:acc>
      </m:oMath>
      <w:ins w:id="22224" w:author="PR Preview" w:date="2026-01-01T00:00:00Z">
        <w:r>
          <w:t xml:space="preserve"> </w:t>
        </w:r>
      </w:ins>
      <w:ins w:id="22225" w:author="PR Preview" w:date="2026-01-01T00:00:00Z">
        <w:r>
          <w:t xml:space="preserve">and</w:t>
        </w:r>
      </w:ins>
      <w:ins w:id="22226" w:author="PR Preview" w:date="2026-01-01T00:00:00Z">
        <w:r>
          <w:t xml:space="preserve"> </w:t>
        </w:r>
      </w:ins>
      <m:oMath>
        <m:acc>
          <m:accPr>
            <m:chr m:val="̃"/>
          </m:accPr>
          <m:e>
            <m:r>
              <m:t>x</m:t>
            </m:r>
          </m:e>
        </m:acc>
      </m:oMath>
      <w:ins w:id="22227" w:author="PR Preview" w:date="2026-01-01T00:00:00Z">
        <w:r>
          <w:t xml:space="preserve"> </w:t>
        </w:r>
      </w:ins>
      <w:ins w:id="22228" w:author="PR Preview" w:date="2026-01-01T00:00:00Z">
        <w:r>
          <w:t xml:space="preserve">are those solutions, then</w:t>
        </w:r>
      </w:ins>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79" w:name="exm-lu-solve"/>
    <w:p>
      <w:pPr>
        <w:pStyle w:val="BodyText"/>
      </w:pPr>
      <w:del w:id="22229" w:author="PR Preview" w:date="2026-01-01T00:00:00Z">
        <w:r>
          <w:rPr>
            <w:b/>
            <w:bCs/>
          </w:rPr>
          <w:delText xml:space="preserve">Example 183 (Two triangular solves)</w:delText>
        </w:r>
      </w:del>
      <w:del w:id="22230" w:author="PR Preview" w:date="2026-01-01T00:00:00Z">
        <w:r>
          <w:delText xml:space="preserve"> </w:delText>
        </w:r>
      </w:del>
      <w:del w:id="22231" w:author="PR Preview" w:date="2026-01-01T00:00:00Z">
        <w:r>
          <w:delText xml:space="preserve">With</w:delText>
        </w:r>
      </w:del>
      <w:del w:id="22232" w:author="PR Preview" w:date="2026-01-01T00:00:00Z">
        <w:r>
          <w:delText xml:space="preserve"> </w:delText>
        </w:r>
      </w:del>
      <m:oMath>
        <m:r>
          <m:rPr>
            <m:sty m:val="bi"/>
          </m:rPr>
          <m:t>L</m:t>
        </m:r>
      </m:oMath>
      <w:del w:id="22233" w:author="PR Preview" w:date="2026-01-01T00:00:00Z">
        <w:r>
          <w:delText xml:space="preserve"> </w:delText>
        </w:r>
      </w:del>
      <w:del w:id="22234" w:author="PR Preview" w:date="2026-01-01T00:00:00Z">
        <w:r>
          <w:delText xml:space="preserve">and</w:delText>
        </w:r>
      </w:del>
      <w:del w:id="22235" w:author="PR Preview" w:date="2026-01-01T00:00:00Z">
        <w:r>
          <w:delText xml:space="preserve"> </w:delText>
        </w:r>
      </w:del>
      <m:oMath>
        <m:r>
          <m:rPr>
            <m:sty m:val="bi"/>
          </m:rPr>
          <m:t>U</m:t>
        </m:r>
      </m:oMath>
      <w:del w:id="22236" w:author="PR Preview" w:date="2026-01-01T00:00:00Z">
        <w:r>
          <w:delText xml:space="preserve"> </w:delText>
        </w:r>
      </w:del>
      <w:del w:id="22237" w:author="PR Preview" w:date="2026-01-01T00:00:00Z">
        <w:r>
          <w:delText xml:space="preserve">of</w:delText>
        </w:r>
      </w:del>
      <w:del w:id="22238" w:author="PR Preview" w:date="2026-01-01T00:00:00Z">
        <w:r>
          <w:delText xml:space="preserve"> </w:delText>
        </w:r>
      </w:del>
      <w:hyperlink w:anchor="exm-lu">
        <w:del w:id="22239" w:author="PR Preview" w:date="2026-01-01T00:00:00Z">
          <w:r>
            <w:rPr>
              <w:rStyle w:val="Hyperlink"/>
            </w:rPr>
            <w:delText xml:space="preserve">Example 181</w:delText>
          </w:r>
        </w:del>
      </w:hyperlink>
      <w:del w:id="22240" w:author="PR Preview" w:date="2026-01-01T00:00:00Z">
        <w:r>
          <w:delText xml:space="preserve">, solve</w:delText>
        </w:r>
      </w:del>
      <w:del w:id="22241" w:author="PR Preview" w:date="2026-01-01T00:00:00Z">
        <w:r>
          <w:delText xml:space="preserve"> </w:delText>
        </w:r>
      </w:del>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del w:id="22242" w:author="PR Preview" w:date="2026-01-01T00:00:00Z">
        <w:r>
          <w:delText xml:space="preserve">.</w:delText>
        </w:r>
      </w:del>
      <w:del w:id="22243" w:author="PR Preview" w:date="2026-01-01T00:00:00Z">
        <w:r>
          <w:delText xml:space="preserve"> </w:delText>
        </w:r>
      </w:del>
      <w:del w:id="22244" w:author="PR Preview" w:date="2026-01-01T00:00:00Z">
        <w:r>
          <w:delText xml:space="preserve">Forward substitution on</w:delText>
        </w:r>
      </w:del>
      <w:del w:id="22245" w:author="PR Preview" w:date="2026-01-01T00:00:00Z">
        <w:r>
          <w:delText xml:space="preserve"> </w:delText>
        </w:r>
      </w:del>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del w:id="22246" w:author="PR Preview" w:date="2026-01-01T00:00:00Z">
        <w:r>
          <w:delText xml:space="preserve"> </w:delText>
        </w:r>
      </w:del>
      <w:del w:id="22247" w:author="PR Preview" w:date="2026-01-01T00:00:00Z">
        <w:r>
          <w:delText xml:space="preserve">gives</w:delText>
        </w:r>
      </w:del>
      <w:del w:id="22248" w:author="PR Preview" w:date="2026-01-01T00:00:00Z">
        <w:r>
          <w:delText xml:space="preserve"> </w:delText>
        </w:r>
      </w:del>
      <m:oMath>
        <m:sSub>
          <m:e>
            <m:r>
              <m:t>y</m:t>
            </m:r>
          </m:e>
          <m:sub>
            <m:r>
              <m:t>1</m:t>
            </m:r>
          </m:sub>
        </m:sSub>
        <m:r>
          <m:rPr>
            <m:sty m:val="p"/>
          </m:rPr>
          <m:t>=</m:t>
        </m:r>
        <m:r>
          <m:t>8</m:t>
        </m:r>
      </m:oMath>
      <w:del w:id="22249"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22250" w:author="PR Preview" w:date="2026-01-01T00:00:00Z">
        <w:r>
          <w:delText xml:space="preserve">Back substitution on</w:delText>
        </w:r>
      </w:del>
      <w:del w:id="22251" w:author="PR Preview" w:date="2026-01-01T00:00:00Z">
        <w:r>
          <w:delText xml:space="preserve"> </w:delText>
        </w:r>
      </w:del>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del w:id="22252" w:author="PR Preview" w:date="2026-01-01T00:00:00Z">
        <w:r>
          <w:delText xml:space="preserve"> </w:delText>
        </w:r>
      </w:del>
      <w:del w:id="22253" w:author="PR Preview" w:date="2026-01-01T00:00:00Z">
        <w:r>
          <w:delText xml:space="preserve">is</w:delText>
        </w:r>
      </w:del>
      <w:del w:id="22254" w:author="PR Preview" w:date="2026-01-01T00:00:00Z">
        <w:r>
          <w:delText xml:space="preserve"> </w:delText>
        </w:r>
      </w:del>
      <w:hyperlink w:anchor="exm-back-substitution">
        <w:del w:id="22255" w:author="PR Preview" w:date="2026-01-01T00:00:00Z">
          <w:r>
            <w:rPr>
              <w:rStyle w:val="Hyperlink"/>
            </w:rPr>
            <w:delText xml:space="preserve">Example 175</w:delText>
          </w:r>
        </w:del>
      </w:hyperlink>
      <w:del w:id="22256" w:author="PR Preview" w:date="2026-01-01T00:00:00Z">
        <w:r>
          <w:delText xml:space="preserve">,</w:delText>
        </w:r>
      </w:del>
      <w:del w:id="22257" w:author="PR Preview" w:date="2026-01-01T00:00:00Z">
        <w:r>
          <w:delText xml:space="preserve"> </w:delText>
        </w:r>
      </w:del>
      <w:del w:id="22258" w:author="PR Preview" w:date="2026-01-01T00:00:00Z">
        <w:r>
          <w:delText xml:space="preserve">which gives</w:delText>
        </w:r>
      </w:del>
      <w:del w:id="22259" w:author="PR Preview" w:date="2026-01-01T00:00:00Z">
        <w:r>
          <w:delText xml:space="preserve"> </w:delText>
        </w:r>
      </w:del>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del w:id="22260" w:author="PR Preview" w:date="2026-01-01T00:00:00Z">
        <w:r>
          <w:delText xml:space="preserve">.</w:delText>
        </w:r>
      </w:del>
      <w:del w:id="22261" w:author="PR Preview" w:date="2026-01-01T00:00:00Z">
        <w:r>
          <w:delText xml:space="preserve"> </w:delText>
        </w:r>
      </w:del>
      <w:del w:id="22262" w:author="PR Preview" w:date="2026-01-01T00:00:00Z">
        <w:r>
          <w:delText xml:space="preserve">As a check,</w:delText>
        </w:r>
      </w:del>
    </w:p>
    <w:p>
      <w:pPr>
        <w:pStyle w:val="BodyText"/>
      </w:pPr>
      <w:ins w:id="22263" w:author="PR Preview" w:date="2026-01-01T00:00:00Z">
        <w:r>
          <w:rPr>
            <w:b/>
            <w:bCs/>
          </w:rPr>
          <w:t xml:space="preserve">Example 186 (Two triangular solves)</w:t>
        </w:r>
      </w:ins>
      <w:ins w:id="22264" w:author="PR Preview" w:date="2026-01-01T00:00:00Z">
        <w:r>
          <w:t xml:space="preserve"> </w:t>
        </w:r>
      </w:ins>
      <w:ins w:id="22265" w:author="PR Preview" w:date="2026-01-01T00:00:00Z">
        <w:r>
          <w:t xml:space="preserve">With</w:t>
        </w:r>
      </w:ins>
      <w:ins w:id="22266" w:author="PR Preview" w:date="2026-01-01T00:00:00Z">
        <w:r>
          <w:t xml:space="preserve"> </w:t>
        </w:r>
      </w:ins>
      <m:oMath>
        <m:r>
          <m:rPr>
            <m:sty m:val="bi"/>
          </m:rPr>
          <m:t>L</m:t>
        </m:r>
      </m:oMath>
      <w:ins w:id="22267" w:author="PR Preview" w:date="2026-01-01T00:00:00Z">
        <w:r>
          <w:t xml:space="preserve"> </w:t>
        </w:r>
      </w:ins>
      <w:ins w:id="22268" w:author="PR Preview" w:date="2026-01-01T00:00:00Z">
        <w:r>
          <w:t xml:space="preserve">and</w:t>
        </w:r>
      </w:ins>
      <w:ins w:id="22269" w:author="PR Preview" w:date="2026-01-01T00:00:00Z">
        <w:r>
          <w:t xml:space="preserve"> </w:t>
        </w:r>
      </w:ins>
      <m:oMath>
        <m:r>
          <m:rPr>
            <m:sty m:val="bi"/>
          </m:rPr>
          <m:t>U</m:t>
        </m:r>
      </m:oMath>
      <w:ins w:id="22270" w:author="PR Preview" w:date="2026-01-01T00:00:00Z">
        <w:r>
          <w:t xml:space="preserve"> </w:t>
        </w:r>
      </w:ins>
      <w:ins w:id="22271" w:author="PR Preview" w:date="2026-01-01T00:00:00Z">
        <w:r>
          <w:t xml:space="preserve">of</w:t>
        </w:r>
      </w:ins>
      <w:ins w:id="22272" w:author="PR Preview" w:date="2026-01-01T00:00:00Z">
        <w:r>
          <w:t xml:space="preserve"> </w:t>
        </w:r>
      </w:ins>
      <w:hyperlink w:anchor="exm-lu">
        <w:ins w:id="22273" w:author="PR Preview" w:date="2026-01-01T00:00:00Z">
          <w:r>
            <w:rPr>
              <w:rStyle w:val="Hyperlink"/>
            </w:rPr>
            <w:t xml:space="preserve">Example 184</w:t>
          </w:r>
        </w:ins>
      </w:hyperlink>
      <w:ins w:id="22274" w:author="PR Preview" w:date="2026-01-01T00:00:00Z">
        <w:r>
          <w:t xml:space="preserve">, solve</w:t>
        </w:r>
      </w:ins>
      <w:ins w:id="22275" w:author="PR Preview" w:date="2026-01-01T00:00:00Z">
        <w:r>
          <w:t xml:space="preserve"> </w:t>
        </w:r>
      </w:ins>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ins w:id="22276" w:author="PR Preview" w:date="2026-01-01T00:00:00Z">
        <w:r>
          <w:t xml:space="preserve">.</w:t>
        </w:r>
      </w:ins>
      <w:ins w:id="22277" w:author="PR Preview" w:date="2026-01-01T00:00:00Z">
        <w:r>
          <w:t xml:space="preserve"> </w:t>
        </w:r>
      </w:ins>
      <w:ins w:id="22278" w:author="PR Preview" w:date="2026-01-01T00:00:00Z">
        <w:r>
          <w:t xml:space="preserve">Forward substitution on</w:t>
        </w:r>
      </w:ins>
      <w:ins w:id="22279" w:author="PR Preview" w:date="2026-01-01T00:00:00Z">
        <w:r>
          <w:t xml:space="preserve"> </w:t>
        </w:r>
      </w:ins>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ins w:id="22280" w:author="PR Preview" w:date="2026-01-01T00:00:00Z">
        <w:r>
          <w:t xml:space="preserve"> </w:t>
        </w:r>
      </w:ins>
      <w:ins w:id="22281" w:author="PR Preview" w:date="2026-01-01T00:00:00Z">
        <w:r>
          <w:t xml:space="preserve">gives</w:t>
        </w:r>
      </w:ins>
      <w:ins w:id="22282" w:author="PR Preview" w:date="2026-01-01T00:00:00Z">
        <w:r>
          <w:t xml:space="preserve"> </w:t>
        </w:r>
      </w:ins>
      <m:oMath>
        <m:sSub>
          <m:e>
            <m:r>
              <m:t>y</m:t>
            </m:r>
          </m:e>
          <m:sub>
            <m:r>
              <m:t>1</m:t>
            </m:r>
          </m:sub>
        </m:sSub>
        <m:r>
          <m:rPr>
            <m:sty m:val="p"/>
          </m:rPr>
          <m:t>=</m:t>
        </m:r>
        <m:r>
          <m:t>8</m:t>
        </m:r>
      </m:oMath>
      <w:ins w:id="22283"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22284" w:author="PR Preview" w:date="2026-01-01T00:00:00Z">
        <w:r>
          <w:t xml:space="preserve">Back substitution on</w:t>
        </w:r>
      </w:ins>
      <w:ins w:id="22285" w:author="PR Preview" w:date="2026-01-01T00:00:00Z">
        <w:r>
          <w:t xml:space="preserve"> </w:t>
        </w:r>
      </w:ins>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ins w:id="22286" w:author="PR Preview" w:date="2026-01-01T00:00:00Z">
        <w:r>
          <w:t xml:space="preserve"> </w:t>
        </w:r>
      </w:ins>
      <w:ins w:id="22287" w:author="PR Preview" w:date="2026-01-01T00:00:00Z">
        <w:r>
          <w:t xml:space="preserve">is</w:t>
        </w:r>
      </w:ins>
      <w:ins w:id="22288" w:author="PR Preview" w:date="2026-01-01T00:00:00Z">
        <w:r>
          <w:t xml:space="preserve"> </w:t>
        </w:r>
      </w:ins>
      <w:hyperlink w:anchor="exm-back-substitution">
        <w:ins w:id="22289" w:author="PR Preview" w:date="2026-01-01T00:00:00Z">
          <w:r>
            <w:rPr>
              <w:rStyle w:val="Hyperlink"/>
            </w:rPr>
            <w:t xml:space="preserve">Example 178</w:t>
          </w:r>
        </w:ins>
      </w:hyperlink>
      <w:ins w:id="22290" w:author="PR Preview" w:date="2026-01-01T00:00:00Z">
        <w:r>
          <w:t xml:space="preserve">,</w:t>
        </w:r>
      </w:ins>
      <w:ins w:id="22291" w:author="PR Preview" w:date="2026-01-01T00:00:00Z">
        <w:r>
          <w:t xml:space="preserve"> </w:t>
        </w:r>
      </w:ins>
      <w:ins w:id="22292" w:author="PR Preview" w:date="2026-01-01T00:00:00Z">
        <w:r>
          <w:t xml:space="preserve">which gives</w:t>
        </w:r>
      </w:ins>
      <w:ins w:id="22293" w:author="PR Preview" w:date="2026-01-01T00:00:00Z">
        <w:r>
          <w:t xml:space="preserve"> </w:t>
        </w:r>
      </w:ins>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ins w:id="22294" w:author="PR Preview" w:date="2026-01-01T00:00:00Z">
        <w:r>
          <w:t xml:space="preserve">.</w:t>
        </w:r>
      </w:ins>
      <w:ins w:id="22295" w:author="PR Preview" w:date="2026-01-01T00:00:00Z">
        <w:r>
          <w:t xml:space="preserve"> </w:t>
        </w:r>
      </w:ins>
      <w:ins w:id="22296"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79"/>
    <w:bookmarkEnd w:id="580"/>
    <w:bookmarkEnd w:id="581"/>
    <w:bookmarkStart w:id="613"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2" name="Picture"/>
                  <a:graphic>
                    <a:graphicData uri="http://schemas.openxmlformats.org/drawingml/2006/picture">
                      <pic:pic>
                        <pic:nvPicPr>
                          <pic:cNvPr descr="/opt/quarto/share/formats/docx/note.png" id="583"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73</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84" w:name="thm-invertible-rank"/>
    <w:p>
      <w:pPr>
        <w:pStyle w:val="BodyText"/>
      </w:pPr>
      <w:del w:id="22297" w:author="PR Preview" w:date="2026-01-01T00:00:00Z">
        <w:r>
          <w:rPr>
            <w:b/>
            <w:bCs/>
          </w:rPr>
          <w:delText xml:space="preserve">Theorem 101 (A square matrix is invertible exactly when it has full column rank)</w:delText>
        </w:r>
      </w:del>
      <w:del w:id="22298" w:author="PR Preview" w:date="2026-01-01T00:00:00Z">
        <w:r>
          <w:delText xml:space="preserve"> </w:delText>
        </w:r>
      </w:del>
      <w:del w:id="22299" w:author="PR Preview" w:date="2026-01-01T00:00:00Z">
        <w:r>
          <w:delText xml:space="preserve">An</w:delText>
        </w:r>
      </w:del>
      <w:del w:id="22300" w:author="PR Preview" w:date="2026-01-01T00:00:00Z">
        <w:r>
          <w:delText xml:space="preserve"> </w:delText>
        </w:r>
      </w:del>
      <m:oMath>
        <m:r>
          <m:t>n</m:t>
        </m:r>
        <m:r>
          <m:rPr>
            <m:sty m:val="p"/>
          </m:rPr>
          <m:t>×</m:t>
        </m:r>
        <m:r>
          <m:t>n</m:t>
        </m:r>
      </m:oMath>
      <w:del w:id="22301" w:author="PR Preview" w:date="2026-01-01T00:00:00Z">
        <w:r>
          <w:delText xml:space="preserve"> </w:delText>
        </w:r>
      </w:del>
      <w:del w:id="22302" w:author="PR Preview" w:date="2026-01-01T00:00:00Z">
        <w:r>
          <w:delText xml:space="preserve">matrix</w:delText>
        </w:r>
      </w:del>
      <w:del w:id="22303" w:author="PR Preview" w:date="2026-01-01T00:00:00Z">
        <w:r>
          <w:delText xml:space="preserve"> </w:delText>
        </w:r>
      </w:del>
      <m:oMath>
        <m:r>
          <m:rPr>
            <m:sty m:val="bi"/>
          </m:rPr>
          <m:t>A</m:t>
        </m:r>
      </m:oMath>
      <w:del w:id="22304" w:author="PR Preview" w:date="2026-01-01T00:00:00Z">
        <w:r>
          <w:delText xml:space="preserve"> </w:delText>
        </w:r>
      </w:del>
      <w:del w:id="22305" w:author="PR Preview" w:date="2026-01-01T00:00:00Z">
        <w:r>
          <w:delText xml:space="preserve">is invertible (</w:delText>
        </w:r>
      </w:del>
      <w:hyperlink w:anchor="def-invertible-matrix">
        <w:del w:id="22306" w:author="PR Preview" w:date="2026-01-01T00:00:00Z">
          <w:r>
            <w:rPr>
              <w:rStyle w:val="Hyperlink"/>
            </w:rPr>
            <w:delText xml:space="preserve">Definition 72</w:delText>
          </w:r>
        </w:del>
      </w:hyperlink>
      <w:del w:id="22307" w:author="PR Preview" w:date="2026-01-01T00:00:00Z">
        <w:r>
          <w:delText xml:space="preserve">)</w:delText>
        </w:r>
      </w:del>
      <w:del w:id="22308" w:author="PR Preview" w:date="2026-01-01T00:00:00Z">
        <w:r>
          <w:delText xml:space="preserve"> </w:delText>
        </w:r>
      </w:del>
      <w:del w:id="22309" w:author="PR Preview" w:date="2026-01-01T00:00:00Z">
        <w:r>
          <w:delText xml:space="preserve">exactly when</w:delText>
        </w:r>
      </w:del>
      <w:del w:id="22310"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2311" w:author="PR Preview" w:date="2026-01-01T00:00:00Z">
        <w:r>
          <w:delText xml:space="preserve"> </w:delText>
        </w:r>
      </w:del>
      <w:del w:id="22312" w:author="PR Preview" w:date="2026-01-01T00:00:00Z">
        <w:r>
          <w:delText xml:space="preserve">(full column rank,</w:delText>
        </w:r>
      </w:del>
      <w:del w:id="22313" w:author="PR Preview" w:date="2026-01-01T00:00:00Z">
        <w:r>
          <w:delText xml:space="preserve"> </w:delText>
        </w:r>
      </w:del>
      <w:hyperlink w:anchor="def-full-column-rank">
        <w:del w:id="22314" w:author="PR Preview" w:date="2026-01-01T00:00:00Z">
          <w:r>
            <w:rPr>
              <w:rStyle w:val="Hyperlink"/>
            </w:rPr>
            <w:delText xml:space="preserve">Definition 39</w:delText>
          </w:r>
        </w:del>
      </w:hyperlink>
      <w:del w:id="22315" w:author="PR Preview" w:date="2026-01-01T00:00:00Z">
        <w:r>
          <w:delText xml:space="preserve">),</w:delText>
        </w:r>
      </w:del>
      <w:del w:id="22316" w:author="PR Preview" w:date="2026-01-01T00:00:00Z">
        <w:r>
          <w:delText xml:space="preserve"> </w:delText>
        </w:r>
      </w:del>
      <w:del w:id="22317" w:author="PR Preview" w:date="2026-01-01T00:00:00Z">
        <w:r>
          <w:delText xml:space="preserve">that is, exactly when</w:delText>
        </w:r>
      </w:del>
      <w:del w:id="22318"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22319" w:author="PR Preview" w:date="2026-01-01T00:00:00Z">
        <w:r>
          <w:delText xml:space="preserve">.</w:delText>
        </w:r>
      </w:del>
    </w:p>
    <w:p>
      <w:pPr>
        <w:pStyle w:val="BodyText"/>
      </w:pPr>
      <w:ins w:id="22320" w:author="PR Preview" w:date="2026-01-01T00:00:00Z">
        <w:r>
          <w:rPr>
            <w:b/>
            <w:bCs/>
          </w:rPr>
          <w:t xml:space="preserve">Theorem 102 (A square matrix is invertible exactly when it has full column rank)</w:t>
        </w:r>
      </w:ins>
      <w:ins w:id="22321" w:author="PR Preview" w:date="2026-01-01T00:00:00Z">
        <w:r>
          <w:t xml:space="preserve"> </w:t>
        </w:r>
      </w:ins>
      <w:ins w:id="22322" w:author="PR Preview" w:date="2026-01-01T00:00:00Z">
        <w:r>
          <w:t xml:space="preserve">An</w:t>
        </w:r>
      </w:ins>
      <w:ins w:id="22323" w:author="PR Preview" w:date="2026-01-01T00:00:00Z">
        <w:r>
          <w:t xml:space="preserve"> </w:t>
        </w:r>
      </w:ins>
      <m:oMath>
        <m:r>
          <m:t>n</m:t>
        </m:r>
        <m:r>
          <m:rPr>
            <m:sty m:val="p"/>
          </m:rPr>
          <m:t>×</m:t>
        </m:r>
        <m:r>
          <m:t>n</m:t>
        </m:r>
      </m:oMath>
      <w:ins w:id="22324" w:author="PR Preview" w:date="2026-01-01T00:00:00Z">
        <w:r>
          <w:t xml:space="preserve"> </w:t>
        </w:r>
      </w:ins>
      <w:ins w:id="22325" w:author="PR Preview" w:date="2026-01-01T00:00:00Z">
        <w:r>
          <w:t xml:space="preserve">matrix</w:t>
        </w:r>
      </w:ins>
      <w:ins w:id="22326" w:author="PR Preview" w:date="2026-01-01T00:00:00Z">
        <w:r>
          <w:t xml:space="preserve"> </w:t>
        </w:r>
      </w:ins>
      <m:oMath>
        <m:r>
          <m:rPr>
            <m:sty m:val="bi"/>
          </m:rPr>
          <m:t>A</m:t>
        </m:r>
      </m:oMath>
      <w:ins w:id="22327" w:author="PR Preview" w:date="2026-01-01T00:00:00Z">
        <w:r>
          <w:t xml:space="preserve"> </w:t>
        </w:r>
      </w:ins>
      <w:ins w:id="22328" w:author="PR Preview" w:date="2026-01-01T00:00:00Z">
        <w:r>
          <w:t xml:space="preserve">is invertible (</w:t>
        </w:r>
      </w:ins>
      <w:hyperlink w:anchor="def-invertible-matrix">
        <w:ins w:id="22329" w:author="PR Preview" w:date="2026-01-01T00:00:00Z">
          <w:r>
            <w:rPr>
              <w:rStyle w:val="Hyperlink"/>
            </w:rPr>
            <w:t xml:space="preserve">Definition 77</w:t>
          </w:r>
        </w:ins>
      </w:hyperlink>
      <w:ins w:id="22330" w:author="PR Preview" w:date="2026-01-01T00:00:00Z">
        <w:r>
          <w:t xml:space="preserve">)</w:t>
        </w:r>
      </w:ins>
      <w:ins w:id="22331" w:author="PR Preview" w:date="2026-01-01T00:00:00Z">
        <w:r>
          <w:t xml:space="preserve"> </w:t>
        </w:r>
      </w:ins>
      <w:ins w:id="22332" w:author="PR Preview" w:date="2026-01-01T00:00:00Z">
        <w:r>
          <w:t xml:space="preserve">exactly when</w:t>
        </w:r>
      </w:ins>
      <w:ins w:id="22333" w:author="PR Preview" w:date="2026-01-01T00:00:00Z">
        <w:r>
          <w:t xml:space="preserve"> </w:t>
        </w:r>
      </w:ins>
      <m:oMath>
        <m:r>
          <m:rPr>
            <m:sty m:val="p"/>
          </m:rPr>
          <m:t>rank</m:t>
        </m:r>
        <m:r>
          <m:rPr>
            <m:sty m:val="p"/>
          </m:rPr>
          <m:t>(</m:t>
        </m:r>
        <m:r>
          <m:rPr>
            <m:sty m:val="bi"/>
          </m:rPr>
          <m:t>A</m:t>
        </m:r>
        <m:r>
          <m:rPr>
            <m:sty m:val="p"/>
          </m:rPr>
          <m:t>)</m:t>
        </m:r>
        <m:r>
          <m:rPr>
            <m:sty m:val="p"/>
          </m:rPr>
          <m:t>=</m:t>
        </m:r>
        <m:r>
          <m:t>n</m:t>
        </m:r>
      </m:oMath>
      <w:ins w:id="22334" w:author="PR Preview" w:date="2026-01-01T00:00:00Z">
        <w:r>
          <w:t xml:space="preserve"> </w:t>
        </w:r>
      </w:ins>
      <w:ins w:id="22335" w:author="PR Preview" w:date="2026-01-01T00:00:00Z">
        <w:r>
          <w:t xml:space="preserve">(full column rank,</w:t>
        </w:r>
      </w:ins>
      <w:ins w:id="22336" w:author="PR Preview" w:date="2026-01-01T00:00:00Z">
        <w:r>
          <w:t xml:space="preserve"> </w:t>
        </w:r>
      </w:ins>
      <w:hyperlink w:anchor="def-full-column-rank">
        <w:ins w:id="22337" w:author="PR Preview" w:date="2026-01-01T00:00:00Z">
          <w:r>
            <w:rPr>
              <w:rStyle w:val="Hyperlink"/>
            </w:rPr>
            <w:t xml:space="preserve">Definition 39</w:t>
          </w:r>
        </w:ins>
      </w:hyperlink>
      <w:ins w:id="22338" w:author="PR Preview" w:date="2026-01-01T00:00:00Z">
        <w:r>
          <w:t xml:space="preserve">),</w:t>
        </w:r>
      </w:ins>
      <w:ins w:id="22339" w:author="PR Preview" w:date="2026-01-01T00:00:00Z">
        <w:r>
          <w:t xml:space="preserve"> </w:t>
        </w:r>
      </w:ins>
      <w:ins w:id="22340" w:author="PR Preview" w:date="2026-01-01T00:00:00Z">
        <w:r>
          <w:t xml:space="preserve">that is, exactly when</w:t>
        </w:r>
      </w:ins>
      <w:ins w:id="22341"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22342" w:author="PR Preview" w:date="2026-01-01T00:00:00Z">
        <w:r>
          <w:t xml:space="preserve">.</w:t>
        </w:r>
      </w:ins>
    </w:p>
    <w:bookmarkEnd w:id="584"/>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del w:id="22343" w:author="PR Preview" w:date="2026-01-01T00:00:00Z">
        <w:r>
          <w:delText xml:space="preserve">so</w:delText>
        </w:r>
      </w:del>
      <w:del w:id="22344"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22345" w:author="PR Preview" w:date="2026-01-01T00:00:00Z">
        <w:r>
          <w:delText xml:space="preserve">, the nullity is</w:delText>
        </w:r>
      </w:del>
      <w:del w:id="22346" w:author="PR Preview" w:date="2026-01-01T00:00:00Z">
        <w:r>
          <w:delText xml:space="preserve"> </w:delText>
        </w:r>
      </w:del>
      <m:oMath>
        <m:r>
          <m:t>0</m:t>
        </m:r>
      </m:oMath>
      <w:del w:id="22347" w:author="PR Preview" w:date="2026-01-01T00:00:00Z">
        <w:r>
          <w:delText xml:space="preserve">,</w:delText>
        </w:r>
      </w:del>
      <w:del w:id="22348" w:author="PR Preview" w:date="2026-01-01T00:00:00Z">
        <w:r>
          <w:delText xml:space="preserve"> </w:delText>
        </w:r>
      </w:del>
      <w:del w:id="22349" w:author="PR Preview" w:date="2026-01-01T00:00:00Z">
        <w:r>
          <w:delText xml:space="preserve">and</w:delText>
        </w:r>
      </w:del>
      <w:del w:id="22350"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2351" w:author="PR Preview" w:date="2026-01-01T00:00:00Z">
        <w:r>
          <w:delText xml:space="preserve"> </w:delText>
        </w:r>
      </w:del>
      <w:del w:id="22352" w:author="PR Preview" w:date="2026-01-01T00:00:00Z">
        <w:r>
          <w:delText xml:space="preserve">(</w:delText>
        </w:r>
      </w:del>
      <w:hyperlink w:anchor="thm-rank-nullity">
        <w:del w:id="22353" w:author="PR Preview" w:date="2026-01-01T00:00:00Z">
          <w:r>
            <w:rPr>
              <w:rStyle w:val="Hyperlink"/>
            </w:rPr>
            <w:delText xml:space="preserve">Theorem 36</w:delText>
          </w:r>
        </w:del>
      </w:hyperlink>
      <w:del w:id="22354" w:author="PR Preview" w:date="2026-01-01T00:00:00Z">
        <w:r>
          <w:delText xml:space="preserve">).</w:delText>
        </w:r>
      </w:del>
    </w:p>
    <w:p>
      <w:pPr>
        <w:pStyle w:val="FirstParagraph"/>
      </w:pPr>
      <w:ins w:id="22355" w:author="PR Preview" w:date="2026-01-01T00:00:00Z">
        <w:r>
          <w:t xml:space="preserve">so</w:t>
        </w:r>
      </w:ins>
      <w:ins w:id="22356"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22357" w:author="PR Preview" w:date="2026-01-01T00:00:00Z">
        <w:r>
          <w:t xml:space="preserve">, the nullity is</w:t>
        </w:r>
      </w:ins>
      <w:ins w:id="22358" w:author="PR Preview" w:date="2026-01-01T00:00:00Z">
        <w:r>
          <w:t xml:space="preserve"> </w:t>
        </w:r>
      </w:ins>
      <m:oMath>
        <m:r>
          <m:t>0</m:t>
        </m:r>
      </m:oMath>
      <w:ins w:id="22359" w:author="PR Preview" w:date="2026-01-01T00:00:00Z">
        <w:r>
          <w:t xml:space="preserve">,</w:t>
        </w:r>
      </w:ins>
      <w:ins w:id="22360" w:author="PR Preview" w:date="2026-01-01T00:00:00Z">
        <w:r>
          <w:t xml:space="preserve"> </w:t>
        </w:r>
      </w:ins>
      <w:ins w:id="22361" w:author="PR Preview" w:date="2026-01-01T00:00:00Z">
        <w:r>
          <w:t xml:space="preserve">and</w:t>
        </w:r>
      </w:ins>
      <w:ins w:id="22362" w:author="PR Preview" w:date="2026-01-01T00:00:00Z">
        <w:r>
          <w:t xml:space="preserve"> </w:t>
        </w:r>
      </w:ins>
      <m:oMath>
        <m:r>
          <m:rPr>
            <m:sty m:val="p"/>
          </m:rPr>
          <m:t>rank</m:t>
        </m:r>
        <m:r>
          <m:rPr>
            <m:sty m:val="p"/>
          </m:rPr>
          <m:t>(</m:t>
        </m:r>
        <m:r>
          <m:rPr>
            <m:sty m:val="bi"/>
          </m:rPr>
          <m:t>A</m:t>
        </m:r>
        <m:r>
          <m:rPr>
            <m:sty m:val="p"/>
          </m:rPr>
          <m:t>)</m:t>
        </m:r>
        <m:r>
          <m:rPr>
            <m:sty m:val="p"/>
          </m:rPr>
          <m:t>=</m:t>
        </m:r>
        <m:r>
          <m:t>n</m:t>
        </m:r>
      </m:oMath>
      <w:ins w:id="22363" w:author="PR Preview" w:date="2026-01-01T00:00:00Z">
        <w:r>
          <w:t xml:space="preserve"> </w:t>
        </w:r>
      </w:ins>
      <w:ins w:id="22364" w:author="PR Preview" w:date="2026-01-01T00:00:00Z">
        <w:r>
          <w:t xml:space="preserve">(</w:t>
        </w:r>
      </w:ins>
      <w:hyperlink w:anchor="thm-rank-nullity">
        <w:ins w:id="22365" w:author="PR Preview" w:date="2026-01-01T00:00:00Z">
          <w:r>
            <w:rPr>
              <w:rStyle w:val="Hyperlink"/>
            </w:rPr>
            <w:t xml:space="preserve">Theorem 37</w:t>
          </w:r>
        </w:ins>
      </w:hyperlink>
      <w:ins w:id="22366" w:author="PR Preview" w:date="2026-01-01T00:00:00Z">
        <w:r>
          <w:t xml:space="preserve">).</w:t>
        </w:r>
      </w:ins>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88</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del w:id="22367" w:author="PR Preview" w:date="2026-01-01T00:00:00Z">
        <w:r>
          <w:delText xml:space="preserve">so every column of</w:delText>
        </w:r>
      </w:del>
      <w:del w:id="22368"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22369" w:author="PR Preview" w:date="2026-01-01T00:00:00Z">
        <w:r>
          <w:delText xml:space="preserve"> </w:delText>
        </w:r>
      </w:del>
      <w:del w:id="22370" w:author="PR Preview" w:date="2026-01-01T00:00:00Z">
        <w:r>
          <w:delText xml:space="preserve">is in</w:delText>
        </w:r>
      </w:del>
      <w:del w:id="22371"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22372" w:author="PR Preview" w:date="2026-01-01T00:00:00Z">
        <w:r>
          <w:delText xml:space="preserve"> </w:delText>
        </w:r>
      </w:del>
      <w:del w:id="22373" w:author="PR Preview" w:date="2026-01-01T00:00:00Z">
        <w:r>
          <w:delText xml:space="preserve">(4),</w:delText>
        </w:r>
      </w:del>
      <w:del w:id="22374" w:author="PR Preview" w:date="2026-01-01T00:00:00Z">
        <w:r>
          <w:delText xml:space="preserve"> </w:delText>
        </w:r>
      </w:del>
      <w:del w:id="22375" w:author="PR Preview" w:date="2026-01-01T00:00:00Z">
        <w:r>
          <w:delText xml:space="preserve">and</w:delText>
        </w:r>
      </w:del>
      <w:del w:id="22376"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22377" w:author="PR Preview" w:date="2026-01-01T00:00:00Z">
        <w:r>
          <w:delText xml:space="preserve">.</w:delText>
        </w:r>
      </w:del>
      <w:del w:id="22378" w:author="PR Preview" w:date="2026-01-01T00:00:00Z">
        <w:r>
          <w:delText xml:space="preserve"> </w:delText>
        </w:r>
      </w:del>
      <w:del w:id="22379" w:author="PR Preview" w:date="2026-01-01T00:00:00Z">
        <w:r>
          <w:delText xml:space="preserve">So</w:delText>
        </w:r>
      </w:del>
      <w:del w:id="22380" w:author="PR Preview" w:date="2026-01-01T00:00:00Z">
        <w:r>
          <w:delText xml:space="preserve"> </w:delText>
        </w:r>
      </w:del>
      <m:oMath>
        <m:r>
          <m:rPr>
            <m:sty m:val="bi"/>
          </m:rPr>
          <m:t>B</m:t>
        </m:r>
      </m:oMath>
      <w:del w:id="22381" w:author="PR Preview" w:date="2026-01-01T00:00:00Z">
        <w:r>
          <w:delText xml:space="preserve"> </w:delText>
        </w:r>
      </w:del>
      <w:del w:id="22382" w:author="PR Preview" w:date="2026-01-01T00:00:00Z">
        <w:r>
          <w:delText xml:space="preserve">satisfies</w:delText>
        </w:r>
      </w:del>
      <w:del w:id="22383" w:author="PR Preview" w:date="2026-01-01T00:00:00Z">
        <w:r>
          <w:delText xml:space="preserve"> </w:delText>
        </w:r>
      </w:del>
      <w:hyperlink w:anchor="def-invertible-matrix">
        <w:del w:id="22384" w:author="PR Preview" w:date="2026-01-01T00:00:00Z">
          <w:r>
            <w:rPr>
              <w:rStyle w:val="Hyperlink"/>
            </w:rPr>
            <w:delText xml:space="preserve">Definition 72</w:delText>
          </w:r>
        </w:del>
      </w:hyperlink>
      <w:del w:id="22385" w:author="PR Preview" w:date="2026-01-01T00:00:00Z">
        <w:r>
          <w:delText xml:space="preserve">.</w:delText>
        </w:r>
      </w:del>
      <w:del w:id="22386" w:author="PR Preview" w:date="2026-01-01T00:00:00Z">
        <w:r>
          <w:delText xml:space="preserve"> </w:delText>
        </w:r>
      </w:del>
      <w:del w:id="22387" w:author="PR Preview" w:date="2026-01-01T00:00:00Z">
        <w:r>
          <w:delText xml:space="preserve">The two conditions in the statement are equivalent by</w:delText>
        </w:r>
      </w:del>
      <w:del w:id="22388" w:author="PR Preview" w:date="2026-01-01T00:00:00Z">
        <w:r>
          <w:delText xml:space="preserve"> </w:delText>
        </w:r>
      </w:del>
      <w:hyperlink w:anchor="thm-rank-nullity">
        <w:del w:id="22389" w:author="PR Preview" w:date="2026-01-01T00:00:00Z">
          <w:r>
            <w:rPr>
              <w:rStyle w:val="Hyperlink"/>
            </w:rPr>
            <w:delText xml:space="preserve">Theorem 36</w:delText>
          </w:r>
        </w:del>
      </w:hyperlink>
      <w:del w:id="22390" w:author="PR Preview" w:date="2026-01-01T00:00:00Z">
        <w:r>
          <w:delText xml:space="preserve">:</w:delText>
        </w:r>
      </w:del>
      <w:del w:id="22391" w:author="PR Preview" w:date="2026-01-01T00:00:00Z">
        <w:r>
          <w:delText xml:space="preserve"> </w:delText>
        </w:r>
      </w:del>
      <w:del w:id="22392" w:author="PR Preview" w:date="2026-01-01T00:00:00Z">
        <w:r>
          <w:delText xml:space="preserve">the nullity is</w:delText>
        </w:r>
      </w:del>
      <w:del w:id="22393" w:author="PR Preview" w:date="2026-01-01T00:00:00Z">
        <w:r>
          <w:delText xml:space="preserve"> </w:delText>
        </w:r>
      </w:del>
      <m:oMath>
        <m:r>
          <m:t>0</m:t>
        </m:r>
      </m:oMath>
      <w:del w:id="22394" w:author="PR Preview" w:date="2026-01-01T00:00:00Z">
        <w:r>
          <w:delText xml:space="preserve"> </w:delText>
        </w:r>
      </w:del>
      <w:del w:id="22395" w:author="PR Preview" w:date="2026-01-01T00:00:00Z">
        <w:r>
          <w:delText xml:space="preserve">exactly when</w:delText>
        </w:r>
      </w:del>
      <w:del w:id="22396"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22397" w:author="PR Preview" w:date="2026-01-01T00:00:00Z">
        <w:r>
          <w:delText xml:space="preserve">,</w:delText>
        </w:r>
      </w:del>
      <w:del w:id="22398" w:author="PR Preview" w:date="2026-01-01T00:00:00Z">
        <w:r>
          <w:delText xml:space="preserve"> </w:delText>
        </w:r>
      </w:del>
      <w:del w:id="22399" w:author="PR Preview" w:date="2026-01-01T00:00:00Z">
        <w:r>
          <w:delText xml:space="preserve">because a subspace of dimension</w:delText>
        </w:r>
      </w:del>
      <w:del w:id="22400" w:author="PR Preview" w:date="2026-01-01T00:00:00Z">
        <w:r>
          <w:delText xml:space="preserve"> </w:delText>
        </w:r>
      </w:del>
      <m:oMath>
        <m:r>
          <m:t>0</m:t>
        </m:r>
      </m:oMath>
      <w:del w:id="22401" w:author="PR Preview" w:date="2026-01-01T00:00:00Z">
        <w:r>
          <w:delText xml:space="preserve"> </w:delText>
        </w:r>
      </w:del>
      <w:del w:id="22402" w:author="PR Preview" w:date="2026-01-01T00:00:00Z">
        <w:r>
          <w:delText xml:space="preserve">has the empty list as a basis, whose span is</w:delText>
        </w:r>
      </w:del>
      <w:del w:id="22403" w:author="PR Preview" w:date="2026-01-01T00:00:00Z">
        <w:r>
          <w:delText xml:space="preserve"> </w:delText>
        </w:r>
      </w:del>
      <m:oMath>
        <m:r>
          <m:t>​</m:t>
        </m:r>
        <m:d>
          <m:dPr>
            <m:begChr m:val="{"/>
            <m:sepChr m:val=""/>
            <m:endChr m:val="}"/>
            <m:grow/>
          </m:dPr>
          <m:e>
            <m:acc>
              <m:accPr>
                <m:chr m:val="̃"/>
              </m:accPr>
              <m:e>
                <m:r>
                  <m:t>0</m:t>
                </m:r>
              </m:e>
            </m:acc>
          </m:e>
        </m:d>
        <m:r>
          <m:t>​</m:t>
        </m:r>
      </m:oMath>
      <w:del w:id="22404" w:author="PR Preview" w:date="2026-01-01T00:00:00Z">
        <w:r>
          <w:delText xml:space="preserve"> </w:delText>
        </w:r>
      </w:del>
      <w:del w:id="22405" w:author="PR Preview" w:date="2026-01-01T00:00:00Z">
        <w:r>
          <w:delText xml:space="preserve">(</w:delText>
        </w:r>
      </w:del>
      <w:hyperlink w:anchor="def-dimension">
        <w:del w:id="22406" w:author="PR Preview" w:date="2026-01-01T00:00:00Z">
          <w:r>
            <w:rPr>
              <w:rStyle w:val="Hyperlink"/>
            </w:rPr>
            <w:delText xml:space="preserve">Definition 44</w:delText>
          </w:r>
        </w:del>
      </w:hyperlink>
      <w:del w:id="22407" w:author="PR Preview" w:date="2026-01-01T00:00:00Z">
        <w:r>
          <w:delText xml:space="preserve">,</w:delText>
        </w:r>
      </w:del>
      <w:del w:id="22408" w:author="PR Preview" w:date="2026-01-01T00:00:00Z">
        <w:r>
          <w:delText xml:space="preserve"> </w:delText>
        </w:r>
      </w:del>
      <w:hyperlink w:anchor="def-span">
        <w:del w:id="22409" w:author="PR Preview" w:date="2026-01-01T00:00:00Z">
          <w:r>
            <w:rPr>
              <w:rStyle w:val="Hyperlink"/>
            </w:rPr>
            <w:delText xml:space="preserve">Definition 41</w:delText>
          </w:r>
        </w:del>
      </w:hyperlink>
      <w:del w:id="22410" w:author="PR Preview" w:date="2026-01-01T00:00:00Z">
        <w:r>
          <w:delText xml:space="preserve">), and</w:delText>
        </w:r>
      </w:del>
      <w:del w:id="22411" w:author="PR Preview" w:date="2026-01-01T00:00:00Z">
        <w:r>
          <w:delText xml:space="preserve"> </w:delText>
        </w:r>
      </w:del>
      <m:oMath>
        <m:r>
          <m:t>​</m:t>
        </m:r>
        <m:d>
          <m:dPr>
            <m:begChr m:val="{"/>
            <m:sepChr m:val=""/>
            <m:endChr m:val="}"/>
            <m:grow/>
          </m:dPr>
          <m:e>
            <m:acc>
              <m:accPr>
                <m:chr m:val="̃"/>
              </m:accPr>
              <m:e>
                <m:r>
                  <m:t>0</m:t>
                </m:r>
              </m:e>
            </m:acc>
          </m:e>
        </m:d>
        <m:r>
          <m:t>​</m:t>
        </m:r>
      </m:oMath>
      <w:del w:id="22412" w:author="PR Preview" w:date="2026-01-01T00:00:00Z">
        <w:r>
          <w:delText xml:space="preserve"> </w:delText>
        </w:r>
      </w:del>
      <w:del w:id="22413" w:author="PR Preview" w:date="2026-01-01T00:00:00Z">
        <w:r>
          <w:delText xml:space="preserve">has dimension</w:delText>
        </w:r>
      </w:del>
      <w:del w:id="22414" w:author="PR Preview" w:date="2026-01-01T00:00:00Z">
        <w:r>
          <w:delText xml:space="preserve"> </w:delText>
        </w:r>
      </w:del>
      <m:oMath>
        <m:r>
          <m:t>0</m:t>
        </m:r>
      </m:oMath>
      <w:del w:id="22415" w:author="PR Preview" w:date="2026-01-01T00:00:00Z">
        <w:r>
          <w:delText xml:space="preserve"> </w:delText>
        </w:r>
      </w:del>
      <w:del w:id="22416" w:author="PR Preview" w:date="2026-01-01T00:00:00Z">
        <w:r>
          <w:delText xml:space="preserve">(</w:delText>
        </w:r>
      </w:del>
      <w:hyperlink w:anchor="exm-dimension">
        <w:del w:id="22417" w:author="PR Preview" w:date="2026-01-01T00:00:00Z">
          <w:r>
            <w:rPr>
              <w:rStyle w:val="Hyperlink"/>
            </w:rPr>
            <w:delText xml:space="preserve">Example 47</w:delText>
          </w:r>
        </w:del>
      </w:hyperlink>
      <w:del w:id="22418" w:author="PR Preview" w:date="2026-01-01T00:00:00Z">
        <w:r>
          <w:delText xml:space="preserve">).</w:delText>
        </w:r>
      </w:del>
    </w:p>
    <w:p>
      <w:pPr>
        <w:pStyle w:val="BodyText"/>
      </w:pPr>
      <w:del w:id="22419" w:author="PR Preview" w:date="2026-01-01T00:00:00Z">
        <w:r>
          <w:rPr>
            <w:b/>
            <w:bCs/>
          </w:rPr>
          <w:delText xml:space="preserve">Example 184 (Rank decides invertibility)</w:delText>
        </w:r>
      </w:del>
      <w:del w:id="22420" w:author="PR Preview" w:date="2026-01-01T00:00:00Z">
        <w:r>
          <w:delText xml:space="preserve"> </w:delText>
        </w:r>
      </w:del>
      <w:del w:id="22421" w:author="PR Preview" w:date="2026-01-01T00:00:00Z">
        <w:r>
          <w:delText xml:space="preserve"> </w:delText>
        </w:r>
      </w:del>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2422" w:author="PR Preview" w:date="2026-01-01T00:00:00Z">
        <w:r>
          <w:delText xml:space="preserve"> </w:delText>
        </w:r>
      </w:del>
      <w:del w:id="22423" w:author="PR Preview" w:date="2026-01-01T00:00:00Z">
        <w:r>
          <w:delText xml:space="preserve">of</w:delText>
        </w:r>
      </w:del>
      <w:del w:id="22424" w:author="PR Preview" w:date="2026-01-01T00:00:00Z">
        <w:r>
          <w:delText xml:space="preserve"> </w:delText>
        </w:r>
      </w:del>
      <w:hyperlink w:anchor="exm-invertible-matrix">
        <w:del w:id="22425" w:author="PR Preview" w:date="2026-01-01T00:00:00Z">
          <w:r>
            <w:rPr>
              <w:rStyle w:val="Hyperlink"/>
            </w:rPr>
            <w:delText xml:space="preserve">Example 121</w:delText>
          </w:r>
        </w:del>
      </w:hyperlink>
      <w:del w:id="22426" w:author="PR Preview" w:date="2026-01-01T00:00:00Z">
        <w:r>
          <w:delText xml:space="preserve"> </w:delText>
        </w:r>
      </w:del>
      <w:del w:id="22427" w:author="PR Preview" w:date="2026-01-01T00:00:00Z">
        <w:r>
          <w:delText xml:space="preserve">has rank</w:delText>
        </w:r>
      </w:del>
      <w:del w:id="22428" w:author="PR Preview" w:date="2026-01-01T00:00:00Z">
        <w:r>
          <w:delText xml:space="preserve"> </w:delText>
        </w:r>
      </w:del>
      <m:oMath>
        <m:r>
          <m:t>2</m:t>
        </m:r>
      </m:oMath>
      <w:del w:id="22429" w:author="PR Preview" w:date="2026-01-01T00:00:00Z">
        <w:r>
          <w:delText xml:space="preserve">:</w:delText>
        </w:r>
      </w:del>
      <w:del w:id="22430"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22431" w:author="PR Preview" w:date="2026-01-01T00:00:00Z">
        <w:r>
          <w:delText xml:space="preserve"> </w:delText>
        </w:r>
      </w:del>
      <w:del w:id="22432" w:author="PR Preview" w:date="2026-01-01T00:00:00Z">
        <w:r>
          <w:delText xml:space="preserve">is</w:delText>
        </w:r>
      </w:del>
      <w:del w:id="22433" w:author="PR Preview" w:date="2026-01-01T00:00:00Z">
        <w:r>
          <w:delText xml:space="preserve"> </w:delText>
        </w:r>
      </w:del>
      <m:oMath>
        <m:acc>
          <m:accPr>
            <m:chr m:val="̃"/>
          </m:accPr>
          <m:e>
            <m:r>
              <m:t>0</m:t>
            </m:r>
          </m:e>
        </m:acc>
      </m:oMath>
      <w:del w:id="22434" w:author="PR Preview" w:date="2026-01-01T00:00:00Z">
        <w:r>
          <w:delText xml:space="preserve"> </w:delText>
        </w:r>
      </w:del>
      <w:del w:id="22435" w:author="PR Preview" w:date="2026-01-01T00:00:00Z">
        <w:r>
          <w:delText xml:space="preserve">only if</w:delText>
        </w:r>
      </w:del>
      <w:del w:id="22436" w:author="PR Preview" w:date="2026-01-01T00:00:00Z">
        <w:r>
          <w:delText xml:space="preserve"> </w:delText>
        </w:r>
      </w:del>
      <m:oMath>
        <m:sSub>
          <m:e>
            <m:r>
              <m:t>c</m:t>
            </m:r>
          </m:e>
          <m:sub>
            <m:r>
              <m:t>2</m:t>
            </m:r>
          </m:sub>
        </m:sSub>
        <m:r>
          <m:rPr>
            <m:sty m:val="p"/>
          </m:rPr>
          <m:t>=</m:t>
        </m:r>
        <m:r>
          <m:t>0</m:t>
        </m:r>
      </m:oMath>
      <w:del w:id="22437" w:author="PR Preview" w:date="2026-01-01T00:00:00Z">
        <w:r>
          <w:delText xml:space="preserve"> </w:delText>
        </w:r>
      </w:del>
      <w:del w:id="22438" w:author="PR Preview" w:date="2026-01-01T00:00:00Z">
        <w:r>
          <w:delText xml:space="preserve">and then</w:delText>
        </w:r>
      </w:del>
      <w:del w:id="22439" w:author="PR Preview" w:date="2026-01-01T00:00:00Z">
        <w:r>
          <w:delText xml:space="preserve"> </w:delText>
        </w:r>
      </w:del>
      <m:oMath>
        <m:sSub>
          <m:e>
            <m:r>
              <m:t>c</m:t>
            </m:r>
          </m:e>
          <m:sub>
            <m:r>
              <m:t>1</m:t>
            </m:r>
          </m:sub>
        </m:sSub>
        <m:r>
          <m:rPr>
            <m:sty m:val="p"/>
          </m:rPr>
          <m:t>=</m:t>
        </m:r>
        <m:r>
          <m:t>0</m:t>
        </m:r>
      </m:oMath>
      <w:del w:id="22440" w:author="PR Preview" w:date="2026-01-01T00:00:00Z">
        <w:r>
          <w:delText xml:space="preserve">.</w:delText>
        </w:r>
      </w:del>
      <w:del w:id="22441" w:author="PR Preview" w:date="2026-01-01T00:00:00Z">
        <w:r>
          <w:delText xml:space="preserve"> </w:delText>
        </w:r>
      </w:del>
      <w:del w:id="22442" w:author="PR Preview" w:date="2026-01-01T00:00:00Z">
        <w:r>
          <w:delText xml:space="preserve">So it is invertible, as that example found by exhibiting the inverse.</w:delText>
        </w:r>
      </w:del>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2443" w:author="PR Preview" w:date="2026-01-01T00:00:00Z">
        <w:r>
          <w:delText xml:space="preserve"> </w:delText>
        </w:r>
      </w:del>
      <w:del w:id="22444" w:author="PR Preview" w:date="2026-01-01T00:00:00Z">
        <w:r>
          <w:delText xml:space="preserve">has rank less than</w:delText>
        </w:r>
      </w:del>
      <w:del w:id="22445" w:author="PR Preview" w:date="2026-01-01T00:00:00Z">
        <w:r>
          <w:delText xml:space="preserve"> </w:delText>
        </w:r>
      </w:del>
      <m:oMath>
        <m:r>
          <m:t>2</m:t>
        </m:r>
      </m:oMath>
      <w:del w:id="22446" w:author="PR Preview" w:date="2026-01-01T00:00:00Z">
        <w:r>
          <w:delText xml:space="preserve">:</w:delText>
        </w:r>
      </w:del>
      <w:del w:id="22447" w:author="PR Preview" w:date="2026-01-01T00:00:00Z">
        <w:r>
          <w:delText xml:space="preserve"> </w:delText>
        </w:r>
      </w:del>
      <m:oMath>
        <m:r>
          <m:rPr>
            <m:sty m:val="p"/>
          </m:rPr>
          <m:t>(</m:t>
        </m:r>
        <m:r>
          <m:t>1</m:t>
        </m:r>
        <m:r>
          <m:rPr>
            <m:sty m:val="p"/>
          </m:rPr>
          <m:t>,</m:t>
        </m:r>
        <m:r>
          <m:rPr>
            <m:sty m:val="p"/>
          </m:rPr>
          <m:t>−</m:t>
        </m:r>
        <m:r>
          <m:t>1</m:t>
        </m:r>
        <m:r>
          <m:rPr>
            <m:sty m:val="p"/>
          </m:rPr>
          <m:t>)</m:t>
        </m:r>
      </m:oMath>
      <w:del w:id="22448" w:author="PR Preview" w:date="2026-01-01T00:00:00Z">
        <w:r>
          <w:delText xml:space="preserve"> </w:delText>
        </w:r>
      </w:del>
      <w:del w:id="22449" w:author="PR Preview" w:date="2026-01-01T00:00:00Z">
        <w:r>
          <w:delText xml:space="preserve">is a nonzero vector in its null space.</w:delText>
        </w:r>
      </w:del>
      <w:del w:id="22450" w:author="PR Preview" w:date="2026-01-01T00:00:00Z">
        <w:r>
          <w:delText xml:space="preserve"> </w:delText>
        </w:r>
      </w:del>
      <w:del w:id="22451" w:author="PR Preview" w:date="2026-01-01T00:00:00Z">
        <w:r>
          <w:delText xml:space="preserve">So it is singular, as</w:delText>
        </w:r>
      </w:del>
      <w:del w:id="22452" w:author="PR Preview" w:date="2026-01-01T00:00:00Z">
        <w:r>
          <w:delText xml:space="preserve"> </w:delText>
        </w:r>
      </w:del>
      <w:hyperlink w:anchor="exm-invertible-matrix">
        <w:del w:id="22453" w:author="PR Preview" w:date="2026-01-01T00:00:00Z">
          <w:r>
            <w:rPr>
              <w:rStyle w:val="Hyperlink"/>
            </w:rPr>
            <w:delText xml:space="preserve">Example 121</w:delText>
          </w:r>
        </w:del>
      </w:hyperlink>
      <w:del w:id="22454" w:author="PR Preview" w:date="2026-01-01T00:00:00Z">
        <w:r>
          <w:delText xml:space="preserve"> </w:delText>
        </w:r>
      </w:del>
      <w:del w:id="22455" w:author="PR Preview" w:date="2026-01-01T00:00:00Z">
        <w:r>
          <w:delText xml:space="preserve">found.</w:delText>
        </w:r>
      </w:del>
    </w:p>
    <w:p>
      <w:pPr>
        <w:pStyle w:val="FirstParagraph"/>
      </w:pPr>
      <w:del w:id="22456" w:author="PR Preview" w:date="2026-01-01T00:00:00Z">
        <w:r>
          <w:rPr>
            <w:b/>
            <w:bCs/>
          </w:rPr>
          <w:delText xml:space="preserve">Definition 98 (Eigenspace and geometric multiplicity)</w:delText>
        </w:r>
      </w:del>
      <w:del w:id="22457" w:author="PR Preview" w:date="2026-01-01T00:00:00Z">
        <w:r>
          <w:delText xml:space="preserve"> </w:delText>
        </w:r>
      </w:del>
      <w:del w:id="22458" w:author="PR Preview" w:date="2026-01-01T00:00:00Z">
        <w:r>
          <w:delText xml:space="preserve">Let</w:delText>
        </w:r>
      </w:del>
      <w:del w:id="22459" w:author="PR Preview" w:date="2026-01-01T00:00:00Z">
        <w:r>
          <w:delText xml:space="preserve"> </w:delText>
        </w:r>
      </w:del>
      <m:oMath>
        <m:r>
          <m:t>λ</m:t>
        </m:r>
      </m:oMath>
      <w:del w:id="22460" w:author="PR Preview" w:date="2026-01-01T00:00:00Z">
        <w:r>
          <w:delText xml:space="preserve"> </w:delText>
        </w:r>
      </w:del>
      <w:del w:id="22461" w:author="PR Preview" w:date="2026-01-01T00:00:00Z">
        <w:r>
          <w:delText xml:space="preserve">be an eigenvalue of a</w:delText>
        </w:r>
      </w:del>
      <w:del w:id="22462" w:author="PR Preview" w:date="2026-01-01T00:00:00Z">
        <w:r>
          <w:delText xml:space="preserve"> </w:delText>
        </w:r>
      </w:del>
      <m:oMath>
        <m:r>
          <m:t>p</m:t>
        </m:r>
        <m:r>
          <m:rPr>
            <m:sty m:val="p"/>
          </m:rPr>
          <m:t>×</m:t>
        </m:r>
        <m:r>
          <m:t>p</m:t>
        </m:r>
      </m:oMath>
      <w:del w:id="22463" w:author="PR Preview" w:date="2026-01-01T00:00:00Z">
        <w:r>
          <w:delText xml:space="preserve"> </w:delText>
        </w:r>
      </w:del>
      <w:del w:id="22464" w:author="PR Preview" w:date="2026-01-01T00:00:00Z">
        <w:r>
          <w:delText xml:space="preserve">matrix</w:delText>
        </w:r>
      </w:del>
      <w:del w:id="22465" w:author="PR Preview" w:date="2026-01-01T00:00:00Z">
        <w:r>
          <w:delText xml:space="preserve"> </w:delText>
        </w:r>
      </w:del>
      <m:oMath>
        <m:r>
          <m:rPr>
            <m:sty m:val="bi"/>
          </m:rPr>
          <m:t>A</m:t>
        </m:r>
      </m:oMath>
      <w:del w:id="22466" w:author="PR Preview" w:date="2026-01-01T00:00:00Z">
        <w:r>
          <w:delText xml:space="preserve"> </w:delText>
        </w:r>
      </w:del>
      <w:del w:id="22467" w:author="PR Preview" w:date="2026-01-01T00:00:00Z">
        <w:r>
          <w:delText xml:space="preserve">(</w:delText>
        </w:r>
      </w:del>
      <w:hyperlink w:anchor="def-eigenvalue">
        <w:del w:id="22468" w:author="PR Preview" w:date="2026-01-01T00:00:00Z">
          <w:r>
            <w:rPr>
              <w:rStyle w:val="Hyperlink"/>
            </w:rPr>
            <w:delText xml:space="preserve">Definition 82</w:delText>
          </w:r>
        </w:del>
      </w:hyperlink>
      <w:del w:id="22469" w:author="PR Preview" w:date="2026-01-01T00:00:00Z">
        <w:r>
          <w:delText xml:space="preserve">).</w:delText>
        </w:r>
      </w:del>
      <w:del w:id="22470" w:author="PR Preview" w:date="2026-01-01T00:00:00Z">
        <w:r>
          <w:delText xml:space="preserve"> </w:delText>
        </w:r>
      </w:del>
      <w:del w:id="22471" w:author="PR Preview" w:date="2026-01-01T00:00:00Z">
        <w:r>
          <w:delText xml:space="preserve">The</w:delText>
        </w:r>
      </w:del>
      <w:del w:id="22472" w:author="PR Preview" w:date="2026-01-01T00:00:00Z">
        <w:r>
          <w:delText xml:space="preserve"> </w:delText>
        </w:r>
      </w:del>
      <w:del w:id="22473" w:author="PR Preview" w:date="2026-01-01T00:00:00Z">
        <w:r>
          <w:rPr>
            <w:b/>
            <w:bCs/>
          </w:rPr>
          <w:delText xml:space="preserve">eigenspace</w:delText>
        </w:r>
      </w:del>
      <w:del w:id="22474" w:author="PR Preview" w:date="2026-01-01T00:00:00Z">
        <w:r>
          <w:delText xml:space="preserve"> </w:delText>
        </w:r>
      </w:del>
      <w:del w:id="22475" w:author="PR Preview" w:date="2026-01-01T00:00:00Z">
        <w:r>
          <w:delText xml:space="preserve">of</w:delText>
        </w:r>
      </w:del>
      <w:del w:id="22476" w:author="PR Preview" w:date="2026-01-01T00:00:00Z">
        <w:r>
          <w:delText xml:space="preserve"> </w:delText>
        </w:r>
      </w:del>
      <m:oMath>
        <m:r>
          <m:t>λ</m:t>
        </m:r>
      </m:oMath>
      <w:del w:id="22477" w:author="PR Preview" w:date="2026-01-01T00:00:00Z">
        <w:r>
          <w:delText xml:space="preserve"> </w:delText>
        </w:r>
      </w:del>
      <w:del w:id="22478" w:author="PR Preview" w:date="2026-01-01T00:00:00Z">
        <w:r>
          <w:delText xml:space="preserve">is</w:delText>
        </w:r>
      </w:del>
      <w:del w:id="22479" w:author="PR Preview" w:date="2026-01-01T00:00:00Z">
        <w:r>
          <w:delText xml:space="preserve"> </w:delText>
        </w:r>
      </w:del>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22480" w:author="PR Preview" w:date="2026-01-01T00:00:00Z">
        <w:r>
          <w:delText xml:space="preserve">.</w:delText>
        </w:r>
      </w:del>
      <w:del w:id="22481" w:author="PR Preview" w:date="2026-01-01T00:00:00Z">
        <w:r>
          <w:delText xml:space="preserve"> </w:delText>
        </w:r>
      </w:del>
      <w:del w:id="22482" w:author="PR Preview" w:date="2026-01-01T00:00:00Z">
        <w:r>
          <w:delText xml:space="preserve">It is a subspace of</w:delText>
        </w:r>
      </w:del>
      <w:del w:id="22483" w:author="PR Preview" w:date="2026-01-01T00:00:00Z">
        <w:r>
          <w:delText xml:space="preserve"> </w:delText>
        </w:r>
      </w:del>
      <m:oMath>
        <m:sSup>
          <m:e>
            <m:r>
              <m:rPr>
                <m:scr m:val="double-struck"/>
                <m:sty m:val="p"/>
              </m:rPr>
              <m:t>R</m:t>
            </m:r>
          </m:e>
          <m:sup>
            <m:r>
              <m:t>p</m:t>
            </m:r>
          </m:sup>
        </m:sSup>
      </m:oMath>
      <w:del w:id="22484" w:author="PR Preview" w:date="2026-01-01T00:00:00Z">
        <w:r>
          <w:delText xml:space="preserve"> </w:delText>
        </w:r>
      </w:del>
      <w:del w:id="22485" w:author="PR Preview" w:date="2026-01-01T00:00:00Z">
        <w:r>
          <w:delText xml:space="preserve">(</w:delText>
        </w:r>
      </w:del>
      <w:hyperlink w:anchor="thm-null-space-subspace">
        <w:del w:id="22486" w:author="PR Preview" w:date="2026-01-01T00:00:00Z">
          <w:r>
            <w:rPr>
              <w:rStyle w:val="Hyperlink"/>
            </w:rPr>
            <w:delText xml:space="preserve">Theorem 32</w:delText>
          </w:r>
        </w:del>
      </w:hyperlink>
      <w:del w:id="22487" w:author="PR Preview" w:date="2026-01-01T00:00:00Z">
        <w:r>
          <w:delText xml:space="preserve">),</w:delText>
        </w:r>
      </w:del>
      <w:del w:id="22488" w:author="PR Preview" w:date="2026-01-01T00:00:00Z">
        <w:r>
          <w:delText xml:space="preserve"> </w:delText>
        </w:r>
      </w:del>
      <w:del w:id="22489" w:author="PR Preview" w:date="2026-01-01T00:00:00Z">
        <w:r>
          <w:delText xml:space="preserve">and its dimension (</w:delText>
        </w:r>
      </w:del>
      <w:hyperlink w:anchor="def-dimension">
        <w:del w:id="22490" w:author="PR Preview" w:date="2026-01-01T00:00:00Z">
          <w:r>
            <w:rPr>
              <w:rStyle w:val="Hyperlink"/>
            </w:rPr>
            <w:delText xml:space="preserve">Definition 44</w:delText>
          </w:r>
        </w:del>
      </w:hyperlink>
      <w:del w:id="22491" w:author="PR Preview" w:date="2026-01-01T00:00:00Z">
        <w:r>
          <w:delText xml:space="preserve">) is the</w:delText>
        </w:r>
      </w:del>
      <w:del w:id="22492" w:author="PR Preview" w:date="2026-01-01T00:00:00Z">
        <w:r>
          <w:delText xml:space="preserve"> </w:delText>
        </w:r>
      </w:del>
      <w:del w:id="22493" w:author="PR Preview" w:date="2026-01-01T00:00:00Z">
        <w:r>
          <w:rPr>
            <w:b/>
            <w:bCs/>
          </w:rPr>
          <w:delText xml:space="preserve">geometric multiplicity</w:delText>
        </w:r>
      </w:del>
      <w:del w:id="22494" w:author="PR Preview" w:date="2026-01-01T00:00:00Z">
        <w:r>
          <w:delText xml:space="preserve"> </w:delText>
        </w:r>
      </w:del>
      <w:del w:id="22495" w:author="PR Preview" w:date="2026-01-01T00:00:00Z">
        <w:r>
          <w:delText xml:space="preserve">of</w:delText>
        </w:r>
      </w:del>
      <w:del w:id="22496" w:author="PR Preview" w:date="2026-01-01T00:00:00Z">
        <w:r>
          <w:delText xml:space="preserve"> </w:delText>
        </w:r>
      </w:del>
      <m:oMath>
        <m:r>
          <m:t>λ</m:t>
        </m:r>
      </m:oMath>
      <w:del w:id="22497" w:author="PR Preview" w:date="2026-01-01T00:00:00Z">
        <w:r>
          <w:delText xml:space="preserve">.</w:delText>
        </w:r>
      </w:del>
    </w:p>
    <w:p>
      <w:pPr>
        <w:pStyle w:val="BodyText"/>
      </w:pPr>
      <w:del w:id="22498" w:author="PR Preview" w:date="2026-01-01T00:00:00Z">
        <w:r>
          <w:rPr>
            <w:b/>
            <w:bCs/>
          </w:rPr>
          <w:delText xml:space="preserve">Example 185 (Eigenspaces of two matrices)</w:delText>
        </w:r>
      </w:del>
      <w:del w:id="22499" w:author="PR Preview" w:date="2026-01-01T00:00:00Z">
        <w:r>
          <w:delText xml:space="preserve"> </w:delText>
        </w:r>
      </w:del>
      <w:del w:id="22500" w:author="PR Preview" w:date="2026-01-01T00:00:00Z">
        <w:r>
          <w:delText xml:space="preserve"> </w:delText>
        </w:r>
      </w:del>
    </w:p>
    <w:p>
      <w:pPr>
        <w:numPr>
          <w:ilvl w:val="0"/>
          <w:numId w:val="1095"/>
        </w:numPr>
      </w:pPr>
      <w:del w:id="22501" w:author="PR Preview" w:date="2026-01-01T00:00:00Z">
        <w:r>
          <w:delText xml:space="preserve">For</w:delText>
        </w:r>
      </w:del>
      <w:del w:id="2250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503" w:author="PR Preview" w:date="2026-01-01T00:00:00Z">
        <w:r>
          <w:delText xml:space="preserve"> </w:delText>
        </w:r>
      </w:del>
      <w:del w:id="22504" w:author="PR Preview" w:date="2026-01-01T00:00:00Z">
        <w:r>
          <w:delText xml:space="preserve">of</w:delText>
        </w:r>
      </w:del>
      <w:del w:id="22505" w:author="PR Preview" w:date="2026-01-01T00:00:00Z">
        <w:r>
          <w:delText xml:space="preserve"> </w:delText>
        </w:r>
      </w:del>
      <w:hyperlink w:anchor="exm-eigenvalue">
        <w:del w:id="22506" w:author="PR Preview" w:date="2026-01-01T00:00:00Z">
          <w:r>
            <w:rPr>
              <w:rStyle w:val="Hyperlink"/>
            </w:rPr>
            <w:delText xml:space="preserve">Example 137</w:delText>
          </w:r>
        </w:del>
      </w:hyperlink>
      <w:del w:id="22507" w:author="PR Preview" w:date="2026-01-01T00:00:00Z">
        <w:r>
          <w:delText xml:space="preserve">,</w:delText>
        </w:r>
      </w:del>
      <w:del w:id="22508"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22509" w:author="PR Preview" w:date="2026-01-01T00:00:00Z">
        <w:r>
          <w:delText xml:space="preserve"> </w:delText>
        </w:r>
      </w:del>
      <w:del w:id="22510" w:author="PR Preview" w:date="2026-01-01T00:00:00Z">
        <w:r>
          <w:delText xml:space="preserve">sends</w:delText>
        </w:r>
      </w:del>
      <w:del w:id="22511" w:author="PR Preview" w:date="2026-01-01T00:00:00Z">
        <w:r>
          <w:delText xml:space="preserve"> </w:delText>
        </w:r>
      </w:del>
      <m:oMath>
        <m:acc>
          <m:accPr>
            <m:chr m:val="̃"/>
          </m:accPr>
          <m:e>
            <m:r>
              <m:t>v</m:t>
            </m:r>
          </m:e>
        </m:acc>
      </m:oMath>
      <w:del w:id="22512" w:author="PR Preview" w:date="2026-01-01T00:00:00Z">
        <w:r>
          <w:delText xml:space="preserve"> </w:delText>
        </w:r>
      </w:del>
      <w:del w:id="22513" w:author="PR Preview" w:date="2026-01-01T00:00:00Z">
        <w:r>
          <w:delText xml:space="preserve">to</w:delText>
        </w:r>
      </w:del>
      <w:del w:id="22514"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22515" w:author="PR Preview" w:date="2026-01-01T00:00:00Z">
        <w:r>
          <w:delText xml:space="preserve">,</w:delText>
        </w:r>
      </w:del>
      <w:del w:id="22516" w:author="PR Preview" w:date="2026-01-01T00:00:00Z">
        <w:r>
          <w:delText xml:space="preserve"> </w:delText>
        </w:r>
      </w:del>
      <w:del w:id="22517" w:author="PR Preview" w:date="2026-01-01T00:00:00Z">
        <w:r>
          <w:delText xml:space="preserve">so</w:delText>
        </w:r>
      </w:del>
      <w:del w:id="22518"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2519" w:author="PR Preview" w:date="2026-01-01T00:00:00Z">
        <w:r>
          <w:delText xml:space="preserve">, with geometric multiplicity</w:delText>
        </w:r>
      </w:del>
      <w:del w:id="22520" w:author="PR Preview" w:date="2026-01-01T00:00:00Z">
        <w:r>
          <w:delText xml:space="preserve"> </w:delText>
        </w:r>
      </w:del>
      <m:oMath>
        <m:r>
          <m:t>1</m:t>
        </m:r>
      </m:oMath>
      <w:del w:id="22521" w:author="PR Preview" w:date="2026-01-01T00:00:00Z">
        <w:r>
          <w:delText xml:space="preserve">.</w:delText>
        </w:r>
      </w:del>
    </w:p>
    <w:p>
      <w:pPr>
        <w:pStyle w:val="FirstParagraph"/>
      </w:pPr>
      <w:ins w:id="22522" w:author="PR Preview" w:date="2026-01-01T00:00:00Z">
        <w:r>
          <w:t xml:space="preserve">so every column of</w:t>
        </w:r>
      </w:ins>
      <w:ins w:id="22523" w:author="PR Preview" w:date="2026-01-01T00:00:00Z">
        <w:r>
          <w:t xml:space="preserve"> </w:t>
        </w:r>
      </w:ins>
      <m:oMath>
        <m:r>
          <m:rPr>
            <m:sty m:val="bi"/>
          </m:rPr>
          <m:t>B</m:t>
        </m:r>
        <m:r>
          <m:rPr>
            <m:sty m:val="bi"/>
          </m:rPr>
          <m:t>A</m:t>
        </m:r>
        <m:r>
          <m:rPr>
            <m:sty m:val="p"/>
          </m:rPr>
          <m:t>−</m:t>
        </m:r>
        <m:sSub>
          <m:e>
            <m:r>
              <m:rPr>
                <m:sty m:val="bi"/>
              </m:rPr>
              <m:t>I</m:t>
            </m:r>
          </m:e>
          <m:sub>
            <m:r>
              <m:t>n</m:t>
            </m:r>
          </m:sub>
        </m:sSub>
      </m:oMath>
      <w:ins w:id="22524" w:author="PR Preview" w:date="2026-01-01T00:00:00Z">
        <w:r>
          <w:t xml:space="preserve"> </w:t>
        </w:r>
      </w:ins>
      <w:ins w:id="22525" w:author="PR Preview" w:date="2026-01-01T00:00:00Z">
        <w:r>
          <w:t xml:space="preserve">is in</w:t>
        </w:r>
      </w:ins>
      <w:ins w:id="22526"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22527" w:author="PR Preview" w:date="2026-01-01T00:00:00Z">
        <w:r>
          <w:t xml:space="preserve"> </w:t>
        </w:r>
      </w:ins>
      <w:ins w:id="22528" w:author="PR Preview" w:date="2026-01-01T00:00:00Z">
        <w:r>
          <w:t xml:space="preserve">(4),</w:t>
        </w:r>
      </w:ins>
      <w:ins w:id="22529" w:author="PR Preview" w:date="2026-01-01T00:00:00Z">
        <w:r>
          <w:t xml:space="preserve"> </w:t>
        </w:r>
      </w:ins>
      <w:ins w:id="22530" w:author="PR Preview" w:date="2026-01-01T00:00:00Z">
        <w:r>
          <w:t xml:space="preserve">and</w:t>
        </w:r>
      </w:ins>
      <w:ins w:id="22531" w:author="PR Preview" w:date="2026-01-01T00:00:00Z">
        <w:r>
          <w:t xml:space="preserve"> </w:t>
        </w:r>
      </w:ins>
      <m:oMath>
        <m:r>
          <m:rPr>
            <m:sty m:val="bi"/>
          </m:rPr>
          <m:t>B</m:t>
        </m:r>
        <m:r>
          <m:rPr>
            <m:sty m:val="bi"/>
          </m:rPr>
          <m:t>A</m:t>
        </m:r>
        <m:r>
          <m:rPr>
            <m:sty m:val="p"/>
          </m:rPr>
          <m:t>=</m:t>
        </m:r>
        <m:sSub>
          <m:e>
            <m:r>
              <m:rPr>
                <m:sty m:val="bi"/>
              </m:rPr>
              <m:t>I</m:t>
            </m:r>
          </m:e>
          <m:sub>
            <m:r>
              <m:t>n</m:t>
            </m:r>
          </m:sub>
        </m:sSub>
      </m:oMath>
      <w:ins w:id="22532" w:author="PR Preview" w:date="2026-01-01T00:00:00Z">
        <w:r>
          <w:t xml:space="preserve">.</w:t>
        </w:r>
      </w:ins>
      <w:ins w:id="22533" w:author="PR Preview" w:date="2026-01-01T00:00:00Z">
        <w:r>
          <w:t xml:space="preserve"> </w:t>
        </w:r>
      </w:ins>
      <w:ins w:id="22534" w:author="PR Preview" w:date="2026-01-01T00:00:00Z">
        <w:r>
          <w:t xml:space="preserve">So</w:t>
        </w:r>
      </w:ins>
      <w:ins w:id="22535" w:author="PR Preview" w:date="2026-01-01T00:00:00Z">
        <w:r>
          <w:t xml:space="preserve"> </w:t>
        </w:r>
      </w:ins>
      <m:oMath>
        <m:r>
          <m:rPr>
            <m:sty m:val="bi"/>
          </m:rPr>
          <m:t>B</m:t>
        </m:r>
      </m:oMath>
      <w:ins w:id="22536" w:author="PR Preview" w:date="2026-01-01T00:00:00Z">
        <w:r>
          <w:t xml:space="preserve"> </w:t>
        </w:r>
      </w:ins>
      <w:ins w:id="22537" w:author="PR Preview" w:date="2026-01-01T00:00:00Z">
        <w:r>
          <w:t xml:space="preserve">satisfies</w:t>
        </w:r>
      </w:ins>
      <w:ins w:id="22538" w:author="PR Preview" w:date="2026-01-01T00:00:00Z">
        <w:r>
          <w:t xml:space="preserve"> </w:t>
        </w:r>
      </w:ins>
      <w:hyperlink w:anchor="def-invertible-matrix">
        <w:ins w:id="22539" w:author="PR Preview" w:date="2026-01-01T00:00:00Z">
          <w:r>
            <w:rPr>
              <w:rStyle w:val="Hyperlink"/>
            </w:rPr>
            <w:t xml:space="preserve">Definition 77</w:t>
          </w:r>
        </w:ins>
      </w:hyperlink>
      <w:ins w:id="22540" w:author="PR Preview" w:date="2026-01-01T00:00:00Z">
        <w:r>
          <w:t xml:space="preserve">.</w:t>
        </w:r>
      </w:ins>
      <w:ins w:id="22541" w:author="PR Preview" w:date="2026-01-01T00:00:00Z">
        <w:r>
          <w:t xml:space="preserve"> </w:t>
        </w:r>
      </w:ins>
      <w:ins w:id="22542" w:author="PR Preview" w:date="2026-01-01T00:00:00Z">
        <w:r>
          <w:t xml:space="preserve">The two conditions in the statement are equivalent by</w:t>
        </w:r>
      </w:ins>
      <w:ins w:id="22543" w:author="PR Preview" w:date="2026-01-01T00:00:00Z">
        <w:r>
          <w:t xml:space="preserve"> </w:t>
        </w:r>
      </w:ins>
      <w:hyperlink w:anchor="thm-rank-nullity">
        <w:ins w:id="22544" w:author="PR Preview" w:date="2026-01-01T00:00:00Z">
          <w:r>
            <w:rPr>
              <w:rStyle w:val="Hyperlink"/>
            </w:rPr>
            <w:t xml:space="preserve">Theorem 37</w:t>
          </w:r>
        </w:ins>
      </w:hyperlink>
      <w:ins w:id="22545" w:author="PR Preview" w:date="2026-01-01T00:00:00Z">
        <w:r>
          <w:t xml:space="preserve">:</w:t>
        </w:r>
      </w:ins>
      <w:ins w:id="22546" w:author="PR Preview" w:date="2026-01-01T00:00:00Z">
        <w:r>
          <w:t xml:space="preserve"> </w:t>
        </w:r>
      </w:ins>
      <w:ins w:id="22547" w:author="PR Preview" w:date="2026-01-01T00:00:00Z">
        <w:r>
          <w:t xml:space="preserve">the nullity is</w:t>
        </w:r>
      </w:ins>
      <w:ins w:id="22548" w:author="PR Preview" w:date="2026-01-01T00:00:00Z">
        <w:r>
          <w:t xml:space="preserve"> </w:t>
        </w:r>
      </w:ins>
      <m:oMath>
        <m:r>
          <m:t>0</m:t>
        </m:r>
      </m:oMath>
      <w:ins w:id="22549" w:author="PR Preview" w:date="2026-01-01T00:00:00Z">
        <w:r>
          <w:t xml:space="preserve"> </w:t>
        </w:r>
      </w:ins>
      <w:ins w:id="22550" w:author="PR Preview" w:date="2026-01-01T00:00:00Z">
        <w:r>
          <w:t xml:space="preserve">exactly when</w:t>
        </w:r>
      </w:ins>
      <w:ins w:id="22551"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22552" w:author="PR Preview" w:date="2026-01-01T00:00:00Z">
        <w:r>
          <w:t xml:space="preserve">,</w:t>
        </w:r>
      </w:ins>
      <w:ins w:id="22553" w:author="PR Preview" w:date="2026-01-01T00:00:00Z">
        <w:r>
          <w:t xml:space="preserve"> </w:t>
        </w:r>
      </w:ins>
      <w:ins w:id="22554" w:author="PR Preview" w:date="2026-01-01T00:00:00Z">
        <w:r>
          <w:t xml:space="preserve">because a subspace of dimension</w:t>
        </w:r>
      </w:ins>
      <w:ins w:id="22555" w:author="PR Preview" w:date="2026-01-01T00:00:00Z">
        <w:r>
          <w:t xml:space="preserve"> </w:t>
        </w:r>
      </w:ins>
      <m:oMath>
        <m:r>
          <m:t>0</m:t>
        </m:r>
      </m:oMath>
      <w:ins w:id="22556" w:author="PR Preview" w:date="2026-01-01T00:00:00Z">
        <w:r>
          <w:t xml:space="preserve"> </w:t>
        </w:r>
      </w:ins>
      <w:ins w:id="22557" w:author="PR Preview" w:date="2026-01-01T00:00:00Z">
        <w:r>
          <w:t xml:space="preserve">has the empty list as a basis, whose span is</w:t>
        </w:r>
      </w:ins>
      <w:ins w:id="22558" w:author="PR Preview" w:date="2026-01-01T00:00:00Z">
        <w:r>
          <w:t xml:space="preserve"> </w:t>
        </w:r>
      </w:ins>
      <m:oMath>
        <m:r>
          <m:t>​</m:t>
        </m:r>
        <m:d>
          <m:dPr>
            <m:begChr m:val="{"/>
            <m:sepChr m:val=""/>
            <m:endChr m:val="}"/>
            <m:grow/>
          </m:dPr>
          <m:e>
            <m:acc>
              <m:accPr>
                <m:chr m:val="̃"/>
              </m:accPr>
              <m:e>
                <m:r>
                  <m:t>0</m:t>
                </m:r>
              </m:e>
            </m:acc>
          </m:e>
        </m:d>
        <m:r>
          <m:t>​</m:t>
        </m:r>
      </m:oMath>
      <w:ins w:id="22559" w:author="PR Preview" w:date="2026-01-01T00:00:00Z">
        <w:r>
          <w:t xml:space="preserve"> </w:t>
        </w:r>
      </w:ins>
      <w:ins w:id="22560" w:author="PR Preview" w:date="2026-01-01T00:00:00Z">
        <w:r>
          <w:t xml:space="preserve">(</w:t>
        </w:r>
      </w:ins>
      <w:hyperlink w:anchor="def-dimension">
        <w:ins w:id="22561" w:author="PR Preview" w:date="2026-01-01T00:00:00Z">
          <w:r>
            <w:rPr>
              <w:rStyle w:val="Hyperlink"/>
            </w:rPr>
            <w:t xml:space="preserve">Definition 44</w:t>
          </w:r>
        </w:ins>
      </w:hyperlink>
      <w:ins w:id="22562" w:author="PR Preview" w:date="2026-01-01T00:00:00Z">
        <w:r>
          <w:t xml:space="preserve">,</w:t>
        </w:r>
      </w:ins>
      <w:ins w:id="22563" w:author="PR Preview" w:date="2026-01-01T00:00:00Z">
        <w:r>
          <w:t xml:space="preserve"> </w:t>
        </w:r>
      </w:ins>
      <w:hyperlink w:anchor="def-span">
        <w:ins w:id="22564" w:author="PR Preview" w:date="2026-01-01T00:00:00Z">
          <w:r>
            <w:rPr>
              <w:rStyle w:val="Hyperlink"/>
            </w:rPr>
            <w:t xml:space="preserve">Definition 41</w:t>
          </w:r>
        </w:ins>
      </w:hyperlink>
      <w:ins w:id="22565" w:author="PR Preview" w:date="2026-01-01T00:00:00Z">
        <w:r>
          <w:t xml:space="preserve">), and</w:t>
        </w:r>
      </w:ins>
      <w:ins w:id="22566" w:author="PR Preview" w:date="2026-01-01T00:00:00Z">
        <w:r>
          <w:t xml:space="preserve"> </w:t>
        </w:r>
      </w:ins>
      <m:oMath>
        <m:r>
          <m:t>​</m:t>
        </m:r>
        <m:d>
          <m:dPr>
            <m:begChr m:val="{"/>
            <m:sepChr m:val=""/>
            <m:endChr m:val="}"/>
            <m:grow/>
          </m:dPr>
          <m:e>
            <m:acc>
              <m:accPr>
                <m:chr m:val="̃"/>
              </m:accPr>
              <m:e>
                <m:r>
                  <m:t>0</m:t>
                </m:r>
              </m:e>
            </m:acc>
          </m:e>
        </m:d>
        <m:r>
          <m:t>​</m:t>
        </m:r>
      </m:oMath>
      <w:ins w:id="22567" w:author="PR Preview" w:date="2026-01-01T00:00:00Z">
        <w:r>
          <w:t xml:space="preserve"> </w:t>
        </w:r>
      </w:ins>
      <w:ins w:id="22568" w:author="PR Preview" w:date="2026-01-01T00:00:00Z">
        <w:r>
          <w:t xml:space="preserve">has dimension</w:t>
        </w:r>
      </w:ins>
      <w:ins w:id="22569" w:author="PR Preview" w:date="2026-01-01T00:00:00Z">
        <w:r>
          <w:t xml:space="preserve"> </w:t>
        </w:r>
      </w:ins>
      <m:oMath>
        <m:r>
          <m:t>0</m:t>
        </m:r>
      </m:oMath>
      <w:ins w:id="22570" w:author="PR Preview" w:date="2026-01-01T00:00:00Z">
        <w:r>
          <w:t xml:space="preserve"> </w:t>
        </w:r>
      </w:ins>
      <w:ins w:id="22571" w:author="PR Preview" w:date="2026-01-01T00:00:00Z">
        <w:r>
          <w:t xml:space="preserve">(</w:t>
        </w:r>
      </w:ins>
      <w:hyperlink w:anchor="exm-dimension">
        <w:ins w:id="22572" w:author="PR Preview" w:date="2026-01-01T00:00:00Z">
          <w:r>
            <w:rPr>
              <w:rStyle w:val="Hyperlink"/>
            </w:rPr>
            <w:t xml:space="preserve">Example 48</w:t>
          </w:r>
        </w:ins>
      </w:hyperlink>
      <w:ins w:id="22573" w:author="PR Preview" w:date="2026-01-01T00:00:00Z">
        <w:r>
          <w:t xml:space="preserve">).</w:t>
        </w:r>
      </w:ins>
    </w:p>
    <w:bookmarkStart w:id="585" w:name="exm-invertible-rank"/>
    <w:p>
      <w:pPr>
        <w:pStyle w:val="BodyText"/>
      </w:pPr>
      <w:ins w:id="22574" w:author="PR Preview" w:date="2026-01-01T00:00:00Z">
        <w:r>
          <w:rPr>
            <w:b/>
            <w:bCs/>
          </w:rPr>
          <w:t xml:space="preserve">Example 187 (Rank decides invertibility)</w:t>
        </w:r>
      </w:ins>
      <w:ins w:id="22575" w:author="PR Preview" w:date="2026-01-01T00:00:00Z">
        <w:r>
          <w:t xml:space="preserve"> </w:t>
        </w:r>
      </w:ins>
      <w:ins w:id="22576" w:author="PR Preview" w:date="2026-01-01T00:00:00Z">
        <w:r>
          <w:t xml:space="preserve"> </w:t>
        </w:r>
      </w:ins>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2577" w:author="PR Preview" w:date="2026-01-01T00:00:00Z">
        <w:r>
          <w:t xml:space="preserve"> </w:t>
        </w:r>
      </w:ins>
      <w:ins w:id="22578" w:author="PR Preview" w:date="2026-01-01T00:00:00Z">
        <w:r>
          <w:t xml:space="preserve">of</w:t>
        </w:r>
      </w:ins>
      <w:ins w:id="22579" w:author="PR Preview" w:date="2026-01-01T00:00:00Z">
        <w:r>
          <w:t xml:space="preserve"> </w:t>
        </w:r>
      </w:ins>
      <w:hyperlink w:anchor="exm-invertible-matrix">
        <w:ins w:id="22580" w:author="PR Preview" w:date="2026-01-01T00:00:00Z">
          <w:r>
            <w:rPr>
              <w:rStyle w:val="Hyperlink"/>
            </w:rPr>
            <w:t xml:space="preserve">Example 124</w:t>
          </w:r>
        </w:ins>
      </w:hyperlink>
      <w:ins w:id="22581" w:author="PR Preview" w:date="2026-01-01T00:00:00Z">
        <w:r>
          <w:t xml:space="preserve"> </w:t>
        </w:r>
      </w:ins>
      <w:ins w:id="22582" w:author="PR Preview" w:date="2026-01-01T00:00:00Z">
        <w:r>
          <w:t xml:space="preserve">has rank</w:t>
        </w:r>
      </w:ins>
      <w:ins w:id="22583" w:author="PR Preview" w:date="2026-01-01T00:00:00Z">
        <w:r>
          <w:t xml:space="preserve"> </w:t>
        </w:r>
      </w:ins>
      <m:oMath>
        <m:r>
          <m:t>2</m:t>
        </m:r>
      </m:oMath>
      <w:ins w:id="22584" w:author="PR Preview" w:date="2026-01-01T00:00:00Z">
        <w:r>
          <w:t xml:space="preserve">:</w:t>
        </w:r>
      </w:ins>
      <w:ins w:id="22585"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22586" w:author="PR Preview" w:date="2026-01-01T00:00:00Z">
        <w:r>
          <w:t xml:space="preserve"> </w:t>
        </w:r>
      </w:ins>
      <w:ins w:id="22587" w:author="PR Preview" w:date="2026-01-01T00:00:00Z">
        <w:r>
          <w:t xml:space="preserve">is</w:t>
        </w:r>
      </w:ins>
      <w:ins w:id="22588" w:author="PR Preview" w:date="2026-01-01T00:00:00Z">
        <w:r>
          <w:t xml:space="preserve"> </w:t>
        </w:r>
      </w:ins>
      <m:oMath>
        <m:acc>
          <m:accPr>
            <m:chr m:val="̃"/>
          </m:accPr>
          <m:e>
            <m:r>
              <m:t>0</m:t>
            </m:r>
          </m:e>
        </m:acc>
      </m:oMath>
      <w:ins w:id="22589" w:author="PR Preview" w:date="2026-01-01T00:00:00Z">
        <w:r>
          <w:t xml:space="preserve"> </w:t>
        </w:r>
      </w:ins>
      <w:ins w:id="22590" w:author="PR Preview" w:date="2026-01-01T00:00:00Z">
        <w:r>
          <w:t xml:space="preserve">only if</w:t>
        </w:r>
      </w:ins>
      <w:ins w:id="22591" w:author="PR Preview" w:date="2026-01-01T00:00:00Z">
        <w:r>
          <w:t xml:space="preserve"> </w:t>
        </w:r>
      </w:ins>
      <m:oMath>
        <m:sSub>
          <m:e>
            <m:r>
              <m:t>c</m:t>
            </m:r>
          </m:e>
          <m:sub>
            <m:r>
              <m:t>2</m:t>
            </m:r>
          </m:sub>
        </m:sSub>
        <m:r>
          <m:rPr>
            <m:sty m:val="p"/>
          </m:rPr>
          <m:t>=</m:t>
        </m:r>
        <m:r>
          <m:t>0</m:t>
        </m:r>
      </m:oMath>
      <w:ins w:id="22592" w:author="PR Preview" w:date="2026-01-01T00:00:00Z">
        <w:r>
          <w:t xml:space="preserve"> </w:t>
        </w:r>
      </w:ins>
      <w:ins w:id="22593" w:author="PR Preview" w:date="2026-01-01T00:00:00Z">
        <w:r>
          <w:t xml:space="preserve">and then</w:t>
        </w:r>
      </w:ins>
      <w:ins w:id="22594" w:author="PR Preview" w:date="2026-01-01T00:00:00Z">
        <w:r>
          <w:t xml:space="preserve"> </w:t>
        </w:r>
      </w:ins>
      <m:oMath>
        <m:sSub>
          <m:e>
            <m:r>
              <m:t>c</m:t>
            </m:r>
          </m:e>
          <m:sub>
            <m:r>
              <m:t>1</m:t>
            </m:r>
          </m:sub>
        </m:sSub>
        <m:r>
          <m:rPr>
            <m:sty m:val="p"/>
          </m:rPr>
          <m:t>=</m:t>
        </m:r>
        <m:r>
          <m:t>0</m:t>
        </m:r>
      </m:oMath>
      <w:ins w:id="22595" w:author="PR Preview" w:date="2026-01-01T00:00:00Z">
        <w:r>
          <w:t xml:space="preserve">.</w:t>
        </w:r>
      </w:ins>
      <w:ins w:id="22596" w:author="PR Preview" w:date="2026-01-01T00:00:00Z">
        <w:r>
          <w:t xml:space="preserve"> </w:t>
        </w:r>
      </w:ins>
      <w:ins w:id="22597" w:author="PR Preview" w:date="2026-01-01T00:00:00Z">
        <w:r>
          <w:t xml:space="preserve">So it is invertible, as that example found by exhibiting the inverse.</w:t>
        </w:r>
      </w:ins>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2598" w:author="PR Preview" w:date="2026-01-01T00:00:00Z">
        <w:r>
          <w:t xml:space="preserve"> </w:t>
        </w:r>
      </w:ins>
      <w:ins w:id="22599" w:author="PR Preview" w:date="2026-01-01T00:00:00Z">
        <w:r>
          <w:t xml:space="preserve">has rank less than</w:t>
        </w:r>
      </w:ins>
      <w:ins w:id="22600" w:author="PR Preview" w:date="2026-01-01T00:00:00Z">
        <w:r>
          <w:t xml:space="preserve"> </w:t>
        </w:r>
      </w:ins>
      <m:oMath>
        <m:r>
          <m:t>2</m:t>
        </m:r>
      </m:oMath>
      <w:ins w:id="22601" w:author="PR Preview" w:date="2026-01-01T00:00:00Z">
        <w:r>
          <w:t xml:space="preserve">:</w:t>
        </w:r>
      </w:ins>
      <w:ins w:id="22602" w:author="PR Preview" w:date="2026-01-01T00:00:00Z">
        <w:r>
          <w:t xml:space="preserve"> </w:t>
        </w:r>
      </w:ins>
      <m:oMath>
        <m:r>
          <m:rPr>
            <m:sty m:val="p"/>
          </m:rPr>
          <m:t>(</m:t>
        </m:r>
        <m:r>
          <m:t>1</m:t>
        </m:r>
        <m:r>
          <m:rPr>
            <m:sty m:val="p"/>
          </m:rPr>
          <m:t>,</m:t>
        </m:r>
        <m:r>
          <m:rPr>
            <m:sty m:val="p"/>
          </m:rPr>
          <m:t>−</m:t>
        </m:r>
        <m:r>
          <m:t>1</m:t>
        </m:r>
        <m:r>
          <m:rPr>
            <m:sty m:val="p"/>
          </m:rPr>
          <m:t>)</m:t>
        </m:r>
      </m:oMath>
      <w:ins w:id="22603" w:author="PR Preview" w:date="2026-01-01T00:00:00Z">
        <w:r>
          <w:t xml:space="preserve"> </w:t>
        </w:r>
      </w:ins>
      <w:ins w:id="22604" w:author="PR Preview" w:date="2026-01-01T00:00:00Z">
        <w:r>
          <w:t xml:space="preserve">is a nonzero vector in its null space.</w:t>
        </w:r>
      </w:ins>
      <w:ins w:id="22605" w:author="PR Preview" w:date="2026-01-01T00:00:00Z">
        <w:r>
          <w:t xml:space="preserve"> </w:t>
        </w:r>
      </w:ins>
      <w:ins w:id="22606" w:author="PR Preview" w:date="2026-01-01T00:00:00Z">
        <w:r>
          <w:t xml:space="preserve">So it is singular, as</w:t>
        </w:r>
      </w:ins>
      <w:ins w:id="22607" w:author="PR Preview" w:date="2026-01-01T00:00:00Z">
        <w:r>
          <w:t xml:space="preserve"> </w:t>
        </w:r>
      </w:ins>
      <w:hyperlink w:anchor="exm-invertible-matrix">
        <w:ins w:id="22608" w:author="PR Preview" w:date="2026-01-01T00:00:00Z">
          <w:r>
            <w:rPr>
              <w:rStyle w:val="Hyperlink"/>
            </w:rPr>
            <w:t xml:space="preserve">Example 124</w:t>
          </w:r>
        </w:ins>
      </w:hyperlink>
      <w:ins w:id="22609" w:author="PR Preview" w:date="2026-01-01T00:00:00Z">
        <w:r>
          <w:t xml:space="preserve"> </w:t>
        </w:r>
      </w:ins>
      <w:ins w:id="22610" w:author="PR Preview" w:date="2026-01-01T00:00:00Z">
        <w:r>
          <w:t xml:space="preserve">found.</w:t>
        </w:r>
      </w:ins>
    </w:p>
    <w:bookmarkEnd w:id="585"/>
    <w:bookmarkStart w:id="586" w:name="def-eigenspace"/>
    <w:p>
      <w:pPr>
        <w:pStyle w:val="FirstParagraph"/>
      </w:pPr>
      <w:ins w:id="22611" w:author="PR Preview" w:date="2026-01-01T00:00:00Z">
        <w:r>
          <w:rPr>
            <w:b/>
            <w:bCs/>
          </w:rPr>
          <w:t xml:space="preserve">Definition 104 (Eigenspace and geometric multiplicity)</w:t>
        </w:r>
      </w:ins>
      <w:ins w:id="22612" w:author="PR Preview" w:date="2026-01-01T00:00:00Z">
        <w:r>
          <w:t xml:space="preserve"> </w:t>
        </w:r>
      </w:ins>
      <w:ins w:id="22613" w:author="PR Preview" w:date="2026-01-01T00:00:00Z">
        <w:r>
          <w:t xml:space="preserve">Let</w:t>
        </w:r>
      </w:ins>
      <w:ins w:id="22614" w:author="PR Preview" w:date="2026-01-01T00:00:00Z">
        <w:r>
          <w:t xml:space="preserve"> </w:t>
        </w:r>
      </w:ins>
      <m:oMath>
        <m:r>
          <m:t>λ</m:t>
        </m:r>
      </m:oMath>
      <w:ins w:id="22615" w:author="PR Preview" w:date="2026-01-01T00:00:00Z">
        <w:r>
          <w:t xml:space="preserve"> </w:t>
        </w:r>
      </w:ins>
      <w:ins w:id="22616" w:author="PR Preview" w:date="2026-01-01T00:00:00Z">
        <w:r>
          <w:t xml:space="preserve">be an eigenvalue of a</w:t>
        </w:r>
      </w:ins>
      <w:ins w:id="22617" w:author="PR Preview" w:date="2026-01-01T00:00:00Z">
        <w:r>
          <w:t xml:space="preserve"> </w:t>
        </w:r>
      </w:ins>
      <m:oMath>
        <m:r>
          <m:t>p</m:t>
        </m:r>
        <m:r>
          <m:rPr>
            <m:sty m:val="p"/>
          </m:rPr>
          <m:t>×</m:t>
        </m:r>
        <m:r>
          <m:t>p</m:t>
        </m:r>
      </m:oMath>
      <w:ins w:id="22618" w:author="PR Preview" w:date="2026-01-01T00:00:00Z">
        <w:r>
          <w:t xml:space="preserve"> </w:t>
        </w:r>
      </w:ins>
      <w:ins w:id="22619" w:author="PR Preview" w:date="2026-01-01T00:00:00Z">
        <w:r>
          <w:t xml:space="preserve">matrix</w:t>
        </w:r>
      </w:ins>
      <w:ins w:id="22620" w:author="PR Preview" w:date="2026-01-01T00:00:00Z">
        <w:r>
          <w:t xml:space="preserve"> </w:t>
        </w:r>
      </w:ins>
      <m:oMath>
        <m:r>
          <m:rPr>
            <m:sty m:val="bi"/>
          </m:rPr>
          <m:t>A</m:t>
        </m:r>
      </m:oMath>
      <w:ins w:id="22621" w:author="PR Preview" w:date="2026-01-01T00:00:00Z">
        <w:r>
          <w:t xml:space="preserve"> </w:t>
        </w:r>
      </w:ins>
      <w:ins w:id="22622" w:author="PR Preview" w:date="2026-01-01T00:00:00Z">
        <w:r>
          <w:t xml:space="preserve">(</w:t>
        </w:r>
      </w:ins>
      <w:hyperlink w:anchor="def-eigenvalue">
        <w:ins w:id="22623" w:author="PR Preview" w:date="2026-01-01T00:00:00Z">
          <w:r>
            <w:rPr>
              <w:rStyle w:val="Hyperlink"/>
            </w:rPr>
            <w:t xml:space="preserve">Definition 87</w:t>
          </w:r>
        </w:ins>
      </w:hyperlink>
      <w:ins w:id="22624" w:author="PR Preview" w:date="2026-01-01T00:00:00Z">
        <w:r>
          <w:t xml:space="preserve">).</w:t>
        </w:r>
      </w:ins>
      <w:ins w:id="22625" w:author="PR Preview" w:date="2026-01-01T00:00:00Z">
        <w:r>
          <w:t xml:space="preserve"> </w:t>
        </w:r>
      </w:ins>
      <w:ins w:id="22626" w:author="PR Preview" w:date="2026-01-01T00:00:00Z">
        <w:r>
          <w:t xml:space="preserve">The</w:t>
        </w:r>
      </w:ins>
      <w:ins w:id="22627" w:author="PR Preview" w:date="2026-01-01T00:00:00Z">
        <w:r>
          <w:t xml:space="preserve"> </w:t>
        </w:r>
      </w:ins>
      <w:ins w:id="22628" w:author="PR Preview" w:date="2026-01-01T00:00:00Z">
        <w:r>
          <w:rPr>
            <w:b/>
            <w:bCs/>
          </w:rPr>
          <w:t xml:space="preserve">eigenspace</w:t>
        </w:r>
      </w:ins>
      <w:ins w:id="22629" w:author="PR Preview" w:date="2026-01-01T00:00:00Z">
        <w:r>
          <w:t xml:space="preserve"> </w:t>
        </w:r>
      </w:ins>
      <w:ins w:id="22630" w:author="PR Preview" w:date="2026-01-01T00:00:00Z">
        <w:r>
          <w:t xml:space="preserve">of</w:t>
        </w:r>
      </w:ins>
      <w:ins w:id="22631" w:author="PR Preview" w:date="2026-01-01T00:00:00Z">
        <w:r>
          <w:t xml:space="preserve"> </w:t>
        </w:r>
      </w:ins>
      <m:oMath>
        <m:r>
          <m:t>λ</m:t>
        </m:r>
      </m:oMath>
      <w:ins w:id="22632" w:author="PR Preview" w:date="2026-01-01T00:00:00Z">
        <w:r>
          <w:t xml:space="preserve"> </w:t>
        </w:r>
      </w:ins>
      <w:ins w:id="22633" w:author="PR Preview" w:date="2026-01-01T00:00:00Z">
        <w:r>
          <w:t xml:space="preserve">is</w:t>
        </w:r>
      </w:ins>
      <w:ins w:id="22634" w:author="PR Preview" w:date="2026-01-01T00:00:00Z">
        <w:r>
          <w:t xml:space="preserve"> </w:t>
        </w:r>
      </w:ins>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22635" w:author="PR Preview" w:date="2026-01-01T00:00:00Z">
        <w:r>
          <w:t xml:space="preserve">.</w:t>
        </w:r>
      </w:ins>
      <w:ins w:id="22636" w:author="PR Preview" w:date="2026-01-01T00:00:00Z">
        <w:r>
          <w:t xml:space="preserve"> </w:t>
        </w:r>
      </w:ins>
      <w:ins w:id="22637" w:author="PR Preview" w:date="2026-01-01T00:00:00Z">
        <w:r>
          <w:t xml:space="preserve">It is a subspace of</w:t>
        </w:r>
      </w:ins>
      <w:ins w:id="22638" w:author="PR Preview" w:date="2026-01-01T00:00:00Z">
        <w:r>
          <w:t xml:space="preserve"> </w:t>
        </w:r>
      </w:ins>
      <m:oMath>
        <m:sSup>
          <m:e>
            <m:r>
              <m:rPr>
                <m:scr m:val="double-struck"/>
                <m:sty m:val="p"/>
              </m:rPr>
              <m:t>R</m:t>
            </m:r>
          </m:e>
          <m:sup>
            <m:r>
              <m:t>p</m:t>
            </m:r>
          </m:sup>
        </m:sSup>
      </m:oMath>
      <w:ins w:id="22639" w:author="PR Preview" w:date="2026-01-01T00:00:00Z">
        <w:r>
          <w:t xml:space="preserve"> </w:t>
        </w:r>
      </w:ins>
      <w:ins w:id="22640" w:author="PR Preview" w:date="2026-01-01T00:00:00Z">
        <w:r>
          <w:t xml:space="preserve">(</w:t>
        </w:r>
      </w:ins>
      <w:hyperlink w:anchor="thm-null-space-subspace">
        <w:ins w:id="22641" w:author="PR Preview" w:date="2026-01-01T00:00:00Z">
          <w:r>
            <w:rPr>
              <w:rStyle w:val="Hyperlink"/>
            </w:rPr>
            <w:t xml:space="preserve">Theorem 32</w:t>
          </w:r>
        </w:ins>
      </w:hyperlink>
      <w:ins w:id="22642" w:author="PR Preview" w:date="2026-01-01T00:00:00Z">
        <w:r>
          <w:t xml:space="preserve">),</w:t>
        </w:r>
      </w:ins>
      <w:ins w:id="22643" w:author="PR Preview" w:date="2026-01-01T00:00:00Z">
        <w:r>
          <w:t xml:space="preserve"> </w:t>
        </w:r>
      </w:ins>
      <w:ins w:id="22644" w:author="PR Preview" w:date="2026-01-01T00:00:00Z">
        <w:r>
          <w:t xml:space="preserve">and its dimension (</w:t>
        </w:r>
      </w:ins>
      <w:hyperlink w:anchor="def-dimension">
        <w:ins w:id="22645" w:author="PR Preview" w:date="2026-01-01T00:00:00Z">
          <w:r>
            <w:rPr>
              <w:rStyle w:val="Hyperlink"/>
            </w:rPr>
            <w:t xml:space="preserve">Definition 44</w:t>
          </w:r>
        </w:ins>
      </w:hyperlink>
      <w:ins w:id="22646" w:author="PR Preview" w:date="2026-01-01T00:00:00Z">
        <w:r>
          <w:t xml:space="preserve">) is the</w:t>
        </w:r>
      </w:ins>
      <w:ins w:id="22647" w:author="PR Preview" w:date="2026-01-01T00:00:00Z">
        <w:r>
          <w:t xml:space="preserve"> </w:t>
        </w:r>
      </w:ins>
      <w:ins w:id="22648" w:author="PR Preview" w:date="2026-01-01T00:00:00Z">
        <w:r>
          <w:rPr>
            <w:b/>
            <w:bCs/>
          </w:rPr>
          <w:t xml:space="preserve">geometric multiplicity</w:t>
        </w:r>
      </w:ins>
      <w:ins w:id="22649" w:author="PR Preview" w:date="2026-01-01T00:00:00Z">
        <w:r>
          <w:t xml:space="preserve"> </w:t>
        </w:r>
      </w:ins>
      <w:ins w:id="22650" w:author="PR Preview" w:date="2026-01-01T00:00:00Z">
        <w:r>
          <w:t xml:space="preserve">of</w:t>
        </w:r>
      </w:ins>
      <w:ins w:id="22651" w:author="PR Preview" w:date="2026-01-01T00:00:00Z">
        <w:r>
          <w:t xml:space="preserve"> </w:t>
        </w:r>
      </w:ins>
      <m:oMath>
        <m:r>
          <m:t>λ</m:t>
        </m:r>
      </m:oMath>
      <w:ins w:id="22652" w:author="PR Preview" w:date="2026-01-01T00:00:00Z">
        <w:r>
          <w:t xml:space="preserve">.</w:t>
        </w:r>
      </w:ins>
    </w:p>
    <w:bookmarkEnd w:id="586"/>
    <w:bookmarkStart w:id="587" w:name="exm-eigenspace"/>
    <w:p>
      <w:pPr>
        <w:pStyle w:val="BodyText"/>
      </w:pPr>
      <w:ins w:id="22653" w:author="PR Preview" w:date="2026-01-01T00:00:00Z">
        <w:r>
          <w:rPr>
            <w:b/>
            <w:bCs/>
          </w:rPr>
          <w:t xml:space="preserve">Example 188 (Eigenspaces of two matrices)</w:t>
        </w:r>
      </w:ins>
      <w:ins w:id="22654" w:author="PR Preview" w:date="2026-01-01T00:00:00Z">
        <w:r>
          <w:t xml:space="preserve"> </w:t>
        </w:r>
      </w:ins>
      <w:ins w:id="22655" w:author="PR Preview" w:date="2026-01-01T00:00:00Z">
        <w:r>
          <w:t xml:space="preserve"> </w:t>
        </w:r>
      </w:ins>
    </w:p>
    <w:p>
      <w:pPr>
        <w:numPr>
          <w:ilvl w:val="0"/>
          <w:numId w:val="1096"/>
        </w:numPr>
      </w:pPr>
      <w:ins w:id="22656" w:author="PR Preview" w:date="2026-01-01T00:00:00Z">
        <w:r>
          <w:t xml:space="preserve">For</w:t>
        </w:r>
      </w:ins>
      <w:ins w:id="2265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658" w:author="PR Preview" w:date="2026-01-01T00:00:00Z">
        <w:r>
          <w:t xml:space="preserve"> </w:t>
        </w:r>
      </w:ins>
      <w:ins w:id="22659" w:author="PR Preview" w:date="2026-01-01T00:00:00Z">
        <w:r>
          <w:t xml:space="preserve">of</w:t>
        </w:r>
      </w:ins>
      <w:ins w:id="22660" w:author="PR Preview" w:date="2026-01-01T00:00:00Z">
        <w:r>
          <w:t xml:space="preserve"> </w:t>
        </w:r>
      </w:ins>
      <w:hyperlink w:anchor="exm-eigenvalue">
        <w:ins w:id="22661" w:author="PR Preview" w:date="2026-01-01T00:00:00Z">
          <w:r>
            <w:rPr>
              <w:rStyle w:val="Hyperlink"/>
            </w:rPr>
            <w:t xml:space="preserve">Example 140</w:t>
          </w:r>
        </w:ins>
      </w:hyperlink>
      <w:ins w:id="22662" w:author="PR Preview" w:date="2026-01-01T00:00:00Z">
        <w:r>
          <w:t xml:space="preserve">,</w:t>
        </w:r>
      </w:ins>
      <w:ins w:id="22663"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22664" w:author="PR Preview" w:date="2026-01-01T00:00:00Z">
        <w:r>
          <w:t xml:space="preserve"> </w:t>
        </w:r>
      </w:ins>
      <w:ins w:id="22665" w:author="PR Preview" w:date="2026-01-01T00:00:00Z">
        <w:r>
          <w:t xml:space="preserve">sends</w:t>
        </w:r>
      </w:ins>
      <w:ins w:id="22666" w:author="PR Preview" w:date="2026-01-01T00:00:00Z">
        <w:r>
          <w:t xml:space="preserve"> </w:t>
        </w:r>
      </w:ins>
      <m:oMath>
        <m:acc>
          <m:accPr>
            <m:chr m:val="̃"/>
          </m:accPr>
          <m:e>
            <m:r>
              <m:t>v</m:t>
            </m:r>
          </m:e>
        </m:acc>
      </m:oMath>
      <w:ins w:id="22667" w:author="PR Preview" w:date="2026-01-01T00:00:00Z">
        <w:r>
          <w:t xml:space="preserve"> </w:t>
        </w:r>
      </w:ins>
      <w:ins w:id="22668" w:author="PR Preview" w:date="2026-01-01T00:00:00Z">
        <w:r>
          <w:t xml:space="preserve">to</w:t>
        </w:r>
      </w:ins>
      <w:ins w:id="22669"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22670" w:author="PR Preview" w:date="2026-01-01T00:00:00Z">
        <w:r>
          <w:t xml:space="preserve">,</w:t>
        </w:r>
      </w:ins>
      <w:ins w:id="22671" w:author="PR Preview" w:date="2026-01-01T00:00:00Z">
        <w:r>
          <w:t xml:space="preserve"> </w:t>
        </w:r>
      </w:ins>
      <w:ins w:id="22672" w:author="PR Preview" w:date="2026-01-01T00:00:00Z">
        <w:r>
          <w:t xml:space="preserve">so</w:t>
        </w:r>
      </w:ins>
      <w:ins w:id="22673"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2674" w:author="PR Preview" w:date="2026-01-01T00:00:00Z">
        <w:r>
          <w:t xml:space="preserve">, with geometric multiplicity</w:t>
        </w:r>
      </w:ins>
      <w:ins w:id="22675" w:author="PR Preview" w:date="2026-01-01T00:00:00Z">
        <w:r>
          <w:t xml:space="preserve"> </w:t>
        </w:r>
      </w:ins>
      <m:oMath>
        <m:r>
          <m:t>1</m:t>
        </m:r>
      </m:oMath>
      <w:ins w:id="22676" w:author="PR Preview" w:date="2026-01-01T00:00:00Z">
        <w:r>
          <w:t xml:space="preserve">.</w:t>
        </w:r>
      </w:ins>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87"/>
    <w:bookmarkStart w:id="588" w:name="exm-not-eigenspace"/>
    <w:p>
      <w:pPr>
        <w:pStyle w:val="FirstParagraph"/>
      </w:pPr>
      <w:del w:id="22677" w:author="PR Preview" w:date="2026-01-01T00:00:00Z">
        <w:r>
          <w:rPr>
            <w:b/>
            <w:bCs/>
          </w:rPr>
          <w:delText xml:space="preserve">Example 186 (A number that is not an eigenvalue has no eigenspace)</w:delText>
        </w:r>
      </w:del>
      <w:del w:id="22678" w:author="PR Preview" w:date="2026-01-01T00:00:00Z">
        <w:r>
          <w:delText xml:space="preserve"> </w:delText>
        </w:r>
      </w:del>
      <w:del w:id="22679" w:author="PR Preview" w:date="2026-01-01T00:00:00Z">
        <w:r>
          <w:delText xml:space="preserve">For</w:delText>
        </w:r>
      </w:del>
      <w:del w:id="2268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681" w:author="PR Preview" w:date="2026-01-01T00:00:00Z">
        <w:r>
          <w:delText xml:space="preserve"> </w:delText>
        </w:r>
      </w:del>
      <w:del w:id="22682" w:author="PR Preview" w:date="2026-01-01T00:00:00Z">
        <w:r>
          <w:delText xml:space="preserve">and</w:delText>
        </w:r>
      </w:del>
      <w:del w:id="22683" w:author="PR Preview" w:date="2026-01-01T00:00:00Z">
        <w:r>
          <w:delText xml:space="preserve"> </w:delText>
        </w:r>
      </w:del>
      <m:oMath>
        <m:r>
          <m:t>λ</m:t>
        </m:r>
        <m:r>
          <m:rPr>
            <m:sty m:val="p"/>
          </m:rPr>
          <m:t>=</m:t>
        </m:r>
        <m:r>
          <m:t>2</m:t>
        </m:r>
      </m:oMath>
      <w:del w:id="22684" w:author="PR Preview" w:date="2026-01-01T00:00:00Z">
        <w:r>
          <w:delText xml:space="preserve">,</w:delText>
        </w:r>
      </w:del>
      <w:del w:id="22685"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22686" w:author="PR Preview" w:date="2026-01-01T00:00:00Z">
        <w:r>
          <w:delText xml:space="preserve"> </w:delText>
        </w:r>
      </w:del>
      <w:del w:id="22687" w:author="PR Preview" w:date="2026-01-01T00:00:00Z">
        <w:r>
          <w:delText xml:space="preserve">sends</w:delText>
        </w:r>
      </w:del>
      <w:del w:id="22688" w:author="PR Preview" w:date="2026-01-01T00:00:00Z">
        <w:r>
          <w:delText xml:space="preserve"> </w:delText>
        </w:r>
      </w:del>
      <m:oMath>
        <m:acc>
          <m:accPr>
            <m:chr m:val="̃"/>
          </m:accPr>
          <m:e>
            <m:r>
              <m:t>v</m:t>
            </m:r>
          </m:e>
        </m:acc>
      </m:oMath>
      <w:del w:id="22689" w:author="PR Preview" w:date="2026-01-01T00:00:00Z">
        <w:r>
          <w:delText xml:space="preserve"> </w:delText>
        </w:r>
      </w:del>
      <w:del w:id="22690" w:author="PR Preview" w:date="2026-01-01T00:00:00Z">
        <w:r>
          <w:delText xml:space="preserve">to</w:delText>
        </w:r>
      </w:del>
      <w:del w:id="22691"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22692" w:author="PR Preview" w:date="2026-01-01T00:00:00Z">
        <w:r>
          <w:delText xml:space="preserve">, which is</w:delText>
        </w:r>
      </w:del>
      <w:del w:id="22693" w:author="PR Preview" w:date="2026-01-01T00:00:00Z">
        <w:r>
          <w:delText xml:space="preserve"> </w:delText>
        </w:r>
      </w:del>
      <m:oMath>
        <m:acc>
          <m:accPr>
            <m:chr m:val="̃"/>
          </m:accPr>
          <m:e>
            <m:r>
              <m:t>0</m:t>
            </m:r>
          </m:e>
        </m:acc>
      </m:oMath>
      <w:del w:id="22694" w:author="PR Preview" w:date="2026-01-01T00:00:00Z">
        <w:r>
          <w:delText xml:space="preserve"> </w:delText>
        </w:r>
      </w:del>
      <w:del w:id="22695" w:author="PR Preview" w:date="2026-01-01T00:00:00Z">
        <w:r>
          <w:delText xml:space="preserve">only for</w:delText>
        </w:r>
      </w:del>
      <w:del w:id="22696" w:author="PR Preview" w:date="2026-01-01T00:00:00Z">
        <w:r>
          <w:delText xml:space="preserve"> </w:delText>
        </w:r>
      </w:del>
      <m:oMath>
        <m:acc>
          <m:accPr>
            <m:chr m:val="̃"/>
          </m:accPr>
          <m:e>
            <m:r>
              <m:t>v</m:t>
            </m:r>
          </m:e>
        </m:acc>
        <m:r>
          <m:rPr>
            <m:sty m:val="p"/>
          </m:rPr>
          <m:t>=</m:t>
        </m:r>
        <m:acc>
          <m:accPr>
            <m:chr m:val="̃"/>
          </m:accPr>
          <m:e>
            <m:r>
              <m:t>0</m:t>
            </m:r>
          </m:e>
        </m:acc>
      </m:oMath>
      <w:del w:id="22697" w:author="PR Preview" w:date="2026-01-01T00:00:00Z">
        <w:r>
          <w:delText xml:space="preserve">,</w:delText>
        </w:r>
      </w:del>
      <w:del w:id="22698" w:author="PR Preview" w:date="2026-01-01T00:00:00Z">
        <w:r>
          <w:delText xml:space="preserve"> </w:delText>
        </w:r>
      </w:del>
      <w:del w:id="22699" w:author="PR Preview" w:date="2026-01-01T00:00:00Z">
        <w:r>
          <w:delText xml:space="preserve">so</w:delText>
        </w:r>
      </w:del>
      <w:del w:id="22700" w:author="PR Preview" w:date="2026-01-01T00:00:00Z">
        <w:r>
          <w:delText xml:space="preserve"> </w:delText>
        </w:r>
      </w:del>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del w:id="22701" w:author="PR Preview" w:date="2026-01-01T00:00:00Z">
        <w:r>
          <w:delText xml:space="preserve">.</w:delText>
        </w:r>
      </w:del>
      <w:del w:id="22702" w:author="PR Preview" w:date="2026-01-01T00:00:00Z">
        <w:r>
          <w:delText xml:space="preserve"> </w:delText>
        </w:r>
      </w:del>
      <w:del w:id="22703" w:author="PR Preview" w:date="2026-01-01T00:00:00Z">
        <w:r>
          <w:delText xml:space="preserve">And</w:delText>
        </w:r>
      </w:del>
      <w:del w:id="22704" w:author="PR Preview" w:date="2026-01-01T00:00:00Z">
        <w:r>
          <w:delText xml:space="preserve"> </w:delText>
        </w:r>
      </w:del>
      <m:oMath>
        <m:r>
          <m:t>2</m:t>
        </m:r>
      </m:oMath>
      <w:del w:id="22705" w:author="PR Preview" w:date="2026-01-01T00:00:00Z">
        <w:r>
          <w:delText xml:space="preserve"> </w:delText>
        </w:r>
      </w:del>
      <w:del w:id="22706" w:author="PR Preview" w:date="2026-01-01T00:00:00Z">
        <w:r>
          <w:delText xml:space="preserve">is not an eigenvalue (</w:delText>
        </w:r>
      </w:del>
      <w:hyperlink w:anchor="def-eigenvalue">
        <w:del w:id="22707" w:author="PR Preview" w:date="2026-01-01T00:00:00Z">
          <w:r>
            <w:rPr>
              <w:rStyle w:val="Hyperlink"/>
            </w:rPr>
            <w:delText xml:space="preserve">Definition 82</w:delText>
          </w:r>
        </w:del>
      </w:hyperlink>
      <w:del w:id="22708" w:author="PR Preview" w:date="2026-01-01T00:00:00Z">
        <w:r>
          <w:delText xml:space="preserve">):</w:delText>
        </w:r>
      </w:del>
      <w:del w:id="22709" w:author="PR Preview" w:date="2026-01-01T00:00:00Z">
        <w:r>
          <w:delText xml:space="preserve"> </w:delText>
        </w:r>
      </w:del>
      <m:oMath>
        <m:r>
          <m:rPr>
            <m:sty m:val="bi"/>
          </m:rPr>
          <m:t>A</m:t>
        </m:r>
        <m:acc>
          <m:accPr>
            <m:chr m:val="̃"/>
          </m:accPr>
          <m:e>
            <m:r>
              <m:t>v</m:t>
            </m:r>
          </m:e>
        </m:acc>
        <m:r>
          <m:rPr>
            <m:sty m:val="p"/>
          </m:rPr>
          <m:t>=</m:t>
        </m:r>
        <m:r>
          <m:t>2</m:t>
        </m:r>
        <m:acc>
          <m:accPr>
            <m:chr m:val="̃"/>
          </m:accPr>
          <m:e>
            <m:r>
              <m:t>v</m:t>
            </m:r>
          </m:e>
        </m:acc>
      </m:oMath>
      <w:del w:id="22710" w:author="PR Preview" w:date="2026-01-01T00:00:00Z">
        <w:r>
          <w:delText xml:space="preserve"> </w:delText>
        </w:r>
      </w:del>
      <w:del w:id="22711" w:author="PR Preview" w:date="2026-01-01T00:00:00Z">
        <w:r>
          <w:delText xml:space="preserve">reads</w:delText>
        </w:r>
      </w:del>
      <w:del w:id="22712"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22713" w:author="PR Preview" w:date="2026-01-01T00:00:00Z">
        <w:r>
          <w:delText xml:space="preserve">,</w:delText>
        </w:r>
      </w:del>
      <w:del w:id="22714" w:author="PR Preview" w:date="2026-01-01T00:00:00Z">
        <w:r>
          <w:delText xml:space="preserve"> </w:delText>
        </w:r>
      </w:del>
      <w:del w:id="22715" w:author="PR Preview" w:date="2026-01-01T00:00:00Z">
        <w:r>
          <w:delText xml:space="preserve">so</w:delText>
        </w:r>
      </w:del>
      <w:del w:id="22716" w:author="PR Preview" w:date="2026-01-01T00:00:00Z">
        <w:r>
          <w:delText xml:space="preserve"> </w:delText>
        </w:r>
      </w:del>
      <m:oMath>
        <m:sSub>
          <m:e>
            <m:r>
              <m:t>v</m:t>
            </m:r>
          </m:e>
          <m:sub>
            <m:r>
              <m:t>2</m:t>
            </m:r>
          </m:sub>
        </m:sSub>
        <m:r>
          <m:rPr>
            <m:sty m:val="p"/>
          </m:rPr>
          <m:t>=</m:t>
        </m:r>
        <m:r>
          <m:t>0</m:t>
        </m:r>
      </m:oMath>
      <w:del w:id="22717" w:author="PR Preview" w:date="2026-01-01T00:00:00Z">
        <w:r>
          <w:delText xml:space="preserve"> </w:delText>
        </w:r>
      </w:del>
      <w:del w:id="22718" w:author="PR Preview" w:date="2026-01-01T00:00:00Z">
        <w:r>
          <w:delText xml:space="preserve">and</w:delText>
        </w:r>
      </w:del>
      <w:del w:id="22719" w:author="PR Preview" w:date="2026-01-01T00:00:00Z">
        <w:r>
          <w:delText xml:space="preserve"> </w:delText>
        </w:r>
      </w:del>
      <m:oMath>
        <m:sSub>
          <m:e>
            <m:r>
              <m:t>v</m:t>
            </m:r>
          </m:e>
          <m:sub>
            <m:r>
              <m:t>1</m:t>
            </m:r>
          </m:sub>
        </m:sSub>
        <m:r>
          <m:rPr>
            <m:sty m:val="p"/>
          </m:rPr>
          <m:t>=</m:t>
        </m:r>
        <m:r>
          <m:t>0</m:t>
        </m:r>
      </m:oMath>
      <w:del w:id="22720" w:author="PR Preview" w:date="2026-01-01T00:00:00Z">
        <w:r>
          <w:delText xml:space="preserve">.</w:delText>
        </w:r>
      </w:del>
      <w:del w:id="22721" w:author="PR Preview" w:date="2026-01-01T00:00:00Z">
        <w:r>
          <w:delText xml:space="preserve"> </w:delText>
        </w:r>
      </w:del>
      <w:del w:id="22722" w:author="PR Preview" w:date="2026-01-01T00:00:00Z">
        <w:r>
          <w:delText xml:space="preserve">So</w:delText>
        </w:r>
      </w:del>
      <w:del w:id="22723" w:author="PR Preview" w:date="2026-01-01T00:00:00Z">
        <w:r>
          <w:delText xml:space="preserve"> </w:delText>
        </w:r>
      </w:del>
      <w:hyperlink w:anchor="def-eigenspace">
        <w:del w:id="22724" w:author="PR Preview" w:date="2026-01-01T00:00:00Z">
          <w:r>
            <w:rPr>
              <w:rStyle w:val="Hyperlink"/>
            </w:rPr>
            <w:delText xml:space="preserve">Definition 98</w:delText>
          </w:r>
        </w:del>
      </w:hyperlink>
      <w:del w:id="22725" w:author="PR Preview" w:date="2026-01-01T00:00:00Z">
        <w:r>
          <w:delText xml:space="preserve"> </w:delText>
        </w:r>
      </w:del>
      <w:del w:id="22726" w:author="PR Preview" w:date="2026-01-01T00:00:00Z">
        <w:r>
          <w:delText xml:space="preserve">does not apply to</w:delText>
        </w:r>
      </w:del>
      <w:del w:id="22727" w:author="PR Preview" w:date="2026-01-01T00:00:00Z">
        <w:r>
          <w:delText xml:space="preserve"> </w:delText>
        </w:r>
      </w:del>
      <m:oMath>
        <m:r>
          <m:t>2</m:t>
        </m:r>
      </m:oMath>
      <w:del w:id="22728" w:author="PR Preview" w:date="2026-01-01T00:00:00Z">
        <w:r>
          <w:delText xml:space="preserve">.</w:delText>
        </w:r>
      </w:del>
    </w:p>
    <w:p>
      <w:pPr>
        <w:pStyle w:val="BodyText"/>
      </w:pPr>
      <w:del w:id="22729" w:author="PR Preview" w:date="2026-01-01T00:00:00Z">
        <w:r>
          <w:rPr>
            <w:b/>
            <w:bCs/>
          </w:rPr>
          <w:delText xml:space="preserve">Theorem 102 (Eigenvalues are where</w:delText>
        </w:r>
      </w:del>
      <w:del w:id="22730" w:author="PR Preview" w:date="2026-01-01T00:00:00Z">
        <w:r>
          <w:rPr>
            <w:b/>
            <w:bCs/>
          </w:rPr>
          <w:delText xml:space="preserve"> </w:delText>
        </w:r>
      </w:del>
      <m:oMath>
        <m:r>
          <m:rPr>
            <m:sty m:val="bi"/>
          </m:rPr>
          <m:t>A</m:t>
        </m:r>
        <m:r>
          <m:rPr>
            <m:sty m:val="p"/>
          </m:rPr>
          <m:t>−</m:t>
        </m:r>
        <m:r>
          <m:t>λ</m:t>
        </m:r>
        <m:r>
          <m:rPr>
            <m:sty m:val="bi"/>
          </m:rPr>
          <m:t>I</m:t>
        </m:r>
      </m:oMath>
      <w:del w:id="22731" w:author="PR Preview" w:date="2026-01-01T00:00:00Z">
        <w:r>
          <w:rPr>
            <w:b/>
            <w:bCs/>
          </w:rPr>
          <w:delText xml:space="preserve"> </w:delText>
        </w:r>
      </w:del>
      <w:del w:id="22732" w:author="PR Preview" w:date="2026-01-01T00:00:00Z">
        <w:r>
          <w:rPr>
            <w:b/>
            <w:bCs/>
          </w:rPr>
          <w:delText xml:space="preserve">is singular)</w:delText>
        </w:r>
      </w:del>
      <w:del w:id="22733" w:author="PR Preview" w:date="2026-01-01T00:00:00Z">
        <w:r>
          <w:delText xml:space="preserve"> </w:delText>
        </w:r>
      </w:del>
      <w:del w:id="22734" w:author="PR Preview" w:date="2026-01-01T00:00:00Z">
        <w:r>
          <w:delText xml:space="preserve">Let</w:delText>
        </w:r>
      </w:del>
      <w:del w:id="22735" w:author="PR Preview" w:date="2026-01-01T00:00:00Z">
        <w:r>
          <w:delText xml:space="preserve"> </w:delText>
        </w:r>
      </w:del>
      <m:oMath>
        <m:r>
          <m:rPr>
            <m:sty m:val="bi"/>
          </m:rPr>
          <m:t>A</m:t>
        </m:r>
      </m:oMath>
      <w:del w:id="22736" w:author="PR Preview" w:date="2026-01-01T00:00:00Z">
        <w:r>
          <w:delText xml:space="preserve"> </w:delText>
        </w:r>
      </w:del>
      <w:del w:id="22737" w:author="PR Preview" w:date="2026-01-01T00:00:00Z">
        <w:r>
          <w:delText xml:space="preserve">be a</w:delText>
        </w:r>
      </w:del>
      <w:del w:id="22738" w:author="PR Preview" w:date="2026-01-01T00:00:00Z">
        <w:r>
          <w:delText xml:space="preserve"> </w:delText>
        </w:r>
      </w:del>
      <m:oMath>
        <m:r>
          <m:t>p</m:t>
        </m:r>
        <m:r>
          <m:rPr>
            <m:sty m:val="p"/>
          </m:rPr>
          <m:t>×</m:t>
        </m:r>
        <m:r>
          <m:t>p</m:t>
        </m:r>
      </m:oMath>
      <w:del w:id="22739" w:author="PR Preview" w:date="2026-01-01T00:00:00Z">
        <w:r>
          <w:delText xml:space="preserve"> </w:delText>
        </w:r>
      </w:del>
      <w:del w:id="22740" w:author="PR Preview" w:date="2026-01-01T00:00:00Z">
        <w:r>
          <w:delText xml:space="preserve">matrix and</w:delText>
        </w:r>
      </w:del>
      <w:del w:id="22741" w:author="PR Preview" w:date="2026-01-01T00:00:00Z">
        <w:r>
          <w:delText xml:space="preserve"> </w:delText>
        </w:r>
      </w:del>
      <m:oMath>
        <m:r>
          <m:t>λ</m:t>
        </m:r>
      </m:oMath>
      <w:del w:id="22742" w:author="PR Preview" w:date="2026-01-01T00:00:00Z">
        <w:r>
          <w:delText xml:space="preserve"> </w:delText>
        </w:r>
      </w:del>
      <w:del w:id="22743" w:author="PR Preview" w:date="2026-01-01T00:00:00Z">
        <w:r>
          <w:delText xml:space="preserve">a real number.</w:delText>
        </w:r>
      </w:del>
      <w:del w:id="22744" w:author="PR Preview" w:date="2026-01-01T00:00:00Z">
        <w:r>
          <w:delText xml:space="preserve"> </w:delText>
        </w:r>
      </w:del>
      <w:del w:id="22745" w:author="PR Preview" w:date="2026-01-01T00:00:00Z">
        <w:r>
          <w:delText xml:space="preserve">Then</w:delText>
        </w:r>
      </w:del>
      <w:del w:id="22746" w:author="PR Preview" w:date="2026-01-01T00:00:00Z">
        <w:r>
          <w:delText xml:space="preserve"> </w:delText>
        </w:r>
      </w:del>
      <m:oMath>
        <m:r>
          <m:t>λ</m:t>
        </m:r>
      </m:oMath>
      <w:del w:id="22747" w:author="PR Preview" w:date="2026-01-01T00:00:00Z">
        <w:r>
          <w:delText xml:space="preserve"> </w:delText>
        </w:r>
      </w:del>
      <w:del w:id="22748" w:author="PR Preview" w:date="2026-01-01T00:00:00Z">
        <w:r>
          <w:delText xml:space="preserve">is an eigenvalue of</w:delText>
        </w:r>
      </w:del>
      <w:del w:id="22749" w:author="PR Preview" w:date="2026-01-01T00:00:00Z">
        <w:r>
          <w:delText xml:space="preserve"> </w:delText>
        </w:r>
      </w:del>
      <m:oMath>
        <m:r>
          <m:rPr>
            <m:sty m:val="bi"/>
          </m:rPr>
          <m:t>A</m:t>
        </m:r>
      </m:oMath>
      <w:del w:id="22750" w:author="PR Preview" w:date="2026-01-01T00:00:00Z">
        <w:r>
          <w:delText xml:space="preserve"> </w:delText>
        </w:r>
      </w:del>
      <w:del w:id="22751" w:author="PR Preview" w:date="2026-01-01T00:00:00Z">
        <w:r>
          <w:delText xml:space="preserve">(</w:delText>
        </w:r>
      </w:del>
      <w:hyperlink w:anchor="def-eigenvalue">
        <w:del w:id="22752" w:author="PR Preview" w:date="2026-01-01T00:00:00Z">
          <w:r>
            <w:rPr>
              <w:rStyle w:val="Hyperlink"/>
            </w:rPr>
            <w:delText xml:space="preserve">Definition 82</w:delText>
          </w:r>
        </w:del>
      </w:hyperlink>
      <w:del w:id="22753" w:author="PR Preview" w:date="2026-01-01T00:00:00Z">
        <w:r>
          <w:delText xml:space="preserve">)</w:delText>
        </w:r>
      </w:del>
      <w:del w:id="22754" w:author="PR Preview" w:date="2026-01-01T00:00:00Z">
        <w:r>
          <w:delText xml:space="preserve"> </w:delText>
        </w:r>
      </w:del>
      <w:del w:id="22755" w:author="PR Preview" w:date="2026-01-01T00:00:00Z">
        <w:r>
          <w:delText xml:space="preserve">exactly when</w:delText>
        </w:r>
      </w:del>
      <w:del w:id="22756" w:author="PR Preview" w:date="2026-01-01T00:00:00Z">
        <w:r>
          <w:delText xml:space="preserve"> </w:delText>
        </w:r>
      </w:del>
      <m:oMath>
        <m:r>
          <m:rPr>
            <m:sty m:val="bi"/>
          </m:rPr>
          <m:t>A</m:t>
        </m:r>
        <m:r>
          <m:rPr>
            <m:sty m:val="p"/>
          </m:rPr>
          <m:t>−</m:t>
        </m:r>
        <m:r>
          <m:t>λ</m:t>
        </m:r>
        <m:r>
          <m:t> </m:t>
        </m:r>
        <m:sSub>
          <m:e>
            <m:r>
              <m:rPr>
                <m:sty m:val="bi"/>
              </m:rPr>
              <m:t>I</m:t>
            </m:r>
          </m:e>
          <m:sub>
            <m:r>
              <m:t>p</m:t>
            </m:r>
          </m:sub>
        </m:sSub>
      </m:oMath>
      <w:del w:id="22757" w:author="PR Preview" w:date="2026-01-01T00:00:00Z">
        <w:r>
          <w:delText xml:space="preserve"> </w:delText>
        </w:r>
      </w:del>
      <w:del w:id="22758" w:author="PR Preview" w:date="2026-01-01T00:00:00Z">
        <w:r>
          <w:delText xml:space="preserve">is singular (</w:delText>
        </w:r>
      </w:del>
      <w:hyperlink w:anchor="def-invertible-matrix">
        <w:del w:id="22759" w:author="PR Preview" w:date="2026-01-01T00:00:00Z">
          <w:r>
            <w:rPr>
              <w:rStyle w:val="Hyperlink"/>
            </w:rPr>
            <w:delText xml:space="preserve">Definition 72</w:delText>
          </w:r>
        </w:del>
      </w:hyperlink>
      <w:del w:id="22760" w:author="PR Preview" w:date="2026-01-01T00:00:00Z">
        <w:r>
          <w:delText xml:space="preserve">).</w:delText>
        </w:r>
      </w:del>
      <w:del w:id="22761" w:author="PR Preview" w:date="2026-01-01T00:00:00Z">
        <w:r>
          <w:delText xml:space="preserve"> </w:delText>
        </w:r>
      </w:del>
      <w:del w:id="22762" w:author="PR Preview" w:date="2026-01-01T00:00:00Z">
        <w:r>
          <w:delText xml:space="preserve">In particular,</w:delText>
        </w:r>
      </w:del>
      <w:del w:id="22763" w:author="PR Preview" w:date="2026-01-01T00:00:00Z">
        <w:r>
          <w:delText xml:space="preserve"> </w:delText>
        </w:r>
      </w:del>
      <m:oMath>
        <m:r>
          <m:rPr>
            <m:sty m:val="bi"/>
          </m:rPr>
          <m:t>A</m:t>
        </m:r>
      </m:oMath>
      <w:del w:id="22764" w:author="PR Preview" w:date="2026-01-01T00:00:00Z">
        <w:r>
          <w:delText xml:space="preserve"> </w:delText>
        </w:r>
      </w:del>
      <w:del w:id="22765" w:author="PR Preview" w:date="2026-01-01T00:00:00Z">
        <w:r>
          <w:delText xml:space="preserve">is singular exactly when</w:delText>
        </w:r>
      </w:del>
      <w:del w:id="22766" w:author="PR Preview" w:date="2026-01-01T00:00:00Z">
        <w:r>
          <w:delText xml:space="preserve"> </w:delText>
        </w:r>
      </w:del>
      <m:oMath>
        <m:r>
          <m:t>0</m:t>
        </m:r>
      </m:oMath>
      <w:del w:id="22767" w:author="PR Preview" w:date="2026-01-01T00:00:00Z">
        <w:r>
          <w:delText xml:space="preserve"> </w:delText>
        </w:r>
      </w:del>
      <w:del w:id="22768" w:author="PR Preview" w:date="2026-01-01T00:00:00Z">
        <w:r>
          <w:delText xml:space="preserve">is one of its eigenvalues;</w:delText>
        </w:r>
      </w:del>
      <w:del w:id="22769" w:author="PR Preview" w:date="2026-01-01T00:00:00Z">
        <w:r>
          <w:delText xml:space="preserve"> </w:delText>
        </w:r>
      </w:del>
      <w:del w:id="22770" w:author="PR Preview" w:date="2026-01-01T00:00:00Z">
        <w:r>
          <w:delText xml:space="preserve">and each eigenspace</w:delText>
        </w:r>
      </w:del>
      <w:del w:id="22771" w:author="PR Preview" w:date="2026-01-01T00:00:00Z">
        <w:r>
          <w:delText xml:space="preserve"> </w:delText>
        </w:r>
      </w:del>
      <m:oMath>
        <m:sSub>
          <m:e>
            <m:r>
              <m:rPr>
                <m:scr m:val="script"/>
                <m:sty m:val="p"/>
              </m:rPr>
              <m:t>E</m:t>
            </m:r>
          </m:e>
          <m:sub>
            <m:r>
              <m:t>λ</m:t>
            </m:r>
          </m:sub>
        </m:sSub>
      </m:oMath>
      <w:del w:id="22772" w:author="PR Preview" w:date="2026-01-01T00:00:00Z">
        <w:r>
          <w:delText xml:space="preserve"> </w:delText>
        </w:r>
      </w:del>
      <w:del w:id="22773" w:author="PR Preview" w:date="2026-01-01T00:00:00Z">
        <w:r>
          <w:delText xml:space="preserve">(</w:delText>
        </w:r>
      </w:del>
      <w:hyperlink w:anchor="def-eigenspace">
        <w:del w:id="22774" w:author="PR Preview" w:date="2026-01-01T00:00:00Z">
          <w:r>
            <w:rPr>
              <w:rStyle w:val="Hyperlink"/>
            </w:rPr>
            <w:delText xml:space="preserve">Definition 98</w:delText>
          </w:r>
        </w:del>
      </w:hyperlink>
      <w:del w:id="22775" w:author="PR Preview" w:date="2026-01-01T00:00:00Z">
        <w:r>
          <w:delText xml:space="preserve">) is a subspace of</w:delText>
        </w:r>
      </w:del>
      <w:del w:id="22776" w:author="PR Preview" w:date="2026-01-01T00:00:00Z">
        <w:r>
          <w:delText xml:space="preserve"> </w:delText>
        </w:r>
      </w:del>
      <m:oMath>
        <m:sSup>
          <m:e>
            <m:r>
              <m:rPr>
                <m:scr m:val="double-struck"/>
                <m:sty m:val="p"/>
              </m:rPr>
              <m:t>R</m:t>
            </m:r>
          </m:e>
          <m:sup>
            <m:r>
              <m:t>p</m:t>
            </m:r>
          </m:sup>
        </m:sSup>
      </m:oMath>
      <w:del w:id="22777" w:author="PR Preview" w:date="2026-01-01T00:00:00Z">
        <w:r>
          <w:delText xml:space="preserve"> </w:delText>
        </w:r>
      </w:del>
      <w:del w:id="22778" w:author="PR Preview" w:date="2026-01-01T00:00:00Z">
        <w:r>
          <w:delText xml:space="preserve">consisting of</w:delText>
        </w:r>
      </w:del>
      <w:del w:id="22779" w:author="PR Preview" w:date="2026-01-01T00:00:00Z">
        <w:r>
          <w:delText xml:space="preserve"> </w:delText>
        </w:r>
      </w:del>
      <m:oMath>
        <m:acc>
          <m:accPr>
            <m:chr m:val="̃"/>
          </m:accPr>
          <m:e>
            <m:r>
              <m:t>0</m:t>
            </m:r>
          </m:e>
        </m:acc>
      </m:oMath>
      <w:del w:id="22780" w:author="PR Preview" w:date="2026-01-01T00:00:00Z">
        <w:r>
          <w:delText xml:space="preserve"> </w:delText>
        </w:r>
      </w:del>
      <w:del w:id="22781" w:author="PR Preview" w:date="2026-01-01T00:00:00Z">
        <w:r>
          <w:delText xml:space="preserve">and the eigenvectors for</w:delText>
        </w:r>
      </w:del>
      <w:del w:id="22782" w:author="PR Preview" w:date="2026-01-01T00:00:00Z">
        <w:r>
          <w:delText xml:space="preserve"> </w:delText>
        </w:r>
      </w:del>
      <m:oMath>
        <m:r>
          <m:t>λ</m:t>
        </m:r>
      </m:oMath>
      <w:del w:id="22783" w:author="PR Preview" w:date="2026-01-01T00:00:00Z">
        <w:r>
          <w:delText xml:space="preserve">.</w:delText>
        </w:r>
      </w:del>
    </w:p>
    <w:p>
      <w:pPr>
        <w:pStyle w:val="FirstParagraph"/>
      </w:pPr>
      <w:ins w:id="22784" w:author="PR Preview" w:date="2026-01-01T00:00:00Z">
        <w:r>
          <w:rPr>
            <w:b/>
            <w:bCs/>
          </w:rPr>
          <w:t xml:space="preserve">Example 189 (A number that is not an eigenvalue has no eigenspace)</w:t>
        </w:r>
      </w:ins>
      <w:ins w:id="22785" w:author="PR Preview" w:date="2026-01-01T00:00:00Z">
        <w:r>
          <w:t xml:space="preserve"> </w:t>
        </w:r>
      </w:ins>
      <w:ins w:id="22786" w:author="PR Preview" w:date="2026-01-01T00:00:00Z">
        <w:r>
          <w:t xml:space="preserve">For</w:t>
        </w:r>
      </w:ins>
      <w:ins w:id="2278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788" w:author="PR Preview" w:date="2026-01-01T00:00:00Z">
        <w:r>
          <w:t xml:space="preserve"> </w:t>
        </w:r>
      </w:ins>
      <w:ins w:id="22789" w:author="PR Preview" w:date="2026-01-01T00:00:00Z">
        <w:r>
          <w:t xml:space="preserve">and</w:t>
        </w:r>
      </w:ins>
      <w:ins w:id="22790" w:author="PR Preview" w:date="2026-01-01T00:00:00Z">
        <w:r>
          <w:t xml:space="preserve"> </w:t>
        </w:r>
      </w:ins>
      <m:oMath>
        <m:r>
          <m:t>λ</m:t>
        </m:r>
        <m:r>
          <m:rPr>
            <m:sty m:val="p"/>
          </m:rPr>
          <m:t>=</m:t>
        </m:r>
        <m:r>
          <m:t>2</m:t>
        </m:r>
      </m:oMath>
      <w:ins w:id="22791" w:author="PR Preview" w:date="2026-01-01T00:00:00Z">
        <w:r>
          <w:t xml:space="preserve">,</w:t>
        </w:r>
      </w:ins>
      <w:ins w:id="22792"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22793" w:author="PR Preview" w:date="2026-01-01T00:00:00Z">
        <w:r>
          <w:t xml:space="preserve"> </w:t>
        </w:r>
      </w:ins>
      <w:ins w:id="22794" w:author="PR Preview" w:date="2026-01-01T00:00:00Z">
        <w:r>
          <w:t xml:space="preserve">sends</w:t>
        </w:r>
      </w:ins>
      <w:ins w:id="22795" w:author="PR Preview" w:date="2026-01-01T00:00:00Z">
        <w:r>
          <w:t xml:space="preserve"> </w:t>
        </w:r>
      </w:ins>
      <m:oMath>
        <m:acc>
          <m:accPr>
            <m:chr m:val="̃"/>
          </m:accPr>
          <m:e>
            <m:r>
              <m:t>v</m:t>
            </m:r>
          </m:e>
        </m:acc>
      </m:oMath>
      <w:ins w:id="22796" w:author="PR Preview" w:date="2026-01-01T00:00:00Z">
        <w:r>
          <w:t xml:space="preserve"> </w:t>
        </w:r>
      </w:ins>
      <w:ins w:id="22797" w:author="PR Preview" w:date="2026-01-01T00:00:00Z">
        <w:r>
          <w:t xml:space="preserve">to</w:t>
        </w:r>
      </w:ins>
      <w:ins w:id="22798"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22799" w:author="PR Preview" w:date="2026-01-01T00:00:00Z">
        <w:r>
          <w:t xml:space="preserve">, which is</w:t>
        </w:r>
      </w:ins>
      <w:ins w:id="22800" w:author="PR Preview" w:date="2026-01-01T00:00:00Z">
        <w:r>
          <w:t xml:space="preserve"> </w:t>
        </w:r>
      </w:ins>
      <m:oMath>
        <m:acc>
          <m:accPr>
            <m:chr m:val="̃"/>
          </m:accPr>
          <m:e>
            <m:r>
              <m:t>0</m:t>
            </m:r>
          </m:e>
        </m:acc>
      </m:oMath>
      <w:ins w:id="22801" w:author="PR Preview" w:date="2026-01-01T00:00:00Z">
        <w:r>
          <w:t xml:space="preserve"> </w:t>
        </w:r>
      </w:ins>
      <w:ins w:id="22802" w:author="PR Preview" w:date="2026-01-01T00:00:00Z">
        <w:r>
          <w:t xml:space="preserve">only for</w:t>
        </w:r>
      </w:ins>
      <w:ins w:id="22803" w:author="PR Preview" w:date="2026-01-01T00:00:00Z">
        <w:r>
          <w:t xml:space="preserve"> </w:t>
        </w:r>
      </w:ins>
      <m:oMath>
        <m:acc>
          <m:accPr>
            <m:chr m:val="̃"/>
          </m:accPr>
          <m:e>
            <m:r>
              <m:t>v</m:t>
            </m:r>
          </m:e>
        </m:acc>
        <m:r>
          <m:rPr>
            <m:sty m:val="p"/>
          </m:rPr>
          <m:t>=</m:t>
        </m:r>
        <m:acc>
          <m:accPr>
            <m:chr m:val="̃"/>
          </m:accPr>
          <m:e>
            <m:r>
              <m:t>0</m:t>
            </m:r>
          </m:e>
        </m:acc>
      </m:oMath>
      <w:ins w:id="22804" w:author="PR Preview" w:date="2026-01-01T00:00:00Z">
        <w:r>
          <w:t xml:space="preserve">,</w:t>
        </w:r>
      </w:ins>
      <w:ins w:id="22805" w:author="PR Preview" w:date="2026-01-01T00:00:00Z">
        <w:r>
          <w:t xml:space="preserve"> </w:t>
        </w:r>
      </w:ins>
      <w:ins w:id="22806" w:author="PR Preview" w:date="2026-01-01T00:00:00Z">
        <w:r>
          <w:t xml:space="preserve">so</w:t>
        </w:r>
      </w:ins>
      <w:ins w:id="22807" w:author="PR Preview" w:date="2026-01-01T00:00:00Z">
        <w:r>
          <w:t xml:space="preserve"> </w:t>
        </w:r>
      </w:ins>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ins w:id="22808" w:author="PR Preview" w:date="2026-01-01T00:00:00Z">
        <w:r>
          <w:t xml:space="preserve">.</w:t>
        </w:r>
      </w:ins>
      <w:ins w:id="22809" w:author="PR Preview" w:date="2026-01-01T00:00:00Z">
        <w:r>
          <w:t xml:space="preserve"> </w:t>
        </w:r>
      </w:ins>
      <w:ins w:id="22810" w:author="PR Preview" w:date="2026-01-01T00:00:00Z">
        <w:r>
          <w:t xml:space="preserve">And</w:t>
        </w:r>
      </w:ins>
      <w:ins w:id="22811" w:author="PR Preview" w:date="2026-01-01T00:00:00Z">
        <w:r>
          <w:t xml:space="preserve"> </w:t>
        </w:r>
      </w:ins>
      <m:oMath>
        <m:r>
          <m:t>2</m:t>
        </m:r>
      </m:oMath>
      <w:ins w:id="22812" w:author="PR Preview" w:date="2026-01-01T00:00:00Z">
        <w:r>
          <w:t xml:space="preserve"> </w:t>
        </w:r>
      </w:ins>
      <w:ins w:id="22813" w:author="PR Preview" w:date="2026-01-01T00:00:00Z">
        <w:r>
          <w:t xml:space="preserve">is not an eigenvalue (</w:t>
        </w:r>
      </w:ins>
      <w:hyperlink w:anchor="def-eigenvalue">
        <w:ins w:id="22814" w:author="PR Preview" w:date="2026-01-01T00:00:00Z">
          <w:r>
            <w:rPr>
              <w:rStyle w:val="Hyperlink"/>
            </w:rPr>
            <w:t xml:space="preserve">Definition 87</w:t>
          </w:r>
        </w:ins>
      </w:hyperlink>
      <w:ins w:id="22815" w:author="PR Preview" w:date="2026-01-01T00:00:00Z">
        <w:r>
          <w:t xml:space="preserve">):</w:t>
        </w:r>
      </w:ins>
      <w:ins w:id="22816" w:author="PR Preview" w:date="2026-01-01T00:00:00Z">
        <w:r>
          <w:t xml:space="preserve"> </w:t>
        </w:r>
      </w:ins>
      <m:oMath>
        <m:r>
          <m:rPr>
            <m:sty m:val="bi"/>
          </m:rPr>
          <m:t>A</m:t>
        </m:r>
        <m:acc>
          <m:accPr>
            <m:chr m:val="̃"/>
          </m:accPr>
          <m:e>
            <m:r>
              <m:t>v</m:t>
            </m:r>
          </m:e>
        </m:acc>
        <m:r>
          <m:rPr>
            <m:sty m:val="p"/>
          </m:rPr>
          <m:t>=</m:t>
        </m:r>
        <m:r>
          <m:t>2</m:t>
        </m:r>
        <m:acc>
          <m:accPr>
            <m:chr m:val="̃"/>
          </m:accPr>
          <m:e>
            <m:r>
              <m:t>v</m:t>
            </m:r>
          </m:e>
        </m:acc>
      </m:oMath>
      <w:ins w:id="22817" w:author="PR Preview" w:date="2026-01-01T00:00:00Z">
        <w:r>
          <w:t xml:space="preserve"> </w:t>
        </w:r>
      </w:ins>
      <w:ins w:id="22818" w:author="PR Preview" w:date="2026-01-01T00:00:00Z">
        <w:r>
          <w:t xml:space="preserve">reads</w:t>
        </w:r>
      </w:ins>
      <w:ins w:id="22819"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22820" w:author="PR Preview" w:date="2026-01-01T00:00:00Z">
        <w:r>
          <w:t xml:space="preserve">,</w:t>
        </w:r>
      </w:ins>
      <w:ins w:id="22821" w:author="PR Preview" w:date="2026-01-01T00:00:00Z">
        <w:r>
          <w:t xml:space="preserve"> </w:t>
        </w:r>
      </w:ins>
      <w:ins w:id="22822" w:author="PR Preview" w:date="2026-01-01T00:00:00Z">
        <w:r>
          <w:t xml:space="preserve">so</w:t>
        </w:r>
      </w:ins>
      <w:ins w:id="22823" w:author="PR Preview" w:date="2026-01-01T00:00:00Z">
        <w:r>
          <w:t xml:space="preserve"> </w:t>
        </w:r>
      </w:ins>
      <m:oMath>
        <m:sSub>
          <m:e>
            <m:r>
              <m:t>v</m:t>
            </m:r>
          </m:e>
          <m:sub>
            <m:r>
              <m:t>2</m:t>
            </m:r>
          </m:sub>
        </m:sSub>
        <m:r>
          <m:rPr>
            <m:sty m:val="p"/>
          </m:rPr>
          <m:t>=</m:t>
        </m:r>
        <m:r>
          <m:t>0</m:t>
        </m:r>
      </m:oMath>
      <w:ins w:id="22824" w:author="PR Preview" w:date="2026-01-01T00:00:00Z">
        <w:r>
          <w:t xml:space="preserve"> </w:t>
        </w:r>
      </w:ins>
      <w:ins w:id="22825" w:author="PR Preview" w:date="2026-01-01T00:00:00Z">
        <w:r>
          <w:t xml:space="preserve">and</w:t>
        </w:r>
      </w:ins>
      <w:ins w:id="22826" w:author="PR Preview" w:date="2026-01-01T00:00:00Z">
        <w:r>
          <w:t xml:space="preserve"> </w:t>
        </w:r>
      </w:ins>
      <m:oMath>
        <m:sSub>
          <m:e>
            <m:r>
              <m:t>v</m:t>
            </m:r>
          </m:e>
          <m:sub>
            <m:r>
              <m:t>1</m:t>
            </m:r>
          </m:sub>
        </m:sSub>
        <m:r>
          <m:rPr>
            <m:sty m:val="p"/>
          </m:rPr>
          <m:t>=</m:t>
        </m:r>
        <m:r>
          <m:t>0</m:t>
        </m:r>
      </m:oMath>
      <w:ins w:id="22827" w:author="PR Preview" w:date="2026-01-01T00:00:00Z">
        <w:r>
          <w:t xml:space="preserve">.</w:t>
        </w:r>
      </w:ins>
      <w:ins w:id="22828" w:author="PR Preview" w:date="2026-01-01T00:00:00Z">
        <w:r>
          <w:t xml:space="preserve"> </w:t>
        </w:r>
      </w:ins>
      <w:ins w:id="22829" w:author="PR Preview" w:date="2026-01-01T00:00:00Z">
        <w:r>
          <w:t xml:space="preserve">So</w:t>
        </w:r>
      </w:ins>
      <w:ins w:id="22830" w:author="PR Preview" w:date="2026-01-01T00:00:00Z">
        <w:r>
          <w:t xml:space="preserve"> </w:t>
        </w:r>
      </w:ins>
      <w:hyperlink w:anchor="def-eigenspace">
        <w:ins w:id="22831" w:author="PR Preview" w:date="2026-01-01T00:00:00Z">
          <w:r>
            <w:rPr>
              <w:rStyle w:val="Hyperlink"/>
            </w:rPr>
            <w:t xml:space="preserve">Definition 104</w:t>
          </w:r>
        </w:ins>
      </w:hyperlink>
      <w:ins w:id="22832" w:author="PR Preview" w:date="2026-01-01T00:00:00Z">
        <w:r>
          <w:t xml:space="preserve"> </w:t>
        </w:r>
      </w:ins>
      <w:ins w:id="22833" w:author="PR Preview" w:date="2026-01-01T00:00:00Z">
        <w:r>
          <w:t xml:space="preserve">does not apply to</w:t>
        </w:r>
      </w:ins>
      <w:ins w:id="22834" w:author="PR Preview" w:date="2026-01-01T00:00:00Z">
        <w:r>
          <w:t xml:space="preserve"> </w:t>
        </w:r>
      </w:ins>
      <m:oMath>
        <m:r>
          <m:t>2</m:t>
        </m:r>
      </m:oMath>
      <w:ins w:id="22835" w:author="PR Preview" w:date="2026-01-01T00:00:00Z">
        <w:r>
          <w:t xml:space="preserve">.</w:t>
        </w:r>
      </w:ins>
    </w:p>
    <w:bookmarkEnd w:id="588"/>
    <w:bookmarkStart w:id="589" w:name="thm-eigenvalue-singular"/>
    <w:p>
      <w:pPr>
        <w:pStyle w:val="BodyText"/>
      </w:pPr>
      <w:ins w:id="22836" w:author="PR Preview" w:date="2026-01-01T00:00:00Z">
        <w:r>
          <w:rPr>
            <w:b/>
            <w:bCs/>
          </w:rPr>
          <w:t xml:space="preserve">Theorem 103 (Eigenvalues are where</w:t>
        </w:r>
      </w:ins>
      <w:ins w:id="22837" w:author="PR Preview" w:date="2026-01-01T00:00:00Z">
        <w:r>
          <w:rPr>
            <w:b/>
            <w:bCs/>
          </w:rPr>
          <w:t xml:space="preserve"> </w:t>
        </w:r>
      </w:ins>
      <m:oMath>
        <m:r>
          <m:rPr>
            <m:sty m:val="bi"/>
          </m:rPr>
          <m:t>A</m:t>
        </m:r>
        <m:r>
          <m:rPr>
            <m:sty m:val="p"/>
          </m:rPr>
          <m:t>−</m:t>
        </m:r>
        <m:r>
          <m:t>λ</m:t>
        </m:r>
        <m:r>
          <m:rPr>
            <m:sty m:val="bi"/>
          </m:rPr>
          <m:t>I</m:t>
        </m:r>
      </m:oMath>
      <w:ins w:id="22838" w:author="PR Preview" w:date="2026-01-01T00:00:00Z">
        <w:r>
          <w:rPr>
            <w:b/>
            <w:bCs/>
          </w:rPr>
          <w:t xml:space="preserve"> </w:t>
        </w:r>
      </w:ins>
      <w:ins w:id="22839" w:author="PR Preview" w:date="2026-01-01T00:00:00Z">
        <w:r>
          <w:rPr>
            <w:b/>
            <w:bCs/>
          </w:rPr>
          <w:t xml:space="preserve">is singular)</w:t>
        </w:r>
      </w:ins>
      <w:ins w:id="22840" w:author="PR Preview" w:date="2026-01-01T00:00:00Z">
        <w:r>
          <w:t xml:space="preserve"> </w:t>
        </w:r>
      </w:ins>
      <w:ins w:id="22841" w:author="PR Preview" w:date="2026-01-01T00:00:00Z">
        <w:r>
          <w:t xml:space="preserve">Let</w:t>
        </w:r>
      </w:ins>
      <w:ins w:id="22842" w:author="PR Preview" w:date="2026-01-01T00:00:00Z">
        <w:r>
          <w:t xml:space="preserve"> </w:t>
        </w:r>
      </w:ins>
      <m:oMath>
        <m:r>
          <m:rPr>
            <m:sty m:val="bi"/>
          </m:rPr>
          <m:t>A</m:t>
        </m:r>
      </m:oMath>
      <w:ins w:id="22843" w:author="PR Preview" w:date="2026-01-01T00:00:00Z">
        <w:r>
          <w:t xml:space="preserve"> </w:t>
        </w:r>
      </w:ins>
      <w:ins w:id="22844" w:author="PR Preview" w:date="2026-01-01T00:00:00Z">
        <w:r>
          <w:t xml:space="preserve">be a</w:t>
        </w:r>
      </w:ins>
      <w:ins w:id="22845" w:author="PR Preview" w:date="2026-01-01T00:00:00Z">
        <w:r>
          <w:t xml:space="preserve"> </w:t>
        </w:r>
      </w:ins>
      <m:oMath>
        <m:r>
          <m:t>p</m:t>
        </m:r>
        <m:r>
          <m:rPr>
            <m:sty m:val="p"/>
          </m:rPr>
          <m:t>×</m:t>
        </m:r>
        <m:r>
          <m:t>p</m:t>
        </m:r>
      </m:oMath>
      <w:ins w:id="22846" w:author="PR Preview" w:date="2026-01-01T00:00:00Z">
        <w:r>
          <w:t xml:space="preserve"> </w:t>
        </w:r>
      </w:ins>
      <w:ins w:id="22847" w:author="PR Preview" w:date="2026-01-01T00:00:00Z">
        <w:r>
          <w:t xml:space="preserve">matrix and</w:t>
        </w:r>
      </w:ins>
      <w:ins w:id="22848" w:author="PR Preview" w:date="2026-01-01T00:00:00Z">
        <w:r>
          <w:t xml:space="preserve"> </w:t>
        </w:r>
      </w:ins>
      <m:oMath>
        <m:r>
          <m:t>λ</m:t>
        </m:r>
      </m:oMath>
      <w:ins w:id="22849" w:author="PR Preview" w:date="2026-01-01T00:00:00Z">
        <w:r>
          <w:t xml:space="preserve"> </w:t>
        </w:r>
      </w:ins>
      <w:ins w:id="22850" w:author="PR Preview" w:date="2026-01-01T00:00:00Z">
        <w:r>
          <w:t xml:space="preserve">a real number.</w:t>
        </w:r>
      </w:ins>
      <w:ins w:id="22851" w:author="PR Preview" w:date="2026-01-01T00:00:00Z">
        <w:r>
          <w:t xml:space="preserve"> </w:t>
        </w:r>
      </w:ins>
      <w:ins w:id="22852" w:author="PR Preview" w:date="2026-01-01T00:00:00Z">
        <w:r>
          <w:t xml:space="preserve">Then</w:t>
        </w:r>
      </w:ins>
      <w:ins w:id="22853" w:author="PR Preview" w:date="2026-01-01T00:00:00Z">
        <w:r>
          <w:t xml:space="preserve"> </w:t>
        </w:r>
      </w:ins>
      <m:oMath>
        <m:r>
          <m:t>λ</m:t>
        </m:r>
      </m:oMath>
      <w:ins w:id="22854" w:author="PR Preview" w:date="2026-01-01T00:00:00Z">
        <w:r>
          <w:t xml:space="preserve"> </w:t>
        </w:r>
      </w:ins>
      <w:ins w:id="22855" w:author="PR Preview" w:date="2026-01-01T00:00:00Z">
        <w:r>
          <w:t xml:space="preserve">is an eigenvalue of</w:t>
        </w:r>
      </w:ins>
      <w:ins w:id="22856" w:author="PR Preview" w:date="2026-01-01T00:00:00Z">
        <w:r>
          <w:t xml:space="preserve"> </w:t>
        </w:r>
      </w:ins>
      <m:oMath>
        <m:r>
          <m:rPr>
            <m:sty m:val="bi"/>
          </m:rPr>
          <m:t>A</m:t>
        </m:r>
      </m:oMath>
      <w:ins w:id="22857" w:author="PR Preview" w:date="2026-01-01T00:00:00Z">
        <w:r>
          <w:t xml:space="preserve"> </w:t>
        </w:r>
      </w:ins>
      <w:ins w:id="22858" w:author="PR Preview" w:date="2026-01-01T00:00:00Z">
        <w:r>
          <w:t xml:space="preserve">(</w:t>
        </w:r>
      </w:ins>
      <w:hyperlink w:anchor="def-eigenvalue">
        <w:ins w:id="22859" w:author="PR Preview" w:date="2026-01-01T00:00:00Z">
          <w:r>
            <w:rPr>
              <w:rStyle w:val="Hyperlink"/>
            </w:rPr>
            <w:t xml:space="preserve">Definition 87</w:t>
          </w:r>
        </w:ins>
      </w:hyperlink>
      <w:ins w:id="22860" w:author="PR Preview" w:date="2026-01-01T00:00:00Z">
        <w:r>
          <w:t xml:space="preserve">)</w:t>
        </w:r>
      </w:ins>
      <w:ins w:id="22861" w:author="PR Preview" w:date="2026-01-01T00:00:00Z">
        <w:r>
          <w:t xml:space="preserve"> </w:t>
        </w:r>
      </w:ins>
      <w:ins w:id="22862" w:author="PR Preview" w:date="2026-01-01T00:00:00Z">
        <w:r>
          <w:t xml:space="preserve">exactly when</w:t>
        </w:r>
      </w:ins>
      <w:ins w:id="22863" w:author="PR Preview" w:date="2026-01-01T00:00:00Z">
        <w:r>
          <w:t xml:space="preserve"> </w:t>
        </w:r>
      </w:ins>
      <m:oMath>
        <m:r>
          <m:rPr>
            <m:sty m:val="bi"/>
          </m:rPr>
          <m:t>A</m:t>
        </m:r>
        <m:r>
          <m:rPr>
            <m:sty m:val="p"/>
          </m:rPr>
          <m:t>−</m:t>
        </m:r>
        <m:r>
          <m:t>λ</m:t>
        </m:r>
        <m:r>
          <m:t> </m:t>
        </m:r>
        <m:sSub>
          <m:e>
            <m:r>
              <m:rPr>
                <m:sty m:val="bi"/>
              </m:rPr>
              <m:t>I</m:t>
            </m:r>
          </m:e>
          <m:sub>
            <m:r>
              <m:t>p</m:t>
            </m:r>
          </m:sub>
        </m:sSub>
      </m:oMath>
      <w:ins w:id="22864" w:author="PR Preview" w:date="2026-01-01T00:00:00Z">
        <w:r>
          <w:t xml:space="preserve"> </w:t>
        </w:r>
      </w:ins>
      <w:ins w:id="22865" w:author="PR Preview" w:date="2026-01-01T00:00:00Z">
        <w:r>
          <w:t xml:space="preserve">is singular (</w:t>
        </w:r>
      </w:ins>
      <w:hyperlink w:anchor="def-invertible-matrix">
        <w:ins w:id="22866" w:author="PR Preview" w:date="2026-01-01T00:00:00Z">
          <w:r>
            <w:rPr>
              <w:rStyle w:val="Hyperlink"/>
            </w:rPr>
            <w:t xml:space="preserve">Definition 77</w:t>
          </w:r>
        </w:ins>
      </w:hyperlink>
      <w:ins w:id="22867" w:author="PR Preview" w:date="2026-01-01T00:00:00Z">
        <w:r>
          <w:t xml:space="preserve">).</w:t>
        </w:r>
      </w:ins>
      <w:ins w:id="22868" w:author="PR Preview" w:date="2026-01-01T00:00:00Z">
        <w:r>
          <w:t xml:space="preserve"> </w:t>
        </w:r>
      </w:ins>
      <w:ins w:id="22869" w:author="PR Preview" w:date="2026-01-01T00:00:00Z">
        <w:r>
          <w:t xml:space="preserve">In particular,</w:t>
        </w:r>
      </w:ins>
      <w:ins w:id="22870" w:author="PR Preview" w:date="2026-01-01T00:00:00Z">
        <w:r>
          <w:t xml:space="preserve"> </w:t>
        </w:r>
      </w:ins>
      <m:oMath>
        <m:r>
          <m:rPr>
            <m:sty m:val="bi"/>
          </m:rPr>
          <m:t>A</m:t>
        </m:r>
      </m:oMath>
      <w:ins w:id="22871" w:author="PR Preview" w:date="2026-01-01T00:00:00Z">
        <w:r>
          <w:t xml:space="preserve"> </w:t>
        </w:r>
      </w:ins>
      <w:ins w:id="22872" w:author="PR Preview" w:date="2026-01-01T00:00:00Z">
        <w:r>
          <w:t xml:space="preserve">is singular exactly when</w:t>
        </w:r>
      </w:ins>
      <w:ins w:id="22873" w:author="PR Preview" w:date="2026-01-01T00:00:00Z">
        <w:r>
          <w:t xml:space="preserve"> </w:t>
        </w:r>
      </w:ins>
      <m:oMath>
        <m:r>
          <m:t>0</m:t>
        </m:r>
      </m:oMath>
      <w:ins w:id="22874" w:author="PR Preview" w:date="2026-01-01T00:00:00Z">
        <w:r>
          <w:t xml:space="preserve"> </w:t>
        </w:r>
      </w:ins>
      <w:ins w:id="22875" w:author="PR Preview" w:date="2026-01-01T00:00:00Z">
        <w:r>
          <w:t xml:space="preserve">is one of its eigenvalues;</w:t>
        </w:r>
      </w:ins>
      <w:ins w:id="22876" w:author="PR Preview" w:date="2026-01-01T00:00:00Z">
        <w:r>
          <w:t xml:space="preserve"> </w:t>
        </w:r>
      </w:ins>
      <w:ins w:id="22877" w:author="PR Preview" w:date="2026-01-01T00:00:00Z">
        <w:r>
          <w:t xml:space="preserve">and each eigenspace</w:t>
        </w:r>
      </w:ins>
      <w:ins w:id="22878" w:author="PR Preview" w:date="2026-01-01T00:00:00Z">
        <w:r>
          <w:t xml:space="preserve"> </w:t>
        </w:r>
      </w:ins>
      <m:oMath>
        <m:sSub>
          <m:e>
            <m:r>
              <m:rPr>
                <m:scr m:val="script"/>
                <m:sty m:val="p"/>
              </m:rPr>
              <m:t>E</m:t>
            </m:r>
          </m:e>
          <m:sub>
            <m:r>
              <m:t>λ</m:t>
            </m:r>
          </m:sub>
        </m:sSub>
      </m:oMath>
      <w:ins w:id="22879" w:author="PR Preview" w:date="2026-01-01T00:00:00Z">
        <w:r>
          <w:t xml:space="preserve"> </w:t>
        </w:r>
      </w:ins>
      <w:ins w:id="22880" w:author="PR Preview" w:date="2026-01-01T00:00:00Z">
        <w:r>
          <w:t xml:space="preserve">(</w:t>
        </w:r>
      </w:ins>
      <w:hyperlink w:anchor="def-eigenspace">
        <w:ins w:id="22881" w:author="PR Preview" w:date="2026-01-01T00:00:00Z">
          <w:r>
            <w:rPr>
              <w:rStyle w:val="Hyperlink"/>
            </w:rPr>
            <w:t xml:space="preserve">Definition 104</w:t>
          </w:r>
        </w:ins>
      </w:hyperlink>
      <w:ins w:id="22882" w:author="PR Preview" w:date="2026-01-01T00:00:00Z">
        <w:r>
          <w:t xml:space="preserve">) is a subspace of</w:t>
        </w:r>
      </w:ins>
      <w:ins w:id="22883" w:author="PR Preview" w:date="2026-01-01T00:00:00Z">
        <w:r>
          <w:t xml:space="preserve"> </w:t>
        </w:r>
      </w:ins>
      <m:oMath>
        <m:sSup>
          <m:e>
            <m:r>
              <m:rPr>
                <m:scr m:val="double-struck"/>
                <m:sty m:val="p"/>
              </m:rPr>
              <m:t>R</m:t>
            </m:r>
          </m:e>
          <m:sup>
            <m:r>
              <m:t>p</m:t>
            </m:r>
          </m:sup>
        </m:sSup>
      </m:oMath>
      <w:ins w:id="22884" w:author="PR Preview" w:date="2026-01-01T00:00:00Z">
        <w:r>
          <w:t xml:space="preserve"> </w:t>
        </w:r>
      </w:ins>
      <w:ins w:id="22885" w:author="PR Preview" w:date="2026-01-01T00:00:00Z">
        <w:r>
          <w:t xml:space="preserve">consisting of</w:t>
        </w:r>
      </w:ins>
      <w:ins w:id="22886" w:author="PR Preview" w:date="2026-01-01T00:00:00Z">
        <w:r>
          <w:t xml:space="preserve"> </w:t>
        </w:r>
      </w:ins>
      <m:oMath>
        <m:acc>
          <m:accPr>
            <m:chr m:val="̃"/>
          </m:accPr>
          <m:e>
            <m:r>
              <m:t>0</m:t>
            </m:r>
          </m:e>
        </m:acc>
      </m:oMath>
      <w:ins w:id="22887" w:author="PR Preview" w:date="2026-01-01T00:00:00Z">
        <w:r>
          <w:t xml:space="preserve"> </w:t>
        </w:r>
      </w:ins>
      <w:ins w:id="22888" w:author="PR Preview" w:date="2026-01-01T00:00:00Z">
        <w:r>
          <w:t xml:space="preserve">and the eigenvectors for</w:t>
        </w:r>
      </w:ins>
      <w:ins w:id="22889" w:author="PR Preview" w:date="2026-01-01T00:00:00Z">
        <w:r>
          <w:t xml:space="preserve"> </w:t>
        </w:r>
      </w:ins>
      <m:oMath>
        <m:r>
          <m:t>λ</m:t>
        </m:r>
      </m:oMath>
      <w:ins w:id="22890" w:author="PR Preview" w:date="2026-01-01T00:00:00Z">
        <w:r>
          <w:t xml:space="preserve">.</w:t>
        </w:r>
      </w:ins>
    </w:p>
    <w:bookmarkEnd w:id="589"/>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88</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88</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del w:id="22891" w:author="PR Preview" w:date="2026-01-01T00:00:00Z">
        <w:r>
          <w:delText xml:space="preserve">so</w:delText>
        </w:r>
      </w:del>
      <w:del w:id="22892" w:author="PR Preview" w:date="2026-01-01T00:00:00Z">
        <w:r>
          <w:delText xml:space="preserve"> </w:delText>
        </w:r>
      </w:del>
      <m:oMath>
        <m:r>
          <m:rPr>
            <m:sty m:val="bi"/>
          </m:rPr>
          <m:t>A</m:t>
        </m:r>
        <m:acc>
          <m:accPr>
            <m:chr m:val="̃"/>
          </m:accPr>
          <m:e>
            <m:r>
              <m:t>v</m:t>
            </m:r>
          </m:e>
        </m:acc>
        <m:r>
          <m:rPr>
            <m:sty m:val="p"/>
          </m:rPr>
          <m:t>=</m:t>
        </m:r>
        <m:r>
          <m:t>λ</m:t>
        </m:r>
        <m:acc>
          <m:accPr>
            <m:chr m:val="̃"/>
          </m:accPr>
          <m:e>
            <m:r>
              <m:t>v</m:t>
            </m:r>
          </m:e>
        </m:acc>
      </m:oMath>
      <w:del w:id="22893" w:author="PR Preview" w:date="2026-01-01T00:00:00Z">
        <w:r>
          <w:delText xml:space="preserve"> </w:delText>
        </w:r>
      </w:del>
      <w:del w:id="22894" w:author="PR Preview" w:date="2026-01-01T00:00:00Z">
        <w:r>
          <w:delText xml:space="preserve">exactly when</w:delText>
        </w:r>
      </w:del>
      <w:del w:id="22895" w:author="PR Preview" w:date="2026-01-01T00:00:00Z">
        <w:r>
          <w:delText xml:space="preserve"> </w:delText>
        </w:r>
      </w:del>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22896" w:author="PR Preview" w:date="2026-01-01T00:00:00Z">
        <w:r>
          <w:delText xml:space="preserve">;</w:delText>
        </w:r>
      </w:del>
      <w:del w:id="22897" w:author="PR Preview" w:date="2026-01-01T00:00:00Z">
        <w:r>
          <w:delText xml:space="preserve"> </w:delText>
        </w:r>
      </w:del>
      <w:del w:id="22898" w:author="PR Preview" w:date="2026-01-01T00:00:00Z">
        <w:r>
          <w:delText xml:space="preserve">the nonzero such</w:delText>
        </w:r>
      </w:del>
      <w:del w:id="22899" w:author="PR Preview" w:date="2026-01-01T00:00:00Z">
        <w:r>
          <w:delText xml:space="preserve"> </w:delText>
        </w:r>
      </w:del>
      <m:oMath>
        <m:acc>
          <m:accPr>
            <m:chr m:val="̃"/>
          </m:accPr>
          <m:e>
            <m:r>
              <m:t>v</m:t>
            </m:r>
          </m:e>
        </m:acc>
      </m:oMath>
      <w:del w:id="22900" w:author="PR Preview" w:date="2026-01-01T00:00:00Z">
        <w:r>
          <w:delText xml:space="preserve"> </w:delText>
        </w:r>
      </w:del>
      <w:del w:id="22901" w:author="PR Preview" w:date="2026-01-01T00:00:00Z">
        <w:r>
          <w:delText xml:space="preserve">are the eigenvectors for</w:delText>
        </w:r>
      </w:del>
      <w:del w:id="22902" w:author="PR Preview" w:date="2026-01-01T00:00:00Z">
        <w:r>
          <w:delText xml:space="preserve"> </w:delText>
        </w:r>
      </w:del>
      <m:oMath>
        <m:r>
          <m:t>λ</m:t>
        </m:r>
      </m:oMath>
      <w:del w:id="22903" w:author="PR Preview" w:date="2026-01-01T00:00:00Z">
        <w:r>
          <w:delText xml:space="preserve">.</w:delText>
        </w:r>
      </w:del>
      <w:del w:id="22904" w:author="PR Preview" w:date="2026-01-01T00:00:00Z">
        <w:r>
          <w:delText xml:space="preserve"> </w:delText>
        </w:r>
      </w:del>
      <w:del w:id="22905" w:author="PR Preview" w:date="2026-01-01T00:00:00Z">
        <w:r>
          <w:delText xml:space="preserve">So</w:delText>
        </w:r>
      </w:del>
      <w:del w:id="22906" w:author="PR Preview" w:date="2026-01-01T00:00:00Z">
        <w:r>
          <w:delText xml:space="preserve"> </w:delText>
        </w:r>
      </w:del>
      <m:oMath>
        <m:r>
          <m:t>λ</m:t>
        </m:r>
      </m:oMath>
      <w:del w:id="22907" w:author="PR Preview" w:date="2026-01-01T00:00:00Z">
        <w:r>
          <w:delText xml:space="preserve"> </w:delText>
        </w:r>
      </w:del>
      <w:del w:id="22908" w:author="PR Preview" w:date="2026-01-01T00:00:00Z">
        <w:r>
          <w:delText xml:space="preserve">is an eigenvalue exactly when that null space contains a nonzero vector,</w:delText>
        </w:r>
      </w:del>
      <w:del w:id="22909" w:author="PR Preview" w:date="2026-01-01T00:00:00Z">
        <w:r>
          <w:delText xml:space="preserve"> </w:delText>
        </w:r>
      </w:del>
      <w:del w:id="22910" w:author="PR Preview" w:date="2026-01-01T00:00:00Z">
        <w:r>
          <w:delText xml:space="preserve">which by</w:delText>
        </w:r>
      </w:del>
      <w:del w:id="22911" w:author="PR Preview" w:date="2026-01-01T00:00:00Z">
        <w:r>
          <w:delText xml:space="preserve"> </w:delText>
        </w:r>
      </w:del>
      <w:hyperlink w:anchor="thm-invertible-rank">
        <w:del w:id="22912" w:author="PR Preview" w:date="2026-01-01T00:00:00Z">
          <w:r>
            <w:rPr>
              <w:rStyle w:val="Hyperlink"/>
            </w:rPr>
            <w:delText xml:space="preserve">Theorem 101</w:delText>
          </w:r>
        </w:del>
      </w:hyperlink>
      <w:del w:id="22913" w:author="PR Preview" w:date="2026-01-01T00:00:00Z">
        <w:r>
          <w:delText xml:space="preserve"> </w:delText>
        </w:r>
      </w:del>
      <w:del w:id="22914" w:author="PR Preview" w:date="2026-01-01T00:00:00Z">
        <w:r>
          <w:delText xml:space="preserve">is exactly when</w:delText>
        </w:r>
      </w:del>
      <w:del w:id="22915" w:author="PR Preview" w:date="2026-01-01T00:00:00Z">
        <w:r>
          <w:delText xml:space="preserve"> </w:delText>
        </w:r>
      </w:del>
      <m:oMath>
        <m:r>
          <m:rPr>
            <m:sty m:val="bi"/>
          </m:rPr>
          <m:t>A</m:t>
        </m:r>
        <m:r>
          <m:rPr>
            <m:sty m:val="p"/>
          </m:rPr>
          <m:t>−</m:t>
        </m:r>
        <m:r>
          <m:t>λ</m:t>
        </m:r>
        <m:r>
          <m:t> </m:t>
        </m:r>
        <m:sSub>
          <m:e>
            <m:r>
              <m:rPr>
                <m:sty m:val="bi"/>
              </m:rPr>
              <m:t>I</m:t>
            </m:r>
          </m:e>
          <m:sub>
            <m:r>
              <m:t>p</m:t>
            </m:r>
          </m:sub>
        </m:sSub>
      </m:oMath>
      <w:del w:id="22916" w:author="PR Preview" w:date="2026-01-01T00:00:00Z">
        <w:r>
          <w:delText xml:space="preserve"> </w:delText>
        </w:r>
      </w:del>
      <w:del w:id="22917" w:author="PR Preview" w:date="2026-01-01T00:00:00Z">
        <w:r>
          <w:delText xml:space="preserve">is singular.</w:delText>
        </w:r>
      </w:del>
      <w:del w:id="22918" w:author="PR Preview" w:date="2026-01-01T00:00:00Z">
        <w:r>
          <w:delText xml:space="preserve"> </w:delText>
        </w:r>
      </w:del>
      <w:del w:id="22919" w:author="PR Preview" w:date="2026-01-01T00:00:00Z">
        <w:r>
          <w:delText xml:space="preserve">With</w:delText>
        </w:r>
      </w:del>
      <w:del w:id="22920" w:author="PR Preview" w:date="2026-01-01T00:00:00Z">
        <w:r>
          <w:delText xml:space="preserve"> </w:delText>
        </w:r>
      </w:del>
      <m:oMath>
        <m:r>
          <m:t>λ</m:t>
        </m:r>
        <m:r>
          <m:rPr>
            <m:sty m:val="p"/>
          </m:rPr>
          <m:t>=</m:t>
        </m:r>
        <m:r>
          <m:t>0</m:t>
        </m:r>
      </m:oMath>
      <w:del w:id="22921" w:author="PR Preview" w:date="2026-01-01T00:00:00Z">
        <w:r>
          <w:delText xml:space="preserve">,</w:delText>
        </w:r>
      </w:del>
      <w:del w:id="22922"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22923" w:author="PR Preview" w:date="2026-01-01T00:00:00Z">
        <w:r>
          <w:delText xml:space="preserve">.</w:delText>
        </w:r>
      </w:del>
      <w:del w:id="22924" w:author="PR Preview" w:date="2026-01-01T00:00:00Z">
        <w:r>
          <w:delText xml:space="preserve"> </w:delText>
        </w:r>
      </w:del>
      <w:del w:id="22925" w:author="PR Preview" w:date="2026-01-01T00:00:00Z">
        <w:r>
          <w:delText xml:space="preserve">An eigenspace is a null space, so it is a subspace (</w:delText>
        </w:r>
      </w:del>
      <w:hyperlink w:anchor="thm-null-space-subspace">
        <w:del w:id="22926" w:author="PR Preview" w:date="2026-01-01T00:00:00Z">
          <w:r>
            <w:rPr>
              <w:rStyle w:val="Hyperlink"/>
            </w:rPr>
            <w:delText xml:space="preserve">Theorem 32</w:delText>
          </w:r>
        </w:del>
      </w:hyperlink>
      <w:del w:id="22927" w:author="PR Preview" w:date="2026-01-01T00:00:00Z">
        <w:r>
          <w:delText xml:space="preserve">).</w:delText>
        </w:r>
      </w:del>
    </w:p>
    <w:p>
      <w:pPr>
        <w:pStyle w:val="BodyText"/>
      </w:pPr>
      <w:del w:id="22928" w:author="PR Preview" w:date="2026-01-01T00:00:00Z">
        <w:r>
          <w:rPr>
            <w:b/>
            <w:bCs/>
          </w:rPr>
          <w:delText xml:space="preserve">Example 187 (Eigenvalues and singular matrices)</w:delText>
        </w:r>
      </w:del>
      <w:del w:id="22929" w:author="PR Preview" w:date="2026-01-01T00:00:00Z">
        <w:r>
          <w:delText xml:space="preserve"> </w:delText>
        </w:r>
      </w:del>
      <w:del w:id="22930" w:author="PR Preview" w:date="2026-01-01T00:00:00Z">
        <w:r>
          <w:delText xml:space="preserve">For</w:delText>
        </w:r>
      </w:del>
      <w:del w:id="229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932" w:author="PR Preview" w:date="2026-01-01T00:00:00Z">
        <w:r>
          <w:delText xml:space="preserve">,</w:delText>
        </w:r>
      </w:del>
      <w:del w:id="22933"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22934" w:author="PR Preview" w:date="2026-01-01T00:00:00Z">
        <w:r>
          <w:delText xml:space="preserve"> </w:delText>
        </w:r>
      </w:del>
      <w:del w:id="22935" w:author="PR Preview" w:date="2026-01-01T00:00:00Z">
        <w:r>
          <w:delText xml:space="preserve">is singular</w:delText>
        </w:r>
      </w:del>
      <w:del w:id="22936" w:author="PR Preview" w:date="2026-01-01T00:00:00Z">
        <w:r>
          <w:delText xml:space="preserve"> </w:delText>
        </w:r>
      </w:del>
      <w:del w:id="22937" w:author="PR Preview" w:date="2026-01-01T00:00:00Z">
        <w:r>
          <w:delText xml:space="preserve">(its columns are negatives of each other, so its rank is</w:delText>
        </w:r>
      </w:del>
      <w:del w:id="22938" w:author="PR Preview" w:date="2026-01-01T00:00:00Z">
        <w:r>
          <w:delText xml:space="preserve"> </w:delText>
        </w:r>
      </w:del>
      <m:oMath>
        <m:r>
          <m:t>1</m:t>
        </m:r>
      </m:oMath>
      <w:del w:id="22939" w:author="PR Preview" w:date="2026-01-01T00:00:00Z">
        <w:r>
          <w:delText xml:space="preserve">),</w:delText>
        </w:r>
      </w:del>
      <w:del w:id="22940" w:author="PR Preview" w:date="2026-01-01T00:00:00Z">
        <w:r>
          <w:delText xml:space="preserve"> </w:delText>
        </w:r>
      </w:del>
      <w:del w:id="22941" w:author="PR Preview" w:date="2026-01-01T00:00:00Z">
        <w:r>
          <w:delText xml:space="preserve">matching the eigenvalue</w:delText>
        </w:r>
      </w:del>
      <w:del w:id="22942" w:author="PR Preview" w:date="2026-01-01T00:00:00Z">
        <w:r>
          <w:delText xml:space="preserve"> </w:delText>
        </w:r>
      </w:del>
      <m:oMath>
        <m:r>
          <m:t>3</m:t>
        </m:r>
      </m:oMath>
      <w:del w:id="22943" w:author="PR Preview" w:date="2026-01-01T00:00:00Z">
        <w:r>
          <w:delText xml:space="preserve"> </w:delText>
        </w:r>
      </w:del>
      <w:del w:id="22944" w:author="PR Preview" w:date="2026-01-01T00:00:00Z">
        <w:r>
          <w:delText xml:space="preserve">of</w:delText>
        </w:r>
      </w:del>
      <w:del w:id="22945" w:author="PR Preview" w:date="2026-01-01T00:00:00Z">
        <w:r>
          <w:delText xml:space="preserve"> </w:delText>
        </w:r>
      </w:del>
      <w:hyperlink w:anchor="exm-eigenvalue">
        <w:del w:id="22946" w:author="PR Preview" w:date="2026-01-01T00:00:00Z">
          <w:r>
            <w:rPr>
              <w:rStyle w:val="Hyperlink"/>
            </w:rPr>
            <w:delText xml:space="preserve">Example 137</w:delText>
          </w:r>
        </w:del>
      </w:hyperlink>
      <w:del w:id="22947" w:author="PR Preview" w:date="2026-01-01T00:00:00Z">
        <w:r>
          <w:delText xml:space="preserve">.</w:delText>
        </w:r>
      </w:del>
      <w:del w:id="22948" w:author="PR Preview" w:date="2026-01-01T00:00:00Z">
        <w:r>
          <w:delText xml:space="preserve"> </w:delText>
        </w:r>
      </w:del>
      <m:oMath>
        <m:r>
          <m:rPr>
            <m:sty m:val="bi"/>
          </m:rPr>
          <m:t>A</m:t>
        </m:r>
      </m:oMath>
      <w:del w:id="22949" w:author="PR Preview" w:date="2026-01-01T00:00:00Z">
        <w:r>
          <w:delText xml:space="preserve"> </w:delText>
        </w:r>
      </w:del>
      <w:del w:id="22950" w:author="PR Preview" w:date="2026-01-01T00:00:00Z">
        <w:r>
          <w:delText xml:space="preserve">itself has rank</w:delText>
        </w:r>
      </w:del>
      <w:del w:id="22951" w:author="PR Preview" w:date="2026-01-01T00:00:00Z">
        <w:r>
          <w:delText xml:space="preserve"> </w:delText>
        </w:r>
      </w:del>
      <m:oMath>
        <m:r>
          <m:t>2</m:t>
        </m:r>
      </m:oMath>
      <w:del w:id="22952" w:author="PR Preview" w:date="2026-01-01T00:00:00Z">
        <w:r>
          <w:delText xml:space="preserve">, since</w:delText>
        </w:r>
      </w:del>
      <w:del w:id="22953"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22954" w:author="PR Preview" w:date="2026-01-01T00:00:00Z">
        <w:r>
          <w:delText xml:space="preserve"> </w:delText>
        </w:r>
      </w:del>
      <w:del w:id="22955" w:author="PR Preview" w:date="2026-01-01T00:00:00Z">
        <w:r>
          <w:delText xml:space="preserve">is</w:delText>
        </w:r>
      </w:del>
      <w:del w:id="22956" w:author="PR Preview" w:date="2026-01-01T00:00:00Z">
        <w:r>
          <w:delText xml:space="preserve"> </w:delText>
        </w:r>
      </w:del>
      <m:oMath>
        <m:acc>
          <m:accPr>
            <m:chr m:val="̃"/>
          </m:accPr>
          <m:e>
            <m:r>
              <m:t>0</m:t>
            </m:r>
          </m:e>
        </m:acc>
      </m:oMath>
      <w:del w:id="22957" w:author="PR Preview" w:date="2026-01-01T00:00:00Z">
        <w:r>
          <w:delText xml:space="preserve"> </w:delText>
        </w:r>
      </w:del>
      <w:del w:id="22958"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del w:id="22959" w:author="PR Preview" w:date="2026-01-01T00:00:00Z">
        <w:r>
          <w:delText xml:space="preserve">(subtract twice the second entry from the first:</w:delText>
        </w:r>
      </w:del>
      <w:del w:id="22960" w:author="PR Preview" w:date="2026-01-01T00:00:00Z">
        <w:r>
          <w:delText xml:space="preserve"> </w:delText>
        </w:r>
      </w:del>
      <m:oMath>
        <m:r>
          <m:rPr>
            <m:sty m:val="p"/>
          </m:rPr>
          <m:t>−</m:t>
        </m:r>
        <m:r>
          <m:t>3</m:t>
        </m:r>
        <m:sSub>
          <m:e>
            <m:r>
              <m:t>c</m:t>
            </m:r>
          </m:e>
          <m:sub>
            <m:r>
              <m:t>2</m:t>
            </m:r>
          </m:sub>
        </m:sSub>
        <m:r>
          <m:rPr>
            <m:sty m:val="p"/>
          </m:rPr>
          <m:t>=</m:t>
        </m:r>
        <m:r>
          <m:t>0</m:t>
        </m:r>
      </m:oMath>
      <w:del w:id="22961" w:author="PR Preview" w:date="2026-01-01T00:00:00Z">
        <w:r>
          <w:delText xml:space="preserve">, and then the second entry gives</w:delText>
        </w:r>
      </w:del>
      <w:del w:id="22962" w:author="PR Preview" w:date="2026-01-01T00:00:00Z">
        <w:r>
          <w:delText xml:space="preserve"> </w:delText>
        </w:r>
      </w:del>
      <m:oMath>
        <m:sSub>
          <m:e>
            <m:r>
              <m:t>c</m:t>
            </m:r>
          </m:e>
          <m:sub>
            <m:r>
              <m:t>1</m:t>
            </m:r>
          </m:sub>
        </m:sSub>
        <m:r>
          <m:rPr>
            <m:sty m:val="p"/>
          </m:rPr>
          <m:t>=</m:t>
        </m:r>
        <m:r>
          <m:t>0</m:t>
        </m:r>
      </m:oMath>
      <w:del w:id="22963" w:author="PR Preview" w:date="2026-01-01T00:00:00Z">
        <w:r>
          <w:delText xml:space="preserve">);</w:delText>
        </w:r>
      </w:del>
      <w:del w:id="22964" w:author="PR Preview" w:date="2026-01-01T00:00:00Z">
        <w:r>
          <w:delText xml:space="preserve"> </w:delText>
        </w:r>
      </w:del>
      <w:del w:id="22965" w:author="PR Preview" w:date="2026-01-01T00:00:00Z">
        <w:r>
          <w:delText xml:space="preserve">so it is invertible (</w:delText>
        </w:r>
      </w:del>
      <w:hyperlink w:anchor="thm-invertible-rank">
        <w:del w:id="22966" w:author="PR Preview" w:date="2026-01-01T00:00:00Z">
          <w:r>
            <w:rPr>
              <w:rStyle w:val="Hyperlink"/>
            </w:rPr>
            <w:delText xml:space="preserve">Theorem 101</w:delText>
          </w:r>
        </w:del>
      </w:hyperlink>
      <w:del w:id="22967" w:author="PR Preview" w:date="2026-01-01T00:00:00Z">
        <w:r>
          <w:delText xml:space="preserve">),</w:delText>
        </w:r>
      </w:del>
      <w:del w:id="22968" w:author="PR Preview" w:date="2026-01-01T00:00:00Z">
        <w:r>
          <w:delText xml:space="preserve"> </w:delText>
        </w:r>
      </w:del>
      <w:del w:id="22969" w:author="PR Preview" w:date="2026-01-01T00:00:00Z">
        <w:r>
          <w:delText xml:space="preserve">and</w:delText>
        </w:r>
      </w:del>
      <w:del w:id="22970" w:author="PR Preview" w:date="2026-01-01T00:00:00Z">
        <w:r>
          <w:delText xml:space="preserve"> </w:delText>
        </w:r>
      </w:del>
      <m:oMath>
        <m:r>
          <m:t>0</m:t>
        </m:r>
      </m:oMath>
      <w:del w:id="22971" w:author="PR Preview" w:date="2026-01-01T00:00:00Z">
        <w:r>
          <w:delText xml:space="preserve"> </w:delText>
        </w:r>
      </w:del>
      <w:del w:id="22972" w:author="PR Preview" w:date="2026-01-01T00:00:00Z">
        <w:r>
          <w:delText xml:space="preserve">is not an eigenvalue.</w:delText>
        </w:r>
      </w:del>
      <w:del w:id="22973" w:author="PR Preview" w:date="2026-01-01T00:00:00Z">
        <w:r>
          <w:delText xml:space="preserve"> </w:delText>
        </w:r>
      </w:del>
      <w:del w:id="22974" w:author="PR Preview" w:date="2026-01-01T00:00:00Z">
        <w:r>
          <w:delText xml:space="preserve">The singular matrix</w:delText>
        </w:r>
      </w:del>
      <w:del w:id="2297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2976" w:author="PR Preview" w:date="2026-01-01T00:00:00Z">
        <w:r>
          <w:delText xml:space="preserve"> </w:delText>
        </w:r>
      </w:del>
      <w:del w:id="22977" w:author="PR Preview" w:date="2026-01-01T00:00:00Z">
        <w:r>
          <w:delText xml:space="preserve">has eigenvalue</w:delText>
        </w:r>
      </w:del>
      <w:del w:id="22978" w:author="PR Preview" w:date="2026-01-01T00:00:00Z">
        <w:r>
          <w:delText xml:space="preserve"> </w:delText>
        </w:r>
      </w:del>
      <m:oMath>
        <m:r>
          <m:t>0</m:t>
        </m:r>
      </m:oMath>
      <w:del w:id="22979" w:author="PR Preview" w:date="2026-01-01T00:00:00Z">
        <w:r>
          <w:delText xml:space="preserve">,</w:delText>
        </w:r>
      </w:del>
      <w:del w:id="22980" w:author="PR Preview" w:date="2026-01-01T00:00:00Z">
        <w:r>
          <w:delText xml:space="preserve"> </w:delText>
        </w:r>
      </w:del>
      <w:del w:id="22981" w:author="PR Preview" w:date="2026-01-01T00:00:00Z">
        <w:r>
          <w:delText xml:space="preserve">with eigenvector</w:delText>
        </w:r>
      </w:del>
      <w:del w:id="22982" w:author="PR Preview" w:date="2026-01-01T00:00:00Z">
        <w:r>
          <w:delText xml:space="preserve"> </w:delText>
        </w:r>
      </w:del>
      <m:oMath>
        <m:r>
          <m:rPr>
            <m:sty m:val="p"/>
          </m:rPr>
          <m:t>(</m:t>
        </m:r>
        <m:r>
          <m:t>1</m:t>
        </m:r>
        <m:r>
          <m:rPr>
            <m:sty m:val="p"/>
          </m:rPr>
          <m:t>,</m:t>
        </m:r>
        <m:r>
          <m:rPr>
            <m:sty m:val="p"/>
          </m:rPr>
          <m:t>−</m:t>
        </m:r>
        <m:r>
          <m:t>1</m:t>
        </m:r>
        <m:r>
          <m:rPr>
            <m:sty m:val="p"/>
          </m:rPr>
          <m:t>)</m:t>
        </m:r>
      </m:oMath>
      <w:del w:id="22983" w:author="PR Preview" w:date="2026-01-01T00:00:00Z">
        <w:r>
          <w:delText xml:space="preserve">.</w:delText>
        </w:r>
      </w:del>
    </w:p>
    <w:p>
      <w:pPr>
        <w:pStyle w:val="BodyText"/>
      </w:pPr>
      <w:del w:id="22984" w:author="PR Preview" w:date="2026-01-01T00:00:00Z">
        <w:r>
          <w:rPr>
            <w:b/>
            <w:bCs/>
          </w:rPr>
          <w:delText xml:space="preserve">Theorem 103 (Eigenvalues of shifts and powers)</w:delText>
        </w:r>
      </w:del>
      <w:del w:id="22985" w:author="PR Preview" w:date="2026-01-01T00:00:00Z">
        <w:r>
          <w:delText xml:space="preserve"> </w:delText>
        </w:r>
      </w:del>
      <w:del w:id="22986" w:author="PR Preview" w:date="2026-01-01T00:00:00Z">
        <w:r>
          <w:delText xml:space="preserve">Let</w:delText>
        </w:r>
      </w:del>
      <w:del w:id="22987" w:author="PR Preview" w:date="2026-01-01T00:00:00Z">
        <w:r>
          <w:delText xml:space="preserve"> </w:delText>
        </w:r>
      </w:del>
      <m:oMath>
        <m:acc>
          <m:accPr>
            <m:chr m:val="̃"/>
          </m:accPr>
          <m:e>
            <m:r>
              <m:t>v</m:t>
            </m:r>
          </m:e>
        </m:acc>
      </m:oMath>
      <w:del w:id="22988" w:author="PR Preview" w:date="2026-01-01T00:00:00Z">
        <w:r>
          <w:delText xml:space="preserve"> </w:delText>
        </w:r>
      </w:del>
      <w:del w:id="22989" w:author="PR Preview" w:date="2026-01-01T00:00:00Z">
        <w:r>
          <w:delText xml:space="preserve">be an eigenvector of a</w:delText>
        </w:r>
      </w:del>
      <w:del w:id="22990" w:author="PR Preview" w:date="2026-01-01T00:00:00Z">
        <w:r>
          <w:delText xml:space="preserve"> </w:delText>
        </w:r>
      </w:del>
      <m:oMath>
        <m:r>
          <m:t>p</m:t>
        </m:r>
        <m:r>
          <m:rPr>
            <m:sty m:val="p"/>
          </m:rPr>
          <m:t>×</m:t>
        </m:r>
        <m:r>
          <m:t>p</m:t>
        </m:r>
      </m:oMath>
      <w:del w:id="22991" w:author="PR Preview" w:date="2026-01-01T00:00:00Z">
        <w:r>
          <w:delText xml:space="preserve"> </w:delText>
        </w:r>
      </w:del>
      <w:del w:id="22992" w:author="PR Preview" w:date="2026-01-01T00:00:00Z">
        <w:r>
          <w:delText xml:space="preserve">matrix</w:delText>
        </w:r>
      </w:del>
      <w:del w:id="22993" w:author="PR Preview" w:date="2026-01-01T00:00:00Z">
        <w:r>
          <w:delText xml:space="preserve"> </w:delText>
        </w:r>
      </w:del>
      <m:oMath>
        <m:r>
          <m:rPr>
            <m:sty m:val="bi"/>
          </m:rPr>
          <m:t>A</m:t>
        </m:r>
      </m:oMath>
      <w:del w:id="22994" w:author="PR Preview" w:date="2026-01-01T00:00:00Z">
        <w:r>
          <w:delText xml:space="preserve"> </w:delText>
        </w:r>
      </w:del>
      <w:del w:id="22995" w:author="PR Preview" w:date="2026-01-01T00:00:00Z">
        <w:r>
          <w:delText xml:space="preserve">for the eigenvalue</w:delText>
        </w:r>
      </w:del>
      <w:del w:id="22996" w:author="PR Preview" w:date="2026-01-01T00:00:00Z">
        <w:r>
          <w:delText xml:space="preserve"> </w:delText>
        </w:r>
      </w:del>
      <m:oMath>
        <m:r>
          <m:t>λ</m:t>
        </m:r>
      </m:oMath>
      <w:del w:id="22997" w:author="PR Preview" w:date="2026-01-01T00:00:00Z">
        <w:r>
          <w:delText xml:space="preserve"> </w:delText>
        </w:r>
      </w:del>
      <w:del w:id="22998" w:author="PR Preview" w:date="2026-01-01T00:00:00Z">
        <w:r>
          <w:delText xml:space="preserve">(</w:delText>
        </w:r>
      </w:del>
      <w:hyperlink w:anchor="def-eigenvalue">
        <w:del w:id="22999" w:author="PR Preview" w:date="2026-01-01T00:00:00Z">
          <w:r>
            <w:rPr>
              <w:rStyle w:val="Hyperlink"/>
            </w:rPr>
            <w:delText xml:space="preserve">Definition 82</w:delText>
          </w:r>
        </w:del>
      </w:hyperlink>
      <w:del w:id="23000" w:author="PR Preview" w:date="2026-01-01T00:00:00Z">
        <w:r>
          <w:delText xml:space="preserve">). Then</w:delText>
        </w:r>
      </w:del>
    </w:p>
    <w:p>
      <w:pPr>
        <w:pStyle w:val="FirstParagraph"/>
      </w:pPr>
      <w:ins w:id="23001" w:author="PR Preview" w:date="2026-01-01T00:00:00Z">
        <w:r>
          <w:t xml:space="preserve">so</w:t>
        </w:r>
      </w:ins>
      <w:ins w:id="23002" w:author="PR Preview" w:date="2026-01-01T00:00:00Z">
        <w:r>
          <w:t xml:space="preserve"> </w:t>
        </w:r>
      </w:ins>
      <m:oMath>
        <m:r>
          <m:rPr>
            <m:sty m:val="bi"/>
          </m:rPr>
          <m:t>A</m:t>
        </m:r>
        <m:acc>
          <m:accPr>
            <m:chr m:val="̃"/>
          </m:accPr>
          <m:e>
            <m:r>
              <m:t>v</m:t>
            </m:r>
          </m:e>
        </m:acc>
        <m:r>
          <m:rPr>
            <m:sty m:val="p"/>
          </m:rPr>
          <m:t>=</m:t>
        </m:r>
        <m:r>
          <m:t>λ</m:t>
        </m:r>
        <m:acc>
          <m:accPr>
            <m:chr m:val="̃"/>
          </m:accPr>
          <m:e>
            <m:r>
              <m:t>v</m:t>
            </m:r>
          </m:e>
        </m:acc>
      </m:oMath>
      <w:ins w:id="23003" w:author="PR Preview" w:date="2026-01-01T00:00:00Z">
        <w:r>
          <w:t xml:space="preserve"> </w:t>
        </w:r>
      </w:ins>
      <w:ins w:id="23004" w:author="PR Preview" w:date="2026-01-01T00:00:00Z">
        <w:r>
          <w:t xml:space="preserve">exactly when</w:t>
        </w:r>
      </w:ins>
      <w:ins w:id="23005" w:author="PR Preview" w:date="2026-01-01T00:00:00Z">
        <w:r>
          <w:t xml:space="preserve"> </w:t>
        </w:r>
      </w:ins>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23006" w:author="PR Preview" w:date="2026-01-01T00:00:00Z">
        <w:r>
          <w:t xml:space="preserve">;</w:t>
        </w:r>
      </w:ins>
      <w:ins w:id="23007" w:author="PR Preview" w:date="2026-01-01T00:00:00Z">
        <w:r>
          <w:t xml:space="preserve"> </w:t>
        </w:r>
      </w:ins>
      <w:ins w:id="23008" w:author="PR Preview" w:date="2026-01-01T00:00:00Z">
        <w:r>
          <w:t xml:space="preserve">the nonzero such</w:t>
        </w:r>
      </w:ins>
      <w:ins w:id="23009" w:author="PR Preview" w:date="2026-01-01T00:00:00Z">
        <w:r>
          <w:t xml:space="preserve"> </w:t>
        </w:r>
      </w:ins>
      <m:oMath>
        <m:acc>
          <m:accPr>
            <m:chr m:val="̃"/>
          </m:accPr>
          <m:e>
            <m:r>
              <m:t>v</m:t>
            </m:r>
          </m:e>
        </m:acc>
      </m:oMath>
      <w:ins w:id="23010" w:author="PR Preview" w:date="2026-01-01T00:00:00Z">
        <w:r>
          <w:t xml:space="preserve"> </w:t>
        </w:r>
      </w:ins>
      <w:ins w:id="23011" w:author="PR Preview" w:date="2026-01-01T00:00:00Z">
        <w:r>
          <w:t xml:space="preserve">are the eigenvectors for</w:t>
        </w:r>
      </w:ins>
      <w:ins w:id="23012" w:author="PR Preview" w:date="2026-01-01T00:00:00Z">
        <w:r>
          <w:t xml:space="preserve"> </w:t>
        </w:r>
      </w:ins>
      <m:oMath>
        <m:r>
          <m:t>λ</m:t>
        </m:r>
      </m:oMath>
      <w:ins w:id="23013" w:author="PR Preview" w:date="2026-01-01T00:00:00Z">
        <w:r>
          <w:t xml:space="preserve">.</w:t>
        </w:r>
      </w:ins>
      <w:ins w:id="23014" w:author="PR Preview" w:date="2026-01-01T00:00:00Z">
        <w:r>
          <w:t xml:space="preserve"> </w:t>
        </w:r>
      </w:ins>
      <w:ins w:id="23015" w:author="PR Preview" w:date="2026-01-01T00:00:00Z">
        <w:r>
          <w:t xml:space="preserve">So</w:t>
        </w:r>
      </w:ins>
      <w:ins w:id="23016" w:author="PR Preview" w:date="2026-01-01T00:00:00Z">
        <w:r>
          <w:t xml:space="preserve"> </w:t>
        </w:r>
      </w:ins>
      <m:oMath>
        <m:r>
          <m:t>λ</m:t>
        </m:r>
      </m:oMath>
      <w:ins w:id="23017" w:author="PR Preview" w:date="2026-01-01T00:00:00Z">
        <w:r>
          <w:t xml:space="preserve"> </w:t>
        </w:r>
      </w:ins>
      <w:ins w:id="23018" w:author="PR Preview" w:date="2026-01-01T00:00:00Z">
        <w:r>
          <w:t xml:space="preserve">is an eigenvalue exactly when that null space contains a nonzero vector,</w:t>
        </w:r>
      </w:ins>
      <w:ins w:id="23019" w:author="PR Preview" w:date="2026-01-01T00:00:00Z">
        <w:r>
          <w:t xml:space="preserve"> </w:t>
        </w:r>
      </w:ins>
      <w:ins w:id="23020" w:author="PR Preview" w:date="2026-01-01T00:00:00Z">
        <w:r>
          <w:t xml:space="preserve">which by</w:t>
        </w:r>
      </w:ins>
      <w:ins w:id="23021" w:author="PR Preview" w:date="2026-01-01T00:00:00Z">
        <w:r>
          <w:t xml:space="preserve"> </w:t>
        </w:r>
      </w:ins>
      <w:hyperlink w:anchor="thm-invertible-rank">
        <w:ins w:id="23022" w:author="PR Preview" w:date="2026-01-01T00:00:00Z">
          <w:r>
            <w:rPr>
              <w:rStyle w:val="Hyperlink"/>
            </w:rPr>
            <w:t xml:space="preserve">Theorem 102</w:t>
          </w:r>
        </w:ins>
      </w:hyperlink>
      <w:ins w:id="23023" w:author="PR Preview" w:date="2026-01-01T00:00:00Z">
        <w:r>
          <w:t xml:space="preserve"> </w:t>
        </w:r>
      </w:ins>
      <w:ins w:id="23024" w:author="PR Preview" w:date="2026-01-01T00:00:00Z">
        <w:r>
          <w:t xml:space="preserve">is exactly when</w:t>
        </w:r>
      </w:ins>
      <w:ins w:id="23025" w:author="PR Preview" w:date="2026-01-01T00:00:00Z">
        <w:r>
          <w:t xml:space="preserve"> </w:t>
        </w:r>
      </w:ins>
      <m:oMath>
        <m:r>
          <m:rPr>
            <m:sty m:val="bi"/>
          </m:rPr>
          <m:t>A</m:t>
        </m:r>
        <m:r>
          <m:rPr>
            <m:sty m:val="p"/>
          </m:rPr>
          <m:t>−</m:t>
        </m:r>
        <m:r>
          <m:t>λ</m:t>
        </m:r>
        <m:r>
          <m:t> </m:t>
        </m:r>
        <m:sSub>
          <m:e>
            <m:r>
              <m:rPr>
                <m:sty m:val="bi"/>
              </m:rPr>
              <m:t>I</m:t>
            </m:r>
          </m:e>
          <m:sub>
            <m:r>
              <m:t>p</m:t>
            </m:r>
          </m:sub>
        </m:sSub>
      </m:oMath>
      <w:ins w:id="23026" w:author="PR Preview" w:date="2026-01-01T00:00:00Z">
        <w:r>
          <w:t xml:space="preserve"> </w:t>
        </w:r>
      </w:ins>
      <w:ins w:id="23027" w:author="PR Preview" w:date="2026-01-01T00:00:00Z">
        <w:r>
          <w:t xml:space="preserve">is singular.</w:t>
        </w:r>
      </w:ins>
      <w:ins w:id="23028" w:author="PR Preview" w:date="2026-01-01T00:00:00Z">
        <w:r>
          <w:t xml:space="preserve"> </w:t>
        </w:r>
      </w:ins>
      <w:ins w:id="23029" w:author="PR Preview" w:date="2026-01-01T00:00:00Z">
        <w:r>
          <w:t xml:space="preserve">With</w:t>
        </w:r>
      </w:ins>
      <w:ins w:id="23030" w:author="PR Preview" w:date="2026-01-01T00:00:00Z">
        <w:r>
          <w:t xml:space="preserve"> </w:t>
        </w:r>
      </w:ins>
      <m:oMath>
        <m:r>
          <m:t>λ</m:t>
        </m:r>
        <m:r>
          <m:rPr>
            <m:sty m:val="p"/>
          </m:rPr>
          <m:t>=</m:t>
        </m:r>
        <m:r>
          <m:t>0</m:t>
        </m:r>
      </m:oMath>
      <w:ins w:id="23031" w:author="PR Preview" w:date="2026-01-01T00:00:00Z">
        <w:r>
          <w:t xml:space="preserve">,</w:t>
        </w:r>
      </w:ins>
      <w:ins w:id="23032"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23033" w:author="PR Preview" w:date="2026-01-01T00:00:00Z">
        <w:r>
          <w:t xml:space="preserve">.</w:t>
        </w:r>
      </w:ins>
      <w:ins w:id="23034" w:author="PR Preview" w:date="2026-01-01T00:00:00Z">
        <w:r>
          <w:t xml:space="preserve"> </w:t>
        </w:r>
      </w:ins>
      <w:ins w:id="23035" w:author="PR Preview" w:date="2026-01-01T00:00:00Z">
        <w:r>
          <w:t xml:space="preserve">An eigenspace is a null space, so it is a subspace (</w:t>
        </w:r>
      </w:ins>
      <w:hyperlink w:anchor="thm-null-space-subspace">
        <w:ins w:id="23036" w:author="PR Preview" w:date="2026-01-01T00:00:00Z">
          <w:r>
            <w:rPr>
              <w:rStyle w:val="Hyperlink"/>
            </w:rPr>
            <w:t xml:space="preserve">Theorem 32</w:t>
          </w:r>
        </w:ins>
      </w:hyperlink>
      <w:ins w:id="23037" w:author="PR Preview" w:date="2026-01-01T00:00:00Z">
        <w:r>
          <w:t xml:space="preserve">).</w:t>
        </w:r>
      </w:ins>
    </w:p>
    <w:bookmarkStart w:id="590" w:name="exm-eigenvalue-singular"/>
    <w:p>
      <w:pPr>
        <w:pStyle w:val="BodyText"/>
      </w:pPr>
      <w:ins w:id="23038" w:author="PR Preview" w:date="2026-01-01T00:00:00Z">
        <w:r>
          <w:rPr>
            <w:b/>
            <w:bCs/>
          </w:rPr>
          <w:t xml:space="preserve">Example 190 (Eigenvalues and singular matrices)</w:t>
        </w:r>
      </w:ins>
      <w:ins w:id="23039" w:author="PR Preview" w:date="2026-01-01T00:00:00Z">
        <w:r>
          <w:t xml:space="preserve"> </w:t>
        </w:r>
      </w:ins>
      <w:ins w:id="23040" w:author="PR Preview" w:date="2026-01-01T00:00:00Z">
        <w:r>
          <w:t xml:space="preserve">For</w:t>
        </w:r>
      </w:ins>
      <w:ins w:id="2304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042" w:author="PR Preview" w:date="2026-01-01T00:00:00Z">
        <w:r>
          <w:t xml:space="preserve">,</w:t>
        </w:r>
      </w:ins>
      <w:ins w:id="23043"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23044" w:author="PR Preview" w:date="2026-01-01T00:00:00Z">
        <w:r>
          <w:t xml:space="preserve"> </w:t>
        </w:r>
      </w:ins>
      <w:ins w:id="23045" w:author="PR Preview" w:date="2026-01-01T00:00:00Z">
        <w:r>
          <w:t xml:space="preserve">is singular</w:t>
        </w:r>
      </w:ins>
      <w:ins w:id="23046" w:author="PR Preview" w:date="2026-01-01T00:00:00Z">
        <w:r>
          <w:t xml:space="preserve"> </w:t>
        </w:r>
      </w:ins>
      <w:ins w:id="23047" w:author="PR Preview" w:date="2026-01-01T00:00:00Z">
        <w:r>
          <w:t xml:space="preserve">(its columns are negatives of each other, so its rank is</w:t>
        </w:r>
      </w:ins>
      <w:ins w:id="23048" w:author="PR Preview" w:date="2026-01-01T00:00:00Z">
        <w:r>
          <w:t xml:space="preserve"> </w:t>
        </w:r>
      </w:ins>
      <m:oMath>
        <m:r>
          <m:t>1</m:t>
        </m:r>
      </m:oMath>
      <w:ins w:id="23049" w:author="PR Preview" w:date="2026-01-01T00:00:00Z">
        <w:r>
          <w:t xml:space="preserve">),</w:t>
        </w:r>
      </w:ins>
      <w:ins w:id="23050" w:author="PR Preview" w:date="2026-01-01T00:00:00Z">
        <w:r>
          <w:t xml:space="preserve"> </w:t>
        </w:r>
      </w:ins>
      <w:ins w:id="23051" w:author="PR Preview" w:date="2026-01-01T00:00:00Z">
        <w:r>
          <w:t xml:space="preserve">matching the eigenvalue</w:t>
        </w:r>
      </w:ins>
      <w:ins w:id="23052" w:author="PR Preview" w:date="2026-01-01T00:00:00Z">
        <w:r>
          <w:t xml:space="preserve"> </w:t>
        </w:r>
      </w:ins>
      <m:oMath>
        <m:r>
          <m:t>3</m:t>
        </m:r>
      </m:oMath>
      <w:ins w:id="23053" w:author="PR Preview" w:date="2026-01-01T00:00:00Z">
        <w:r>
          <w:t xml:space="preserve"> </w:t>
        </w:r>
      </w:ins>
      <w:ins w:id="23054" w:author="PR Preview" w:date="2026-01-01T00:00:00Z">
        <w:r>
          <w:t xml:space="preserve">of</w:t>
        </w:r>
      </w:ins>
      <w:ins w:id="23055" w:author="PR Preview" w:date="2026-01-01T00:00:00Z">
        <w:r>
          <w:t xml:space="preserve"> </w:t>
        </w:r>
      </w:ins>
      <w:hyperlink w:anchor="exm-eigenvalue">
        <w:ins w:id="23056" w:author="PR Preview" w:date="2026-01-01T00:00:00Z">
          <w:r>
            <w:rPr>
              <w:rStyle w:val="Hyperlink"/>
            </w:rPr>
            <w:t xml:space="preserve">Example 140</w:t>
          </w:r>
        </w:ins>
      </w:hyperlink>
      <w:ins w:id="23057" w:author="PR Preview" w:date="2026-01-01T00:00:00Z">
        <w:r>
          <w:t xml:space="preserve">.</w:t>
        </w:r>
      </w:ins>
      <w:ins w:id="23058" w:author="PR Preview" w:date="2026-01-01T00:00:00Z">
        <w:r>
          <w:t xml:space="preserve"> </w:t>
        </w:r>
      </w:ins>
      <m:oMath>
        <m:r>
          <m:rPr>
            <m:sty m:val="bi"/>
          </m:rPr>
          <m:t>A</m:t>
        </m:r>
      </m:oMath>
      <w:ins w:id="23059" w:author="PR Preview" w:date="2026-01-01T00:00:00Z">
        <w:r>
          <w:t xml:space="preserve"> </w:t>
        </w:r>
      </w:ins>
      <w:ins w:id="23060" w:author="PR Preview" w:date="2026-01-01T00:00:00Z">
        <w:r>
          <w:t xml:space="preserve">itself has rank</w:t>
        </w:r>
      </w:ins>
      <w:ins w:id="23061" w:author="PR Preview" w:date="2026-01-01T00:00:00Z">
        <w:r>
          <w:t xml:space="preserve"> </w:t>
        </w:r>
      </w:ins>
      <m:oMath>
        <m:r>
          <m:t>2</m:t>
        </m:r>
      </m:oMath>
      <w:ins w:id="23062" w:author="PR Preview" w:date="2026-01-01T00:00:00Z">
        <w:r>
          <w:t xml:space="preserve">, since</w:t>
        </w:r>
      </w:ins>
      <w:ins w:id="23063"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23064" w:author="PR Preview" w:date="2026-01-01T00:00:00Z">
        <w:r>
          <w:t xml:space="preserve"> </w:t>
        </w:r>
      </w:ins>
      <w:ins w:id="23065" w:author="PR Preview" w:date="2026-01-01T00:00:00Z">
        <w:r>
          <w:t xml:space="preserve">is</w:t>
        </w:r>
      </w:ins>
      <w:ins w:id="23066" w:author="PR Preview" w:date="2026-01-01T00:00:00Z">
        <w:r>
          <w:t xml:space="preserve"> </w:t>
        </w:r>
      </w:ins>
      <m:oMath>
        <m:acc>
          <m:accPr>
            <m:chr m:val="̃"/>
          </m:accPr>
          <m:e>
            <m:r>
              <m:t>0</m:t>
            </m:r>
          </m:e>
        </m:acc>
      </m:oMath>
      <w:ins w:id="23067" w:author="PR Preview" w:date="2026-01-01T00:00:00Z">
        <w:r>
          <w:t xml:space="preserve"> </w:t>
        </w:r>
      </w:ins>
      <w:ins w:id="23068"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ins w:id="23069" w:author="PR Preview" w:date="2026-01-01T00:00:00Z">
        <w:r>
          <w:t xml:space="preserve">(subtract twice the second entry from the first:</w:t>
        </w:r>
      </w:ins>
      <w:ins w:id="23070" w:author="PR Preview" w:date="2026-01-01T00:00:00Z">
        <w:r>
          <w:t xml:space="preserve"> </w:t>
        </w:r>
      </w:ins>
      <m:oMath>
        <m:r>
          <m:rPr>
            <m:sty m:val="p"/>
          </m:rPr>
          <m:t>−</m:t>
        </m:r>
        <m:r>
          <m:t>3</m:t>
        </m:r>
        <m:sSub>
          <m:e>
            <m:r>
              <m:t>c</m:t>
            </m:r>
          </m:e>
          <m:sub>
            <m:r>
              <m:t>2</m:t>
            </m:r>
          </m:sub>
        </m:sSub>
        <m:r>
          <m:rPr>
            <m:sty m:val="p"/>
          </m:rPr>
          <m:t>=</m:t>
        </m:r>
        <m:r>
          <m:t>0</m:t>
        </m:r>
      </m:oMath>
      <w:ins w:id="23071" w:author="PR Preview" w:date="2026-01-01T00:00:00Z">
        <w:r>
          <w:t xml:space="preserve">, and then the second entry gives</w:t>
        </w:r>
      </w:ins>
      <w:ins w:id="23072" w:author="PR Preview" w:date="2026-01-01T00:00:00Z">
        <w:r>
          <w:t xml:space="preserve"> </w:t>
        </w:r>
      </w:ins>
      <m:oMath>
        <m:sSub>
          <m:e>
            <m:r>
              <m:t>c</m:t>
            </m:r>
          </m:e>
          <m:sub>
            <m:r>
              <m:t>1</m:t>
            </m:r>
          </m:sub>
        </m:sSub>
        <m:r>
          <m:rPr>
            <m:sty m:val="p"/>
          </m:rPr>
          <m:t>=</m:t>
        </m:r>
        <m:r>
          <m:t>0</m:t>
        </m:r>
      </m:oMath>
      <w:ins w:id="23073" w:author="PR Preview" w:date="2026-01-01T00:00:00Z">
        <w:r>
          <w:t xml:space="preserve">);</w:t>
        </w:r>
      </w:ins>
      <w:ins w:id="23074" w:author="PR Preview" w:date="2026-01-01T00:00:00Z">
        <w:r>
          <w:t xml:space="preserve"> </w:t>
        </w:r>
      </w:ins>
      <w:ins w:id="23075" w:author="PR Preview" w:date="2026-01-01T00:00:00Z">
        <w:r>
          <w:t xml:space="preserve">so it is invertible (</w:t>
        </w:r>
      </w:ins>
      <w:hyperlink w:anchor="thm-invertible-rank">
        <w:ins w:id="23076" w:author="PR Preview" w:date="2026-01-01T00:00:00Z">
          <w:r>
            <w:rPr>
              <w:rStyle w:val="Hyperlink"/>
            </w:rPr>
            <w:t xml:space="preserve">Theorem 102</w:t>
          </w:r>
        </w:ins>
      </w:hyperlink>
      <w:ins w:id="23077" w:author="PR Preview" w:date="2026-01-01T00:00:00Z">
        <w:r>
          <w:t xml:space="preserve">),</w:t>
        </w:r>
      </w:ins>
      <w:ins w:id="23078" w:author="PR Preview" w:date="2026-01-01T00:00:00Z">
        <w:r>
          <w:t xml:space="preserve"> </w:t>
        </w:r>
      </w:ins>
      <w:ins w:id="23079" w:author="PR Preview" w:date="2026-01-01T00:00:00Z">
        <w:r>
          <w:t xml:space="preserve">and</w:t>
        </w:r>
      </w:ins>
      <w:ins w:id="23080" w:author="PR Preview" w:date="2026-01-01T00:00:00Z">
        <w:r>
          <w:t xml:space="preserve"> </w:t>
        </w:r>
      </w:ins>
      <m:oMath>
        <m:r>
          <m:t>0</m:t>
        </m:r>
      </m:oMath>
      <w:ins w:id="23081" w:author="PR Preview" w:date="2026-01-01T00:00:00Z">
        <w:r>
          <w:t xml:space="preserve"> </w:t>
        </w:r>
      </w:ins>
      <w:ins w:id="23082" w:author="PR Preview" w:date="2026-01-01T00:00:00Z">
        <w:r>
          <w:t xml:space="preserve">is not an eigenvalue.</w:t>
        </w:r>
      </w:ins>
      <w:ins w:id="23083" w:author="PR Preview" w:date="2026-01-01T00:00:00Z">
        <w:r>
          <w:t xml:space="preserve"> </w:t>
        </w:r>
      </w:ins>
      <w:ins w:id="23084" w:author="PR Preview" w:date="2026-01-01T00:00:00Z">
        <w:r>
          <w:t xml:space="preserve">The singular matrix</w:t>
        </w:r>
      </w:ins>
      <w:ins w:id="2308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3086" w:author="PR Preview" w:date="2026-01-01T00:00:00Z">
        <w:r>
          <w:t xml:space="preserve"> </w:t>
        </w:r>
      </w:ins>
      <w:ins w:id="23087" w:author="PR Preview" w:date="2026-01-01T00:00:00Z">
        <w:r>
          <w:t xml:space="preserve">has eigenvalue</w:t>
        </w:r>
      </w:ins>
      <w:ins w:id="23088" w:author="PR Preview" w:date="2026-01-01T00:00:00Z">
        <w:r>
          <w:t xml:space="preserve"> </w:t>
        </w:r>
      </w:ins>
      <m:oMath>
        <m:r>
          <m:t>0</m:t>
        </m:r>
      </m:oMath>
      <w:ins w:id="23089" w:author="PR Preview" w:date="2026-01-01T00:00:00Z">
        <w:r>
          <w:t xml:space="preserve">,</w:t>
        </w:r>
      </w:ins>
      <w:ins w:id="23090" w:author="PR Preview" w:date="2026-01-01T00:00:00Z">
        <w:r>
          <w:t xml:space="preserve"> </w:t>
        </w:r>
      </w:ins>
      <w:ins w:id="23091" w:author="PR Preview" w:date="2026-01-01T00:00:00Z">
        <w:r>
          <w:t xml:space="preserve">with eigenvector</w:t>
        </w:r>
      </w:ins>
      <w:ins w:id="23092" w:author="PR Preview" w:date="2026-01-01T00:00:00Z">
        <w:r>
          <w:t xml:space="preserve"> </w:t>
        </w:r>
      </w:ins>
      <m:oMath>
        <m:r>
          <m:rPr>
            <m:sty m:val="p"/>
          </m:rPr>
          <m:t>(</m:t>
        </m:r>
        <m:r>
          <m:t>1</m:t>
        </m:r>
        <m:r>
          <m:rPr>
            <m:sty m:val="p"/>
          </m:rPr>
          <m:t>,</m:t>
        </m:r>
        <m:r>
          <m:rPr>
            <m:sty m:val="p"/>
          </m:rPr>
          <m:t>−</m:t>
        </m:r>
        <m:r>
          <m:t>1</m:t>
        </m:r>
        <m:r>
          <m:rPr>
            <m:sty m:val="p"/>
          </m:rPr>
          <m:t>)</m:t>
        </m:r>
      </m:oMath>
      <w:ins w:id="23093" w:author="PR Preview" w:date="2026-01-01T00:00:00Z">
        <w:r>
          <w:t xml:space="preserve">.</w:t>
        </w:r>
      </w:ins>
    </w:p>
    <w:bookmarkEnd w:id="590"/>
    <w:bookmarkStart w:id="591" w:name="thm-eigen-shift-power"/>
    <w:p>
      <w:pPr>
        <w:pStyle w:val="BodyText"/>
      </w:pPr>
      <w:ins w:id="23094" w:author="PR Preview" w:date="2026-01-01T00:00:00Z">
        <w:r>
          <w:rPr>
            <w:b/>
            <w:bCs/>
          </w:rPr>
          <w:t xml:space="preserve">Theorem 104 (Eigenvalues of shifts and powers)</w:t>
        </w:r>
      </w:ins>
      <w:ins w:id="23095" w:author="PR Preview" w:date="2026-01-01T00:00:00Z">
        <w:r>
          <w:t xml:space="preserve"> </w:t>
        </w:r>
      </w:ins>
      <w:ins w:id="23096" w:author="PR Preview" w:date="2026-01-01T00:00:00Z">
        <w:r>
          <w:t xml:space="preserve">Let</w:t>
        </w:r>
      </w:ins>
      <w:ins w:id="23097" w:author="PR Preview" w:date="2026-01-01T00:00:00Z">
        <w:r>
          <w:t xml:space="preserve"> </w:t>
        </w:r>
      </w:ins>
      <m:oMath>
        <m:acc>
          <m:accPr>
            <m:chr m:val="̃"/>
          </m:accPr>
          <m:e>
            <m:r>
              <m:t>v</m:t>
            </m:r>
          </m:e>
        </m:acc>
      </m:oMath>
      <w:ins w:id="23098" w:author="PR Preview" w:date="2026-01-01T00:00:00Z">
        <w:r>
          <w:t xml:space="preserve"> </w:t>
        </w:r>
      </w:ins>
      <w:ins w:id="23099" w:author="PR Preview" w:date="2026-01-01T00:00:00Z">
        <w:r>
          <w:t xml:space="preserve">be an eigenvector of a</w:t>
        </w:r>
      </w:ins>
      <w:ins w:id="23100" w:author="PR Preview" w:date="2026-01-01T00:00:00Z">
        <w:r>
          <w:t xml:space="preserve"> </w:t>
        </w:r>
      </w:ins>
      <m:oMath>
        <m:r>
          <m:t>p</m:t>
        </m:r>
        <m:r>
          <m:rPr>
            <m:sty m:val="p"/>
          </m:rPr>
          <m:t>×</m:t>
        </m:r>
        <m:r>
          <m:t>p</m:t>
        </m:r>
      </m:oMath>
      <w:ins w:id="23101" w:author="PR Preview" w:date="2026-01-01T00:00:00Z">
        <w:r>
          <w:t xml:space="preserve"> </w:t>
        </w:r>
      </w:ins>
      <w:ins w:id="23102" w:author="PR Preview" w:date="2026-01-01T00:00:00Z">
        <w:r>
          <w:t xml:space="preserve">matrix</w:t>
        </w:r>
      </w:ins>
      <w:ins w:id="23103" w:author="PR Preview" w:date="2026-01-01T00:00:00Z">
        <w:r>
          <w:t xml:space="preserve"> </w:t>
        </w:r>
      </w:ins>
      <m:oMath>
        <m:r>
          <m:rPr>
            <m:sty m:val="bi"/>
          </m:rPr>
          <m:t>A</m:t>
        </m:r>
      </m:oMath>
      <w:ins w:id="23104" w:author="PR Preview" w:date="2026-01-01T00:00:00Z">
        <w:r>
          <w:t xml:space="preserve"> </w:t>
        </w:r>
      </w:ins>
      <w:ins w:id="23105" w:author="PR Preview" w:date="2026-01-01T00:00:00Z">
        <w:r>
          <w:t xml:space="preserve">for the eigenvalue</w:t>
        </w:r>
      </w:ins>
      <w:ins w:id="23106" w:author="PR Preview" w:date="2026-01-01T00:00:00Z">
        <w:r>
          <w:t xml:space="preserve"> </w:t>
        </w:r>
      </w:ins>
      <m:oMath>
        <m:r>
          <m:t>λ</m:t>
        </m:r>
      </m:oMath>
      <w:ins w:id="23107" w:author="PR Preview" w:date="2026-01-01T00:00:00Z">
        <w:r>
          <w:t xml:space="preserve"> </w:t>
        </w:r>
      </w:ins>
      <w:ins w:id="23108" w:author="PR Preview" w:date="2026-01-01T00:00:00Z">
        <w:r>
          <w:t xml:space="preserve">(</w:t>
        </w:r>
      </w:ins>
      <w:hyperlink w:anchor="def-eigenvalue">
        <w:ins w:id="23109" w:author="PR Preview" w:date="2026-01-01T00:00:00Z">
          <w:r>
            <w:rPr>
              <w:rStyle w:val="Hyperlink"/>
            </w:rPr>
            <w:t xml:space="preserve">Definition 87</w:t>
          </w:r>
        </w:ins>
      </w:hyperlink>
      <w:ins w:id="23110" w:author="PR Preview" w:date="2026-01-01T00:00:00Z">
        <w:r>
          <w:t xml:space="preserve">). Then</w:t>
        </w:r>
      </w:ins>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del w:id="23111" w:author="PR Preview" w:date="2026-01-01T00:00:00Z">
        <w:r>
          <w:delText xml:space="preserve"> </w:delText>
        </w:r>
      </w:del>
      <w:del w:id="23112" w:author="PR Preview" w:date="2026-01-01T00:00:00Z">
        <w:r>
          <w:delText xml:space="preserve">is an eigenvector of</w:delText>
        </w:r>
      </w:del>
      <w:del w:id="23113" w:author="PR Preview" w:date="2026-01-01T00:00:00Z">
        <w:r>
          <w:delText xml:space="preserve"> </w:delText>
        </w:r>
      </w:del>
      <m:oMath>
        <m:sSup>
          <m:e>
            <m:r>
              <m:rPr>
                <m:sty m:val="bi"/>
              </m:rPr>
              <m:t>A</m:t>
            </m:r>
          </m:e>
          <m:sup>
            <m:r>
              <m:t>k</m:t>
            </m:r>
          </m:sup>
        </m:sSup>
      </m:oMath>
      <w:del w:id="23114" w:author="PR Preview" w:date="2026-01-01T00:00:00Z">
        <w:r>
          <w:delText xml:space="preserve"> </w:delText>
        </w:r>
      </w:del>
      <w:del w:id="23115" w:author="PR Preview" w:date="2026-01-01T00:00:00Z">
        <w:r>
          <w:delText xml:space="preserve">(</w:delText>
        </w:r>
      </w:del>
      <w:hyperlink w:anchor="def-matrix-power">
        <w:del w:id="23116" w:author="PR Preview" w:date="2026-01-01T00:00:00Z">
          <w:r>
            <w:rPr>
              <w:rStyle w:val="Hyperlink"/>
            </w:rPr>
            <w:delText xml:space="preserve">Definition 68</w:delText>
          </w:r>
        </w:del>
      </w:hyperlink>
      <w:del w:id="23117" w:author="PR Preview" w:date="2026-01-01T00:00:00Z">
        <w:r>
          <w:delText xml:space="preserve">) for</w:delText>
        </w:r>
      </w:del>
      <w:del w:id="23118" w:author="PR Preview" w:date="2026-01-01T00:00:00Z">
        <w:r>
          <w:delText xml:space="preserve"> </w:delText>
        </w:r>
      </w:del>
      <m:oMath>
        <m:sSup>
          <m:e>
            <m:r>
              <m:t>λ</m:t>
            </m:r>
          </m:e>
          <m:sup>
            <m:r>
              <m:t>k</m:t>
            </m:r>
          </m:sup>
        </m:sSup>
      </m:oMath>
      <w:del w:id="23119" w:author="PR Preview" w:date="2026-01-01T00:00:00Z">
        <w:r>
          <w:delText xml:space="preserve">,</w:delText>
        </w:r>
      </w:del>
      <w:del w:id="23120" w:author="PR Preview" w:date="2026-01-01T00:00:00Z">
        <w:r>
          <w:delText xml:space="preserve"> </w:delText>
        </w:r>
      </w:del>
      <w:del w:id="23121" w:author="PR Preview" w:date="2026-01-01T00:00:00Z">
        <w:r>
          <w:delText xml:space="preserve">for every positive integer</w:delText>
        </w:r>
      </w:del>
      <w:del w:id="23122" w:author="PR Preview" w:date="2026-01-01T00:00:00Z">
        <w:r>
          <w:delText xml:space="preserve"> </w:delText>
        </w:r>
      </w:del>
      <m:oMath>
        <m:r>
          <m:t>k</m:t>
        </m:r>
      </m:oMath>
      <w:del w:id="23123" w:author="PR Preview" w:date="2026-01-01T00:00:00Z">
        <w:r>
          <w:delText xml:space="preserve">.</w:delText>
        </w:r>
      </w:del>
    </w:p>
    <w:p>
      <w:pPr>
        <w:pStyle w:val="Compact"/>
        <w:numPr>
          <w:ilvl w:val="0"/>
          <w:numId w:val="1097"/>
        </w:numPr>
      </w:pPr>
      <m:oMath>
        <m:acc>
          <m:accPr>
            <m:chr m:val="̃"/>
          </m:accPr>
          <m:e>
            <m:r>
              <m:t>v</m:t>
            </m:r>
          </m:e>
        </m:acc>
      </m:oMath>
      <w:ins w:id="23124" w:author="PR Preview" w:date="2026-01-01T00:00:00Z">
        <w:r>
          <w:t xml:space="preserve"> </w:t>
        </w:r>
      </w:ins>
      <w:ins w:id="23125" w:author="PR Preview" w:date="2026-01-01T00:00:00Z">
        <w:r>
          <w:t xml:space="preserve">is an eigenvector of</w:t>
        </w:r>
      </w:ins>
      <w:ins w:id="23126" w:author="PR Preview" w:date="2026-01-01T00:00:00Z">
        <w:r>
          <w:t xml:space="preserve"> </w:t>
        </w:r>
      </w:ins>
      <m:oMath>
        <m:sSup>
          <m:e>
            <m:r>
              <m:rPr>
                <m:sty m:val="bi"/>
              </m:rPr>
              <m:t>A</m:t>
            </m:r>
          </m:e>
          <m:sup>
            <m:r>
              <m:t>k</m:t>
            </m:r>
          </m:sup>
        </m:sSup>
      </m:oMath>
      <w:ins w:id="23127" w:author="PR Preview" w:date="2026-01-01T00:00:00Z">
        <w:r>
          <w:t xml:space="preserve"> </w:t>
        </w:r>
      </w:ins>
      <w:ins w:id="23128" w:author="PR Preview" w:date="2026-01-01T00:00:00Z">
        <w:r>
          <w:t xml:space="preserve">(</w:t>
        </w:r>
      </w:ins>
      <w:hyperlink w:anchor="def-matrix-power">
        <w:ins w:id="23129" w:author="PR Preview" w:date="2026-01-01T00:00:00Z">
          <w:r>
            <w:rPr>
              <w:rStyle w:val="Hyperlink"/>
            </w:rPr>
            <w:t xml:space="preserve">Definition 73</w:t>
          </w:r>
        </w:ins>
      </w:hyperlink>
      <w:ins w:id="23130" w:author="PR Preview" w:date="2026-01-01T00:00:00Z">
        <w:r>
          <w:t xml:space="preserve">) for</w:t>
        </w:r>
      </w:ins>
      <w:ins w:id="23131" w:author="PR Preview" w:date="2026-01-01T00:00:00Z">
        <w:r>
          <w:t xml:space="preserve"> </w:t>
        </w:r>
      </w:ins>
      <m:oMath>
        <m:sSup>
          <m:e>
            <m:r>
              <m:t>λ</m:t>
            </m:r>
          </m:e>
          <m:sup>
            <m:r>
              <m:t>k</m:t>
            </m:r>
          </m:sup>
        </m:sSup>
      </m:oMath>
      <w:ins w:id="23132" w:author="PR Preview" w:date="2026-01-01T00:00:00Z">
        <w:r>
          <w:t xml:space="preserve">,</w:t>
        </w:r>
      </w:ins>
      <w:ins w:id="23133" w:author="PR Preview" w:date="2026-01-01T00:00:00Z">
        <w:r>
          <w:t xml:space="preserve"> </w:t>
        </w:r>
      </w:ins>
      <w:ins w:id="23134" w:author="PR Preview" w:date="2026-01-01T00:00:00Z">
        <w:r>
          <w:t xml:space="preserve">for every positive integer</w:t>
        </w:r>
      </w:ins>
      <w:ins w:id="23135" w:author="PR Preview" w:date="2026-01-01T00:00:00Z">
        <w:r>
          <w:t xml:space="preserve"> </w:t>
        </w:r>
      </w:ins>
      <m:oMath>
        <m:r>
          <m:t>k</m:t>
        </m:r>
      </m:oMath>
      <w:ins w:id="23136" w:author="PR Preview" w:date="2026-01-01T00:00:00Z">
        <w:r>
          <w:t xml:space="preserve">.</w:t>
        </w:r>
      </w:ins>
    </w:p>
    <w:bookmarkEnd w:id="591"/>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88</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88</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92" w:name="exm-eigen-shift-power"/>
    <w:p>
      <w:pPr>
        <w:pStyle w:val="BodyText"/>
      </w:pPr>
      <w:del w:id="23137" w:author="PR Preview" w:date="2026-01-01T00:00:00Z">
        <w:r>
          <w:rPr>
            <w:b/>
            <w:bCs/>
          </w:rPr>
          <w:delText xml:space="preserve">Example 188 (Shifting and squaring)</w:delText>
        </w:r>
      </w:del>
      <w:del w:id="23138" w:author="PR Preview" w:date="2026-01-01T00:00:00Z">
        <w:r>
          <w:delText xml:space="preserve"> </w:delText>
        </w:r>
      </w:del>
      <w:del w:id="23139" w:author="PR Preview" w:date="2026-01-01T00:00:00Z">
        <w:r>
          <w:delText xml:space="preserve">For</w:delText>
        </w:r>
      </w:del>
      <w:del w:id="2314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3141" w:author="PR Preview" w:date="2026-01-01T00:00:00Z">
        <w:r>
          <w:delText xml:space="preserve"> </w:delText>
        </w:r>
      </w:del>
      <w:del w:id="23142" w:author="PR Preview" w:date="2026-01-01T00:00:00Z">
        <w:r>
          <w:delText xml:space="preserve">with eigenvector</w:delText>
        </w:r>
      </w:del>
      <w:del w:id="23143" w:author="PR Preview" w:date="2026-01-01T00:00:00Z">
        <w:r>
          <w:delText xml:space="preserve"> </w:delText>
        </w:r>
      </w:del>
      <m:oMath>
        <m:r>
          <m:rPr>
            <m:sty m:val="p"/>
          </m:rPr>
          <m:t>(</m:t>
        </m:r>
        <m:r>
          <m:t>1</m:t>
        </m:r>
        <m:r>
          <m:rPr>
            <m:sty m:val="p"/>
          </m:rPr>
          <m:t>,</m:t>
        </m:r>
        <m:r>
          <m:t>1</m:t>
        </m:r>
        <m:r>
          <m:rPr>
            <m:sty m:val="p"/>
          </m:rPr>
          <m:t>)</m:t>
        </m:r>
      </m:oMath>
      <w:del w:id="23144" w:author="PR Preview" w:date="2026-01-01T00:00:00Z">
        <w:r>
          <w:delText xml:space="preserve"> </w:delText>
        </w:r>
      </w:del>
      <w:del w:id="23145" w:author="PR Preview" w:date="2026-01-01T00:00:00Z">
        <w:r>
          <w:delText xml:space="preserve">for</w:delText>
        </w:r>
      </w:del>
      <w:del w:id="23146" w:author="PR Preview" w:date="2026-01-01T00:00:00Z">
        <w:r>
          <w:delText xml:space="preserve"> </w:delText>
        </w:r>
      </w:del>
      <m:oMath>
        <m:r>
          <m:t>3</m:t>
        </m:r>
      </m:oMath>
      <w:del w:id="23147" w:author="PR Preview" w:date="2026-01-01T00:00:00Z">
        <w:r>
          <w:delText xml:space="preserve"> </w:delText>
        </w:r>
      </w:del>
      <w:del w:id="23148" w:author="PR Preview" w:date="2026-01-01T00:00:00Z">
        <w:r>
          <w:delText xml:space="preserve">(</w:delText>
        </w:r>
      </w:del>
      <w:hyperlink w:anchor="exm-eigenvalue">
        <w:del w:id="23149" w:author="PR Preview" w:date="2026-01-01T00:00:00Z">
          <w:r>
            <w:rPr>
              <w:rStyle w:val="Hyperlink"/>
            </w:rPr>
            <w:delText xml:space="preserve">Example 137</w:delText>
          </w:r>
        </w:del>
      </w:hyperlink>
      <w:del w:id="23150" w:author="PR Preview" w:date="2026-01-01T00:00:00Z">
        <w:r>
          <w:delText xml:space="preserve">):</w:delText>
        </w:r>
      </w:del>
    </w:p>
    <w:p>
      <w:pPr>
        <w:pStyle w:val="BodyText"/>
      </w:pPr>
      <w:ins w:id="23151" w:author="PR Preview" w:date="2026-01-01T00:00:00Z">
        <w:r>
          <w:rPr>
            <w:b/>
            <w:bCs/>
          </w:rPr>
          <w:t xml:space="preserve">Example 191 (Shifting and squaring)</w:t>
        </w:r>
      </w:ins>
      <w:ins w:id="23152" w:author="PR Preview" w:date="2026-01-01T00:00:00Z">
        <w:r>
          <w:t xml:space="preserve"> </w:t>
        </w:r>
      </w:ins>
      <w:ins w:id="23153" w:author="PR Preview" w:date="2026-01-01T00:00:00Z">
        <w:r>
          <w:t xml:space="preserve">For</w:t>
        </w:r>
      </w:ins>
      <w:ins w:id="2315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155" w:author="PR Preview" w:date="2026-01-01T00:00:00Z">
        <w:r>
          <w:t xml:space="preserve"> </w:t>
        </w:r>
      </w:ins>
      <w:ins w:id="23156" w:author="PR Preview" w:date="2026-01-01T00:00:00Z">
        <w:r>
          <w:t xml:space="preserve">with eigenvector</w:t>
        </w:r>
      </w:ins>
      <w:ins w:id="23157" w:author="PR Preview" w:date="2026-01-01T00:00:00Z">
        <w:r>
          <w:t xml:space="preserve"> </w:t>
        </w:r>
      </w:ins>
      <m:oMath>
        <m:r>
          <m:rPr>
            <m:sty m:val="p"/>
          </m:rPr>
          <m:t>(</m:t>
        </m:r>
        <m:r>
          <m:t>1</m:t>
        </m:r>
        <m:r>
          <m:rPr>
            <m:sty m:val="p"/>
          </m:rPr>
          <m:t>,</m:t>
        </m:r>
        <m:r>
          <m:t>1</m:t>
        </m:r>
        <m:r>
          <m:rPr>
            <m:sty m:val="p"/>
          </m:rPr>
          <m:t>)</m:t>
        </m:r>
      </m:oMath>
      <w:ins w:id="23158" w:author="PR Preview" w:date="2026-01-01T00:00:00Z">
        <w:r>
          <w:t xml:space="preserve"> </w:t>
        </w:r>
      </w:ins>
      <w:ins w:id="23159" w:author="PR Preview" w:date="2026-01-01T00:00:00Z">
        <w:r>
          <w:t xml:space="preserve">for</w:t>
        </w:r>
      </w:ins>
      <w:ins w:id="23160" w:author="PR Preview" w:date="2026-01-01T00:00:00Z">
        <w:r>
          <w:t xml:space="preserve"> </w:t>
        </w:r>
      </w:ins>
      <m:oMath>
        <m:r>
          <m:t>3</m:t>
        </m:r>
      </m:oMath>
      <w:ins w:id="23161" w:author="PR Preview" w:date="2026-01-01T00:00:00Z">
        <w:r>
          <w:t xml:space="preserve"> </w:t>
        </w:r>
      </w:ins>
      <w:ins w:id="23162" w:author="PR Preview" w:date="2026-01-01T00:00:00Z">
        <w:r>
          <w:t xml:space="preserve">(</w:t>
        </w:r>
      </w:ins>
      <w:hyperlink w:anchor="exm-eigenvalue">
        <w:ins w:id="23163" w:author="PR Preview" w:date="2026-01-01T00:00:00Z">
          <w:r>
            <w:rPr>
              <w:rStyle w:val="Hyperlink"/>
            </w:rPr>
            <w:t xml:space="preserve">Example 140</w:t>
          </w:r>
        </w:ins>
      </w:hyperlink>
      <w:ins w:id="23164" w:author="PR Preview" w:date="2026-01-01T00:00:00Z">
        <w:r>
          <w:t xml:space="preserve">):</w:t>
        </w:r>
      </w:ins>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6"/>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92"/>
    <w:bookmarkStart w:id="593" w:name="thm-eigen-triangular"/>
    <w:p>
      <w:pPr>
        <w:pStyle w:val="FirstParagraph"/>
      </w:pPr>
      <w:del w:id="23165" w:author="PR Preview" w:date="2026-01-01T00:00:00Z">
        <w:r>
          <w:rPr>
            <w:b/>
            <w:bCs/>
          </w:rPr>
          <w:delText xml:space="preserve">Theorem 104 (The eigenvalues of an upper triangular matrix are its diagonal entries)</w:delText>
        </w:r>
      </w:del>
      <w:del w:id="23166" w:author="PR Preview" w:date="2026-01-01T00:00:00Z">
        <w:r>
          <w:delText xml:space="preserve"> </w:delText>
        </w:r>
      </w:del>
      <w:del w:id="23167" w:author="PR Preview" w:date="2026-01-01T00:00:00Z">
        <w:r>
          <w:delText xml:space="preserve">The eigenvalues (</w:delText>
        </w:r>
      </w:del>
      <w:hyperlink w:anchor="def-eigenvalue">
        <w:del w:id="23168" w:author="PR Preview" w:date="2026-01-01T00:00:00Z">
          <w:r>
            <w:rPr>
              <w:rStyle w:val="Hyperlink"/>
            </w:rPr>
            <w:delText xml:space="preserve">Definition 82</w:delText>
          </w:r>
        </w:del>
      </w:hyperlink>
      <w:del w:id="23169" w:author="PR Preview" w:date="2026-01-01T00:00:00Z">
        <w:r>
          <w:delText xml:space="preserve">) of an upper triangular</w:delText>
        </w:r>
      </w:del>
      <w:del w:id="23170" w:author="PR Preview" w:date="2026-01-01T00:00:00Z">
        <w:r>
          <w:delText xml:space="preserve"> </w:delText>
        </w:r>
      </w:del>
      <m:oMath>
        <m:r>
          <m:t>p</m:t>
        </m:r>
        <m:r>
          <m:rPr>
            <m:sty m:val="p"/>
          </m:rPr>
          <m:t>×</m:t>
        </m:r>
        <m:r>
          <m:t>p</m:t>
        </m:r>
      </m:oMath>
      <w:del w:id="23171" w:author="PR Preview" w:date="2026-01-01T00:00:00Z">
        <w:r>
          <w:delText xml:space="preserve"> </w:delText>
        </w:r>
      </w:del>
      <w:del w:id="23172" w:author="PR Preview" w:date="2026-01-01T00:00:00Z">
        <w:r>
          <w:delText xml:space="preserve">matrix</w:delText>
        </w:r>
      </w:del>
      <w:del w:id="23173" w:author="PR Preview" w:date="2026-01-01T00:00:00Z">
        <w:r>
          <w:delText xml:space="preserve"> </w:delText>
        </w:r>
      </w:del>
      <m:oMath>
        <m:r>
          <m:rPr>
            <m:sty m:val="bi"/>
          </m:rPr>
          <m:t>U</m:t>
        </m:r>
      </m:oMath>
      <w:del w:id="23174" w:author="PR Preview" w:date="2026-01-01T00:00:00Z">
        <w:r>
          <w:delText xml:space="preserve"> </w:delText>
        </w:r>
      </w:del>
      <w:del w:id="23175" w:author="PR Preview" w:date="2026-01-01T00:00:00Z">
        <w:r>
          <w:delText xml:space="preserve">(</w:delText>
        </w:r>
      </w:del>
      <w:hyperlink w:anchor="def-triangular-matrix">
        <w:del w:id="23176" w:author="PR Preview" w:date="2026-01-01T00:00:00Z">
          <w:r>
            <w:rPr>
              <w:rStyle w:val="Hyperlink"/>
            </w:rPr>
            <w:delText xml:space="preserve">Definition 95</w:delText>
          </w:r>
        </w:del>
      </w:hyperlink>
      <w:del w:id="23177" w:author="PR Preview" w:date="2026-01-01T00:00:00Z">
        <w:r>
          <w:delText xml:space="preserve">) are exactly its diagonal entries</w:delText>
        </w:r>
      </w:del>
      <w:del w:id="23178"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23179" w:author="PR Preview" w:date="2026-01-01T00:00:00Z">
        <w:r>
          <w:delText xml:space="preserve">.</w:delText>
        </w:r>
      </w:del>
    </w:p>
    <w:p>
      <w:pPr>
        <w:pStyle w:val="FirstParagraph"/>
      </w:pPr>
      <w:ins w:id="23180" w:author="PR Preview" w:date="2026-01-01T00:00:00Z">
        <w:r>
          <w:rPr>
            <w:b/>
            <w:bCs/>
          </w:rPr>
          <w:t xml:space="preserve">Theorem 105 (The eigenvalues of an upper triangular matrix are its diagonal entries)</w:t>
        </w:r>
      </w:ins>
      <w:ins w:id="23181" w:author="PR Preview" w:date="2026-01-01T00:00:00Z">
        <w:r>
          <w:t xml:space="preserve"> </w:t>
        </w:r>
      </w:ins>
      <w:ins w:id="23182" w:author="PR Preview" w:date="2026-01-01T00:00:00Z">
        <w:r>
          <w:t xml:space="preserve">The eigenvalues (</w:t>
        </w:r>
      </w:ins>
      <w:hyperlink w:anchor="def-eigenvalue">
        <w:ins w:id="23183" w:author="PR Preview" w:date="2026-01-01T00:00:00Z">
          <w:r>
            <w:rPr>
              <w:rStyle w:val="Hyperlink"/>
            </w:rPr>
            <w:t xml:space="preserve">Definition 87</w:t>
          </w:r>
        </w:ins>
      </w:hyperlink>
      <w:ins w:id="23184" w:author="PR Preview" w:date="2026-01-01T00:00:00Z">
        <w:r>
          <w:t xml:space="preserve">) of an upper triangular</w:t>
        </w:r>
      </w:ins>
      <w:ins w:id="23185" w:author="PR Preview" w:date="2026-01-01T00:00:00Z">
        <w:r>
          <w:t xml:space="preserve"> </w:t>
        </w:r>
      </w:ins>
      <m:oMath>
        <m:r>
          <m:t>p</m:t>
        </m:r>
        <m:r>
          <m:rPr>
            <m:sty m:val="p"/>
          </m:rPr>
          <m:t>×</m:t>
        </m:r>
        <m:r>
          <m:t>p</m:t>
        </m:r>
      </m:oMath>
      <w:ins w:id="23186" w:author="PR Preview" w:date="2026-01-01T00:00:00Z">
        <w:r>
          <w:t xml:space="preserve"> </w:t>
        </w:r>
      </w:ins>
      <w:ins w:id="23187" w:author="PR Preview" w:date="2026-01-01T00:00:00Z">
        <w:r>
          <w:t xml:space="preserve">matrix</w:t>
        </w:r>
      </w:ins>
      <w:ins w:id="23188" w:author="PR Preview" w:date="2026-01-01T00:00:00Z">
        <w:r>
          <w:t xml:space="preserve"> </w:t>
        </w:r>
      </w:ins>
      <m:oMath>
        <m:r>
          <m:rPr>
            <m:sty m:val="bi"/>
          </m:rPr>
          <m:t>U</m:t>
        </m:r>
      </m:oMath>
      <w:ins w:id="23189" w:author="PR Preview" w:date="2026-01-01T00:00:00Z">
        <w:r>
          <w:t xml:space="preserve"> </w:t>
        </w:r>
      </w:ins>
      <w:ins w:id="23190" w:author="PR Preview" w:date="2026-01-01T00:00:00Z">
        <w:r>
          <w:t xml:space="preserve">(</w:t>
        </w:r>
      </w:ins>
      <w:hyperlink w:anchor="def-triangular-matrix">
        <w:ins w:id="23191" w:author="PR Preview" w:date="2026-01-01T00:00:00Z">
          <w:r>
            <w:rPr>
              <w:rStyle w:val="Hyperlink"/>
            </w:rPr>
            <w:t xml:space="preserve">Definition 100</w:t>
          </w:r>
        </w:ins>
      </w:hyperlink>
      <w:ins w:id="23192" w:author="PR Preview" w:date="2026-01-01T00:00:00Z">
        <w:r>
          <w:t xml:space="preserve">) are exactly its diagonal entries</w:t>
        </w:r>
      </w:ins>
      <w:ins w:id="23193"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23194" w:author="PR Preview" w:date="2026-01-01T00:00:00Z">
        <w:r>
          <w:t xml:space="preserve">.</w:t>
        </w:r>
      </w:ins>
    </w:p>
    <w:bookmarkEnd w:id="593"/>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del w:id="23195" w:author="PR Preview" w:date="2026-01-01T00:00:00Z">
        <w:r>
          <w:rPr>
            <w:b/>
            <w:bCs/>
          </w:rPr>
          <w:delText xml:space="preserve">If</w:delText>
        </w:r>
      </w:del>
      <w:del w:id="23196" w:author="PR Preview" w:date="2026-01-01T00:00:00Z">
        <w:r>
          <w:rPr>
            <w:b/>
            <w:bCs/>
          </w:rPr>
          <w:delText xml:space="preserve"> </w:delText>
        </w:r>
      </w:del>
      <m:oMath>
        <m:r>
          <m:t>λ</m:t>
        </m:r>
      </m:oMath>
      <w:del w:id="23197" w:author="PR Preview" w:date="2026-01-01T00:00:00Z">
        <w:r>
          <w:rPr>
            <w:b/>
            <w:bCs/>
          </w:rPr>
          <w:delText xml:space="preserve"> </w:delText>
        </w:r>
      </w:del>
      <w:del w:id="23198" w:author="PR Preview" w:date="2026-01-01T00:00:00Z">
        <w:r>
          <w:rPr>
            <w:b/>
            <w:bCs/>
          </w:rPr>
          <w:delText xml:space="preserve">is not a diagonal entry,</w:delText>
        </w:r>
      </w:del>
      <w:del w:id="23199" w:author="PR Preview" w:date="2026-01-01T00:00:00Z">
        <w:r>
          <w:delText xml:space="preserve"> </w:delText>
        </w:r>
      </w:del>
      <w:del w:id="23200" w:author="PR Preview" w:date="2026-01-01T00:00:00Z">
        <w:r>
          <w:delText xml:space="preserve">every</w:delText>
        </w:r>
      </w:del>
      <w:del w:id="23201" w:author="PR Preview" w:date="2026-01-01T00:00:00Z">
        <w:r>
          <w:delText xml:space="preserve"> </w:delText>
        </w:r>
      </w:del>
      <m:oMath>
        <m:sSub>
          <m:e>
            <m:r>
              <m:t>u</m:t>
            </m:r>
          </m:e>
          <m:sub>
            <m:r>
              <m:t>i</m:t>
            </m:r>
            <m:r>
              <m:t>i</m:t>
            </m:r>
          </m:sub>
        </m:sSub>
        <m:r>
          <m:rPr>
            <m:sty m:val="p"/>
          </m:rPr>
          <m:t>−</m:t>
        </m:r>
        <m:r>
          <m:t>λ</m:t>
        </m:r>
        <m:r>
          <m:rPr>
            <m:sty m:val="p"/>
          </m:rPr>
          <m:t>≠</m:t>
        </m:r>
        <m:r>
          <m:t>0</m:t>
        </m:r>
      </m:oMath>
      <w:del w:id="23202" w:author="PR Preview" w:date="2026-01-01T00:00:00Z">
        <w:r>
          <w:delText xml:space="preserve">, so</w:delText>
        </w:r>
      </w:del>
      <w:del w:id="23203" w:author="PR Preview" w:date="2026-01-01T00:00:00Z">
        <w:r>
          <w:delText xml:space="preserve"> </w:delText>
        </w:r>
      </w:del>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del w:id="23204" w:author="PR Preview" w:date="2026-01-01T00:00:00Z">
        <w:r>
          <w:delText xml:space="preserve"> </w:delText>
        </w:r>
      </w:del>
      <w:del w:id="23205" w:author="PR Preview" w:date="2026-01-01T00:00:00Z">
        <w:r>
          <w:delText xml:space="preserve">has exactly one solution,</w:delText>
        </w:r>
      </w:del>
      <w:del w:id="23206" w:author="PR Preview" w:date="2026-01-01T00:00:00Z">
        <w:r>
          <w:delText xml:space="preserve"> </w:delText>
        </w:r>
      </w:del>
      <m:oMath>
        <m:acc>
          <m:accPr>
            <m:chr m:val="̃"/>
          </m:accPr>
          <m:e>
            <m:r>
              <m:t>v</m:t>
            </m:r>
          </m:e>
        </m:acc>
        <m:r>
          <m:rPr>
            <m:sty m:val="p"/>
          </m:rPr>
          <m:t>=</m:t>
        </m:r>
        <m:acc>
          <m:accPr>
            <m:chr m:val="̃"/>
          </m:accPr>
          <m:e>
            <m:r>
              <m:t>0</m:t>
            </m:r>
          </m:e>
        </m:acc>
      </m:oMath>
      <w:del w:id="23207" w:author="PR Preview" w:date="2026-01-01T00:00:00Z">
        <w:r>
          <w:delText xml:space="preserve"> </w:delText>
        </w:r>
      </w:del>
      <w:del w:id="23208" w:author="PR Preview" w:date="2026-01-01T00:00:00Z">
        <w:r>
          <w:delText xml:space="preserve">(</w:delText>
        </w:r>
      </w:del>
      <w:hyperlink w:anchor="thm-back-substitution">
        <w:del w:id="23209" w:author="PR Preview" w:date="2026-01-01T00:00:00Z">
          <w:r>
            <w:rPr>
              <w:rStyle w:val="Hyperlink"/>
            </w:rPr>
            <w:delText xml:space="preserve">Theorem 96</w:delText>
          </w:r>
        </w:del>
      </w:hyperlink>
      <w:del w:id="23210" w:author="PR Preview" w:date="2026-01-01T00:00:00Z">
        <w:r>
          <w:delText xml:space="preserve">),</w:delText>
        </w:r>
      </w:del>
      <w:del w:id="23211" w:author="PR Preview" w:date="2026-01-01T00:00:00Z">
        <w:r>
          <w:delText xml:space="preserve"> </w:delText>
        </w:r>
      </w:del>
      <w:del w:id="23212" w:author="PR Preview" w:date="2026-01-01T00:00:00Z">
        <w:r>
          <w:delText xml:space="preserve">and</w:delText>
        </w:r>
      </w:del>
      <w:del w:id="23213" w:author="PR Preview" w:date="2026-01-01T00:00:00Z">
        <w:r>
          <w:delText xml:space="preserve"> </w:delText>
        </w:r>
      </w:del>
      <m:oMath>
        <m:r>
          <m:t>λ</m:t>
        </m:r>
      </m:oMath>
      <w:del w:id="23214" w:author="PR Preview" w:date="2026-01-01T00:00:00Z">
        <w:r>
          <w:delText xml:space="preserve"> </w:delText>
        </w:r>
      </w:del>
      <w:del w:id="23215" w:author="PR Preview" w:date="2026-01-01T00:00:00Z">
        <w:r>
          <w:delText xml:space="preserve">is not an eigenvalue (</w:delText>
        </w:r>
      </w:del>
      <w:hyperlink w:anchor="thm-eigenvalue-singular">
        <w:del w:id="23216" w:author="PR Preview" w:date="2026-01-01T00:00:00Z">
          <w:r>
            <w:rPr>
              <w:rStyle w:val="Hyperlink"/>
            </w:rPr>
            <w:delText xml:space="preserve">Theorem 102</w:delText>
          </w:r>
        </w:del>
      </w:hyperlink>
      <w:del w:id="23217" w:author="PR Preview" w:date="2026-01-01T00:00:00Z">
        <w:r>
          <w:delText xml:space="preserve">).</w:delText>
        </w:r>
      </w:del>
    </w:p>
    <w:p>
      <w:pPr>
        <w:pStyle w:val="BodyText"/>
      </w:pPr>
      <w:ins w:id="23218" w:author="PR Preview" w:date="2026-01-01T00:00:00Z">
        <w:r>
          <w:rPr>
            <w:b/>
            <w:bCs/>
          </w:rPr>
          <w:t xml:space="preserve">If</w:t>
        </w:r>
      </w:ins>
      <w:ins w:id="23219" w:author="PR Preview" w:date="2026-01-01T00:00:00Z">
        <w:r>
          <w:rPr>
            <w:b/>
            <w:bCs/>
          </w:rPr>
          <w:t xml:space="preserve"> </w:t>
        </w:r>
      </w:ins>
      <m:oMath>
        <m:r>
          <m:t>λ</m:t>
        </m:r>
      </m:oMath>
      <w:ins w:id="23220" w:author="PR Preview" w:date="2026-01-01T00:00:00Z">
        <w:r>
          <w:rPr>
            <w:b/>
            <w:bCs/>
          </w:rPr>
          <w:t xml:space="preserve"> </w:t>
        </w:r>
      </w:ins>
      <w:ins w:id="23221" w:author="PR Preview" w:date="2026-01-01T00:00:00Z">
        <w:r>
          <w:rPr>
            <w:b/>
            <w:bCs/>
          </w:rPr>
          <w:t xml:space="preserve">is not a diagonal entry,</w:t>
        </w:r>
      </w:ins>
      <w:ins w:id="23222" w:author="PR Preview" w:date="2026-01-01T00:00:00Z">
        <w:r>
          <w:t xml:space="preserve"> </w:t>
        </w:r>
      </w:ins>
      <w:ins w:id="23223" w:author="PR Preview" w:date="2026-01-01T00:00:00Z">
        <w:r>
          <w:t xml:space="preserve">every</w:t>
        </w:r>
      </w:ins>
      <w:ins w:id="23224" w:author="PR Preview" w:date="2026-01-01T00:00:00Z">
        <w:r>
          <w:t xml:space="preserve"> </w:t>
        </w:r>
      </w:ins>
      <m:oMath>
        <m:sSub>
          <m:e>
            <m:r>
              <m:t>u</m:t>
            </m:r>
          </m:e>
          <m:sub>
            <m:r>
              <m:t>i</m:t>
            </m:r>
            <m:r>
              <m:t>i</m:t>
            </m:r>
          </m:sub>
        </m:sSub>
        <m:r>
          <m:rPr>
            <m:sty m:val="p"/>
          </m:rPr>
          <m:t>−</m:t>
        </m:r>
        <m:r>
          <m:t>λ</m:t>
        </m:r>
        <m:r>
          <m:rPr>
            <m:sty m:val="p"/>
          </m:rPr>
          <m:t>≠</m:t>
        </m:r>
        <m:r>
          <m:t>0</m:t>
        </m:r>
      </m:oMath>
      <w:ins w:id="23225" w:author="PR Preview" w:date="2026-01-01T00:00:00Z">
        <w:r>
          <w:t xml:space="preserve">, so</w:t>
        </w:r>
      </w:ins>
      <w:ins w:id="23226" w:author="PR Preview" w:date="2026-01-01T00:00:00Z">
        <w:r>
          <w:t xml:space="preserve"> </w:t>
        </w:r>
      </w:ins>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ins w:id="23227" w:author="PR Preview" w:date="2026-01-01T00:00:00Z">
        <w:r>
          <w:t xml:space="preserve"> </w:t>
        </w:r>
      </w:ins>
      <w:ins w:id="23228" w:author="PR Preview" w:date="2026-01-01T00:00:00Z">
        <w:r>
          <w:t xml:space="preserve">has exactly one solution,</w:t>
        </w:r>
      </w:ins>
      <w:ins w:id="23229" w:author="PR Preview" w:date="2026-01-01T00:00:00Z">
        <w:r>
          <w:t xml:space="preserve"> </w:t>
        </w:r>
      </w:ins>
      <m:oMath>
        <m:acc>
          <m:accPr>
            <m:chr m:val="̃"/>
          </m:accPr>
          <m:e>
            <m:r>
              <m:t>v</m:t>
            </m:r>
          </m:e>
        </m:acc>
        <m:r>
          <m:rPr>
            <m:sty m:val="p"/>
          </m:rPr>
          <m:t>=</m:t>
        </m:r>
        <m:acc>
          <m:accPr>
            <m:chr m:val="̃"/>
          </m:accPr>
          <m:e>
            <m:r>
              <m:t>0</m:t>
            </m:r>
          </m:e>
        </m:acc>
      </m:oMath>
      <w:ins w:id="23230" w:author="PR Preview" w:date="2026-01-01T00:00:00Z">
        <w:r>
          <w:t xml:space="preserve"> </w:t>
        </w:r>
      </w:ins>
      <w:ins w:id="23231" w:author="PR Preview" w:date="2026-01-01T00:00:00Z">
        <w:r>
          <w:t xml:space="preserve">(</w:t>
        </w:r>
      </w:ins>
      <w:hyperlink w:anchor="thm-back-substitution">
        <w:ins w:id="23232" w:author="PR Preview" w:date="2026-01-01T00:00:00Z">
          <w:r>
            <w:rPr>
              <w:rStyle w:val="Hyperlink"/>
            </w:rPr>
            <w:t xml:space="preserve">Theorem 97</w:t>
          </w:r>
        </w:ins>
      </w:hyperlink>
      <w:ins w:id="23233" w:author="PR Preview" w:date="2026-01-01T00:00:00Z">
        <w:r>
          <w:t xml:space="preserve">),</w:t>
        </w:r>
      </w:ins>
      <w:ins w:id="23234" w:author="PR Preview" w:date="2026-01-01T00:00:00Z">
        <w:r>
          <w:t xml:space="preserve"> </w:t>
        </w:r>
      </w:ins>
      <w:ins w:id="23235" w:author="PR Preview" w:date="2026-01-01T00:00:00Z">
        <w:r>
          <w:t xml:space="preserve">and</w:t>
        </w:r>
      </w:ins>
      <w:ins w:id="23236" w:author="PR Preview" w:date="2026-01-01T00:00:00Z">
        <w:r>
          <w:t xml:space="preserve"> </w:t>
        </w:r>
      </w:ins>
      <m:oMath>
        <m:r>
          <m:t>λ</m:t>
        </m:r>
      </m:oMath>
      <w:ins w:id="23237" w:author="PR Preview" w:date="2026-01-01T00:00:00Z">
        <w:r>
          <w:t xml:space="preserve"> </w:t>
        </w:r>
      </w:ins>
      <w:ins w:id="23238" w:author="PR Preview" w:date="2026-01-01T00:00:00Z">
        <w:r>
          <w:t xml:space="preserve">is not an eigenvalue (</w:t>
        </w:r>
      </w:ins>
      <w:hyperlink w:anchor="thm-eigenvalue-singular">
        <w:ins w:id="23239" w:author="PR Preview" w:date="2026-01-01T00:00:00Z">
          <w:r>
            <w:rPr>
              <w:rStyle w:val="Hyperlink"/>
            </w:rPr>
            <w:t xml:space="preserve">Theorem 103</w:t>
          </w:r>
        </w:ins>
      </w:hyperlink>
      <w:ins w:id="23240" w:author="PR Preview" w:date="2026-01-01T00:00:00Z">
        <w:r>
          <w:t xml:space="preserve">).</w:t>
        </w:r>
      </w:ins>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del w:id="23241" w:author="PR Preview" w:date="2026-01-01T00:00:00Z">
        <w:r>
          <w:delText xml:space="preserve">for</w:delText>
        </w:r>
      </w:del>
      <w:del w:id="23242" w:author="PR Preview" w:date="2026-01-01T00:00:00Z">
        <w:r>
          <w:delText xml:space="preserve"> </w:delText>
        </w:r>
      </w:del>
      <m:oMath>
        <m:r>
          <m:t>i</m:t>
        </m:r>
        <m:r>
          <m:rPr>
            <m:sty m:val="p"/>
          </m:rPr>
          <m:t>&lt;</m:t>
        </m:r>
        <m:r>
          <m:t>k</m:t>
        </m:r>
      </m:oMath>
      <w:del w:id="23243" w:author="PR Preview" w:date="2026-01-01T00:00:00Z">
        <w:r>
          <w:delText xml:space="preserve"> </w:delText>
        </w:r>
      </w:del>
      <w:del w:id="23244" w:author="PR Preview" w:date="2026-01-01T00:00:00Z">
        <w:r>
          <w:delText xml:space="preserve">it is</w:delText>
        </w:r>
      </w:del>
      <w:del w:id="23245" w:author="PR Preview" w:date="2026-01-01T00:00:00Z">
        <w:r>
          <w:delText xml:space="preserve"> </w:delText>
        </w:r>
      </w:del>
      <m:oMath>
        <m:r>
          <m:t>0</m:t>
        </m:r>
      </m:oMath>
      <w:del w:id="23246" w:author="PR Preview" w:date="2026-01-01T00:00:00Z">
        <w:r>
          <w:delText xml:space="preserve"> </w:delText>
        </w:r>
      </w:del>
      <w:del w:id="23247" w:author="PR Preview" w:date="2026-01-01T00:00:00Z">
        <w:r>
          <w:delText xml:space="preserve">exactly when</w:delText>
        </w:r>
      </w:del>
      <w:del w:id="23248" w:author="PR Preview" w:date="2026-01-01T00:00:00Z">
        <w:r>
          <w:delText xml:space="preserve"> </w:delText>
        </w:r>
      </w:del>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del w:id="23249" w:author="PR Preview" w:date="2026-01-01T00:00:00Z">
        <w:r>
          <w:delText xml:space="preserve">,</w:delText>
        </w:r>
      </w:del>
      <w:del w:id="23250" w:author="PR Preview" w:date="2026-01-01T00:00:00Z">
        <w:r>
          <w:delText xml:space="preserve"> </w:delText>
        </w:r>
      </w:del>
      <w:del w:id="23251" w:author="PR Preview" w:date="2026-01-01T00:00:00Z">
        <w:r>
          <w:delText xml:space="preserve">and these equations fix</w:delText>
        </w:r>
      </w:del>
      <w:del w:id="23252" w:author="PR Preview" w:date="2026-01-01T00:00:00Z">
        <w:r>
          <w:delText xml:space="preserve"> </w:delText>
        </w:r>
      </w:del>
      <m:oMath>
        <m:sSub>
          <m:e>
            <m:r>
              <m:t>v</m:t>
            </m:r>
          </m:e>
          <m:sub>
            <m:r>
              <m:t>k</m:t>
            </m:r>
            <m:r>
              <m:rPr>
                <m:sty m:val="p"/>
              </m:rPr>
              <m:t>−</m:t>
            </m:r>
            <m:r>
              <m:t>1</m:t>
            </m:r>
          </m:sub>
        </m:sSub>
        <m:r>
          <m:rPr>
            <m:sty m:val="p"/>
          </m:rPr>
          <m:t>,</m:t>
        </m:r>
        <m:r>
          <m:rPr>
            <m:sty m:val="p"/>
          </m:rPr>
          <m:t>…</m:t>
        </m:r>
        <m:r>
          <m:rPr>
            <m:sty m:val="p"/>
          </m:rPr>
          <m:t>,</m:t>
        </m:r>
        <m:sSub>
          <m:e>
            <m:r>
              <m:t>v</m:t>
            </m:r>
          </m:e>
          <m:sub>
            <m:r>
              <m:t>1</m:t>
            </m:r>
          </m:sub>
        </m:sSub>
      </m:oMath>
      <w:del w:id="23253" w:author="PR Preview" w:date="2026-01-01T00:00:00Z">
        <w:r>
          <w:delText xml:space="preserve"> </w:delText>
        </w:r>
      </w:del>
      <w:del w:id="23254" w:author="PR Preview" w:date="2026-01-01T00:00:00Z">
        <w:r>
          <w:delText xml:space="preserve">in turn, as in</w:delText>
        </w:r>
      </w:del>
      <w:del w:id="23255" w:author="PR Preview" w:date="2026-01-01T00:00:00Z">
        <w:r>
          <w:delText xml:space="preserve"> </w:delText>
        </w:r>
      </w:del>
      <w:hyperlink w:anchor="thm-back-substitution">
        <w:del w:id="23256" w:author="PR Preview" w:date="2026-01-01T00:00:00Z">
          <w:r>
            <w:rPr>
              <w:rStyle w:val="Hyperlink"/>
            </w:rPr>
            <w:delText xml:space="preserve">Theorem 96</w:delText>
          </w:r>
        </w:del>
      </w:hyperlink>
      <w:del w:id="23257" w:author="PR Preview" w:date="2026-01-01T00:00:00Z">
        <w:r>
          <w:delText xml:space="preserve">.</w:delText>
        </w:r>
      </w:del>
    </w:p>
    <w:p>
      <w:pPr>
        <w:pStyle w:val="Compact"/>
        <w:numPr>
          <w:ilvl w:val="0"/>
          <w:numId w:val="1099"/>
        </w:numPr>
      </w:pPr>
      <w:ins w:id="23258" w:author="PR Preview" w:date="2026-01-01T00:00:00Z">
        <w:r>
          <w:t xml:space="preserve">for</w:t>
        </w:r>
      </w:ins>
      <w:ins w:id="23259" w:author="PR Preview" w:date="2026-01-01T00:00:00Z">
        <w:r>
          <w:t xml:space="preserve"> </w:t>
        </w:r>
      </w:ins>
      <m:oMath>
        <m:r>
          <m:t>i</m:t>
        </m:r>
        <m:r>
          <m:rPr>
            <m:sty m:val="p"/>
          </m:rPr>
          <m:t>&lt;</m:t>
        </m:r>
        <m:r>
          <m:t>k</m:t>
        </m:r>
      </m:oMath>
      <w:ins w:id="23260" w:author="PR Preview" w:date="2026-01-01T00:00:00Z">
        <w:r>
          <w:t xml:space="preserve"> </w:t>
        </w:r>
      </w:ins>
      <w:ins w:id="23261" w:author="PR Preview" w:date="2026-01-01T00:00:00Z">
        <w:r>
          <w:t xml:space="preserve">it is</w:t>
        </w:r>
      </w:ins>
      <w:ins w:id="23262" w:author="PR Preview" w:date="2026-01-01T00:00:00Z">
        <w:r>
          <w:t xml:space="preserve"> </w:t>
        </w:r>
      </w:ins>
      <m:oMath>
        <m:r>
          <m:t>0</m:t>
        </m:r>
      </m:oMath>
      <w:ins w:id="23263" w:author="PR Preview" w:date="2026-01-01T00:00:00Z">
        <w:r>
          <w:t xml:space="preserve"> </w:t>
        </w:r>
      </w:ins>
      <w:ins w:id="23264" w:author="PR Preview" w:date="2026-01-01T00:00:00Z">
        <w:r>
          <w:t xml:space="preserve">exactly when</w:t>
        </w:r>
      </w:ins>
      <w:ins w:id="23265" w:author="PR Preview" w:date="2026-01-01T00:00:00Z">
        <w:r>
          <w:t xml:space="preserve"> </w:t>
        </w:r>
      </w:ins>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ins w:id="23266" w:author="PR Preview" w:date="2026-01-01T00:00:00Z">
        <w:r>
          <w:t xml:space="preserve">,</w:t>
        </w:r>
      </w:ins>
      <w:ins w:id="23267" w:author="PR Preview" w:date="2026-01-01T00:00:00Z">
        <w:r>
          <w:t xml:space="preserve"> </w:t>
        </w:r>
      </w:ins>
      <w:ins w:id="23268" w:author="PR Preview" w:date="2026-01-01T00:00:00Z">
        <w:r>
          <w:t xml:space="preserve">and these equations fix</w:t>
        </w:r>
      </w:ins>
      <w:ins w:id="23269" w:author="PR Preview" w:date="2026-01-01T00:00:00Z">
        <w:r>
          <w:t xml:space="preserve"> </w:t>
        </w:r>
      </w:ins>
      <m:oMath>
        <m:sSub>
          <m:e>
            <m:r>
              <m:t>v</m:t>
            </m:r>
          </m:e>
          <m:sub>
            <m:r>
              <m:t>k</m:t>
            </m:r>
            <m:r>
              <m:rPr>
                <m:sty m:val="p"/>
              </m:rPr>
              <m:t>−</m:t>
            </m:r>
            <m:r>
              <m:t>1</m:t>
            </m:r>
          </m:sub>
        </m:sSub>
        <m:r>
          <m:rPr>
            <m:sty m:val="p"/>
          </m:rPr>
          <m:t>,</m:t>
        </m:r>
        <m:r>
          <m:rPr>
            <m:sty m:val="p"/>
          </m:rPr>
          <m:t>…</m:t>
        </m:r>
        <m:r>
          <m:rPr>
            <m:sty m:val="p"/>
          </m:rPr>
          <m:t>,</m:t>
        </m:r>
        <m:sSub>
          <m:e>
            <m:r>
              <m:t>v</m:t>
            </m:r>
          </m:e>
          <m:sub>
            <m:r>
              <m:t>1</m:t>
            </m:r>
          </m:sub>
        </m:sSub>
      </m:oMath>
      <w:ins w:id="23270" w:author="PR Preview" w:date="2026-01-01T00:00:00Z">
        <w:r>
          <w:t xml:space="preserve"> </w:t>
        </w:r>
      </w:ins>
      <w:ins w:id="23271" w:author="PR Preview" w:date="2026-01-01T00:00:00Z">
        <w:r>
          <w:t xml:space="preserve">in turn, as in</w:t>
        </w:r>
      </w:ins>
      <w:ins w:id="23272" w:author="PR Preview" w:date="2026-01-01T00:00:00Z">
        <w:r>
          <w:t xml:space="preserve"> </w:t>
        </w:r>
      </w:ins>
      <w:hyperlink w:anchor="thm-back-substitution">
        <w:ins w:id="23273" w:author="PR Preview" w:date="2026-01-01T00:00:00Z">
          <w:r>
            <w:rPr>
              <w:rStyle w:val="Hyperlink"/>
            </w:rPr>
            <w:t xml:space="preserve">Theorem 97</w:t>
          </w:r>
        </w:ins>
      </w:hyperlink>
      <w:ins w:id="23274" w:author="PR Preview" w:date="2026-01-01T00:00:00Z">
        <w:r>
          <w:t xml:space="preserve">.</w:t>
        </w:r>
      </w:ins>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94" w:name="exm-eigen-triangular"/>
    <w:p>
      <w:pPr>
        <w:pStyle w:val="BodyText"/>
      </w:pPr>
      <w:del w:id="23275" w:author="PR Preview" w:date="2026-01-01T00:00:00Z">
        <w:r>
          <w:rPr>
            <w:b/>
            <w:bCs/>
          </w:rPr>
          <w:delText xml:space="preserve">Example 189 (Eigenvalues read off the diagonal)</w:delText>
        </w:r>
      </w:del>
      <w:del w:id="23276"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23277" w:author="PR Preview" w:date="2026-01-01T00:00:00Z">
        <w:r>
          <w:delText xml:space="preserve"> </w:delText>
        </w:r>
      </w:del>
      <w:del w:id="23278" w:author="PR Preview" w:date="2026-01-01T00:00:00Z">
        <w:r>
          <w:delText xml:space="preserve">of</w:delText>
        </w:r>
      </w:del>
      <w:del w:id="23279" w:author="PR Preview" w:date="2026-01-01T00:00:00Z">
        <w:r>
          <w:delText xml:space="preserve"> </w:delText>
        </w:r>
      </w:del>
      <w:hyperlink w:anchor="exm-triangular-matrix">
        <w:del w:id="23280" w:author="PR Preview" w:date="2026-01-01T00:00:00Z">
          <w:r>
            <w:rPr>
              <w:rStyle w:val="Hyperlink"/>
            </w:rPr>
            <w:delText xml:space="preserve">Example 174</w:delText>
          </w:r>
        </w:del>
      </w:hyperlink>
      <w:del w:id="23281" w:author="PR Preview" w:date="2026-01-01T00:00:00Z">
        <w:r>
          <w:delText xml:space="preserve"> </w:delText>
        </w:r>
      </w:del>
      <w:del w:id="23282" w:author="PR Preview" w:date="2026-01-01T00:00:00Z">
        <w:r>
          <w:delText xml:space="preserve">has eigenvalues</w:delText>
        </w:r>
      </w:del>
      <w:del w:id="23283" w:author="PR Preview" w:date="2026-01-01T00:00:00Z">
        <w:r>
          <w:delText xml:space="preserve"> </w:delText>
        </w:r>
      </w:del>
      <m:oMath>
        <m:r>
          <m:t>2</m:t>
        </m:r>
      </m:oMath>
      <w:del w:id="23284" w:author="PR Preview" w:date="2026-01-01T00:00:00Z">
        <w:r>
          <w:delText xml:space="preserve">,</w:delText>
        </w:r>
      </w:del>
      <w:del w:id="23285" w:author="PR Preview" w:date="2026-01-01T00:00:00Z">
        <w:r>
          <w:delText xml:space="preserve"> </w:delText>
        </w:r>
      </w:del>
      <m:oMath>
        <m:f>
          <m:fPr>
            <m:type m:val="lin"/>
          </m:fPr>
          <m:num>
            <m:r>
              <m:t>1</m:t>
            </m:r>
          </m:num>
          <m:den>
            <m:r>
              <m:t>2</m:t>
            </m:r>
          </m:den>
        </m:f>
      </m:oMath>
      <w:del w:id="23286" w:author="PR Preview" w:date="2026-01-01T00:00:00Z">
        <w:r>
          <w:delText xml:space="preserve"> </w:delText>
        </w:r>
      </w:del>
      <w:del w:id="23287" w:author="PR Preview" w:date="2026-01-01T00:00:00Z">
        <w:r>
          <w:delText xml:space="preserve">and</w:delText>
        </w:r>
      </w:del>
      <w:del w:id="23288" w:author="PR Preview" w:date="2026-01-01T00:00:00Z">
        <w:r>
          <w:delText xml:space="preserve"> </w:delText>
        </w:r>
      </w:del>
      <m:oMath>
        <m:r>
          <m:rPr>
            <m:sty m:val="p"/>
          </m:rPr>
          <m:t>−</m:t>
        </m:r>
        <m:r>
          <m:t>1</m:t>
        </m:r>
      </m:oMath>
      <w:del w:id="23289" w:author="PR Preview" w:date="2026-01-01T00:00:00Z">
        <w:r>
          <w:delText xml:space="preserve">.</w:delText>
        </w:r>
      </w:del>
      <w:del w:id="23290" w:author="PR Preview" w:date="2026-01-01T00:00:00Z">
        <w:r>
          <w:delText xml:space="preserve"> </w:delText>
        </w:r>
      </w:del>
      <w:del w:id="23291" w:author="PR Preview" w:date="2026-01-01T00:00:00Z">
        <w:r>
          <w:delText xml:space="preserve">For</w:delText>
        </w:r>
      </w:del>
      <w:del w:id="23292" w:author="PR Preview" w:date="2026-01-01T00:00:00Z">
        <w:r>
          <w:delText xml:space="preserve"> </w:delText>
        </w:r>
      </w:del>
      <m:oMath>
        <m:r>
          <m:t>λ</m:t>
        </m:r>
        <m:r>
          <m:rPr>
            <m:sty m:val="p"/>
          </m:rPr>
          <m:t>=</m:t>
        </m:r>
        <m:f>
          <m:fPr>
            <m:type m:val="lin"/>
          </m:fPr>
          <m:num>
            <m:r>
              <m:t>1</m:t>
            </m:r>
          </m:num>
          <m:den>
            <m:r>
              <m:t>2</m:t>
            </m:r>
          </m:den>
        </m:f>
      </m:oMath>
      <w:del w:id="23293" w:author="PR Preview" w:date="2026-01-01T00:00:00Z">
        <w:r>
          <w:delText xml:space="preserve"> </w:delText>
        </w:r>
      </w:del>
      <w:del w:id="23294" w:author="PR Preview" w:date="2026-01-01T00:00:00Z">
        <w:r>
          <w:delText xml:space="preserve">(so</w:delText>
        </w:r>
      </w:del>
      <w:del w:id="23295" w:author="PR Preview" w:date="2026-01-01T00:00:00Z">
        <w:r>
          <w:delText xml:space="preserve"> </w:delText>
        </w:r>
      </w:del>
      <m:oMath>
        <m:r>
          <m:t>k</m:t>
        </m:r>
        <m:r>
          <m:rPr>
            <m:sty m:val="p"/>
          </m:rPr>
          <m:t>=</m:t>
        </m:r>
        <m:r>
          <m:t>2</m:t>
        </m:r>
      </m:oMath>
      <w:del w:id="23296" w:author="PR Preview" w:date="2026-01-01T00:00:00Z">
        <w:r>
          <w:delText xml:space="preserve">), take</w:delText>
        </w:r>
      </w:del>
      <w:del w:id="23297" w:author="PR Preview" w:date="2026-01-01T00:00:00Z">
        <w:r>
          <w:delText xml:space="preserve"> </w:delText>
        </w:r>
      </w:del>
      <m:oMath>
        <m:sSub>
          <m:e>
            <m:r>
              <m:t>v</m:t>
            </m:r>
          </m:e>
          <m:sub>
            <m:r>
              <m:t>2</m:t>
            </m:r>
          </m:sub>
        </m:sSub>
        <m:r>
          <m:rPr>
            <m:sty m:val="p"/>
          </m:rPr>
          <m:t>=</m:t>
        </m:r>
        <m:r>
          <m:t>1</m:t>
        </m:r>
      </m:oMath>
      <w:del w:id="23298" w:author="PR Preview" w:date="2026-01-01T00:00:00Z">
        <w:r>
          <w:delText xml:space="preserve">,</w:delText>
        </w:r>
      </w:del>
      <w:del w:id="23299" w:author="PR Preview" w:date="2026-01-01T00:00:00Z">
        <w:r>
          <w:delText xml:space="preserve"> </w:delText>
        </w:r>
      </w:del>
      <m:oMath>
        <m:sSub>
          <m:e>
            <m:r>
              <m:t>v</m:t>
            </m:r>
          </m:e>
          <m:sub>
            <m:r>
              <m:t>3</m:t>
            </m:r>
          </m:sub>
        </m:sSub>
        <m:r>
          <m:rPr>
            <m:sty m:val="p"/>
          </m:rPr>
          <m:t>=</m:t>
        </m:r>
        <m:r>
          <m:t>0</m:t>
        </m:r>
      </m:oMath>
      <w:del w:id="23300" w:author="PR Preview" w:date="2026-01-01T00:00:00Z">
        <w:r>
          <w:delText xml:space="preserve">;</w:delText>
        </w:r>
      </w:del>
      <w:del w:id="23301" w:author="PR Preview" w:date="2026-01-01T00:00:00Z">
        <w:r>
          <w:delText xml:space="preserve"> </w:delText>
        </w:r>
      </w:del>
      <w:del w:id="23302" w:author="PR Preview" w:date="2026-01-01T00:00:00Z">
        <w:r>
          <w:delText xml:space="preserve">row 1 of</w:delText>
        </w:r>
      </w:del>
      <w:del w:id="23303" w:author="PR Preview" w:date="2026-01-01T00:00:00Z">
        <w:r>
          <w:delText xml:space="preserve"> </w:delText>
        </w:r>
      </w:del>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del w:id="23304" w:author="PR Preview" w:date="2026-01-01T00:00:00Z">
        <w:r>
          <w:delText xml:space="preserve"> </w:delText>
        </w:r>
      </w:del>
      <w:del w:id="23305" w:author="PR Preview" w:date="2026-01-01T00:00:00Z">
        <w:r>
          <w:delText xml:space="preserve">is</w:delText>
        </w:r>
      </w:del>
      <w:del w:id="23306"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23307" w:author="PR Preview" w:date="2026-01-01T00:00:00Z">
        <w:r>
          <w:delText xml:space="preserve">, so</w:delText>
        </w:r>
      </w:del>
      <w:del w:id="23308"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23309" w:author="PR Preview" w:date="2026-01-01T00:00:00Z">
        <w:r>
          <w:delText xml:space="preserve">.</w:delText>
        </w:r>
      </w:del>
      <w:del w:id="23310" w:author="PR Preview" w:date="2026-01-01T00:00:00Z">
        <w:r>
          <w:delText xml:space="preserve"> </w:delText>
        </w:r>
      </w:del>
      <w:del w:id="23311" w:author="PR Preview" w:date="2026-01-01T00:00:00Z">
        <w:r>
          <w:delText xml:space="preserve">Check:</w:delText>
        </w:r>
      </w:del>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del w:id="23312" w:author="PR Preview" w:date="2026-01-01T00:00:00Z">
        <w:r>
          <w:delText xml:space="preserve">The matrix</w:delText>
        </w:r>
      </w:del>
      <w:del w:id="23313" w:author="PR Preview" w:date="2026-01-01T00:00:00Z">
        <w:r>
          <w:delText xml:space="preserve"> </w:delText>
        </w:r>
      </w:del>
      <m:oMath>
        <m:r>
          <m:rPr>
            <m:sty m:val="bi"/>
          </m:rPr>
          <m:t>J</m:t>
        </m:r>
      </m:oMath>
      <w:del w:id="23314" w:author="PR Preview" w:date="2026-01-01T00:00:00Z">
        <w:r>
          <w:delText xml:space="preserve"> </w:delText>
        </w:r>
      </w:del>
      <w:del w:id="23315" w:author="PR Preview" w:date="2026-01-01T00:00:00Z">
        <w:r>
          <w:delText xml:space="preserve">of</w:delText>
        </w:r>
      </w:del>
      <w:del w:id="23316" w:author="PR Preview" w:date="2026-01-01T00:00:00Z">
        <w:r>
          <w:delText xml:space="preserve"> </w:delText>
        </w:r>
      </w:del>
      <w:hyperlink w:anchor="exm-eigenspace">
        <w:del w:id="23317" w:author="PR Preview" w:date="2026-01-01T00:00:00Z">
          <w:r>
            <w:rPr>
              <w:rStyle w:val="Hyperlink"/>
            </w:rPr>
            <w:delText xml:space="preserve">Example 185</w:delText>
          </w:r>
        </w:del>
      </w:hyperlink>
      <w:del w:id="23318" w:author="PR Preview" w:date="2026-01-01T00:00:00Z">
        <w:r>
          <w:delText xml:space="preserve"> </w:delText>
        </w:r>
      </w:del>
      <w:del w:id="23319" w:author="PR Preview" w:date="2026-01-01T00:00:00Z">
        <w:r>
          <w:delText xml:space="preserve">is upper triangular with both diagonal entries</w:delText>
        </w:r>
      </w:del>
      <w:del w:id="23320" w:author="PR Preview" w:date="2026-01-01T00:00:00Z">
        <w:r>
          <w:delText xml:space="preserve"> </w:delText>
        </w:r>
      </w:del>
      <m:oMath>
        <m:r>
          <m:t>0</m:t>
        </m:r>
      </m:oMath>
      <w:del w:id="23321" w:author="PR Preview" w:date="2026-01-01T00:00:00Z">
        <w:r>
          <w:delText xml:space="preserve">,</w:delText>
        </w:r>
      </w:del>
      <w:del w:id="23322" w:author="PR Preview" w:date="2026-01-01T00:00:00Z">
        <w:r>
          <w:delText xml:space="preserve"> </w:delText>
        </w:r>
      </w:del>
      <w:del w:id="23323" w:author="PR Preview" w:date="2026-01-01T00:00:00Z">
        <w:r>
          <w:delText xml:space="preserve">and</w:delText>
        </w:r>
      </w:del>
      <w:del w:id="23324" w:author="PR Preview" w:date="2026-01-01T00:00:00Z">
        <w:r>
          <w:delText xml:space="preserve"> </w:delText>
        </w:r>
      </w:del>
      <m:oMath>
        <m:r>
          <m:t>0</m:t>
        </m:r>
      </m:oMath>
      <w:del w:id="23325" w:author="PR Preview" w:date="2026-01-01T00:00:00Z">
        <w:r>
          <w:delText xml:space="preserve"> </w:delText>
        </w:r>
      </w:del>
      <w:del w:id="23326" w:author="PR Preview" w:date="2026-01-01T00:00:00Z">
        <w:r>
          <w:delText xml:space="preserve">is its only eigenvalue.</w:delText>
        </w:r>
      </w:del>
    </w:p>
    <w:p>
      <w:pPr>
        <w:pStyle w:val="BodyText"/>
      </w:pPr>
      <w:del w:id="23327" w:author="PR Preview" w:date="2026-01-01T00:00:00Z">
        <w:r>
          <w:rPr>
            <w:b/>
            <w:bCs/>
          </w:rPr>
          <w:delText xml:space="preserve">Theorem 105 (Eigenvalues of idempotent and orthogonal matrices)</w:delText>
        </w:r>
      </w:del>
      <w:del w:id="23328" w:author="PR Preview" w:date="2026-01-01T00:00:00Z">
        <w:r>
          <w:delText xml:space="preserve"> </w:delText>
        </w:r>
      </w:del>
      <w:del w:id="23329" w:author="PR Preview" w:date="2026-01-01T00:00:00Z">
        <w:r>
          <w:delText xml:space="preserve"> </w:delText>
        </w:r>
      </w:del>
    </w:p>
    <w:p>
      <w:pPr>
        <w:pStyle w:val="Compact"/>
        <w:numPr>
          <w:ilvl w:val="0"/>
          <w:numId w:val="1099"/>
        </w:numPr>
      </w:pPr>
      <w:del w:id="23330" w:author="PR Preview" w:date="2026-01-01T00:00:00Z">
        <w:r>
          <w:delText xml:space="preserve">Every eigenvalue of an idempotent matrix (</w:delText>
        </w:r>
      </w:del>
      <w:hyperlink w:anchor="def-idempotent-matrix">
        <w:del w:id="23331" w:author="PR Preview" w:date="2026-01-01T00:00:00Z">
          <w:r>
            <w:rPr>
              <w:rStyle w:val="Hyperlink"/>
            </w:rPr>
            <w:delText xml:space="preserve">Definition 73</w:delText>
          </w:r>
        </w:del>
      </w:hyperlink>
      <w:del w:id="23332" w:author="PR Preview" w:date="2026-01-01T00:00:00Z">
        <w:r>
          <w:delText xml:space="preserve">) is</w:delText>
        </w:r>
      </w:del>
      <w:del w:id="23333" w:author="PR Preview" w:date="2026-01-01T00:00:00Z">
        <w:r>
          <w:delText xml:space="preserve"> </w:delText>
        </w:r>
      </w:del>
      <m:oMath>
        <m:r>
          <m:t>0</m:t>
        </m:r>
      </m:oMath>
      <w:del w:id="23334" w:author="PR Preview" w:date="2026-01-01T00:00:00Z">
        <w:r>
          <w:delText xml:space="preserve"> </w:delText>
        </w:r>
      </w:del>
      <w:del w:id="23335" w:author="PR Preview" w:date="2026-01-01T00:00:00Z">
        <w:r>
          <w:delText xml:space="preserve">or</w:delText>
        </w:r>
      </w:del>
      <w:del w:id="23336" w:author="PR Preview" w:date="2026-01-01T00:00:00Z">
        <w:r>
          <w:delText xml:space="preserve"> </w:delText>
        </w:r>
      </w:del>
      <m:oMath>
        <m:r>
          <m:t>1</m:t>
        </m:r>
      </m:oMath>
      <w:del w:id="23337" w:author="PR Preview" w:date="2026-01-01T00:00:00Z">
        <w:r>
          <w:delText xml:space="preserve">.</w:delText>
        </w:r>
      </w:del>
    </w:p>
    <w:p>
      <w:pPr>
        <w:pStyle w:val="Compact"/>
        <w:numPr>
          <w:ilvl w:val="0"/>
          <w:numId w:val="1099"/>
        </w:numPr>
      </w:pPr>
      <w:del w:id="23338" w:author="PR Preview" w:date="2026-01-01T00:00:00Z">
        <w:r>
          <w:delText xml:space="preserve">Every eigenvalue of an orthogonal matrix (</w:delText>
        </w:r>
      </w:del>
      <w:hyperlink w:anchor="def-orthogonal-matrix">
        <w:del w:id="23339" w:author="PR Preview" w:date="2026-01-01T00:00:00Z">
          <w:r>
            <w:rPr>
              <w:rStyle w:val="Hyperlink"/>
            </w:rPr>
            <w:delText xml:space="preserve">Definition 76</w:delText>
          </w:r>
        </w:del>
      </w:hyperlink>
      <w:del w:id="23340" w:author="PR Preview" w:date="2026-01-01T00:00:00Z">
        <w:r>
          <w:delText xml:space="preserve">) is</w:delText>
        </w:r>
      </w:del>
      <w:del w:id="23341" w:author="PR Preview" w:date="2026-01-01T00:00:00Z">
        <w:r>
          <w:delText xml:space="preserve"> </w:delText>
        </w:r>
      </w:del>
      <m:oMath>
        <m:r>
          <m:t>1</m:t>
        </m:r>
      </m:oMath>
      <w:del w:id="23342" w:author="PR Preview" w:date="2026-01-01T00:00:00Z">
        <w:r>
          <w:delText xml:space="preserve"> </w:delText>
        </w:r>
      </w:del>
      <w:del w:id="23343" w:author="PR Preview" w:date="2026-01-01T00:00:00Z">
        <w:r>
          <w:delText xml:space="preserve">or</w:delText>
        </w:r>
      </w:del>
      <w:del w:id="23344" w:author="PR Preview" w:date="2026-01-01T00:00:00Z">
        <w:r>
          <w:delText xml:space="preserve"> </w:delText>
        </w:r>
      </w:del>
      <m:oMath>
        <m:r>
          <m:rPr>
            <m:sty m:val="p"/>
          </m:rPr>
          <m:t>−</m:t>
        </m:r>
        <m:r>
          <m:t>1</m:t>
        </m:r>
      </m:oMath>
      <w:del w:id="23345" w:author="PR Preview" w:date="2026-01-01T00:00:00Z">
        <w:r>
          <w:delText xml:space="preserve">.</w:delText>
        </w:r>
      </w:del>
    </w:p>
    <w:p>
      <w:pPr>
        <w:pStyle w:val="BodyText"/>
      </w:pPr>
      <w:ins w:id="23346" w:author="PR Preview" w:date="2026-01-01T00:00:00Z">
        <w:r>
          <w:rPr>
            <w:b/>
            <w:bCs/>
          </w:rPr>
          <w:t xml:space="preserve">Example 192 (Eigenvalues read off the diagonal)</w:t>
        </w:r>
      </w:ins>
      <w:ins w:id="23347"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23348" w:author="PR Preview" w:date="2026-01-01T00:00:00Z">
        <w:r>
          <w:t xml:space="preserve"> </w:t>
        </w:r>
      </w:ins>
      <w:ins w:id="23349" w:author="PR Preview" w:date="2026-01-01T00:00:00Z">
        <w:r>
          <w:t xml:space="preserve">of</w:t>
        </w:r>
      </w:ins>
      <w:ins w:id="23350" w:author="PR Preview" w:date="2026-01-01T00:00:00Z">
        <w:r>
          <w:t xml:space="preserve"> </w:t>
        </w:r>
      </w:ins>
      <w:hyperlink w:anchor="exm-triangular-matrix">
        <w:ins w:id="23351" w:author="PR Preview" w:date="2026-01-01T00:00:00Z">
          <w:r>
            <w:rPr>
              <w:rStyle w:val="Hyperlink"/>
            </w:rPr>
            <w:t xml:space="preserve">Example 177</w:t>
          </w:r>
        </w:ins>
      </w:hyperlink>
      <w:ins w:id="23352" w:author="PR Preview" w:date="2026-01-01T00:00:00Z">
        <w:r>
          <w:t xml:space="preserve"> </w:t>
        </w:r>
      </w:ins>
      <w:ins w:id="23353" w:author="PR Preview" w:date="2026-01-01T00:00:00Z">
        <w:r>
          <w:t xml:space="preserve">has eigenvalues</w:t>
        </w:r>
      </w:ins>
      <w:ins w:id="23354" w:author="PR Preview" w:date="2026-01-01T00:00:00Z">
        <w:r>
          <w:t xml:space="preserve"> </w:t>
        </w:r>
      </w:ins>
      <m:oMath>
        <m:r>
          <m:t>2</m:t>
        </m:r>
      </m:oMath>
      <w:ins w:id="23355" w:author="PR Preview" w:date="2026-01-01T00:00:00Z">
        <w:r>
          <w:t xml:space="preserve">,</w:t>
        </w:r>
      </w:ins>
      <w:ins w:id="23356" w:author="PR Preview" w:date="2026-01-01T00:00:00Z">
        <w:r>
          <w:t xml:space="preserve"> </w:t>
        </w:r>
      </w:ins>
      <m:oMath>
        <m:f>
          <m:fPr>
            <m:type m:val="lin"/>
          </m:fPr>
          <m:num>
            <m:r>
              <m:t>1</m:t>
            </m:r>
          </m:num>
          <m:den>
            <m:r>
              <m:t>2</m:t>
            </m:r>
          </m:den>
        </m:f>
      </m:oMath>
      <w:ins w:id="23357" w:author="PR Preview" w:date="2026-01-01T00:00:00Z">
        <w:r>
          <w:t xml:space="preserve"> </w:t>
        </w:r>
      </w:ins>
      <w:ins w:id="23358" w:author="PR Preview" w:date="2026-01-01T00:00:00Z">
        <w:r>
          <w:t xml:space="preserve">and</w:t>
        </w:r>
      </w:ins>
      <w:ins w:id="23359" w:author="PR Preview" w:date="2026-01-01T00:00:00Z">
        <w:r>
          <w:t xml:space="preserve"> </w:t>
        </w:r>
      </w:ins>
      <m:oMath>
        <m:r>
          <m:rPr>
            <m:sty m:val="p"/>
          </m:rPr>
          <m:t>−</m:t>
        </m:r>
        <m:r>
          <m:t>1</m:t>
        </m:r>
      </m:oMath>
      <w:ins w:id="23360" w:author="PR Preview" w:date="2026-01-01T00:00:00Z">
        <w:r>
          <w:t xml:space="preserve">.</w:t>
        </w:r>
      </w:ins>
      <w:ins w:id="23361" w:author="PR Preview" w:date="2026-01-01T00:00:00Z">
        <w:r>
          <w:t xml:space="preserve"> </w:t>
        </w:r>
      </w:ins>
      <w:ins w:id="23362" w:author="PR Preview" w:date="2026-01-01T00:00:00Z">
        <w:r>
          <w:t xml:space="preserve">For</w:t>
        </w:r>
      </w:ins>
      <w:ins w:id="23363" w:author="PR Preview" w:date="2026-01-01T00:00:00Z">
        <w:r>
          <w:t xml:space="preserve"> </w:t>
        </w:r>
      </w:ins>
      <m:oMath>
        <m:r>
          <m:t>λ</m:t>
        </m:r>
        <m:r>
          <m:rPr>
            <m:sty m:val="p"/>
          </m:rPr>
          <m:t>=</m:t>
        </m:r>
        <m:f>
          <m:fPr>
            <m:type m:val="lin"/>
          </m:fPr>
          <m:num>
            <m:r>
              <m:t>1</m:t>
            </m:r>
          </m:num>
          <m:den>
            <m:r>
              <m:t>2</m:t>
            </m:r>
          </m:den>
        </m:f>
      </m:oMath>
      <w:ins w:id="23364" w:author="PR Preview" w:date="2026-01-01T00:00:00Z">
        <w:r>
          <w:t xml:space="preserve"> </w:t>
        </w:r>
      </w:ins>
      <w:ins w:id="23365" w:author="PR Preview" w:date="2026-01-01T00:00:00Z">
        <w:r>
          <w:t xml:space="preserve">(so</w:t>
        </w:r>
      </w:ins>
      <w:ins w:id="23366" w:author="PR Preview" w:date="2026-01-01T00:00:00Z">
        <w:r>
          <w:t xml:space="preserve"> </w:t>
        </w:r>
      </w:ins>
      <m:oMath>
        <m:r>
          <m:t>k</m:t>
        </m:r>
        <m:r>
          <m:rPr>
            <m:sty m:val="p"/>
          </m:rPr>
          <m:t>=</m:t>
        </m:r>
        <m:r>
          <m:t>2</m:t>
        </m:r>
      </m:oMath>
      <w:ins w:id="23367" w:author="PR Preview" w:date="2026-01-01T00:00:00Z">
        <w:r>
          <w:t xml:space="preserve">), take</w:t>
        </w:r>
      </w:ins>
      <w:ins w:id="23368" w:author="PR Preview" w:date="2026-01-01T00:00:00Z">
        <w:r>
          <w:t xml:space="preserve"> </w:t>
        </w:r>
      </w:ins>
      <m:oMath>
        <m:sSub>
          <m:e>
            <m:r>
              <m:t>v</m:t>
            </m:r>
          </m:e>
          <m:sub>
            <m:r>
              <m:t>2</m:t>
            </m:r>
          </m:sub>
        </m:sSub>
        <m:r>
          <m:rPr>
            <m:sty m:val="p"/>
          </m:rPr>
          <m:t>=</m:t>
        </m:r>
        <m:r>
          <m:t>1</m:t>
        </m:r>
      </m:oMath>
      <w:ins w:id="23369" w:author="PR Preview" w:date="2026-01-01T00:00:00Z">
        <w:r>
          <w:t xml:space="preserve">,</w:t>
        </w:r>
      </w:ins>
      <w:ins w:id="23370" w:author="PR Preview" w:date="2026-01-01T00:00:00Z">
        <w:r>
          <w:t xml:space="preserve"> </w:t>
        </w:r>
      </w:ins>
      <m:oMath>
        <m:sSub>
          <m:e>
            <m:r>
              <m:t>v</m:t>
            </m:r>
          </m:e>
          <m:sub>
            <m:r>
              <m:t>3</m:t>
            </m:r>
          </m:sub>
        </m:sSub>
        <m:r>
          <m:rPr>
            <m:sty m:val="p"/>
          </m:rPr>
          <m:t>=</m:t>
        </m:r>
        <m:r>
          <m:t>0</m:t>
        </m:r>
      </m:oMath>
      <w:ins w:id="23371" w:author="PR Preview" w:date="2026-01-01T00:00:00Z">
        <w:r>
          <w:t xml:space="preserve">;</w:t>
        </w:r>
      </w:ins>
      <w:ins w:id="23372" w:author="PR Preview" w:date="2026-01-01T00:00:00Z">
        <w:r>
          <w:t xml:space="preserve"> </w:t>
        </w:r>
      </w:ins>
      <w:ins w:id="23373" w:author="PR Preview" w:date="2026-01-01T00:00:00Z">
        <w:r>
          <w:t xml:space="preserve">row 1 of</w:t>
        </w:r>
      </w:ins>
      <w:ins w:id="23374" w:author="PR Preview" w:date="2026-01-01T00:00:00Z">
        <w:r>
          <w:t xml:space="preserve"> </w:t>
        </w:r>
      </w:ins>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ins w:id="23375" w:author="PR Preview" w:date="2026-01-01T00:00:00Z">
        <w:r>
          <w:t xml:space="preserve"> </w:t>
        </w:r>
      </w:ins>
      <w:ins w:id="23376" w:author="PR Preview" w:date="2026-01-01T00:00:00Z">
        <w:r>
          <w:t xml:space="preserve">is</w:t>
        </w:r>
      </w:ins>
      <w:ins w:id="23377"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23378" w:author="PR Preview" w:date="2026-01-01T00:00:00Z">
        <w:r>
          <w:t xml:space="preserve">, so</w:t>
        </w:r>
      </w:ins>
      <w:ins w:id="23379"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23380" w:author="PR Preview" w:date="2026-01-01T00:00:00Z">
        <w:r>
          <w:t xml:space="preserve">.</w:t>
        </w:r>
      </w:ins>
      <w:ins w:id="23381" w:author="PR Preview" w:date="2026-01-01T00:00:00Z">
        <w:r>
          <w:t xml:space="preserve"> </w:t>
        </w:r>
      </w:ins>
      <w:ins w:id="23382"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23383" w:author="PR Preview" w:date="2026-01-01T00:00:00Z">
        <w:r>
          <w:t xml:space="preserve">The matrix</w:t>
        </w:r>
      </w:ins>
      <w:ins w:id="23384" w:author="PR Preview" w:date="2026-01-01T00:00:00Z">
        <w:r>
          <w:t xml:space="preserve"> </w:t>
        </w:r>
      </w:ins>
      <m:oMath>
        <m:r>
          <m:rPr>
            <m:sty m:val="bi"/>
          </m:rPr>
          <m:t>J</m:t>
        </m:r>
      </m:oMath>
      <w:ins w:id="23385" w:author="PR Preview" w:date="2026-01-01T00:00:00Z">
        <w:r>
          <w:t xml:space="preserve"> </w:t>
        </w:r>
      </w:ins>
      <w:ins w:id="23386" w:author="PR Preview" w:date="2026-01-01T00:00:00Z">
        <w:r>
          <w:t xml:space="preserve">of</w:t>
        </w:r>
      </w:ins>
      <w:ins w:id="23387" w:author="PR Preview" w:date="2026-01-01T00:00:00Z">
        <w:r>
          <w:t xml:space="preserve"> </w:t>
        </w:r>
      </w:ins>
      <w:hyperlink w:anchor="exm-eigenspace">
        <w:ins w:id="23388" w:author="PR Preview" w:date="2026-01-01T00:00:00Z">
          <w:r>
            <w:rPr>
              <w:rStyle w:val="Hyperlink"/>
            </w:rPr>
            <w:t xml:space="preserve">Example 188</w:t>
          </w:r>
        </w:ins>
      </w:hyperlink>
      <w:ins w:id="23389" w:author="PR Preview" w:date="2026-01-01T00:00:00Z">
        <w:r>
          <w:t xml:space="preserve"> </w:t>
        </w:r>
      </w:ins>
      <w:ins w:id="23390" w:author="PR Preview" w:date="2026-01-01T00:00:00Z">
        <w:r>
          <w:t xml:space="preserve">is upper triangular with both diagonal entries</w:t>
        </w:r>
      </w:ins>
      <w:ins w:id="23391" w:author="PR Preview" w:date="2026-01-01T00:00:00Z">
        <w:r>
          <w:t xml:space="preserve"> </w:t>
        </w:r>
      </w:ins>
      <m:oMath>
        <m:r>
          <m:t>0</m:t>
        </m:r>
      </m:oMath>
      <w:ins w:id="23392" w:author="PR Preview" w:date="2026-01-01T00:00:00Z">
        <w:r>
          <w:t xml:space="preserve">,</w:t>
        </w:r>
      </w:ins>
      <w:ins w:id="23393" w:author="PR Preview" w:date="2026-01-01T00:00:00Z">
        <w:r>
          <w:t xml:space="preserve"> </w:t>
        </w:r>
      </w:ins>
      <w:ins w:id="23394" w:author="PR Preview" w:date="2026-01-01T00:00:00Z">
        <w:r>
          <w:t xml:space="preserve">and</w:t>
        </w:r>
      </w:ins>
      <w:ins w:id="23395" w:author="PR Preview" w:date="2026-01-01T00:00:00Z">
        <w:r>
          <w:t xml:space="preserve"> </w:t>
        </w:r>
      </w:ins>
      <m:oMath>
        <m:r>
          <m:t>0</m:t>
        </m:r>
      </m:oMath>
      <w:ins w:id="23396" w:author="PR Preview" w:date="2026-01-01T00:00:00Z">
        <w:r>
          <w:t xml:space="preserve"> </w:t>
        </w:r>
      </w:ins>
      <w:ins w:id="23397" w:author="PR Preview" w:date="2026-01-01T00:00:00Z">
        <w:r>
          <w:t xml:space="preserve">is its only eigenvalue.</w:t>
        </w:r>
      </w:ins>
    </w:p>
    <w:bookmarkEnd w:id="594"/>
    <w:bookmarkStart w:id="595" w:name="thm-eigen-idempotent-orthogonal"/>
    <w:p>
      <w:pPr>
        <w:pStyle w:val="BodyText"/>
      </w:pPr>
      <w:ins w:id="23398" w:author="PR Preview" w:date="2026-01-01T00:00:00Z">
        <w:r>
          <w:rPr>
            <w:b/>
            <w:bCs/>
          </w:rPr>
          <w:t xml:space="preserve">Theorem 106 (Eigenvalues of idempotent and orthogonal matrices)</w:t>
        </w:r>
      </w:ins>
      <w:ins w:id="23399" w:author="PR Preview" w:date="2026-01-01T00:00:00Z">
        <w:r>
          <w:t xml:space="preserve"> </w:t>
        </w:r>
      </w:ins>
      <w:ins w:id="23400" w:author="PR Preview" w:date="2026-01-01T00:00:00Z">
        <w:r>
          <w:t xml:space="preserve"> </w:t>
        </w:r>
      </w:ins>
    </w:p>
    <w:p>
      <w:pPr>
        <w:pStyle w:val="Compact"/>
        <w:numPr>
          <w:ilvl w:val="0"/>
          <w:numId w:val="1100"/>
        </w:numPr>
      </w:pPr>
      <w:ins w:id="23401" w:author="PR Preview" w:date="2026-01-01T00:00:00Z">
        <w:r>
          <w:t xml:space="preserve">Every eigenvalue of an idempotent matrix (</w:t>
        </w:r>
      </w:ins>
      <w:hyperlink w:anchor="def-idempotent-matrix">
        <w:ins w:id="23402" w:author="PR Preview" w:date="2026-01-01T00:00:00Z">
          <w:r>
            <w:rPr>
              <w:rStyle w:val="Hyperlink"/>
            </w:rPr>
            <w:t xml:space="preserve">Definition 78</w:t>
          </w:r>
        </w:ins>
      </w:hyperlink>
      <w:ins w:id="23403" w:author="PR Preview" w:date="2026-01-01T00:00:00Z">
        <w:r>
          <w:t xml:space="preserve">) is</w:t>
        </w:r>
      </w:ins>
      <w:ins w:id="23404" w:author="PR Preview" w:date="2026-01-01T00:00:00Z">
        <w:r>
          <w:t xml:space="preserve"> </w:t>
        </w:r>
      </w:ins>
      <m:oMath>
        <m:r>
          <m:t>0</m:t>
        </m:r>
      </m:oMath>
      <w:ins w:id="23405" w:author="PR Preview" w:date="2026-01-01T00:00:00Z">
        <w:r>
          <w:t xml:space="preserve"> </w:t>
        </w:r>
      </w:ins>
      <w:ins w:id="23406" w:author="PR Preview" w:date="2026-01-01T00:00:00Z">
        <w:r>
          <w:t xml:space="preserve">or</w:t>
        </w:r>
      </w:ins>
      <w:ins w:id="23407" w:author="PR Preview" w:date="2026-01-01T00:00:00Z">
        <w:r>
          <w:t xml:space="preserve"> </w:t>
        </w:r>
      </w:ins>
      <m:oMath>
        <m:r>
          <m:t>1</m:t>
        </m:r>
      </m:oMath>
      <w:ins w:id="23408" w:author="PR Preview" w:date="2026-01-01T00:00:00Z">
        <w:r>
          <w:t xml:space="preserve">.</w:t>
        </w:r>
      </w:ins>
    </w:p>
    <w:p>
      <w:pPr>
        <w:pStyle w:val="Compact"/>
        <w:numPr>
          <w:ilvl w:val="0"/>
          <w:numId w:val="1100"/>
        </w:numPr>
      </w:pPr>
      <w:ins w:id="23409" w:author="PR Preview" w:date="2026-01-01T00:00:00Z">
        <w:r>
          <w:t xml:space="preserve">Every eigenvalue of an orthogonal matrix (</w:t>
        </w:r>
      </w:ins>
      <w:hyperlink w:anchor="def-orthogonal-matrix">
        <w:ins w:id="23410" w:author="PR Preview" w:date="2026-01-01T00:00:00Z">
          <w:r>
            <w:rPr>
              <w:rStyle w:val="Hyperlink"/>
            </w:rPr>
            <w:t xml:space="preserve">Definition 81</w:t>
          </w:r>
        </w:ins>
      </w:hyperlink>
      <w:ins w:id="23411" w:author="PR Preview" w:date="2026-01-01T00:00:00Z">
        <w:r>
          <w:t xml:space="preserve">) is</w:t>
        </w:r>
      </w:ins>
      <w:ins w:id="23412" w:author="PR Preview" w:date="2026-01-01T00:00:00Z">
        <w:r>
          <w:t xml:space="preserve"> </w:t>
        </w:r>
      </w:ins>
      <m:oMath>
        <m:r>
          <m:t>1</m:t>
        </m:r>
      </m:oMath>
      <w:ins w:id="23413" w:author="PR Preview" w:date="2026-01-01T00:00:00Z">
        <w:r>
          <w:t xml:space="preserve"> </w:t>
        </w:r>
      </w:ins>
      <w:ins w:id="23414" w:author="PR Preview" w:date="2026-01-01T00:00:00Z">
        <w:r>
          <w:t xml:space="preserve">or</w:t>
        </w:r>
      </w:ins>
      <w:ins w:id="23415" w:author="PR Preview" w:date="2026-01-01T00:00:00Z">
        <w:r>
          <w:t xml:space="preserve"> </w:t>
        </w:r>
      </w:ins>
      <m:oMath>
        <m:r>
          <m:rPr>
            <m:sty m:val="p"/>
          </m:rPr>
          <m:t>−</m:t>
        </m:r>
        <m:r>
          <m:t>1</m:t>
        </m:r>
      </m:oMath>
      <w:ins w:id="23416" w:author="PR Preview" w:date="2026-01-01T00:00:00Z">
        <w:r>
          <w:t xml:space="preserve">.</w:t>
        </w:r>
      </w:ins>
    </w:p>
    <w:bookmarkEnd w:id="595"/>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104</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68</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54</m:t>
              </m:r>
              <m:r>
                <m:rPr>
                  <m:nor/>
                  <m:sty m:val="p"/>
                </m:rPr>
                <m:t>, part 2)</m:t>
              </m:r>
            </m:e>
          </m:eqArr>
        </m:oMath>
      </m:oMathPara>
    </w:p>
    <w:p>
      <w:pPr>
        <w:pStyle w:val="FirstParagraph"/>
      </w:pPr>
      <w:del w:id="23417" w:author="PR Preview" w:date="2026-01-01T00:00:00Z">
        <w:r>
          <w:delText xml:space="preserve">and</w:delText>
        </w:r>
      </w:del>
      <w:del w:id="23418" w:author="PR Preview" w:date="2026-01-01T00:00:00Z">
        <w:r>
          <w:delText xml:space="preserve"> </w:delText>
        </w:r>
      </w:del>
      <m:oMath>
        <m:r>
          <m:t>​</m:t>
        </m:r>
        <m:d>
          <m:dPr>
            <m:begChr m:val="∥"/>
            <m:sepChr m:val=""/>
            <m:endChr m:val="∥"/>
            <m:grow/>
          </m:dPr>
          <m:e>
            <m:acc>
              <m:accPr>
                <m:chr m:val="̃"/>
              </m:accPr>
              <m:e>
                <m:r>
                  <m:t>v</m:t>
                </m:r>
              </m:e>
            </m:acc>
          </m:e>
        </m:d>
        <m:r>
          <m:t>​</m:t>
        </m:r>
        <m:r>
          <m:rPr>
            <m:sty m:val="p"/>
          </m:rPr>
          <m:t>&gt;</m:t>
        </m:r>
        <m:r>
          <m:t>0</m:t>
        </m:r>
      </m:oMath>
      <w:del w:id="23419" w:author="PR Preview" w:date="2026-01-01T00:00:00Z">
        <w:r>
          <w:delText xml:space="preserve"> </w:delText>
        </w:r>
      </w:del>
      <w:del w:id="23420" w:author="PR Preview" w:date="2026-01-01T00:00:00Z">
        <w:r>
          <w:delText xml:space="preserve">(</w:delText>
        </w:r>
      </w:del>
      <w:hyperlink w:anchor="thm-norm-properties">
        <w:del w:id="23421" w:author="PR Preview" w:date="2026-01-01T00:00:00Z">
          <w:r>
            <w:rPr>
              <w:rStyle w:val="Hyperlink"/>
            </w:rPr>
            <w:delText xml:space="preserve">Theorem 53</w:delText>
          </w:r>
        </w:del>
      </w:hyperlink>
      <w:del w:id="23422" w:author="PR Preview" w:date="2026-01-01T00:00:00Z">
        <w:r>
          <w:delText xml:space="preserve">, part 1),</w:delText>
        </w:r>
      </w:del>
      <w:del w:id="23423" w:author="PR Preview" w:date="2026-01-01T00:00:00Z">
        <w:r>
          <w:delText xml:space="preserve"> </w:delText>
        </w:r>
      </w:del>
      <w:del w:id="23424" w:author="PR Preview" w:date="2026-01-01T00:00:00Z">
        <w:r>
          <w:delText xml:space="preserve">so dividing by</w:delText>
        </w:r>
      </w:del>
      <w:del w:id="23425" w:author="PR Preview" w:date="2026-01-01T00:00:00Z">
        <w:r>
          <w:delText xml:space="preserve"> </w:delText>
        </w:r>
      </w:del>
      <m:oMath>
        <m:r>
          <m:t>​</m:t>
        </m:r>
        <m:d>
          <m:dPr>
            <m:begChr m:val="∥"/>
            <m:sepChr m:val=""/>
            <m:endChr m:val="∥"/>
            <m:grow/>
          </m:dPr>
          <m:e>
            <m:acc>
              <m:accPr>
                <m:chr m:val="̃"/>
              </m:accPr>
              <m:e>
                <m:r>
                  <m:t>v</m:t>
                </m:r>
              </m:e>
            </m:acc>
          </m:e>
        </m:d>
        <m:r>
          <m:t>​</m:t>
        </m:r>
      </m:oMath>
      <w:del w:id="23426" w:author="PR Preview" w:date="2026-01-01T00:00:00Z">
        <w:r>
          <w:delText xml:space="preserve"> </w:delText>
        </w:r>
      </w:del>
      <w:del w:id="23427" w:author="PR Preview" w:date="2026-01-01T00:00:00Z">
        <w:r>
          <w:delText xml:space="preserve">gives</w:delText>
        </w:r>
      </w:del>
      <w:del w:id="23428" w:author="PR Preview" w:date="2026-01-01T00:00:00Z">
        <w:r>
          <w:delText xml:space="preserve"> </w:delText>
        </w:r>
      </w:del>
      <m:oMath>
        <m:r>
          <m:t>​</m:t>
        </m:r>
        <m:d>
          <m:dPr>
            <m:begChr m:val="|"/>
            <m:sepChr m:val=""/>
            <m:endChr m:val="|"/>
            <m:grow/>
          </m:dPr>
          <m:e>
            <m:r>
              <m:t>λ</m:t>
            </m:r>
          </m:e>
        </m:d>
        <m:r>
          <m:t>​</m:t>
        </m:r>
        <m:r>
          <m:rPr>
            <m:sty m:val="p"/>
          </m:rPr>
          <m:t>=</m:t>
        </m:r>
        <m:r>
          <m:t>1</m:t>
        </m:r>
      </m:oMath>
      <w:del w:id="23429" w:author="PR Preview" w:date="2026-01-01T00:00:00Z">
        <w:r>
          <w:delText xml:space="preserve">;</w:delText>
        </w:r>
      </w:del>
      <w:del w:id="23430" w:author="PR Preview" w:date="2026-01-01T00:00:00Z">
        <w:r>
          <w:delText xml:space="preserve"> </w:delText>
        </w:r>
      </w:del>
      <w:del w:id="23431" w:author="PR Preview" w:date="2026-01-01T00:00:00Z">
        <w:r>
          <w:delText xml:space="preserve">since</w:delText>
        </w:r>
      </w:del>
      <w:del w:id="23432" w:author="PR Preview" w:date="2026-01-01T00:00:00Z">
        <w:r>
          <w:delText xml:space="preserve"> </w:delText>
        </w:r>
      </w:del>
      <m:oMath>
        <m:r>
          <m:t>λ</m:t>
        </m:r>
      </m:oMath>
      <w:del w:id="23433" w:author="PR Preview" w:date="2026-01-01T00:00:00Z">
        <w:r>
          <w:delText xml:space="preserve"> </w:delText>
        </w:r>
      </w:del>
      <w:del w:id="23434" w:author="PR Preview" w:date="2026-01-01T00:00:00Z">
        <w:r>
          <w:delText xml:space="preserve">is real (</w:delText>
        </w:r>
      </w:del>
      <w:hyperlink w:anchor="def-eigenvalue">
        <w:del w:id="23435" w:author="PR Preview" w:date="2026-01-01T00:00:00Z">
          <w:r>
            <w:rPr>
              <w:rStyle w:val="Hyperlink"/>
            </w:rPr>
            <w:delText xml:space="preserve">Definition 82</w:delText>
          </w:r>
        </w:del>
      </w:hyperlink>
      <w:del w:id="23436" w:author="PR Preview" w:date="2026-01-01T00:00:00Z">
        <w:r>
          <w:delText xml:space="preserve">),</w:delText>
        </w:r>
      </w:del>
      <w:del w:id="23437" w:author="PR Preview" w:date="2026-01-01T00:00:00Z">
        <w:r>
          <w:delText xml:space="preserve"> </w:delText>
        </w:r>
      </w:del>
      <m:oMath>
        <m:r>
          <m:t>λ</m:t>
        </m:r>
        <m:r>
          <m:rPr>
            <m:sty m:val="p"/>
          </m:rPr>
          <m:t>=</m:t>
        </m:r>
        <m:r>
          <m:t>1</m:t>
        </m:r>
      </m:oMath>
      <w:del w:id="23438" w:author="PR Preview" w:date="2026-01-01T00:00:00Z">
        <w:r>
          <w:delText xml:space="preserve"> </w:delText>
        </w:r>
      </w:del>
      <w:del w:id="23439" w:author="PR Preview" w:date="2026-01-01T00:00:00Z">
        <w:r>
          <w:delText xml:space="preserve">or</w:delText>
        </w:r>
      </w:del>
      <w:del w:id="23440" w:author="PR Preview" w:date="2026-01-01T00:00:00Z">
        <w:r>
          <w:delText xml:space="preserve"> </w:delText>
        </w:r>
      </w:del>
      <m:oMath>
        <m:r>
          <m:t>λ</m:t>
        </m:r>
        <m:r>
          <m:rPr>
            <m:sty m:val="p"/>
          </m:rPr>
          <m:t>=</m:t>
        </m:r>
        <m:r>
          <m:rPr>
            <m:sty m:val="p"/>
          </m:rPr>
          <m:t>−</m:t>
        </m:r>
        <m:r>
          <m:t>1</m:t>
        </m:r>
      </m:oMath>
      <w:del w:id="23441" w:author="PR Preview" w:date="2026-01-01T00:00:00Z">
        <w:r>
          <w:delText xml:space="preserve">.</w:delText>
        </w:r>
      </w:del>
    </w:p>
    <w:p>
      <w:pPr>
        <w:pStyle w:val="BodyText"/>
      </w:pPr>
      <w:del w:id="23442" w:author="PR Preview" w:date="2026-01-01T00:00:00Z">
        <w:r>
          <w:rPr>
            <w:b/>
            <w:bCs/>
          </w:rPr>
          <w:delText xml:space="preserve">Example 190 (Projections and reflections)</w:delText>
        </w:r>
      </w:del>
      <w:del w:id="23443" w:author="PR Preview" w:date="2026-01-01T00:00:00Z">
        <w:r>
          <w:delText xml:space="preserve"> </w:delText>
        </w:r>
      </w:del>
      <w:del w:id="23444" w:author="PR Preview" w:date="2026-01-01T00:00:00Z">
        <w:r>
          <w:delText xml:space="preserve"> </w:delText>
        </w:r>
      </w:del>
    </w:p>
    <w:p>
      <w:pPr>
        <w:numPr>
          <w:ilvl w:val="0"/>
          <w:numId w:val="1100"/>
        </w:numPr>
      </w:pPr>
      <w:del w:id="23445" w:author="PR Preview" w:date="2026-01-01T00:00:00Z">
        <w:r>
          <w:delText xml:space="preserve">The idempotent matrix</w:delText>
        </w:r>
      </w:del>
      <w:del w:id="2344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23447" w:author="PR Preview" w:date="2026-01-01T00:00:00Z">
        <w:r>
          <w:delText xml:space="preserve"> </w:delText>
        </w:r>
      </w:del>
      <w:del w:id="23448" w:author="PR Preview" w:date="2026-01-01T00:00:00Z">
        <w:r>
          <w:delText xml:space="preserve">of</w:delText>
        </w:r>
      </w:del>
      <w:del w:id="23449" w:author="PR Preview" w:date="2026-01-01T00:00:00Z">
        <w:r>
          <w:delText xml:space="preserve"> </w:delText>
        </w:r>
      </w:del>
      <w:hyperlink w:anchor="exm-hat-matrix-projection">
        <w:del w:id="23450" w:author="PR Preview" w:date="2026-01-01T00:00:00Z">
          <w:r>
            <w:rPr>
              <w:rStyle w:val="Hyperlink"/>
            </w:rPr>
            <w:delText xml:space="preserve">Example 154</w:delText>
          </w:r>
        </w:del>
      </w:hyperlink>
      <w:del w:id="23451" w:author="PR Preview" w:date="2026-01-01T00:00:00Z">
        <w:r>
          <w:delText xml:space="preserve"> </w:delText>
        </w:r>
      </w:del>
      <w:del w:id="23452" w:author="PR Preview" w:date="2026-01-01T00:00:00Z">
        <w:r>
          <w:delText xml:space="preserve">sends</w:delText>
        </w:r>
      </w:del>
      <w:del w:id="23453" w:author="PR Preview" w:date="2026-01-01T00:00:00Z">
        <w:r>
          <w:delText xml:space="preserve"> </w:delText>
        </w:r>
      </w:del>
      <m:oMath>
        <m:r>
          <m:rPr>
            <m:sty m:val="p"/>
          </m:rPr>
          <m:t>(</m:t>
        </m:r>
        <m:r>
          <m:t>1</m:t>
        </m:r>
        <m:r>
          <m:rPr>
            <m:sty m:val="p"/>
          </m:rPr>
          <m:t>,</m:t>
        </m:r>
        <m:r>
          <m:t>1</m:t>
        </m:r>
        <m:r>
          <m:rPr>
            <m:sty m:val="p"/>
          </m:rPr>
          <m:t>)</m:t>
        </m:r>
      </m:oMath>
      <w:del w:id="23454" w:author="PR Preview" w:date="2026-01-01T00:00:00Z">
        <w:r>
          <w:delText xml:space="preserve"> </w:delText>
        </w:r>
      </w:del>
      <w:del w:id="23455" w:author="PR Preview" w:date="2026-01-01T00:00:00Z">
        <w:r>
          <w:delText xml:space="preserve">to</w:delText>
        </w:r>
      </w:del>
      <w:del w:id="23456" w:author="PR Preview" w:date="2026-01-01T00:00:00Z">
        <w:r>
          <w:delText xml:space="preserve"> </w:delText>
        </w:r>
      </w:del>
      <m:oMath>
        <m:r>
          <m:rPr>
            <m:sty m:val="p"/>
          </m:rPr>
          <m:t>(</m:t>
        </m:r>
        <m:r>
          <m:t>1</m:t>
        </m:r>
        <m:r>
          <m:rPr>
            <m:sty m:val="p"/>
          </m:rPr>
          <m:t>,</m:t>
        </m:r>
        <m:r>
          <m:t>1</m:t>
        </m:r>
        <m:r>
          <m:rPr>
            <m:sty m:val="p"/>
          </m:rPr>
          <m:t>)</m:t>
        </m:r>
      </m:oMath>
      <w:del w:id="23457" w:author="PR Preview" w:date="2026-01-01T00:00:00Z">
        <w:r>
          <w:delText xml:space="preserve"> </w:delText>
        </w:r>
      </w:del>
      <w:del w:id="23458" w:author="PR Preview" w:date="2026-01-01T00:00:00Z">
        <w:r>
          <w:delText xml:space="preserve">and</w:delText>
        </w:r>
      </w:del>
      <w:del w:id="23459" w:author="PR Preview" w:date="2026-01-01T00:00:00Z">
        <w:r>
          <w:delText xml:space="preserve"> </w:delText>
        </w:r>
      </w:del>
      <m:oMath>
        <m:r>
          <m:rPr>
            <m:sty m:val="p"/>
          </m:rPr>
          <m:t>(</m:t>
        </m:r>
        <m:r>
          <m:t>1</m:t>
        </m:r>
        <m:r>
          <m:rPr>
            <m:sty m:val="p"/>
          </m:rPr>
          <m:t>,</m:t>
        </m:r>
        <m:r>
          <m:rPr>
            <m:sty m:val="p"/>
          </m:rPr>
          <m:t>−</m:t>
        </m:r>
        <m:r>
          <m:t>1</m:t>
        </m:r>
        <m:r>
          <m:rPr>
            <m:sty m:val="p"/>
          </m:rPr>
          <m:t>)</m:t>
        </m:r>
      </m:oMath>
      <w:del w:id="23460" w:author="PR Preview" w:date="2026-01-01T00:00:00Z">
        <w:r>
          <w:delText xml:space="preserve"> </w:delText>
        </w:r>
      </w:del>
      <w:del w:id="23461" w:author="PR Preview" w:date="2026-01-01T00:00:00Z">
        <w:r>
          <w:delText xml:space="preserve">to</w:delText>
        </w:r>
      </w:del>
      <w:del w:id="23462" w:author="PR Preview" w:date="2026-01-01T00:00:00Z">
        <w:r>
          <w:delText xml:space="preserve"> </w:delText>
        </w:r>
      </w:del>
      <m:oMath>
        <m:r>
          <m:rPr>
            <m:sty m:val="p"/>
          </m:rPr>
          <m:t>(</m:t>
        </m:r>
        <m:r>
          <m:t>0</m:t>
        </m:r>
        <m:r>
          <m:rPr>
            <m:sty m:val="p"/>
          </m:rPr>
          <m:t>,</m:t>
        </m:r>
        <m:r>
          <m:t>0</m:t>
        </m:r>
        <m:r>
          <m:rPr>
            <m:sty m:val="p"/>
          </m:rPr>
          <m:t>)</m:t>
        </m:r>
      </m:oMath>
      <w:del w:id="23463" w:author="PR Preview" w:date="2026-01-01T00:00:00Z">
        <w:r>
          <w:delText xml:space="preserve">: eigenvalues</w:delText>
        </w:r>
      </w:del>
      <w:del w:id="23464" w:author="PR Preview" w:date="2026-01-01T00:00:00Z">
        <w:r>
          <w:delText xml:space="preserve"> </w:delText>
        </w:r>
      </w:del>
      <m:oMath>
        <m:r>
          <m:t>1</m:t>
        </m:r>
      </m:oMath>
      <w:del w:id="23465" w:author="PR Preview" w:date="2026-01-01T00:00:00Z">
        <w:r>
          <w:delText xml:space="preserve"> </w:delText>
        </w:r>
      </w:del>
      <w:del w:id="23466" w:author="PR Preview" w:date="2026-01-01T00:00:00Z">
        <w:r>
          <w:delText xml:space="preserve">and</w:delText>
        </w:r>
      </w:del>
      <w:del w:id="23467" w:author="PR Preview" w:date="2026-01-01T00:00:00Z">
        <w:r>
          <w:delText xml:space="preserve"> </w:delText>
        </w:r>
      </w:del>
      <m:oMath>
        <m:r>
          <m:t>0</m:t>
        </m:r>
      </m:oMath>
      <w:del w:id="23468" w:author="PR Preview" w:date="2026-01-01T00:00:00Z">
        <w:r>
          <w:delText xml:space="preserve">.</w:delText>
        </w:r>
      </w:del>
    </w:p>
    <w:p>
      <w:pPr>
        <w:numPr>
          <w:ilvl w:val="0"/>
          <w:numId w:val="1100"/>
        </w:numPr>
      </w:pPr>
      <w:del w:id="23469" w:author="PR Preview" w:date="2026-01-01T00:00:00Z">
        <w:r>
          <w:delText xml:space="preserve">The matrix</w:delText>
        </w:r>
      </w:del>
      <w:del w:id="2347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23471" w:author="PR Preview" w:date="2026-01-01T00:00:00Z">
        <w:r>
          <w:delText xml:space="preserve">, which swaps the two entries,</w:delText>
        </w:r>
      </w:del>
      <w:del w:id="23472" w:author="PR Preview" w:date="2026-01-01T00:00:00Z">
        <w:r>
          <w:delText xml:space="preserve"> </w:delText>
        </w:r>
      </w:del>
      <w:del w:id="23473" w:author="PR Preview" w:date="2026-01-01T00:00:00Z">
        <w:r>
          <w:delText xml:space="preserve">is orthogonal: its columns</w:delText>
        </w:r>
      </w:del>
      <w:del w:id="23474" w:author="PR Preview" w:date="2026-01-01T00:00:00Z">
        <w:r>
          <w:delText xml:space="preserve"> </w:delText>
        </w:r>
      </w:del>
      <m:oMath>
        <m:r>
          <m:rPr>
            <m:sty m:val="p"/>
          </m:rPr>
          <m:t>(</m:t>
        </m:r>
        <m:r>
          <m:t>0</m:t>
        </m:r>
        <m:r>
          <m:rPr>
            <m:sty m:val="p"/>
          </m:rPr>
          <m:t>,</m:t>
        </m:r>
        <m:r>
          <m:t>1</m:t>
        </m:r>
        <m:r>
          <m:rPr>
            <m:sty m:val="p"/>
          </m:rPr>
          <m:t>)</m:t>
        </m:r>
      </m:oMath>
      <w:del w:id="23475" w:author="PR Preview" w:date="2026-01-01T00:00:00Z">
        <w:r>
          <w:delText xml:space="preserve"> </w:delText>
        </w:r>
      </w:del>
      <w:del w:id="23476" w:author="PR Preview" w:date="2026-01-01T00:00:00Z">
        <w:r>
          <w:delText xml:space="preserve">and</w:delText>
        </w:r>
      </w:del>
      <w:del w:id="23477" w:author="PR Preview" w:date="2026-01-01T00:00:00Z">
        <w:r>
          <w:delText xml:space="preserve"> </w:delText>
        </w:r>
      </w:del>
      <m:oMath>
        <m:r>
          <m:rPr>
            <m:sty m:val="p"/>
          </m:rPr>
          <m:t>(</m:t>
        </m:r>
        <m:r>
          <m:t>1</m:t>
        </m:r>
        <m:r>
          <m:rPr>
            <m:sty m:val="p"/>
          </m:rPr>
          <m:t>,</m:t>
        </m:r>
        <m:r>
          <m:t>0</m:t>
        </m:r>
        <m:r>
          <m:rPr>
            <m:sty m:val="p"/>
          </m:rPr>
          <m:t>)</m:t>
        </m:r>
      </m:oMath>
      <w:del w:id="23478" w:author="PR Preview" w:date="2026-01-01T00:00:00Z">
        <w:r>
          <w:delText xml:space="preserve"> </w:delText>
        </w:r>
      </w:del>
      <w:del w:id="23479" w:author="PR Preview" w:date="2026-01-01T00:00:00Z">
        <w:r>
          <w:delText xml:space="preserve">are orthonormal (</w:delText>
        </w:r>
      </w:del>
      <w:hyperlink w:anchor="rem-orthogonal-matrix-columns">
        <w:del w:id="23480" w:author="PR Preview" w:date="2026-01-01T00:00:00Z">
          <w:r>
            <w:rPr>
              <w:rStyle w:val="Hyperlink"/>
            </w:rPr>
            <w:delText xml:space="preserve">Remark 23</w:delText>
          </w:r>
        </w:del>
      </w:hyperlink>
      <w:del w:id="23481" w:author="PR Preview" w:date="2026-01-01T00:00:00Z">
        <w:r>
          <w:delText xml:space="preserve">).</w:delText>
        </w:r>
      </w:del>
      <w:del w:id="23482" w:author="PR Preview" w:date="2026-01-01T00:00:00Z">
        <w:r>
          <w:delText xml:space="preserve"> </w:delText>
        </w:r>
      </w:del>
      <w:del w:id="23483" w:author="PR Preview" w:date="2026-01-01T00:00:00Z">
        <w:r>
          <w:delText xml:space="preserve">It sends</w:delText>
        </w:r>
      </w:del>
      <w:del w:id="23484" w:author="PR Preview" w:date="2026-01-01T00:00:00Z">
        <w:r>
          <w:delText xml:space="preserve"> </w:delText>
        </w:r>
      </w:del>
      <m:oMath>
        <m:r>
          <m:rPr>
            <m:sty m:val="p"/>
          </m:rPr>
          <m:t>(</m:t>
        </m:r>
        <m:r>
          <m:t>1</m:t>
        </m:r>
        <m:r>
          <m:rPr>
            <m:sty m:val="p"/>
          </m:rPr>
          <m:t>,</m:t>
        </m:r>
        <m:r>
          <m:t>1</m:t>
        </m:r>
        <m:r>
          <m:rPr>
            <m:sty m:val="p"/>
          </m:rPr>
          <m:t>)</m:t>
        </m:r>
      </m:oMath>
      <w:del w:id="23485" w:author="PR Preview" w:date="2026-01-01T00:00:00Z">
        <w:r>
          <w:delText xml:space="preserve"> </w:delText>
        </w:r>
      </w:del>
      <w:del w:id="23486" w:author="PR Preview" w:date="2026-01-01T00:00:00Z">
        <w:r>
          <w:delText xml:space="preserve">to</w:delText>
        </w:r>
      </w:del>
      <w:del w:id="23487" w:author="PR Preview" w:date="2026-01-01T00:00:00Z">
        <w:r>
          <w:delText xml:space="preserve"> </w:delText>
        </w:r>
      </w:del>
      <m:oMath>
        <m:r>
          <m:rPr>
            <m:sty m:val="p"/>
          </m:rPr>
          <m:t>(</m:t>
        </m:r>
        <m:r>
          <m:t>1</m:t>
        </m:r>
        <m:r>
          <m:rPr>
            <m:sty m:val="p"/>
          </m:rPr>
          <m:t>,</m:t>
        </m:r>
        <m:r>
          <m:t>1</m:t>
        </m:r>
        <m:r>
          <m:rPr>
            <m:sty m:val="p"/>
          </m:rPr>
          <m:t>)</m:t>
        </m:r>
      </m:oMath>
      <w:del w:id="23488" w:author="PR Preview" w:date="2026-01-01T00:00:00Z">
        <w:r>
          <w:delText xml:space="preserve"> </w:delText>
        </w:r>
      </w:del>
      <w:del w:id="23489" w:author="PR Preview" w:date="2026-01-01T00:00:00Z">
        <w:r>
          <w:delText xml:space="preserve">and</w:delText>
        </w:r>
      </w:del>
      <w:del w:id="23490" w:author="PR Preview" w:date="2026-01-01T00:00:00Z">
        <w:r>
          <w:delText xml:space="preserve"> </w:delText>
        </w:r>
      </w:del>
      <m:oMath>
        <m:r>
          <m:rPr>
            <m:sty m:val="p"/>
          </m:rPr>
          <m:t>(</m:t>
        </m:r>
        <m:r>
          <m:t>1</m:t>
        </m:r>
        <m:r>
          <m:rPr>
            <m:sty m:val="p"/>
          </m:rPr>
          <m:t>,</m:t>
        </m:r>
        <m:r>
          <m:rPr>
            <m:sty m:val="p"/>
          </m:rPr>
          <m:t>−</m:t>
        </m:r>
        <m:r>
          <m:t>1</m:t>
        </m:r>
        <m:r>
          <m:rPr>
            <m:sty m:val="p"/>
          </m:rPr>
          <m:t>)</m:t>
        </m:r>
      </m:oMath>
      <w:del w:id="23491" w:author="PR Preview" w:date="2026-01-01T00:00:00Z">
        <w:r>
          <w:delText xml:space="preserve"> </w:delText>
        </w:r>
      </w:del>
      <w:del w:id="23492" w:author="PR Preview" w:date="2026-01-01T00:00:00Z">
        <w:r>
          <w:delText xml:space="preserve">to</w:delText>
        </w:r>
      </w:del>
      <w:del w:id="23493" w:author="PR Preview" w:date="2026-01-01T00:00:00Z">
        <w:r>
          <w:delText xml:space="preserve"> </w:delText>
        </w:r>
      </w:del>
      <m:oMath>
        <m:r>
          <m:rPr>
            <m:sty m:val="p"/>
          </m:rPr>
          <m:t>(</m:t>
        </m:r>
        <m:r>
          <m:rPr>
            <m:sty m:val="p"/>
          </m:rPr>
          <m:t>−</m:t>
        </m:r>
        <m:r>
          <m:t>1</m:t>
        </m:r>
        <m:r>
          <m:rPr>
            <m:sty m:val="p"/>
          </m:rPr>
          <m:t>,</m:t>
        </m:r>
        <m:r>
          <m:t>1</m:t>
        </m:r>
        <m:r>
          <m:rPr>
            <m:sty m:val="p"/>
          </m:rPr>
          <m:t>)</m:t>
        </m:r>
      </m:oMath>
      <w:del w:id="23494" w:author="PR Preview" w:date="2026-01-01T00:00:00Z">
        <w:r>
          <w:delText xml:space="preserve">:</w:delText>
        </w:r>
      </w:del>
      <w:del w:id="23495" w:author="PR Preview" w:date="2026-01-01T00:00:00Z">
        <w:r>
          <w:delText xml:space="preserve"> </w:delText>
        </w:r>
      </w:del>
      <w:del w:id="23496" w:author="PR Preview" w:date="2026-01-01T00:00:00Z">
        <w:r>
          <w:delText xml:space="preserve">eigenvalues</w:delText>
        </w:r>
      </w:del>
      <w:del w:id="23497" w:author="PR Preview" w:date="2026-01-01T00:00:00Z">
        <w:r>
          <w:delText xml:space="preserve"> </w:delText>
        </w:r>
      </w:del>
      <m:oMath>
        <m:r>
          <m:t>1</m:t>
        </m:r>
      </m:oMath>
      <w:del w:id="23498" w:author="PR Preview" w:date="2026-01-01T00:00:00Z">
        <w:r>
          <w:delText xml:space="preserve"> </w:delText>
        </w:r>
      </w:del>
      <w:del w:id="23499" w:author="PR Preview" w:date="2026-01-01T00:00:00Z">
        <w:r>
          <w:delText xml:space="preserve">and</w:delText>
        </w:r>
      </w:del>
      <w:del w:id="23500" w:author="PR Preview" w:date="2026-01-01T00:00:00Z">
        <w:r>
          <w:delText xml:space="preserve"> </w:delText>
        </w:r>
      </w:del>
      <m:oMath>
        <m:r>
          <m:rPr>
            <m:sty m:val="p"/>
          </m:rPr>
          <m:t>−</m:t>
        </m:r>
        <m:r>
          <m:t>1</m:t>
        </m:r>
      </m:oMath>
      <w:del w:id="23501" w:author="PR Preview" w:date="2026-01-01T00:00:00Z">
        <w:r>
          <w:delText xml:space="preserve">.</w:delText>
        </w:r>
      </w:del>
    </w:p>
    <w:p>
      <w:pPr>
        <w:numPr>
          <w:ilvl w:val="0"/>
          <w:numId w:val="1100"/>
        </w:numPr>
      </w:pPr>
      <w:del w:id="23502" w:author="PR Preview" w:date="2026-01-01T00:00:00Z">
        <w:r>
          <w:delText xml:space="preserve">The rotation</w:delText>
        </w:r>
      </w:del>
      <w:del w:id="23503" w:author="PR Preview" w:date="2026-01-01T00:00:00Z">
        <w:r>
          <w:delText xml:space="preserve"> </w:delText>
        </w:r>
      </w:del>
      <m:oMath>
        <m:r>
          <m:rPr>
            <m:sty m:val="bi"/>
          </m:rPr>
          <m:t>Q</m:t>
        </m:r>
      </m:oMath>
      <w:del w:id="23504" w:author="PR Preview" w:date="2026-01-01T00:00:00Z">
        <w:r>
          <w:delText xml:space="preserve"> </w:delText>
        </w:r>
      </w:del>
      <w:del w:id="23505" w:author="PR Preview" w:date="2026-01-01T00:00:00Z">
        <w:r>
          <w:delText xml:space="preserve">of</w:delText>
        </w:r>
      </w:del>
      <w:del w:id="23506" w:author="PR Preview" w:date="2026-01-01T00:00:00Z">
        <w:r>
          <w:delText xml:space="preserve"> </w:delText>
        </w:r>
      </w:del>
      <w:hyperlink w:anchor="exm-orthogonal-matrix">
        <w:del w:id="23507" w:author="PR Preview" w:date="2026-01-01T00:00:00Z">
          <w:r>
            <w:rPr>
              <w:rStyle w:val="Hyperlink"/>
            </w:rPr>
            <w:delText xml:space="preserve">Example 127</w:delText>
          </w:r>
        </w:del>
      </w:hyperlink>
      <w:del w:id="23508" w:author="PR Preview" w:date="2026-01-01T00:00:00Z">
        <w:r>
          <w:delText xml:space="preserve"> </w:delText>
        </w:r>
      </w:del>
      <w:del w:id="23509" w:author="PR Preview" w:date="2026-01-01T00:00:00Z">
        <w:r>
          <w:delText xml:space="preserve">has no real eigenvalue.</w:delText>
        </w:r>
      </w:del>
      <w:del w:id="23510" w:author="PR Preview" w:date="2026-01-01T00:00:00Z">
        <w:r>
          <w:delText xml:space="preserve"> </w:delText>
        </w:r>
      </w:del>
      <w:del w:id="23511" w:author="PR Preview" w:date="2026-01-01T00:00:00Z">
        <w:r>
          <w:delText xml:space="preserve">By part 2 the only candidates are</w:delText>
        </w:r>
      </w:del>
      <w:del w:id="23512" w:author="PR Preview" w:date="2026-01-01T00:00:00Z">
        <w:r>
          <w:delText xml:space="preserve"> </w:delText>
        </w:r>
      </w:del>
      <m:oMath>
        <m:r>
          <m:rPr>
            <m:sty m:val="p"/>
          </m:rPr>
          <m:t>±</m:t>
        </m:r>
        <m:r>
          <m:t>1</m:t>
        </m:r>
      </m:oMath>
      <w:del w:id="23513" w:author="PR Preview" w:date="2026-01-01T00:00:00Z">
        <w:r>
          <w:delText xml:space="preserve">.</w:delText>
        </w:r>
      </w:del>
      <w:del w:id="23514" w:author="PR Preview" w:date="2026-01-01T00:00:00Z">
        <w:r>
          <w:delText xml:space="preserve"> </w:delText>
        </w:r>
      </w:del>
      <m:oMath>
        <m:r>
          <m:rPr>
            <m:sty m:val="bi"/>
          </m:rPr>
          <m:t>Q</m:t>
        </m:r>
        <m:acc>
          <m:accPr>
            <m:chr m:val="̃"/>
          </m:accPr>
          <m:e>
            <m:r>
              <m:t>v</m:t>
            </m:r>
          </m:e>
        </m:acc>
        <m:r>
          <m:rPr>
            <m:sty m:val="p"/>
          </m:rPr>
          <m:t>=</m:t>
        </m:r>
        <m:acc>
          <m:accPr>
            <m:chr m:val="̃"/>
          </m:accPr>
          <m:e>
            <m:r>
              <m:t>v</m:t>
            </m:r>
          </m:e>
        </m:acc>
      </m:oMath>
      <w:del w:id="23515" w:author="PR Preview" w:date="2026-01-01T00:00:00Z">
        <w:r>
          <w:delText xml:space="preserve"> </w:delText>
        </w:r>
      </w:del>
      <w:del w:id="23516" w:author="PR Preview" w:date="2026-01-01T00:00:00Z">
        <w:r>
          <w:delText xml:space="preserve">reads</w:delText>
        </w:r>
      </w:del>
      <w:del w:id="23517"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23518" w:author="PR Preview" w:date="2026-01-01T00:00:00Z">
        <w:r>
          <w:delText xml:space="preserve"> </w:delText>
        </w:r>
      </w:del>
      <w:del w:id="23519" w:author="PR Preview" w:date="2026-01-01T00:00:00Z">
        <w:r>
          <w:delText xml:space="preserve">and</w:delText>
        </w:r>
      </w:del>
      <w:del w:id="23520"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23521" w:author="PR Preview" w:date="2026-01-01T00:00:00Z">
        <w:r>
          <w:delText xml:space="preserve">,</w:delText>
        </w:r>
      </w:del>
      <w:del w:id="23522" w:author="PR Preview" w:date="2026-01-01T00:00:00Z">
        <w:r>
          <w:delText xml:space="preserve"> </w:delText>
        </w:r>
      </w:del>
      <w:del w:id="23523" w:author="PR Preview" w:date="2026-01-01T00:00:00Z">
        <w:r>
          <w:delText xml:space="preserve">so</w:delText>
        </w:r>
      </w:del>
      <w:del w:id="23524"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23525" w:author="PR Preview" w:date="2026-01-01T00:00:00Z">
        <w:r>
          <w:delText xml:space="preserve"> </w:delText>
        </w:r>
      </w:del>
      <w:del w:id="23526" w:author="PR Preview" w:date="2026-01-01T00:00:00Z">
        <w:r>
          <w:delText xml:space="preserve">and</w:delText>
        </w:r>
      </w:del>
    </w:p>
    <w:p>
      <w:pPr>
        <w:pStyle w:val="FirstParagraph"/>
      </w:pPr>
      <w:ins w:id="23527" w:author="PR Preview" w:date="2026-01-01T00:00:00Z">
        <w:r>
          <w:t xml:space="preserve">and</w:t>
        </w:r>
      </w:ins>
      <w:ins w:id="23528" w:author="PR Preview" w:date="2026-01-01T00:00:00Z">
        <w:r>
          <w:t xml:space="preserve"> </w:t>
        </w:r>
      </w:ins>
      <m:oMath>
        <m:r>
          <m:t>​</m:t>
        </m:r>
        <m:d>
          <m:dPr>
            <m:begChr m:val="∥"/>
            <m:sepChr m:val=""/>
            <m:endChr m:val="∥"/>
            <m:grow/>
          </m:dPr>
          <m:e>
            <m:acc>
              <m:accPr>
                <m:chr m:val="̃"/>
              </m:accPr>
              <m:e>
                <m:r>
                  <m:t>v</m:t>
                </m:r>
              </m:e>
            </m:acc>
          </m:e>
        </m:d>
        <m:r>
          <m:t>​</m:t>
        </m:r>
        <m:r>
          <m:rPr>
            <m:sty m:val="p"/>
          </m:rPr>
          <m:t>&gt;</m:t>
        </m:r>
        <m:r>
          <m:t>0</m:t>
        </m:r>
      </m:oMath>
      <w:ins w:id="23529" w:author="PR Preview" w:date="2026-01-01T00:00:00Z">
        <w:r>
          <w:t xml:space="preserve"> </w:t>
        </w:r>
      </w:ins>
      <w:ins w:id="23530" w:author="PR Preview" w:date="2026-01-01T00:00:00Z">
        <w:r>
          <w:t xml:space="preserve">(</w:t>
        </w:r>
      </w:ins>
      <w:hyperlink w:anchor="thm-norm-properties">
        <w:ins w:id="23531" w:author="PR Preview" w:date="2026-01-01T00:00:00Z">
          <w:r>
            <w:rPr>
              <w:rStyle w:val="Hyperlink"/>
            </w:rPr>
            <w:t xml:space="preserve">Theorem 54</w:t>
          </w:r>
        </w:ins>
      </w:hyperlink>
      <w:ins w:id="23532" w:author="PR Preview" w:date="2026-01-01T00:00:00Z">
        <w:r>
          <w:t xml:space="preserve">, part 1),</w:t>
        </w:r>
      </w:ins>
      <w:ins w:id="23533" w:author="PR Preview" w:date="2026-01-01T00:00:00Z">
        <w:r>
          <w:t xml:space="preserve"> </w:t>
        </w:r>
      </w:ins>
      <w:ins w:id="23534" w:author="PR Preview" w:date="2026-01-01T00:00:00Z">
        <w:r>
          <w:t xml:space="preserve">so dividing by</w:t>
        </w:r>
      </w:ins>
      <w:ins w:id="23535" w:author="PR Preview" w:date="2026-01-01T00:00:00Z">
        <w:r>
          <w:t xml:space="preserve"> </w:t>
        </w:r>
      </w:ins>
      <m:oMath>
        <m:r>
          <m:t>​</m:t>
        </m:r>
        <m:d>
          <m:dPr>
            <m:begChr m:val="∥"/>
            <m:sepChr m:val=""/>
            <m:endChr m:val="∥"/>
            <m:grow/>
          </m:dPr>
          <m:e>
            <m:acc>
              <m:accPr>
                <m:chr m:val="̃"/>
              </m:accPr>
              <m:e>
                <m:r>
                  <m:t>v</m:t>
                </m:r>
              </m:e>
            </m:acc>
          </m:e>
        </m:d>
        <m:r>
          <m:t>​</m:t>
        </m:r>
      </m:oMath>
      <w:ins w:id="23536" w:author="PR Preview" w:date="2026-01-01T00:00:00Z">
        <w:r>
          <w:t xml:space="preserve"> </w:t>
        </w:r>
      </w:ins>
      <w:ins w:id="23537" w:author="PR Preview" w:date="2026-01-01T00:00:00Z">
        <w:r>
          <w:t xml:space="preserve">gives</w:t>
        </w:r>
      </w:ins>
      <w:ins w:id="23538" w:author="PR Preview" w:date="2026-01-01T00:00:00Z">
        <w:r>
          <w:t xml:space="preserve"> </w:t>
        </w:r>
      </w:ins>
      <m:oMath>
        <m:r>
          <m:t>​</m:t>
        </m:r>
        <m:d>
          <m:dPr>
            <m:begChr m:val="|"/>
            <m:sepChr m:val=""/>
            <m:endChr m:val="|"/>
            <m:grow/>
          </m:dPr>
          <m:e>
            <m:r>
              <m:t>λ</m:t>
            </m:r>
          </m:e>
        </m:d>
        <m:r>
          <m:t>​</m:t>
        </m:r>
        <m:r>
          <m:rPr>
            <m:sty m:val="p"/>
          </m:rPr>
          <m:t>=</m:t>
        </m:r>
        <m:r>
          <m:t>1</m:t>
        </m:r>
      </m:oMath>
      <w:ins w:id="23539" w:author="PR Preview" w:date="2026-01-01T00:00:00Z">
        <w:r>
          <w:t xml:space="preserve">;</w:t>
        </w:r>
      </w:ins>
      <w:ins w:id="23540" w:author="PR Preview" w:date="2026-01-01T00:00:00Z">
        <w:r>
          <w:t xml:space="preserve"> </w:t>
        </w:r>
      </w:ins>
      <w:ins w:id="23541" w:author="PR Preview" w:date="2026-01-01T00:00:00Z">
        <w:r>
          <w:t xml:space="preserve">since</w:t>
        </w:r>
      </w:ins>
      <w:ins w:id="23542" w:author="PR Preview" w:date="2026-01-01T00:00:00Z">
        <w:r>
          <w:t xml:space="preserve"> </w:t>
        </w:r>
      </w:ins>
      <m:oMath>
        <m:r>
          <m:t>λ</m:t>
        </m:r>
      </m:oMath>
      <w:ins w:id="23543" w:author="PR Preview" w:date="2026-01-01T00:00:00Z">
        <w:r>
          <w:t xml:space="preserve"> </w:t>
        </w:r>
      </w:ins>
      <w:ins w:id="23544" w:author="PR Preview" w:date="2026-01-01T00:00:00Z">
        <w:r>
          <w:t xml:space="preserve">is real (</w:t>
        </w:r>
      </w:ins>
      <w:hyperlink w:anchor="def-eigenvalue">
        <w:ins w:id="23545" w:author="PR Preview" w:date="2026-01-01T00:00:00Z">
          <w:r>
            <w:rPr>
              <w:rStyle w:val="Hyperlink"/>
            </w:rPr>
            <w:t xml:space="preserve">Definition 87</w:t>
          </w:r>
        </w:ins>
      </w:hyperlink>
      <w:ins w:id="23546" w:author="PR Preview" w:date="2026-01-01T00:00:00Z">
        <w:r>
          <w:t xml:space="preserve">),</w:t>
        </w:r>
      </w:ins>
      <w:ins w:id="23547" w:author="PR Preview" w:date="2026-01-01T00:00:00Z">
        <w:r>
          <w:t xml:space="preserve"> </w:t>
        </w:r>
      </w:ins>
      <m:oMath>
        <m:r>
          <m:t>λ</m:t>
        </m:r>
        <m:r>
          <m:rPr>
            <m:sty m:val="p"/>
          </m:rPr>
          <m:t>=</m:t>
        </m:r>
        <m:r>
          <m:t>1</m:t>
        </m:r>
      </m:oMath>
      <w:ins w:id="23548" w:author="PR Preview" w:date="2026-01-01T00:00:00Z">
        <w:r>
          <w:t xml:space="preserve"> </w:t>
        </w:r>
      </w:ins>
      <w:ins w:id="23549" w:author="PR Preview" w:date="2026-01-01T00:00:00Z">
        <w:r>
          <w:t xml:space="preserve">or</w:t>
        </w:r>
      </w:ins>
      <w:ins w:id="23550" w:author="PR Preview" w:date="2026-01-01T00:00:00Z">
        <w:r>
          <w:t xml:space="preserve"> </w:t>
        </w:r>
      </w:ins>
      <m:oMath>
        <m:r>
          <m:t>λ</m:t>
        </m:r>
        <m:r>
          <m:rPr>
            <m:sty m:val="p"/>
          </m:rPr>
          <m:t>=</m:t>
        </m:r>
        <m:r>
          <m:rPr>
            <m:sty m:val="p"/>
          </m:rPr>
          <m:t>−</m:t>
        </m:r>
        <m:r>
          <m:t>1</m:t>
        </m:r>
      </m:oMath>
      <w:ins w:id="23551" w:author="PR Preview" w:date="2026-01-01T00:00:00Z">
        <w:r>
          <w:t xml:space="preserve">.</w:t>
        </w:r>
      </w:ins>
    </w:p>
    <w:bookmarkStart w:id="596" w:name="exm-eigen-idempotent-orthogonal"/>
    <w:p>
      <w:pPr>
        <w:pStyle w:val="BodyText"/>
      </w:pPr>
      <w:ins w:id="23552" w:author="PR Preview" w:date="2026-01-01T00:00:00Z">
        <w:r>
          <w:rPr>
            <w:b/>
            <w:bCs/>
          </w:rPr>
          <w:t xml:space="preserve">Example 193 (Projections and reflections)</w:t>
        </w:r>
      </w:ins>
      <w:ins w:id="23553" w:author="PR Preview" w:date="2026-01-01T00:00:00Z">
        <w:r>
          <w:t xml:space="preserve"> </w:t>
        </w:r>
      </w:ins>
      <w:ins w:id="23554" w:author="PR Preview" w:date="2026-01-01T00:00:00Z">
        <w:r>
          <w:t xml:space="preserve"> </w:t>
        </w:r>
      </w:ins>
    </w:p>
    <w:p>
      <w:pPr>
        <w:numPr>
          <w:ilvl w:val="0"/>
          <w:numId w:val="1101"/>
        </w:numPr>
      </w:pPr>
      <w:ins w:id="23555" w:author="PR Preview" w:date="2026-01-01T00:00:00Z">
        <w:r>
          <w:t xml:space="preserve">The idempotent matrix</w:t>
        </w:r>
      </w:ins>
      <w:ins w:id="2355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23557" w:author="PR Preview" w:date="2026-01-01T00:00:00Z">
        <w:r>
          <w:t xml:space="preserve"> </w:t>
        </w:r>
      </w:ins>
      <w:ins w:id="23558" w:author="PR Preview" w:date="2026-01-01T00:00:00Z">
        <w:r>
          <w:t xml:space="preserve">of</w:t>
        </w:r>
      </w:ins>
      <w:ins w:id="23559" w:author="PR Preview" w:date="2026-01-01T00:00:00Z">
        <w:r>
          <w:t xml:space="preserve"> </w:t>
        </w:r>
      </w:ins>
      <w:hyperlink w:anchor="exm-hat-matrix-projection">
        <w:ins w:id="23560" w:author="PR Preview" w:date="2026-01-01T00:00:00Z">
          <w:r>
            <w:rPr>
              <w:rStyle w:val="Hyperlink"/>
            </w:rPr>
            <w:t xml:space="preserve">Example 157</w:t>
          </w:r>
        </w:ins>
      </w:hyperlink>
      <w:ins w:id="23561" w:author="PR Preview" w:date="2026-01-01T00:00:00Z">
        <w:r>
          <w:t xml:space="preserve"> </w:t>
        </w:r>
      </w:ins>
      <w:ins w:id="23562" w:author="PR Preview" w:date="2026-01-01T00:00:00Z">
        <w:r>
          <w:t xml:space="preserve">sends</w:t>
        </w:r>
      </w:ins>
      <w:ins w:id="23563" w:author="PR Preview" w:date="2026-01-01T00:00:00Z">
        <w:r>
          <w:t xml:space="preserve"> </w:t>
        </w:r>
      </w:ins>
      <m:oMath>
        <m:r>
          <m:rPr>
            <m:sty m:val="p"/>
          </m:rPr>
          <m:t>(</m:t>
        </m:r>
        <m:r>
          <m:t>1</m:t>
        </m:r>
        <m:r>
          <m:rPr>
            <m:sty m:val="p"/>
          </m:rPr>
          <m:t>,</m:t>
        </m:r>
        <m:r>
          <m:t>1</m:t>
        </m:r>
        <m:r>
          <m:rPr>
            <m:sty m:val="p"/>
          </m:rPr>
          <m:t>)</m:t>
        </m:r>
      </m:oMath>
      <w:ins w:id="23564" w:author="PR Preview" w:date="2026-01-01T00:00:00Z">
        <w:r>
          <w:t xml:space="preserve"> </w:t>
        </w:r>
      </w:ins>
      <w:ins w:id="23565" w:author="PR Preview" w:date="2026-01-01T00:00:00Z">
        <w:r>
          <w:t xml:space="preserve">to</w:t>
        </w:r>
      </w:ins>
      <w:ins w:id="23566" w:author="PR Preview" w:date="2026-01-01T00:00:00Z">
        <w:r>
          <w:t xml:space="preserve"> </w:t>
        </w:r>
      </w:ins>
      <m:oMath>
        <m:r>
          <m:rPr>
            <m:sty m:val="p"/>
          </m:rPr>
          <m:t>(</m:t>
        </m:r>
        <m:r>
          <m:t>1</m:t>
        </m:r>
        <m:r>
          <m:rPr>
            <m:sty m:val="p"/>
          </m:rPr>
          <m:t>,</m:t>
        </m:r>
        <m:r>
          <m:t>1</m:t>
        </m:r>
        <m:r>
          <m:rPr>
            <m:sty m:val="p"/>
          </m:rPr>
          <m:t>)</m:t>
        </m:r>
      </m:oMath>
      <w:ins w:id="23567" w:author="PR Preview" w:date="2026-01-01T00:00:00Z">
        <w:r>
          <w:t xml:space="preserve"> </w:t>
        </w:r>
      </w:ins>
      <w:ins w:id="23568" w:author="PR Preview" w:date="2026-01-01T00:00:00Z">
        <w:r>
          <w:t xml:space="preserve">and</w:t>
        </w:r>
      </w:ins>
      <w:ins w:id="23569" w:author="PR Preview" w:date="2026-01-01T00:00:00Z">
        <w:r>
          <w:t xml:space="preserve"> </w:t>
        </w:r>
      </w:ins>
      <m:oMath>
        <m:r>
          <m:rPr>
            <m:sty m:val="p"/>
          </m:rPr>
          <m:t>(</m:t>
        </m:r>
        <m:r>
          <m:t>1</m:t>
        </m:r>
        <m:r>
          <m:rPr>
            <m:sty m:val="p"/>
          </m:rPr>
          <m:t>,</m:t>
        </m:r>
        <m:r>
          <m:rPr>
            <m:sty m:val="p"/>
          </m:rPr>
          <m:t>−</m:t>
        </m:r>
        <m:r>
          <m:t>1</m:t>
        </m:r>
        <m:r>
          <m:rPr>
            <m:sty m:val="p"/>
          </m:rPr>
          <m:t>)</m:t>
        </m:r>
      </m:oMath>
      <w:ins w:id="23570" w:author="PR Preview" w:date="2026-01-01T00:00:00Z">
        <w:r>
          <w:t xml:space="preserve"> </w:t>
        </w:r>
      </w:ins>
      <w:ins w:id="23571" w:author="PR Preview" w:date="2026-01-01T00:00:00Z">
        <w:r>
          <w:t xml:space="preserve">to</w:t>
        </w:r>
      </w:ins>
      <w:ins w:id="23572" w:author="PR Preview" w:date="2026-01-01T00:00:00Z">
        <w:r>
          <w:t xml:space="preserve"> </w:t>
        </w:r>
      </w:ins>
      <m:oMath>
        <m:r>
          <m:rPr>
            <m:sty m:val="p"/>
          </m:rPr>
          <m:t>(</m:t>
        </m:r>
        <m:r>
          <m:t>0</m:t>
        </m:r>
        <m:r>
          <m:rPr>
            <m:sty m:val="p"/>
          </m:rPr>
          <m:t>,</m:t>
        </m:r>
        <m:r>
          <m:t>0</m:t>
        </m:r>
        <m:r>
          <m:rPr>
            <m:sty m:val="p"/>
          </m:rPr>
          <m:t>)</m:t>
        </m:r>
      </m:oMath>
      <w:ins w:id="23573" w:author="PR Preview" w:date="2026-01-01T00:00:00Z">
        <w:r>
          <w:t xml:space="preserve">: eigenvalues</w:t>
        </w:r>
      </w:ins>
      <w:ins w:id="23574" w:author="PR Preview" w:date="2026-01-01T00:00:00Z">
        <w:r>
          <w:t xml:space="preserve"> </w:t>
        </w:r>
      </w:ins>
      <m:oMath>
        <m:r>
          <m:t>1</m:t>
        </m:r>
      </m:oMath>
      <w:ins w:id="23575" w:author="PR Preview" w:date="2026-01-01T00:00:00Z">
        <w:r>
          <w:t xml:space="preserve"> </w:t>
        </w:r>
      </w:ins>
      <w:ins w:id="23576" w:author="PR Preview" w:date="2026-01-01T00:00:00Z">
        <w:r>
          <w:t xml:space="preserve">and</w:t>
        </w:r>
      </w:ins>
      <w:ins w:id="23577" w:author="PR Preview" w:date="2026-01-01T00:00:00Z">
        <w:r>
          <w:t xml:space="preserve"> </w:t>
        </w:r>
      </w:ins>
      <m:oMath>
        <m:r>
          <m:t>0</m:t>
        </m:r>
      </m:oMath>
      <w:ins w:id="23578" w:author="PR Preview" w:date="2026-01-01T00:00:00Z">
        <w:r>
          <w:t xml:space="preserve">.</w:t>
        </w:r>
      </w:ins>
    </w:p>
    <w:p>
      <w:pPr>
        <w:numPr>
          <w:ilvl w:val="0"/>
          <w:numId w:val="1101"/>
        </w:numPr>
      </w:pPr>
      <w:ins w:id="23579" w:author="PR Preview" w:date="2026-01-01T00:00:00Z">
        <w:r>
          <w:t xml:space="preserve">The matrix</w:t>
        </w:r>
      </w:ins>
      <w:ins w:id="2358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23581" w:author="PR Preview" w:date="2026-01-01T00:00:00Z">
        <w:r>
          <w:t xml:space="preserve">, which swaps the two entries,</w:t>
        </w:r>
      </w:ins>
      <w:ins w:id="23582" w:author="PR Preview" w:date="2026-01-01T00:00:00Z">
        <w:r>
          <w:t xml:space="preserve"> </w:t>
        </w:r>
      </w:ins>
      <w:ins w:id="23583" w:author="PR Preview" w:date="2026-01-01T00:00:00Z">
        <w:r>
          <w:t xml:space="preserve">is orthogonal: its columns</w:t>
        </w:r>
      </w:ins>
      <w:ins w:id="23584" w:author="PR Preview" w:date="2026-01-01T00:00:00Z">
        <w:r>
          <w:t xml:space="preserve"> </w:t>
        </w:r>
      </w:ins>
      <m:oMath>
        <m:r>
          <m:rPr>
            <m:sty m:val="p"/>
          </m:rPr>
          <m:t>(</m:t>
        </m:r>
        <m:r>
          <m:t>0</m:t>
        </m:r>
        <m:r>
          <m:rPr>
            <m:sty m:val="p"/>
          </m:rPr>
          <m:t>,</m:t>
        </m:r>
        <m:r>
          <m:t>1</m:t>
        </m:r>
        <m:r>
          <m:rPr>
            <m:sty m:val="p"/>
          </m:rPr>
          <m:t>)</m:t>
        </m:r>
      </m:oMath>
      <w:ins w:id="23585" w:author="PR Preview" w:date="2026-01-01T00:00:00Z">
        <w:r>
          <w:t xml:space="preserve"> </w:t>
        </w:r>
      </w:ins>
      <w:ins w:id="23586" w:author="PR Preview" w:date="2026-01-01T00:00:00Z">
        <w:r>
          <w:t xml:space="preserve">and</w:t>
        </w:r>
      </w:ins>
      <w:ins w:id="23587" w:author="PR Preview" w:date="2026-01-01T00:00:00Z">
        <w:r>
          <w:t xml:space="preserve"> </w:t>
        </w:r>
      </w:ins>
      <m:oMath>
        <m:r>
          <m:rPr>
            <m:sty m:val="p"/>
          </m:rPr>
          <m:t>(</m:t>
        </m:r>
        <m:r>
          <m:t>1</m:t>
        </m:r>
        <m:r>
          <m:rPr>
            <m:sty m:val="p"/>
          </m:rPr>
          <m:t>,</m:t>
        </m:r>
        <m:r>
          <m:t>0</m:t>
        </m:r>
        <m:r>
          <m:rPr>
            <m:sty m:val="p"/>
          </m:rPr>
          <m:t>)</m:t>
        </m:r>
      </m:oMath>
      <w:ins w:id="23588" w:author="PR Preview" w:date="2026-01-01T00:00:00Z">
        <w:r>
          <w:t xml:space="preserve"> </w:t>
        </w:r>
      </w:ins>
      <w:ins w:id="23589" w:author="PR Preview" w:date="2026-01-01T00:00:00Z">
        <w:r>
          <w:t xml:space="preserve">are orthonormal (</w:t>
        </w:r>
      </w:ins>
      <w:hyperlink w:anchor="rem-orthogonal-matrix-columns">
        <w:ins w:id="23590" w:author="PR Preview" w:date="2026-01-01T00:00:00Z">
          <w:r>
            <w:rPr>
              <w:rStyle w:val="Hyperlink"/>
            </w:rPr>
            <w:t xml:space="preserve">Remark 30</w:t>
          </w:r>
        </w:ins>
      </w:hyperlink>
      <w:ins w:id="23591" w:author="PR Preview" w:date="2026-01-01T00:00:00Z">
        <w:r>
          <w:t xml:space="preserve">).</w:t>
        </w:r>
      </w:ins>
      <w:ins w:id="23592" w:author="PR Preview" w:date="2026-01-01T00:00:00Z">
        <w:r>
          <w:t xml:space="preserve"> </w:t>
        </w:r>
      </w:ins>
      <w:ins w:id="23593" w:author="PR Preview" w:date="2026-01-01T00:00:00Z">
        <w:r>
          <w:t xml:space="preserve">It sends</w:t>
        </w:r>
      </w:ins>
      <w:ins w:id="23594" w:author="PR Preview" w:date="2026-01-01T00:00:00Z">
        <w:r>
          <w:t xml:space="preserve"> </w:t>
        </w:r>
      </w:ins>
      <m:oMath>
        <m:r>
          <m:rPr>
            <m:sty m:val="p"/>
          </m:rPr>
          <m:t>(</m:t>
        </m:r>
        <m:r>
          <m:t>1</m:t>
        </m:r>
        <m:r>
          <m:rPr>
            <m:sty m:val="p"/>
          </m:rPr>
          <m:t>,</m:t>
        </m:r>
        <m:r>
          <m:t>1</m:t>
        </m:r>
        <m:r>
          <m:rPr>
            <m:sty m:val="p"/>
          </m:rPr>
          <m:t>)</m:t>
        </m:r>
      </m:oMath>
      <w:ins w:id="23595" w:author="PR Preview" w:date="2026-01-01T00:00:00Z">
        <w:r>
          <w:t xml:space="preserve"> </w:t>
        </w:r>
      </w:ins>
      <w:ins w:id="23596" w:author="PR Preview" w:date="2026-01-01T00:00:00Z">
        <w:r>
          <w:t xml:space="preserve">to</w:t>
        </w:r>
      </w:ins>
      <w:ins w:id="23597" w:author="PR Preview" w:date="2026-01-01T00:00:00Z">
        <w:r>
          <w:t xml:space="preserve"> </w:t>
        </w:r>
      </w:ins>
      <m:oMath>
        <m:r>
          <m:rPr>
            <m:sty m:val="p"/>
          </m:rPr>
          <m:t>(</m:t>
        </m:r>
        <m:r>
          <m:t>1</m:t>
        </m:r>
        <m:r>
          <m:rPr>
            <m:sty m:val="p"/>
          </m:rPr>
          <m:t>,</m:t>
        </m:r>
        <m:r>
          <m:t>1</m:t>
        </m:r>
        <m:r>
          <m:rPr>
            <m:sty m:val="p"/>
          </m:rPr>
          <m:t>)</m:t>
        </m:r>
      </m:oMath>
      <w:ins w:id="23598" w:author="PR Preview" w:date="2026-01-01T00:00:00Z">
        <w:r>
          <w:t xml:space="preserve"> </w:t>
        </w:r>
      </w:ins>
      <w:ins w:id="23599" w:author="PR Preview" w:date="2026-01-01T00:00:00Z">
        <w:r>
          <w:t xml:space="preserve">and</w:t>
        </w:r>
      </w:ins>
      <w:ins w:id="23600" w:author="PR Preview" w:date="2026-01-01T00:00:00Z">
        <w:r>
          <w:t xml:space="preserve"> </w:t>
        </w:r>
      </w:ins>
      <m:oMath>
        <m:r>
          <m:rPr>
            <m:sty m:val="p"/>
          </m:rPr>
          <m:t>(</m:t>
        </m:r>
        <m:r>
          <m:t>1</m:t>
        </m:r>
        <m:r>
          <m:rPr>
            <m:sty m:val="p"/>
          </m:rPr>
          <m:t>,</m:t>
        </m:r>
        <m:r>
          <m:rPr>
            <m:sty m:val="p"/>
          </m:rPr>
          <m:t>−</m:t>
        </m:r>
        <m:r>
          <m:t>1</m:t>
        </m:r>
        <m:r>
          <m:rPr>
            <m:sty m:val="p"/>
          </m:rPr>
          <m:t>)</m:t>
        </m:r>
      </m:oMath>
      <w:ins w:id="23601" w:author="PR Preview" w:date="2026-01-01T00:00:00Z">
        <w:r>
          <w:t xml:space="preserve"> </w:t>
        </w:r>
      </w:ins>
      <w:ins w:id="23602" w:author="PR Preview" w:date="2026-01-01T00:00:00Z">
        <w:r>
          <w:t xml:space="preserve">to</w:t>
        </w:r>
      </w:ins>
      <w:ins w:id="23603" w:author="PR Preview" w:date="2026-01-01T00:00:00Z">
        <w:r>
          <w:t xml:space="preserve"> </w:t>
        </w:r>
      </w:ins>
      <m:oMath>
        <m:r>
          <m:rPr>
            <m:sty m:val="p"/>
          </m:rPr>
          <m:t>(</m:t>
        </m:r>
        <m:r>
          <m:rPr>
            <m:sty m:val="p"/>
          </m:rPr>
          <m:t>−</m:t>
        </m:r>
        <m:r>
          <m:t>1</m:t>
        </m:r>
        <m:r>
          <m:rPr>
            <m:sty m:val="p"/>
          </m:rPr>
          <m:t>,</m:t>
        </m:r>
        <m:r>
          <m:t>1</m:t>
        </m:r>
        <m:r>
          <m:rPr>
            <m:sty m:val="p"/>
          </m:rPr>
          <m:t>)</m:t>
        </m:r>
      </m:oMath>
      <w:ins w:id="23604" w:author="PR Preview" w:date="2026-01-01T00:00:00Z">
        <w:r>
          <w:t xml:space="preserve">:</w:t>
        </w:r>
      </w:ins>
      <w:ins w:id="23605" w:author="PR Preview" w:date="2026-01-01T00:00:00Z">
        <w:r>
          <w:t xml:space="preserve"> </w:t>
        </w:r>
      </w:ins>
      <w:ins w:id="23606" w:author="PR Preview" w:date="2026-01-01T00:00:00Z">
        <w:r>
          <w:t xml:space="preserve">eigenvalues</w:t>
        </w:r>
      </w:ins>
      <w:ins w:id="23607" w:author="PR Preview" w:date="2026-01-01T00:00:00Z">
        <w:r>
          <w:t xml:space="preserve"> </w:t>
        </w:r>
      </w:ins>
      <m:oMath>
        <m:r>
          <m:t>1</m:t>
        </m:r>
      </m:oMath>
      <w:ins w:id="23608" w:author="PR Preview" w:date="2026-01-01T00:00:00Z">
        <w:r>
          <w:t xml:space="preserve"> </w:t>
        </w:r>
      </w:ins>
      <w:ins w:id="23609" w:author="PR Preview" w:date="2026-01-01T00:00:00Z">
        <w:r>
          <w:t xml:space="preserve">and</w:t>
        </w:r>
      </w:ins>
      <w:ins w:id="23610" w:author="PR Preview" w:date="2026-01-01T00:00:00Z">
        <w:r>
          <w:t xml:space="preserve"> </w:t>
        </w:r>
      </w:ins>
      <m:oMath>
        <m:r>
          <m:rPr>
            <m:sty m:val="p"/>
          </m:rPr>
          <m:t>−</m:t>
        </m:r>
        <m:r>
          <m:t>1</m:t>
        </m:r>
      </m:oMath>
      <w:ins w:id="23611" w:author="PR Preview" w:date="2026-01-01T00:00:00Z">
        <w:r>
          <w:t xml:space="preserve">.</w:t>
        </w:r>
      </w:ins>
    </w:p>
    <w:p>
      <w:pPr>
        <w:numPr>
          <w:ilvl w:val="0"/>
          <w:numId w:val="1101"/>
        </w:numPr>
      </w:pPr>
      <w:ins w:id="23612" w:author="PR Preview" w:date="2026-01-01T00:00:00Z">
        <w:r>
          <w:t xml:space="preserve">The rotation</w:t>
        </w:r>
      </w:ins>
      <w:ins w:id="23613" w:author="PR Preview" w:date="2026-01-01T00:00:00Z">
        <w:r>
          <w:t xml:space="preserve"> </w:t>
        </w:r>
      </w:ins>
      <m:oMath>
        <m:r>
          <m:rPr>
            <m:sty m:val="bi"/>
          </m:rPr>
          <m:t>Q</m:t>
        </m:r>
      </m:oMath>
      <w:ins w:id="23614" w:author="PR Preview" w:date="2026-01-01T00:00:00Z">
        <w:r>
          <w:t xml:space="preserve"> </w:t>
        </w:r>
      </w:ins>
      <w:ins w:id="23615" w:author="PR Preview" w:date="2026-01-01T00:00:00Z">
        <w:r>
          <w:t xml:space="preserve">of</w:t>
        </w:r>
      </w:ins>
      <w:ins w:id="23616" w:author="PR Preview" w:date="2026-01-01T00:00:00Z">
        <w:r>
          <w:t xml:space="preserve"> </w:t>
        </w:r>
      </w:ins>
      <w:hyperlink w:anchor="exm-orthogonal-matrix">
        <w:ins w:id="23617" w:author="PR Preview" w:date="2026-01-01T00:00:00Z">
          <w:r>
            <w:rPr>
              <w:rStyle w:val="Hyperlink"/>
            </w:rPr>
            <w:t xml:space="preserve">Example 130</w:t>
          </w:r>
        </w:ins>
      </w:hyperlink>
      <w:ins w:id="23618" w:author="PR Preview" w:date="2026-01-01T00:00:00Z">
        <w:r>
          <w:t xml:space="preserve"> </w:t>
        </w:r>
      </w:ins>
      <w:ins w:id="23619" w:author="PR Preview" w:date="2026-01-01T00:00:00Z">
        <w:r>
          <w:t xml:space="preserve">has no real eigenvalue.</w:t>
        </w:r>
      </w:ins>
      <w:ins w:id="23620" w:author="PR Preview" w:date="2026-01-01T00:00:00Z">
        <w:r>
          <w:t xml:space="preserve"> </w:t>
        </w:r>
      </w:ins>
      <w:ins w:id="23621" w:author="PR Preview" w:date="2026-01-01T00:00:00Z">
        <w:r>
          <w:t xml:space="preserve">By part 2 the only candidates are</w:t>
        </w:r>
      </w:ins>
      <w:ins w:id="23622" w:author="PR Preview" w:date="2026-01-01T00:00:00Z">
        <w:r>
          <w:t xml:space="preserve"> </w:t>
        </w:r>
      </w:ins>
      <m:oMath>
        <m:r>
          <m:rPr>
            <m:sty m:val="p"/>
          </m:rPr>
          <m:t>±</m:t>
        </m:r>
        <m:r>
          <m:t>1</m:t>
        </m:r>
      </m:oMath>
      <w:ins w:id="23623" w:author="PR Preview" w:date="2026-01-01T00:00:00Z">
        <w:r>
          <w:t xml:space="preserve">.</w:t>
        </w:r>
      </w:ins>
      <w:ins w:id="23624" w:author="PR Preview" w:date="2026-01-01T00:00:00Z">
        <w:r>
          <w:t xml:space="preserve"> </w:t>
        </w:r>
      </w:ins>
      <m:oMath>
        <m:r>
          <m:rPr>
            <m:sty m:val="bi"/>
          </m:rPr>
          <m:t>Q</m:t>
        </m:r>
        <m:acc>
          <m:accPr>
            <m:chr m:val="̃"/>
          </m:accPr>
          <m:e>
            <m:r>
              <m:t>v</m:t>
            </m:r>
          </m:e>
        </m:acc>
        <m:r>
          <m:rPr>
            <m:sty m:val="p"/>
          </m:rPr>
          <m:t>=</m:t>
        </m:r>
        <m:acc>
          <m:accPr>
            <m:chr m:val="̃"/>
          </m:accPr>
          <m:e>
            <m:r>
              <m:t>v</m:t>
            </m:r>
          </m:e>
        </m:acc>
      </m:oMath>
      <w:ins w:id="23625" w:author="PR Preview" w:date="2026-01-01T00:00:00Z">
        <w:r>
          <w:t xml:space="preserve"> </w:t>
        </w:r>
      </w:ins>
      <w:ins w:id="23626" w:author="PR Preview" w:date="2026-01-01T00:00:00Z">
        <w:r>
          <w:t xml:space="preserve">reads</w:t>
        </w:r>
      </w:ins>
      <w:ins w:id="23627"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23628" w:author="PR Preview" w:date="2026-01-01T00:00:00Z">
        <w:r>
          <w:t xml:space="preserve"> </w:t>
        </w:r>
      </w:ins>
      <w:ins w:id="23629" w:author="PR Preview" w:date="2026-01-01T00:00:00Z">
        <w:r>
          <w:t xml:space="preserve">and</w:t>
        </w:r>
      </w:ins>
      <w:ins w:id="23630"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23631" w:author="PR Preview" w:date="2026-01-01T00:00:00Z">
        <w:r>
          <w:t xml:space="preserve">,</w:t>
        </w:r>
      </w:ins>
      <w:ins w:id="23632" w:author="PR Preview" w:date="2026-01-01T00:00:00Z">
        <w:r>
          <w:t xml:space="preserve"> </w:t>
        </w:r>
      </w:ins>
      <w:ins w:id="23633" w:author="PR Preview" w:date="2026-01-01T00:00:00Z">
        <w:r>
          <w:t xml:space="preserve">so</w:t>
        </w:r>
      </w:ins>
      <w:ins w:id="23634" w:author="PR Preview" w:date="2026-01-01T00:00:00Z">
        <w:r>
          <w:t xml:space="preserve"> </w:t>
        </w:r>
      </w:ins>
      <m:oMath>
        <m:sSub>
          <m:e>
            <m:r>
              <m:t>v</m:t>
            </m:r>
          </m:e>
          <m:sub>
            <m:r>
              <m:t>1</m:t>
            </m:r>
          </m:sub>
        </m:sSub>
        <m:r>
          <m:rPr>
            <m:sty m:val="p"/>
          </m:rPr>
          <m:t>=</m:t>
        </m:r>
        <m:r>
          <m:rPr>
            <m:sty m:val="p"/>
          </m:rPr>
          <m:t>−</m:t>
        </m:r>
        <m:r>
          <m:t>2</m:t>
        </m:r>
        <m:sSub>
          <m:e>
            <m:r>
              <m:t>v</m:t>
            </m:r>
          </m:e>
          <m:sub>
            <m:r>
              <m:t>2</m:t>
            </m:r>
          </m:sub>
        </m:sSub>
      </m:oMath>
      <w:ins w:id="23635" w:author="PR Preview" w:date="2026-01-01T00:00:00Z">
        <w:r>
          <w:t xml:space="preserve"> </w:t>
        </w:r>
      </w:ins>
      <w:ins w:id="23636"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96"/>
    <w:bookmarkStart w:id="597" w:name="def-similar"/>
    <w:p>
      <w:pPr>
        <w:pStyle w:val="FirstParagraph"/>
      </w:pPr>
      <w:del w:id="23637" w:author="PR Preview" w:date="2026-01-01T00:00:00Z">
        <w:r>
          <w:rPr>
            <w:b/>
            <w:bCs/>
          </w:rPr>
          <w:delText xml:space="preserve">Definition 99 (Similar matrices)</w:delText>
        </w:r>
      </w:del>
      <w:del w:id="23638" w:author="PR Preview" w:date="2026-01-01T00:00:00Z">
        <w:r>
          <w:delText xml:space="preserve"> </w:delText>
        </w:r>
      </w:del>
      <w:del w:id="23639" w:author="PR Preview" w:date="2026-01-01T00:00:00Z">
        <w:r>
          <w:delText xml:space="preserve">Two</w:delText>
        </w:r>
      </w:del>
      <w:del w:id="23640" w:author="PR Preview" w:date="2026-01-01T00:00:00Z">
        <w:r>
          <w:delText xml:space="preserve"> </w:delText>
        </w:r>
      </w:del>
      <m:oMath>
        <m:r>
          <m:t>p</m:t>
        </m:r>
        <m:r>
          <m:rPr>
            <m:sty m:val="p"/>
          </m:rPr>
          <m:t>×</m:t>
        </m:r>
        <m:r>
          <m:t>p</m:t>
        </m:r>
      </m:oMath>
      <w:del w:id="23641" w:author="PR Preview" w:date="2026-01-01T00:00:00Z">
        <w:r>
          <w:delText xml:space="preserve"> </w:delText>
        </w:r>
      </w:del>
      <w:del w:id="23642" w:author="PR Preview" w:date="2026-01-01T00:00:00Z">
        <w:r>
          <w:delText xml:space="preserve">matrices</w:delText>
        </w:r>
      </w:del>
      <w:del w:id="23643" w:author="PR Preview" w:date="2026-01-01T00:00:00Z">
        <w:r>
          <w:delText xml:space="preserve"> </w:delText>
        </w:r>
      </w:del>
      <m:oMath>
        <m:r>
          <m:rPr>
            <m:sty m:val="bi"/>
          </m:rPr>
          <m:t>A</m:t>
        </m:r>
      </m:oMath>
      <w:del w:id="23644" w:author="PR Preview" w:date="2026-01-01T00:00:00Z">
        <w:r>
          <w:delText xml:space="preserve"> </w:delText>
        </w:r>
      </w:del>
      <w:del w:id="23645" w:author="PR Preview" w:date="2026-01-01T00:00:00Z">
        <w:r>
          <w:delText xml:space="preserve">and</w:delText>
        </w:r>
      </w:del>
      <w:del w:id="23646" w:author="PR Preview" w:date="2026-01-01T00:00:00Z">
        <w:r>
          <w:delText xml:space="preserve"> </w:delText>
        </w:r>
      </w:del>
      <m:oMath>
        <m:r>
          <m:rPr>
            <m:sty m:val="bi"/>
          </m:rPr>
          <m:t>B</m:t>
        </m:r>
      </m:oMath>
      <w:del w:id="23647" w:author="PR Preview" w:date="2026-01-01T00:00:00Z">
        <w:r>
          <w:delText xml:space="preserve"> </w:delText>
        </w:r>
      </w:del>
      <w:del w:id="23648" w:author="PR Preview" w:date="2026-01-01T00:00:00Z">
        <w:r>
          <w:delText xml:space="preserve">are</w:delText>
        </w:r>
      </w:del>
      <w:del w:id="23649" w:author="PR Preview" w:date="2026-01-01T00:00:00Z">
        <w:r>
          <w:delText xml:space="preserve"> </w:delText>
        </w:r>
      </w:del>
      <w:del w:id="23650" w:author="PR Preview" w:date="2026-01-01T00:00:00Z">
        <w:r>
          <w:rPr>
            <w:b/>
            <w:bCs/>
          </w:rPr>
          <w:delText xml:space="preserve">similar</w:delText>
        </w:r>
      </w:del>
      <w:del w:id="23651" w:author="PR Preview" w:date="2026-01-01T00:00:00Z">
        <w:r>
          <w:delText xml:space="preserve"> </w:delText>
        </w:r>
      </w:del>
      <w:del w:id="23652" w:author="PR Preview" w:date="2026-01-01T00:00:00Z">
        <w:r>
          <w:delText xml:space="preserve">if</w:delText>
        </w:r>
      </w:del>
      <w:del w:id="23653"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3654" w:author="PR Preview" w:date="2026-01-01T00:00:00Z">
        <w:r>
          <w:delText xml:space="preserve"> </w:delText>
        </w:r>
      </w:del>
      <w:del w:id="23655" w:author="PR Preview" w:date="2026-01-01T00:00:00Z">
        <w:r>
          <w:delText xml:space="preserve">for some invertible</w:delText>
        </w:r>
      </w:del>
      <w:del w:id="23656" w:author="PR Preview" w:date="2026-01-01T00:00:00Z">
        <w:r>
          <w:delText xml:space="preserve"> </w:delText>
        </w:r>
      </w:del>
      <m:oMath>
        <m:r>
          <m:t>p</m:t>
        </m:r>
        <m:r>
          <m:rPr>
            <m:sty m:val="p"/>
          </m:rPr>
          <m:t>×</m:t>
        </m:r>
        <m:r>
          <m:t>p</m:t>
        </m:r>
      </m:oMath>
      <w:del w:id="23657" w:author="PR Preview" w:date="2026-01-01T00:00:00Z">
        <w:r>
          <w:delText xml:space="preserve"> </w:delText>
        </w:r>
      </w:del>
      <w:del w:id="23658" w:author="PR Preview" w:date="2026-01-01T00:00:00Z">
        <w:r>
          <w:delText xml:space="preserve">matrix</w:delText>
        </w:r>
      </w:del>
      <w:del w:id="23659" w:author="PR Preview" w:date="2026-01-01T00:00:00Z">
        <w:r>
          <w:delText xml:space="preserve"> </w:delText>
        </w:r>
      </w:del>
      <m:oMath>
        <m:r>
          <m:rPr>
            <m:sty m:val="bi"/>
          </m:rPr>
          <m:t>P</m:t>
        </m:r>
      </m:oMath>
      <w:del w:id="23660" w:author="PR Preview" w:date="2026-01-01T00:00:00Z">
        <w:r>
          <w:delText xml:space="preserve"> </w:delText>
        </w:r>
      </w:del>
      <w:del w:id="23661" w:author="PR Preview" w:date="2026-01-01T00:00:00Z">
        <w:r>
          <w:delText xml:space="preserve">(</w:delText>
        </w:r>
      </w:del>
      <w:hyperlink w:anchor="def-invertible-matrix">
        <w:del w:id="23662" w:author="PR Preview" w:date="2026-01-01T00:00:00Z">
          <w:r>
            <w:rPr>
              <w:rStyle w:val="Hyperlink"/>
            </w:rPr>
            <w:delText xml:space="preserve">Definition 72</w:delText>
          </w:r>
        </w:del>
      </w:hyperlink>
      <w:del w:id="23663" w:author="PR Preview" w:date="2026-01-01T00:00:00Z">
        <w:r>
          <w:delText xml:space="preserve">).</w:delText>
        </w:r>
      </w:del>
    </w:p>
    <w:p>
      <w:pPr>
        <w:pStyle w:val="BodyText"/>
      </w:pPr>
      <w:del w:id="23664" w:author="PR Preview" w:date="2026-01-01T00:00:00Z">
        <w:r>
          <w:rPr>
            <w:i/>
            <w:iCs/>
          </w:rPr>
          <w:delText xml:space="preserve">Remark 42</w:delText>
        </w:r>
      </w:del>
      <w:del w:id="23665" w:author="PR Preview" w:date="2026-01-01T00:00:00Z">
        <w:r>
          <w:delText xml:space="preserve"> (Similarity read both ways). </w:delText>
        </w:r>
      </w:del>
      <w:del w:id="23666" w:author="PR Preview" w:date="2026-01-01T00:00:00Z">
        <w:r>
          <w:delText xml:space="preserve">If</w:delText>
        </w:r>
      </w:del>
      <w:del w:id="23667" w:author="PR Preview" w:date="2026-01-01T00:00:00Z">
        <w:r>
          <w:delText xml:space="preserve"> </w:delText>
        </w:r>
      </w:del>
      <m:oMath>
        <m:r>
          <m:rPr>
            <m:sty m:val="bi"/>
          </m:rPr>
          <m:t>P</m:t>
        </m:r>
      </m:oMath>
      <w:del w:id="23668" w:author="PR Preview" w:date="2026-01-01T00:00:00Z">
        <w:r>
          <w:delText xml:space="preserve"> </w:delText>
        </w:r>
      </w:del>
      <w:del w:id="23669" w:author="PR Preview" w:date="2026-01-01T00:00:00Z">
        <w:r>
          <w:delText xml:space="preserve">is invertible, then</w:delText>
        </w:r>
      </w:del>
      <w:del w:id="23670" w:author="PR Preview" w:date="2026-01-01T00:00:00Z">
        <w:r>
          <w:delText xml:space="preserve"> </w:delText>
        </w:r>
      </w:del>
      <m:oMath>
        <m:sSup>
          <m:e>
            <m:r>
              <m:rPr>
                <m:sty m:val="bi"/>
              </m:rPr>
              <m:t>P</m:t>
            </m:r>
          </m:e>
          <m:sup>
            <m:r>
              <m:rPr>
                <m:sty m:val="p"/>
              </m:rPr>
              <m:t>−</m:t>
            </m:r>
            <m:r>
              <m:t>1</m:t>
            </m:r>
          </m:sup>
        </m:sSup>
      </m:oMath>
      <w:del w:id="23671" w:author="PR Preview" w:date="2026-01-01T00:00:00Z">
        <w:r>
          <w:delText xml:space="preserve"> </w:delText>
        </w:r>
      </w:del>
      <w:del w:id="23672" w:author="PR Preview" w:date="2026-01-01T00:00:00Z">
        <w:r>
          <w:delText xml:space="preserve">is invertible with inverse</w:delText>
        </w:r>
      </w:del>
      <w:del w:id="23673" w:author="PR Preview" w:date="2026-01-01T00:00:00Z">
        <w:r>
          <w:delText xml:space="preserve"> </w:delText>
        </w:r>
      </w:del>
      <m:oMath>
        <m:r>
          <m:rPr>
            <m:sty m:val="bi"/>
          </m:rPr>
          <m:t>P</m:t>
        </m:r>
      </m:oMath>
      <w:del w:id="23674" w:author="PR Preview" w:date="2026-01-01T00:00:00Z">
        <w:r>
          <w:delText xml:space="preserve">:</w:delText>
        </w:r>
      </w:del>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del w:id="23675" w:author="PR Preview" w:date="2026-01-01T00:00:00Z">
        <w:r>
          <w:delText xml:space="preserve">is the condition of</w:delText>
        </w:r>
      </w:del>
      <w:del w:id="23676" w:author="PR Preview" w:date="2026-01-01T00:00:00Z">
        <w:r>
          <w:delText xml:space="preserve"> </w:delText>
        </w:r>
      </w:del>
      <w:hyperlink w:anchor="def-invertible-matrix">
        <w:del w:id="23677" w:author="PR Preview" w:date="2026-01-01T00:00:00Z">
          <w:r>
            <w:rPr>
              <w:rStyle w:val="Hyperlink"/>
            </w:rPr>
            <w:delText xml:space="preserve">Definition 72</w:delText>
          </w:r>
        </w:del>
      </w:hyperlink>
      <w:del w:id="23678" w:author="PR Preview" w:date="2026-01-01T00:00:00Z">
        <w:r>
          <w:delText xml:space="preserve"> </w:delText>
        </w:r>
      </w:del>
      <w:del w:id="23679" w:author="PR Preview" w:date="2026-01-01T00:00:00Z">
        <w:r>
          <w:delText xml:space="preserve">for</w:delText>
        </w:r>
      </w:del>
      <w:del w:id="23680" w:author="PR Preview" w:date="2026-01-01T00:00:00Z">
        <w:r>
          <w:delText xml:space="preserve"> </w:delText>
        </w:r>
      </w:del>
      <m:oMath>
        <m:sSup>
          <m:e>
            <m:r>
              <m:rPr>
                <m:sty m:val="bi"/>
              </m:rPr>
              <m:t>P</m:t>
            </m:r>
          </m:e>
          <m:sup>
            <m:r>
              <m:rPr>
                <m:sty m:val="p"/>
              </m:rPr>
              <m:t>−</m:t>
            </m:r>
            <m:r>
              <m:t>1</m:t>
            </m:r>
          </m:sup>
        </m:sSup>
      </m:oMath>
      <w:del w:id="23681" w:author="PR Preview" w:date="2026-01-01T00:00:00Z">
        <w:r>
          <w:delText xml:space="preserve"> </w:delText>
        </w:r>
      </w:del>
      <w:del w:id="23682" w:author="PR Preview" w:date="2026-01-01T00:00:00Z">
        <w:r>
          <w:delText xml:space="preserve">with</w:delText>
        </w:r>
      </w:del>
      <w:del w:id="23683" w:author="PR Preview" w:date="2026-01-01T00:00:00Z">
        <w:r>
          <w:delText xml:space="preserve"> </w:delText>
        </w:r>
      </w:del>
      <m:oMath>
        <m:r>
          <m:rPr>
            <m:sty m:val="bi"/>
          </m:rPr>
          <m:t>P</m:t>
        </m:r>
      </m:oMath>
      <w:del w:id="23684" w:author="PR Preview" w:date="2026-01-01T00:00:00Z">
        <w:r>
          <w:delText xml:space="preserve"> </w:delText>
        </w:r>
      </w:del>
      <w:del w:id="23685" w:author="PR Preview" w:date="2026-01-01T00:00:00Z">
        <w:r>
          <w:delText xml:space="preserve">as the other factor,</w:delText>
        </w:r>
      </w:del>
      <w:del w:id="23686" w:author="PR Preview" w:date="2026-01-01T00:00:00Z">
        <w:r>
          <w:delText xml:space="preserve"> </w:delText>
        </w:r>
      </w:del>
      <w:del w:id="23687" w:author="PR Preview" w:date="2026-01-01T00:00:00Z">
        <w:r>
          <w:delText xml:space="preserve">and that factor is unique (</w:delText>
        </w:r>
      </w:del>
      <w:hyperlink w:anchor="rem-invertible-inverse">
        <w:del w:id="23688" w:author="PR Preview" w:date="2026-01-01T00:00:00Z">
          <w:r>
            <w:rPr>
              <w:rStyle w:val="Hyperlink"/>
            </w:rPr>
            <w:delText xml:space="preserve">Remark 21</w:delText>
          </w:r>
        </w:del>
      </w:hyperlink>
      <w:del w:id="23689" w:author="PR Preview" w:date="2026-01-01T00:00:00Z">
        <w:r>
          <w:delText xml:space="preserve">).</w:delText>
        </w:r>
      </w:del>
      <w:del w:id="23690" w:author="PR Preview" w:date="2026-01-01T00:00:00Z">
        <w:r>
          <w:delText xml:space="preserve"> </w:delText>
        </w:r>
      </w:del>
      <w:del w:id="23691" w:author="PR Preview" w:date="2026-01-01T00:00:00Z">
        <w:r>
          <w:delText xml:space="preserve">If</w:delText>
        </w:r>
      </w:del>
      <w:del w:id="23692"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3693" w:author="PR Preview" w:date="2026-01-01T00:00:00Z">
        <w:r>
          <w:delText xml:space="preserve">, then</w:delText>
        </w:r>
      </w:del>
    </w:p>
    <w:p>
      <w:pPr>
        <w:pStyle w:val="FirstParagraph"/>
      </w:pPr>
      <w:ins w:id="23694" w:author="PR Preview" w:date="2026-01-01T00:00:00Z">
        <w:r>
          <w:rPr>
            <w:b/>
            <w:bCs/>
          </w:rPr>
          <w:t xml:space="preserve">Definition 105 (Similar matrices)</w:t>
        </w:r>
      </w:ins>
      <w:ins w:id="23695" w:author="PR Preview" w:date="2026-01-01T00:00:00Z">
        <w:r>
          <w:t xml:space="preserve"> </w:t>
        </w:r>
      </w:ins>
      <w:ins w:id="23696" w:author="PR Preview" w:date="2026-01-01T00:00:00Z">
        <w:r>
          <w:t xml:space="preserve">Two</w:t>
        </w:r>
      </w:ins>
      <w:ins w:id="23697" w:author="PR Preview" w:date="2026-01-01T00:00:00Z">
        <w:r>
          <w:t xml:space="preserve"> </w:t>
        </w:r>
      </w:ins>
      <m:oMath>
        <m:r>
          <m:t>p</m:t>
        </m:r>
        <m:r>
          <m:rPr>
            <m:sty m:val="p"/>
          </m:rPr>
          <m:t>×</m:t>
        </m:r>
        <m:r>
          <m:t>p</m:t>
        </m:r>
      </m:oMath>
      <w:ins w:id="23698" w:author="PR Preview" w:date="2026-01-01T00:00:00Z">
        <w:r>
          <w:t xml:space="preserve"> </w:t>
        </w:r>
      </w:ins>
      <w:ins w:id="23699" w:author="PR Preview" w:date="2026-01-01T00:00:00Z">
        <w:r>
          <w:t xml:space="preserve">matrices</w:t>
        </w:r>
      </w:ins>
      <w:ins w:id="23700" w:author="PR Preview" w:date="2026-01-01T00:00:00Z">
        <w:r>
          <w:t xml:space="preserve"> </w:t>
        </w:r>
      </w:ins>
      <m:oMath>
        <m:r>
          <m:rPr>
            <m:sty m:val="bi"/>
          </m:rPr>
          <m:t>A</m:t>
        </m:r>
      </m:oMath>
      <w:ins w:id="23701" w:author="PR Preview" w:date="2026-01-01T00:00:00Z">
        <w:r>
          <w:t xml:space="preserve"> </w:t>
        </w:r>
      </w:ins>
      <w:ins w:id="23702" w:author="PR Preview" w:date="2026-01-01T00:00:00Z">
        <w:r>
          <w:t xml:space="preserve">and</w:t>
        </w:r>
      </w:ins>
      <w:ins w:id="23703" w:author="PR Preview" w:date="2026-01-01T00:00:00Z">
        <w:r>
          <w:t xml:space="preserve"> </w:t>
        </w:r>
      </w:ins>
      <m:oMath>
        <m:r>
          <m:rPr>
            <m:sty m:val="bi"/>
          </m:rPr>
          <m:t>B</m:t>
        </m:r>
      </m:oMath>
      <w:ins w:id="23704" w:author="PR Preview" w:date="2026-01-01T00:00:00Z">
        <w:r>
          <w:t xml:space="preserve"> </w:t>
        </w:r>
      </w:ins>
      <w:ins w:id="23705" w:author="PR Preview" w:date="2026-01-01T00:00:00Z">
        <w:r>
          <w:t xml:space="preserve">are</w:t>
        </w:r>
      </w:ins>
      <w:ins w:id="23706" w:author="PR Preview" w:date="2026-01-01T00:00:00Z">
        <w:r>
          <w:t xml:space="preserve"> </w:t>
        </w:r>
      </w:ins>
      <w:ins w:id="23707" w:author="PR Preview" w:date="2026-01-01T00:00:00Z">
        <w:r>
          <w:rPr>
            <w:b/>
            <w:bCs/>
          </w:rPr>
          <w:t xml:space="preserve">similar</w:t>
        </w:r>
      </w:ins>
      <w:ins w:id="23708" w:author="PR Preview" w:date="2026-01-01T00:00:00Z">
        <w:r>
          <w:t xml:space="preserve"> </w:t>
        </w:r>
      </w:ins>
      <w:ins w:id="23709" w:author="PR Preview" w:date="2026-01-01T00:00:00Z">
        <w:r>
          <w:t xml:space="preserve">if</w:t>
        </w:r>
      </w:ins>
      <w:ins w:id="23710"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3711" w:author="PR Preview" w:date="2026-01-01T00:00:00Z">
        <w:r>
          <w:t xml:space="preserve"> </w:t>
        </w:r>
      </w:ins>
      <w:ins w:id="23712" w:author="PR Preview" w:date="2026-01-01T00:00:00Z">
        <w:r>
          <w:t xml:space="preserve">for some invertible</w:t>
        </w:r>
      </w:ins>
      <w:ins w:id="23713" w:author="PR Preview" w:date="2026-01-01T00:00:00Z">
        <w:r>
          <w:t xml:space="preserve"> </w:t>
        </w:r>
      </w:ins>
      <m:oMath>
        <m:r>
          <m:t>p</m:t>
        </m:r>
        <m:r>
          <m:rPr>
            <m:sty m:val="p"/>
          </m:rPr>
          <m:t>×</m:t>
        </m:r>
        <m:r>
          <m:t>p</m:t>
        </m:r>
      </m:oMath>
      <w:ins w:id="23714" w:author="PR Preview" w:date="2026-01-01T00:00:00Z">
        <w:r>
          <w:t xml:space="preserve"> </w:t>
        </w:r>
      </w:ins>
      <w:ins w:id="23715" w:author="PR Preview" w:date="2026-01-01T00:00:00Z">
        <w:r>
          <w:t xml:space="preserve">matrix</w:t>
        </w:r>
      </w:ins>
      <w:ins w:id="23716" w:author="PR Preview" w:date="2026-01-01T00:00:00Z">
        <w:r>
          <w:t xml:space="preserve"> </w:t>
        </w:r>
      </w:ins>
      <m:oMath>
        <m:r>
          <m:rPr>
            <m:sty m:val="bi"/>
          </m:rPr>
          <m:t>P</m:t>
        </m:r>
      </m:oMath>
      <w:ins w:id="23717" w:author="PR Preview" w:date="2026-01-01T00:00:00Z">
        <w:r>
          <w:t xml:space="preserve"> </w:t>
        </w:r>
      </w:ins>
      <w:ins w:id="23718" w:author="PR Preview" w:date="2026-01-01T00:00:00Z">
        <w:r>
          <w:t xml:space="preserve">(</w:t>
        </w:r>
      </w:ins>
      <w:hyperlink w:anchor="def-invertible-matrix">
        <w:ins w:id="23719" w:author="PR Preview" w:date="2026-01-01T00:00:00Z">
          <w:r>
            <w:rPr>
              <w:rStyle w:val="Hyperlink"/>
            </w:rPr>
            <w:t xml:space="preserve">Definition 77</w:t>
          </w:r>
        </w:ins>
      </w:hyperlink>
      <w:ins w:id="23720" w:author="PR Preview" w:date="2026-01-01T00:00:00Z">
        <w:r>
          <w:t xml:space="preserve">).</w:t>
        </w:r>
      </w:ins>
    </w:p>
    <w:bookmarkEnd w:id="597"/>
    <w:bookmarkStart w:id="598" w:name="rem-similar-both-ways"/>
    <w:p>
      <w:pPr>
        <w:pStyle w:val="BodyText"/>
      </w:pPr>
      <w:ins w:id="23721" w:author="PR Preview" w:date="2026-01-01T00:00:00Z">
        <w:r>
          <w:rPr>
            <w:i/>
            <w:iCs/>
          </w:rPr>
          <w:t xml:space="preserve">Remark 49</w:t>
        </w:r>
      </w:ins>
      <w:ins w:id="23722" w:author="PR Preview" w:date="2026-01-01T00:00:00Z">
        <w:r>
          <w:t xml:space="preserve"> (Similarity read both ways). </w:t>
        </w:r>
      </w:ins>
      <w:ins w:id="23723" w:author="PR Preview" w:date="2026-01-01T00:00:00Z">
        <w:r>
          <w:t xml:space="preserve">If</w:t>
        </w:r>
      </w:ins>
      <w:ins w:id="23724" w:author="PR Preview" w:date="2026-01-01T00:00:00Z">
        <w:r>
          <w:t xml:space="preserve"> </w:t>
        </w:r>
      </w:ins>
      <m:oMath>
        <m:r>
          <m:rPr>
            <m:sty m:val="bi"/>
          </m:rPr>
          <m:t>P</m:t>
        </m:r>
      </m:oMath>
      <w:ins w:id="23725" w:author="PR Preview" w:date="2026-01-01T00:00:00Z">
        <w:r>
          <w:t xml:space="preserve"> </w:t>
        </w:r>
      </w:ins>
      <w:ins w:id="23726" w:author="PR Preview" w:date="2026-01-01T00:00:00Z">
        <w:r>
          <w:t xml:space="preserve">is invertible, then</w:t>
        </w:r>
      </w:ins>
      <w:ins w:id="23727" w:author="PR Preview" w:date="2026-01-01T00:00:00Z">
        <w:r>
          <w:t xml:space="preserve"> </w:t>
        </w:r>
      </w:ins>
      <m:oMath>
        <m:sSup>
          <m:e>
            <m:r>
              <m:rPr>
                <m:sty m:val="bi"/>
              </m:rPr>
              <m:t>P</m:t>
            </m:r>
          </m:e>
          <m:sup>
            <m:r>
              <m:rPr>
                <m:sty m:val="p"/>
              </m:rPr>
              <m:t>−</m:t>
            </m:r>
            <m:r>
              <m:t>1</m:t>
            </m:r>
          </m:sup>
        </m:sSup>
      </m:oMath>
      <w:ins w:id="23728" w:author="PR Preview" w:date="2026-01-01T00:00:00Z">
        <w:r>
          <w:t xml:space="preserve"> </w:t>
        </w:r>
      </w:ins>
      <w:ins w:id="23729" w:author="PR Preview" w:date="2026-01-01T00:00:00Z">
        <w:r>
          <w:t xml:space="preserve">is invertible with inverse</w:t>
        </w:r>
      </w:ins>
      <w:ins w:id="23730" w:author="PR Preview" w:date="2026-01-01T00:00:00Z">
        <w:r>
          <w:t xml:space="preserve"> </w:t>
        </w:r>
      </w:ins>
      <m:oMath>
        <m:r>
          <m:rPr>
            <m:sty m:val="bi"/>
          </m:rPr>
          <m:t>P</m:t>
        </m:r>
      </m:oMath>
      <w:ins w:id="23731" w:author="PR Preview" w:date="2026-01-01T00:00:00Z">
        <w:r>
          <w:t xml:space="preserve">:</w:t>
        </w:r>
      </w:ins>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6"/>
        </w:numPr>
      </w:pPr>
      <w:ins w:id="23732" w:author="PR Preview" w:date="2026-01-01T00:00:00Z">
        <w:r>
          <w:t xml:space="preserve">is the condition of</w:t>
        </w:r>
      </w:ins>
      <w:ins w:id="23733" w:author="PR Preview" w:date="2026-01-01T00:00:00Z">
        <w:r>
          <w:t xml:space="preserve"> </w:t>
        </w:r>
      </w:ins>
      <w:hyperlink w:anchor="def-invertible-matrix">
        <w:ins w:id="23734" w:author="PR Preview" w:date="2026-01-01T00:00:00Z">
          <w:r>
            <w:rPr>
              <w:rStyle w:val="Hyperlink"/>
            </w:rPr>
            <w:t xml:space="preserve">Definition 77</w:t>
          </w:r>
        </w:ins>
      </w:hyperlink>
      <w:ins w:id="23735" w:author="PR Preview" w:date="2026-01-01T00:00:00Z">
        <w:r>
          <w:t xml:space="preserve"> </w:t>
        </w:r>
      </w:ins>
      <w:ins w:id="23736" w:author="PR Preview" w:date="2026-01-01T00:00:00Z">
        <w:r>
          <w:t xml:space="preserve">for</w:t>
        </w:r>
      </w:ins>
      <w:ins w:id="23737" w:author="PR Preview" w:date="2026-01-01T00:00:00Z">
        <w:r>
          <w:t xml:space="preserve"> </w:t>
        </w:r>
      </w:ins>
      <m:oMath>
        <m:sSup>
          <m:e>
            <m:r>
              <m:rPr>
                <m:sty m:val="bi"/>
              </m:rPr>
              <m:t>P</m:t>
            </m:r>
          </m:e>
          <m:sup>
            <m:r>
              <m:rPr>
                <m:sty m:val="p"/>
              </m:rPr>
              <m:t>−</m:t>
            </m:r>
            <m:r>
              <m:t>1</m:t>
            </m:r>
          </m:sup>
        </m:sSup>
      </m:oMath>
      <w:ins w:id="23738" w:author="PR Preview" w:date="2026-01-01T00:00:00Z">
        <w:r>
          <w:t xml:space="preserve"> </w:t>
        </w:r>
      </w:ins>
      <w:ins w:id="23739" w:author="PR Preview" w:date="2026-01-01T00:00:00Z">
        <w:r>
          <w:t xml:space="preserve">with</w:t>
        </w:r>
      </w:ins>
      <w:ins w:id="23740" w:author="PR Preview" w:date="2026-01-01T00:00:00Z">
        <w:r>
          <w:t xml:space="preserve"> </w:t>
        </w:r>
      </w:ins>
      <m:oMath>
        <m:r>
          <m:rPr>
            <m:sty m:val="bi"/>
          </m:rPr>
          <m:t>P</m:t>
        </m:r>
      </m:oMath>
      <w:ins w:id="23741" w:author="PR Preview" w:date="2026-01-01T00:00:00Z">
        <w:r>
          <w:t xml:space="preserve"> </w:t>
        </w:r>
      </w:ins>
      <w:ins w:id="23742" w:author="PR Preview" w:date="2026-01-01T00:00:00Z">
        <w:r>
          <w:t xml:space="preserve">as the other factor,</w:t>
        </w:r>
      </w:ins>
      <w:ins w:id="23743" w:author="PR Preview" w:date="2026-01-01T00:00:00Z">
        <w:r>
          <w:t xml:space="preserve"> </w:t>
        </w:r>
      </w:ins>
      <w:ins w:id="23744" w:author="PR Preview" w:date="2026-01-01T00:00:00Z">
        <w:r>
          <w:t xml:space="preserve">and that factor is unique (</w:t>
        </w:r>
      </w:ins>
      <w:hyperlink w:anchor="rem-invertible-inverse">
        <w:ins w:id="23745" w:author="PR Preview" w:date="2026-01-01T00:00:00Z">
          <w:r>
            <w:rPr>
              <w:rStyle w:val="Hyperlink"/>
            </w:rPr>
            <w:t xml:space="preserve">Remark 28</w:t>
          </w:r>
        </w:ins>
      </w:hyperlink>
      <w:ins w:id="23746" w:author="PR Preview" w:date="2026-01-01T00:00:00Z">
        <w:r>
          <w:t xml:space="preserve">).</w:t>
        </w:r>
      </w:ins>
      <w:ins w:id="23747" w:author="PR Preview" w:date="2026-01-01T00:00:00Z">
        <w:r>
          <w:t xml:space="preserve"> </w:t>
        </w:r>
      </w:ins>
      <w:ins w:id="23748" w:author="PR Preview" w:date="2026-01-01T00:00:00Z">
        <w:r>
          <w:t xml:space="preserve">If</w:t>
        </w:r>
      </w:ins>
      <w:ins w:id="23749"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3750" w:author="PR Preview" w:date="2026-01-01T00:00:00Z">
        <w:r>
          <w:t xml:space="preserve">, then</w:t>
        </w:r>
      </w:ins>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98"/>
    <w:bookmarkStart w:id="599" w:name="exm-similar"/>
    <w:p>
      <w:pPr>
        <w:pStyle w:val="BodyText"/>
      </w:pPr>
      <w:del w:id="23751" w:author="PR Preview" w:date="2026-01-01T00:00:00Z">
        <w:r>
          <w:rPr>
            <w:b/>
            <w:bCs/>
          </w:rPr>
          <w:delText xml:space="preserve">Example 191 (A matrix similar to a diagonal one)</w:delText>
        </w:r>
      </w:del>
      <w:del w:id="23752" w:author="PR Preview" w:date="2026-01-01T00:00:00Z">
        <w:r>
          <w:delText xml:space="preserve"> </w:delText>
        </w:r>
      </w:del>
      <w:del w:id="23753" w:author="PR Preview" w:date="2026-01-01T00:00:00Z">
        <w:r>
          <w:delText xml:space="preserve">Let</w:delText>
        </w:r>
      </w:del>
      <w:del w:id="2375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3755" w:author="PR Preview" w:date="2026-01-01T00:00:00Z">
        <w:r>
          <w:delText xml:space="preserve"> </w:delText>
        </w:r>
      </w:del>
      <w:del w:id="23756" w:author="PR Preview" w:date="2026-01-01T00:00:00Z">
        <w:r>
          <w:delText xml:space="preserve">and</w:delText>
        </w:r>
      </w:del>
      <w:del w:id="23757"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3758" w:author="PR Preview" w:date="2026-01-01T00:00:00Z">
        <w:r>
          <w:delText xml:space="preserve">.</w:delText>
        </w:r>
      </w:del>
      <w:del w:id="23759" w:author="PR Preview" w:date="2026-01-01T00:00:00Z">
        <w:r>
          <w:delText xml:space="preserve"> </w:delText>
        </w:r>
      </w:del>
      <w:del w:id="23760" w:author="PR Preview" w:date="2026-01-01T00:00:00Z">
        <w:r>
          <w:delText xml:space="preserve">Then</w:delText>
        </w:r>
      </w:del>
    </w:p>
    <w:p>
      <w:pPr>
        <w:pStyle w:val="BodyText"/>
      </w:pPr>
      <w:ins w:id="23761" w:author="PR Preview" w:date="2026-01-01T00:00:00Z">
        <w:r>
          <w:rPr>
            <w:b/>
            <w:bCs/>
          </w:rPr>
          <w:t xml:space="preserve">Example 194 (A matrix similar to a diagonal one)</w:t>
        </w:r>
      </w:ins>
      <w:ins w:id="23762" w:author="PR Preview" w:date="2026-01-01T00:00:00Z">
        <w:r>
          <w:t xml:space="preserve"> </w:t>
        </w:r>
      </w:ins>
      <w:ins w:id="23763" w:author="PR Preview" w:date="2026-01-01T00:00:00Z">
        <w:r>
          <w:t xml:space="preserve">Let</w:t>
        </w:r>
      </w:ins>
      <w:ins w:id="2376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765" w:author="PR Preview" w:date="2026-01-01T00:00:00Z">
        <w:r>
          <w:t xml:space="preserve"> </w:t>
        </w:r>
      </w:ins>
      <w:ins w:id="23766" w:author="PR Preview" w:date="2026-01-01T00:00:00Z">
        <w:r>
          <w:t xml:space="preserve">and</w:t>
        </w:r>
      </w:ins>
      <w:ins w:id="23767"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3768" w:author="PR Preview" w:date="2026-01-01T00:00:00Z">
        <w:r>
          <w:t xml:space="preserve">.</w:t>
        </w:r>
      </w:ins>
      <w:ins w:id="23769" w:author="PR Preview" w:date="2026-01-01T00:00:00Z">
        <w:r>
          <w:t xml:space="preserve"> </w:t>
        </w:r>
      </w:ins>
      <w:ins w:id="23770"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del w:id="23771" w:author="PR Preview" w:date="2026-01-01T00:00:00Z">
        <w:r>
          <w:delText xml:space="preserve">and likewise</w:delText>
        </w:r>
      </w:del>
      <w:del w:id="23772"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23773" w:author="PR Preview" w:date="2026-01-01T00:00:00Z">
        <w:r>
          <w:delText xml:space="preserve"> </w:delText>
        </w:r>
      </w:del>
      <w:del w:id="23774" w:author="PR Preview" w:date="2026-01-01T00:00:00Z">
        <w:r>
          <w:delText xml:space="preserve">(</w:delText>
        </w:r>
      </w:del>
      <w:hyperlink w:anchor="thm-scalar-matmul">
        <w:del w:id="23775" w:author="PR Preview" w:date="2026-01-01T00:00:00Z">
          <w:r>
            <w:rPr>
              <w:rStyle w:val="Hyperlink"/>
            </w:rPr>
            <w:delText xml:space="preserve">Theorem 87</w:delText>
          </w:r>
        </w:del>
      </w:hyperlink>
      <w:del w:id="23776" w:author="PR Preview" w:date="2026-01-01T00:00:00Z">
        <w:r>
          <w:delText xml:space="preserve">):</w:delText>
        </w:r>
      </w:del>
      <w:del w:id="23777"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23778" w:author="PR Preview" w:date="2026-01-01T00:00:00Z">
        <w:r>
          <w:delText xml:space="preserve"> </w:delText>
        </w:r>
      </w:del>
      <w:del w:id="23779" w:author="PR Preview" w:date="2026-01-01T00:00:00Z">
        <w:r>
          <w:delText xml:space="preserve">(5). Then</w:delText>
        </w:r>
      </w:del>
    </w:p>
    <w:p>
      <w:pPr>
        <w:pStyle w:val="FirstParagraph"/>
      </w:pPr>
      <w:ins w:id="23780" w:author="PR Preview" w:date="2026-01-01T00:00:00Z">
        <w:r>
          <w:t xml:space="preserve">and likewise</w:t>
        </w:r>
      </w:ins>
      <w:ins w:id="23781"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23782" w:author="PR Preview" w:date="2026-01-01T00:00:00Z">
        <w:r>
          <w:t xml:space="preserve"> </w:t>
        </w:r>
      </w:ins>
      <w:ins w:id="23783" w:author="PR Preview" w:date="2026-01-01T00:00:00Z">
        <w:r>
          <w:t xml:space="preserve">(</w:t>
        </w:r>
      </w:ins>
      <w:hyperlink w:anchor="thm-scalar-matmul">
        <w:ins w:id="23784" w:author="PR Preview" w:date="2026-01-01T00:00:00Z">
          <w:r>
            <w:rPr>
              <w:rStyle w:val="Hyperlink"/>
            </w:rPr>
            <w:t xml:space="preserve">Theorem 88</w:t>
          </w:r>
        </w:ins>
      </w:hyperlink>
      <w:ins w:id="23785" w:author="PR Preview" w:date="2026-01-01T00:00:00Z">
        <w:r>
          <w:t xml:space="preserve">):</w:t>
        </w:r>
      </w:ins>
      <w:ins w:id="23786"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23787" w:author="PR Preview" w:date="2026-01-01T00:00:00Z">
        <w:r>
          <w:t xml:space="preserve"> </w:t>
        </w:r>
      </w:ins>
      <w:ins w:id="23788" w:author="PR Preview" w:date="2026-01-01T00:00:00Z">
        <w:r>
          <w:t xml:space="preserve">(5).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88</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99"/>
    <w:bookmarkStart w:id="600" w:name="thm-similar-eigenvalues"/>
    <w:p>
      <w:pPr>
        <w:pStyle w:val="BodyText"/>
      </w:pPr>
      <w:del w:id="23789" w:author="PR Preview" w:date="2026-01-01T00:00:00Z">
        <w:r>
          <w:rPr>
            <w:b/>
            <w:bCs/>
          </w:rPr>
          <w:delText xml:space="preserve">Theorem 106 (Similar matrices have the same eigenvalues)</w:delText>
        </w:r>
      </w:del>
      <w:del w:id="23790" w:author="PR Preview" w:date="2026-01-01T00:00:00Z">
        <w:r>
          <w:delText xml:space="preserve"> </w:delText>
        </w:r>
      </w:del>
      <w:del w:id="23791" w:author="PR Preview" w:date="2026-01-01T00:00:00Z">
        <w:r>
          <w:delText xml:space="preserve">If</w:delText>
        </w:r>
      </w:del>
      <w:del w:id="23792"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3793" w:author="PR Preview" w:date="2026-01-01T00:00:00Z">
        <w:r>
          <w:delText xml:space="preserve"> </w:delText>
        </w:r>
      </w:del>
      <w:del w:id="23794" w:author="PR Preview" w:date="2026-01-01T00:00:00Z">
        <w:r>
          <w:delText xml:space="preserve">(</w:delText>
        </w:r>
      </w:del>
      <w:hyperlink w:anchor="def-similar">
        <w:del w:id="23795" w:author="PR Preview" w:date="2026-01-01T00:00:00Z">
          <w:r>
            <w:rPr>
              <w:rStyle w:val="Hyperlink"/>
            </w:rPr>
            <w:delText xml:space="preserve">Definition 99</w:delText>
          </w:r>
        </w:del>
      </w:hyperlink>
      <w:del w:id="23796" w:author="PR Preview" w:date="2026-01-01T00:00:00Z">
        <w:r>
          <w:delText xml:space="preserve">),</w:delText>
        </w:r>
      </w:del>
      <w:del w:id="23797" w:author="PR Preview" w:date="2026-01-01T00:00:00Z">
        <w:r>
          <w:delText xml:space="preserve"> </w:delText>
        </w:r>
      </w:del>
      <w:del w:id="23798" w:author="PR Preview" w:date="2026-01-01T00:00:00Z">
        <w:r>
          <w:delText xml:space="preserve">then</w:delText>
        </w:r>
      </w:del>
      <w:del w:id="23799" w:author="PR Preview" w:date="2026-01-01T00:00:00Z">
        <w:r>
          <w:delText xml:space="preserve"> </w:delText>
        </w:r>
      </w:del>
      <m:oMath>
        <m:acc>
          <m:accPr>
            <m:chr m:val="̃"/>
          </m:accPr>
          <m:e>
            <m:r>
              <m:t>v</m:t>
            </m:r>
          </m:e>
        </m:acc>
      </m:oMath>
      <w:del w:id="23800" w:author="PR Preview" w:date="2026-01-01T00:00:00Z">
        <w:r>
          <w:delText xml:space="preserve"> </w:delText>
        </w:r>
      </w:del>
      <w:del w:id="23801" w:author="PR Preview" w:date="2026-01-01T00:00:00Z">
        <w:r>
          <w:delText xml:space="preserve">is an eigenvector of</w:delText>
        </w:r>
      </w:del>
      <w:del w:id="23802" w:author="PR Preview" w:date="2026-01-01T00:00:00Z">
        <w:r>
          <w:delText xml:space="preserve"> </w:delText>
        </w:r>
      </w:del>
      <m:oMath>
        <m:r>
          <m:rPr>
            <m:sty m:val="bi"/>
          </m:rPr>
          <m:t>A</m:t>
        </m:r>
      </m:oMath>
      <w:del w:id="23803" w:author="PR Preview" w:date="2026-01-01T00:00:00Z">
        <w:r>
          <w:delText xml:space="preserve"> </w:delText>
        </w:r>
      </w:del>
      <w:del w:id="23804" w:author="PR Preview" w:date="2026-01-01T00:00:00Z">
        <w:r>
          <w:delText xml:space="preserve">for</w:delText>
        </w:r>
      </w:del>
      <w:del w:id="23805" w:author="PR Preview" w:date="2026-01-01T00:00:00Z">
        <w:r>
          <w:delText xml:space="preserve"> </w:delText>
        </w:r>
      </w:del>
      <m:oMath>
        <m:r>
          <m:t>λ</m:t>
        </m:r>
      </m:oMath>
      <w:del w:id="23806" w:author="PR Preview" w:date="2026-01-01T00:00:00Z">
        <w:r>
          <w:delText xml:space="preserve"> </w:delText>
        </w:r>
      </w:del>
      <w:del w:id="23807" w:author="PR Preview" w:date="2026-01-01T00:00:00Z">
        <w:r>
          <w:delText xml:space="preserve">exactly when</w:delText>
        </w:r>
      </w:del>
      <w:del w:id="23808" w:author="PR Preview" w:date="2026-01-01T00:00:00Z">
        <w:r>
          <w:delText xml:space="preserve"> </w:delText>
        </w:r>
      </w:del>
      <m:oMath>
        <m:sSup>
          <m:e>
            <m:r>
              <m:rPr>
                <m:sty m:val="bi"/>
              </m:rPr>
              <m:t>P</m:t>
            </m:r>
          </m:e>
          <m:sup>
            <m:r>
              <m:rPr>
                <m:sty m:val="p"/>
              </m:rPr>
              <m:t>−</m:t>
            </m:r>
            <m:r>
              <m:t>1</m:t>
            </m:r>
          </m:sup>
        </m:sSup>
        <m:acc>
          <m:accPr>
            <m:chr m:val="̃"/>
          </m:accPr>
          <m:e>
            <m:r>
              <m:t>v</m:t>
            </m:r>
          </m:e>
        </m:acc>
      </m:oMath>
      <w:del w:id="23809" w:author="PR Preview" w:date="2026-01-01T00:00:00Z">
        <w:r>
          <w:delText xml:space="preserve"> </w:delText>
        </w:r>
      </w:del>
      <w:del w:id="23810" w:author="PR Preview" w:date="2026-01-01T00:00:00Z">
        <w:r>
          <w:delText xml:space="preserve">is an eigenvector of</w:delText>
        </w:r>
      </w:del>
      <w:del w:id="23811" w:author="PR Preview" w:date="2026-01-01T00:00:00Z">
        <w:r>
          <w:delText xml:space="preserve"> </w:delText>
        </w:r>
      </w:del>
      <m:oMath>
        <m:r>
          <m:rPr>
            <m:sty m:val="bi"/>
          </m:rPr>
          <m:t>B</m:t>
        </m:r>
      </m:oMath>
      <w:del w:id="23812" w:author="PR Preview" w:date="2026-01-01T00:00:00Z">
        <w:r>
          <w:delText xml:space="preserve"> </w:delText>
        </w:r>
      </w:del>
      <w:del w:id="23813" w:author="PR Preview" w:date="2026-01-01T00:00:00Z">
        <w:r>
          <w:delText xml:space="preserve">for</w:delText>
        </w:r>
      </w:del>
      <w:del w:id="23814" w:author="PR Preview" w:date="2026-01-01T00:00:00Z">
        <w:r>
          <w:delText xml:space="preserve"> </w:delText>
        </w:r>
      </w:del>
      <m:oMath>
        <m:r>
          <m:t>λ</m:t>
        </m:r>
      </m:oMath>
      <w:del w:id="23815" w:author="PR Preview" w:date="2026-01-01T00:00:00Z">
        <w:r>
          <w:delText xml:space="preserve">.</w:delText>
        </w:r>
      </w:del>
      <w:del w:id="23816" w:author="PR Preview" w:date="2026-01-01T00:00:00Z">
        <w:r>
          <w:delText xml:space="preserve"> </w:delText>
        </w:r>
      </w:del>
      <w:del w:id="23817" w:author="PR Preview" w:date="2026-01-01T00:00:00Z">
        <w:r>
          <w:delText xml:space="preserve">So</w:delText>
        </w:r>
      </w:del>
      <w:del w:id="23818" w:author="PR Preview" w:date="2026-01-01T00:00:00Z">
        <w:r>
          <w:delText xml:space="preserve"> </w:delText>
        </w:r>
      </w:del>
      <m:oMath>
        <m:r>
          <m:rPr>
            <m:sty m:val="bi"/>
          </m:rPr>
          <m:t>A</m:t>
        </m:r>
      </m:oMath>
      <w:del w:id="23819" w:author="PR Preview" w:date="2026-01-01T00:00:00Z">
        <w:r>
          <w:delText xml:space="preserve"> </w:delText>
        </w:r>
      </w:del>
      <w:del w:id="23820" w:author="PR Preview" w:date="2026-01-01T00:00:00Z">
        <w:r>
          <w:delText xml:space="preserve">and</w:delText>
        </w:r>
      </w:del>
      <w:del w:id="23821" w:author="PR Preview" w:date="2026-01-01T00:00:00Z">
        <w:r>
          <w:delText xml:space="preserve"> </w:delText>
        </w:r>
      </w:del>
      <m:oMath>
        <m:r>
          <m:rPr>
            <m:sty m:val="bi"/>
          </m:rPr>
          <m:t>B</m:t>
        </m:r>
      </m:oMath>
      <w:del w:id="23822" w:author="PR Preview" w:date="2026-01-01T00:00:00Z">
        <w:r>
          <w:delText xml:space="preserve"> </w:delText>
        </w:r>
      </w:del>
      <w:del w:id="23823" w:author="PR Preview" w:date="2026-01-01T00:00:00Z">
        <w:r>
          <w:delText xml:space="preserve">have the same eigenvalues.</w:delText>
        </w:r>
      </w:del>
    </w:p>
    <w:p>
      <w:pPr>
        <w:pStyle w:val="BodyText"/>
      </w:pPr>
      <w:ins w:id="23824" w:author="PR Preview" w:date="2026-01-01T00:00:00Z">
        <w:r>
          <w:rPr>
            <w:b/>
            <w:bCs/>
          </w:rPr>
          <w:t xml:space="preserve">Theorem 107 (Similar matrices have the same eigenvalues)</w:t>
        </w:r>
      </w:ins>
      <w:ins w:id="23825" w:author="PR Preview" w:date="2026-01-01T00:00:00Z">
        <w:r>
          <w:t xml:space="preserve"> </w:t>
        </w:r>
      </w:ins>
      <w:ins w:id="23826" w:author="PR Preview" w:date="2026-01-01T00:00:00Z">
        <w:r>
          <w:t xml:space="preserve">If</w:t>
        </w:r>
      </w:ins>
      <w:ins w:id="23827"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3828" w:author="PR Preview" w:date="2026-01-01T00:00:00Z">
        <w:r>
          <w:t xml:space="preserve"> </w:t>
        </w:r>
      </w:ins>
      <w:ins w:id="23829" w:author="PR Preview" w:date="2026-01-01T00:00:00Z">
        <w:r>
          <w:t xml:space="preserve">(</w:t>
        </w:r>
      </w:ins>
      <w:hyperlink w:anchor="def-similar">
        <w:ins w:id="23830" w:author="PR Preview" w:date="2026-01-01T00:00:00Z">
          <w:r>
            <w:rPr>
              <w:rStyle w:val="Hyperlink"/>
            </w:rPr>
            <w:t xml:space="preserve">Definition 105</w:t>
          </w:r>
        </w:ins>
      </w:hyperlink>
      <w:ins w:id="23831" w:author="PR Preview" w:date="2026-01-01T00:00:00Z">
        <w:r>
          <w:t xml:space="preserve">),</w:t>
        </w:r>
      </w:ins>
      <w:ins w:id="23832" w:author="PR Preview" w:date="2026-01-01T00:00:00Z">
        <w:r>
          <w:t xml:space="preserve"> </w:t>
        </w:r>
      </w:ins>
      <w:ins w:id="23833" w:author="PR Preview" w:date="2026-01-01T00:00:00Z">
        <w:r>
          <w:t xml:space="preserve">then</w:t>
        </w:r>
      </w:ins>
      <w:ins w:id="23834" w:author="PR Preview" w:date="2026-01-01T00:00:00Z">
        <w:r>
          <w:t xml:space="preserve"> </w:t>
        </w:r>
      </w:ins>
      <m:oMath>
        <m:acc>
          <m:accPr>
            <m:chr m:val="̃"/>
          </m:accPr>
          <m:e>
            <m:r>
              <m:t>v</m:t>
            </m:r>
          </m:e>
        </m:acc>
      </m:oMath>
      <w:ins w:id="23835" w:author="PR Preview" w:date="2026-01-01T00:00:00Z">
        <w:r>
          <w:t xml:space="preserve"> </w:t>
        </w:r>
      </w:ins>
      <w:ins w:id="23836" w:author="PR Preview" w:date="2026-01-01T00:00:00Z">
        <w:r>
          <w:t xml:space="preserve">is an eigenvector of</w:t>
        </w:r>
      </w:ins>
      <w:ins w:id="23837" w:author="PR Preview" w:date="2026-01-01T00:00:00Z">
        <w:r>
          <w:t xml:space="preserve"> </w:t>
        </w:r>
      </w:ins>
      <m:oMath>
        <m:r>
          <m:rPr>
            <m:sty m:val="bi"/>
          </m:rPr>
          <m:t>A</m:t>
        </m:r>
      </m:oMath>
      <w:ins w:id="23838" w:author="PR Preview" w:date="2026-01-01T00:00:00Z">
        <w:r>
          <w:t xml:space="preserve"> </w:t>
        </w:r>
      </w:ins>
      <w:ins w:id="23839" w:author="PR Preview" w:date="2026-01-01T00:00:00Z">
        <w:r>
          <w:t xml:space="preserve">for</w:t>
        </w:r>
      </w:ins>
      <w:ins w:id="23840" w:author="PR Preview" w:date="2026-01-01T00:00:00Z">
        <w:r>
          <w:t xml:space="preserve"> </w:t>
        </w:r>
      </w:ins>
      <m:oMath>
        <m:r>
          <m:t>λ</m:t>
        </m:r>
      </m:oMath>
      <w:ins w:id="23841" w:author="PR Preview" w:date="2026-01-01T00:00:00Z">
        <w:r>
          <w:t xml:space="preserve"> </w:t>
        </w:r>
      </w:ins>
      <w:ins w:id="23842" w:author="PR Preview" w:date="2026-01-01T00:00:00Z">
        <w:r>
          <w:t xml:space="preserve">exactly when</w:t>
        </w:r>
      </w:ins>
      <w:ins w:id="23843" w:author="PR Preview" w:date="2026-01-01T00:00:00Z">
        <w:r>
          <w:t xml:space="preserve"> </w:t>
        </w:r>
      </w:ins>
      <m:oMath>
        <m:sSup>
          <m:e>
            <m:r>
              <m:rPr>
                <m:sty m:val="bi"/>
              </m:rPr>
              <m:t>P</m:t>
            </m:r>
          </m:e>
          <m:sup>
            <m:r>
              <m:rPr>
                <m:sty m:val="p"/>
              </m:rPr>
              <m:t>−</m:t>
            </m:r>
            <m:r>
              <m:t>1</m:t>
            </m:r>
          </m:sup>
        </m:sSup>
        <m:acc>
          <m:accPr>
            <m:chr m:val="̃"/>
          </m:accPr>
          <m:e>
            <m:r>
              <m:t>v</m:t>
            </m:r>
          </m:e>
        </m:acc>
      </m:oMath>
      <w:ins w:id="23844" w:author="PR Preview" w:date="2026-01-01T00:00:00Z">
        <w:r>
          <w:t xml:space="preserve"> </w:t>
        </w:r>
      </w:ins>
      <w:ins w:id="23845" w:author="PR Preview" w:date="2026-01-01T00:00:00Z">
        <w:r>
          <w:t xml:space="preserve">is an eigenvector of</w:t>
        </w:r>
      </w:ins>
      <w:ins w:id="23846" w:author="PR Preview" w:date="2026-01-01T00:00:00Z">
        <w:r>
          <w:t xml:space="preserve"> </w:t>
        </w:r>
      </w:ins>
      <m:oMath>
        <m:r>
          <m:rPr>
            <m:sty m:val="bi"/>
          </m:rPr>
          <m:t>B</m:t>
        </m:r>
      </m:oMath>
      <w:ins w:id="23847" w:author="PR Preview" w:date="2026-01-01T00:00:00Z">
        <w:r>
          <w:t xml:space="preserve"> </w:t>
        </w:r>
      </w:ins>
      <w:ins w:id="23848" w:author="PR Preview" w:date="2026-01-01T00:00:00Z">
        <w:r>
          <w:t xml:space="preserve">for</w:t>
        </w:r>
      </w:ins>
      <w:ins w:id="23849" w:author="PR Preview" w:date="2026-01-01T00:00:00Z">
        <w:r>
          <w:t xml:space="preserve"> </w:t>
        </w:r>
      </w:ins>
      <m:oMath>
        <m:r>
          <m:t>λ</m:t>
        </m:r>
      </m:oMath>
      <w:ins w:id="23850" w:author="PR Preview" w:date="2026-01-01T00:00:00Z">
        <w:r>
          <w:t xml:space="preserve">.</w:t>
        </w:r>
      </w:ins>
      <w:ins w:id="23851" w:author="PR Preview" w:date="2026-01-01T00:00:00Z">
        <w:r>
          <w:t xml:space="preserve"> </w:t>
        </w:r>
      </w:ins>
      <w:ins w:id="23852" w:author="PR Preview" w:date="2026-01-01T00:00:00Z">
        <w:r>
          <w:t xml:space="preserve">So</w:t>
        </w:r>
      </w:ins>
      <w:ins w:id="23853" w:author="PR Preview" w:date="2026-01-01T00:00:00Z">
        <w:r>
          <w:t xml:space="preserve"> </w:t>
        </w:r>
      </w:ins>
      <m:oMath>
        <m:r>
          <m:rPr>
            <m:sty m:val="bi"/>
          </m:rPr>
          <m:t>A</m:t>
        </m:r>
      </m:oMath>
      <w:ins w:id="23854" w:author="PR Preview" w:date="2026-01-01T00:00:00Z">
        <w:r>
          <w:t xml:space="preserve"> </w:t>
        </w:r>
      </w:ins>
      <w:ins w:id="23855" w:author="PR Preview" w:date="2026-01-01T00:00:00Z">
        <w:r>
          <w:t xml:space="preserve">and</w:t>
        </w:r>
      </w:ins>
      <w:ins w:id="23856" w:author="PR Preview" w:date="2026-01-01T00:00:00Z">
        <w:r>
          <w:t xml:space="preserve"> </w:t>
        </w:r>
      </w:ins>
      <m:oMath>
        <m:r>
          <m:rPr>
            <m:sty m:val="bi"/>
          </m:rPr>
          <m:t>B</m:t>
        </m:r>
      </m:oMath>
      <w:ins w:id="23857" w:author="PR Preview" w:date="2026-01-01T00:00:00Z">
        <w:r>
          <w:t xml:space="preserve"> </w:t>
        </w:r>
      </w:ins>
      <w:ins w:id="23858" w:author="PR Preview" w:date="2026-01-01T00:00:00Z">
        <w:r>
          <w:t xml:space="preserve">have the same eigenvalues.</w:t>
        </w:r>
      </w:ins>
    </w:p>
    <w:bookmarkEnd w:id="600"/>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88</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del w:id="23859" w:author="PR Preview" w:date="2026-01-01T00:00:00Z">
        <w:r>
          <w:rPr>
            <w:b/>
            <w:bCs/>
          </w:rPr>
          <w:delText xml:space="preserve">From</w:delText>
        </w:r>
      </w:del>
      <w:del w:id="23860" w:author="PR Preview" w:date="2026-01-01T00:00:00Z">
        <w:r>
          <w:rPr>
            <w:b/>
            <w:bCs/>
          </w:rPr>
          <w:delText xml:space="preserve"> </w:delText>
        </w:r>
      </w:del>
      <m:oMath>
        <m:r>
          <m:rPr>
            <m:sty m:val="bi"/>
          </m:rPr>
          <m:t>B</m:t>
        </m:r>
      </m:oMath>
      <w:del w:id="23861" w:author="PR Preview" w:date="2026-01-01T00:00:00Z">
        <w:r>
          <w:rPr>
            <w:b/>
            <w:bCs/>
          </w:rPr>
          <w:delText xml:space="preserve"> </w:delText>
        </w:r>
      </w:del>
      <w:del w:id="23862" w:author="PR Preview" w:date="2026-01-01T00:00:00Z">
        <w:r>
          <w:rPr>
            <w:b/>
            <w:bCs/>
          </w:rPr>
          <w:delText xml:space="preserve">to</w:delText>
        </w:r>
      </w:del>
      <w:del w:id="23863" w:author="PR Preview" w:date="2026-01-01T00:00:00Z">
        <w:r>
          <w:rPr>
            <w:b/>
            <w:bCs/>
          </w:rPr>
          <w:delText xml:space="preserve"> </w:delText>
        </w:r>
      </w:del>
      <m:oMath>
        <m:r>
          <m:rPr>
            <m:sty m:val="bi"/>
          </m:rPr>
          <m:t>A</m:t>
        </m:r>
      </m:oMath>
      <w:del w:id="23864" w:author="PR Preview" w:date="2026-01-01T00:00:00Z">
        <w:r>
          <w:rPr>
            <w:b/>
            <w:bCs/>
          </w:rPr>
          <w:delText xml:space="preserve">.</w:delText>
        </w:r>
      </w:del>
      <w:del w:id="23865" w:author="PR Preview" w:date="2026-01-01T00:00:00Z">
        <w:r>
          <w:delText xml:space="preserve"> </w:delText>
        </w:r>
      </w:del>
      <w:del w:id="23866" w:author="PR Preview" w:date="2026-01-01T00:00:00Z">
        <w:r>
          <w:delText xml:space="preserve">By</w:delText>
        </w:r>
      </w:del>
      <w:del w:id="23867" w:author="PR Preview" w:date="2026-01-01T00:00:00Z">
        <w:r>
          <w:delText xml:space="preserve"> </w:delText>
        </w:r>
      </w:del>
      <w:hyperlink w:anchor="rem-similar-both-ways">
        <w:del w:id="23868" w:author="PR Preview" w:date="2026-01-01T00:00:00Z">
          <w:r>
            <w:rPr>
              <w:rStyle w:val="Hyperlink"/>
            </w:rPr>
            <w:delText xml:space="preserve">Remark 42</w:delText>
          </w:r>
        </w:del>
      </w:hyperlink>
      <w:del w:id="23869" w:author="PR Preview" w:date="2026-01-01T00:00:00Z">
        <w:r>
          <w:delText xml:space="preserve">,</w:delText>
        </w:r>
      </w:del>
    </w:p>
    <w:p>
      <w:pPr>
        <w:pStyle w:val="BodyText"/>
      </w:pPr>
      <w:ins w:id="23870" w:author="PR Preview" w:date="2026-01-01T00:00:00Z">
        <w:r>
          <w:rPr>
            <w:b/>
            <w:bCs/>
          </w:rPr>
          <w:t xml:space="preserve">From</w:t>
        </w:r>
      </w:ins>
      <w:ins w:id="23871" w:author="PR Preview" w:date="2026-01-01T00:00:00Z">
        <w:r>
          <w:rPr>
            <w:b/>
            <w:bCs/>
          </w:rPr>
          <w:t xml:space="preserve"> </w:t>
        </w:r>
      </w:ins>
      <m:oMath>
        <m:r>
          <m:rPr>
            <m:sty m:val="bi"/>
          </m:rPr>
          <m:t>B</m:t>
        </m:r>
      </m:oMath>
      <w:ins w:id="23872" w:author="PR Preview" w:date="2026-01-01T00:00:00Z">
        <w:r>
          <w:rPr>
            <w:b/>
            <w:bCs/>
          </w:rPr>
          <w:t xml:space="preserve"> </w:t>
        </w:r>
      </w:ins>
      <w:ins w:id="23873" w:author="PR Preview" w:date="2026-01-01T00:00:00Z">
        <w:r>
          <w:rPr>
            <w:b/>
            <w:bCs/>
          </w:rPr>
          <w:t xml:space="preserve">to</w:t>
        </w:r>
      </w:ins>
      <w:ins w:id="23874" w:author="PR Preview" w:date="2026-01-01T00:00:00Z">
        <w:r>
          <w:rPr>
            <w:b/>
            <w:bCs/>
          </w:rPr>
          <w:t xml:space="preserve"> </w:t>
        </w:r>
      </w:ins>
      <m:oMath>
        <m:r>
          <m:rPr>
            <m:sty m:val="bi"/>
          </m:rPr>
          <m:t>A</m:t>
        </m:r>
      </m:oMath>
      <w:ins w:id="23875" w:author="PR Preview" w:date="2026-01-01T00:00:00Z">
        <w:r>
          <w:rPr>
            <w:b/>
            <w:bCs/>
          </w:rPr>
          <w:t xml:space="preserve">.</w:t>
        </w:r>
      </w:ins>
      <w:ins w:id="23876" w:author="PR Preview" w:date="2026-01-01T00:00:00Z">
        <w:r>
          <w:t xml:space="preserve"> </w:t>
        </w:r>
      </w:ins>
      <w:ins w:id="23877" w:author="PR Preview" w:date="2026-01-01T00:00:00Z">
        <w:r>
          <w:t xml:space="preserve">By</w:t>
        </w:r>
      </w:ins>
      <w:ins w:id="23878" w:author="PR Preview" w:date="2026-01-01T00:00:00Z">
        <w:r>
          <w:t xml:space="preserve"> </w:t>
        </w:r>
      </w:ins>
      <w:hyperlink w:anchor="rem-similar-both-ways">
        <w:ins w:id="23879" w:author="PR Preview" w:date="2026-01-01T00:00:00Z">
          <w:r>
            <w:rPr>
              <w:rStyle w:val="Hyperlink"/>
            </w:rPr>
            <w:t xml:space="preserve">Remark 49</w:t>
          </w:r>
        </w:ins>
      </w:hyperlink>
      <w:ins w:id="23880" w:author="PR Preview" w:date="2026-01-01T00:00:00Z">
        <w:r>
          <w:t xml:space="preserve">,</w:t>
        </w:r>
      </w:ins>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01" w:name="exm-similar-eigenvalues"/>
    <w:p>
      <w:pPr>
        <w:pStyle w:val="BodyText"/>
      </w:pPr>
      <w:del w:id="23881" w:author="PR Preview" w:date="2026-01-01T00:00:00Z">
        <w:r>
          <w:rPr>
            <w:b/>
            <w:bCs/>
          </w:rPr>
          <w:delText xml:space="preserve">Example 192 (Eigenvectors carried across a similarity)</w:delText>
        </w:r>
      </w:del>
      <w:del w:id="23882" w:author="PR Preview" w:date="2026-01-01T00:00:00Z">
        <w:r>
          <w:delText xml:space="preserve"> </w:delText>
        </w:r>
      </w:del>
      <w:del w:id="23883" w:author="PR Preview" w:date="2026-01-01T00:00:00Z">
        <w:r>
          <w:delText xml:space="preserve">In</w:delText>
        </w:r>
      </w:del>
      <w:del w:id="23884" w:author="PR Preview" w:date="2026-01-01T00:00:00Z">
        <w:r>
          <w:delText xml:space="preserve"> </w:delText>
        </w:r>
      </w:del>
      <w:hyperlink w:anchor="exm-similar">
        <w:del w:id="23885" w:author="PR Preview" w:date="2026-01-01T00:00:00Z">
          <w:r>
            <w:rPr>
              <w:rStyle w:val="Hyperlink"/>
            </w:rPr>
            <w:delText xml:space="preserve">Example 191</w:delText>
          </w:r>
        </w:del>
      </w:hyperlink>
      <w:del w:id="23886" w:author="PR Preview" w:date="2026-01-01T00:00:00Z">
        <w:r>
          <w:delText xml:space="preserve">,</w:delText>
        </w:r>
      </w:del>
      <w:del w:id="23887"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23888" w:author="PR Preview" w:date="2026-01-01T00:00:00Z">
        <w:r>
          <w:delText xml:space="preserve"> </w:delText>
        </w:r>
      </w:del>
      <w:del w:id="23889" w:author="PR Preview" w:date="2026-01-01T00:00:00Z">
        <w:r>
          <w:delText xml:space="preserve">has eigenvectors</w:delText>
        </w:r>
      </w:del>
      <w:del w:id="23890" w:author="PR Preview" w:date="2026-01-01T00:00:00Z">
        <w:r>
          <w:delText xml:space="preserve"> </w:delText>
        </w:r>
      </w:del>
      <m:oMath>
        <m:r>
          <m:rPr>
            <m:sty m:val="p"/>
          </m:rPr>
          <m:t>(</m:t>
        </m:r>
        <m:r>
          <m:t>1</m:t>
        </m:r>
        <m:r>
          <m:rPr>
            <m:sty m:val="p"/>
          </m:rPr>
          <m:t>,</m:t>
        </m:r>
        <m:r>
          <m:t>0</m:t>
        </m:r>
        <m:r>
          <m:rPr>
            <m:sty m:val="p"/>
          </m:rPr>
          <m:t>)</m:t>
        </m:r>
      </m:oMath>
      <w:del w:id="23891" w:author="PR Preview" w:date="2026-01-01T00:00:00Z">
        <w:r>
          <w:delText xml:space="preserve"> </w:delText>
        </w:r>
      </w:del>
      <w:del w:id="23892" w:author="PR Preview" w:date="2026-01-01T00:00:00Z">
        <w:r>
          <w:delText xml:space="preserve">for</w:delText>
        </w:r>
      </w:del>
      <w:del w:id="23893" w:author="PR Preview" w:date="2026-01-01T00:00:00Z">
        <w:r>
          <w:delText xml:space="preserve"> </w:delText>
        </w:r>
      </w:del>
      <m:oMath>
        <m:r>
          <m:t>3</m:t>
        </m:r>
      </m:oMath>
      <w:del w:id="23894" w:author="PR Preview" w:date="2026-01-01T00:00:00Z">
        <w:r>
          <w:delText xml:space="preserve"> </w:delText>
        </w:r>
      </w:del>
      <w:del w:id="23895" w:author="PR Preview" w:date="2026-01-01T00:00:00Z">
        <w:r>
          <w:delText xml:space="preserve">and</w:delText>
        </w:r>
      </w:del>
      <w:del w:id="23896" w:author="PR Preview" w:date="2026-01-01T00:00:00Z">
        <w:r>
          <w:delText xml:space="preserve"> </w:delText>
        </w:r>
      </w:del>
      <m:oMath>
        <m:r>
          <m:rPr>
            <m:sty m:val="p"/>
          </m:rPr>
          <m:t>(</m:t>
        </m:r>
        <m:r>
          <m:t>0</m:t>
        </m:r>
        <m:r>
          <m:rPr>
            <m:sty m:val="p"/>
          </m:rPr>
          <m:t>,</m:t>
        </m:r>
        <m:r>
          <m:t>1</m:t>
        </m:r>
        <m:r>
          <m:rPr>
            <m:sty m:val="p"/>
          </m:rPr>
          <m:t>)</m:t>
        </m:r>
      </m:oMath>
      <w:del w:id="23897" w:author="PR Preview" w:date="2026-01-01T00:00:00Z">
        <w:r>
          <w:delText xml:space="preserve"> </w:delText>
        </w:r>
      </w:del>
      <w:del w:id="23898" w:author="PR Preview" w:date="2026-01-01T00:00:00Z">
        <w:r>
          <w:delText xml:space="preserve">for</w:delText>
        </w:r>
      </w:del>
      <w:del w:id="23899" w:author="PR Preview" w:date="2026-01-01T00:00:00Z">
        <w:r>
          <w:delText xml:space="preserve"> </w:delText>
        </w:r>
      </w:del>
      <m:oMath>
        <m:r>
          <m:t>1</m:t>
        </m:r>
      </m:oMath>
      <w:del w:id="23900" w:author="PR Preview" w:date="2026-01-01T00:00:00Z">
        <w:r>
          <w:delText xml:space="preserve">:</w:delText>
        </w:r>
      </w:del>
      <w:del w:id="23901"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23902" w:author="PR Preview" w:date="2026-01-01T00:00:00Z">
        <w:r>
          <w:delText xml:space="preserve"> </w:delText>
        </w:r>
      </w:del>
      <w:del w:id="23903" w:author="PR Preview" w:date="2026-01-01T00:00:00Z">
        <w:r>
          <w:delText xml:space="preserve">and</w:delText>
        </w:r>
      </w:del>
      <w:del w:id="23904"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23905" w:author="PR Preview" w:date="2026-01-01T00:00:00Z">
        <w:r>
          <w:delText xml:space="preserve">.</w:delText>
        </w:r>
      </w:del>
      <w:del w:id="23906"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3907" w:author="PR Preview" w:date="2026-01-01T00:00:00Z">
        <w:r>
          <w:delText xml:space="preserve"> </w:delText>
        </w:r>
      </w:del>
      <w:del w:id="23908" w:author="PR Preview" w:date="2026-01-01T00:00:00Z">
        <w:r>
          <w:delText xml:space="preserve">and</w:delText>
        </w:r>
      </w:del>
      <w:del w:id="23909"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23910" w:author="PR Preview" w:date="2026-01-01T00:00:00Z">
        <w:r>
          <w:delText xml:space="preserve"> </w:delText>
        </w:r>
      </w:del>
      <w:del w:id="23911" w:author="PR Preview" w:date="2026-01-01T00:00:00Z">
        <w:r>
          <w:delText xml:space="preserve">are the eigenvectors of</w:delText>
        </w:r>
      </w:del>
      <w:del w:id="23912" w:author="PR Preview" w:date="2026-01-01T00:00:00Z">
        <w:r>
          <w:delText xml:space="preserve"> </w:delText>
        </w:r>
      </w:del>
      <m:oMath>
        <m:r>
          <m:rPr>
            <m:sty m:val="bi"/>
          </m:rPr>
          <m:t>A</m:t>
        </m:r>
      </m:oMath>
      <w:del w:id="23913" w:author="PR Preview" w:date="2026-01-01T00:00:00Z">
        <w:r>
          <w:delText xml:space="preserve"> </w:delText>
        </w:r>
      </w:del>
      <w:del w:id="23914" w:author="PR Preview" w:date="2026-01-01T00:00:00Z">
        <w:r>
          <w:delText xml:space="preserve">for</w:delText>
        </w:r>
      </w:del>
      <w:del w:id="23915" w:author="PR Preview" w:date="2026-01-01T00:00:00Z">
        <w:r>
          <w:delText xml:space="preserve"> </w:delText>
        </w:r>
      </w:del>
      <m:oMath>
        <m:r>
          <m:t>3</m:t>
        </m:r>
      </m:oMath>
      <w:del w:id="23916" w:author="PR Preview" w:date="2026-01-01T00:00:00Z">
        <w:r>
          <w:delText xml:space="preserve"> </w:delText>
        </w:r>
      </w:del>
      <w:del w:id="23917" w:author="PR Preview" w:date="2026-01-01T00:00:00Z">
        <w:r>
          <w:delText xml:space="preserve">and</w:delText>
        </w:r>
      </w:del>
      <w:del w:id="23918" w:author="PR Preview" w:date="2026-01-01T00:00:00Z">
        <w:r>
          <w:delText xml:space="preserve"> </w:delText>
        </w:r>
      </w:del>
      <m:oMath>
        <m:r>
          <m:t>1</m:t>
        </m:r>
      </m:oMath>
      <w:del w:id="23919" w:author="PR Preview" w:date="2026-01-01T00:00:00Z">
        <w:r>
          <w:delText xml:space="preserve"> </w:delText>
        </w:r>
      </w:del>
      <w:del w:id="23920" w:author="PR Preview" w:date="2026-01-01T00:00:00Z">
        <w:r>
          <w:delText xml:space="preserve">found in</w:delText>
        </w:r>
      </w:del>
      <w:del w:id="23921" w:author="PR Preview" w:date="2026-01-01T00:00:00Z">
        <w:r>
          <w:delText xml:space="preserve"> </w:delText>
        </w:r>
      </w:del>
      <w:hyperlink w:anchor="exm-eigenvalue">
        <w:del w:id="23922" w:author="PR Preview" w:date="2026-01-01T00:00:00Z">
          <w:r>
            <w:rPr>
              <w:rStyle w:val="Hyperlink"/>
            </w:rPr>
            <w:delText xml:space="preserve">Example 137</w:delText>
          </w:r>
        </w:del>
      </w:hyperlink>
      <w:del w:id="23923" w:author="PR Preview" w:date="2026-01-01T00:00:00Z">
        <w:r>
          <w:delText xml:space="preserve">.</w:delText>
        </w:r>
      </w:del>
    </w:p>
    <w:p>
      <w:pPr>
        <w:pStyle w:val="BodyText"/>
      </w:pPr>
      <w:del w:id="23924" w:author="PR Preview" w:date="2026-01-01T00:00:00Z">
        <w:r>
          <w:rPr>
            <w:b/>
            <w:bCs/>
          </w:rPr>
          <w:delText xml:space="preserve">Theorem 107 (Eigenvectors for distinct eigenvalues are linearly independent)</w:delText>
        </w:r>
      </w:del>
      <w:del w:id="23925" w:author="PR Preview" w:date="2026-01-01T00:00:00Z">
        <w:r>
          <w:delText xml:space="preserve"> </w:delText>
        </w:r>
      </w:del>
      <w:del w:id="23926" w:author="PR Preview" w:date="2026-01-01T00:00:00Z">
        <w:r>
          <w:delText xml:space="preserve">If</w:delText>
        </w:r>
      </w:del>
      <w:del w:id="23927" w:author="PR Preview" w:date="2026-01-01T00:00:00Z">
        <w:r>
          <w:delText xml:space="preserve"> </w:delText>
        </w:r>
      </w:del>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del w:id="23928" w:author="PR Preview" w:date="2026-01-01T00:00:00Z">
        <w:r>
          <w:delText xml:space="preserve"> </w:delText>
        </w:r>
      </w:del>
      <w:del w:id="23929" w:author="PR Preview" w:date="2026-01-01T00:00:00Z">
        <w:r>
          <w:delText xml:space="preserve">are eigenvectors of a</w:delText>
        </w:r>
      </w:del>
      <w:del w:id="23930" w:author="PR Preview" w:date="2026-01-01T00:00:00Z">
        <w:r>
          <w:delText xml:space="preserve"> </w:delText>
        </w:r>
      </w:del>
      <m:oMath>
        <m:r>
          <m:t>p</m:t>
        </m:r>
        <m:r>
          <m:rPr>
            <m:sty m:val="p"/>
          </m:rPr>
          <m:t>×</m:t>
        </m:r>
        <m:r>
          <m:t>p</m:t>
        </m:r>
      </m:oMath>
      <w:del w:id="23931" w:author="PR Preview" w:date="2026-01-01T00:00:00Z">
        <w:r>
          <w:delText xml:space="preserve"> </w:delText>
        </w:r>
      </w:del>
      <w:del w:id="23932" w:author="PR Preview" w:date="2026-01-01T00:00:00Z">
        <w:r>
          <w:delText xml:space="preserve">matrix</w:delText>
        </w:r>
      </w:del>
      <w:del w:id="23933" w:author="PR Preview" w:date="2026-01-01T00:00:00Z">
        <w:r>
          <w:delText xml:space="preserve"> </w:delText>
        </w:r>
      </w:del>
      <m:oMath>
        <m:r>
          <m:rPr>
            <m:sty m:val="bi"/>
          </m:rPr>
          <m:t>A</m:t>
        </m:r>
      </m:oMath>
      <w:del w:id="23934" w:author="PR Preview" w:date="2026-01-01T00:00:00Z">
        <w:r>
          <w:delText xml:space="preserve"> </w:delText>
        </w:r>
      </w:del>
      <w:del w:id="23935" w:author="PR Preview" w:date="2026-01-01T00:00:00Z">
        <w:r>
          <w:delText xml:space="preserve">for eigenvalues</w:delText>
        </w:r>
      </w:del>
      <w:del w:id="23936"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23937" w:author="PR Preview" w:date="2026-01-01T00:00:00Z">
        <w:r>
          <w:delText xml:space="preserve"> </w:delText>
        </w:r>
      </w:del>
      <w:del w:id="23938" w:author="PR Preview" w:date="2026-01-01T00:00:00Z">
        <w:r>
          <w:delText xml:space="preserve">that are all different,</w:delText>
        </w:r>
      </w:del>
      <w:del w:id="23939" w:author="PR Preview" w:date="2026-01-01T00:00:00Z">
        <w:r>
          <w:delText xml:space="preserve"> </w:delText>
        </w:r>
      </w:del>
      <w:del w:id="23940" w:author="PR Preview" w:date="2026-01-01T00:00:00Z">
        <w:r>
          <w:delText xml:space="preserve">then</w:delText>
        </w:r>
      </w:del>
      <w:del w:id="23941" w:author="PR Preview" w:date="2026-01-01T00:00:00Z">
        <w:r>
          <w:delText xml:space="preserve"> </w:delText>
        </w:r>
      </w:del>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del w:id="23942" w:author="PR Preview" w:date="2026-01-01T00:00:00Z">
        <w:r>
          <w:delText xml:space="preserve"> </w:delText>
        </w:r>
      </w:del>
      <w:del w:id="23943" w:author="PR Preview" w:date="2026-01-01T00:00:00Z">
        <w:r>
          <w:delText xml:space="preserve">are linearly independent (</w:delText>
        </w:r>
      </w:del>
      <w:hyperlink w:anchor="def-linearly-independent">
        <w:del w:id="23944" w:author="PR Preview" w:date="2026-01-01T00:00:00Z">
          <w:r>
            <w:rPr>
              <w:rStyle w:val="Hyperlink"/>
            </w:rPr>
            <w:delText xml:space="preserve">Definition 37</w:delText>
          </w:r>
        </w:del>
      </w:hyperlink>
      <w:del w:id="23945" w:author="PR Preview" w:date="2026-01-01T00:00:00Z">
        <w:r>
          <w:delText xml:space="preserve">).</w:delText>
        </w:r>
      </w:del>
    </w:p>
    <w:p>
      <w:pPr>
        <w:pStyle w:val="BodyText"/>
      </w:pPr>
      <w:ins w:id="23946" w:author="PR Preview" w:date="2026-01-01T00:00:00Z">
        <w:r>
          <w:rPr>
            <w:b/>
            <w:bCs/>
          </w:rPr>
          <w:t xml:space="preserve">Example 195 (Eigenvectors carried across a similarity)</w:t>
        </w:r>
      </w:ins>
      <w:ins w:id="23947" w:author="PR Preview" w:date="2026-01-01T00:00:00Z">
        <w:r>
          <w:t xml:space="preserve"> </w:t>
        </w:r>
      </w:ins>
      <w:ins w:id="23948" w:author="PR Preview" w:date="2026-01-01T00:00:00Z">
        <w:r>
          <w:t xml:space="preserve">In</w:t>
        </w:r>
      </w:ins>
      <w:ins w:id="23949" w:author="PR Preview" w:date="2026-01-01T00:00:00Z">
        <w:r>
          <w:t xml:space="preserve"> </w:t>
        </w:r>
      </w:ins>
      <w:hyperlink w:anchor="exm-similar">
        <w:ins w:id="23950" w:author="PR Preview" w:date="2026-01-01T00:00:00Z">
          <w:r>
            <w:rPr>
              <w:rStyle w:val="Hyperlink"/>
            </w:rPr>
            <w:t xml:space="preserve">Example 194</w:t>
          </w:r>
        </w:ins>
      </w:hyperlink>
      <w:ins w:id="23951" w:author="PR Preview" w:date="2026-01-01T00:00:00Z">
        <w:r>
          <w:t xml:space="preserve">,</w:t>
        </w:r>
      </w:ins>
      <w:ins w:id="23952"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23953" w:author="PR Preview" w:date="2026-01-01T00:00:00Z">
        <w:r>
          <w:t xml:space="preserve"> </w:t>
        </w:r>
      </w:ins>
      <w:ins w:id="23954" w:author="PR Preview" w:date="2026-01-01T00:00:00Z">
        <w:r>
          <w:t xml:space="preserve">has eigenvectors</w:t>
        </w:r>
      </w:ins>
      <w:ins w:id="23955" w:author="PR Preview" w:date="2026-01-01T00:00:00Z">
        <w:r>
          <w:t xml:space="preserve"> </w:t>
        </w:r>
      </w:ins>
      <m:oMath>
        <m:r>
          <m:rPr>
            <m:sty m:val="p"/>
          </m:rPr>
          <m:t>(</m:t>
        </m:r>
        <m:r>
          <m:t>1</m:t>
        </m:r>
        <m:r>
          <m:rPr>
            <m:sty m:val="p"/>
          </m:rPr>
          <m:t>,</m:t>
        </m:r>
        <m:r>
          <m:t>0</m:t>
        </m:r>
        <m:r>
          <m:rPr>
            <m:sty m:val="p"/>
          </m:rPr>
          <m:t>)</m:t>
        </m:r>
      </m:oMath>
      <w:ins w:id="23956" w:author="PR Preview" w:date="2026-01-01T00:00:00Z">
        <w:r>
          <w:t xml:space="preserve"> </w:t>
        </w:r>
      </w:ins>
      <w:ins w:id="23957" w:author="PR Preview" w:date="2026-01-01T00:00:00Z">
        <w:r>
          <w:t xml:space="preserve">for</w:t>
        </w:r>
      </w:ins>
      <w:ins w:id="23958" w:author="PR Preview" w:date="2026-01-01T00:00:00Z">
        <w:r>
          <w:t xml:space="preserve"> </w:t>
        </w:r>
      </w:ins>
      <m:oMath>
        <m:r>
          <m:t>3</m:t>
        </m:r>
      </m:oMath>
      <w:ins w:id="23959" w:author="PR Preview" w:date="2026-01-01T00:00:00Z">
        <w:r>
          <w:t xml:space="preserve"> </w:t>
        </w:r>
      </w:ins>
      <w:ins w:id="23960" w:author="PR Preview" w:date="2026-01-01T00:00:00Z">
        <w:r>
          <w:t xml:space="preserve">and</w:t>
        </w:r>
      </w:ins>
      <w:ins w:id="23961" w:author="PR Preview" w:date="2026-01-01T00:00:00Z">
        <w:r>
          <w:t xml:space="preserve"> </w:t>
        </w:r>
      </w:ins>
      <m:oMath>
        <m:r>
          <m:rPr>
            <m:sty m:val="p"/>
          </m:rPr>
          <m:t>(</m:t>
        </m:r>
        <m:r>
          <m:t>0</m:t>
        </m:r>
        <m:r>
          <m:rPr>
            <m:sty m:val="p"/>
          </m:rPr>
          <m:t>,</m:t>
        </m:r>
        <m:r>
          <m:t>1</m:t>
        </m:r>
        <m:r>
          <m:rPr>
            <m:sty m:val="p"/>
          </m:rPr>
          <m:t>)</m:t>
        </m:r>
      </m:oMath>
      <w:ins w:id="23962" w:author="PR Preview" w:date="2026-01-01T00:00:00Z">
        <w:r>
          <w:t xml:space="preserve"> </w:t>
        </w:r>
      </w:ins>
      <w:ins w:id="23963" w:author="PR Preview" w:date="2026-01-01T00:00:00Z">
        <w:r>
          <w:t xml:space="preserve">for</w:t>
        </w:r>
      </w:ins>
      <w:ins w:id="23964" w:author="PR Preview" w:date="2026-01-01T00:00:00Z">
        <w:r>
          <w:t xml:space="preserve"> </w:t>
        </w:r>
      </w:ins>
      <m:oMath>
        <m:r>
          <m:t>1</m:t>
        </m:r>
      </m:oMath>
      <w:ins w:id="23965" w:author="PR Preview" w:date="2026-01-01T00:00:00Z">
        <w:r>
          <w:t xml:space="preserve">:</w:t>
        </w:r>
      </w:ins>
      <w:ins w:id="23966"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23967" w:author="PR Preview" w:date="2026-01-01T00:00:00Z">
        <w:r>
          <w:t xml:space="preserve"> </w:t>
        </w:r>
      </w:ins>
      <w:ins w:id="23968" w:author="PR Preview" w:date="2026-01-01T00:00:00Z">
        <w:r>
          <w:t xml:space="preserve">and</w:t>
        </w:r>
      </w:ins>
      <w:ins w:id="23969"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23970" w:author="PR Preview" w:date="2026-01-01T00:00:00Z">
        <w:r>
          <w:t xml:space="preserve">.</w:t>
        </w:r>
      </w:ins>
      <w:ins w:id="23971"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3972" w:author="PR Preview" w:date="2026-01-01T00:00:00Z">
        <w:r>
          <w:t xml:space="preserve"> </w:t>
        </w:r>
      </w:ins>
      <w:ins w:id="23973" w:author="PR Preview" w:date="2026-01-01T00:00:00Z">
        <w:r>
          <w:t xml:space="preserve">and</w:t>
        </w:r>
      </w:ins>
      <w:ins w:id="23974"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23975" w:author="PR Preview" w:date="2026-01-01T00:00:00Z">
        <w:r>
          <w:t xml:space="preserve"> </w:t>
        </w:r>
      </w:ins>
      <w:ins w:id="23976" w:author="PR Preview" w:date="2026-01-01T00:00:00Z">
        <w:r>
          <w:t xml:space="preserve">are the eigenvectors of</w:t>
        </w:r>
      </w:ins>
      <w:ins w:id="23977" w:author="PR Preview" w:date="2026-01-01T00:00:00Z">
        <w:r>
          <w:t xml:space="preserve"> </w:t>
        </w:r>
      </w:ins>
      <m:oMath>
        <m:r>
          <m:rPr>
            <m:sty m:val="bi"/>
          </m:rPr>
          <m:t>A</m:t>
        </m:r>
      </m:oMath>
      <w:ins w:id="23978" w:author="PR Preview" w:date="2026-01-01T00:00:00Z">
        <w:r>
          <w:t xml:space="preserve"> </w:t>
        </w:r>
      </w:ins>
      <w:ins w:id="23979" w:author="PR Preview" w:date="2026-01-01T00:00:00Z">
        <w:r>
          <w:t xml:space="preserve">for</w:t>
        </w:r>
      </w:ins>
      <w:ins w:id="23980" w:author="PR Preview" w:date="2026-01-01T00:00:00Z">
        <w:r>
          <w:t xml:space="preserve"> </w:t>
        </w:r>
      </w:ins>
      <m:oMath>
        <m:r>
          <m:t>3</m:t>
        </m:r>
      </m:oMath>
      <w:ins w:id="23981" w:author="PR Preview" w:date="2026-01-01T00:00:00Z">
        <w:r>
          <w:t xml:space="preserve"> </w:t>
        </w:r>
      </w:ins>
      <w:ins w:id="23982" w:author="PR Preview" w:date="2026-01-01T00:00:00Z">
        <w:r>
          <w:t xml:space="preserve">and</w:t>
        </w:r>
      </w:ins>
      <w:ins w:id="23983" w:author="PR Preview" w:date="2026-01-01T00:00:00Z">
        <w:r>
          <w:t xml:space="preserve"> </w:t>
        </w:r>
      </w:ins>
      <m:oMath>
        <m:r>
          <m:t>1</m:t>
        </m:r>
      </m:oMath>
      <w:ins w:id="23984" w:author="PR Preview" w:date="2026-01-01T00:00:00Z">
        <w:r>
          <w:t xml:space="preserve"> </w:t>
        </w:r>
      </w:ins>
      <w:ins w:id="23985" w:author="PR Preview" w:date="2026-01-01T00:00:00Z">
        <w:r>
          <w:t xml:space="preserve">found in</w:t>
        </w:r>
      </w:ins>
      <w:ins w:id="23986" w:author="PR Preview" w:date="2026-01-01T00:00:00Z">
        <w:r>
          <w:t xml:space="preserve"> </w:t>
        </w:r>
      </w:ins>
      <w:hyperlink w:anchor="exm-eigenvalue">
        <w:ins w:id="23987" w:author="PR Preview" w:date="2026-01-01T00:00:00Z">
          <w:r>
            <w:rPr>
              <w:rStyle w:val="Hyperlink"/>
            </w:rPr>
            <w:t xml:space="preserve">Example 140</w:t>
          </w:r>
        </w:ins>
      </w:hyperlink>
      <w:ins w:id="23988" w:author="PR Preview" w:date="2026-01-01T00:00:00Z">
        <w:r>
          <w:t xml:space="preserve">.</w:t>
        </w:r>
      </w:ins>
    </w:p>
    <w:bookmarkEnd w:id="601"/>
    <w:bookmarkStart w:id="602" w:name="thm-eigenvectors-independent"/>
    <w:p>
      <w:pPr>
        <w:pStyle w:val="BodyText"/>
      </w:pPr>
      <w:ins w:id="23989" w:author="PR Preview" w:date="2026-01-01T00:00:00Z">
        <w:r>
          <w:rPr>
            <w:b/>
            <w:bCs/>
          </w:rPr>
          <w:t xml:space="preserve">Theorem 108 (Eigenvectors for distinct eigenvalues are linearly independent)</w:t>
        </w:r>
      </w:ins>
      <w:ins w:id="23990" w:author="PR Preview" w:date="2026-01-01T00:00:00Z">
        <w:r>
          <w:t xml:space="preserve"> </w:t>
        </w:r>
      </w:ins>
      <w:ins w:id="23991" w:author="PR Preview" w:date="2026-01-01T00:00:00Z">
        <w:r>
          <w:t xml:space="preserve">If</w:t>
        </w:r>
      </w:ins>
      <w:ins w:id="23992" w:author="PR Preview" w:date="2026-01-01T00:00:00Z">
        <w:r>
          <w:t xml:space="preserve"> </w:t>
        </w:r>
      </w:ins>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ins w:id="23993" w:author="PR Preview" w:date="2026-01-01T00:00:00Z">
        <w:r>
          <w:t xml:space="preserve"> </w:t>
        </w:r>
      </w:ins>
      <w:ins w:id="23994" w:author="PR Preview" w:date="2026-01-01T00:00:00Z">
        <w:r>
          <w:t xml:space="preserve">are eigenvectors of a</w:t>
        </w:r>
      </w:ins>
      <w:ins w:id="23995" w:author="PR Preview" w:date="2026-01-01T00:00:00Z">
        <w:r>
          <w:t xml:space="preserve"> </w:t>
        </w:r>
      </w:ins>
      <m:oMath>
        <m:r>
          <m:t>p</m:t>
        </m:r>
        <m:r>
          <m:rPr>
            <m:sty m:val="p"/>
          </m:rPr>
          <m:t>×</m:t>
        </m:r>
        <m:r>
          <m:t>p</m:t>
        </m:r>
      </m:oMath>
      <w:ins w:id="23996" w:author="PR Preview" w:date="2026-01-01T00:00:00Z">
        <w:r>
          <w:t xml:space="preserve"> </w:t>
        </w:r>
      </w:ins>
      <w:ins w:id="23997" w:author="PR Preview" w:date="2026-01-01T00:00:00Z">
        <w:r>
          <w:t xml:space="preserve">matrix</w:t>
        </w:r>
      </w:ins>
      <w:ins w:id="23998" w:author="PR Preview" w:date="2026-01-01T00:00:00Z">
        <w:r>
          <w:t xml:space="preserve"> </w:t>
        </w:r>
      </w:ins>
      <m:oMath>
        <m:r>
          <m:rPr>
            <m:sty m:val="bi"/>
          </m:rPr>
          <m:t>A</m:t>
        </m:r>
      </m:oMath>
      <w:ins w:id="23999" w:author="PR Preview" w:date="2026-01-01T00:00:00Z">
        <w:r>
          <w:t xml:space="preserve"> </w:t>
        </w:r>
      </w:ins>
      <w:ins w:id="24000" w:author="PR Preview" w:date="2026-01-01T00:00:00Z">
        <w:r>
          <w:t xml:space="preserve">for eigenvalues</w:t>
        </w:r>
      </w:ins>
      <w:ins w:id="24001"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24002" w:author="PR Preview" w:date="2026-01-01T00:00:00Z">
        <w:r>
          <w:t xml:space="preserve"> </w:t>
        </w:r>
      </w:ins>
      <w:ins w:id="24003" w:author="PR Preview" w:date="2026-01-01T00:00:00Z">
        <w:r>
          <w:t xml:space="preserve">that are all different,</w:t>
        </w:r>
      </w:ins>
      <w:ins w:id="24004" w:author="PR Preview" w:date="2026-01-01T00:00:00Z">
        <w:r>
          <w:t xml:space="preserve"> </w:t>
        </w:r>
      </w:ins>
      <w:ins w:id="24005" w:author="PR Preview" w:date="2026-01-01T00:00:00Z">
        <w:r>
          <w:t xml:space="preserve">then</w:t>
        </w:r>
      </w:ins>
      <w:ins w:id="24006" w:author="PR Preview" w:date="2026-01-01T00:00:00Z">
        <w:r>
          <w:t xml:space="preserve"> </w:t>
        </w:r>
      </w:ins>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ins w:id="24007" w:author="PR Preview" w:date="2026-01-01T00:00:00Z">
        <w:r>
          <w:t xml:space="preserve"> </w:t>
        </w:r>
      </w:ins>
      <w:ins w:id="24008" w:author="PR Preview" w:date="2026-01-01T00:00:00Z">
        <w:r>
          <w:t xml:space="preserve">are linearly independent (</w:t>
        </w:r>
      </w:ins>
      <w:hyperlink w:anchor="def-linearly-independent">
        <w:ins w:id="24009" w:author="PR Preview" w:date="2026-01-01T00:00:00Z">
          <w:r>
            <w:rPr>
              <w:rStyle w:val="Hyperlink"/>
            </w:rPr>
            <w:t xml:space="preserve">Definition 37</w:t>
          </w:r>
        </w:ins>
      </w:hyperlink>
      <w:ins w:id="24010" w:author="PR Preview" w:date="2026-01-01T00:00:00Z">
        <w:r>
          <w:t xml:space="preserve">).</w:t>
        </w:r>
      </w:ins>
    </w:p>
    <w:bookmarkEnd w:id="602"/>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104</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03" w:name="exm-eigenvectors-independent"/>
    <w:p>
      <w:pPr>
        <w:pStyle w:val="BodyText"/>
      </w:pPr>
      <w:del w:id="24011" w:author="PR Preview" w:date="2026-01-01T00:00:00Z">
        <w:r>
          <w:rPr>
            <w:b/>
            <w:bCs/>
          </w:rPr>
          <w:delText xml:space="preserve">Example 193 (Independent eigenvectors)</w:delText>
        </w:r>
      </w:del>
      <w:del w:id="24012" w:author="PR Preview" w:date="2026-01-01T00:00:00Z">
        <w:r>
          <w:delText xml:space="preserve"> </w:delText>
        </w:r>
      </w:del>
      <w:del w:id="24013" w:author="PR Preview" w:date="2026-01-01T00:00:00Z">
        <w:r>
          <w:delText xml:space="preserve">The eigenvectors</w:delText>
        </w:r>
      </w:del>
      <w:del w:id="24014" w:author="PR Preview" w:date="2026-01-01T00:00:00Z">
        <w:r>
          <w:delText xml:space="preserve"> </w:delText>
        </w:r>
      </w:del>
      <m:oMath>
        <m:r>
          <m:rPr>
            <m:sty m:val="p"/>
          </m:rPr>
          <m:t>(</m:t>
        </m:r>
        <m:r>
          <m:t>1</m:t>
        </m:r>
        <m:r>
          <m:rPr>
            <m:sty m:val="p"/>
          </m:rPr>
          <m:t>,</m:t>
        </m:r>
        <m:r>
          <m:t>1</m:t>
        </m:r>
        <m:r>
          <m:rPr>
            <m:sty m:val="p"/>
          </m:rPr>
          <m:t>)</m:t>
        </m:r>
      </m:oMath>
      <w:del w:id="24015" w:author="PR Preview" w:date="2026-01-01T00:00:00Z">
        <w:r>
          <w:delText xml:space="preserve"> </w:delText>
        </w:r>
      </w:del>
      <w:del w:id="24016" w:author="PR Preview" w:date="2026-01-01T00:00:00Z">
        <w:r>
          <w:delText xml:space="preserve">for</w:delText>
        </w:r>
      </w:del>
      <w:del w:id="24017" w:author="PR Preview" w:date="2026-01-01T00:00:00Z">
        <w:r>
          <w:delText xml:space="preserve"> </w:delText>
        </w:r>
      </w:del>
      <m:oMath>
        <m:r>
          <m:t>3</m:t>
        </m:r>
      </m:oMath>
      <w:del w:id="24018" w:author="PR Preview" w:date="2026-01-01T00:00:00Z">
        <w:r>
          <w:delText xml:space="preserve"> </w:delText>
        </w:r>
      </w:del>
      <w:del w:id="24019" w:author="PR Preview" w:date="2026-01-01T00:00:00Z">
        <w:r>
          <w:delText xml:space="preserve">and</w:delText>
        </w:r>
      </w:del>
      <w:del w:id="24020" w:author="PR Preview" w:date="2026-01-01T00:00:00Z">
        <w:r>
          <w:delText xml:space="preserve"> </w:delText>
        </w:r>
      </w:del>
      <m:oMath>
        <m:r>
          <m:rPr>
            <m:sty m:val="p"/>
          </m:rPr>
          <m:t>(</m:t>
        </m:r>
        <m:r>
          <m:t>1</m:t>
        </m:r>
        <m:r>
          <m:rPr>
            <m:sty m:val="p"/>
          </m:rPr>
          <m:t>,</m:t>
        </m:r>
        <m:r>
          <m:rPr>
            <m:sty m:val="p"/>
          </m:rPr>
          <m:t>−</m:t>
        </m:r>
        <m:r>
          <m:t>1</m:t>
        </m:r>
        <m:r>
          <m:rPr>
            <m:sty m:val="p"/>
          </m:rPr>
          <m:t>)</m:t>
        </m:r>
      </m:oMath>
      <w:del w:id="24021" w:author="PR Preview" w:date="2026-01-01T00:00:00Z">
        <w:r>
          <w:delText xml:space="preserve"> </w:delText>
        </w:r>
      </w:del>
      <w:del w:id="24022" w:author="PR Preview" w:date="2026-01-01T00:00:00Z">
        <w:r>
          <w:delText xml:space="preserve">for</w:delText>
        </w:r>
      </w:del>
      <w:del w:id="24023" w:author="PR Preview" w:date="2026-01-01T00:00:00Z">
        <w:r>
          <w:delText xml:space="preserve"> </w:delText>
        </w:r>
      </w:del>
      <m:oMath>
        <m:r>
          <m:t>1</m:t>
        </m:r>
      </m:oMath>
      <w:del w:id="24024" w:author="PR Preview" w:date="2026-01-01T00:00:00Z">
        <w:r>
          <w:delText xml:space="preserve"> </w:delText>
        </w:r>
      </w:del>
      <w:del w:id="24025" w:author="PR Preview" w:date="2026-01-01T00:00:00Z">
        <w:r>
          <w:delText xml:space="preserve">of</w:delText>
        </w:r>
      </w:del>
      <w:del w:id="24026" w:author="PR Preview" w:date="2026-01-01T00:00:00Z">
        <w:r>
          <w:delText xml:space="preserve"> </w:delText>
        </w:r>
      </w:del>
      <w:hyperlink w:anchor="exm-eigenvalue">
        <w:del w:id="24027" w:author="PR Preview" w:date="2026-01-01T00:00:00Z">
          <w:r>
            <w:rPr>
              <w:rStyle w:val="Hyperlink"/>
            </w:rPr>
            <w:delText xml:space="preserve">Example 137</w:delText>
          </w:r>
        </w:del>
      </w:hyperlink>
      <w:del w:id="24028" w:author="PR Preview" w:date="2026-01-01T00:00:00Z">
        <w:r>
          <w:delText xml:space="preserve"> </w:delText>
        </w:r>
      </w:del>
      <w:del w:id="24029" w:author="PR Preview" w:date="2026-01-01T00:00:00Z">
        <w:r>
          <w:delText xml:space="preserve">are linearly independent, as</w:delText>
        </w:r>
      </w:del>
      <w:del w:id="24030" w:author="PR Preview" w:date="2026-01-01T00:00:00Z">
        <w:r>
          <w:delText xml:space="preserve"> </w:delText>
        </w:r>
      </w:del>
      <w:hyperlink w:anchor="thm-eigenvectors-independent">
        <w:del w:id="24031" w:author="PR Preview" w:date="2026-01-01T00:00:00Z">
          <w:r>
            <w:rPr>
              <w:rStyle w:val="Hyperlink"/>
            </w:rPr>
            <w:delText xml:space="preserve">Theorem 107</w:delText>
          </w:r>
        </w:del>
      </w:hyperlink>
      <w:del w:id="24032" w:author="PR Preview" w:date="2026-01-01T00:00:00Z">
        <w:r>
          <w:delText xml:space="preserve"> </w:delText>
        </w:r>
      </w:del>
      <w:del w:id="24033" w:author="PR Preview" w:date="2026-01-01T00:00:00Z">
        <w:r>
          <w:delText xml:space="preserve">says they must be:</w:delText>
        </w:r>
      </w:del>
      <w:del w:id="24034"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24035" w:author="PR Preview" w:date="2026-01-01T00:00:00Z">
        <w:r>
          <w:delText xml:space="preserve"> </w:delText>
        </w:r>
      </w:del>
      <w:del w:id="24036" w:author="PR Preview" w:date="2026-01-01T00:00:00Z">
        <w:r>
          <w:delText xml:space="preserve">is</w:delText>
        </w:r>
      </w:del>
      <w:del w:id="24037" w:author="PR Preview" w:date="2026-01-01T00:00:00Z">
        <w:r>
          <w:delText xml:space="preserve"> </w:delText>
        </w:r>
      </w:del>
      <m:oMath>
        <m:acc>
          <m:accPr>
            <m:chr m:val="̃"/>
          </m:accPr>
          <m:e>
            <m:r>
              <m:t>0</m:t>
            </m:r>
          </m:e>
        </m:acc>
      </m:oMath>
      <w:del w:id="24038" w:author="PR Preview" w:date="2026-01-01T00:00:00Z">
        <w:r>
          <w:delText xml:space="preserve"> </w:delText>
        </w:r>
      </w:del>
      <w:del w:id="24039" w:author="PR Preview" w:date="2026-01-01T00:00:00Z">
        <w:r>
          <w:delText xml:space="preserve">only if</w:delText>
        </w:r>
      </w:del>
    </w:p>
    <w:p>
      <w:pPr>
        <w:pStyle w:val="BodyText"/>
      </w:pPr>
      <w:ins w:id="24040" w:author="PR Preview" w:date="2026-01-01T00:00:00Z">
        <w:r>
          <w:rPr>
            <w:b/>
            <w:bCs/>
          </w:rPr>
          <w:t xml:space="preserve">Example 196 (Independent eigenvectors)</w:t>
        </w:r>
      </w:ins>
      <w:ins w:id="24041" w:author="PR Preview" w:date="2026-01-01T00:00:00Z">
        <w:r>
          <w:t xml:space="preserve"> </w:t>
        </w:r>
      </w:ins>
      <w:ins w:id="24042" w:author="PR Preview" w:date="2026-01-01T00:00:00Z">
        <w:r>
          <w:t xml:space="preserve">The eigenvectors</w:t>
        </w:r>
      </w:ins>
      <w:ins w:id="24043" w:author="PR Preview" w:date="2026-01-01T00:00:00Z">
        <w:r>
          <w:t xml:space="preserve"> </w:t>
        </w:r>
      </w:ins>
      <m:oMath>
        <m:r>
          <m:rPr>
            <m:sty m:val="p"/>
          </m:rPr>
          <m:t>(</m:t>
        </m:r>
        <m:r>
          <m:t>1</m:t>
        </m:r>
        <m:r>
          <m:rPr>
            <m:sty m:val="p"/>
          </m:rPr>
          <m:t>,</m:t>
        </m:r>
        <m:r>
          <m:t>1</m:t>
        </m:r>
        <m:r>
          <m:rPr>
            <m:sty m:val="p"/>
          </m:rPr>
          <m:t>)</m:t>
        </m:r>
      </m:oMath>
      <w:ins w:id="24044" w:author="PR Preview" w:date="2026-01-01T00:00:00Z">
        <w:r>
          <w:t xml:space="preserve"> </w:t>
        </w:r>
      </w:ins>
      <w:ins w:id="24045" w:author="PR Preview" w:date="2026-01-01T00:00:00Z">
        <w:r>
          <w:t xml:space="preserve">for</w:t>
        </w:r>
      </w:ins>
      <w:ins w:id="24046" w:author="PR Preview" w:date="2026-01-01T00:00:00Z">
        <w:r>
          <w:t xml:space="preserve"> </w:t>
        </w:r>
      </w:ins>
      <m:oMath>
        <m:r>
          <m:t>3</m:t>
        </m:r>
      </m:oMath>
      <w:ins w:id="24047" w:author="PR Preview" w:date="2026-01-01T00:00:00Z">
        <w:r>
          <w:t xml:space="preserve"> </w:t>
        </w:r>
      </w:ins>
      <w:ins w:id="24048" w:author="PR Preview" w:date="2026-01-01T00:00:00Z">
        <w:r>
          <w:t xml:space="preserve">and</w:t>
        </w:r>
      </w:ins>
      <w:ins w:id="24049" w:author="PR Preview" w:date="2026-01-01T00:00:00Z">
        <w:r>
          <w:t xml:space="preserve"> </w:t>
        </w:r>
      </w:ins>
      <m:oMath>
        <m:r>
          <m:rPr>
            <m:sty m:val="p"/>
          </m:rPr>
          <m:t>(</m:t>
        </m:r>
        <m:r>
          <m:t>1</m:t>
        </m:r>
        <m:r>
          <m:rPr>
            <m:sty m:val="p"/>
          </m:rPr>
          <m:t>,</m:t>
        </m:r>
        <m:r>
          <m:rPr>
            <m:sty m:val="p"/>
          </m:rPr>
          <m:t>−</m:t>
        </m:r>
        <m:r>
          <m:t>1</m:t>
        </m:r>
        <m:r>
          <m:rPr>
            <m:sty m:val="p"/>
          </m:rPr>
          <m:t>)</m:t>
        </m:r>
      </m:oMath>
      <w:ins w:id="24050" w:author="PR Preview" w:date="2026-01-01T00:00:00Z">
        <w:r>
          <w:t xml:space="preserve"> </w:t>
        </w:r>
      </w:ins>
      <w:ins w:id="24051" w:author="PR Preview" w:date="2026-01-01T00:00:00Z">
        <w:r>
          <w:t xml:space="preserve">for</w:t>
        </w:r>
      </w:ins>
      <w:ins w:id="24052" w:author="PR Preview" w:date="2026-01-01T00:00:00Z">
        <w:r>
          <w:t xml:space="preserve"> </w:t>
        </w:r>
      </w:ins>
      <m:oMath>
        <m:r>
          <m:t>1</m:t>
        </m:r>
      </m:oMath>
      <w:ins w:id="24053" w:author="PR Preview" w:date="2026-01-01T00:00:00Z">
        <w:r>
          <w:t xml:space="preserve"> </w:t>
        </w:r>
      </w:ins>
      <w:ins w:id="24054" w:author="PR Preview" w:date="2026-01-01T00:00:00Z">
        <w:r>
          <w:t xml:space="preserve">of</w:t>
        </w:r>
      </w:ins>
      <w:ins w:id="24055" w:author="PR Preview" w:date="2026-01-01T00:00:00Z">
        <w:r>
          <w:t xml:space="preserve"> </w:t>
        </w:r>
      </w:ins>
      <w:hyperlink w:anchor="exm-eigenvalue">
        <w:ins w:id="24056" w:author="PR Preview" w:date="2026-01-01T00:00:00Z">
          <w:r>
            <w:rPr>
              <w:rStyle w:val="Hyperlink"/>
            </w:rPr>
            <w:t xml:space="preserve">Example 140</w:t>
          </w:r>
        </w:ins>
      </w:hyperlink>
      <w:ins w:id="24057" w:author="PR Preview" w:date="2026-01-01T00:00:00Z">
        <w:r>
          <w:t xml:space="preserve"> </w:t>
        </w:r>
      </w:ins>
      <w:ins w:id="24058" w:author="PR Preview" w:date="2026-01-01T00:00:00Z">
        <w:r>
          <w:t xml:space="preserve">are linearly independent, as</w:t>
        </w:r>
      </w:ins>
      <w:ins w:id="24059" w:author="PR Preview" w:date="2026-01-01T00:00:00Z">
        <w:r>
          <w:t xml:space="preserve"> </w:t>
        </w:r>
      </w:ins>
      <w:hyperlink w:anchor="thm-eigenvectors-independent">
        <w:ins w:id="24060" w:author="PR Preview" w:date="2026-01-01T00:00:00Z">
          <w:r>
            <w:rPr>
              <w:rStyle w:val="Hyperlink"/>
            </w:rPr>
            <w:t xml:space="preserve">Theorem 108</w:t>
          </w:r>
        </w:ins>
      </w:hyperlink>
      <w:ins w:id="24061" w:author="PR Preview" w:date="2026-01-01T00:00:00Z">
        <w:r>
          <w:t xml:space="preserve"> </w:t>
        </w:r>
      </w:ins>
      <w:ins w:id="24062" w:author="PR Preview" w:date="2026-01-01T00:00:00Z">
        <w:r>
          <w:t xml:space="preserve">says they must be:</w:t>
        </w:r>
      </w:ins>
      <w:ins w:id="24063"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24064" w:author="PR Preview" w:date="2026-01-01T00:00:00Z">
        <w:r>
          <w:t xml:space="preserve"> </w:t>
        </w:r>
      </w:ins>
      <w:ins w:id="24065" w:author="PR Preview" w:date="2026-01-01T00:00:00Z">
        <w:r>
          <w:t xml:space="preserve">is</w:t>
        </w:r>
      </w:ins>
      <w:ins w:id="24066" w:author="PR Preview" w:date="2026-01-01T00:00:00Z">
        <w:r>
          <w:t xml:space="preserve"> </w:t>
        </w:r>
      </w:ins>
      <m:oMath>
        <m:acc>
          <m:accPr>
            <m:chr m:val="̃"/>
          </m:accPr>
          <m:e>
            <m:r>
              <m:t>0</m:t>
            </m:r>
          </m:e>
        </m:acc>
      </m:oMath>
      <w:ins w:id="24067" w:author="PR Preview" w:date="2026-01-01T00:00:00Z">
        <w:r>
          <w:t xml:space="preserve"> </w:t>
        </w:r>
      </w:ins>
      <w:ins w:id="24068"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03"/>
    <w:bookmarkStart w:id="604" w:name="def-diagonalizable"/>
    <w:p>
      <w:pPr>
        <w:pStyle w:val="BodyText"/>
      </w:pPr>
      <w:del w:id="24069" w:author="PR Preview" w:date="2026-01-01T00:00:00Z">
        <w:r>
          <w:rPr>
            <w:b/>
            <w:bCs/>
          </w:rPr>
          <w:delText xml:space="preserve">Definition 100 (Diagonalizable matrix)</w:delText>
        </w:r>
      </w:del>
      <w:del w:id="24070" w:author="PR Preview" w:date="2026-01-01T00:00:00Z">
        <w:r>
          <w:delText xml:space="preserve"> </w:delText>
        </w:r>
      </w:del>
      <w:del w:id="24071" w:author="PR Preview" w:date="2026-01-01T00:00:00Z">
        <w:r>
          <w:delText xml:space="preserve">A</w:delText>
        </w:r>
      </w:del>
      <w:del w:id="24072" w:author="PR Preview" w:date="2026-01-01T00:00:00Z">
        <w:r>
          <w:delText xml:space="preserve"> </w:delText>
        </w:r>
      </w:del>
      <m:oMath>
        <m:r>
          <m:t>p</m:t>
        </m:r>
        <m:r>
          <m:rPr>
            <m:sty m:val="p"/>
          </m:rPr>
          <m:t>×</m:t>
        </m:r>
        <m:r>
          <m:t>p</m:t>
        </m:r>
      </m:oMath>
      <w:del w:id="24073" w:author="PR Preview" w:date="2026-01-01T00:00:00Z">
        <w:r>
          <w:delText xml:space="preserve"> </w:delText>
        </w:r>
      </w:del>
      <w:del w:id="24074" w:author="PR Preview" w:date="2026-01-01T00:00:00Z">
        <w:r>
          <w:delText xml:space="preserve">matrix</w:delText>
        </w:r>
      </w:del>
      <w:del w:id="24075" w:author="PR Preview" w:date="2026-01-01T00:00:00Z">
        <w:r>
          <w:delText xml:space="preserve"> </w:delText>
        </w:r>
      </w:del>
      <m:oMath>
        <m:r>
          <m:rPr>
            <m:sty m:val="bi"/>
          </m:rPr>
          <m:t>A</m:t>
        </m:r>
      </m:oMath>
      <w:del w:id="24076" w:author="PR Preview" w:date="2026-01-01T00:00:00Z">
        <w:r>
          <w:delText xml:space="preserve"> </w:delText>
        </w:r>
      </w:del>
      <w:del w:id="24077" w:author="PR Preview" w:date="2026-01-01T00:00:00Z">
        <w:r>
          <w:delText xml:space="preserve">is</w:delText>
        </w:r>
      </w:del>
      <w:del w:id="24078" w:author="PR Preview" w:date="2026-01-01T00:00:00Z">
        <w:r>
          <w:delText xml:space="preserve"> </w:delText>
        </w:r>
      </w:del>
      <w:del w:id="24079" w:author="PR Preview" w:date="2026-01-01T00:00:00Z">
        <w:r>
          <w:rPr>
            <w:b/>
            <w:bCs/>
          </w:rPr>
          <w:delText xml:space="preserve">diagonalizable</w:delText>
        </w:r>
      </w:del>
      <w:del w:id="24080" w:author="PR Preview" w:date="2026-01-01T00:00:00Z">
        <w:r>
          <w:delText xml:space="preserve"> </w:delText>
        </w:r>
      </w:del>
      <w:del w:id="24081" w:author="PR Preview" w:date="2026-01-01T00:00:00Z">
        <w:r>
          <w:delText xml:space="preserve">if</w:delText>
        </w:r>
      </w:del>
      <w:del w:id="24082"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4083" w:author="PR Preview" w:date="2026-01-01T00:00:00Z">
        <w:r>
          <w:delText xml:space="preserve"> </w:delText>
        </w:r>
      </w:del>
      <w:del w:id="24084" w:author="PR Preview" w:date="2026-01-01T00:00:00Z">
        <w:r>
          <w:delText xml:space="preserve">for some invertible</w:delText>
        </w:r>
      </w:del>
      <w:del w:id="24085" w:author="PR Preview" w:date="2026-01-01T00:00:00Z">
        <w:r>
          <w:delText xml:space="preserve"> </w:delText>
        </w:r>
      </w:del>
      <m:oMath>
        <m:r>
          <m:t>p</m:t>
        </m:r>
        <m:r>
          <m:rPr>
            <m:sty m:val="p"/>
          </m:rPr>
          <m:t>×</m:t>
        </m:r>
        <m:r>
          <m:t>p</m:t>
        </m:r>
      </m:oMath>
      <w:del w:id="24086" w:author="PR Preview" w:date="2026-01-01T00:00:00Z">
        <w:r>
          <w:delText xml:space="preserve"> </w:delText>
        </w:r>
      </w:del>
      <w:del w:id="24087" w:author="PR Preview" w:date="2026-01-01T00:00:00Z">
        <w:r>
          <w:delText xml:space="preserve">matrix</w:delText>
        </w:r>
      </w:del>
      <w:del w:id="24088" w:author="PR Preview" w:date="2026-01-01T00:00:00Z">
        <w:r>
          <w:delText xml:space="preserve"> </w:delText>
        </w:r>
      </w:del>
      <m:oMath>
        <m:r>
          <m:rPr>
            <m:sty m:val="bi"/>
          </m:rPr>
          <m:t>X</m:t>
        </m:r>
      </m:oMath>
      <w:del w:id="24089" w:author="PR Preview" w:date="2026-01-01T00:00:00Z">
        <w:r>
          <w:delText xml:space="preserve"> </w:delText>
        </w:r>
      </w:del>
      <w:del w:id="24090" w:author="PR Preview" w:date="2026-01-01T00:00:00Z">
        <w:r>
          <w:delText xml:space="preserve">and diagonal</w:delText>
        </w:r>
      </w:del>
      <w:del w:id="24091" w:author="PR Preview" w:date="2026-01-01T00:00:00Z">
        <w:r>
          <w:delText xml:space="preserve"> </w:delText>
        </w:r>
      </w:del>
      <m:oMath>
        <m:r>
          <m:t>p</m:t>
        </m:r>
        <m:r>
          <m:rPr>
            <m:sty m:val="p"/>
          </m:rPr>
          <m:t>×</m:t>
        </m:r>
        <m:r>
          <m:t>p</m:t>
        </m:r>
      </m:oMath>
      <w:del w:id="24092" w:author="PR Preview" w:date="2026-01-01T00:00:00Z">
        <w:r>
          <w:delText xml:space="preserve"> </w:delText>
        </w:r>
      </w:del>
      <w:del w:id="24093" w:author="PR Preview" w:date="2026-01-01T00:00:00Z">
        <w:r>
          <w:delText xml:space="preserve">matrix</w:delText>
        </w:r>
      </w:del>
      <w:del w:id="24094" w:author="PR Preview" w:date="2026-01-01T00:00:00Z">
        <w:r>
          <w:delText xml:space="preserve"> </w:delText>
        </w:r>
      </w:del>
      <m:oMath>
        <m:r>
          <m:rPr>
            <m:sty m:val="b"/>
          </m:rPr>
          <m:t>Λ</m:t>
        </m:r>
      </m:oMath>
      <w:del w:id="24095" w:author="PR Preview" w:date="2026-01-01T00:00:00Z">
        <w:r>
          <w:delText xml:space="preserve"> </w:delText>
        </w:r>
      </w:del>
      <w:del w:id="24096" w:author="PR Preview" w:date="2026-01-01T00:00:00Z">
        <w:r>
          <w:delText xml:space="preserve">(</w:delText>
        </w:r>
      </w:del>
      <w:hyperlink w:anchor="def-diagonal-matrix">
        <w:del w:id="24097" w:author="PR Preview" w:date="2026-01-01T00:00:00Z">
          <w:r>
            <w:rPr>
              <w:rStyle w:val="Hyperlink"/>
            </w:rPr>
            <w:delText xml:space="preserve">Definition 70</w:delText>
          </w:r>
        </w:del>
      </w:hyperlink>
      <w:del w:id="24098" w:author="PR Preview" w:date="2026-01-01T00:00:00Z">
        <w:r>
          <w:delText xml:space="preserve">);</w:delText>
        </w:r>
      </w:del>
      <w:del w:id="24099" w:author="PR Preview" w:date="2026-01-01T00:00:00Z">
        <w:r>
          <w:delText xml:space="preserve"> </w:delText>
        </w:r>
      </w:del>
      <w:del w:id="24100" w:author="PR Preview" w:date="2026-01-01T00:00:00Z">
        <w:r>
          <w:delText xml:space="preserve">by</w:delText>
        </w:r>
      </w:del>
      <w:del w:id="24101" w:author="PR Preview" w:date="2026-01-01T00:00:00Z">
        <w:r>
          <w:delText xml:space="preserve"> </w:delText>
        </w:r>
      </w:del>
      <w:hyperlink w:anchor="rem-similar-both-ways">
        <w:del w:id="24102" w:author="PR Preview" w:date="2026-01-01T00:00:00Z">
          <w:r>
            <w:rPr>
              <w:rStyle w:val="Hyperlink"/>
            </w:rPr>
            <w:delText xml:space="preserve">Remark 42</w:delText>
          </w:r>
        </w:del>
      </w:hyperlink>
      <w:del w:id="24103" w:author="PR Preview" w:date="2026-01-01T00:00:00Z">
        <w:r>
          <w:delText xml:space="preserve">, that is the same as</w:delText>
        </w:r>
      </w:del>
      <w:del w:id="24104"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24105" w:author="PR Preview" w:date="2026-01-01T00:00:00Z">
        <w:r>
          <w:delText xml:space="preserve">,</w:delText>
        </w:r>
      </w:del>
      <w:del w:id="24106" w:author="PR Preview" w:date="2026-01-01T00:00:00Z">
        <w:r>
          <w:delText xml:space="preserve"> </w:delText>
        </w:r>
      </w:del>
      <w:del w:id="24107" w:author="PR Preview" w:date="2026-01-01T00:00:00Z">
        <w:r>
          <w:delText xml:space="preserve">so a diagonalizable matrix is one similar to a diagonal matrix (</w:delText>
        </w:r>
      </w:del>
      <w:hyperlink w:anchor="def-similar">
        <w:del w:id="24108" w:author="PR Preview" w:date="2026-01-01T00:00:00Z">
          <w:r>
            <w:rPr>
              <w:rStyle w:val="Hyperlink"/>
            </w:rPr>
            <w:delText xml:space="preserve">Definition 99</w:delText>
          </w:r>
        </w:del>
      </w:hyperlink>
      <w:del w:id="24109" w:author="PR Preview" w:date="2026-01-01T00:00:00Z">
        <w:r>
          <w:delText xml:space="preserve">).</w:delText>
        </w:r>
      </w:del>
    </w:p>
    <w:p>
      <w:pPr>
        <w:pStyle w:val="BodyText"/>
      </w:pPr>
      <w:del w:id="24110" w:author="PR Preview" w:date="2026-01-01T00:00:00Z">
        <w:r>
          <w:rPr>
            <w:b/>
            <w:bCs/>
          </w:rPr>
          <w:delText xml:space="preserve">Example 194 (Diagonalizable and not)</w:delText>
        </w:r>
      </w:del>
      <w:del w:id="24111" w:author="PR Preview" w:date="2026-01-01T00:00:00Z">
        <w:r>
          <w:delText xml:space="preserve"> </w:delText>
        </w:r>
      </w:del>
      <w:del w:id="24112" w:author="PR Preview" w:date="2026-01-01T00:00:00Z">
        <w:r>
          <w:delText xml:space="preserve"> </w:delText>
        </w:r>
      </w:del>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113" w:author="PR Preview" w:date="2026-01-01T00:00:00Z">
        <w:r>
          <w:delText xml:space="preserve"> </w:delText>
        </w:r>
      </w:del>
      <w:del w:id="24114" w:author="PR Preview" w:date="2026-01-01T00:00:00Z">
        <w:r>
          <w:delText xml:space="preserve">is diagonalizable:</w:delText>
        </w:r>
      </w:del>
      <w:del w:id="24115" w:author="PR Preview" w:date="2026-01-01T00:00:00Z">
        <w:r>
          <w:delText xml:space="preserve"> </w:delText>
        </w:r>
      </w:del>
      <w:del w:id="24116" w:author="PR Preview" w:date="2026-01-01T00:00:00Z">
        <w:r>
          <w:delText xml:space="preserve">with</w:delText>
        </w:r>
      </w:del>
      <w:del w:id="24117" w:author="PR Preview" w:date="2026-01-01T00:00:00Z">
        <w:r>
          <w:delText xml:space="preserve"> </w:delText>
        </w:r>
      </w:del>
      <m:oMath>
        <m:r>
          <m:rPr>
            <m:sty m:val="bi"/>
          </m:rPr>
          <m:t>P</m:t>
        </m:r>
      </m:oMath>
      <w:del w:id="24118" w:author="PR Preview" w:date="2026-01-01T00:00:00Z">
        <w:r>
          <w:delText xml:space="preserve"> </w:delText>
        </w:r>
      </w:del>
      <w:del w:id="24119" w:author="PR Preview" w:date="2026-01-01T00:00:00Z">
        <w:r>
          <w:delText xml:space="preserve">as in</w:delText>
        </w:r>
      </w:del>
      <w:del w:id="24120" w:author="PR Preview" w:date="2026-01-01T00:00:00Z">
        <w:r>
          <w:delText xml:space="preserve"> </w:delText>
        </w:r>
      </w:del>
      <w:hyperlink w:anchor="exm-similar">
        <w:del w:id="24121" w:author="PR Preview" w:date="2026-01-01T00:00:00Z">
          <w:r>
            <w:rPr>
              <w:rStyle w:val="Hyperlink"/>
            </w:rPr>
            <w:delText xml:space="preserve">Example 191</w:delText>
          </w:r>
        </w:del>
      </w:hyperlink>
      <w:del w:id="24122" w:author="PR Preview" w:date="2026-01-01T00:00:00Z">
        <w:r>
          <w:delText xml:space="preserve">,</w:delText>
        </w:r>
      </w:del>
      <w:del w:id="24123"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24124" w:author="PR Preview" w:date="2026-01-01T00:00:00Z">
        <w:r>
          <w:delText xml:space="preserve">.</w:delText>
        </w:r>
      </w:del>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24125" w:author="PR Preview" w:date="2026-01-01T00:00:00Z">
        <w:r>
          <w:delText xml:space="preserve"> </w:delText>
        </w:r>
      </w:del>
      <w:del w:id="24126" w:author="PR Preview" w:date="2026-01-01T00:00:00Z">
        <w:r>
          <w:delText xml:space="preserve">is not.</w:delText>
        </w:r>
      </w:del>
      <w:del w:id="24127" w:author="PR Preview" w:date="2026-01-01T00:00:00Z">
        <w:r>
          <w:delText xml:space="preserve"> </w:delText>
        </w:r>
      </w:del>
      <w:del w:id="24128" w:author="PR Preview" w:date="2026-01-01T00:00:00Z">
        <w:r>
          <w:delText xml:space="preserve">Suppose</w:delText>
        </w:r>
      </w:del>
      <w:del w:id="24129"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24130" w:author="PR Preview" w:date="2026-01-01T00:00:00Z">
        <w:r>
          <w:delText xml:space="preserve">,</w:delText>
        </w:r>
      </w:del>
      <w:del w:id="24131" w:author="PR Preview" w:date="2026-01-01T00:00:00Z">
        <w:r>
          <w:delText xml:space="preserve"> </w:delText>
        </w:r>
      </w:del>
      <w:del w:id="24132" w:author="PR Preview" w:date="2026-01-01T00:00:00Z">
        <w:r>
          <w:delText xml:space="preserve">so</w:delText>
        </w:r>
      </w:del>
      <w:del w:id="24133"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24134" w:author="PR Preview" w:date="2026-01-01T00:00:00Z">
        <w:r>
          <w:delText xml:space="preserve"> </w:delText>
        </w:r>
      </w:del>
      <w:del w:id="24135" w:author="PR Preview" w:date="2026-01-01T00:00:00Z">
        <w:r>
          <w:delText xml:space="preserve">(</w:delText>
        </w:r>
      </w:del>
      <w:hyperlink w:anchor="rem-similar-both-ways">
        <w:del w:id="24136" w:author="PR Preview" w:date="2026-01-01T00:00:00Z">
          <w:r>
            <w:rPr>
              <w:rStyle w:val="Hyperlink"/>
            </w:rPr>
            <w:delText xml:space="preserve">Remark 42</w:delText>
          </w:r>
        </w:del>
      </w:hyperlink>
      <w:del w:id="24137" w:author="PR Preview" w:date="2026-01-01T00:00:00Z">
        <w:r>
          <w:delText xml:space="preserve">).</w:delText>
        </w:r>
      </w:del>
      <w:del w:id="24138" w:author="PR Preview" w:date="2026-01-01T00:00:00Z">
        <w:r>
          <w:delText xml:space="preserve"> </w:delText>
        </w:r>
      </w:del>
      <w:del w:id="24139" w:author="PR Preview" w:date="2026-01-01T00:00:00Z">
        <w:r>
          <w:delText xml:space="preserve">The eigenvalues of</w:delText>
        </w:r>
      </w:del>
      <w:del w:id="24140" w:author="PR Preview" w:date="2026-01-01T00:00:00Z">
        <w:r>
          <w:delText xml:space="preserve"> </w:delText>
        </w:r>
      </w:del>
      <m:oMath>
        <m:r>
          <m:rPr>
            <m:sty m:val="b"/>
          </m:rPr>
          <m:t>Λ</m:t>
        </m:r>
      </m:oMath>
      <w:del w:id="24141" w:author="PR Preview" w:date="2026-01-01T00:00:00Z">
        <w:r>
          <w:delText xml:space="preserve"> </w:delText>
        </w:r>
      </w:del>
      <w:del w:id="24142" w:author="PR Preview" w:date="2026-01-01T00:00:00Z">
        <w:r>
          <w:delText xml:space="preserve">are its diagonal entries (</w:delText>
        </w:r>
      </w:del>
      <w:hyperlink w:anchor="thm-eigen-triangular">
        <w:del w:id="24143" w:author="PR Preview" w:date="2026-01-01T00:00:00Z">
          <w:r>
            <w:rPr>
              <w:rStyle w:val="Hyperlink"/>
            </w:rPr>
            <w:delText xml:space="preserve">Theorem 104</w:delText>
          </w:r>
        </w:del>
      </w:hyperlink>
      <w:del w:id="24144" w:author="PR Preview" w:date="2026-01-01T00:00:00Z">
        <w:r>
          <w:delText xml:space="preserve">,</w:delText>
        </w:r>
      </w:del>
      <w:del w:id="24145" w:author="PR Preview" w:date="2026-01-01T00:00:00Z">
        <w:r>
          <w:delText xml:space="preserve"> </w:delText>
        </w:r>
      </w:del>
      <w:del w:id="24146" w:author="PR Preview" w:date="2026-01-01T00:00:00Z">
        <w:r>
          <w:delText xml:space="preserve">since a diagonal matrix is upper triangular)</w:delText>
        </w:r>
      </w:del>
      <w:del w:id="24147" w:author="PR Preview" w:date="2026-01-01T00:00:00Z">
        <w:r>
          <w:delText xml:space="preserve"> </w:delText>
        </w:r>
      </w:del>
      <w:del w:id="24148" w:author="PR Preview" w:date="2026-01-01T00:00:00Z">
        <w:r>
          <w:delText xml:space="preserve">and are the eigenvalues of</w:delText>
        </w:r>
      </w:del>
      <w:del w:id="24149" w:author="PR Preview" w:date="2026-01-01T00:00:00Z">
        <w:r>
          <w:delText xml:space="preserve"> </w:delText>
        </w:r>
      </w:del>
      <m:oMath>
        <m:r>
          <m:rPr>
            <m:sty m:val="bi"/>
          </m:rPr>
          <m:t>J</m:t>
        </m:r>
      </m:oMath>
      <w:del w:id="24150" w:author="PR Preview" w:date="2026-01-01T00:00:00Z">
        <w:r>
          <w:delText xml:space="preserve"> </w:delText>
        </w:r>
      </w:del>
      <w:del w:id="24151" w:author="PR Preview" w:date="2026-01-01T00:00:00Z">
        <w:r>
          <w:delText xml:space="preserve">(</w:delText>
        </w:r>
      </w:del>
      <w:hyperlink w:anchor="thm-similar-eigenvalues">
        <w:del w:id="24152" w:author="PR Preview" w:date="2026-01-01T00:00:00Z">
          <w:r>
            <w:rPr>
              <w:rStyle w:val="Hyperlink"/>
            </w:rPr>
            <w:delText xml:space="preserve">Theorem 106</w:delText>
          </w:r>
        </w:del>
      </w:hyperlink>
      <w:del w:id="24153" w:author="PR Preview" w:date="2026-01-01T00:00:00Z">
        <w:r>
          <w:delText xml:space="preserve">),</w:delText>
        </w:r>
      </w:del>
      <w:del w:id="24154" w:author="PR Preview" w:date="2026-01-01T00:00:00Z">
        <w:r>
          <w:delText xml:space="preserve"> </w:delText>
        </w:r>
      </w:del>
      <w:del w:id="24155" w:author="PR Preview" w:date="2026-01-01T00:00:00Z">
        <w:r>
          <w:delText xml:space="preserve">of which</w:delText>
        </w:r>
      </w:del>
      <w:del w:id="24156" w:author="PR Preview" w:date="2026-01-01T00:00:00Z">
        <w:r>
          <w:delText xml:space="preserve"> </w:delText>
        </w:r>
      </w:del>
      <m:oMath>
        <m:r>
          <m:t>0</m:t>
        </m:r>
      </m:oMath>
      <w:del w:id="24157" w:author="PR Preview" w:date="2026-01-01T00:00:00Z">
        <w:r>
          <w:delText xml:space="preserve"> </w:delText>
        </w:r>
      </w:del>
      <w:del w:id="24158" w:author="PR Preview" w:date="2026-01-01T00:00:00Z">
        <w:r>
          <w:delText xml:space="preserve">is the only one (</w:delText>
        </w:r>
      </w:del>
      <w:hyperlink w:anchor="exm-eigenspace">
        <w:del w:id="24159" w:author="PR Preview" w:date="2026-01-01T00:00:00Z">
          <w:r>
            <w:rPr>
              <w:rStyle w:val="Hyperlink"/>
            </w:rPr>
            <w:delText xml:space="preserve">Example 185</w:delText>
          </w:r>
        </w:del>
      </w:hyperlink>
      <w:del w:id="24160" w:author="PR Preview" w:date="2026-01-01T00:00:00Z">
        <w:r>
          <w:delText xml:space="preserve">).</w:delText>
        </w:r>
      </w:del>
      <w:del w:id="24161" w:author="PR Preview" w:date="2026-01-01T00:00:00Z">
        <w:r>
          <w:delText xml:space="preserve"> </w:delText>
        </w:r>
      </w:del>
      <w:del w:id="24162" w:author="PR Preview" w:date="2026-01-01T00:00:00Z">
        <w:r>
          <w:delText xml:space="preserve">So</w:delText>
        </w:r>
      </w:del>
      <w:del w:id="24163"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24164" w:author="PR Preview" w:date="2026-01-01T00:00:00Z">
        <w:r>
          <w:delText xml:space="preserve">,</w:delText>
        </w:r>
      </w:del>
      <w:del w:id="24165" w:author="PR Preview" w:date="2026-01-01T00:00:00Z">
        <w:r>
          <w:delText xml:space="preserve"> </w:delText>
        </w:r>
      </w:del>
      <w:del w:id="24166" w:author="PR Preview" w:date="2026-01-01T00:00:00Z">
        <w:r>
          <w:delText xml:space="preserve">and then</w:delText>
        </w:r>
      </w:del>
    </w:p>
    <w:p>
      <w:pPr>
        <w:pStyle w:val="BodyText"/>
      </w:pPr>
      <w:ins w:id="24167" w:author="PR Preview" w:date="2026-01-01T00:00:00Z">
        <w:r>
          <w:rPr>
            <w:b/>
            <w:bCs/>
          </w:rPr>
          <w:t xml:space="preserve">Definition 106 (Diagonalizable matrix)</w:t>
        </w:r>
      </w:ins>
      <w:ins w:id="24168" w:author="PR Preview" w:date="2026-01-01T00:00:00Z">
        <w:r>
          <w:t xml:space="preserve"> </w:t>
        </w:r>
      </w:ins>
      <w:ins w:id="24169" w:author="PR Preview" w:date="2026-01-01T00:00:00Z">
        <w:r>
          <w:t xml:space="preserve">A</w:t>
        </w:r>
      </w:ins>
      <w:ins w:id="24170" w:author="PR Preview" w:date="2026-01-01T00:00:00Z">
        <w:r>
          <w:t xml:space="preserve"> </w:t>
        </w:r>
      </w:ins>
      <m:oMath>
        <m:r>
          <m:t>p</m:t>
        </m:r>
        <m:r>
          <m:rPr>
            <m:sty m:val="p"/>
          </m:rPr>
          <m:t>×</m:t>
        </m:r>
        <m:r>
          <m:t>p</m:t>
        </m:r>
      </m:oMath>
      <w:ins w:id="24171" w:author="PR Preview" w:date="2026-01-01T00:00:00Z">
        <w:r>
          <w:t xml:space="preserve"> </w:t>
        </w:r>
      </w:ins>
      <w:ins w:id="24172" w:author="PR Preview" w:date="2026-01-01T00:00:00Z">
        <w:r>
          <w:t xml:space="preserve">matrix</w:t>
        </w:r>
      </w:ins>
      <w:ins w:id="24173" w:author="PR Preview" w:date="2026-01-01T00:00:00Z">
        <w:r>
          <w:t xml:space="preserve"> </w:t>
        </w:r>
      </w:ins>
      <m:oMath>
        <m:r>
          <m:rPr>
            <m:sty m:val="bi"/>
          </m:rPr>
          <m:t>A</m:t>
        </m:r>
      </m:oMath>
      <w:ins w:id="24174" w:author="PR Preview" w:date="2026-01-01T00:00:00Z">
        <w:r>
          <w:t xml:space="preserve"> </w:t>
        </w:r>
      </w:ins>
      <w:ins w:id="24175" w:author="PR Preview" w:date="2026-01-01T00:00:00Z">
        <w:r>
          <w:t xml:space="preserve">is</w:t>
        </w:r>
      </w:ins>
      <w:ins w:id="24176" w:author="PR Preview" w:date="2026-01-01T00:00:00Z">
        <w:r>
          <w:t xml:space="preserve"> </w:t>
        </w:r>
      </w:ins>
      <w:ins w:id="24177" w:author="PR Preview" w:date="2026-01-01T00:00:00Z">
        <w:r>
          <w:rPr>
            <w:b/>
            <w:bCs/>
          </w:rPr>
          <w:t xml:space="preserve">diagonalizable</w:t>
        </w:r>
      </w:ins>
      <w:ins w:id="24178" w:author="PR Preview" w:date="2026-01-01T00:00:00Z">
        <w:r>
          <w:t xml:space="preserve"> </w:t>
        </w:r>
      </w:ins>
      <w:ins w:id="24179" w:author="PR Preview" w:date="2026-01-01T00:00:00Z">
        <w:r>
          <w:t xml:space="preserve">if</w:t>
        </w:r>
      </w:ins>
      <w:ins w:id="24180"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4181" w:author="PR Preview" w:date="2026-01-01T00:00:00Z">
        <w:r>
          <w:t xml:space="preserve"> </w:t>
        </w:r>
      </w:ins>
      <w:ins w:id="24182" w:author="PR Preview" w:date="2026-01-01T00:00:00Z">
        <w:r>
          <w:t xml:space="preserve">for some invertible</w:t>
        </w:r>
      </w:ins>
      <w:ins w:id="24183" w:author="PR Preview" w:date="2026-01-01T00:00:00Z">
        <w:r>
          <w:t xml:space="preserve"> </w:t>
        </w:r>
      </w:ins>
      <m:oMath>
        <m:r>
          <m:t>p</m:t>
        </m:r>
        <m:r>
          <m:rPr>
            <m:sty m:val="p"/>
          </m:rPr>
          <m:t>×</m:t>
        </m:r>
        <m:r>
          <m:t>p</m:t>
        </m:r>
      </m:oMath>
      <w:ins w:id="24184" w:author="PR Preview" w:date="2026-01-01T00:00:00Z">
        <w:r>
          <w:t xml:space="preserve"> </w:t>
        </w:r>
      </w:ins>
      <w:ins w:id="24185" w:author="PR Preview" w:date="2026-01-01T00:00:00Z">
        <w:r>
          <w:t xml:space="preserve">matrix</w:t>
        </w:r>
      </w:ins>
      <w:ins w:id="24186" w:author="PR Preview" w:date="2026-01-01T00:00:00Z">
        <w:r>
          <w:t xml:space="preserve"> </w:t>
        </w:r>
      </w:ins>
      <m:oMath>
        <m:r>
          <m:rPr>
            <m:sty m:val="bi"/>
          </m:rPr>
          <m:t>X</m:t>
        </m:r>
      </m:oMath>
      <w:ins w:id="24187" w:author="PR Preview" w:date="2026-01-01T00:00:00Z">
        <w:r>
          <w:t xml:space="preserve"> </w:t>
        </w:r>
      </w:ins>
      <w:ins w:id="24188" w:author="PR Preview" w:date="2026-01-01T00:00:00Z">
        <w:r>
          <w:t xml:space="preserve">and diagonal</w:t>
        </w:r>
      </w:ins>
      <w:ins w:id="24189" w:author="PR Preview" w:date="2026-01-01T00:00:00Z">
        <w:r>
          <w:t xml:space="preserve"> </w:t>
        </w:r>
      </w:ins>
      <m:oMath>
        <m:r>
          <m:t>p</m:t>
        </m:r>
        <m:r>
          <m:rPr>
            <m:sty m:val="p"/>
          </m:rPr>
          <m:t>×</m:t>
        </m:r>
        <m:r>
          <m:t>p</m:t>
        </m:r>
      </m:oMath>
      <w:ins w:id="24190" w:author="PR Preview" w:date="2026-01-01T00:00:00Z">
        <w:r>
          <w:t xml:space="preserve"> </w:t>
        </w:r>
      </w:ins>
      <w:ins w:id="24191" w:author="PR Preview" w:date="2026-01-01T00:00:00Z">
        <w:r>
          <w:t xml:space="preserve">matrix</w:t>
        </w:r>
      </w:ins>
      <w:ins w:id="24192" w:author="PR Preview" w:date="2026-01-01T00:00:00Z">
        <w:r>
          <w:t xml:space="preserve"> </w:t>
        </w:r>
      </w:ins>
      <m:oMath>
        <m:r>
          <m:rPr>
            <m:sty m:val="b"/>
          </m:rPr>
          <m:t>Λ</m:t>
        </m:r>
      </m:oMath>
      <w:ins w:id="24193" w:author="PR Preview" w:date="2026-01-01T00:00:00Z">
        <w:r>
          <w:t xml:space="preserve"> </w:t>
        </w:r>
      </w:ins>
      <w:ins w:id="24194" w:author="PR Preview" w:date="2026-01-01T00:00:00Z">
        <w:r>
          <w:t xml:space="preserve">(</w:t>
        </w:r>
      </w:ins>
      <w:hyperlink w:anchor="def-diagonal-matrix">
        <w:ins w:id="24195" w:author="PR Preview" w:date="2026-01-01T00:00:00Z">
          <w:r>
            <w:rPr>
              <w:rStyle w:val="Hyperlink"/>
            </w:rPr>
            <w:t xml:space="preserve">Definition 75</w:t>
          </w:r>
        </w:ins>
      </w:hyperlink>
      <w:ins w:id="24196" w:author="PR Preview" w:date="2026-01-01T00:00:00Z">
        <w:r>
          <w:t xml:space="preserve">);</w:t>
        </w:r>
      </w:ins>
      <w:ins w:id="24197" w:author="PR Preview" w:date="2026-01-01T00:00:00Z">
        <w:r>
          <w:t xml:space="preserve"> </w:t>
        </w:r>
      </w:ins>
      <w:ins w:id="24198" w:author="PR Preview" w:date="2026-01-01T00:00:00Z">
        <w:r>
          <w:t xml:space="preserve">by</w:t>
        </w:r>
      </w:ins>
      <w:ins w:id="24199" w:author="PR Preview" w:date="2026-01-01T00:00:00Z">
        <w:r>
          <w:t xml:space="preserve"> </w:t>
        </w:r>
      </w:ins>
      <w:hyperlink w:anchor="rem-similar-both-ways">
        <w:ins w:id="24200" w:author="PR Preview" w:date="2026-01-01T00:00:00Z">
          <w:r>
            <w:rPr>
              <w:rStyle w:val="Hyperlink"/>
            </w:rPr>
            <w:t xml:space="preserve">Remark 49</w:t>
          </w:r>
        </w:ins>
      </w:hyperlink>
      <w:ins w:id="24201" w:author="PR Preview" w:date="2026-01-01T00:00:00Z">
        <w:r>
          <w:t xml:space="preserve">, that is the same as</w:t>
        </w:r>
      </w:ins>
      <w:ins w:id="24202"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24203" w:author="PR Preview" w:date="2026-01-01T00:00:00Z">
        <w:r>
          <w:t xml:space="preserve">,</w:t>
        </w:r>
      </w:ins>
      <w:ins w:id="24204" w:author="PR Preview" w:date="2026-01-01T00:00:00Z">
        <w:r>
          <w:t xml:space="preserve"> </w:t>
        </w:r>
      </w:ins>
      <w:ins w:id="24205" w:author="PR Preview" w:date="2026-01-01T00:00:00Z">
        <w:r>
          <w:t xml:space="preserve">so a diagonalizable matrix is one similar to a diagonal matrix (</w:t>
        </w:r>
      </w:ins>
      <w:hyperlink w:anchor="def-similar">
        <w:ins w:id="24206" w:author="PR Preview" w:date="2026-01-01T00:00:00Z">
          <w:r>
            <w:rPr>
              <w:rStyle w:val="Hyperlink"/>
            </w:rPr>
            <w:t xml:space="preserve">Definition 105</w:t>
          </w:r>
        </w:ins>
      </w:hyperlink>
      <w:ins w:id="24207" w:author="PR Preview" w:date="2026-01-01T00:00:00Z">
        <w:r>
          <w:t xml:space="preserve">).</w:t>
        </w:r>
      </w:ins>
    </w:p>
    <w:bookmarkEnd w:id="604"/>
    <w:bookmarkStart w:id="605" w:name="exm-diagonalizable"/>
    <w:p>
      <w:pPr>
        <w:pStyle w:val="BodyText"/>
      </w:pPr>
      <w:ins w:id="24208" w:author="PR Preview" w:date="2026-01-01T00:00:00Z">
        <w:r>
          <w:rPr>
            <w:b/>
            <w:bCs/>
          </w:rPr>
          <w:t xml:space="preserve">Example 197 (Diagonalizable and not)</w:t>
        </w:r>
      </w:ins>
      <w:ins w:id="24209" w:author="PR Preview" w:date="2026-01-01T00:00:00Z">
        <w:r>
          <w:t xml:space="preserve"> </w:t>
        </w:r>
      </w:ins>
      <w:ins w:id="24210" w:author="PR Preview" w:date="2026-01-01T00:00:00Z">
        <w:r>
          <w:t xml:space="preserve"> </w:t>
        </w:r>
      </w:ins>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211" w:author="PR Preview" w:date="2026-01-01T00:00:00Z">
        <w:r>
          <w:t xml:space="preserve"> </w:t>
        </w:r>
      </w:ins>
      <w:ins w:id="24212" w:author="PR Preview" w:date="2026-01-01T00:00:00Z">
        <w:r>
          <w:t xml:space="preserve">is diagonalizable:</w:t>
        </w:r>
      </w:ins>
      <w:ins w:id="24213" w:author="PR Preview" w:date="2026-01-01T00:00:00Z">
        <w:r>
          <w:t xml:space="preserve"> </w:t>
        </w:r>
      </w:ins>
      <w:ins w:id="24214" w:author="PR Preview" w:date="2026-01-01T00:00:00Z">
        <w:r>
          <w:t xml:space="preserve">with</w:t>
        </w:r>
      </w:ins>
      <w:ins w:id="24215" w:author="PR Preview" w:date="2026-01-01T00:00:00Z">
        <w:r>
          <w:t xml:space="preserve"> </w:t>
        </w:r>
      </w:ins>
      <m:oMath>
        <m:r>
          <m:rPr>
            <m:sty m:val="bi"/>
          </m:rPr>
          <m:t>P</m:t>
        </m:r>
      </m:oMath>
      <w:ins w:id="24216" w:author="PR Preview" w:date="2026-01-01T00:00:00Z">
        <w:r>
          <w:t xml:space="preserve"> </w:t>
        </w:r>
      </w:ins>
      <w:ins w:id="24217" w:author="PR Preview" w:date="2026-01-01T00:00:00Z">
        <w:r>
          <w:t xml:space="preserve">as in</w:t>
        </w:r>
      </w:ins>
      <w:ins w:id="24218" w:author="PR Preview" w:date="2026-01-01T00:00:00Z">
        <w:r>
          <w:t xml:space="preserve"> </w:t>
        </w:r>
      </w:ins>
      <w:hyperlink w:anchor="exm-similar">
        <w:ins w:id="24219" w:author="PR Preview" w:date="2026-01-01T00:00:00Z">
          <w:r>
            <w:rPr>
              <w:rStyle w:val="Hyperlink"/>
            </w:rPr>
            <w:t xml:space="preserve">Example 194</w:t>
          </w:r>
        </w:ins>
      </w:hyperlink>
      <w:ins w:id="24220" w:author="PR Preview" w:date="2026-01-01T00:00:00Z">
        <w:r>
          <w:t xml:space="preserve">,</w:t>
        </w:r>
      </w:ins>
      <w:ins w:id="24221"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24222" w:author="PR Preview" w:date="2026-01-01T00:00:00Z">
        <w:r>
          <w:t xml:space="preserve">.</w:t>
        </w:r>
      </w:ins>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24223" w:author="PR Preview" w:date="2026-01-01T00:00:00Z">
        <w:r>
          <w:t xml:space="preserve"> </w:t>
        </w:r>
      </w:ins>
      <w:ins w:id="24224" w:author="PR Preview" w:date="2026-01-01T00:00:00Z">
        <w:r>
          <w:t xml:space="preserve">is not.</w:t>
        </w:r>
      </w:ins>
      <w:ins w:id="24225" w:author="PR Preview" w:date="2026-01-01T00:00:00Z">
        <w:r>
          <w:t xml:space="preserve"> </w:t>
        </w:r>
      </w:ins>
      <w:ins w:id="24226" w:author="PR Preview" w:date="2026-01-01T00:00:00Z">
        <w:r>
          <w:t xml:space="preserve">Suppose</w:t>
        </w:r>
      </w:ins>
      <w:ins w:id="24227"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24228" w:author="PR Preview" w:date="2026-01-01T00:00:00Z">
        <w:r>
          <w:t xml:space="preserve">,</w:t>
        </w:r>
      </w:ins>
      <w:ins w:id="24229" w:author="PR Preview" w:date="2026-01-01T00:00:00Z">
        <w:r>
          <w:t xml:space="preserve"> </w:t>
        </w:r>
      </w:ins>
      <w:ins w:id="24230" w:author="PR Preview" w:date="2026-01-01T00:00:00Z">
        <w:r>
          <w:t xml:space="preserve">so</w:t>
        </w:r>
      </w:ins>
      <w:ins w:id="24231"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24232" w:author="PR Preview" w:date="2026-01-01T00:00:00Z">
        <w:r>
          <w:t xml:space="preserve"> </w:t>
        </w:r>
      </w:ins>
      <w:ins w:id="24233" w:author="PR Preview" w:date="2026-01-01T00:00:00Z">
        <w:r>
          <w:t xml:space="preserve">(</w:t>
        </w:r>
      </w:ins>
      <w:hyperlink w:anchor="rem-similar-both-ways">
        <w:ins w:id="24234" w:author="PR Preview" w:date="2026-01-01T00:00:00Z">
          <w:r>
            <w:rPr>
              <w:rStyle w:val="Hyperlink"/>
            </w:rPr>
            <w:t xml:space="preserve">Remark 49</w:t>
          </w:r>
        </w:ins>
      </w:hyperlink>
      <w:ins w:id="24235" w:author="PR Preview" w:date="2026-01-01T00:00:00Z">
        <w:r>
          <w:t xml:space="preserve">).</w:t>
        </w:r>
      </w:ins>
      <w:ins w:id="24236" w:author="PR Preview" w:date="2026-01-01T00:00:00Z">
        <w:r>
          <w:t xml:space="preserve"> </w:t>
        </w:r>
      </w:ins>
      <w:ins w:id="24237" w:author="PR Preview" w:date="2026-01-01T00:00:00Z">
        <w:r>
          <w:t xml:space="preserve">The eigenvalues of</w:t>
        </w:r>
      </w:ins>
      <w:ins w:id="24238" w:author="PR Preview" w:date="2026-01-01T00:00:00Z">
        <w:r>
          <w:t xml:space="preserve"> </w:t>
        </w:r>
      </w:ins>
      <m:oMath>
        <m:r>
          <m:rPr>
            <m:sty m:val="b"/>
          </m:rPr>
          <m:t>Λ</m:t>
        </m:r>
      </m:oMath>
      <w:ins w:id="24239" w:author="PR Preview" w:date="2026-01-01T00:00:00Z">
        <w:r>
          <w:t xml:space="preserve"> </w:t>
        </w:r>
      </w:ins>
      <w:ins w:id="24240" w:author="PR Preview" w:date="2026-01-01T00:00:00Z">
        <w:r>
          <w:t xml:space="preserve">are its diagonal entries (</w:t>
        </w:r>
      </w:ins>
      <w:hyperlink w:anchor="thm-eigen-triangular">
        <w:ins w:id="24241" w:author="PR Preview" w:date="2026-01-01T00:00:00Z">
          <w:r>
            <w:rPr>
              <w:rStyle w:val="Hyperlink"/>
            </w:rPr>
            <w:t xml:space="preserve">Theorem 105</w:t>
          </w:r>
        </w:ins>
      </w:hyperlink>
      <w:ins w:id="24242" w:author="PR Preview" w:date="2026-01-01T00:00:00Z">
        <w:r>
          <w:t xml:space="preserve">,</w:t>
        </w:r>
      </w:ins>
      <w:ins w:id="24243" w:author="PR Preview" w:date="2026-01-01T00:00:00Z">
        <w:r>
          <w:t xml:space="preserve"> </w:t>
        </w:r>
      </w:ins>
      <w:ins w:id="24244" w:author="PR Preview" w:date="2026-01-01T00:00:00Z">
        <w:r>
          <w:t xml:space="preserve">since a diagonal matrix is upper triangular)</w:t>
        </w:r>
      </w:ins>
      <w:ins w:id="24245" w:author="PR Preview" w:date="2026-01-01T00:00:00Z">
        <w:r>
          <w:t xml:space="preserve"> </w:t>
        </w:r>
      </w:ins>
      <w:ins w:id="24246" w:author="PR Preview" w:date="2026-01-01T00:00:00Z">
        <w:r>
          <w:t xml:space="preserve">and are the eigenvalues of</w:t>
        </w:r>
      </w:ins>
      <w:ins w:id="24247" w:author="PR Preview" w:date="2026-01-01T00:00:00Z">
        <w:r>
          <w:t xml:space="preserve"> </w:t>
        </w:r>
      </w:ins>
      <m:oMath>
        <m:r>
          <m:rPr>
            <m:sty m:val="bi"/>
          </m:rPr>
          <m:t>J</m:t>
        </m:r>
      </m:oMath>
      <w:ins w:id="24248" w:author="PR Preview" w:date="2026-01-01T00:00:00Z">
        <w:r>
          <w:t xml:space="preserve"> </w:t>
        </w:r>
      </w:ins>
      <w:ins w:id="24249" w:author="PR Preview" w:date="2026-01-01T00:00:00Z">
        <w:r>
          <w:t xml:space="preserve">(</w:t>
        </w:r>
      </w:ins>
      <w:hyperlink w:anchor="thm-similar-eigenvalues">
        <w:ins w:id="24250" w:author="PR Preview" w:date="2026-01-01T00:00:00Z">
          <w:r>
            <w:rPr>
              <w:rStyle w:val="Hyperlink"/>
            </w:rPr>
            <w:t xml:space="preserve">Theorem 107</w:t>
          </w:r>
        </w:ins>
      </w:hyperlink>
      <w:ins w:id="24251" w:author="PR Preview" w:date="2026-01-01T00:00:00Z">
        <w:r>
          <w:t xml:space="preserve">),</w:t>
        </w:r>
      </w:ins>
      <w:ins w:id="24252" w:author="PR Preview" w:date="2026-01-01T00:00:00Z">
        <w:r>
          <w:t xml:space="preserve"> </w:t>
        </w:r>
      </w:ins>
      <w:ins w:id="24253" w:author="PR Preview" w:date="2026-01-01T00:00:00Z">
        <w:r>
          <w:t xml:space="preserve">of which</w:t>
        </w:r>
      </w:ins>
      <w:ins w:id="24254" w:author="PR Preview" w:date="2026-01-01T00:00:00Z">
        <w:r>
          <w:t xml:space="preserve"> </w:t>
        </w:r>
      </w:ins>
      <m:oMath>
        <m:r>
          <m:t>0</m:t>
        </m:r>
      </m:oMath>
      <w:ins w:id="24255" w:author="PR Preview" w:date="2026-01-01T00:00:00Z">
        <w:r>
          <w:t xml:space="preserve"> </w:t>
        </w:r>
      </w:ins>
      <w:ins w:id="24256" w:author="PR Preview" w:date="2026-01-01T00:00:00Z">
        <w:r>
          <w:t xml:space="preserve">is the only one (</w:t>
        </w:r>
      </w:ins>
      <w:hyperlink w:anchor="exm-eigenspace">
        <w:ins w:id="24257" w:author="PR Preview" w:date="2026-01-01T00:00:00Z">
          <w:r>
            <w:rPr>
              <w:rStyle w:val="Hyperlink"/>
            </w:rPr>
            <w:t xml:space="preserve">Example 188</w:t>
          </w:r>
        </w:ins>
      </w:hyperlink>
      <w:ins w:id="24258" w:author="PR Preview" w:date="2026-01-01T00:00:00Z">
        <w:r>
          <w:t xml:space="preserve">).</w:t>
        </w:r>
      </w:ins>
      <w:ins w:id="24259" w:author="PR Preview" w:date="2026-01-01T00:00:00Z">
        <w:r>
          <w:t xml:space="preserve"> </w:t>
        </w:r>
      </w:ins>
      <w:ins w:id="24260" w:author="PR Preview" w:date="2026-01-01T00:00:00Z">
        <w:r>
          <w:t xml:space="preserve">So</w:t>
        </w:r>
      </w:ins>
      <w:ins w:id="24261"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24262" w:author="PR Preview" w:date="2026-01-01T00:00:00Z">
        <w:r>
          <w:t xml:space="preserve">,</w:t>
        </w:r>
      </w:ins>
      <w:ins w:id="24263" w:author="PR Preview" w:date="2026-01-01T00:00:00Z">
        <w:r>
          <w:t xml:space="preserve"> </w:t>
        </w:r>
      </w:ins>
      <w:ins w:id="24264"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05"/>
    <w:bookmarkStart w:id="606" w:name="thm-diagonalizable"/>
    <w:p>
      <w:pPr>
        <w:pStyle w:val="FirstParagraph"/>
      </w:pPr>
      <w:del w:id="24265" w:author="PR Preview" w:date="2026-01-01T00:00:00Z">
        <w:r>
          <w:rPr>
            <w:b/>
            <w:bCs/>
          </w:rPr>
          <w:delText xml:space="preserve">Theorem 108 (Diagonalizable means a basis of eigenvectors)</w:delText>
        </w:r>
      </w:del>
      <w:del w:id="24266" w:author="PR Preview" w:date="2026-01-01T00:00:00Z">
        <w:r>
          <w:delText xml:space="preserve"> </w:delText>
        </w:r>
      </w:del>
      <w:del w:id="24267" w:author="PR Preview" w:date="2026-01-01T00:00:00Z">
        <w:r>
          <w:delText xml:space="preserve">A</w:delText>
        </w:r>
      </w:del>
      <w:del w:id="24268" w:author="PR Preview" w:date="2026-01-01T00:00:00Z">
        <w:r>
          <w:delText xml:space="preserve"> </w:delText>
        </w:r>
      </w:del>
      <m:oMath>
        <m:r>
          <m:t>p</m:t>
        </m:r>
        <m:r>
          <m:rPr>
            <m:sty m:val="p"/>
          </m:rPr>
          <m:t>×</m:t>
        </m:r>
        <m:r>
          <m:t>p</m:t>
        </m:r>
      </m:oMath>
      <w:del w:id="24269" w:author="PR Preview" w:date="2026-01-01T00:00:00Z">
        <w:r>
          <w:delText xml:space="preserve"> </w:delText>
        </w:r>
      </w:del>
      <w:del w:id="24270" w:author="PR Preview" w:date="2026-01-01T00:00:00Z">
        <w:r>
          <w:delText xml:space="preserve">matrix</w:delText>
        </w:r>
      </w:del>
      <w:del w:id="24271" w:author="PR Preview" w:date="2026-01-01T00:00:00Z">
        <w:r>
          <w:delText xml:space="preserve"> </w:delText>
        </w:r>
      </w:del>
      <m:oMath>
        <m:r>
          <m:rPr>
            <m:sty m:val="bi"/>
          </m:rPr>
          <m:t>A</m:t>
        </m:r>
      </m:oMath>
      <w:del w:id="24272" w:author="PR Preview" w:date="2026-01-01T00:00:00Z">
        <w:r>
          <w:delText xml:space="preserve"> </w:delText>
        </w:r>
      </w:del>
      <w:del w:id="24273" w:author="PR Preview" w:date="2026-01-01T00:00:00Z">
        <w:r>
          <w:delText xml:space="preserve">is diagonalizable (</w:delText>
        </w:r>
      </w:del>
      <w:hyperlink w:anchor="def-diagonalizable">
        <w:del w:id="24274" w:author="PR Preview" w:date="2026-01-01T00:00:00Z">
          <w:r>
            <w:rPr>
              <w:rStyle w:val="Hyperlink"/>
            </w:rPr>
            <w:delText xml:space="preserve">Definition 100</w:delText>
          </w:r>
        </w:del>
      </w:hyperlink>
      <w:del w:id="24275" w:author="PR Preview" w:date="2026-01-01T00:00:00Z">
        <w:r>
          <w:delText xml:space="preserve">)</w:delText>
        </w:r>
      </w:del>
      <w:del w:id="24276" w:author="PR Preview" w:date="2026-01-01T00:00:00Z">
        <w:r>
          <w:delText xml:space="preserve"> </w:delText>
        </w:r>
      </w:del>
      <w:del w:id="24277" w:author="PR Preview" w:date="2026-01-01T00:00:00Z">
        <w:r>
          <w:delText xml:space="preserve">exactly when it has</w:delText>
        </w:r>
      </w:del>
      <w:del w:id="24278" w:author="PR Preview" w:date="2026-01-01T00:00:00Z">
        <w:r>
          <w:delText xml:space="preserve"> </w:delText>
        </w:r>
      </w:del>
      <m:oMath>
        <m:r>
          <m:t>p</m:t>
        </m:r>
      </m:oMath>
      <w:del w:id="24279" w:author="PR Preview" w:date="2026-01-01T00:00:00Z">
        <w:r>
          <w:delText xml:space="preserve"> </w:delText>
        </w:r>
      </w:del>
      <w:del w:id="24280" w:author="PR Preview" w:date="2026-01-01T00:00:00Z">
        <w:r>
          <w:delText xml:space="preserve">linearly independent eigenvectors.</w:delText>
        </w:r>
      </w:del>
      <w:del w:id="24281" w:author="PR Preview" w:date="2026-01-01T00:00:00Z">
        <w:r>
          <w:delText xml:space="preserve"> </w:delText>
        </w:r>
      </w:del>
      <w:del w:id="24282" w:author="PR Preview" w:date="2026-01-01T00:00:00Z">
        <w:r>
          <w:delText xml:space="preserve">Then</w:delText>
        </w:r>
      </w:del>
      <w:del w:id="24283"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4284" w:author="PR Preview" w:date="2026-01-01T00:00:00Z">
        <w:r>
          <w:delText xml:space="preserve"> </w:delText>
        </w:r>
      </w:del>
      <w:del w:id="24285" w:author="PR Preview" w:date="2026-01-01T00:00:00Z">
        <w:r>
          <w:delText xml:space="preserve">with the eigenvectors as the columns of</w:delText>
        </w:r>
      </w:del>
      <w:del w:id="24286" w:author="PR Preview" w:date="2026-01-01T00:00:00Z">
        <w:r>
          <w:delText xml:space="preserve"> </w:delText>
        </w:r>
      </w:del>
      <m:oMath>
        <m:r>
          <m:rPr>
            <m:sty m:val="bi"/>
          </m:rPr>
          <m:t>X</m:t>
        </m:r>
      </m:oMath>
      <w:del w:id="24287" w:author="PR Preview" w:date="2026-01-01T00:00:00Z">
        <w:r>
          <w:delText xml:space="preserve"> </w:delText>
        </w:r>
      </w:del>
      <w:del w:id="24288" w:author="PR Preview" w:date="2026-01-01T00:00:00Z">
        <w:r>
          <w:delText xml:space="preserve">and their eigenvalues, in the same order, on the diagonal of</w:delText>
        </w:r>
      </w:del>
      <w:del w:id="24289" w:author="PR Preview" w:date="2026-01-01T00:00:00Z">
        <w:r>
          <w:delText xml:space="preserve"> </w:delText>
        </w:r>
      </w:del>
      <m:oMath>
        <m:r>
          <m:rPr>
            <m:sty m:val="b"/>
          </m:rPr>
          <m:t>Λ</m:t>
        </m:r>
      </m:oMath>
      <w:del w:id="24290" w:author="PR Preview" w:date="2026-01-01T00:00:00Z">
        <w:r>
          <w:delText xml:space="preserve">.</w:delText>
        </w:r>
      </w:del>
    </w:p>
    <w:p>
      <w:pPr>
        <w:pStyle w:val="FirstParagraph"/>
      </w:pPr>
      <w:ins w:id="24291" w:author="PR Preview" w:date="2026-01-01T00:00:00Z">
        <w:r>
          <w:rPr>
            <w:b/>
            <w:bCs/>
          </w:rPr>
          <w:t xml:space="preserve">Theorem 109 (Diagonalizable means a basis of eigenvectors)</w:t>
        </w:r>
      </w:ins>
      <w:ins w:id="24292" w:author="PR Preview" w:date="2026-01-01T00:00:00Z">
        <w:r>
          <w:t xml:space="preserve"> </w:t>
        </w:r>
      </w:ins>
      <w:ins w:id="24293" w:author="PR Preview" w:date="2026-01-01T00:00:00Z">
        <w:r>
          <w:t xml:space="preserve">A</w:t>
        </w:r>
      </w:ins>
      <w:ins w:id="24294" w:author="PR Preview" w:date="2026-01-01T00:00:00Z">
        <w:r>
          <w:t xml:space="preserve"> </w:t>
        </w:r>
      </w:ins>
      <m:oMath>
        <m:r>
          <m:t>p</m:t>
        </m:r>
        <m:r>
          <m:rPr>
            <m:sty m:val="p"/>
          </m:rPr>
          <m:t>×</m:t>
        </m:r>
        <m:r>
          <m:t>p</m:t>
        </m:r>
      </m:oMath>
      <w:ins w:id="24295" w:author="PR Preview" w:date="2026-01-01T00:00:00Z">
        <w:r>
          <w:t xml:space="preserve"> </w:t>
        </w:r>
      </w:ins>
      <w:ins w:id="24296" w:author="PR Preview" w:date="2026-01-01T00:00:00Z">
        <w:r>
          <w:t xml:space="preserve">matrix</w:t>
        </w:r>
      </w:ins>
      <w:ins w:id="24297" w:author="PR Preview" w:date="2026-01-01T00:00:00Z">
        <w:r>
          <w:t xml:space="preserve"> </w:t>
        </w:r>
      </w:ins>
      <m:oMath>
        <m:r>
          <m:rPr>
            <m:sty m:val="bi"/>
          </m:rPr>
          <m:t>A</m:t>
        </m:r>
      </m:oMath>
      <w:ins w:id="24298" w:author="PR Preview" w:date="2026-01-01T00:00:00Z">
        <w:r>
          <w:t xml:space="preserve"> </w:t>
        </w:r>
      </w:ins>
      <w:ins w:id="24299" w:author="PR Preview" w:date="2026-01-01T00:00:00Z">
        <w:r>
          <w:t xml:space="preserve">is diagonalizable (</w:t>
        </w:r>
      </w:ins>
      <w:hyperlink w:anchor="def-diagonalizable">
        <w:ins w:id="24300" w:author="PR Preview" w:date="2026-01-01T00:00:00Z">
          <w:r>
            <w:rPr>
              <w:rStyle w:val="Hyperlink"/>
            </w:rPr>
            <w:t xml:space="preserve">Definition 106</w:t>
          </w:r>
        </w:ins>
      </w:hyperlink>
      <w:ins w:id="24301" w:author="PR Preview" w:date="2026-01-01T00:00:00Z">
        <w:r>
          <w:t xml:space="preserve">)</w:t>
        </w:r>
      </w:ins>
      <w:ins w:id="24302" w:author="PR Preview" w:date="2026-01-01T00:00:00Z">
        <w:r>
          <w:t xml:space="preserve"> </w:t>
        </w:r>
      </w:ins>
      <w:ins w:id="24303" w:author="PR Preview" w:date="2026-01-01T00:00:00Z">
        <w:r>
          <w:t xml:space="preserve">exactly when it has</w:t>
        </w:r>
      </w:ins>
      <w:ins w:id="24304" w:author="PR Preview" w:date="2026-01-01T00:00:00Z">
        <w:r>
          <w:t xml:space="preserve"> </w:t>
        </w:r>
      </w:ins>
      <m:oMath>
        <m:r>
          <m:t>p</m:t>
        </m:r>
      </m:oMath>
      <w:ins w:id="24305" w:author="PR Preview" w:date="2026-01-01T00:00:00Z">
        <w:r>
          <w:t xml:space="preserve"> </w:t>
        </w:r>
      </w:ins>
      <w:ins w:id="24306" w:author="PR Preview" w:date="2026-01-01T00:00:00Z">
        <w:r>
          <w:t xml:space="preserve">linearly independent eigenvectors.</w:t>
        </w:r>
      </w:ins>
      <w:ins w:id="24307" w:author="PR Preview" w:date="2026-01-01T00:00:00Z">
        <w:r>
          <w:t xml:space="preserve"> </w:t>
        </w:r>
      </w:ins>
      <w:ins w:id="24308" w:author="PR Preview" w:date="2026-01-01T00:00:00Z">
        <w:r>
          <w:t xml:space="preserve">Then</w:t>
        </w:r>
      </w:ins>
      <w:ins w:id="24309"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4310" w:author="PR Preview" w:date="2026-01-01T00:00:00Z">
        <w:r>
          <w:t xml:space="preserve"> </w:t>
        </w:r>
      </w:ins>
      <w:ins w:id="24311" w:author="PR Preview" w:date="2026-01-01T00:00:00Z">
        <w:r>
          <w:t xml:space="preserve">with the eigenvectors as the columns of</w:t>
        </w:r>
      </w:ins>
      <w:ins w:id="24312" w:author="PR Preview" w:date="2026-01-01T00:00:00Z">
        <w:r>
          <w:t xml:space="preserve"> </w:t>
        </w:r>
      </w:ins>
      <m:oMath>
        <m:r>
          <m:rPr>
            <m:sty m:val="bi"/>
          </m:rPr>
          <m:t>X</m:t>
        </m:r>
      </m:oMath>
      <w:ins w:id="24313" w:author="PR Preview" w:date="2026-01-01T00:00:00Z">
        <w:r>
          <w:t xml:space="preserve"> </w:t>
        </w:r>
      </w:ins>
      <w:ins w:id="24314" w:author="PR Preview" w:date="2026-01-01T00:00:00Z">
        <w:r>
          <w:t xml:space="preserve">and their eigenvalues, in the same order, on the diagonal of</w:t>
        </w:r>
      </w:ins>
      <w:ins w:id="24315" w:author="PR Preview" w:date="2026-01-01T00:00:00Z">
        <w:r>
          <w:t xml:space="preserve"> </w:t>
        </w:r>
      </w:ins>
      <m:oMath>
        <m:r>
          <m:rPr>
            <m:sty m:val="b"/>
          </m:rPr>
          <m:t>Λ</m:t>
        </m:r>
      </m:oMath>
      <w:ins w:id="24316" w:author="PR Preview" w:date="2026-01-01T00:00:00Z">
        <w:r>
          <w:t xml:space="preserve">.</w:t>
        </w:r>
      </w:ins>
    </w:p>
    <w:bookmarkEnd w:id="606"/>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del w:id="24317" w:author="PR Preview" w:date="2026-01-01T00:00:00Z">
        <w:r>
          <w:delText xml:space="preserve">(</w:delText>
        </w:r>
      </w:del>
      <w:hyperlink w:anchor="thm-scalar-matmul">
        <w:del w:id="24318" w:author="PR Preview" w:date="2026-01-01T00:00:00Z">
          <w:r>
            <w:rPr>
              <w:rStyle w:val="Hyperlink"/>
            </w:rPr>
            <w:delText xml:space="preserve">Theorem 87</w:delText>
          </w:r>
        </w:del>
      </w:hyperlink>
      <w:del w:id="24319" w:author="PR Preview" w:date="2026-01-01T00:00:00Z">
        <w:r>
          <w:delText xml:space="preserve">,</w:delText>
        </w:r>
      </w:del>
      <w:del w:id="24320" w:author="PR Preview" w:date="2026-01-01T00:00:00Z">
        <w:r>
          <w:delText xml:space="preserve"> </w:delText>
        </w:r>
      </w:del>
      <w:hyperlink w:anchor="thm-matvec-columns">
        <w:del w:id="24321" w:author="PR Preview" w:date="2026-01-01T00:00:00Z">
          <w:r>
            <w:rPr>
              <w:rStyle w:val="Hyperlink"/>
            </w:rPr>
            <w:delText xml:space="preserve">Theorem 22</w:delText>
          </w:r>
        </w:del>
      </w:hyperlink>
      <w:del w:id="24322" w:author="PR Preview" w:date="2026-01-01T00:00:00Z">
        <w:r>
          <w:delText xml:space="preserve">),</w:delText>
        </w:r>
      </w:del>
      <w:del w:id="24323" w:author="PR Preview" w:date="2026-01-01T00:00:00Z">
        <w:r>
          <w:delText xml:space="preserve"> </w:delText>
        </w:r>
      </w:del>
      <w:del w:id="24324" w:author="PR Preview" w:date="2026-01-01T00:00:00Z">
        <w:r>
          <w:delText xml:space="preserve">so</w:delText>
        </w:r>
      </w:del>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del w:id="24325" w:author="PR Preview" w:date="2026-01-01T00:00:00Z">
        <w:r>
          <w:delText xml:space="preserve">Also,</w:delText>
        </w:r>
      </w:del>
      <w:del w:id="24326" w:author="PR Preview" w:date="2026-01-01T00:00:00Z">
        <w:r>
          <w:delText xml:space="preserve"> </w:delText>
        </w:r>
      </w:del>
      <m:oMath>
        <m:r>
          <m:rPr>
            <m:sty m:val="bi"/>
          </m:rPr>
          <m:t>X</m:t>
        </m:r>
      </m:oMath>
      <w:del w:id="24327" w:author="PR Preview" w:date="2026-01-01T00:00:00Z">
        <w:r>
          <w:delText xml:space="preserve"> </w:delText>
        </w:r>
      </w:del>
      <w:del w:id="24328" w:author="PR Preview" w:date="2026-01-01T00:00:00Z">
        <w:r>
          <w:delText xml:space="preserve">has rank</w:delText>
        </w:r>
      </w:del>
      <w:del w:id="24329" w:author="PR Preview" w:date="2026-01-01T00:00:00Z">
        <w:r>
          <w:delText xml:space="preserve"> </w:delText>
        </w:r>
      </w:del>
      <m:oMath>
        <m:r>
          <m:t>p</m:t>
        </m:r>
      </m:oMath>
      <w:del w:id="24330" w:author="PR Preview" w:date="2026-01-01T00:00:00Z">
        <w:r>
          <w:delText xml:space="preserve"> </w:delText>
        </w:r>
      </w:del>
      <w:del w:id="24331" w:author="PR Preview" w:date="2026-01-01T00:00:00Z">
        <w:r>
          <w:delText xml:space="preserve">exactly when its</w:delText>
        </w:r>
      </w:del>
      <w:del w:id="24332" w:author="PR Preview" w:date="2026-01-01T00:00:00Z">
        <w:r>
          <w:delText xml:space="preserve"> </w:delText>
        </w:r>
      </w:del>
      <m:oMath>
        <m:r>
          <m:t>p</m:t>
        </m:r>
      </m:oMath>
      <w:del w:id="24333" w:author="PR Preview" w:date="2026-01-01T00:00:00Z">
        <w:r>
          <w:delText xml:space="preserve"> </w:delText>
        </w:r>
      </w:del>
      <w:del w:id="24334" w:author="PR Preview" w:date="2026-01-01T00:00:00Z">
        <w:r>
          <w:delText xml:space="preserve">columns are linearly independent (</w:delText>
        </w:r>
      </w:del>
      <w:hyperlink w:anchor="def-rank">
        <w:del w:id="24335" w:author="PR Preview" w:date="2026-01-01T00:00:00Z">
          <w:r>
            <w:rPr>
              <w:rStyle w:val="Hyperlink"/>
            </w:rPr>
            <w:delText xml:space="preserve">Definition 38</w:delText>
          </w:r>
        </w:del>
      </w:hyperlink>
      <w:del w:id="24336" w:author="PR Preview" w:date="2026-01-01T00:00:00Z">
        <w:r>
          <w:delText xml:space="preserve">),</w:delText>
        </w:r>
      </w:del>
      <w:del w:id="24337" w:author="PR Preview" w:date="2026-01-01T00:00:00Z">
        <w:r>
          <w:delText xml:space="preserve"> </w:delText>
        </w:r>
      </w:del>
      <w:del w:id="24338" w:author="PR Preview" w:date="2026-01-01T00:00:00Z">
        <w:r>
          <w:delText xml:space="preserve">which by</w:delText>
        </w:r>
      </w:del>
      <w:del w:id="24339" w:author="PR Preview" w:date="2026-01-01T00:00:00Z">
        <w:r>
          <w:delText xml:space="preserve"> </w:delText>
        </w:r>
      </w:del>
      <w:hyperlink w:anchor="thm-invertible-rank">
        <w:del w:id="24340" w:author="PR Preview" w:date="2026-01-01T00:00:00Z">
          <w:r>
            <w:rPr>
              <w:rStyle w:val="Hyperlink"/>
            </w:rPr>
            <w:delText xml:space="preserve">Theorem 101</w:delText>
          </w:r>
        </w:del>
      </w:hyperlink>
      <w:del w:id="24341" w:author="PR Preview" w:date="2026-01-01T00:00:00Z">
        <w:r>
          <w:delText xml:space="preserve"> </w:delText>
        </w:r>
      </w:del>
      <w:del w:id="24342" w:author="PR Preview" w:date="2026-01-01T00:00:00Z">
        <w:r>
          <w:delText xml:space="preserve">is exactly when</w:delText>
        </w:r>
      </w:del>
      <w:del w:id="24343" w:author="PR Preview" w:date="2026-01-01T00:00:00Z">
        <w:r>
          <w:delText xml:space="preserve"> </w:delText>
        </w:r>
      </w:del>
      <m:oMath>
        <m:r>
          <m:rPr>
            <m:sty m:val="bi"/>
          </m:rPr>
          <m:t>X</m:t>
        </m:r>
      </m:oMath>
      <w:del w:id="24344" w:author="PR Preview" w:date="2026-01-01T00:00:00Z">
        <w:r>
          <w:delText xml:space="preserve"> </w:delText>
        </w:r>
      </w:del>
      <w:del w:id="24345" w:author="PR Preview" w:date="2026-01-01T00:00:00Z">
        <w:r>
          <w:delText xml:space="preserve">is invertible.</w:delText>
        </w:r>
      </w:del>
    </w:p>
    <w:p>
      <w:pPr>
        <w:pStyle w:val="FirstParagraph"/>
      </w:pPr>
      <w:ins w:id="24346" w:author="PR Preview" w:date="2026-01-01T00:00:00Z">
        <w:r>
          <w:t xml:space="preserve">(</w:t>
        </w:r>
      </w:ins>
      <w:hyperlink w:anchor="thm-scalar-matmul">
        <w:ins w:id="24347" w:author="PR Preview" w:date="2026-01-01T00:00:00Z">
          <w:r>
            <w:rPr>
              <w:rStyle w:val="Hyperlink"/>
            </w:rPr>
            <w:t xml:space="preserve">Theorem 88</w:t>
          </w:r>
        </w:ins>
      </w:hyperlink>
      <w:ins w:id="24348" w:author="PR Preview" w:date="2026-01-01T00:00:00Z">
        <w:r>
          <w:t xml:space="preserve">,</w:t>
        </w:r>
      </w:ins>
      <w:ins w:id="24349" w:author="PR Preview" w:date="2026-01-01T00:00:00Z">
        <w:r>
          <w:t xml:space="preserve"> </w:t>
        </w:r>
      </w:ins>
      <w:hyperlink w:anchor="thm-matvec-columns">
        <w:ins w:id="24350" w:author="PR Preview" w:date="2026-01-01T00:00:00Z">
          <w:r>
            <w:rPr>
              <w:rStyle w:val="Hyperlink"/>
            </w:rPr>
            <w:t xml:space="preserve">Theorem 22</w:t>
          </w:r>
        </w:ins>
      </w:hyperlink>
      <w:ins w:id="24351" w:author="PR Preview" w:date="2026-01-01T00:00:00Z">
        <w:r>
          <w:t xml:space="preserve">),</w:t>
        </w:r>
      </w:ins>
      <w:ins w:id="24352" w:author="PR Preview" w:date="2026-01-01T00:00:00Z">
        <w:r>
          <w:t xml:space="preserve"> </w:t>
        </w:r>
      </w:ins>
      <w:ins w:id="24353" w:author="PR Preview" w:date="2026-01-01T00:00:00Z">
        <w:r>
          <w:t xml:space="preserve">so</w:t>
        </w:r>
      </w:ins>
    </w:p>
    <w:p>
      <w:pPr>
        <w:pStyle w:val="BodyText"/>
      </w:pPr>
      <w:bookmarkStart w:id="607"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07"/>
    </w:p>
    <w:p>
      <w:pPr>
        <w:pStyle w:val="FirstParagraph"/>
      </w:pPr>
      <w:ins w:id="24354" w:author="PR Preview" w:date="2026-01-01T00:00:00Z">
        <w:r>
          <w:t xml:space="preserve">Also,</w:t>
        </w:r>
      </w:ins>
      <w:ins w:id="24355" w:author="PR Preview" w:date="2026-01-01T00:00:00Z">
        <w:r>
          <w:t xml:space="preserve"> </w:t>
        </w:r>
      </w:ins>
      <m:oMath>
        <m:r>
          <m:rPr>
            <m:sty m:val="bi"/>
          </m:rPr>
          <m:t>X</m:t>
        </m:r>
      </m:oMath>
      <w:ins w:id="24356" w:author="PR Preview" w:date="2026-01-01T00:00:00Z">
        <w:r>
          <w:t xml:space="preserve"> </w:t>
        </w:r>
      </w:ins>
      <w:ins w:id="24357" w:author="PR Preview" w:date="2026-01-01T00:00:00Z">
        <w:r>
          <w:t xml:space="preserve">has rank</w:t>
        </w:r>
      </w:ins>
      <w:ins w:id="24358" w:author="PR Preview" w:date="2026-01-01T00:00:00Z">
        <w:r>
          <w:t xml:space="preserve"> </w:t>
        </w:r>
      </w:ins>
      <m:oMath>
        <m:r>
          <m:t>p</m:t>
        </m:r>
      </m:oMath>
      <w:ins w:id="24359" w:author="PR Preview" w:date="2026-01-01T00:00:00Z">
        <w:r>
          <w:t xml:space="preserve"> </w:t>
        </w:r>
      </w:ins>
      <w:ins w:id="24360" w:author="PR Preview" w:date="2026-01-01T00:00:00Z">
        <w:r>
          <w:t xml:space="preserve">exactly when its</w:t>
        </w:r>
      </w:ins>
      <w:ins w:id="24361" w:author="PR Preview" w:date="2026-01-01T00:00:00Z">
        <w:r>
          <w:t xml:space="preserve"> </w:t>
        </w:r>
      </w:ins>
      <m:oMath>
        <m:r>
          <m:t>p</m:t>
        </m:r>
      </m:oMath>
      <w:ins w:id="24362" w:author="PR Preview" w:date="2026-01-01T00:00:00Z">
        <w:r>
          <w:t xml:space="preserve"> </w:t>
        </w:r>
      </w:ins>
      <w:ins w:id="24363" w:author="PR Preview" w:date="2026-01-01T00:00:00Z">
        <w:r>
          <w:t xml:space="preserve">columns are linearly independent (</w:t>
        </w:r>
      </w:ins>
      <w:hyperlink w:anchor="def-rank">
        <w:ins w:id="24364" w:author="PR Preview" w:date="2026-01-01T00:00:00Z">
          <w:r>
            <w:rPr>
              <w:rStyle w:val="Hyperlink"/>
            </w:rPr>
            <w:t xml:space="preserve">Definition 38</w:t>
          </w:r>
        </w:ins>
      </w:hyperlink>
      <w:ins w:id="24365" w:author="PR Preview" w:date="2026-01-01T00:00:00Z">
        <w:r>
          <w:t xml:space="preserve">),</w:t>
        </w:r>
      </w:ins>
      <w:ins w:id="24366" w:author="PR Preview" w:date="2026-01-01T00:00:00Z">
        <w:r>
          <w:t xml:space="preserve"> </w:t>
        </w:r>
      </w:ins>
      <w:ins w:id="24367" w:author="PR Preview" w:date="2026-01-01T00:00:00Z">
        <w:r>
          <w:t xml:space="preserve">which by</w:t>
        </w:r>
      </w:ins>
      <w:ins w:id="24368" w:author="PR Preview" w:date="2026-01-01T00:00:00Z">
        <w:r>
          <w:t xml:space="preserve"> </w:t>
        </w:r>
      </w:ins>
      <w:hyperlink w:anchor="thm-invertible-rank">
        <w:ins w:id="24369" w:author="PR Preview" w:date="2026-01-01T00:00:00Z">
          <w:r>
            <w:rPr>
              <w:rStyle w:val="Hyperlink"/>
            </w:rPr>
            <w:t xml:space="preserve">Theorem 102</w:t>
          </w:r>
        </w:ins>
      </w:hyperlink>
      <w:ins w:id="24370" w:author="PR Preview" w:date="2026-01-01T00:00:00Z">
        <w:r>
          <w:t xml:space="preserve"> </w:t>
        </w:r>
      </w:ins>
      <w:ins w:id="24371" w:author="PR Preview" w:date="2026-01-01T00:00:00Z">
        <w:r>
          <w:t xml:space="preserve">is exactly when</w:t>
        </w:r>
      </w:ins>
      <w:ins w:id="24372" w:author="PR Preview" w:date="2026-01-01T00:00:00Z">
        <w:r>
          <w:t xml:space="preserve"> </w:t>
        </w:r>
      </w:ins>
      <m:oMath>
        <m:r>
          <m:rPr>
            <m:sty m:val="bi"/>
          </m:rPr>
          <m:t>X</m:t>
        </m:r>
      </m:oMath>
      <w:ins w:id="24373" w:author="PR Preview" w:date="2026-01-01T00:00:00Z">
        <w:r>
          <w:t xml:space="preserve"> </w:t>
        </w:r>
      </w:ins>
      <w:ins w:id="24374" w:author="PR Preview" w:date="2026-01-01T00:00:00Z">
        <w:r>
          <w:t xml:space="preserve">is invertible.</w:t>
        </w:r>
      </w:ins>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08" w:name="exm-thm-diagonalizable"/>
    <w:p>
      <w:pPr>
        <w:pStyle w:val="BodyText"/>
      </w:pPr>
      <w:del w:id="24375" w:author="PR Preview" w:date="2026-01-01T00:00:00Z">
        <w:r>
          <w:rPr>
            <w:b/>
            <w:bCs/>
          </w:rPr>
          <w:delText xml:space="preserve">Example 195 (Building the diagonalization from eigenvectors)</w:delText>
        </w:r>
      </w:del>
      <w:del w:id="24376" w:author="PR Preview" w:date="2026-01-01T00:00:00Z">
        <w:r>
          <w:delText xml:space="preserve"> </w:delText>
        </w:r>
      </w:del>
      <w:del w:id="24377" w:author="PR Preview" w:date="2026-01-01T00:00:00Z">
        <w:r>
          <w:delText xml:space="preserve">The eigenvectors</w:delText>
        </w:r>
      </w:del>
      <w:del w:id="24378" w:author="PR Preview" w:date="2026-01-01T00:00:00Z">
        <w:r>
          <w:delText xml:space="preserve"> </w:delText>
        </w:r>
      </w:del>
      <m:oMath>
        <m:r>
          <m:rPr>
            <m:sty m:val="p"/>
          </m:rPr>
          <m:t>(</m:t>
        </m:r>
        <m:r>
          <m:t>1</m:t>
        </m:r>
        <m:r>
          <m:rPr>
            <m:sty m:val="p"/>
          </m:rPr>
          <m:t>,</m:t>
        </m:r>
        <m:r>
          <m:t>1</m:t>
        </m:r>
        <m:r>
          <m:rPr>
            <m:sty m:val="p"/>
          </m:rPr>
          <m:t>)</m:t>
        </m:r>
      </m:oMath>
      <w:del w:id="24379" w:author="PR Preview" w:date="2026-01-01T00:00:00Z">
        <w:r>
          <w:delText xml:space="preserve"> </w:delText>
        </w:r>
      </w:del>
      <w:del w:id="24380" w:author="PR Preview" w:date="2026-01-01T00:00:00Z">
        <w:r>
          <w:delText xml:space="preserve">and</w:delText>
        </w:r>
      </w:del>
      <w:del w:id="24381" w:author="PR Preview" w:date="2026-01-01T00:00:00Z">
        <w:r>
          <w:delText xml:space="preserve"> </w:delText>
        </w:r>
      </w:del>
      <m:oMath>
        <m:r>
          <m:rPr>
            <m:sty m:val="p"/>
          </m:rPr>
          <m:t>(</m:t>
        </m:r>
        <m:r>
          <m:t>1</m:t>
        </m:r>
        <m:r>
          <m:rPr>
            <m:sty m:val="p"/>
          </m:rPr>
          <m:t>,</m:t>
        </m:r>
        <m:r>
          <m:rPr>
            <m:sty m:val="p"/>
          </m:rPr>
          <m:t>−</m:t>
        </m:r>
        <m:r>
          <m:t>1</m:t>
        </m:r>
        <m:r>
          <m:rPr>
            <m:sty m:val="p"/>
          </m:rPr>
          <m:t>)</m:t>
        </m:r>
      </m:oMath>
      <w:del w:id="24382" w:author="PR Preview" w:date="2026-01-01T00:00:00Z">
        <w:r>
          <w:delText xml:space="preserve"> </w:delText>
        </w:r>
      </w:del>
      <w:del w:id="24383" w:author="PR Preview" w:date="2026-01-01T00:00:00Z">
        <w:r>
          <w:delText xml:space="preserve">of</w:delText>
        </w:r>
      </w:del>
      <w:del w:id="2438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385" w:author="PR Preview" w:date="2026-01-01T00:00:00Z">
        <w:r>
          <w:delText xml:space="preserve"> </w:delText>
        </w:r>
      </w:del>
      <w:del w:id="24386" w:author="PR Preview" w:date="2026-01-01T00:00:00Z">
        <w:r>
          <w:delText xml:space="preserve">are linearly independent (</w:delText>
        </w:r>
      </w:del>
      <w:hyperlink w:anchor="exm-eigenvectors-independent">
        <w:del w:id="24387" w:author="PR Preview" w:date="2026-01-01T00:00:00Z">
          <w:r>
            <w:rPr>
              <w:rStyle w:val="Hyperlink"/>
            </w:rPr>
            <w:delText xml:space="preserve">Example 193</w:delText>
          </w:r>
        </w:del>
      </w:hyperlink>
      <w:del w:id="24388" w:author="PR Preview" w:date="2026-01-01T00:00:00Z">
        <w:r>
          <w:delText xml:space="preserve">),</w:delText>
        </w:r>
      </w:del>
      <w:del w:id="24389" w:author="PR Preview" w:date="2026-01-01T00:00:00Z">
        <w:r>
          <w:delText xml:space="preserve"> </w:delText>
        </w:r>
      </w:del>
      <w:del w:id="24390" w:author="PR Preview" w:date="2026-01-01T00:00:00Z">
        <w:r>
          <w:delText xml:space="preserve">so with</w:delText>
        </w:r>
      </w:del>
      <w:del w:id="2439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4392" w:author="PR Preview" w:date="2026-01-01T00:00:00Z">
        <w:r>
          <w:delText xml:space="preserve"> </w:delText>
        </w:r>
      </w:del>
      <w:del w:id="24393" w:author="PR Preview" w:date="2026-01-01T00:00:00Z">
        <w:r>
          <w:delText xml:space="preserve">and</w:delText>
        </w:r>
      </w:del>
      <w:del w:id="24394"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24395" w:author="PR Preview" w:date="2026-01-01T00:00:00Z">
        <w:r>
          <w:delText xml:space="preserve">,</w:delText>
        </w:r>
      </w:del>
      <w:del w:id="24396"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4397" w:author="PR Preview" w:date="2026-01-01T00:00:00Z">
        <w:r>
          <w:delText xml:space="preserve">;</w:delText>
        </w:r>
      </w:del>
      <w:del w:id="24398" w:author="PR Preview" w:date="2026-01-01T00:00:00Z">
        <w:r>
          <w:delText xml:space="preserve"> </w:delText>
        </w:r>
      </w:del>
      <w:del w:id="24399" w:author="PR Preview" w:date="2026-01-01T00:00:00Z">
        <w:r>
          <w:delText xml:space="preserve">by</w:delText>
        </w:r>
      </w:del>
      <w:del w:id="24400" w:author="PR Preview" w:date="2026-01-01T00:00:00Z">
        <w:r>
          <w:delText xml:space="preserve"> </w:delText>
        </w:r>
      </w:del>
      <w:hyperlink w:anchor="rem-similar-both-ways">
        <w:del w:id="24401" w:author="PR Preview" w:date="2026-01-01T00:00:00Z">
          <w:r>
            <w:rPr>
              <w:rStyle w:val="Hyperlink"/>
            </w:rPr>
            <w:delText xml:space="preserve">Remark 42</w:delText>
          </w:r>
        </w:del>
      </w:hyperlink>
      <w:del w:id="24402" w:author="PR Preview" w:date="2026-01-01T00:00:00Z">
        <w:r>
          <w:delText xml:space="preserve"> </w:delText>
        </w:r>
      </w:del>
      <w:del w:id="24403" w:author="PR Preview" w:date="2026-01-01T00:00:00Z">
        <w:r>
          <w:delText xml:space="preserve">this is the similarity of</w:delText>
        </w:r>
      </w:del>
      <w:del w:id="24404" w:author="PR Preview" w:date="2026-01-01T00:00:00Z">
        <w:r>
          <w:delText xml:space="preserve"> </w:delText>
        </w:r>
      </w:del>
      <w:hyperlink w:anchor="exm-similar">
        <w:del w:id="24405" w:author="PR Preview" w:date="2026-01-01T00:00:00Z">
          <w:r>
            <w:rPr>
              <w:rStyle w:val="Hyperlink"/>
            </w:rPr>
            <w:delText xml:space="preserve">Example 191</w:delText>
          </w:r>
        </w:del>
      </w:hyperlink>
      <w:del w:id="24406" w:author="PR Preview" w:date="2026-01-01T00:00:00Z">
        <w:r>
          <w:delText xml:space="preserve">, with</w:delText>
        </w:r>
      </w:del>
      <w:del w:id="24407" w:author="PR Preview" w:date="2026-01-01T00:00:00Z">
        <w:r>
          <w:delText xml:space="preserve"> </w:delText>
        </w:r>
      </w:del>
      <m:oMath>
        <m:r>
          <m:rPr>
            <m:sty m:val="bi"/>
          </m:rPr>
          <m:t>X</m:t>
        </m:r>
        <m:r>
          <m:rPr>
            <m:sty m:val="p"/>
          </m:rPr>
          <m:t>=</m:t>
        </m:r>
        <m:r>
          <m:rPr>
            <m:sty m:val="bi"/>
          </m:rPr>
          <m:t>P</m:t>
        </m:r>
      </m:oMath>
      <w:del w:id="24408" w:author="PR Preview" w:date="2026-01-01T00:00:00Z">
        <w:r>
          <w:delText xml:space="preserve">.</w:delText>
        </w:r>
      </w:del>
      <w:del w:id="24409" w:author="PR Preview" w:date="2026-01-01T00:00:00Z">
        <w:r>
          <w:delText xml:space="preserve"> </w:delText>
        </w:r>
      </w:del>
      <w:del w:id="24410" w:author="PR Preview" w:date="2026-01-01T00:00:00Z">
        <w:r>
          <w:delText xml:space="preserve">Because</w:delText>
        </w:r>
      </w:del>
      <w:del w:id="24411" w:author="PR Preview" w:date="2026-01-01T00:00:00Z">
        <w:r>
          <w:delText xml:space="preserve"> </w:delText>
        </w:r>
      </w:del>
      <m:oMath>
        <m:r>
          <m:rPr>
            <m:sty m:val="bi"/>
          </m:rPr>
          <m:t>A</m:t>
        </m:r>
      </m:oMath>
      <w:del w:id="24412" w:author="PR Preview" w:date="2026-01-01T00:00:00Z">
        <w:r>
          <w:delText xml:space="preserve"> </w:delText>
        </w:r>
      </w:del>
      <w:del w:id="24413" w:author="PR Preview" w:date="2026-01-01T00:00:00Z">
        <w:r>
          <w:delText xml:space="preserve">is symmetric,</w:delText>
        </w:r>
      </w:del>
      <w:del w:id="24414" w:author="PR Preview" w:date="2026-01-01T00:00:00Z">
        <w:r>
          <w:delText xml:space="preserve"> </w:delText>
        </w:r>
      </w:del>
      <w:hyperlink w:anchor="thm-spectral">
        <w:del w:id="24415" w:author="PR Preview" w:date="2026-01-01T00:00:00Z">
          <w:r>
            <w:rPr>
              <w:rStyle w:val="Hyperlink"/>
            </w:rPr>
            <w:delText xml:space="preserve">Theorem 72</w:delText>
          </w:r>
        </w:del>
      </w:hyperlink>
      <w:del w:id="24416" w:author="PR Preview" w:date="2026-01-01T00:00:00Z">
        <w:r>
          <w:delText xml:space="preserve"> </w:delText>
        </w:r>
      </w:del>
      <w:del w:id="24417" w:author="PR Preview" w:date="2026-01-01T00:00:00Z">
        <w:r>
          <w:delText xml:space="preserve">even gives such a factorization with orthonormal eigenvectors</w:delText>
        </w:r>
      </w:del>
      <w:del w:id="24418" w:author="PR Preview" w:date="2026-01-01T00:00:00Z">
        <w:r>
          <w:delText xml:space="preserve"> </w:delText>
        </w:r>
      </w:del>
      <w:del w:id="24419" w:author="PR Preview" w:date="2026-01-01T00:00:00Z">
        <w:r>
          <w:delText xml:space="preserve">(</w:delText>
        </w:r>
      </w:del>
      <w:hyperlink w:anchor="def-eigendecomposition">
        <w:del w:id="24420" w:author="PR Preview" w:date="2026-01-01T00:00:00Z">
          <w:r>
            <w:rPr>
              <w:rStyle w:val="Hyperlink"/>
            </w:rPr>
            <w:delText xml:space="preserve">Definition 83</w:delText>
          </w:r>
        </w:del>
      </w:hyperlink>
      <w:del w:id="24421" w:author="PR Preview" w:date="2026-01-01T00:00:00Z">
        <w:r>
          <w:delText xml:space="preserve">):</w:delText>
        </w:r>
      </w:del>
      <w:del w:id="24422" w:author="PR Preview" w:date="2026-01-01T00:00:00Z">
        <w:r>
          <w:delText xml:space="preserve"> </w:delText>
        </w:r>
      </w:del>
      <w:del w:id="24423" w:author="PR Preview" w:date="2026-01-01T00:00:00Z">
        <w:r>
          <w:delText xml:space="preserve">dividing each column of</w:delText>
        </w:r>
      </w:del>
      <w:del w:id="24424" w:author="PR Preview" w:date="2026-01-01T00:00:00Z">
        <w:r>
          <w:delText xml:space="preserve"> </w:delText>
        </w:r>
      </w:del>
      <m:oMath>
        <m:r>
          <m:rPr>
            <m:sty m:val="bi"/>
          </m:rPr>
          <m:t>X</m:t>
        </m:r>
      </m:oMath>
      <w:del w:id="24425" w:author="PR Preview" w:date="2026-01-01T00:00:00Z">
        <w:r>
          <w:delText xml:space="preserve"> </w:delText>
        </w:r>
      </w:del>
      <w:del w:id="24426" w:author="PR Preview" w:date="2026-01-01T00:00:00Z">
        <w:r>
          <w:delText xml:space="preserve">by its length</w:delText>
        </w:r>
      </w:del>
      <w:del w:id="24427" w:author="PR Preview" w:date="2026-01-01T00:00:00Z">
        <w:r>
          <w:delText xml:space="preserve"> </w:delText>
        </w:r>
      </w:del>
      <m:oMath>
        <m:rad>
          <m:radPr>
            <m:degHide m:val="on"/>
          </m:radPr>
          <m:deg/>
          <m:e>
            <m:r>
              <m:t>2</m:t>
            </m:r>
          </m:e>
        </m:rad>
      </m:oMath>
      <w:del w:id="24428" w:author="PR Preview" w:date="2026-01-01T00:00:00Z">
        <w:r>
          <w:delText xml:space="preserve"> </w:delText>
        </w:r>
      </w:del>
      <w:del w:id="24429" w:author="PR Preview" w:date="2026-01-01T00:00:00Z">
        <w:r>
          <w:delText xml:space="preserve">gives one.</w:delText>
        </w:r>
      </w:del>
      <w:del w:id="24430" w:author="PR Preview" w:date="2026-01-01T00:00:00Z">
        <w:r>
          <w:delText xml:space="preserve"> </w:delText>
        </w:r>
      </w:del>
      <w:del w:id="24431" w:author="PR Preview" w:date="2026-01-01T00:00:00Z">
        <w:r>
          <w:delText xml:space="preserve">By contrast, every eigenvector of</w:delText>
        </w:r>
      </w:del>
      <w:del w:id="24432" w:author="PR Preview" w:date="2026-01-01T00:00:00Z">
        <w:r>
          <w:delText xml:space="preserve"> </w:delText>
        </w:r>
      </w:del>
      <m:oMath>
        <m:r>
          <m:rPr>
            <m:sty m:val="bi"/>
          </m:rPr>
          <m:t>J</m:t>
        </m:r>
      </m:oMath>
      <w:del w:id="24433" w:author="PR Preview" w:date="2026-01-01T00:00:00Z">
        <w:r>
          <w:delText xml:space="preserve"> </w:delText>
        </w:r>
      </w:del>
      <w:del w:id="24434" w:author="PR Preview" w:date="2026-01-01T00:00:00Z">
        <w:r>
          <w:delText xml:space="preserve">in</w:delText>
        </w:r>
      </w:del>
      <w:del w:id="24435" w:author="PR Preview" w:date="2026-01-01T00:00:00Z">
        <w:r>
          <w:delText xml:space="preserve"> </w:delText>
        </w:r>
      </w:del>
      <w:hyperlink w:anchor="exm-eigenspace">
        <w:del w:id="24436" w:author="PR Preview" w:date="2026-01-01T00:00:00Z">
          <w:r>
            <w:rPr>
              <w:rStyle w:val="Hyperlink"/>
            </w:rPr>
            <w:delText xml:space="preserve">Example 185</w:delText>
          </w:r>
        </w:del>
      </w:hyperlink>
      <w:del w:id="24437" w:author="PR Preview" w:date="2026-01-01T00:00:00Z">
        <w:r>
          <w:delText xml:space="preserve"> </w:delText>
        </w:r>
      </w:del>
      <w:del w:id="24438" w:author="PR Preview" w:date="2026-01-01T00:00:00Z">
        <w:r>
          <w:delText xml:space="preserve">has the form</w:delText>
        </w:r>
      </w:del>
      <w:del w:id="24439" w:author="PR Preview" w:date="2026-01-01T00:00:00Z">
        <w:r>
          <w:delText xml:space="preserve"> </w:delText>
        </w:r>
      </w:del>
      <m:oMath>
        <m:r>
          <m:rPr>
            <m:sty m:val="p"/>
          </m:rPr>
          <m:t>(</m:t>
        </m:r>
        <m:r>
          <m:t>t</m:t>
        </m:r>
        <m:r>
          <m:rPr>
            <m:sty m:val="p"/>
          </m:rPr>
          <m:t>,</m:t>
        </m:r>
        <m:r>
          <m:t>0</m:t>
        </m:r>
        <m:r>
          <m:rPr>
            <m:sty m:val="p"/>
          </m:rPr>
          <m:t>)</m:t>
        </m:r>
      </m:oMath>
      <w:del w:id="24440" w:author="PR Preview" w:date="2026-01-01T00:00:00Z">
        <w:r>
          <w:delText xml:space="preserve">,</w:delText>
        </w:r>
      </w:del>
      <w:del w:id="24441" w:author="PR Preview" w:date="2026-01-01T00:00:00Z">
        <w:r>
          <w:delText xml:space="preserve"> </w:delText>
        </w:r>
      </w:del>
      <w:del w:id="24442" w:author="PR Preview" w:date="2026-01-01T00:00:00Z">
        <w:r>
          <w:delText xml:space="preserve">so any two of them are multiples of each other,</w:delText>
        </w:r>
      </w:del>
      <w:del w:id="24443" w:author="PR Preview" w:date="2026-01-01T00:00:00Z">
        <w:r>
          <w:delText xml:space="preserve"> </w:delText>
        </w:r>
      </w:del>
      <w:del w:id="24444" w:author="PR Preview" w:date="2026-01-01T00:00:00Z">
        <w:r>
          <w:delText xml:space="preserve">and</w:delText>
        </w:r>
      </w:del>
      <w:del w:id="24445" w:author="PR Preview" w:date="2026-01-01T00:00:00Z">
        <w:r>
          <w:delText xml:space="preserve"> </w:delText>
        </w:r>
      </w:del>
      <m:oMath>
        <m:r>
          <m:rPr>
            <m:sty m:val="bi"/>
          </m:rPr>
          <m:t>J</m:t>
        </m:r>
      </m:oMath>
      <w:del w:id="24446" w:author="PR Preview" w:date="2026-01-01T00:00:00Z">
        <w:r>
          <w:delText xml:space="preserve"> </w:delText>
        </w:r>
      </w:del>
      <w:del w:id="24447" w:author="PR Preview" w:date="2026-01-01T00:00:00Z">
        <w:r>
          <w:delText xml:space="preserve">has no two linearly independent eigenvectors:</w:delText>
        </w:r>
      </w:del>
      <w:del w:id="24448" w:author="PR Preview" w:date="2026-01-01T00:00:00Z">
        <w:r>
          <w:delText xml:space="preserve"> </w:delText>
        </w:r>
      </w:del>
      <w:del w:id="24449" w:author="PR Preview" w:date="2026-01-01T00:00:00Z">
        <w:r>
          <w:delText xml:space="preserve">another way to see that it is not diagonalizable.</w:delText>
        </w:r>
      </w:del>
    </w:p>
    <w:p>
      <w:pPr>
        <w:pStyle w:val="BodyText"/>
      </w:pPr>
      <w:ins w:id="24450" w:author="PR Preview" w:date="2026-01-01T00:00:00Z">
        <w:r>
          <w:rPr>
            <w:b/>
            <w:bCs/>
          </w:rPr>
          <w:t xml:space="preserve">Example 198 (Building the diagonalization from eigenvectors)</w:t>
        </w:r>
      </w:ins>
      <w:ins w:id="24451" w:author="PR Preview" w:date="2026-01-01T00:00:00Z">
        <w:r>
          <w:t xml:space="preserve"> </w:t>
        </w:r>
      </w:ins>
      <w:ins w:id="24452" w:author="PR Preview" w:date="2026-01-01T00:00:00Z">
        <w:r>
          <w:t xml:space="preserve">The eigenvectors</w:t>
        </w:r>
      </w:ins>
      <w:ins w:id="24453" w:author="PR Preview" w:date="2026-01-01T00:00:00Z">
        <w:r>
          <w:t xml:space="preserve"> </w:t>
        </w:r>
      </w:ins>
      <m:oMath>
        <m:r>
          <m:rPr>
            <m:sty m:val="p"/>
          </m:rPr>
          <m:t>(</m:t>
        </m:r>
        <m:r>
          <m:t>1</m:t>
        </m:r>
        <m:r>
          <m:rPr>
            <m:sty m:val="p"/>
          </m:rPr>
          <m:t>,</m:t>
        </m:r>
        <m:r>
          <m:t>1</m:t>
        </m:r>
        <m:r>
          <m:rPr>
            <m:sty m:val="p"/>
          </m:rPr>
          <m:t>)</m:t>
        </m:r>
      </m:oMath>
      <w:ins w:id="24454" w:author="PR Preview" w:date="2026-01-01T00:00:00Z">
        <w:r>
          <w:t xml:space="preserve"> </w:t>
        </w:r>
      </w:ins>
      <w:ins w:id="24455" w:author="PR Preview" w:date="2026-01-01T00:00:00Z">
        <w:r>
          <w:t xml:space="preserve">and</w:t>
        </w:r>
      </w:ins>
      <w:ins w:id="24456" w:author="PR Preview" w:date="2026-01-01T00:00:00Z">
        <w:r>
          <w:t xml:space="preserve"> </w:t>
        </w:r>
      </w:ins>
      <m:oMath>
        <m:r>
          <m:rPr>
            <m:sty m:val="p"/>
          </m:rPr>
          <m:t>(</m:t>
        </m:r>
        <m:r>
          <m:t>1</m:t>
        </m:r>
        <m:r>
          <m:rPr>
            <m:sty m:val="p"/>
          </m:rPr>
          <m:t>,</m:t>
        </m:r>
        <m:r>
          <m:rPr>
            <m:sty m:val="p"/>
          </m:rPr>
          <m:t>−</m:t>
        </m:r>
        <m:r>
          <m:t>1</m:t>
        </m:r>
        <m:r>
          <m:rPr>
            <m:sty m:val="p"/>
          </m:rPr>
          <m:t>)</m:t>
        </m:r>
      </m:oMath>
      <w:ins w:id="24457" w:author="PR Preview" w:date="2026-01-01T00:00:00Z">
        <w:r>
          <w:t xml:space="preserve"> </w:t>
        </w:r>
      </w:ins>
      <w:ins w:id="24458" w:author="PR Preview" w:date="2026-01-01T00:00:00Z">
        <w:r>
          <w:t xml:space="preserve">of</w:t>
        </w:r>
      </w:ins>
      <w:ins w:id="2445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460" w:author="PR Preview" w:date="2026-01-01T00:00:00Z">
        <w:r>
          <w:t xml:space="preserve"> </w:t>
        </w:r>
      </w:ins>
      <w:ins w:id="24461" w:author="PR Preview" w:date="2026-01-01T00:00:00Z">
        <w:r>
          <w:t xml:space="preserve">are linearly independent (</w:t>
        </w:r>
      </w:ins>
      <w:hyperlink w:anchor="exm-eigenvectors-independent">
        <w:ins w:id="24462" w:author="PR Preview" w:date="2026-01-01T00:00:00Z">
          <w:r>
            <w:rPr>
              <w:rStyle w:val="Hyperlink"/>
            </w:rPr>
            <w:t xml:space="preserve">Example 196</w:t>
          </w:r>
        </w:ins>
      </w:hyperlink>
      <w:ins w:id="24463" w:author="PR Preview" w:date="2026-01-01T00:00:00Z">
        <w:r>
          <w:t xml:space="preserve">),</w:t>
        </w:r>
      </w:ins>
      <w:ins w:id="24464" w:author="PR Preview" w:date="2026-01-01T00:00:00Z">
        <w:r>
          <w:t xml:space="preserve"> </w:t>
        </w:r>
      </w:ins>
      <w:ins w:id="24465" w:author="PR Preview" w:date="2026-01-01T00:00:00Z">
        <w:r>
          <w:t xml:space="preserve">so with</w:t>
        </w:r>
      </w:ins>
      <w:ins w:id="2446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4467" w:author="PR Preview" w:date="2026-01-01T00:00:00Z">
        <w:r>
          <w:t xml:space="preserve"> </w:t>
        </w:r>
      </w:ins>
      <w:ins w:id="24468" w:author="PR Preview" w:date="2026-01-01T00:00:00Z">
        <w:r>
          <w:t xml:space="preserve">and</w:t>
        </w:r>
      </w:ins>
      <w:ins w:id="24469"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24470" w:author="PR Preview" w:date="2026-01-01T00:00:00Z">
        <w:r>
          <w:t xml:space="preserve">,</w:t>
        </w:r>
      </w:ins>
      <w:ins w:id="24471"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4472" w:author="PR Preview" w:date="2026-01-01T00:00:00Z">
        <w:r>
          <w:t xml:space="preserve">;</w:t>
        </w:r>
      </w:ins>
      <w:ins w:id="24473" w:author="PR Preview" w:date="2026-01-01T00:00:00Z">
        <w:r>
          <w:t xml:space="preserve"> </w:t>
        </w:r>
      </w:ins>
      <w:ins w:id="24474" w:author="PR Preview" w:date="2026-01-01T00:00:00Z">
        <w:r>
          <w:t xml:space="preserve">by</w:t>
        </w:r>
      </w:ins>
      <w:ins w:id="24475" w:author="PR Preview" w:date="2026-01-01T00:00:00Z">
        <w:r>
          <w:t xml:space="preserve"> </w:t>
        </w:r>
      </w:ins>
      <w:hyperlink w:anchor="rem-similar-both-ways">
        <w:ins w:id="24476" w:author="PR Preview" w:date="2026-01-01T00:00:00Z">
          <w:r>
            <w:rPr>
              <w:rStyle w:val="Hyperlink"/>
            </w:rPr>
            <w:t xml:space="preserve">Remark 49</w:t>
          </w:r>
        </w:ins>
      </w:hyperlink>
      <w:ins w:id="24477" w:author="PR Preview" w:date="2026-01-01T00:00:00Z">
        <w:r>
          <w:t xml:space="preserve"> </w:t>
        </w:r>
      </w:ins>
      <w:ins w:id="24478" w:author="PR Preview" w:date="2026-01-01T00:00:00Z">
        <w:r>
          <w:t xml:space="preserve">this is the similarity of</w:t>
        </w:r>
      </w:ins>
      <w:ins w:id="24479" w:author="PR Preview" w:date="2026-01-01T00:00:00Z">
        <w:r>
          <w:t xml:space="preserve"> </w:t>
        </w:r>
      </w:ins>
      <w:hyperlink w:anchor="exm-similar">
        <w:ins w:id="24480" w:author="PR Preview" w:date="2026-01-01T00:00:00Z">
          <w:r>
            <w:rPr>
              <w:rStyle w:val="Hyperlink"/>
            </w:rPr>
            <w:t xml:space="preserve">Example 194</w:t>
          </w:r>
        </w:ins>
      </w:hyperlink>
      <w:ins w:id="24481" w:author="PR Preview" w:date="2026-01-01T00:00:00Z">
        <w:r>
          <w:t xml:space="preserve">, with</w:t>
        </w:r>
      </w:ins>
      <w:ins w:id="24482" w:author="PR Preview" w:date="2026-01-01T00:00:00Z">
        <w:r>
          <w:t xml:space="preserve"> </w:t>
        </w:r>
      </w:ins>
      <m:oMath>
        <m:r>
          <m:rPr>
            <m:sty m:val="bi"/>
          </m:rPr>
          <m:t>X</m:t>
        </m:r>
        <m:r>
          <m:rPr>
            <m:sty m:val="p"/>
          </m:rPr>
          <m:t>=</m:t>
        </m:r>
        <m:r>
          <m:rPr>
            <m:sty m:val="bi"/>
          </m:rPr>
          <m:t>P</m:t>
        </m:r>
      </m:oMath>
      <w:ins w:id="24483" w:author="PR Preview" w:date="2026-01-01T00:00:00Z">
        <w:r>
          <w:t xml:space="preserve">.</w:t>
        </w:r>
      </w:ins>
      <w:ins w:id="24484" w:author="PR Preview" w:date="2026-01-01T00:00:00Z">
        <w:r>
          <w:t xml:space="preserve"> </w:t>
        </w:r>
      </w:ins>
      <w:ins w:id="24485" w:author="PR Preview" w:date="2026-01-01T00:00:00Z">
        <w:r>
          <w:t xml:space="preserve">Because</w:t>
        </w:r>
      </w:ins>
      <w:ins w:id="24486" w:author="PR Preview" w:date="2026-01-01T00:00:00Z">
        <w:r>
          <w:t xml:space="preserve"> </w:t>
        </w:r>
      </w:ins>
      <m:oMath>
        <m:r>
          <m:rPr>
            <m:sty m:val="bi"/>
          </m:rPr>
          <m:t>A</m:t>
        </m:r>
      </m:oMath>
      <w:ins w:id="24487" w:author="PR Preview" w:date="2026-01-01T00:00:00Z">
        <w:r>
          <w:t xml:space="preserve"> </w:t>
        </w:r>
      </w:ins>
      <w:ins w:id="24488" w:author="PR Preview" w:date="2026-01-01T00:00:00Z">
        <w:r>
          <w:t xml:space="preserve">is symmetric,</w:t>
        </w:r>
      </w:ins>
      <w:ins w:id="24489" w:author="PR Preview" w:date="2026-01-01T00:00:00Z">
        <w:r>
          <w:t xml:space="preserve"> </w:t>
        </w:r>
      </w:ins>
      <w:hyperlink w:anchor="thm-spectral">
        <w:ins w:id="24490" w:author="PR Preview" w:date="2026-01-01T00:00:00Z">
          <w:r>
            <w:rPr>
              <w:rStyle w:val="Hyperlink"/>
            </w:rPr>
            <w:t xml:space="preserve">Theorem 73</w:t>
          </w:r>
        </w:ins>
      </w:hyperlink>
      <w:ins w:id="24491" w:author="PR Preview" w:date="2026-01-01T00:00:00Z">
        <w:r>
          <w:t xml:space="preserve"> </w:t>
        </w:r>
      </w:ins>
      <w:ins w:id="24492" w:author="PR Preview" w:date="2026-01-01T00:00:00Z">
        <w:r>
          <w:t xml:space="preserve">even gives such a factorization with orthonormal eigenvectors</w:t>
        </w:r>
      </w:ins>
      <w:ins w:id="24493" w:author="PR Preview" w:date="2026-01-01T00:00:00Z">
        <w:r>
          <w:t xml:space="preserve"> </w:t>
        </w:r>
      </w:ins>
      <w:ins w:id="24494" w:author="PR Preview" w:date="2026-01-01T00:00:00Z">
        <w:r>
          <w:t xml:space="preserve">(</w:t>
        </w:r>
      </w:ins>
      <w:hyperlink w:anchor="def-eigendecomposition">
        <w:ins w:id="24495" w:author="PR Preview" w:date="2026-01-01T00:00:00Z">
          <w:r>
            <w:rPr>
              <w:rStyle w:val="Hyperlink"/>
            </w:rPr>
            <w:t xml:space="preserve">Definition 88</w:t>
          </w:r>
        </w:ins>
      </w:hyperlink>
      <w:ins w:id="24496" w:author="PR Preview" w:date="2026-01-01T00:00:00Z">
        <w:r>
          <w:t xml:space="preserve">):</w:t>
        </w:r>
      </w:ins>
      <w:ins w:id="24497" w:author="PR Preview" w:date="2026-01-01T00:00:00Z">
        <w:r>
          <w:t xml:space="preserve"> </w:t>
        </w:r>
      </w:ins>
      <w:ins w:id="24498" w:author="PR Preview" w:date="2026-01-01T00:00:00Z">
        <w:r>
          <w:t xml:space="preserve">dividing each column of</w:t>
        </w:r>
      </w:ins>
      <w:ins w:id="24499" w:author="PR Preview" w:date="2026-01-01T00:00:00Z">
        <w:r>
          <w:t xml:space="preserve"> </w:t>
        </w:r>
      </w:ins>
      <m:oMath>
        <m:r>
          <m:rPr>
            <m:sty m:val="bi"/>
          </m:rPr>
          <m:t>X</m:t>
        </m:r>
      </m:oMath>
      <w:ins w:id="24500" w:author="PR Preview" w:date="2026-01-01T00:00:00Z">
        <w:r>
          <w:t xml:space="preserve"> </w:t>
        </w:r>
      </w:ins>
      <w:ins w:id="24501" w:author="PR Preview" w:date="2026-01-01T00:00:00Z">
        <w:r>
          <w:t xml:space="preserve">by its length</w:t>
        </w:r>
      </w:ins>
      <w:ins w:id="24502" w:author="PR Preview" w:date="2026-01-01T00:00:00Z">
        <w:r>
          <w:t xml:space="preserve"> </w:t>
        </w:r>
      </w:ins>
      <m:oMath>
        <m:rad>
          <m:radPr>
            <m:degHide m:val="on"/>
          </m:radPr>
          <m:deg/>
          <m:e>
            <m:r>
              <m:t>2</m:t>
            </m:r>
          </m:e>
        </m:rad>
      </m:oMath>
      <w:ins w:id="24503" w:author="PR Preview" w:date="2026-01-01T00:00:00Z">
        <w:r>
          <w:t xml:space="preserve"> </w:t>
        </w:r>
      </w:ins>
      <w:ins w:id="24504" w:author="PR Preview" w:date="2026-01-01T00:00:00Z">
        <w:r>
          <w:t xml:space="preserve">gives one.</w:t>
        </w:r>
      </w:ins>
      <w:ins w:id="24505" w:author="PR Preview" w:date="2026-01-01T00:00:00Z">
        <w:r>
          <w:t xml:space="preserve"> </w:t>
        </w:r>
      </w:ins>
      <w:ins w:id="24506" w:author="PR Preview" w:date="2026-01-01T00:00:00Z">
        <w:r>
          <w:t xml:space="preserve">By contrast, every eigenvector of</w:t>
        </w:r>
      </w:ins>
      <w:ins w:id="24507" w:author="PR Preview" w:date="2026-01-01T00:00:00Z">
        <w:r>
          <w:t xml:space="preserve"> </w:t>
        </w:r>
      </w:ins>
      <m:oMath>
        <m:r>
          <m:rPr>
            <m:sty m:val="bi"/>
          </m:rPr>
          <m:t>J</m:t>
        </m:r>
      </m:oMath>
      <w:ins w:id="24508" w:author="PR Preview" w:date="2026-01-01T00:00:00Z">
        <w:r>
          <w:t xml:space="preserve"> </w:t>
        </w:r>
      </w:ins>
      <w:ins w:id="24509" w:author="PR Preview" w:date="2026-01-01T00:00:00Z">
        <w:r>
          <w:t xml:space="preserve">in</w:t>
        </w:r>
      </w:ins>
      <w:ins w:id="24510" w:author="PR Preview" w:date="2026-01-01T00:00:00Z">
        <w:r>
          <w:t xml:space="preserve"> </w:t>
        </w:r>
      </w:ins>
      <w:hyperlink w:anchor="exm-eigenspace">
        <w:ins w:id="24511" w:author="PR Preview" w:date="2026-01-01T00:00:00Z">
          <w:r>
            <w:rPr>
              <w:rStyle w:val="Hyperlink"/>
            </w:rPr>
            <w:t xml:space="preserve">Example 188</w:t>
          </w:r>
        </w:ins>
      </w:hyperlink>
      <w:ins w:id="24512" w:author="PR Preview" w:date="2026-01-01T00:00:00Z">
        <w:r>
          <w:t xml:space="preserve"> </w:t>
        </w:r>
      </w:ins>
      <w:ins w:id="24513" w:author="PR Preview" w:date="2026-01-01T00:00:00Z">
        <w:r>
          <w:t xml:space="preserve">has the form</w:t>
        </w:r>
      </w:ins>
      <w:ins w:id="24514" w:author="PR Preview" w:date="2026-01-01T00:00:00Z">
        <w:r>
          <w:t xml:space="preserve"> </w:t>
        </w:r>
      </w:ins>
      <m:oMath>
        <m:r>
          <m:rPr>
            <m:sty m:val="p"/>
          </m:rPr>
          <m:t>(</m:t>
        </m:r>
        <m:r>
          <m:t>t</m:t>
        </m:r>
        <m:r>
          <m:rPr>
            <m:sty m:val="p"/>
          </m:rPr>
          <m:t>,</m:t>
        </m:r>
        <m:r>
          <m:t>0</m:t>
        </m:r>
        <m:r>
          <m:rPr>
            <m:sty m:val="p"/>
          </m:rPr>
          <m:t>)</m:t>
        </m:r>
      </m:oMath>
      <w:ins w:id="24515" w:author="PR Preview" w:date="2026-01-01T00:00:00Z">
        <w:r>
          <w:t xml:space="preserve">,</w:t>
        </w:r>
      </w:ins>
      <w:ins w:id="24516" w:author="PR Preview" w:date="2026-01-01T00:00:00Z">
        <w:r>
          <w:t xml:space="preserve"> </w:t>
        </w:r>
      </w:ins>
      <w:ins w:id="24517" w:author="PR Preview" w:date="2026-01-01T00:00:00Z">
        <w:r>
          <w:t xml:space="preserve">so any two of them are multiples of each other,</w:t>
        </w:r>
      </w:ins>
      <w:ins w:id="24518" w:author="PR Preview" w:date="2026-01-01T00:00:00Z">
        <w:r>
          <w:t xml:space="preserve"> </w:t>
        </w:r>
      </w:ins>
      <w:ins w:id="24519" w:author="PR Preview" w:date="2026-01-01T00:00:00Z">
        <w:r>
          <w:t xml:space="preserve">and</w:t>
        </w:r>
      </w:ins>
      <w:ins w:id="24520" w:author="PR Preview" w:date="2026-01-01T00:00:00Z">
        <w:r>
          <w:t xml:space="preserve"> </w:t>
        </w:r>
      </w:ins>
      <m:oMath>
        <m:r>
          <m:rPr>
            <m:sty m:val="bi"/>
          </m:rPr>
          <m:t>J</m:t>
        </m:r>
      </m:oMath>
      <w:ins w:id="24521" w:author="PR Preview" w:date="2026-01-01T00:00:00Z">
        <w:r>
          <w:t xml:space="preserve"> </w:t>
        </w:r>
      </w:ins>
      <w:ins w:id="24522" w:author="PR Preview" w:date="2026-01-01T00:00:00Z">
        <w:r>
          <w:t xml:space="preserve">has no two linearly independent eigenvectors:</w:t>
        </w:r>
      </w:ins>
      <w:ins w:id="24523" w:author="PR Preview" w:date="2026-01-01T00:00:00Z">
        <w:r>
          <w:t xml:space="preserve"> </w:t>
        </w:r>
      </w:ins>
      <w:ins w:id="24524" w:author="PR Preview" w:date="2026-01-01T00:00:00Z">
        <w:r>
          <w:t xml:space="preserve">another way to see that it is not diagonalizable.</w:t>
        </w:r>
      </w:ins>
    </w:p>
    <w:bookmarkEnd w:id="608"/>
    <w:bookmarkStart w:id="609"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09"/>
    <w:p>
      <w:pPr>
        <w:pStyle w:val="BodyText"/>
      </w:pPr>
      <w:del w:id="24525" w:author="PR Preview" w:date="2026-01-01T00:00:00Z">
        <w:r>
          <w:rPr>
            <w:i/>
            <w:iCs/>
          </w:rPr>
          <w:delText xml:space="preserve">Proof</w:delText>
        </w:r>
      </w:del>
      <w:del w:id="24526" w:author="PR Preview" w:date="2026-01-01T00:00:00Z">
        <w:r>
          <w:delText xml:space="preserve">. </w:delText>
        </w:r>
      </w:del>
      <w:del w:id="24527" w:author="PR Preview" w:date="2026-01-01T00:00:00Z">
        <w:r>
          <w:delText xml:space="preserve">Choose one eigenvector for each eigenvalue.</w:delText>
        </w:r>
      </w:del>
      <w:del w:id="24528" w:author="PR Preview" w:date="2026-01-01T00:00:00Z">
        <w:r>
          <w:delText xml:space="preserve"> </w:delText>
        </w:r>
      </w:del>
      <w:del w:id="24529" w:author="PR Preview" w:date="2026-01-01T00:00:00Z">
        <w:r>
          <w:delText xml:space="preserve">These</w:delText>
        </w:r>
      </w:del>
      <w:del w:id="24530" w:author="PR Preview" w:date="2026-01-01T00:00:00Z">
        <w:r>
          <w:delText xml:space="preserve"> </w:delText>
        </w:r>
      </w:del>
      <m:oMath>
        <m:r>
          <m:t>p</m:t>
        </m:r>
      </m:oMath>
      <w:del w:id="24531" w:author="PR Preview" w:date="2026-01-01T00:00:00Z">
        <w:r>
          <w:delText xml:space="preserve"> </w:delText>
        </w:r>
      </w:del>
      <w:del w:id="24532" w:author="PR Preview" w:date="2026-01-01T00:00:00Z">
        <w:r>
          <w:delText xml:space="preserve">eigenvectors are linearly independent (</w:delText>
        </w:r>
      </w:del>
      <w:hyperlink w:anchor="thm-eigenvectors-independent">
        <w:del w:id="24533" w:author="PR Preview" w:date="2026-01-01T00:00:00Z">
          <w:r>
            <w:rPr>
              <w:rStyle w:val="Hyperlink"/>
            </w:rPr>
            <w:delText xml:space="preserve">Theorem 107</w:delText>
          </w:r>
        </w:del>
      </w:hyperlink>
      <w:del w:id="24534" w:author="PR Preview" w:date="2026-01-01T00:00:00Z">
        <w:r>
          <w:delText xml:space="preserve">),</w:delText>
        </w:r>
      </w:del>
      <w:del w:id="24535" w:author="PR Preview" w:date="2026-01-01T00:00:00Z">
        <w:r>
          <w:delText xml:space="preserve"> </w:delText>
        </w:r>
      </w:del>
      <w:del w:id="24536" w:author="PR Preview" w:date="2026-01-01T00:00:00Z">
        <w:r>
          <w:delText xml:space="preserve">so the matrix is diagonalizable (</w:delText>
        </w:r>
      </w:del>
      <w:hyperlink w:anchor="thm-diagonalizable">
        <w:del w:id="24537" w:author="PR Preview" w:date="2026-01-01T00:00:00Z">
          <w:r>
            <w:rPr>
              <w:rStyle w:val="Hyperlink"/>
            </w:rPr>
            <w:delText xml:space="preserve">Theorem 108</w:delText>
          </w:r>
        </w:del>
      </w:hyperlink>
      <w:del w:id="24538" w:author="PR Preview" w:date="2026-01-01T00:00:00Z">
        <w:r>
          <w:delText xml:space="preserve">).</w:delText>
        </w:r>
      </w:del>
    </w:p>
    <w:p>
      <w:pPr>
        <w:pStyle w:val="BodyText"/>
      </w:pPr>
      <w:del w:id="24539" w:author="PR Preview" w:date="2026-01-01T00:00:00Z">
        <w:r>
          <w:rPr>
            <w:b/>
            <w:bCs/>
          </w:rPr>
          <w:delText xml:space="preserve">Example 196 (A triangular matrix with distinct diagonal entries)</w:delText>
        </w:r>
      </w:del>
      <w:del w:id="24540" w:author="PR Preview" w:date="2026-01-01T00:00:00Z">
        <w:r>
          <w:delText xml:space="preserve"> </w:delText>
        </w:r>
      </w:del>
      <m:oMath>
        <m:r>
          <m:rPr>
            <m:sty m:val="bi"/>
          </m:rPr>
          <m:t>U</m:t>
        </m:r>
      </m:oMath>
      <w:del w:id="24541" w:author="PR Preview" w:date="2026-01-01T00:00:00Z">
        <w:r>
          <w:delText xml:space="preserve"> </w:delText>
        </w:r>
      </w:del>
      <w:del w:id="24542" w:author="PR Preview" w:date="2026-01-01T00:00:00Z">
        <w:r>
          <w:delText xml:space="preserve">of</w:delText>
        </w:r>
      </w:del>
      <w:del w:id="24543" w:author="PR Preview" w:date="2026-01-01T00:00:00Z">
        <w:r>
          <w:delText xml:space="preserve"> </w:delText>
        </w:r>
      </w:del>
      <w:hyperlink w:anchor="exm-eigen-triangular">
        <w:del w:id="24544" w:author="PR Preview" w:date="2026-01-01T00:00:00Z">
          <w:r>
            <w:rPr>
              <w:rStyle w:val="Hyperlink"/>
            </w:rPr>
            <w:delText xml:space="preserve">Example 189</w:delText>
          </w:r>
        </w:del>
      </w:hyperlink>
      <w:del w:id="24545" w:author="PR Preview" w:date="2026-01-01T00:00:00Z">
        <w:r>
          <w:delText xml:space="preserve"> </w:delText>
        </w:r>
      </w:del>
      <w:del w:id="24546" w:author="PR Preview" w:date="2026-01-01T00:00:00Z">
        <w:r>
          <w:delText xml:space="preserve">has the three different eigenvalues</w:delText>
        </w:r>
      </w:del>
      <w:del w:id="24547" w:author="PR Preview" w:date="2026-01-01T00:00:00Z">
        <w:r>
          <w:delText xml:space="preserve"> </w:delText>
        </w:r>
      </w:del>
      <m:oMath>
        <m:r>
          <m:t>2</m:t>
        </m:r>
      </m:oMath>
      <w:del w:id="24548" w:author="PR Preview" w:date="2026-01-01T00:00:00Z">
        <w:r>
          <w:delText xml:space="preserve">,</w:delText>
        </w:r>
      </w:del>
      <w:del w:id="24549" w:author="PR Preview" w:date="2026-01-01T00:00:00Z">
        <w:r>
          <w:delText xml:space="preserve"> </w:delText>
        </w:r>
      </w:del>
      <m:oMath>
        <m:f>
          <m:fPr>
            <m:type m:val="lin"/>
          </m:fPr>
          <m:num>
            <m:r>
              <m:t>1</m:t>
            </m:r>
          </m:num>
          <m:den>
            <m:r>
              <m:t>2</m:t>
            </m:r>
          </m:den>
        </m:f>
      </m:oMath>
      <w:del w:id="24550" w:author="PR Preview" w:date="2026-01-01T00:00:00Z">
        <w:r>
          <w:delText xml:space="preserve"> </w:delText>
        </w:r>
      </w:del>
      <w:del w:id="24551" w:author="PR Preview" w:date="2026-01-01T00:00:00Z">
        <w:r>
          <w:delText xml:space="preserve">and</w:delText>
        </w:r>
      </w:del>
      <w:del w:id="24552" w:author="PR Preview" w:date="2026-01-01T00:00:00Z">
        <w:r>
          <w:delText xml:space="preserve"> </w:delText>
        </w:r>
      </w:del>
      <m:oMath>
        <m:r>
          <m:rPr>
            <m:sty m:val="p"/>
          </m:rPr>
          <m:t>−</m:t>
        </m:r>
        <m:r>
          <m:t>1</m:t>
        </m:r>
      </m:oMath>
      <w:del w:id="24553" w:author="PR Preview" w:date="2026-01-01T00:00:00Z">
        <w:r>
          <w:delText xml:space="preserve"> </w:delText>
        </w:r>
      </w:del>
      <w:del w:id="24554" w:author="PR Preview" w:date="2026-01-01T00:00:00Z">
        <w:r>
          <w:delText xml:space="preserve">(</w:delText>
        </w:r>
      </w:del>
      <w:hyperlink w:anchor="thm-eigen-triangular">
        <w:del w:id="24555" w:author="PR Preview" w:date="2026-01-01T00:00:00Z">
          <w:r>
            <w:rPr>
              <w:rStyle w:val="Hyperlink"/>
            </w:rPr>
            <w:delText xml:space="preserve">Theorem 104</w:delText>
          </w:r>
        </w:del>
      </w:hyperlink>
      <w:del w:id="24556" w:author="PR Preview" w:date="2026-01-01T00:00:00Z">
        <w:r>
          <w:delText xml:space="preserve">), so it is diagonalizable,</w:delText>
        </w:r>
      </w:del>
      <w:del w:id="24557" w:author="PR Preview" w:date="2026-01-01T00:00:00Z">
        <w:r>
          <w:delText xml:space="preserve"> </w:delText>
        </w:r>
      </w:del>
      <w:del w:id="24558" w:author="PR Preview" w:date="2026-01-01T00:00:00Z">
        <w:r>
          <w:delText xml:space="preserve">even though it is not symmetric, so</w:delText>
        </w:r>
      </w:del>
      <w:del w:id="24559" w:author="PR Preview" w:date="2026-01-01T00:00:00Z">
        <w:r>
          <w:delText xml:space="preserve"> </w:delText>
        </w:r>
      </w:del>
      <w:hyperlink w:anchor="thm-spectral">
        <w:del w:id="24560" w:author="PR Preview" w:date="2026-01-01T00:00:00Z">
          <w:r>
            <w:rPr>
              <w:rStyle w:val="Hyperlink"/>
            </w:rPr>
            <w:delText xml:space="preserve">Theorem 72</w:delText>
          </w:r>
        </w:del>
      </w:hyperlink>
      <w:del w:id="24561" w:author="PR Preview" w:date="2026-01-01T00:00:00Z">
        <w:r>
          <w:delText xml:space="preserve"> </w:delText>
        </w:r>
      </w:del>
      <w:del w:id="24562" w:author="PR Preview" w:date="2026-01-01T00:00:00Z">
        <w:r>
          <w:delText xml:space="preserve">does not apply to it.</w:delText>
        </w:r>
      </w:del>
      <w:del w:id="24563" w:author="PR Preview" w:date="2026-01-01T00:00:00Z">
        <w:r>
          <w:delText xml:space="preserve"> </w:delText>
        </w:r>
      </w:del>
      <w:del w:id="24564" w:author="PR Preview" w:date="2026-01-01T00:00:00Z">
        <w:r>
          <w:delText xml:space="preserve">The converse fails:</w:delText>
        </w:r>
      </w:del>
      <w:del w:id="24565" w:author="PR Preview" w:date="2026-01-01T00:00:00Z">
        <w:r>
          <w:delText xml:space="preserve"> </w:delText>
        </w:r>
      </w:del>
      <m:oMath>
        <m:sSub>
          <m:e>
            <m:r>
              <m:rPr>
                <m:sty m:val="bi"/>
              </m:rPr>
              <m:t>I</m:t>
            </m:r>
          </m:e>
          <m:sub>
            <m:r>
              <m:t>2</m:t>
            </m:r>
          </m:sub>
        </m:sSub>
      </m:oMath>
      <w:del w:id="24566" w:author="PR Preview" w:date="2026-01-01T00:00:00Z">
        <w:r>
          <w:delText xml:space="preserve"> </w:delText>
        </w:r>
      </w:del>
      <w:del w:id="24567" w:author="PR Preview" w:date="2026-01-01T00:00:00Z">
        <w:r>
          <w:delText xml:space="preserve">is diagonal, hence diagonalizable</w:delText>
        </w:r>
      </w:del>
      <w:del w:id="24568" w:author="PR Preview" w:date="2026-01-01T00:00:00Z">
        <w:r>
          <w:delText xml:space="preserve"> </w:delText>
        </w:r>
      </w:del>
      <w:del w:id="24569"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24570" w:author="PR Preview" w:date="2026-01-01T00:00:00Z">
        <w:r>
          <w:delText xml:space="preserve">),</w:delText>
        </w:r>
      </w:del>
      <w:del w:id="24571" w:author="PR Preview" w:date="2026-01-01T00:00:00Z">
        <w:r>
          <w:delText xml:space="preserve"> </w:delText>
        </w:r>
      </w:del>
      <w:del w:id="24572" w:author="PR Preview" w:date="2026-01-01T00:00:00Z">
        <w:r>
          <w:delText xml:space="preserve">but has only the eigenvalue</w:delText>
        </w:r>
      </w:del>
      <w:del w:id="24573" w:author="PR Preview" w:date="2026-01-01T00:00:00Z">
        <w:r>
          <w:delText xml:space="preserve"> </w:delText>
        </w:r>
      </w:del>
      <m:oMath>
        <m:r>
          <m:t>1</m:t>
        </m:r>
      </m:oMath>
      <w:del w:id="24574" w:author="PR Preview" w:date="2026-01-01T00:00:00Z">
        <w:r>
          <w:delText xml:space="preserve">.</w:delText>
        </w:r>
      </w:del>
    </w:p>
    <w:p>
      <w:pPr>
        <w:pStyle w:val="BodyText"/>
      </w:pPr>
      <w:del w:id="24575" w:author="PR Preview" w:date="2026-01-01T00:00:00Z">
        <w:r>
          <w:rPr>
            <w:b/>
            <w:bCs/>
          </w:rPr>
          <w:delText xml:space="preserve">Theorem 109 (Powers of a diagonalizable matrix)</w:delText>
        </w:r>
      </w:del>
      <w:del w:id="24576" w:author="PR Preview" w:date="2026-01-01T00:00:00Z">
        <w:r>
          <w:delText xml:space="preserve"> </w:delText>
        </w:r>
      </w:del>
      <w:del w:id="24577" w:author="PR Preview" w:date="2026-01-01T00:00:00Z">
        <w:r>
          <w:delText xml:space="preserve">If</w:delText>
        </w:r>
      </w:del>
      <w:del w:id="24578"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4579" w:author="PR Preview" w:date="2026-01-01T00:00:00Z">
        <w:r>
          <w:delText xml:space="preserve"> </w:delText>
        </w:r>
      </w:del>
      <w:del w:id="24580" w:author="PR Preview" w:date="2026-01-01T00:00:00Z">
        <w:r>
          <w:delText xml:space="preserve">(</w:delText>
        </w:r>
      </w:del>
      <w:hyperlink w:anchor="def-diagonalizable">
        <w:del w:id="24581" w:author="PR Preview" w:date="2026-01-01T00:00:00Z">
          <w:r>
            <w:rPr>
              <w:rStyle w:val="Hyperlink"/>
            </w:rPr>
            <w:delText xml:space="preserve">Definition 100</w:delText>
          </w:r>
        </w:del>
      </w:hyperlink>
      <w:del w:id="24582" w:author="PR Preview" w:date="2026-01-01T00:00:00Z">
        <w:r>
          <w:delText xml:space="preserve">)</w:delText>
        </w:r>
      </w:del>
      <w:del w:id="24583" w:author="PR Preview" w:date="2026-01-01T00:00:00Z">
        <w:r>
          <w:delText xml:space="preserve"> </w:delText>
        </w:r>
      </w:del>
      <w:del w:id="24584" w:author="PR Preview" w:date="2026-01-01T00:00:00Z">
        <w:r>
          <w:delText xml:space="preserve">with</w:delText>
        </w:r>
      </w:del>
      <w:del w:id="24585"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24586" w:author="PR Preview" w:date="2026-01-01T00:00:00Z">
        <w:r>
          <w:delText xml:space="preserve">,</w:delText>
        </w:r>
      </w:del>
      <w:del w:id="24587" w:author="PR Preview" w:date="2026-01-01T00:00:00Z">
        <w:r>
          <w:delText xml:space="preserve"> </w:delText>
        </w:r>
      </w:del>
      <w:del w:id="24588" w:author="PR Preview" w:date="2026-01-01T00:00:00Z">
        <w:r>
          <w:delText xml:space="preserve">then for every positive integer</w:delText>
        </w:r>
      </w:del>
      <w:del w:id="24589" w:author="PR Preview" w:date="2026-01-01T00:00:00Z">
        <w:r>
          <w:delText xml:space="preserve"> </w:delText>
        </w:r>
      </w:del>
      <m:oMath>
        <m:r>
          <m:t>k</m:t>
        </m:r>
      </m:oMath>
      <w:del w:id="24590" w:author="PR Preview" w:date="2026-01-01T00:00:00Z">
        <w:r>
          <w:delText xml:space="preserve">,</w:delText>
        </w:r>
      </w:del>
      <w:del w:id="24591"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24592" w:author="PR Preview" w:date="2026-01-01T00:00:00Z">
        <w:r>
          <w:delText xml:space="preserve"> </w:delText>
        </w:r>
      </w:del>
      <w:del w:id="24593" w:author="PR Preview" w:date="2026-01-01T00:00:00Z">
        <w:r>
          <w:delText xml:space="preserve">and</w:delText>
        </w:r>
      </w:del>
      <w:del w:id="24594"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24595" w:author="PR Preview" w:date="2026-01-01T00:00:00Z">
        <w:r>
          <w:delText xml:space="preserve">.</w:delText>
        </w:r>
      </w:del>
    </w:p>
    <w:p>
      <w:pPr>
        <w:pStyle w:val="BodyText"/>
      </w:pPr>
      <w:ins w:id="24596" w:author="PR Preview" w:date="2026-01-01T00:00:00Z">
        <w:r>
          <w:rPr>
            <w:i/>
            <w:iCs/>
          </w:rPr>
          <w:t xml:space="preserve">Proof</w:t>
        </w:r>
      </w:ins>
      <w:ins w:id="24597" w:author="PR Preview" w:date="2026-01-01T00:00:00Z">
        <w:r>
          <w:t xml:space="preserve">. </w:t>
        </w:r>
      </w:ins>
      <w:ins w:id="24598" w:author="PR Preview" w:date="2026-01-01T00:00:00Z">
        <w:r>
          <w:t xml:space="preserve">Choose one eigenvector for each eigenvalue.</w:t>
        </w:r>
      </w:ins>
      <w:ins w:id="24599" w:author="PR Preview" w:date="2026-01-01T00:00:00Z">
        <w:r>
          <w:t xml:space="preserve"> </w:t>
        </w:r>
      </w:ins>
      <w:ins w:id="24600" w:author="PR Preview" w:date="2026-01-01T00:00:00Z">
        <w:r>
          <w:t xml:space="preserve">These</w:t>
        </w:r>
      </w:ins>
      <w:ins w:id="24601" w:author="PR Preview" w:date="2026-01-01T00:00:00Z">
        <w:r>
          <w:t xml:space="preserve"> </w:t>
        </w:r>
      </w:ins>
      <m:oMath>
        <m:r>
          <m:t>p</m:t>
        </m:r>
      </m:oMath>
      <w:ins w:id="24602" w:author="PR Preview" w:date="2026-01-01T00:00:00Z">
        <w:r>
          <w:t xml:space="preserve"> </w:t>
        </w:r>
      </w:ins>
      <w:ins w:id="24603" w:author="PR Preview" w:date="2026-01-01T00:00:00Z">
        <w:r>
          <w:t xml:space="preserve">eigenvectors are linearly independent (</w:t>
        </w:r>
      </w:ins>
      <w:hyperlink w:anchor="thm-eigenvectors-independent">
        <w:ins w:id="24604" w:author="PR Preview" w:date="2026-01-01T00:00:00Z">
          <w:r>
            <w:rPr>
              <w:rStyle w:val="Hyperlink"/>
            </w:rPr>
            <w:t xml:space="preserve">Theorem 108</w:t>
          </w:r>
        </w:ins>
      </w:hyperlink>
      <w:ins w:id="24605" w:author="PR Preview" w:date="2026-01-01T00:00:00Z">
        <w:r>
          <w:t xml:space="preserve">),</w:t>
        </w:r>
      </w:ins>
      <w:ins w:id="24606" w:author="PR Preview" w:date="2026-01-01T00:00:00Z">
        <w:r>
          <w:t xml:space="preserve"> </w:t>
        </w:r>
      </w:ins>
      <w:ins w:id="24607" w:author="PR Preview" w:date="2026-01-01T00:00:00Z">
        <w:r>
          <w:t xml:space="preserve">so the matrix is diagonalizable (</w:t>
        </w:r>
      </w:ins>
      <w:hyperlink w:anchor="thm-diagonalizable">
        <w:ins w:id="24608" w:author="PR Preview" w:date="2026-01-01T00:00:00Z">
          <w:r>
            <w:rPr>
              <w:rStyle w:val="Hyperlink"/>
            </w:rPr>
            <w:t xml:space="preserve">Theorem 109</w:t>
          </w:r>
        </w:ins>
      </w:hyperlink>
      <w:ins w:id="24609" w:author="PR Preview" w:date="2026-01-01T00:00:00Z">
        <w:r>
          <w:t xml:space="preserve">).</w:t>
        </w:r>
      </w:ins>
    </w:p>
    <w:bookmarkStart w:id="610" w:name="exm-distinct-diagonalizable"/>
    <w:p>
      <w:pPr>
        <w:pStyle w:val="BodyText"/>
      </w:pPr>
      <w:ins w:id="24610" w:author="PR Preview" w:date="2026-01-01T00:00:00Z">
        <w:r>
          <w:rPr>
            <w:b/>
            <w:bCs/>
          </w:rPr>
          <w:t xml:space="preserve">Example 199 (A triangular matrix with distinct diagonal entries)</w:t>
        </w:r>
      </w:ins>
      <w:ins w:id="24611" w:author="PR Preview" w:date="2026-01-01T00:00:00Z">
        <w:r>
          <w:t xml:space="preserve"> </w:t>
        </w:r>
      </w:ins>
      <m:oMath>
        <m:r>
          <m:rPr>
            <m:sty m:val="bi"/>
          </m:rPr>
          <m:t>U</m:t>
        </m:r>
      </m:oMath>
      <w:ins w:id="24612" w:author="PR Preview" w:date="2026-01-01T00:00:00Z">
        <w:r>
          <w:t xml:space="preserve"> </w:t>
        </w:r>
      </w:ins>
      <w:ins w:id="24613" w:author="PR Preview" w:date="2026-01-01T00:00:00Z">
        <w:r>
          <w:t xml:space="preserve">of</w:t>
        </w:r>
      </w:ins>
      <w:ins w:id="24614" w:author="PR Preview" w:date="2026-01-01T00:00:00Z">
        <w:r>
          <w:t xml:space="preserve"> </w:t>
        </w:r>
      </w:ins>
      <w:hyperlink w:anchor="exm-eigen-triangular">
        <w:ins w:id="24615" w:author="PR Preview" w:date="2026-01-01T00:00:00Z">
          <w:r>
            <w:rPr>
              <w:rStyle w:val="Hyperlink"/>
            </w:rPr>
            <w:t xml:space="preserve">Example 192</w:t>
          </w:r>
        </w:ins>
      </w:hyperlink>
      <w:ins w:id="24616" w:author="PR Preview" w:date="2026-01-01T00:00:00Z">
        <w:r>
          <w:t xml:space="preserve"> </w:t>
        </w:r>
      </w:ins>
      <w:ins w:id="24617" w:author="PR Preview" w:date="2026-01-01T00:00:00Z">
        <w:r>
          <w:t xml:space="preserve">has the three different eigenvalues</w:t>
        </w:r>
      </w:ins>
      <w:ins w:id="24618" w:author="PR Preview" w:date="2026-01-01T00:00:00Z">
        <w:r>
          <w:t xml:space="preserve"> </w:t>
        </w:r>
      </w:ins>
      <m:oMath>
        <m:r>
          <m:t>2</m:t>
        </m:r>
      </m:oMath>
      <w:ins w:id="24619" w:author="PR Preview" w:date="2026-01-01T00:00:00Z">
        <w:r>
          <w:t xml:space="preserve">,</w:t>
        </w:r>
      </w:ins>
      <w:ins w:id="24620" w:author="PR Preview" w:date="2026-01-01T00:00:00Z">
        <w:r>
          <w:t xml:space="preserve"> </w:t>
        </w:r>
      </w:ins>
      <m:oMath>
        <m:f>
          <m:fPr>
            <m:type m:val="lin"/>
          </m:fPr>
          <m:num>
            <m:r>
              <m:t>1</m:t>
            </m:r>
          </m:num>
          <m:den>
            <m:r>
              <m:t>2</m:t>
            </m:r>
          </m:den>
        </m:f>
      </m:oMath>
      <w:ins w:id="24621" w:author="PR Preview" w:date="2026-01-01T00:00:00Z">
        <w:r>
          <w:t xml:space="preserve"> </w:t>
        </w:r>
      </w:ins>
      <w:ins w:id="24622" w:author="PR Preview" w:date="2026-01-01T00:00:00Z">
        <w:r>
          <w:t xml:space="preserve">and</w:t>
        </w:r>
      </w:ins>
      <w:ins w:id="24623" w:author="PR Preview" w:date="2026-01-01T00:00:00Z">
        <w:r>
          <w:t xml:space="preserve"> </w:t>
        </w:r>
      </w:ins>
      <m:oMath>
        <m:r>
          <m:rPr>
            <m:sty m:val="p"/>
          </m:rPr>
          <m:t>−</m:t>
        </m:r>
        <m:r>
          <m:t>1</m:t>
        </m:r>
      </m:oMath>
      <w:ins w:id="24624" w:author="PR Preview" w:date="2026-01-01T00:00:00Z">
        <w:r>
          <w:t xml:space="preserve"> </w:t>
        </w:r>
      </w:ins>
      <w:ins w:id="24625" w:author="PR Preview" w:date="2026-01-01T00:00:00Z">
        <w:r>
          <w:t xml:space="preserve">(</w:t>
        </w:r>
      </w:ins>
      <w:hyperlink w:anchor="thm-eigen-triangular">
        <w:ins w:id="24626" w:author="PR Preview" w:date="2026-01-01T00:00:00Z">
          <w:r>
            <w:rPr>
              <w:rStyle w:val="Hyperlink"/>
            </w:rPr>
            <w:t xml:space="preserve">Theorem 105</w:t>
          </w:r>
        </w:ins>
      </w:hyperlink>
      <w:ins w:id="24627" w:author="PR Preview" w:date="2026-01-01T00:00:00Z">
        <w:r>
          <w:t xml:space="preserve">), so it is diagonalizable,</w:t>
        </w:r>
      </w:ins>
      <w:ins w:id="24628" w:author="PR Preview" w:date="2026-01-01T00:00:00Z">
        <w:r>
          <w:t xml:space="preserve"> </w:t>
        </w:r>
      </w:ins>
      <w:ins w:id="24629" w:author="PR Preview" w:date="2026-01-01T00:00:00Z">
        <w:r>
          <w:t xml:space="preserve">even though it is not symmetric, so</w:t>
        </w:r>
      </w:ins>
      <w:ins w:id="24630" w:author="PR Preview" w:date="2026-01-01T00:00:00Z">
        <w:r>
          <w:t xml:space="preserve"> </w:t>
        </w:r>
      </w:ins>
      <w:hyperlink w:anchor="thm-spectral">
        <w:ins w:id="24631" w:author="PR Preview" w:date="2026-01-01T00:00:00Z">
          <w:r>
            <w:rPr>
              <w:rStyle w:val="Hyperlink"/>
            </w:rPr>
            <w:t xml:space="preserve">Theorem 73</w:t>
          </w:r>
        </w:ins>
      </w:hyperlink>
      <w:ins w:id="24632" w:author="PR Preview" w:date="2026-01-01T00:00:00Z">
        <w:r>
          <w:t xml:space="preserve"> </w:t>
        </w:r>
      </w:ins>
      <w:ins w:id="24633" w:author="PR Preview" w:date="2026-01-01T00:00:00Z">
        <w:r>
          <w:t xml:space="preserve">does not apply to it.</w:t>
        </w:r>
      </w:ins>
      <w:ins w:id="24634" w:author="PR Preview" w:date="2026-01-01T00:00:00Z">
        <w:r>
          <w:t xml:space="preserve"> </w:t>
        </w:r>
      </w:ins>
      <w:ins w:id="24635" w:author="PR Preview" w:date="2026-01-01T00:00:00Z">
        <w:r>
          <w:t xml:space="preserve">The converse fails:</w:t>
        </w:r>
      </w:ins>
      <w:ins w:id="24636" w:author="PR Preview" w:date="2026-01-01T00:00:00Z">
        <w:r>
          <w:t xml:space="preserve"> </w:t>
        </w:r>
      </w:ins>
      <m:oMath>
        <m:sSub>
          <m:e>
            <m:r>
              <m:rPr>
                <m:sty m:val="bi"/>
              </m:rPr>
              <m:t>I</m:t>
            </m:r>
          </m:e>
          <m:sub>
            <m:r>
              <m:t>2</m:t>
            </m:r>
          </m:sub>
        </m:sSub>
      </m:oMath>
      <w:ins w:id="24637" w:author="PR Preview" w:date="2026-01-01T00:00:00Z">
        <w:r>
          <w:t xml:space="preserve"> </w:t>
        </w:r>
      </w:ins>
      <w:ins w:id="24638" w:author="PR Preview" w:date="2026-01-01T00:00:00Z">
        <w:r>
          <w:t xml:space="preserve">is diagonal, hence diagonalizable</w:t>
        </w:r>
      </w:ins>
      <w:ins w:id="24639" w:author="PR Preview" w:date="2026-01-01T00:00:00Z">
        <w:r>
          <w:t xml:space="preserve"> </w:t>
        </w:r>
      </w:ins>
      <w:ins w:id="24640"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24641" w:author="PR Preview" w:date="2026-01-01T00:00:00Z">
        <w:r>
          <w:t xml:space="preserve">),</w:t>
        </w:r>
      </w:ins>
      <w:ins w:id="24642" w:author="PR Preview" w:date="2026-01-01T00:00:00Z">
        <w:r>
          <w:t xml:space="preserve"> </w:t>
        </w:r>
      </w:ins>
      <w:ins w:id="24643" w:author="PR Preview" w:date="2026-01-01T00:00:00Z">
        <w:r>
          <w:t xml:space="preserve">but has only the eigenvalue</w:t>
        </w:r>
      </w:ins>
      <w:ins w:id="24644" w:author="PR Preview" w:date="2026-01-01T00:00:00Z">
        <w:r>
          <w:t xml:space="preserve"> </w:t>
        </w:r>
      </w:ins>
      <m:oMath>
        <m:r>
          <m:t>1</m:t>
        </m:r>
      </m:oMath>
      <w:ins w:id="24645" w:author="PR Preview" w:date="2026-01-01T00:00:00Z">
        <w:r>
          <w:t xml:space="preserve">.</w:t>
        </w:r>
      </w:ins>
    </w:p>
    <w:bookmarkEnd w:id="610"/>
    <w:bookmarkStart w:id="611" w:name="thm-diagonalizable-powers"/>
    <w:p>
      <w:pPr>
        <w:pStyle w:val="BodyText"/>
      </w:pPr>
      <w:ins w:id="24646" w:author="PR Preview" w:date="2026-01-01T00:00:00Z">
        <w:r>
          <w:rPr>
            <w:b/>
            <w:bCs/>
          </w:rPr>
          <w:t xml:space="preserve">Theorem 110 (Powers of a diagonalizable matrix)</w:t>
        </w:r>
      </w:ins>
      <w:ins w:id="24647" w:author="PR Preview" w:date="2026-01-01T00:00:00Z">
        <w:r>
          <w:t xml:space="preserve"> </w:t>
        </w:r>
      </w:ins>
      <w:ins w:id="24648" w:author="PR Preview" w:date="2026-01-01T00:00:00Z">
        <w:r>
          <w:t xml:space="preserve">If</w:t>
        </w:r>
      </w:ins>
      <w:ins w:id="24649"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4650" w:author="PR Preview" w:date="2026-01-01T00:00:00Z">
        <w:r>
          <w:t xml:space="preserve"> </w:t>
        </w:r>
      </w:ins>
      <w:ins w:id="24651" w:author="PR Preview" w:date="2026-01-01T00:00:00Z">
        <w:r>
          <w:t xml:space="preserve">(</w:t>
        </w:r>
      </w:ins>
      <w:hyperlink w:anchor="def-diagonalizable">
        <w:ins w:id="24652" w:author="PR Preview" w:date="2026-01-01T00:00:00Z">
          <w:r>
            <w:rPr>
              <w:rStyle w:val="Hyperlink"/>
            </w:rPr>
            <w:t xml:space="preserve">Definition 106</w:t>
          </w:r>
        </w:ins>
      </w:hyperlink>
      <w:ins w:id="24653" w:author="PR Preview" w:date="2026-01-01T00:00:00Z">
        <w:r>
          <w:t xml:space="preserve">)</w:t>
        </w:r>
      </w:ins>
      <w:ins w:id="24654" w:author="PR Preview" w:date="2026-01-01T00:00:00Z">
        <w:r>
          <w:t xml:space="preserve"> </w:t>
        </w:r>
      </w:ins>
      <w:ins w:id="24655" w:author="PR Preview" w:date="2026-01-01T00:00:00Z">
        <w:r>
          <w:t xml:space="preserve">with</w:t>
        </w:r>
      </w:ins>
      <w:ins w:id="24656"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24657" w:author="PR Preview" w:date="2026-01-01T00:00:00Z">
        <w:r>
          <w:t xml:space="preserve">,</w:t>
        </w:r>
      </w:ins>
      <w:ins w:id="24658" w:author="PR Preview" w:date="2026-01-01T00:00:00Z">
        <w:r>
          <w:t xml:space="preserve"> </w:t>
        </w:r>
      </w:ins>
      <w:ins w:id="24659" w:author="PR Preview" w:date="2026-01-01T00:00:00Z">
        <w:r>
          <w:t xml:space="preserve">then for every positive integer</w:t>
        </w:r>
      </w:ins>
      <w:ins w:id="24660" w:author="PR Preview" w:date="2026-01-01T00:00:00Z">
        <w:r>
          <w:t xml:space="preserve"> </w:t>
        </w:r>
      </w:ins>
      <m:oMath>
        <m:r>
          <m:t>k</m:t>
        </m:r>
      </m:oMath>
      <w:ins w:id="24661" w:author="PR Preview" w:date="2026-01-01T00:00:00Z">
        <w:r>
          <w:t xml:space="preserve">,</w:t>
        </w:r>
      </w:ins>
      <w:ins w:id="24662"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24663" w:author="PR Preview" w:date="2026-01-01T00:00:00Z">
        <w:r>
          <w:t xml:space="preserve"> </w:t>
        </w:r>
      </w:ins>
      <w:ins w:id="24664" w:author="PR Preview" w:date="2026-01-01T00:00:00Z">
        <w:r>
          <w:t xml:space="preserve">and</w:t>
        </w:r>
      </w:ins>
      <w:ins w:id="24665"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24666" w:author="PR Preview" w:date="2026-01-01T00:00:00Z">
        <w:r>
          <w:t xml:space="preserve">.</w:t>
        </w:r>
      </w:ins>
    </w:p>
    <w:bookmarkEnd w:id="611"/>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12" w:name="exm-diagonalizable-powers"/>
    <w:p>
      <w:pPr>
        <w:pStyle w:val="FirstParagraph"/>
      </w:pPr>
      <w:del w:id="24667" w:author="PR Preview" w:date="2026-01-01T00:00:00Z">
        <w:r>
          <w:rPr>
            <w:b/>
            <w:bCs/>
          </w:rPr>
          <w:delText xml:space="preserve">Example 197 (A closed form for the powers)</w:delText>
        </w:r>
      </w:del>
      <w:del w:id="24668" w:author="PR Preview" w:date="2026-01-01T00:00:00Z">
        <w:r>
          <w:delText xml:space="preserve"> </w:delText>
        </w:r>
      </w:del>
      <w:del w:id="24669" w:author="PR Preview" w:date="2026-01-01T00:00:00Z">
        <w:r>
          <w:delText xml:space="preserve">For</w:delText>
        </w:r>
      </w:del>
      <w:del w:id="2467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671" w:author="PR Preview" w:date="2026-01-01T00:00:00Z">
        <w:r>
          <w:delText xml:space="preserve">,</w:delText>
        </w:r>
      </w:del>
      <w:del w:id="24672" w:author="PR Preview" w:date="2026-01-01T00:00:00Z">
        <w:r>
          <w:delText xml:space="preserve"> </w:delText>
        </w:r>
      </w:del>
      <w:del w:id="24673" w:author="PR Preview" w:date="2026-01-01T00:00:00Z">
        <w:r>
          <w:delText xml:space="preserve">with</w:delText>
        </w:r>
      </w:del>
      <w:del w:id="24674" w:author="PR Preview" w:date="2026-01-01T00:00:00Z">
        <w:r>
          <w:delText xml:space="preserve"> </w:delText>
        </w:r>
      </w:del>
      <m:oMath>
        <m:r>
          <m:rPr>
            <m:sty m:val="bi"/>
          </m:rPr>
          <m:t>X</m:t>
        </m:r>
      </m:oMath>
      <w:del w:id="24675" w:author="PR Preview" w:date="2026-01-01T00:00:00Z">
        <w:r>
          <w:delText xml:space="preserve"> </w:delText>
        </w:r>
      </w:del>
      <w:del w:id="24676" w:author="PR Preview" w:date="2026-01-01T00:00:00Z">
        <w:r>
          <w:delText xml:space="preserve">as in</w:delText>
        </w:r>
      </w:del>
      <w:del w:id="24677" w:author="PR Preview" w:date="2026-01-01T00:00:00Z">
        <w:r>
          <w:delText xml:space="preserve"> </w:delText>
        </w:r>
      </w:del>
      <w:hyperlink w:anchor="exm-thm-diagonalizable">
        <w:del w:id="24678" w:author="PR Preview" w:date="2026-01-01T00:00:00Z">
          <w:r>
            <w:rPr>
              <w:rStyle w:val="Hyperlink"/>
            </w:rPr>
            <w:delText xml:space="preserve">Example 195</w:delText>
          </w:r>
        </w:del>
      </w:hyperlink>
      <w:del w:id="24679" w:author="PR Preview" w:date="2026-01-01T00:00:00Z">
        <w:r>
          <w:delText xml:space="preserve"> </w:delText>
        </w:r>
      </w:del>
      <w:del w:id="24680" w:author="PR Preview" w:date="2026-01-01T00:00:00Z">
        <w:r>
          <w:delText xml:space="preserve">and</w:delText>
        </w:r>
      </w:del>
      <w:del w:id="24681"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24682" w:author="PR Preview" w:date="2026-01-01T00:00:00Z">
        <w:r>
          <w:delText xml:space="preserve"> </w:delText>
        </w:r>
      </w:del>
      <w:del w:id="24683" w:author="PR Preview" w:date="2026-01-01T00:00:00Z">
        <w:r>
          <w:delText xml:space="preserve">(</w:delText>
        </w:r>
      </w:del>
      <w:hyperlink w:anchor="exm-similar">
        <w:del w:id="24684" w:author="PR Preview" w:date="2026-01-01T00:00:00Z">
          <w:r>
            <w:rPr>
              <w:rStyle w:val="Hyperlink"/>
            </w:rPr>
            <w:delText xml:space="preserve">Example 191</w:delText>
          </w:r>
        </w:del>
      </w:hyperlink>
      <w:del w:id="24685"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del w:id="24686" w:author="PR Preview" w:date="2026-01-01T00:00:00Z">
        <w:r>
          <w:delText xml:space="preserve">For</w:delText>
        </w:r>
      </w:del>
      <w:del w:id="24687" w:author="PR Preview" w:date="2026-01-01T00:00:00Z">
        <w:r>
          <w:delText xml:space="preserve"> </w:delText>
        </w:r>
      </w:del>
      <m:oMath>
        <m:r>
          <m:t>k</m:t>
        </m:r>
        <m:r>
          <m:rPr>
            <m:sty m:val="p"/>
          </m:rPr>
          <m:t>=</m:t>
        </m:r>
        <m:r>
          <m:t>2</m:t>
        </m:r>
      </m:oMath>
      <w:del w:id="24688" w:author="PR Preview" w:date="2026-01-01T00:00:00Z">
        <w:r>
          <w:delText xml:space="preserve"> </w:delText>
        </w:r>
      </w:del>
      <w:del w:id="24689" w:author="PR Preview" w:date="2026-01-01T00:00:00Z">
        <w:r>
          <w:delText xml:space="preserve">this gives</w:delText>
        </w:r>
      </w:del>
      <w:del w:id="24690"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24691" w:author="PR Preview" w:date="2026-01-01T00:00:00Z">
        <w:r>
          <w:delText xml:space="preserve">,</w:delText>
        </w:r>
      </w:del>
      <w:del w:id="24692" w:author="PR Preview" w:date="2026-01-01T00:00:00Z">
        <w:r>
          <w:delText xml:space="preserve"> </w:delText>
        </w:r>
      </w:del>
      <w:del w:id="24693" w:author="PR Preview" w:date="2026-01-01T00:00:00Z">
        <w:r>
          <w:delText xml:space="preserve">which matches</w:delText>
        </w:r>
      </w:del>
      <w:del w:id="24694" w:author="PR Preview" w:date="2026-01-01T00:00:00Z">
        <w:r>
          <w:delText xml:space="preserve"> </w:delText>
        </w:r>
      </w:del>
      <m:oMath>
        <m:sSup>
          <m:e>
            <m:r>
              <m:rPr>
                <m:sty m:val="bi"/>
              </m:rPr>
              <m:t>A</m:t>
            </m:r>
          </m:e>
          <m:sup>
            <m:r>
              <m:t>2</m:t>
            </m:r>
          </m:sup>
        </m:sSup>
      </m:oMath>
      <w:del w:id="24695" w:author="PR Preview" w:date="2026-01-01T00:00:00Z">
        <w:r>
          <w:delText xml:space="preserve"> </w:delText>
        </w:r>
      </w:del>
      <w:del w:id="24696" w:author="PR Preview" w:date="2026-01-01T00:00:00Z">
        <w:r>
          <w:delText xml:space="preserve">in</w:delText>
        </w:r>
      </w:del>
      <w:del w:id="24697" w:author="PR Preview" w:date="2026-01-01T00:00:00Z">
        <w:r>
          <w:delText xml:space="preserve"> </w:delText>
        </w:r>
      </w:del>
      <w:hyperlink w:anchor="exm-eigen-shift-power">
        <w:del w:id="24698" w:author="PR Preview" w:date="2026-01-01T00:00:00Z">
          <w:r>
            <w:rPr>
              <w:rStyle w:val="Hyperlink"/>
            </w:rPr>
            <w:delText xml:space="preserve">Example 188</w:delText>
          </w:r>
        </w:del>
      </w:hyperlink>
      <w:del w:id="24699" w:author="PR Preview" w:date="2026-01-01T00:00:00Z">
        <w:r>
          <w:delText xml:space="preserve">.</w:delText>
        </w:r>
      </w:del>
    </w:p>
    <w:p>
      <w:pPr>
        <w:pStyle w:val="FirstParagraph"/>
      </w:pPr>
      <w:ins w:id="24700" w:author="PR Preview" w:date="2026-01-01T00:00:00Z">
        <w:r>
          <w:rPr>
            <w:b/>
            <w:bCs/>
          </w:rPr>
          <w:t xml:space="preserve">Example 200 (A closed form for the powers)</w:t>
        </w:r>
      </w:ins>
      <w:ins w:id="24701" w:author="PR Preview" w:date="2026-01-01T00:00:00Z">
        <w:r>
          <w:t xml:space="preserve"> </w:t>
        </w:r>
      </w:ins>
      <w:ins w:id="24702" w:author="PR Preview" w:date="2026-01-01T00:00:00Z">
        <w:r>
          <w:t xml:space="preserve">For</w:t>
        </w:r>
      </w:ins>
      <w:ins w:id="247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704" w:author="PR Preview" w:date="2026-01-01T00:00:00Z">
        <w:r>
          <w:t xml:space="preserve">,</w:t>
        </w:r>
      </w:ins>
      <w:ins w:id="24705" w:author="PR Preview" w:date="2026-01-01T00:00:00Z">
        <w:r>
          <w:t xml:space="preserve"> </w:t>
        </w:r>
      </w:ins>
      <w:ins w:id="24706" w:author="PR Preview" w:date="2026-01-01T00:00:00Z">
        <w:r>
          <w:t xml:space="preserve">with</w:t>
        </w:r>
      </w:ins>
      <w:ins w:id="24707" w:author="PR Preview" w:date="2026-01-01T00:00:00Z">
        <w:r>
          <w:t xml:space="preserve"> </w:t>
        </w:r>
      </w:ins>
      <m:oMath>
        <m:r>
          <m:rPr>
            <m:sty m:val="bi"/>
          </m:rPr>
          <m:t>X</m:t>
        </m:r>
      </m:oMath>
      <w:ins w:id="24708" w:author="PR Preview" w:date="2026-01-01T00:00:00Z">
        <w:r>
          <w:t xml:space="preserve"> </w:t>
        </w:r>
      </w:ins>
      <w:ins w:id="24709" w:author="PR Preview" w:date="2026-01-01T00:00:00Z">
        <w:r>
          <w:t xml:space="preserve">as in</w:t>
        </w:r>
      </w:ins>
      <w:ins w:id="24710" w:author="PR Preview" w:date="2026-01-01T00:00:00Z">
        <w:r>
          <w:t xml:space="preserve"> </w:t>
        </w:r>
      </w:ins>
      <w:hyperlink w:anchor="exm-thm-diagonalizable">
        <w:ins w:id="24711" w:author="PR Preview" w:date="2026-01-01T00:00:00Z">
          <w:r>
            <w:rPr>
              <w:rStyle w:val="Hyperlink"/>
            </w:rPr>
            <w:t xml:space="preserve">Example 198</w:t>
          </w:r>
        </w:ins>
      </w:hyperlink>
      <w:ins w:id="24712" w:author="PR Preview" w:date="2026-01-01T00:00:00Z">
        <w:r>
          <w:t xml:space="preserve"> </w:t>
        </w:r>
      </w:ins>
      <w:ins w:id="24713" w:author="PR Preview" w:date="2026-01-01T00:00:00Z">
        <w:r>
          <w:t xml:space="preserve">and</w:t>
        </w:r>
      </w:ins>
      <w:ins w:id="24714"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24715" w:author="PR Preview" w:date="2026-01-01T00:00:00Z">
        <w:r>
          <w:t xml:space="preserve"> </w:t>
        </w:r>
      </w:ins>
      <w:ins w:id="24716" w:author="PR Preview" w:date="2026-01-01T00:00:00Z">
        <w:r>
          <w:t xml:space="preserve">(</w:t>
        </w:r>
      </w:ins>
      <w:hyperlink w:anchor="exm-similar">
        <w:ins w:id="24717" w:author="PR Preview" w:date="2026-01-01T00:00:00Z">
          <w:r>
            <w:rPr>
              <w:rStyle w:val="Hyperlink"/>
            </w:rPr>
            <w:t xml:space="preserve">Example 194</w:t>
          </w:r>
        </w:ins>
      </w:hyperlink>
      <w:ins w:id="24718"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110</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ins w:id="24719" w:author="PR Preview" w:date="2026-01-01T00:00:00Z">
        <w:r>
          <w:t xml:space="preserve">For</w:t>
        </w:r>
      </w:ins>
      <w:ins w:id="24720" w:author="PR Preview" w:date="2026-01-01T00:00:00Z">
        <w:r>
          <w:t xml:space="preserve"> </w:t>
        </w:r>
      </w:ins>
      <m:oMath>
        <m:r>
          <m:t>k</m:t>
        </m:r>
        <m:r>
          <m:rPr>
            <m:sty m:val="p"/>
          </m:rPr>
          <m:t>=</m:t>
        </m:r>
        <m:r>
          <m:t>2</m:t>
        </m:r>
      </m:oMath>
      <w:ins w:id="24721" w:author="PR Preview" w:date="2026-01-01T00:00:00Z">
        <w:r>
          <w:t xml:space="preserve"> </w:t>
        </w:r>
      </w:ins>
      <w:ins w:id="24722" w:author="PR Preview" w:date="2026-01-01T00:00:00Z">
        <w:r>
          <w:t xml:space="preserve">this gives</w:t>
        </w:r>
      </w:ins>
      <w:ins w:id="24723"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24724" w:author="PR Preview" w:date="2026-01-01T00:00:00Z">
        <w:r>
          <w:t xml:space="preserve">,</w:t>
        </w:r>
      </w:ins>
      <w:ins w:id="24725" w:author="PR Preview" w:date="2026-01-01T00:00:00Z">
        <w:r>
          <w:t xml:space="preserve"> </w:t>
        </w:r>
      </w:ins>
      <w:ins w:id="24726" w:author="PR Preview" w:date="2026-01-01T00:00:00Z">
        <w:r>
          <w:t xml:space="preserve">which matches</w:t>
        </w:r>
      </w:ins>
      <w:ins w:id="24727" w:author="PR Preview" w:date="2026-01-01T00:00:00Z">
        <w:r>
          <w:t xml:space="preserve"> </w:t>
        </w:r>
      </w:ins>
      <m:oMath>
        <m:sSup>
          <m:e>
            <m:r>
              <m:rPr>
                <m:sty m:val="bi"/>
              </m:rPr>
              <m:t>A</m:t>
            </m:r>
          </m:e>
          <m:sup>
            <m:r>
              <m:t>2</m:t>
            </m:r>
          </m:sup>
        </m:sSup>
      </m:oMath>
      <w:ins w:id="24728" w:author="PR Preview" w:date="2026-01-01T00:00:00Z">
        <w:r>
          <w:t xml:space="preserve"> </w:t>
        </w:r>
      </w:ins>
      <w:ins w:id="24729" w:author="PR Preview" w:date="2026-01-01T00:00:00Z">
        <w:r>
          <w:t xml:space="preserve">in</w:t>
        </w:r>
      </w:ins>
      <w:ins w:id="24730" w:author="PR Preview" w:date="2026-01-01T00:00:00Z">
        <w:r>
          <w:t xml:space="preserve"> </w:t>
        </w:r>
      </w:ins>
      <w:hyperlink w:anchor="exm-eigen-shift-power">
        <w:ins w:id="24731" w:author="PR Preview" w:date="2026-01-01T00:00:00Z">
          <w:r>
            <w:rPr>
              <w:rStyle w:val="Hyperlink"/>
            </w:rPr>
            <w:t xml:space="preserve">Example 191</w:t>
          </w:r>
        </w:ins>
      </w:hyperlink>
      <w:ins w:id="24732" w:author="PR Preview" w:date="2026-01-01T00:00:00Z">
        <w:r>
          <w:t xml:space="preserve">.</w:t>
        </w:r>
      </w:ins>
    </w:p>
    <w:bookmarkEnd w:id="612"/>
    <w:bookmarkEnd w:id="613"/>
    <w:bookmarkStart w:id="63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76</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16" w:name="thm-pd-gram"/>
    <w:p>
      <w:pPr>
        <w:pStyle w:val="BodyText"/>
      </w:pPr>
      <w:del w:id="24733" w:author="PR Preview" w:date="2026-01-01T00:00:00Z">
        <w:r>
          <w:rPr>
            <w:b/>
            <w:bCs/>
          </w:rPr>
          <w:delText xml:space="preserve">Theorem 110 (Definite matrices are Gram matrices)</w:delText>
        </w:r>
      </w:del>
      <w:del w:id="24734" w:author="PR Preview" w:date="2026-01-01T00:00:00Z">
        <w:r>
          <w:delText xml:space="preserve"> </w:delText>
        </w:r>
      </w:del>
      <w:del w:id="24735" w:author="PR Preview" w:date="2026-01-01T00:00:00Z">
        <w:r>
          <w:delText xml:space="preserve">Let</w:delText>
        </w:r>
      </w:del>
      <w:del w:id="24736" w:author="PR Preview" w:date="2026-01-01T00:00:00Z">
        <w:r>
          <w:delText xml:space="preserve"> </w:delText>
        </w:r>
      </w:del>
      <m:oMath>
        <m:r>
          <m:rPr>
            <m:sty m:val="bi"/>
          </m:rPr>
          <m:t>A</m:t>
        </m:r>
      </m:oMath>
      <w:del w:id="24737" w:author="PR Preview" w:date="2026-01-01T00:00:00Z">
        <w:r>
          <w:delText xml:space="preserve"> </w:delText>
        </w:r>
      </w:del>
      <w:del w:id="24738" w:author="PR Preview" w:date="2026-01-01T00:00:00Z">
        <w:r>
          <w:delText xml:space="preserve">be a</w:delText>
        </w:r>
      </w:del>
      <w:del w:id="24739" w:author="PR Preview" w:date="2026-01-01T00:00:00Z">
        <w:r>
          <w:delText xml:space="preserve"> </w:delText>
        </w:r>
      </w:del>
      <m:oMath>
        <m:r>
          <m:t>p</m:t>
        </m:r>
        <m:r>
          <m:rPr>
            <m:sty m:val="p"/>
          </m:rPr>
          <m:t>×</m:t>
        </m:r>
        <m:r>
          <m:t>p</m:t>
        </m:r>
      </m:oMath>
      <w:del w:id="24740" w:author="PR Preview" w:date="2026-01-01T00:00:00Z">
        <w:r>
          <w:delText xml:space="preserve"> </w:delText>
        </w:r>
      </w:del>
      <w:del w:id="24741" w:author="PR Preview" w:date="2026-01-01T00:00:00Z">
        <w:r>
          <w:delText xml:space="preserve">matrix.</w:delText>
        </w:r>
      </w:del>
    </w:p>
    <w:p>
      <w:pPr>
        <w:pStyle w:val="Compact"/>
        <w:numPr>
          <w:ilvl w:val="0"/>
          <w:numId w:val="1103"/>
        </w:numPr>
      </w:pPr>
      <m:oMath>
        <m:r>
          <m:rPr>
            <m:sty m:val="bi"/>
          </m:rPr>
          <m:t>A</m:t>
        </m:r>
      </m:oMath>
      <w:del w:id="24742" w:author="PR Preview" w:date="2026-01-01T00:00:00Z">
        <w:r>
          <w:delText xml:space="preserve"> </w:delText>
        </w:r>
      </w:del>
      <w:del w:id="24743" w:author="PR Preview" w:date="2026-01-01T00:00:00Z">
        <w:r>
          <w:delText xml:space="preserve">is positive semidefinite (</w:delText>
        </w:r>
      </w:del>
      <w:hyperlink w:anchor="def-positive-semidefinite">
        <w:del w:id="24744" w:author="PR Preview" w:date="2026-01-01T00:00:00Z">
          <w:r>
            <w:rPr>
              <w:rStyle w:val="Hyperlink"/>
            </w:rPr>
            <w:delText xml:space="preserve">Definition 85</w:delText>
          </w:r>
        </w:del>
      </w:hyperlink>
      <w:del w:id="24745" w:author="PR Preview" w:date="2026-01-01T00:00:00Z">
        <w:r>
          <w:delText xml:space="preserve">)</w:delText>
        </w:r>
      </w:del>
      <w:del w:id="24746" w:author="PR Preview" w:date="2026-01-01T00:00:00Z">
        <w:r>
          <w:delText xml:space="preserve"> </w:delText>
        </w:r>
      </w:del>
      <w:del w:id="24747" w:author="PR Preview" w:date="2026-01-01T00:00:00Z">
        <w:r>
          <w:delText xml:space="preserve">exactly when</w:delText>
        </w:r>
      </w:del>
      <w:del w:id="24748"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24749" w:author="PR Preview" w:date="2026-01-01T00:00:00Z">
        <w:r>
          <w:delText xml:space="preserve"> </w:delText>
        </w:r>
      </w:del>
      <w:del w:id="24750" w:author="PR Preview" w:date="2026-01-01T00:00:00Z">
        <w:r>
          <w:delText xml:space="preserve">for some matrix</w:delText>
        </w:r>
      </w:del>
      <w:del w:id="24751" w:author="PR Preview" w:date="2026-01-01T00:00:00Z">
        <w:r>
          <w:delText xml:space="preserve"> </w:delText>
        </w:r>
      </w:del>
      <m:oMath>
        <m:r>
          <m:rPr>
            <m:sty m:val="bi"/>
          </m:rPr>
          <m:t>B</m:t>
        </m:r>
      </m:oMath>
      <w:del w:id="24752" w:author="PR Preview" w:date="2026-01-01T00:00:00Z">
        <w:r>
          <w:delText xml:space="preserve"> </w:delText>
        </w:r>
      </w:del>
      <w:del w:id="24753" w:author="PR Preview" w:date="2026-01-01T00:00:00Z">
        <w:r>
          <w:delText xml:space="preserve">with</w:delText>
        </w:r>
      </w:del>
      <w:del w:id="24754" w:author="PR Preview" w:date="2026-01-01T00:00:00Z">
        <w:r>
          <w:delText xml:space="preserve"> </w:delText>
        </w:r>
      </w:del>
      <m:oMath>
        <m:r>
          <m:t>p</m:t>
        </m:r>
      </m:oMath>
      <w:del w:id="24755" w:author="PR Preview" w:date="2026-01-01T00:00:00Z">
        <w:r>
          <w:delText xml:space="preserve"> </w:delText>
        </w:r>
      </w:del>
      <w:del w:id="24756" w:author="PR Preview" w:date="2026-01-01T00:00:00Z">
        <w:r>
          <w:delText xml:space="preserve">columns.</w:delText>
        </w:r>
      </w:del>
    </w:p>
    <w:p>
      <w:pPr>
        <w:pStyle w:val="Compact"/>
        <w:numPr>
          <w:ilvl w:val="0"/>
          <w:numId w:val="1103"/>
        </w:numPr>
      </w:pPr>
      <m:oMath>
        <m:r>
          <m:rPr>
            <m:sty m:val="bi"/>
          </m:rPr>
          <m:t>A</m:t>
        </m:r>
      </m:oMath>
      <w:del w:id="24757" w:author="PR Preview" w:date="2026-01-01T00:00:00Z">
        <w:r>
          <w:delText xml:space="preserve"> </w:delText>
        </w:r>
      </w:del>
      <w:del w:id="24758" w:author="PR Preview" w:date="2026-01-01T00:00:00Z">
        <w:r>
          <w:delText xml:space="preserve">is positive definite (</w:delText>
        </w:r>
      </w:del>
      <w:hyperlink w:anchor="def-positive-definite">
        <w:del w:id="24759" w:author="PR Preview" w:date="2026-01-01T00:00:00Z">
          <w:r>
            <w:rPr>
              <w:rStyle w:val="Hyperlink"/>
            </w:rPr>
            <w:delText xml:space="preserve">Definition 86</w:delText>
          </w:r>
        </w:del>
      </w:hyperlink>
      <w:del w:id="24760" w:author="PR Preview" w:date="2026-01-01T00:00:00Z">
        <w:r>
          <w:delText xml:space="preserve">)</w:delText>
        </w:r>
      </w:del>
      <w:del w:id="24761" w:author="PR Preview" w:date="2026-01-01T00:00:00Z">
        <w:r>
          <w:delText xml:space="preserve"> </w:delText>
        </w:r>
      </w:del>
      <w:del w:id="24762" w:author="PR Preview" w:date="2026-01-01T00:00:00Z">
        <w:r>
          <w:delText xml:space="preserve">exactly when</w:delText>
        </w:r>
      </w:del>
      <w:del w:id="24763"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24764" w:author="PR Preview" w:date="2026-01-01T00:00:00Z">
        <w:r>
          <w:delText xml:space="preserve"> </w:delText>
        </w:r>
      </w:del>
      <w:del w:id="24765" w:author="PR Preview" w:date="2026-01-01T00:00:00Z">
        <w:r>
          <w:delText xml:space="preserve">for some matrix</w:delText>
        </w:r>
      </w:del>
      <w:del w:id="24766" w:author="PR Preview" w:date="2026-01-01T00:00:00Z">
        <w:r>
          <w:delText xml:space="preserve"> </w:delText>
        </w:r>
      </w:del>
      <m:oMath>
        <m:r>
          <m:rPr>
            <m:sty m:val="bi"/>
          </m:rPr>
          <m:t>B</m:t>
        </m:r>
      </m:oMath>
      <w:del w:id="24767" w:author="PR Preview" w:date="2026-01-01T00:00:00Z">
        <w:r>
          <w:delText xml:space="preserve"> </w:delText>
        </w:r>
      </w:del>
      <w:del w:id="24768" w:author="PR Preview" w:date="2026-01-01T00:00:00Z">
        <w:r>
          <w:delText xml:space="preserve">with</w:delText>
        </w:r>
      </w:del>
      <w:del w:id="24769" w:author="PR Preview" w:date="2026-01-01T00:00:00Z">
        <w:r>
          <w:delText xml:space="preserve"> </w:delText>
        </w:r>
      </w:del>
      <m:oMath>
        <m:r>
          <m:t>p</m:t>
        </m:r>
      </m:oMath>
      <w:del w:id="24770" w:author="PR Preview" w:date="2026-01-01T00:00:00Z">
        <w:r>
          <w:delText xml:space="preserve"> </w:delText>
        </w:r>
      </w:del>
      <w:del w:id="24771" w:author="PR Preview" w:date="2026-01-01T00:00:00Z">
        <w:r>
          <w:delText xml:space="preserve">linearly independent columns.</w:delText>
        </w:r>
      </w:del>
    </w:p>
    <w:p>
      <w:pPr>
        <w:pStyle w:val="BodyText"/>
      </w:pPr>
      <w:ins w:id="24772" w:author="PR Preview" w:date="2026-01-01T00:00:00Z">
        <w:r>
          <w:rPr>
            <w:b/>
            <w:bCs/>
          </w:rPr>
          <w:t xml:space="preserve">Theorem 111 (Definite matrices are Gram matrices)</w:t>
        </w:r>
      </w:ins>
      <w:ins w:id="24773" w:author="PR Preview" w:date="2026-01-01T00:00:00Z">
        <w:r>
          <w:t xml:space="preserve"> </w:t>
        </w:r>
      </w:ins>
      <w:ins w:id="24774" w:author="PR Preview" w:date="2026-01-01T00:00:00Z">
        <w:r>
          <w:t xml:space="preserve">Let</w:t>
        </w:r>
      </w:ins>
      <w:ins w:id="24775" w:author="PR Preview" w:date="2026-01-01T00:00:00Z">
        <w:r>
          <w:t xml:space="preserve"> </w:t>
        </w:r>
      </w:ins>
      <m:oMath>
        <m:r>
          <m:rPr>
            <m:sty m:val="bi"/>
          </m:rPr>
          <m:t>A</m:t>
        </m:r>
      </m:oMath>
      <w:ins w:id="24776" w:author="PR Preview" w:date="2026-01-01T00:00:00Z">
        <w:r>
          <w:t xml:space="preserve"> </w:t>
        </w:r>
      </w:ins>
      <w:ins w:id="24777" w:author="PR Preview" w:date="2026-01-01T00:00:00Z">
        <w:r>
          <w:t xml:space="preserve">be a</w:t>
        </w:r>
      </w:ins>
      <w:ins w:id="24778" w:author="PR Preview" w:date="2026-01-01T00:00:00Z">
        <w:r>
          <w:t xml:space="preserve"> </w:t>
        </w:r>
      </w:ins>
      <m:oMath>
        <m:r>
          <m:t>p</m:t>
        </m:r>
        <m:r>
          <m:rPr>
            <m:sty m:val="p"/>
          </m:rPr>
          <m:t>×</m:t>
        </m:r>
        <m:r>
          <m:t>p</m:t>
        </m:r>
      </m:oMath>
      <w:ins w:id="24779" w:author="PR Preview" w:date="2026-01-01T00:00:00Z">
        <w:r>
          <w:t xml:space="preserve"> </w:t>
        </w:r>
      </w:ins>
      <w:ins w:id="24780" w:author="PR Preview" w:date="2026-01-01T00:00:00Z">
        <w:r>
          <w:t xml:space="preserve">matrix.</w:t>
        </w:r>
      </w:ins>
    </w:p>
    <w:p>
      <w:pPr>
        <w:pStyle w:val="Compact"/>
        <w:numPr>
          <w:ilvl w:val="0"/>
          <w:numId w:val="1104"/>
        </w:numPr>
      </w:pPr>
      <m:oMath>
        <m:r>
          <m:rPr>
            <m:sty m:val="bi"/>
          </m:rPr>
          <m:t>A</m:t>
        </m:r>
      </m:oMath>
      <w:ins w:id="24781" w:author="PR Preview" w:date="2026-01-01T00:00:00Z">
        <w:r>
          <w:t xml:space="preserve"> </w:t>
        </w:r>
      </w:ins>
      <w:ins w:id="24782" w:author="PR Preview" w:date="2026-01-01T00:00:00Z">
        <w:r>
          <w:t xml:space="preserve">is positive semidefinite (</w:t>
        </w:r>
      </w:ins>
      <w:hyperlink w:anchor="def-positive-semidefinite">
        <w:ins w:id="24783" w:author="PR Preview" w:date="2026-01-01T00:00:00Z">
          <w:r>
            <w:rPr>
              <w:rStyle w:val="Hyperlink"/>
            </w:rPr>
            <w:t xml:space="preserve">Definition 90</w:t>
          </w:r>
        </w:ins>
      </w:hyperlink>
      <w:ins w:id="24784" w:author="PR Preview" w:date="2026-01-01T00:00:00Z">
        <w:r>
          <w:t xml:space="preserve">)</w:t>
        </w:r>
      </w:ins>
      <w:ins w:id="24785" w:author="PR Preview" w:date="2026-01-01T00:00:00Z">
        <w:r>
          <w:t xml:space="preserve"> </w:t>
        </w:r>
      </w:ins>
      <w:ins w:id="24786" w:author="PR Preview" w:date="2026-01-01T00:00:00Z">
        <w:r>
          <w:t xml:space="preserve">exactly when</w:t>
        </w:r>
      </w:ins>
      <w:ins w:id="24787"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24788" w:author="PR Preview" w:date="2026-01-01T00:00:00Z">
        <w:r>
          <w:t xml:space="preserve"> </w:t>
        </w:r>
      </w:ins>
      <w:ins w:id="24789" w:author="PR Preview" w:date="2026-01-01T00:00:00Z">
        <w:r>
          <w:t xml:space="preserve">for some matrix</w:t>
        </w:r>
      </w:ins>
      <w:ins w:id="24790" w:author="PR Preview" w:date="2026-01-01T00:00:00Z">
        <w:r>
          <w:t xml:space="preserve"> </w:t>
        </w:r>
      </w:ins>
      <m:oMath>
        <m:r>
          <m:rPr>
            <m:sty m:val="bi"/>
          </m:rPr>
          <m:t>B</m:t>
        </m:r>
      </m:oMath>
      <w:ins w:id="24791" w:author="PR Preview" w:date="2026-01-01T00:00:00Z">
        <w:r>
          <w:t xml:space="preserve"> </w:t>
        </w:r>
      </w:ins>
      <w:ins w:id="24792" w:author="PR Preview" w:date="2026-01-01T00:00:00Z">
        <w:r>
          <w:t xml:space="preserve">with</w:t>
        </w:r>
      </w:ins>
      <w:ins w:id="24793" w:author="PR Preview" w:date="2026-01-01T00:00:00Z">
        <w:r>
          <w:t xml:space="preserve"> </w:t>
        </w:r>
      </w:ins>
      <m:oMath>
        <m:r>
          <m:t>p</m:t>
        </m:r>
      </m:oMath>
      <w:ins w:id="24794" w:author="PR Preview" w:date="2026-01-01T00:00:00Z">
        <w:r>
          <w:t xml:space="preserve"> </w:t>
        </w:r>
      </w:ins>
      <w:ins w:id="24795" w:author="PR Preview" w:date="2026-01-01T00:00:00Z">
        <w:r>
          <w:t xml:space="preserve">columns.</w:t>
        </w:r>
      </w:ins>
    </w:p>
    <w:p>
      <w:pPr>
        <w:pStyle w:val="Compact"/>
        <w:numPr>
          <w:ilvl w:val="0"/>
          <w:numId w:val="1104"/>
        </w:numPr>
      </w:pPr>
      <m:oMath>
        <m:r>
          <m:rPr>
            <m:sty m:val="bi"/>
          </m:rPr>
          <m:t>A</m:t>
        </m:r>
      </m:oMath>
      <w:ins w:id="24796" w:author="PR Preview" w:date="2026-01-01T00:00:00Z">
        <w:r>
          <w:t xml:space="preserve"> </w:t>
        </w:r>
      </w:ins>
      <w:ins w:id="24797" w:author="PR Preview" w:date="2026-01-01T00:00:00Z">
        <w:r>
          <w:t xml:space="preserve">is positive definite (</w:t>
        </w:r>
      </w:ins>
      <w:hyperlink w:anchor="def-positive-definite">
        <w:ins w:id="24798" w:author="PR Preview" w:date="2026-01-01T00:00:00Z">
          <w:r>
            <w:rPr>
              <w:rStyle w:val="Hyperlink"/>
            </w:rPr>
            <w:t xml:space="preserve">Definition 91</w:t>
          </w:r>
        </w:ins>
      </w:hyperlink>
      <w:ins w:id="24799" w:author="PR Preview" w:date="2026-01-01T00:00:00Z">
        <w:r>
          <w:t xml:space="preserve">)</w:t>
        </w:r>
      </w:ins>
      <w:ins w:id="24800" w:author="PR Preview" w:date="2026-01-01T00:00:00Z">
        <w:r>
          <w:t xml:space="preserve"> </w:t>
        </w:r>
      </w:ins>
      <w:ins w:id="24801" w:author="PR Preview" w:date="2026-01-01T00:00:00Z">
        <w:r>
          <w:t xml:space="preserve">exactly when</w:t>
        </w:r>
      </w:ins>
      <w:ins w:id="24802"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24803" w:author="PR Preview" w:date="2026-01-01T00:00:00Z">
        <w:r>
          <w:t xml:space="preserve"> </w:t>
        </w:r>
      </w:ins>
      <w:ins w:id="24804" w:author="PR Preview" w:date="2026-01-01T00:00:00Z">
        <w:r>
          <w:t xml:space="preserve">for some matrix</w:t>
        </w:r>
      </w:ins>
      <w:ins w:id="24805" w:author="PR Preview" w:date="2026-01-01T00:00:00Z">
        <w:r>
          <w:t xml:space="preserve"> </w:t>
        </w:r>
      </w:ins>
      <m:oMath>
        <m:r>
          <m:rPr>
            <m:sty m:val="bi"/>
          </m:rPr>
          <m:t>B</m:t>
        </m:r>
      </m:oMath>
      <w:ins w:id="24806" w:author="PR Preview" w:date="2026-01-01T00:00:00Z">
        <w:r>
          <w:t xml:space="preserve"> </w:t>
        </w:r>
      </w:ins>
      <w:ins w:id="24807" w:author="PR Preview" w:date="2026-01-01T00:00:00Z">
        <w:r>
          <w:t xml:space="preserve">with</w:t>
        </w:r>
      </w:ins>
      <w:ins w:id="24808" w:author="PR Preview" w:date="2026-01-01T00:00:00Z">
        <w:r>
          <w:t xml:space="preserve"> </w:t>
        </w:r>
      </w:ins>
      <m:oMath>
        <m:r>
          <m:t>p</m:t>
        </m:r>
      </m:oMath>
      <w:ins w:id="24809" w:author="PR Preview" w:date="2026-01-01T00:00:00Z">
        <w:r>
          <w:t xml:space="preserve"> </w:t>
        </w:r>
      </w:ins>
      <w:ins w:id="24810" w:author="PR Preview" w:date="2026-01-01T00:00:00Z">
        <w:r>
          <w:t xml:space="preserve">linearly independent columns.</w:t>
        </w:r>
      </w:ins>
    </w:p>
    <w:bookmarkEnd w:id="616"/>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54</m:t>
              </m:r>
              <m:r>
                <m:rPr>
                  <m:nor/>
                  <m:sty m:val="p"/>
                </m:rPr>
                <m:t>)</m:t>
              </m:r>
            </m:e>
          </m:eqArr>
        </m:oMath>
      </m:oMathPara>
    </w:p>
    <w:p>
      <w:pPr>
        <w:pStyle w:val="FirstParagraph"/>
      </w:pPr>
      <w:del w:id="24811" w:author="PR Preview" w:date="2026-01-01T00:00:00Z">
        <w:r>
          <w:delText xml:space="preserve">If the columns of</w:delText>
        </w:r>
      </w:del>
      <w:del w:id="24812" w:author="PR Preview" w:date="2026-01-01T00:00:00Z">
        <w:r>
          <w:delText xml:space="preserve"> </w:delText>
        </w:r>
      </w:del>
      <m:oMath>
        <m:r>
          <m:rPr>
            <m:sty m:val="bi"/>
          </m:rPr>
          <m:t>B</m:t>
        </m:r>
      </m:oMath>
      <w:del w:id="24813" w:author="PR Preview" w:date="2026-01-01T00:00:00Z">
        <w:r>
          <w:delText xml:space="preserve"> </w:delText>
        </w:r>
      </w:del>
      <w:del w:id="24814" w:author="PR Preview" w:date="2026-01-01T00:00:00Z">
        <w:r>
          <w:delText xml:space="preserve">are linearly independent,</w:delText>
        </w:r>
      </w:del>
      <w:del w:id="24815" w:author="PR Preview" w:date="2026-01-01T00:00:00Z">
        <w:r>
          <w:delText xml:space="preserve"> </w:delText>
        </w:r>
      </w:del>
      <w:del w:id="24816" w:author="PR Preview" w:date="2026-01-01T00:00:00Z">
        <w:r>
          <w:delText xml:space="preserve">then</w:delText>
        </w:r>
      </w:del>
      <w:del w:id="24817" w:author="PR Preview" w:date="2026-01-01T00:00:00Z">
        <w:r>
          <w:delText xml:space="preserve"> </w:delText>
        </w:r>
      </w:del>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del w:id="24818" w:author="PR Preview" w:date="2026-01-01T00:00:00Z">
        <w:r>
          <w:delText xml:space="preserve"> </w:delText>
        </w:r>
      </w:del>
      <w:del w:id="24819" w:author="PR Preview" w:date="2026-01-01T00:00:00Z">
        <w:r>
          <w:delText xml:space="preserve">(</w:delText>
        </w:r>
      </w:del>
      <m:oMath>
        <m:r>
          <m:rPr>
            <m:sty m:val="bi"/>
          </m:rPr>
          <m:t>B</m:t>
        </m:r>
        <m:acc>
          <m:accPr>
            <m:chr m:val="̃"/>
          </m:accPr>
          <m:e>
            <m:r>
              <m:t>x</m:t>
            </m:r>
          </m:e>
        </m:acc>
      </m:oMath>
      <w:del w:id="24820" w:author="PR Preview" w:date="2026-01-01T00:00:00Z">
        <w:r>
          <w:delText xml:space="preserve"> </w:delText>
        </w:r>
      </w:del>
      <w:del w:id="24821" w:author="PR Preview" w:date="2026-01-01T00:00:00Z">
        <w:r>
          <w:delText xml:space="preserve">is the combination of the columns with coefficients</w:delText>
        </w:r>
      </w:del>
      <w:del w:id="24822" w:author="PR Preview" w:date="2026-01-01T00:00:00Z">
        <w:r>
          <w:delText xml:space="preserve"> </w:delText>
        </w:r>
      </w:del>
      <m:oMath>
        <m:sSub>
          <m:e>
            <m:r>
              <m:t>x</m:t>
            </m:r>
          </m:e>
          <m:sub>
            <m:r>
              <m:t>j</m:t>
            </m:r>
          </m:sub>
        </m:sSub>
      </m:oMath>
      <w:del w:id="24823" w:author="PR Preview" w:date="2026-01-01T00:00:00Z">
        <w:r>
          <w:delText xml:space="preserve">,</w:delText>
        </w:r>
      </w:del>
      <w:del w:id="24824" w:author="PR Preview" w:date="2026-01-01T00:00:00Z">
        <w:r>
          <w:delText xml:space="preserve"> </w:delText>
        </w:r>
      </w:del>
      <w:hyperlink w:anchor="thm-matvec-columns">
        <w:del w:id="24825" w:author="PR Preview" w:date="2026-01-01T00:00:00Z">
          <w:r>
            <w:rPr>
              <w:rStyle w:val="Hyperlink"/>
            </w:rPr>
            <w:delText xml:space="preserve">Theorem 22</w:delText>
          </w:r>
        </w:del>
      </w:hyperlink>
      <w:del w:id="24826" w:author="PR Preview" w:date="2026-01-01T00:00:00Z">
        <w:r>
          <w:delText xml:space="preserve">,</w:delText>
        </w:r>
      </w:del>
      <w:del w:id="24827" w:author="PR Preview" w:date="2026-01-01T00:00:00Z">
        <w:r>
          <w:delText xml:space="preserve"> </w:delText>
        </w:r>
      </w:del>
      <w:del w:id="24828" w:author="PR Preview" w:date="2026-01-01T00:00:00Z">
        <w:r>
          <w:delText xml:space="preserve">and only the zero combination is</w:delText>
        </w:r>
      </w:del>
      <w:del w:id="24829" w:author="PR Preview" w:date="2026-01-01T00:00:00Z">
        <w:r>
          <w:delText xml:space="preserve"> </w:delText>
        </w:r>
      </w:del>
      <m:oMath>
        <m:acc>
          <m:accPr>
            <m:chr m:val="̃"/>
          </m:accPr>
          <m:e>
            <m:r>
              <m:t>0</m:t>
            </m:r>
          </m:e>
        </m:acc>
      </m:oMath>
      <w:del w:id="24830" w:author="PR Preview" w:date="2026-01-01T00:00:00Z">
        <w:r>
          <w:delText xml:space="preserve">,</w:delText>
        </w:r>
      </w:del>
      <w:del w:id="24831" w:author="PR Preview" w:date="2026-01-01T00:00:00Z">
        <w:r>
          <w:delText xml:space="preserve"> </w:delText>
        </w:r>
      </w:del>
      <w:hyperlink w:anchor="def-linearly-independent">
        <w:del w:id="24832" w:author="PR Preview" w:date="2026-01-01T00:00:00Z">
          <w:r>
            <w:rPr>
              <w:rStyle w:val="Hyperlink"/>
            </w:rPr>
            <w:delText xml:space="preserve">Definition 37</w:delText>
          </w:r>
        </w:del>
      </w:hyperlink>
      <w:del w:id="24833" w:author="PR Preview" w:date="2026-01-01T00:00:00Z">
        <w:r>
          <w:delText xml:space="preserve">),</w:delText>
        </w:r>
      </w:del>
      <w:del w:id="24834" w:author="PR Preview" w:date="2026-01-01T00:00:00Z">
        <w:r>
          <w:delText xml:space="preserve"> </w:delText>
        </w:r>
      </w:del>
      <w:del w:id="24835" w:author="PR Preview" w:date="2026-01-01T00:00:00Z">
        <w:r>
          <w:delText xml:space="preserve">so for</w:delText>
        </w:r>
      </w:del>
      <w:del w:id="24836" w:author="PR Preview" w:date="2026-01-01T00:00:00Z">
        <w:r>
          <w:delText xml:space="preserve"> </w:delText>
        </w:r>
      </w:del>
      <m:oMath>
        <m:acc>
          <m:accPr>
            <m:chr m:val="̃"/>
          </m:accPr>
          <m:e>
            <m:r>
              <m:t>x</m:t>
            </m:r>
          </m:e>
        </m:acc>
        <m:r>
          <m:rPr>
            <m:sty m:val="p"/>
          </m:rPr>
          <m:t>≠</m:t>
        </m:r>
        <m:acc>
          <m:accPr>
            <m:chr m:val="̃"/>
          </m:accPr>
          <m:e>
            <m:r>
              <m:t>0</m:t>
            </m:r>
          </m:e>
        </m:acc>
      </m:oMath>
      <w:del w:id="24837" w:author="PR Preview" w:date="2026-01-01T00:00:00Z">
        <w:r>
          <w:delText xml:space="preserve">,</w:delText>
        </w:r>
      </w:del>
      <w:del w:id="24838" w:author="PR Preview" w:date="2026-01-01T00:00:00Z">
        <w:r>
          <w:delText xml:space="preserve"> </w:delText>
        </w:r>
      </w:del>
      <m:oMath>
        <m:r>
          <m:rPr>
            <m:sty m:val="bi"/>
          </m:rPr>
          <m:t>B</m:t>
        </m:r>
        <m:acc>
          <m:accPr>
            <m:chr m:val="̃"/>
          </m:accPr>
          <m:e>
            <m:r>
              <m:t>x</m:t>
            </m:r>
          </m:e>
        </m:acc>
        <m:r>
          <m:rPr>
            <m:sty m:val="p"/>
          </m:rPr>
          <m:t>≠</m:t>
        </m:r>
        <m:acc>
          <m:accPr>
            <m:chr m:val="̃"/>
          </m:accPr>
          <m:e>
            <m:r>
              <m:t>0</m:t>
            </m:r>
          </m:e>
        </m:acc>
      </m:oMath>
      <w:del w:id="24839" w:author="PR Preview" w:date="2026-01-01T00:00:00Z">
        <w:r>
          <w:delText xml:space="preserve"> </w:delText>
        </w:r>
      </w:del>
      <w:del w:id="24840" w:author="PR Preview" w:date="2026-01-01T00:00:00Z">
        <w:r>
          <w:delText xml:space="preserve">and</w:delText>
        </w:r>
      </w:del>
      <w:del w:id="24841" w:author="PR Preview" w:date="2026-01-01T00:00:00Z">
        <w:r>
          <w:delText xml:space="preserve"> </w:delText>
        </w:r>
      </w:del>
      <m:oMath>
        <m:r>
          <m:t>​</m:t>
        </m:r>
        <m:d>
          <m:dPr>
            <m:begChr m:val="∥"/>
            <m:sepChr m:val=""/>
            <m:endChr m:val="∥"/>
            <m:grow/>
          </m:dPr>
          <m:e>
            <m:r>
              <m:rPr>
                <m:sty m:val="bi"/>
              </m:rPr>
              <m:t>B</m:t>
            </m:r>
            <m:acc>
              <m:accPr>
                <m:chr m:val="̃"/>
              </m:accPr>
              <m:e>
                <m:r>
                  <m:t>x</m:t>
                </m:r>
              </m:e>
            </m:acc>
          </m:e>
        </m:d>
        <m:sSup>
          <m:e>
            <m:r>
              <m:t>​</m:t>
            </m:r>
          </m:e>
          <m:sup>
            <m:r>
              <m:t>2</m:t>
            </m:r>
          </m:sup>
        </m:sSup>
        <m:r>
          <m:rPr>
            <m:sty m:val="p"/>
          </m:rPr>
          <m:t>&gt;</m:t>
        </m:r>
        <m:r>
          <m:t>0</m:t>
        </m:r>
      </m:oMath>
      <w:del w:id="24842" w:author="PR Preview" w:date="2026-01-01T00:00:00Z">
        <w:r>
          <w:delText xml:space="preserve"> </w:delText>
        </w:r>
      </w:del>
      <w:del w:id="24843" w:author="PR Preview" w:date="2026-01-01T00:00:00Z">
        <w:r>
          <w:delText xml:space="preserve">(</w:delText>
        </w:r>
      </w:del>
      <w:hyperlink w:anchor="thm-norm-properties">
        <w:del w:id="24844" w:author="PR Preview" w:date="2026-01-01T00:00:00Z">
          <w:r>
            <w:rPr>
              <w:rStyle w:val="Hyperlink"/>
            </w:rPr>
            <w:delText xml:space="preserve">Theorem 53</w:delText>
          </w:r>
        </w:del>
      </w:hyperlink>
      <w:del w:id="24845" w:author="PR Preview" w:date="2026-01-01T00:00:00Z">
        <w:r>
          <w:delText xml:space="preserve">, part 1).</w:delText>
        </w:r>
      </w:del>
    </w:p>
    <w:p>
      <w:pPr>
        <w:pStyle w:val="BodyText"/>
      </w:pPr>
      <w:del w:id="24846" w:author="PR Preview" w:date="2026-01-01T00:00:00Z">
        <w:r>
          <w:rPr>
            <w:b/>
            <w:bCs/>
          </w:rPr>
          <w:delText xml:space="preserve">Only if.</w:delText>
        </w:r>
      </w:del>
      <w:del w:id="24847" w:author="PR Preview" w:date="2026-01-01T00:00:00Z">
        <w:r>
          <w:delText xml:space="preserve"> </w:delText>
        </w:r>
      </w:del>
      <w:del w:id="24848" w:author="PR Preview" w:date="2026-01-01T00:00:00Z">
        <w:r>
          <w:delText xml:space="preserve">Let</w:delText>
        </w:r>
      </w:del>
      <w:del w:id="24849" w:author="PR Preview" w:date="2026-01-01T00:00:00Z">
        <w:r>
          <w:delText xml:space="preserve"> </w:delText>
        </w:r>
      </w:del>
      <m:oMath>
        <m:r>
          <m:rPr>
            <m:sty m:val="bi"/>
          </m:rPr>
          <m:t>A</m:t>
        </m:r>
      </m:oMath>
      <w:del w:id="24850" w:author="PR Preview" w:date="2026-01-01T00:00:00Z">
        <w:r>
          <w:delText xml:space="preserve"> </w:delText>
        </w:r>
      </w:del>
      <w:del w:id="24851" w:author="PR Preview" w:date="2026-01-01T00:00:00Z">
        <w:r>
          <w:delText xml:space="preserve">be positive semidefinite.</w:delText>
        </w:r>
      </w:del>
      <w:del w:id="24852" w:author="PR Preview" w:date="2026-01-01T00:00:00Z">
        <w:r>
          <w:delText xml:space="preserve"> </w:delText>
        </w:r>
      </w:del>
      <w:del w:id="24853" w:author="PR Preview" w:date="2026-01-01T00:00:00Z">
        <w:r>
          <w:delText xml:space="preserve">It is symmetric, so</w:delText>
        </w:r>
      </w:del>
      <w:del w:id="24854"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4855" w:author="PR Preview" w:date="2026-01-01T00:00:00Z">
        <w:r>
          <w:delText xml:space="preserve"> </w:delText>
        </w:r>
      </w:del>
      <w:del w:id="24856" w:author="PR Preview" w:date="2026-01-01T00:00:00Z">
        <w:r>
          <w:delText xml:space="preserve">(</w:delText>
        </w:r>
      </w:del>
      <w:hyperlink w:anchor="thm-spectral">
        <w:del w:id="24857" w:author="PR Preview" w:date="2026-01-01T00:00:00Z">
          <w:r>
            <w:rPr>
              <w:rStyle w:val="Hyperlink"/>
            </w:rPr>
            <w:delText xml:space="preserve">Theorem 72</w:delText>
          </w:r>
        </w:del>
      </w:hyperlink>
      <w:del w:id="24858" w:author="PR Preview" w:date="2026-01-01T00:00:00Z">
        <w:r>
          <w:delText xml:space="preserve">),</w:delText>
        </w:r>
      </w:del>
      <w:del w:id="24859" w:author="PR Preview" w:date="2026-01-01T00:00:00Z">
        <w:r>
          <w:delText xml:space="preserve"> </w:delText>
        </w:r>
      </w:del>
      <w:del w:id="24860" w:author="PR Preview" w:date="2026-01-01T00:00:00Z">
        <w:r>
          <w:delText xml:space="preserve">and every</w:delText>
        </w:r>
      </w:del>
      <w:del w:id="24861" w:author="PR Preview" w:date="2026-01-01T00:00:00Z">
        <w:r>
          <w:delText xml:space="preserve"> </w:delText>
        </w:r>
      </w:del>
      <m:oMath>
        <m:sSub>
          <m:e>
            <m:r>
              <m:t>λ</m:t>
            </m:r>
          </m:e>
          <m:sub>
            <m:r>
              <m:t>i</m:t>
            </m:r>
          </m:sub>
        </m:sSub>
        <m:r>
          <m:rPr>
            <m:sty m:val="p"/>
          </m:rPr>
          <m:t>≥</m:t>
        </m:r>
        <m:r>
          <m:t>0</m:t>
        </m:r>
      </m:oMath>
      <w:del w:id="24862" w:author="PR Preview" w:date="2026-01-01T00:00:00Z">
        <w:r>
          <w:delText xml:space="preserve"> </w:delText>
        </w:r>
      </w:del>
      <w:del w:id="24863" w:author="PR Preview" w:date="2026-01-01T00:00:00Z">
        <w:r>
          <w:delText xml:space="preserve">(</w:delText>
        </w:r>
      </w:del>
      <w:hyperlink w:anchor="thm-definite-eigenvalues">
        <w:del w:id="24864" w:author="PR Preview" w:date="2026-01-01T00:00:00Z">
          <w:r>
            <w:rPr>
              <w:rStyle w:val="Hyperlink"/>
            </w:rPr>
            <w:delText xml:space="preserve">Theorem 75</w:delText>
          </w:r>
        </w:del>
      </w:hyperlink>
      <w:del w:id="24865" w:author="PR Preview" w:date="2026-01-01T00:00:00Z">
        <w:r>
          <w:delText xml:space="preserve">).</w:delText>
        </w:r>
      </w:del>
      <w:del w:id="24866" w:author="PR Preview" w:date="2026-01-01T00:00:00Z">
        <w:r>
          <w:delText xml:space="preserve"> </w:delText>
        </w:r>
      </w:del>
      <w:del w:id="24867" w:author="PR Preview" w:date="2026-01-01T00:00:00Z">
        <w:r>
          <w:delText xml:space="preserve">Let</w:delText>
        </w:r>
      </w:del>
      <w:del w:id="24868" w:author="PR Preview" w:date="2026-01-01T00:00:00Z">
        <w:r>
          <w:delText xml:space="preserve"> </w:delText>
        </w:r>
      </w:del>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del w:id="24869" w:author="PR Preview" w:date="2026-01-01T00:00:00Z">
        <w:r>
          <w:delText xml:space="preserve">,</w:delText>
        </w:r>
      </w:del>
      <w:del w:id="24870" w:author="PR Preview" w:date="2026-01-01T00:00:00Z">
        <w:r>
          <w:delText xml:space="preserve"> </w:delText>
        </w:r>
      </w:del>
      <w:del w:id="24871" w:author="PR Preview" w:date="2026-01-01T00:00:00Z">
        <w:r>
          <w:delText xml:space="preserve">which is symmetric, with</w:delText>
        </w:r>
      </w:del>
      <w:del w:id="24872" w:author="PR Preview" w:date="2026-01-01T00:00:00Z">
        <w:r>
          <w:delText xml:space="preserve"> </w:delText>
        </w:r>
      </w:del>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del w:id="24873" w:author="PR Preview" w:date="2026-01-01T00:00:00Z">
        <w:r>
          <w:delText xml:space="preserve"> </w:delText>
        </w:r>
      </w:del>
      <w:del w:id="24874" w:author="PR Preview" w:date="2026-01-01T00:00:00Z">
        <w:r>
          <w:delText xml:space="preserve">(the product of diagonal matrices multiplies their diagonals, as in the proof of</w:delText>
        </w:r>
      </w:del>
      <w:del w:id="24875" w:author="PR Preview" w:date="2026-01-01T00:00:00Z">
        <w:r>
          <w:delText xml:space="preserve"> </w:delText>
        </w:r>
      </w:del>
      <w:hyperlink w:anchor="thm-diagonalizable-powers">
        <w:del w:id="24876" w:author="PR Preview" w:date="2026-01-01T00:00:00Z">
          <w:r>
            <w:rPr>
              <w:rStyle w:val="Hyperlink"/>
            </w:rPr>
            <w:delText xml:space="preserve">Theorem 109</w:delText>
          </w:r>
        </w:del>
      </w:hyperlink>
      <w:del w:id="24877" w:author="PR Preview" w:date="2026-01-01T00:00:00Z">
        <w:r>
          <w:delText xml:space="preserve">),</w:delText>
        </w:r>
      </w:del>
      <w:del w:id="24878" w:author="PR Preview" w:date="2026-01-01T00:00:00Z">
        <w:r>
          <w:delText xml:space="preserve"> </w:delText>
        </w:r>
      </w:del>
      <w:del w:id="24879" w:author="PR Preview" w:date="2026-01-01T00:00:00Z">
        <w:r>
          <w:delText xml:space="preserve">and let</w:delText>
        </w:r>
      </w:del>
      <w:del w:id="24880" w:author="PR Preview" w:date="2026-01-01T00:00:00Z">
        <w:r>
          <w:delText xml:space="preserve"> </w:delText>
        </w:r>
      </w:del>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del w:id="24881" w:author="PR Preview" w:date="2026-01-01T00:00:00Z">
        <w:r>
          <w:delText xml:space="preserve">. Then</w:delText>
        </w:r>
      </w:del>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del w:id="24882" w:author="PR Preview" w:date="2026-01-01T00:00:00Z">
        <w:r>
          <w:delText xml:space="preserve">If</w:delText>
        </w:r>
      </w:del>
      <w:del w:id="24883" w:author="PR Preview" w:date="2026-01-01T00:00:00Z">
        <w:r>
          <w:delText xml:space="preserve"> </w:delText>
        </w:r>
      </w:del>
      <m:oMath>
        <m:r>
          <m:rPr>
            <m:sty m:val="bi"/>
          </m:rPr>
          <m:t>A</m:t>
        </m:r>
      </m:oMath>
      <w:del w:id="24884" w:author="PR Preview" w:date="2026-01-01T00:00:00Z">
        <w:r>
          <w:delText xml:space="preserve"> </w:delText>
        </w:r>
      </w:del>
      <w:del w:id="24885" w:author="PR Preview" w:date="2026-01-01T00:00:00Z">
        <w:r>
          <w:delText xml:space="preserve">is positive definite, it is positive semidefinite (</w:delText>
        </w:r>
      </w:del>
      <w:hyperlink w:anchor="rem-positive-definite-symmetry">
        <w:del w:id="24886" w:author="PR Preview" w:date="2026-01-01T00:00:00Z">
          <w:r>
            <w:rPr>
              <w:rStyle w:val="Hyperlink"/>
            </w:rPr>
            <w:delText xml:space="preserve">Remark 36</w:delText>
          </w:r>
        </w:del>
      </w:hyperlink>
      <w:del w:id="24887" w:author="PR Preview" w:date="2026-01-01T00:00:00Z">
        <w:r>
          <w:delText xml:space="preserve">),</w:delText>
        </w:r>
      </w:del>
      <w:del w:id="24888" w:author="PR Preview" w:date="2026-01-01T00:00:00Z">
        <w:r>
          <w:delText xml:space="preserve"> </w:delText>
        </w:r>
      </w:del>
      <w:del w:id="24889" w:author="PR Preview" w:date="2026-01-01T00:00:00Z">
        <w:r>
          <w:delText xml:space="preserve">so the same</w:delText>
        </w:r>
      </w:del>
      <w:del w:id="24890" w:author="PR Preview" w:date="2026-01-01T00:00:00Z">
        <w:r>
          <w:delText xml:space="preserve"> </w:delText>
        </w:r>
      </w:del>
      <m:oMath>
        <m:r>
          <m:rPr>
            <m:sty m:val="bi"/>
          </m:rPr>
          <m:t>B</m:t>
        </m:r>
      </m:oMath>
      <w:del w:id="24891" w:author="PR Preview" w:date="2026-01-01T00:00:00Z">
        <w:r>
          <w:delText xml:space="preserve"> </w:delText>
        </w:r>
      </w:del>
      <w:del w:id="24892" w:author="PR Preview" w:date="2026-01-01T00:00:00Z">
        <w:r>
          <w:delText xml:space="preserve">gives</w:delText>
        </w:r>
      </w:del>
      <w:del w:id="24893"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24894" w:author="PR Preview" w:date="2026-01-01T00:00:00Z">
        <w:r>
          <w:delText xml:space="preserve">; and every</w:delText>
        </w:r>
      </w:del>
      <w:del w:id="24895" w:author="PR Preview" w:date="2026-01-01T00:00:00Z">
        <w:r>
          <w:delText xml:space="preserve"> </w:delText>
        </w:r>
      </w:del>
      <m:oMath>
        <m:sSub>
          <m:e>
            <m:r>
              <m:t>λ</m:t>
            </m:r>
          </m:e>
          <m:sub>
            <m:r>
              <m:t>i</m:t>
            </m:r>
          </m:sub>
        </m:sSub>
        <m:r>
          <m:rPr>
            <m:sty m:val="p"/>
          </m:rPr>
          <m:t>&gt;</m:t>
        </m:r>
        <m:r>
          <m:t>0</m:t>
        </m:r>
      </m:oMath>
      <w:del w:id="24896" w:author="PR Preview" w:date="2026-01-01T00:00:00Z">
        <w:r>
          <w:delText xml:space="preserve"> </w:delText>
        </w:r>
      </w:del>
      <w:del w:id="24897" w:author="PR Preview" w:date="2026-01-01T00:00:00Z">
        <w:r>
          <w:delText xml:space="preserve">(</w:delText>
        </w:r>
      </w:del>
      <w:hyperlink w:anchor="thm-definite-eigenvalues">
        <w:del w:id="24898" w:author="PR Preview" w:date="2026-01-01T00:00:00Z">
          <w:r>
            <w:rPr>
              <w:rStyle w:val="Hyperlink"/>
            </w:rPr>
            <w:delText xml:space="preserve">Theorem 75</w:delText>
          </w:r>
        </w:del>
      </w:hyperlink>
      <w:del w:id="24899" w:author="PR Preview" w:date="2026-01-01T00:00:00Z">
        <w:r>
          <w:delText xml:space="preserve">),</w:delText>
        </w:r>
      </w:del>
      <w:del w:id="24900" w:author="PR Preview" w:date="2026-01-01T00:00:00Z">
        <w:r>
          <w:delText xml:space="preserve"> </w:delText>
        </w:r>
      </w:del>
      <w:del w:id="24901" w:author="PR Preview" w:date="2026-01-01T00:00:00Z">
        <w:r>
          <w:delText xml:space="preserve">so</w:delText>
        </w:r>
      </w:del>
      <w:del w:id="24902" w:author="PR Preview" w:date="2026-01-01T00:00:00Z">
        <w:r>
          <w:delText xml:space="preserve"> </w:delText>
        </w:r>
      </w:del>
      <m:oMath>
        <m:sSup>
          <m:e>
            <m:r>
              <m:rPr>
                <m:sty m:val="b"/>
              </m:rPr>
              <m:t>Λ</m:t>
            </m:r>
          </m:e>
          <m:sup>
            <m:r>
              <m:t>1</m:t>
            </m:r>
            <m:r>
              <m:rPr>
                <m:sty m:val="p"/>
              </m:rPr>
              <m:t>/</m:t>
            </m:r>
            <m:r>
              <m:t>2</m:t>
            </m:r>
          </m:sup>
        </m:sSup>
      </m:oMath>
      <w:del w:id="24903" w:author="PR Preview" w:date="2026-01-01T00:00:00Z">
        <w:r>
          <w:delText xml:space="preserve"> </w:delText>
        </w:r>
      </w:del>
      <w:del w:id="24904" w:author="PR Preview" w:date="2026-01-01T00:00:00Z">
        <w:r>
          <w:delText xml:space="preserve">is diagonal with nonzero diagonal, and invertible</w:delText>
        </w:r>
      </w:del>
      <w:del w:id="24905" w:author="PR Preview" w:date="2026-01-01T00:00:00Z">
        <w:r>
          <w:delText xml:space="preserve"> </w:delText>
        </w:r>
      </w:del>
      <w:del w:id="24906" w:author="PR Preview" w:date="2026-01-01T00:00:00Z">
        <w:r>
          <w:delText xml:space="preserve">(its inverse is</w:delText>
        </w:r>
      </w:del>
      <w:del w:id="24907"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24908" w:author="PR Preview" w:date="2026-01-01T00:00:00Z">
        <w:r>
          <w:delText xml:space="preserve">);</w:delText>
        </w:r>
      </w:del>
      <w:del w:id="24909" w:author="PR Preview" w:date="2026-01-01T00:00:00Z">
        <w:r>
          <w:delText xml:space="preserve"> </w:delText>
        </w:r>
      </w:del>
      <m:oMath>
        <m:sSup>
          <m:e>
            <m:r>
              <m:rPr>
                <m:sty m:val="bi"/>
              </m:rPr>
              <m:t>Q</m:t>
            </m:r>
          </m:e>
          <m:sup>
            <m:r>
              <m:rPr>
                <m:sty m:val="p"/>
              </m:rPr>
              <m:t>⊤</m:t>
            </m:r>
          </m:sup>
        </m:sSup>
      </m:oMath>
      <w:del w:id="24910" w:author="PR Preview" w:date="2026-01-01T00:00:00Z">
        <w:r>
          <w:delText xml:space="preserve"> </w:delText>
        </w:r>
      </w:del>
      <w:del w:id="24911" w:author="PR Preview" w:date="2026-01-01T00:00:00Z">
        <w:r>
          <w:delText xml:space="preserve">is invertible with inverse</w:delText>
        </w:r>
      </w:del>
      <w:del w:id="24912" w:author="PR Preview" w:date="2026-01-01T00:00:00Z">
        <w:r>
          <w:delText xml:space="preserve"> </w:delText>
        </w:r>
      </w:del>
      <m:oMath>
        <m:r>
          <m:rPr>
            <m:sty m:val="bi"/>
          </m:rPr>
          <m:t>Q</m:t>
        </m:r>
      </m:oMath>
      <w:del w:id="24913" w:author="PR Preview" w:date="2026-01-01T00:00:00Z">
        <w:r>
          <w:delText xml:space="preserve"> </w:delText>
        </w:r>
      </w:del>
      <w:del w:id="24914" w:author="PR Preview" w:date="2026-01-01T00:00:00Z">
        <w:r>
          <w:delText xml:space="preserve">(</w:delText>
        </w:r>
      </w:del>
      <w:hyperlink w:anchor="rem-orthogonal-matrix-columns">
        <w:del w:id="24915" w:author="PR Preview" w:date="2026-01-01T00:00:00Z">
          <w:r>
            <w:rPr>
              <w:rStyle w:val="Hyperlink"/>
            </w:rPr>
            <w:delText xml:space="preserve">Remark 23</w:delText>
          </w:r>
        </w:del>
      </w:hyperlink>
      <w:del w:id="24916" w:author="PR Preview" w:date="2026-01-01T00:00:00Z">
        <w:r>
          <w:delText xml:space="preserve">).</w:delText>
        </w:r>
      </w:del>
      <w:del w:id="24917" w:author="PR Preview" w:date="2026-01-01T00:00:00Z">
        <w:r>
          <w:delText xml:space="preserve"> </w:delText>
        </w:r>
      </w:del>
      <w:del w:id="24918" w:author="PR Preview" w:date="2026-01-01T00:00:00Z">
        <w:r>
          <w:delText xml:space="preserve">So</w:delText>
        </w:r>
      </w:del>
      <w:del w:id="24919" w:author="PR Preview" w:date="2026-01-01T00:00:00Z">
        <w:r>
          <w:delText xml:space="preserve"> </w:delText>
        </w:r>
      </w:del>
      <m:oMath>
        <m:r>
          <m:rPr>
            <m:sty m:val="bi"/>
          </m:rPr>
          <m:t>B</m:t>
        </m:r>
      </m:oMath>
      <w:del w:id="24920" w:author="PR Preview" w:date="2026-01-01T00:00:00Z">
        <w:r>
          <w:delText xml:space="preserve"> </w:delText>
        </w:r>
      </w:del>
      <w:del w:id="24921" w:author="PR Preview" w:date="2026-01-01T00:00:00Z">
        <w:r>
          <w:delText xml:space="preserve">is invertible (</w:delText>
        </w:r>
      </w:del>
      <w:hyperlink w:anchor="thm-inverse-product">
        <w:del w:id="24922" w:author="PR Preview" w:date="2026-01-01T00:00:00Z">
          <w:r>
            <w:rPr>
              <w:rStyle w:val="Hyperlink"/>
            </w:rPr>
            <w:delText xml:space="preserve">Theorem 63</w:delText>
          </w:r>
        </w:del>
      </w:hyperlink>
      <w:del w:id="24923" w:author="PR Preview" w:date="2026-01-01T00:00:00Z">
        <w:r>
          <w:delText xml:space="preserve">),</w:delText>
        </w:r>
      </w:del>
      <w:del w:id="24924" w:author="PR Preview" w:date="2026-01-01T00:00:00Z">
        <w:r>
          <w:delText xml:space="preserve"> </w:delText>
        </w:r>
      </w:del>
      <w:del w:id="24925" w:author="PR Preview" w:date="2026-01-01T00:00:00Z">
        <w:r>
          <w:delText xml:space="preserve">and its</w:delText>
        </w:r>
      </w:del>
      <w:del w:id="24926" w:author="PR Preview" w:date="2026-01-01T00:00:00Z">
        <w:r>
          <w:delText xml:space="preserve"> </w:delText>
        </w:r>
      </w:del>
      <m:oMath>
        <m:r>
          <m:t>p</m:t>
        </m:r>
      </m:oMath>
      <w:del w:id="24927" w:author="PR Preview" w:date="2026-01-01T00:00:00Z">
        <w:r>
          <w:delText xml:space="preserve"> </w:delText>
        </w:r>
      </w:del>
      <w:del w:id="24928" w:author="PR Preview" w:date="2026-01-01T00:00:00Z">
        <w:r>
          <w:delText xml:space="preserve">columns are linearly independent (</w:delText>
        </w:r>
      </w:del>
      <w:hyperlink w:anchor="thm-invertible-rank">
        <w:del w:id="24929" w:author="PR Preview" w:date="2026-01-01T00:00:00Z">
          <w:r>
            <w:rPr>
              <w:rStyle w:val="Hyperlink"/>
            </w:rPr>
            <w:delText xml:space="preserve">Theorem 101</w:delText>
          </w:r>
        </w:del>
      </w:hyperlink>
      <w:del w:id="24930" w:author="PR Preview" w:date="2026-01-01T00:00:00Z">
        <w:r>
          <w:delText xml:space="preserve">,</w:delText>
        </w:r>
      </w:del>
      <w:del w:id="24931" w:author="PR Preview" w:date="2026-01-01T00:00:00Z">
        <w:r>
          <w:delText xml:space="preserve"> </w:delText>
        </w:r>
      </w:del>
      <w:hyperlink w:anchor="def-rank">
        <w:del w:id="24932" w:author="PR Preview" w:date="2026-01-01T00:00:00Z">
          <w:r>
            <w:rPr>
              <w:rStyle w:val="Hyperlink"/>
            </w:rPr>
            <w:delText xml:space="preserve">Definition 38</w:delText>
          </w:r>
        </w:del>
      </w:hyperlink>
      <w:del w:id="24933" w:author="PR Preview" w:date="2026-01-01T00:00:00Z">
        <w:r>
          <w:delText xml:space="preserve">).</w:delText>
        </w:r>
      </w:del>
    </w:p>
    <w:p>
      <w:pPr>
        <w:pStyle w:val="BodyText"/>
      </w:pPr>
      <w:del w:id="24934" w:author="PR Preview" w:date="2026-01-01T00:00:00Z">
        <w:r>
          <w:rPr>
            <w:b/>
            <w:bCs/>
          </w:rPr>
          <w:delText xml:space="preserve">Example 198 (Gram factorizations)</w:delText>
        </w:r>
      </w:del>
      <w:del w:id="24935" w:author="PR Preview" w:date="2026-01-01T00:00:00Z">
        <w:r>
          <w:delText xml:space="preserve"> </w:delText>
        </w:r>
      </w:del>
      <w:del w:id="24936" w:author="PR Preview" w:date="2026-01-01T00:00:00Z">
        <w:r>
          <w:delText xml:space="preserve"> </w:delText>
        </w:r>
      </w:del>
    </w:p>
    <w:p>
      <w:pPr>
        <w:pStyle w:val="Compact"/>
        <w:numPr>
          <w:ilvl w:val="0"/>
          <w:numId w:val="1104"/>
        </w:numPr>
      </w:pPr>
      <w:del w:id="24937" w:author="PR Preview" w:date="2026-01-01T00:00:00Z">
        <w:r>
          <w:delText xml:space="preserve">With</w:delText>
        </w:r>
      </w:del>
      <w:del w:id="24938"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24939" w:author="PR Preview" w:date="2026-01-01T00:00:00Z">
        <w:r>
          <w:delText xml:space="preserve"> </w:delText>
        </w:r>
      </w:del>
      <w:del w:id="24940" w:author="PR Preview" w:date="2026-01-01T00:00:00Z">
        <w:r>
          <w:delText xml:space="preserve">(</w:delText>
        </w:r>
      </w:del>
      <m:oMath>
        <m:r>
          <m:t>1</m:t>
        </m:r>
        <m:r>
          <m:rPr>
            <m:sty m:val="p"/>
          </m:rPr>
          <m:t>×</m:t>
        </m:r>
        <m:r>
          <m:t>2</m:t>
        </m:r>
      </m:oMath>
      <w:del w:id="24941" w:author="PR Preview" w:date="2026-01-01T00:00:00Z">
        <w:r>
          <w:delText xml:space="preserve">),</w:delText>
        </w:r>
      </w:del>
      <w:del w:id="24942"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4943" w:author="PR Preview" w:date="2026-01-01T00:00:00Z">
        <w:r>
          <w:delText xml:space="preserve">,</w:delText>
        </w:r>
      </w:del>
      <w:del w:id="24944" w:author="PR Preview" w:date="2026-01-01T00:00:00Z">
        <w:r>
          <w:delText xml:space="preserve"> </w:delText>
        </w:r>
      </w:del>
      <w:del w:id="24945" w:author="PR Preview" w:date="2026-01-01T00:00:00Z">
        <w:r>
          <w:delText xml:space="preserve">the positive semidefinite matrix of</w:delText>
        </w:r>
      </w:del>
      <w:del w:id="24946" w:author="PR Preview" w:date="2026-01-01T00:00:00Z">
        <w:r>
          <w:delText xml:space="preserve"> </w:delText>
        </w:r>
      </w:del>
      <w:hyperlink w:anchor="exm-positive-semidefinite">
        <w:del w:id="24947" w:author="PR Preview" w:date="2026-01-01T00:00:00Z">
          <w:r>
            <w:rPr>
              <w:rStyle w:val="Hyperlink"/>
            </w:rPr>
            <w:delText xml:space="preserve">Example 142</w:delText>
          </w:r>
        </w:del>
      </w:hyperlink>
      <w:del w:id="24948" w:author="PR Preview" w:date="2026-01-01T00:00:00Z">
        <w:r>
          <w:delText xml:space="preserve">;</w:delText>
        </w:r>
      </w:del>
      <w:del w:id="24949" w:author="PR Preview" w:date="2026-01-01T00:00:00Z">
        <w:r>
          <w:delText xml:space="preserve"> </w:delText>
        </w:r>
      </w:del>
      <w:del w:id="24950" w:author="PR Preview" w:date="2026-01-01T00:00:00Z">
        <w:r>
          <w:delText xml:space="preserve">the two columns of</w:delText>
        </w:r>
      </w:del>
      <w:del w:id="24951" w:author="PR Preview" w:date="2026-01-01T00:00:00Z">
        <w:r>
          <w:delText xml:space="preserve"> </w:delText>
        </w:r>
      </w:del>
      <m:oMath>
        <m:r>
          <m:rPr>
            <m:sty m:val="bi"/>
          </m:rPr>
          <m:t>R</m:t>
        </m:r>
      </m:oMath>
      <w:del w:id="24952" w:author="PR Preview" w:date="2026-01-01T00:00:00Z">
        <w:r>
          <w:delText xml:space="preserve">,</w:delText>
        </w:r>
      </w:del>
      <w:del w:id="24953" w:author="PR Preview" w:date="2026-01-01T00:00:00Z">
        <w:r>
          <w:delText xml:space="preserve"> </w:delText>
        </w:r>
      </w:del>
      <m:oMath>
        <m:r>
          <m:t>1</m:t>
        </m:r>
      </m:oMath>
      <w:del w:id="24954" w:author="PR Preview" w:date="2026-01-01T00:00:00Z">
        <w:r>
          <w:delText xml:space="preserve"> </w:delText>
        </w:r>
      </w:del>
      <w:del w:id="24955" w:author="PR Preview" w:date="2026-01-01T00:00:00Z">
        <w:r>
          <w:delText xml:space="preserve">and</w:delText>
        </w:r>
      </w:del>
      <w:del w:id="24956" w:author="PR Preview" w:date="2026-01-01T00:00:00Z">
        <w:r>
          <w:delText xml:space="preserve"> </w:delText>
        </w:r>
      </w:del>
      <m:oMath>
        <m:r>
          <m:t>1</m:t>
        </m:r>
      </m:oMath>
      <w:del w:id="24957" w:author="PR Preview" w:date="2026-01-01T00:00:00Z">
        <w:r>
          <w:delText xml:space="preserve">, are dependent, so part 2 does not apply to</w:delText>
        </w:r>
      </w:del>
      <w:del w:id="24958" w:author="PR Preview" w:date="2026-01-01T00:00:00Z">
        <w:r>
          <w:delText xml:space="preserve"> </w:delText>
        </w:r>
      </w:del>
      <m:oMath>
        <m:r>
          <m:rPr>
            <m:sty m:val="bi"/>
          </m:rPr>
          <m:t>R</m:t>
        </m:r>
      </m:oMath>
      <w:del w:id="24959" w:author="PR Preview" w:date="2026-01-01T00:00:00Z">
        <w:r>
          <w:delText xml:space="preserve">;</w:delText>
        </w:r>
      </w:del>
      <w:del w:id="24960" w:author="PR Preview" w:date="2026-01-01T00:00:00Z">
        <w:r>
          <w:delText xml:space="preserve"> </w:delText>
        </w:r>
      </w:del>
      <m:oMath>
        <m:sSup>
          <m:e>
            <m:r>
              <m:rPr>
                <m:sty m:val="bi"/>
              </m:rPr>
              <m:t>R</m:t>
            </m:r>
          </m:e>
          <m:sup>
            <m:r>
              <m:rPr>
                <m:sty m:val="p"/>
              </m:rPr>
              <m:t>⊤</m:t>
            </m:r>
          </m:sup>
        </m:sSup>
        <m:r>
          <m:rPr>
            <m:sty m:val="bi"/>
          </m:rPr>
          <m:t>R</m:t>
        </m:r>
      </m:oMath>
      <w:del w:id="24961" w:author="PR Preview" w:date="2026-01-01T00:00:00Z">
        <w:r>
          <w:delText xml:space="preserve"> </w:delText>
        </w:r>
      </w:del>
      <w:del w:id="24962" w:author="PR Preview" w:date="2026-01-01T00:00:00Z">
        <w:r>
          <w:delText xml:space="preserve">is in fact not positive definite (</w:delText>
        </w:r>
      </w:del>
      <w:hyperlink w:anchor="exm-positive-definite">
        <w:del w:id="24963" w:author="PR Preview" w:date="2026-01-01T00:00:00Z">
          <w:r>
            <w:rPr>
              <w:rStyle w:val="Hyperlink"/>
            </w:rPr>
            <w:delText xml:space="preserve">Example 143</w:delText>
          </w:r>
        </w:del>
      </w:hyperlink>
      <w:del w:id="24964" w:author="PR Preview" w:date="2026-01-01T00:00:00Z">
        <w:r>
          <w:delText xml:space="preserve">).</w:delText>
        </w:r>
      </w:del>
    </w:p>
    <w:p>
      <w:pPr>
        <w:pStyle w:val="Compact"/>
        <w:numPr>
          <w:ilvl w:val="0"/>
          <w:numId w:val="1104"/>
        </w:numPr>
      </w:pPr>
      <w:del w:id="24965" w:author="PR Preview" w:date="2026-01-01T00:00:00Z">
        <w:r>
          <w:delText xml:space="preserve">With</w:delText>
        </w:r>
      </w:del>
      <w:del w:id="2496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4967" w:author="PR Preview" w:date="2026-01-01T00:00:00Z">
        <w:r>
          <w:delText xml:space="preserve">, whose columns are independent (</w:delText>
        </w:r>
      </w:del>
      <w:hyperlink w:anchor="exm-rank">
        <w:del w:id="24968" w:author="PR Preview" w:date="2026-01-01T00:00:00Z">
          <w:r>
            <w:rPr>
              <w:rStyle w:val="Hyperlink"/>
            </w:rPr>
            <w:delText xml:space="preserve">Example 33</w:delText>
          </w:r>
        </w:del>
      </w:hyperlink>
      <w:del w:id="24969" w:author="PR Preview" w:date="2026-01-01T00:00:00Z">
        <w:r>
          <w:delText xml:space="preserve">),</w:delText>
        </w:r>
      </w:del>
      <w:del w:id="24970"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24971" w:author="PR Preview" w:date="2026-01-01T00:00:00Z">
        <w:r>
          <w:delText xml:space="preserve"> </w:delText>
        </w:r>
      </w:del>
      <w:del w:id="24972" w:author="PR Preview" w:date="2026-01-01T00:00:00Z">
        <w:r>
          <w:delText xml:space="preserve">(</w:delText>
        </w:r>
      </w:del>
      <w:hyperlink w:anchor="exm-gram-invertible">
        <w:del w:id="24973" w:author="PR Preview" w:date="2026-01-01T00:00:00Z">
          <w:r>
            <w:rPr>
              <w:rStyle w:val="Hyperlink"/>
            </w:rPr>
            <w:delText xml:space="preserve">Example 152</w:delText>
          </w:r>
        </w:del>
      </w:hyperlink>
      <w:del w:id="24974" w:author="PR Preview" w:date="2026-01-01T00:00:00Z">
        <w:r>
          <w:delText xml:space="preserve">)</w:delText>
        </w:r>
      </w:del>
      <w:del w:id="24975" w:author="PR Preview" w:date="2026-01-01T00:00:00Z">
        <w:r>
          <w:delText xml:space="preserve"> </w:delText>
        </w:r>
      </w:del>
      <w:del w:id="24976" w:author="PR Preview" w:date="2026-01-01T00:00:00Z">
        <w:r>
          <w:delText xml:space="preserve">is positive definite.</w:delText>
        </w:r>
      </w:del>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4977" w:author="PR Preview" w:date="2026-01-01T00:00:00Z">
        <w:r>
          <w:delText xml:space="preserve"> </w:delText>
        </w:r>
      </w:del>
      <w:del w:id="24978" w:author="PR Preview" w:date="2026-01-01T00:00:00Z">
        <w:r>
          <w:delText xml:space="preserve">of</w:delText>
        </w:r>
      </w:del>
      <w:del w:id="24979" w:author="PR Preview" w:date="2026-01-01T00:00:00Z">
        <w:r>
          <w:delText xml:space="preserve"> </w:delText>
        </w:r>
      </w:del>
      <w:hyperlink w:anchor="exm-positive-definite">
        <w:del w:id="24980" w:author="PR Preview" w:date="2026-01-01T00:00:00Z">
          <w:r>
            <w:rPr>
              <w:rStyle w:val="Hyperlink"/>
            </w:rPr>
            <w:delText xml:space="preserve">Example 143</w:delText>
          </w:r>
        </w:del>
      </w:hyperlink>
      <w:del w:id="24981" w:author="PR Preview" w:date="2026-01-01T00:00:00Z">
        <w:r>
          <w:delText xml:space="preserve"> </w:delText>
        </w:r>
      </w:del>
      <w:del w:id="24982" w:author="PR Preview" w:date="2026-01-01T00:00:00Z">
        <w:r>
          <w:delText xml:space="preserve">is symmetric</w:delText>
        </w:r>
      </w:del>
      <w:del w:id="24983" w:author="PR Preview" w:date="2026-01-01T00:00:00Z">
        <w:r>
          <w:delText xml:space="preserve"> </w:delText>
        </w:r>
      </w:del>
      <w:del w:id="24984" w:author="PR Preview" w:date="2026-01-01T00:00:00Z">
        <w:r>
          <w:delText xml:space="preserve">but not positive semidefinite, so by part 1 it is not</w:delText>
        </w:r>
      </w:del>
      <w:del w:id="24985" w:author="PR Preview" w:date="2026-01-01T00:00:00Z">
        <w:r>
          <w:delText xml:space="preserve"> </w:delText>
        </w:r>
      </w:del>
      <m:oMath>
        <m:sSup>
          <m:e>
            <m:r>
              <m:rPr>
                <m:sty m:val="bi"/>
              </m:rPr>
              <m:t>B</m:t>
            </m:r>
          </m:e>
          <m:sup>
            <m:r>
              <m:rPr>
                <m:sty m:val="p"/>
              </m:rPr>
              <m:t>⊤</m:t>
            </m:r>
          </m:sup>
        </m:sSup>
        <m:r>
          <m:rPr>
            <m:sty m:val="bi"/>
          </m:rPr>
          <m:t>B</m:t>
        </m:r>
      </m:oMath>
      <w:del w:id="24986" w:author="PR Preview" w:date="2026-01-01T00:00:00Z">
        <w:r>
          <w:delText xml:space="preserve"> </w:delText>
        </w:r>
      </w:del>
      <w:del w:id="24987" w:author="PR Preview" w:date="2026-01-01T00:00:00Z">
        <w:r>
          <w:delText xml:space="preserve">for any</w:delText>
        </w:r>
      </w:del>
      <w:del w:id="24988" w:author="PR Preview" w:date="2026-01-01T00:00:00Z">
        <w:r>
          <w:delText xml:space="preserve"> </w:delText>
        </w:r>
      </w:del>
      <m:oMath>
        <m:r>
          <m:rPr>
            <m:sty m:val="bi"/>
          </m:rPr>
          <m:t>B</m:t>
        </m:r>
      </m:oMath>
      <w:del w:id="24989" w:author="PR Preview" w:date="2026-01-01T00:00:00Z">
        <w:r>
          <w:delText xml:space="preserve">.</w:delText>
        </w:r>
      </w:del>
    </w:p>
    <w:p>
      <w:pPr>
        <w:pStyle w:val="FirstParagraph"/>
      </w:pPr>
      <w:del w:id="24990" w:author="PR Preview" w:date="2026-01-01T00:00:00Z">
        <w:r>
          <w:rPr>
            <w:b/>
            <w:bCs/>
          </w:rPr>
          <w:delText xml:space="preserve">Theorem 111 (Operations that preserve definiteness)</w:delText>
        </w:r>
      </w:del>
      <w:del w:id="24991" w:author="PR Preview" w:date="2026-01-01T00:00:00Z">
        <w:r>
          <w:delText xml:space="preserve"> </w:delText>
        </w:r>
      </w:del>
      <w:del w:id="24992" w:author="PR Preview" w:date="2026-01-01T00:00:00Z">
        <w:r>
          <w:delText xml:space="preserve"> </w:delText>
        </w:r>
      </w:del>
    </w:p>
    <w:p>
      <w:pPr>
        <w:pStyle w:val="Compact"/>
        <w:numPr>
          <w:ilvl w:val="0"/>
          <w:numId w:val="1105"/>
        </w:numPr>
      </w:pPr>
      <w:del w:id="24993" w:author="PR Preview" w:date="2026-01-01T00:00:00Z">
        <w:r>
          <w:delText xml:space="preserve">If</w:delText>
        </w:r>
      </w:del>
      <w:del w:id="24994" w:author="PR Preview" w:date="2026-01-01T00:00:00Z">
        <w:r>
          <w:delText xml:space="preserve"> </w:delText>
        </w:r>
      </w:del>
      <m:oMath>
        <m:r>
          <m:rPr>
            <m:sty m:val="bi"/>
          </m:rPr>
          <m:t>C</m:t>
        </m:r>
      </m:oMath>
      <w:del w:id="24995" w:author="PR Preview" w:date="2026-01-01T00:00:00Z">
        <w:r>
          <w:delText xml:space="preserve"> </w:delText>
        </w:r>
      </w:del>
      <w:del w:id="24996" w:author="PR Preview" w:date="2026-01-01T00:00:00Z">
        <w:r>
          <w:delText xml:space="preserve">is a</w:delText>
        </w:r>
      </w:del>
      <w:del w:id="24997" w:author="PR Preview" w:date="2026-01-01T00:00:00Z">
        <w:r>
          <w:delText xml:space="preserve"> </w:delText>
        </w:r>
      </w:del>
      <m:oMath>
        <m:r>
          <m:t>p</m:t>
        </m:r>
        <m:r>
          <m:rPr>
            <m:sty m:val="p"/>
          </m:rPr>
          <m:t>×</m:t>
        </m:r>
        <m:r>
          <m:t>p</m:t>
        </m:r>
      </m:oMath>
      <w:del w:id="24998" w:author="PR Preview" w:date="2026-01-01T00:00:00Z">
        <w:r>
          <w:delText xml:space="preserve"> </w:delText>
        </w:r>
      </w:del>
      <w:del w:id="24999" w:author="PR Preview" w:date="2026-01-01T00:00:00Z">
        <w:r>
          <w:delText xml:space="preserve">positive definite matrix (</w:delText>
        </w:r>
      </w:del>
      <w:hyperlink w:anchor="def-positive-definite">
        <w:del w:id="25000" w:author="PR Preview" w:date="2026-01-01T00:00:00Z">
          <w:r>
            <w:rPr>
              <w:rStyle w:val="Hyperlink"/>
            </w:rPr>
            <w:delText xml:space="preserve">Definition 86</w:delText>
          </w:r>
        </w:del>
      </w:hyperlink>
      <w:del w:id="25001" w:author="PR Preview" w:date="2026-01-01T00:00:00Z">
        <w:r>
          <w:delText xml:space="preserve">)</w:delText>
        </w:r>
      </w:del>
      <w:del w:id="25002" w:author="PR Preview" w:date="2026-01-01T00:00:00Z">
        <w:r>
          <w:delText xml:space="preserve"> </w:delText>
        </w:r>
      </w:del>
      <w:del w:id="25003" w:author="PR Preview" w:date="2026-01-01T00:00:00Z">
        <w:r>
          <w:delText xml:space="preserve">and</w:delText>
        </w:r>
      </w:del>
      <w:del w:id="25004" w:author="PR Preview" w:date="2026-01-01T00:00:00Z">
        <w:r>
          <w:delText xml:space="preserve"> </w:delText>
        </w:r>
      </w:del>
      <m:oMath>
        <m:r>
          <m:rPr>
            <m:sty m:val="bi"/>
          </m:rPr>
          <m:t>A</m:t>
        </m:r>
      </m:oMath>
      <w:del w:id="25005" w:author="PR Preview" w:date="2026-01-01T00:00:00Z">
        <w:r>
          <w:delText xml:space="preserve"> </w:delText>
        </w:r>
      </w:del>
      <w:del w:id="25006" w:author="PR Preview" w:date="2026-01-01T00:00:00Z">
        <w:r>
          <w:delText xml:space="preserve">is a</w:delText>
        </w:r>
      </w:del>
      <w:del w:id="25007" w:author="PR Preview" w:date="2026-01-01T00:00:00Z">
        <w:r>
          <w:delText xml:space="preserve"> </w:delText>
        </w:r>
      </w:del>
      <m:oMath>
        <m:r>
          <m:t>p</m:t>
        </m:r>
        <m:r>
          <m:rPr>
            <m:sty m:val="p"/>
          </m:rPr>
          <m:t>×</m:t>
        </m:r>
        <m:r>
          <m:t>k</m:t>
        </m:r>
      </m:oMath>
      <w:del w:id="25008" w:author="PR Preview" w:date="2026-01-01T00:00:00Z">
        <w:r>
          <w:delText xml:space="preserve"> </w:delText>
        </w:r>
      </w:del>
      <w:del w:id="25009" w:author="PR Preview" w:date="2026-01-01T00:00:00Z">
        <w:r>
          <w:delText xml:space="preserve">matrix with</w:delText>
        </w:r>
      </w:del>
      <w:del w:id="25010" w:author="PR Preview" w:date="2026-01-01T00:00:00Z">
        <w:r>
          <w:delText xml:space="preserve"> </w:delText>
        </w:r>
      </w:del>
      <m:oMath>
        <m:r>
          <m:t>k</m:t>
        </m:r>
      </m:oMath>
      <w:del w:id="25011" w:author="PR Preview" w:date="2026-01-01T00:00:00Z">
        <w:r>
          <w:delText xml:space="preserve"> </w:delText>
        </w:r>
      </w:del>
      <w:del w:id="25012" w:author="PR Preview" w:date="2026-01-01T00:00:00Z">
        <w:r>
          <w:delText xml:space="preserve">linearly independent columns,</w:delText>
        </w:r>
      </w:del>
      <w:del w:id="25013" w:author="PR Preview" w:date="2026-01-01T00:00:00Z">
        <w:r>
          <w:delText xml:space="preserve"> </w:delText>
        </w:r>
      </w:del>
      <w:del w:id="25014" w:author="PR Preview" w:date="2026-01-01T00:00:00Z">
        <w:r>
          <w:delText xml:space="preserve">then the</w:delText>
        </w:r>
      </w:del>
      <w:del w:id="25015" w:author="PR Preview" w:date="2026-01-01T00:00:00Z">
        <w:r>
          <w:delText xml:space="preserve"> </w:delText>
        </w:r>
      </w:del>
      <m:oMath>
        <m:r>
          <m:t>k</m:t>
        </m:r>
        <m:r>
          <m:rPr>
            <m:sty m:val="p"/>
          </m:rPr>
          <m:t>×</m:t>
        </m:r>
        <m:r>
          <m:t>k</m:t>
        </m:r>
      </m:oMath>
      <w:del w:id="25016" w:author="PR Preview" w:date="2026-01-01T00:00:00Z">
        <w:r>
          <w:delText xml:space="preserve"> </w:delText>
        </w:r>
      </w:del>
      <w:del w:id="25017" w:author="PR Preview" w:date="2026-01-01T00:00:00Z">
        <w:r>
          <w:delText xml:space="preserve">matrix</w:delText>
        </w:r>
      </w:del>
      <w:del w:id="25018" w:author="PR Preview" w:date="2026-01-01T00:00:00Z">
        <w:r>
          <w:delText xml:space="preserve"> </w:delText>
        </w:r>
      </w:del>
      <m:oMath>
        <m:sSup>
          <m:e>
            <m:r>
              <m:rPr>
                <m:sty m:val="bi"/>
              </m:rPr>
              <m:t>A</m:t>
            </m:r>
          </m:e>
          <m:sup>
            <m:r>
              <m:rPr>
                <m:sty m:val="p"/>
              </m:rPr>
              <m:t>⊤</m:t>
            </m:r>
          </m:sup>
        </m:sSup>
        <m:r>
          <m:rPr>
            <m:sty m:val="bi"/>
          </m:rPr>
          <m:t>C</m:t>
        </m:r>
        <m:r>
          <m:rPr>
            <m:sty m:val="bi"/>
          </m:rPr>
          <m:t>A</m:t>
        </m:r>
      </m:oMath>
      <w:del w:id="25019" w:author="PR Preview" w:date="2026-01-01T00:00:00Z">
        <w:r>
          <w:delText xml:space="preserve"> </w:delText>
        </w:r>
      </w:del>
      <w:del w:id="25020" w:author="PR Preview" w:date="2026-01-01T00:00:00Z">
        <w:r>
          <w:delText xml:space="preserve">is positive definite.</w:delText>
        </w:r>
      </w:del>
    </w:p>
    <w:p>
      <w:pPr>
        <w:pStyle w:val="FirstParagraph"/>
      </w:pPr>
      <w:ins w:id="25021" w:author="PR Preview" w:date="2026-01-01T00:00:00Z">
        <w:r>
          <w:t xml:space="preserve">If the columns of</w:t>
        </w:r>
      </w:ins>
      <w:ins w:id="25022" w:author="PR Preview" w:date="2026-01-01T00:00:00Z">
        <w:r>
          <w:t xml:space="preserve"> </w:t>
        </w:r>
      </w:ins>
      <m:oMath>
        <m:r>
          <m:rPr>
            <m:sty m:val="bi"/>
          </m:rPr>
          <m:t>B</m:t>
        </m:r>
      </m:oMath>
      <w:ins w:id="25023" w:author="PR Preview" w:date="2026-01-01T00:00:00Z">
        <w:r>
          <w:t xml:space="preserve"> </w:t>
        </w:r>
      </w:ins>
      <w:ins w:id="25024" w:author="PR Preview" w:date="2026-01-01T00:00:00Z">
        <w:r>
          <w:t xml:space="preserve">are linearly independent,</w:t>
        </w:r>
      </w:ins>
      <w:ins w:id="25025" w:author="PR Preview" w:date="2026-01-01T00:00:00Z">
        <w:r>
          <w:t xml:space="preserve"> </w:t>
        </w:r>
      </w:ins>
      <w:ins w:id="25026" w:author="PR Preview" w:date="2026-01-01T00:00:00Z">
        <w:r>
          <w:t xml:space="preserve">then</w:t>
        </w:r>
      </w:ins>
      <w:ins w:id="25027" w:author="PR Preview" w:date="2026-01-01T00:00:00Z">
        <w:r>
          <w:t xml:space="preserve"> </w:t>
        </w:r>
      </w:ins>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ins w:id="25028" w:author="PR Preview" w:date="2026-01-01T00:00:00Z">
        <w:r>
          <w:t xml:space="preserve"> </w:t>
        </w:r>
      </w:ins>
      <w:ins w:id="25029" w:author="PR Preview" w:date="2026-01-01T00:00:00Z">
        <w:r>
          <w:t xml:space="preserve">(</w:t>
        </w:r>
      </w:ins>
      <m:oMath>
        <m:r>
          <m:rPr>
            <m:sty m:val="bi"/>
          </m:rPr>
          <m:t>B</m:t>
        </m:r>
        <m:acc>
          <m:accPr>
            <m:chr m:val="̃"/>
          </m:accPr>
          <m:e>
            <m:r>
              <m:t>x</m:t>
            </m:r>
          </m:e>
        </m:acc>
      </m:oMath>
      <w:ins w:id="25030" w:author="PR Preview" w:date="2026-01-01T00:00:00Z">
        <w:r>
          <w:t xml:space="preserve"> </w:t>
        </w:r>
      </w:ins>
      <w:ins w:id="25031" w:author="PR Preview" w:date="2026-01-01T00:00:00Z">
        <w:r>
          <w:t xml:space="preserve">is the combination of the columns with coefficients</w:t>
        </w:r>
      </w:ins>
      <w:ins w:id="25032" w:author="PR Preview" w:date="2026-01-01T00:00:00Z">
        <w:r>
          <w:t xml:space="preserve"> </w:t>
        </w:r>
      </w:ins>
      <m:oMath>
        <m:sSub>
          <m:e>
            <m:r>
              <m:t>x</m:t>
            </m:r>
          </m:e>
          <m:sub>
            <m:r>
              <m:t>j</m:t>
            </m:r>
          </m:sub>
        </m:sSub>
      </m:oMath>
      <w:ins w:id="25033" w:author="PR Preview" w:date="2026-01-01T00:00:00Z">
        <w:r>
          <w:t xml:space="preserve">,</w:t>
        </w:r>
      </w:ins>
      <w:ins w:id="25034" w:author="PR Preview" w:date="2026-01-01T00:00:00Z">
        <w:r>
          <w:t xml:space="preserve"> </w:t>
        </w:r>
      </w:ins>
      <w:hyperlink w:anchor="thm-matvec-columns">
        <w:ins w:id="25035" w:author="PR Preview" w:date="2026-01-01T00:00:00Z">
          <w:r>
            <w:rPr>
              <w:rStyle w:val="Hyperlink"/>
            </w:rPr>
            <w:t xml:space="preserve">Theorem 22</w:t>
          </w:r>
        </w:ins>
      </w:hyperlink>
      <w:ins w:id="25036" w:author="PR Preview" w:date="2026-01-01T00:00:00Z">
        <w:r>
          <w:t xml:space="preserve">,</w:t>
        </w:r>
      </w:ins>
      <w:ins w:id="25037" w:author="PR Preview" w:date="2026-01-01T00:00:00Z">
        <w:r>
          <w:t xml:space="preserve"> </w:t>
        </w:r>
      </w:ins>
      <w:ins w:id="25038" w:author="PR Preview" w:date="2026-01-01T00:00:00Z">
        <w:r>
          <w:t xml:space="preserve">and only the zero combination is</w:t>
        </w:r>
      </w:ins>
      <w:ins w:id="25039" w:author="PR Preview" w:date="2026-01-01T00:00:00Z">
        <w:r>
          <w:t xml:space="preserve"> </w:t>
        </w:r>
      </w:ins>
      <m:oMath>
        <m:acc>
          <m:accPr>
            <m:chr m:val="̃"/>
          </m:accPr>
          <m:e>
            <m:r>
              <m:t>0</m:t>
            </m:r>
          </m:e>
        </m:acc>
      </m:oMath>
      <w:ins w:id="25040" w:author="PR Preview" w:date="2026-01-01T00:00:00Z">
        <w:r>
          <w:t xml:space="preserve">,</w:t>
        </w:r>
      </w:ins>
      <w:ins w:id="25041" w:author="PR Preview" w:date="2026-01-01T00:00:00Z">
        <w:r>
          <w:t xml:space="preserve"> </w:t>
        </w:r>
      </w:ins>
      <w:hyperlink w:anchor="def-linearly-independent">
        <w:ins w:id="25042" w:author="PR Preview" w:date="2026-01-01T00:00:00Z">
          <w:r>
            <w:rPr>
              <w:rStyle w:val="Hyperlink"/>
            </w:rPr>
            <w:t xml:space="preserve">Definition 37</w:t>
          </w:r>
        </w:ins>
      </w:hyperlink>
      <w:ins w:id="25043" w:author="PR Preview" w:date="2026-01-01T00:00:00Z">
        <w:r>
          <w:t xml:space="preserve">),</w:t>
        </w:r>
      </w:ins>
      <w:ins w:id="25044" w:author="PR Preview" w:date="2026-01-01T00:00:00Z">
        <w:r>
          <w:t xml:space="preserve"> </w:t>
        </w:r>
      </w:ins>
      <w:ins w:id="25045" w:author="PR Preview" w:date="2026-01-01T00:00:00Z">
        <w:r>
          <w:t xml:space="preserve">so for</w:t>
        </w:r>
      </w:ins>
      <w:ins w:id="25046" w:author="PR Preview" w:date="2026-01-01T00:00:00Z">
        <w:r>
          <w:t xml:space="preserve"> </w:t>
        </w:r>
      </w:ins>
      <m:oMath>
        <m:acc>
          <m:accPr>
            <m:chr m:val="̃"/>
          </m:accPr>
          <m:e>
            <m:r>
              <m:t>x</m:t>
            </m:r>
          </m:e>
        </m:acc>
        <m:r>
          <m:rPr>
            <m:sty m:val="p"/>
          </m:rPr>
          <m:t>≠</m:t>
        </m:r>
        <m:acc>
          <m:accPr>
            <m:chr m:val="̃"/>
          </m:accPr>
          <m:e>
            <m:r>
              <m:t>0</m:t>
            </m:r>
          </m:e>
        </m:acc>
      </m:oMath>
      <w:ins w:id="25047" w:author="PR Preview" w:date="2026-01-01T00:00:00Z">
        <w:r>
          <w:t xml:space="preserve">,</w:t>
        </w:r>
      </w:ins>
      <w:ins w:id="25048" w:author="PR Preview" w:date="2026-01-01T00:00:00Z">
        <w:r>
          <w:t xml:space="preserve"> </w:t>
        </w:r>
      </w:ins>
      <m:oMath>
        <m:r>
          <m:rPr>
            <m:sty m:val="bi"/>
          </m:rPr>
          <m:t>B</m:t>
        </m:r>
        <m:acc>
          <m:accPr>
            <m:chr m:val="̃"/>
          </m:accPr>
          <m:e>
            <m:r>
              <m:t>x</m:t>
            </m:r>
          </m:e>
        </m:acc>
        <m:r>
          <m:rPr>
            <m:sty m:val="p"/>
          </m:rPr>
          <m:t>≠</m:t>
        </m:r>
        <m:acc>
          <m:accPr>
            <m:chr m:val="̃"/>
          </m:accPr>
          <m:e>
            <m:r>
              <m:t>0</m:t>
            </m:r>
          </m:e>
        </m:acc>
      </m:oMath>
      <w:ins w:id="25049" w:author="PR Preview" w:date="2026-01-01T00:00:00Z">
        <w:r>
          <w:t xml:space="preserve"> </w:t>
        </w:r>
      </w:ins>
      <w:ins w:id="25050" w:author="PR Preview" w:date="2026-01-01T00:00:00Z">
        <w:r>
          <w:t xml:space="preserve">and</w:t>
        </w:r>
      </w:ins>
      <w:ins w:id="25051" w:author="PR Preview" w:date="2026-01-01T00:00:00Z">
        <w:r>
          <w:t xml:space="preserve"> </w:t>
        </w:r>
      </w:ins>
      <m:oMath>
        <m:r>
          <m:t>​</m:t>
        </m:r>
        <m:d>
          <m:dPr>
            <m:begChr m:val="∥"/>
            <m:sepChr m:val=""/>
            <m:endChr m:val="∥"/>
            <m:grow/>
          </m:dPr>
          <m:e>
            <m:r>
              <m:rPr>
                <m:sty m:val="bi"/>
              </m:rPr>
              <m:t>B</m:t>
            </m:r>
            <m:acc>
              <m:accPr>
                <m:chr m:val="̃"/>
              </m:accPr>
              <m:e>
                <m:r>
                  <m:t>x</m:t>
                </m:r>
              </m:e>
            </m:acc>
          </m:e>
        </m:d>
        <m:sSup>
          <m:e>
            <m:r>
              <m:t>​</m:t>
            </m:r>
          </m:e>
          <m:sup>
            <m:r>
              <m:t>2</m:t>
            </m:r>
          </m:sup>
        </m:sSup>
        <m:r>
          <m:rPr>
            <m:sty m:val="p"/>
          </m:rPr>
          <m:t>&gt;</m:t>
        </m:r>
        <m:r>
          <m:t>0</m:t>
        </m:r>
      </m:oMath>
      <w:ins w:id="25052" w:author="PR Preview" w:date="2026-01-01T00:00:00Z">
        <w:r>
          <w:t xml:space="preserve"> </w:t>
        </w:r>
      </w:ins>
      <w:ins w:id="25053" w:author="PR Preview" w:date="2026-01-01T00:00:00Z">
        <w:r>
          <w:t xml:space="preserve">(</w:t>
        </w:r>
      </w:ins>
      <w:hyperlink w:anchor="thm-norm-properties">
        <w:ins w:id="25054" w:author="PR Preview" w:date="2026-01-01T00:00:00Z">
          <w:r>
            <w:rPr>
              <w:rStyle w:val="Hyperlink"/>
            </w:rPr>
            <w:t xml:space="preserve">Theorem 54</w:t>
          </w:r>
        </w:ins>
      </w:hyperlink>
      <w:ins w:id="25055" w:author="PR Preview" w:date="2026-01-01T00:00:00Z">
        <w:r>
          <w:t xml:space="preserve">, part 1).</w:t>
        </w:r>
      </w:ins>
    </w:p>
    <w:p>
      <w:pPr>
        <w:pStyle w:val="BodyText"/>
      </w:pPr>
      <w:ins w:id="25056" w:author="PR Preview" w:date="2026-01-01T00:00:00Z">
        <w:r>
          <w:rPr>
            <w:b/>
            <w:bCs/>
          </w:rPr>
          <w:t xml:space="preserve">Only if.</w:t>
        </w:r>
      </w:ins>
      <w:ins w:id="25057" w:author="PR Preview" w:date="2026-01-01T00:00:00Z">
        <w:r>
          <w:t xml:space="preserve"> </w:t>
        </w:r>
      </w:ins>
      <w:ins w:id="25058" w:author="PR Preview" w:date="2026-01-01T00:00:00Z">
        <w:r>
          <w:t xml:space="preserve">Let</w:t>
        </w:r>
      </w:ins>
      <w:ins w:id="25059" w:author="PR Preview" w:date="2026-01-01T00:00:00Z">
        <w:r>
          <w:t xml:space="preserve"> </w:t>
        </w:r>
      </w:ins>
      <m:oMath>
        <m:r>
          <m:rPr>
            <m:sty m:val="bi"/>
          </m:rPr>
          <m:t>A</m:t>
        </m:r>
      </m:oMath>
      <w:ins w:id="25060" w:author="PR Preview" w:date="2026-01-01T00:00:00Z">
        <w:r>
          <w:t xml:space="preserve"> </w:t>
        </w:r>
      </w:ins>
      <w:ins w:id="25061" w:author="PR Preview" w:date="2026-01-01T00:00:00Z">
        <w:r>
          <w:t xml:space="preserve">be positive semidefinite.</w:t>
        </w:r>
      </w:ins>
      <w:ins w:id="25062" w:author="PR Preview" w:date="2026-01-01T00:00:00Z">
        <w:r>
          <w:t xml:space="preserve"> </w:t>
        </w:r>
      </w:ins>
      <w:ins w:id="25063" w:author="PR Preview" w:date="2026-01-01T00:00:00Z">
        <w:r>
          <w:t xml:space="preserve">It is symmetric, so</w:t>
        </w:r>
      </w:ins>
      <w:ins w:id="25064"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5065" w:author="PR Preview" w:date="2026-01-01T00:00:00Z">
        <w:r>
          <w:t xml:space="preserve"> </w:t>
        </w:r>
      </w:ins>
      <w:ins w:id="25066" w:author="PR Preview" w:date="2026-01-01T00:00:00Z">
        <w:r>
          <w:t xml:space="preserve">(</w:t>
        </w:r>
      </w:ins>
      <w:hyperlink w:anchor="thm-spectral">
        <w:ins w:id="25067" w:author="PR Preview" w:date="2026-01-01T00:00:00Z">
          <w:r>
            <w:rPr>
              <w:rStyle w:val="Hyperlink"/>
            </w:rPr>
            <w:t xml:space="preserve">Theorem 73</w:t>
          </w:r>
        </w:ins>
      </w:hyperlink>
      <w:ins w:id="25068" w:author="PR Preview" w:date="2026-01-01T00:00:00Z">
        <w:r>
          <w:t xml:space="preserve">),</w:t>
        </w:r>
      </w:ins>
      <w:ins w:id="25069" w:author="PR Preview" w:date="2026-01-01T00:00:00Z">
        <w:r>
          <w:t xml:space="preserve"> </w:t>
        </w:r>
      </w:ins>
      <w:ins w:id="25070" w:author="PR Preview" w:date="2026-01-01T00:00:00Z">
        <w:r>
          <w:t xml:space="preserve">and every</w:t>
        </w:r>
      </w:ins>
      <w:ins w:id="25071" w:author="PR Preview" w:date="2026-01-01T00:00:00Z">
        <w:r>
          <w:t xml:space="preserve"> </w:t>
        </w:r>
      </w:ins>
      <m:oMath>
        <m:sSub>
          <m:e>
            <m:r>
              <m:t>λ</m:t>
            </m:r>
          </m:e>
          <m:sub>
            <m:r>
              <m:t>i</m:t>
            </m:r>
          </m:sub>
        </m:sSub>
        <m:r>
          <m:rPr>
            <m:sty m:val="p"/>
          </m:rPr>
          <m:t>≥</m:t>
        </m:r>
        <m:r>
          <m:t>0</m:t>
        </m:r>
      </m:oMath>
      <w:ins w:id="25072" w:author="PR Preview" w:date="2026-01-01T00:00:00Z">
        <w:r>
          <w:t xml:space="preserve"> </w:t>
        </w:r>
      </w:ins>
      <w:ins w:id="25073" w:author="PR Preview" w:date="2026-01-01T00:00:00Z">
        <w:r>
          <w:t xml:space="preserve">(</w:t>
        </w:r>
      </w:ins>
      <w:hyperlink w:anchor="thm-definite-eigenvalues">
        <w:ins w:id="25074" w:author="PR Preview" w:date="2026-01-01T00:00:00Z">
          <w:r>
            <w:rPr>
              <w:rStyle w:val="Hyperlink"/>
            </w:rPr>
            <w:t xml:space="preserve">Theorem 76</w:t>
          </w:r>
        </w:ins>
      </w:hyperlink>
      <w:ins w:id="25075" w:author="PR Preview" w:date="2026-01-01T00:00:00Z">
        <w:r>
          <w:t xml:space="preserve">).</w:t>
        </w:r>
      </w:ins>
      <w:ins w:id="25076" w:author="PR Preview" w:date="2026-01-01T00:00:00Z">
        <w:r>
          <w:t xml:space="preserve"> </w:t>
        </w:r>
      </w:ins>
      <w:ins w:id="25077" w:author="PR Preview" w:date="2026-01-01T00:00:00Z">
        <w:r>
          <w:t xml:space="preserve">Let</w:t>
        </w:r>
      </w:ins>
      <w:ins w:id="25078" w:author="PR Preview" w:date="2026-01-01T00:00:00Z">
        <w:r>
          <w:t xml:space="preserve"> </w:t>
        </w:r>
      </w:ins>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ins w:id="25079" w:author="PR Preview" w:date="2026-01-01T00:00:00Z">
        <w:r>
          <w:t xml:space="preserve">,</w:t>
        </w:r>
      </w:ins>
      <w:ins w:id="25080" w:author="PR Preview" w:date="2026-01-01T00:00:00Z">
        <w:r>
          <w:t xml:space="preserve"> </w:t>
        </w:r>
      </w:ins>
      <w:ins w:id="25081" w:author="PR Preview" w:date="2026-01-01T00:00:00Z">
        <w:r>
          <w:t xml:space="preserve">which is symmetric, with</w:t>
        </w:r>
      </w:ins>
      <w:ins w:id="25082" w:author="PR Preview" w:date="2026-01-01T00:00:00Z">
        <w:r>
          <w:t xml:space="preserve"> </w:t>
        </w:r>
      </w:ins>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ins w:id="25083" w:author="PR Preview" w:date="2026-01-01T00:00:00Z">
        <w:r>
          <w:t xml:space="preserve"> </w:t>
        </w:r>
      </w:ins>
      <w:ins w:id="25084" w:author="PR Preview" w:date="2026-01-01T00:00:00Z">
        <w:r>
          <w:t xml:space="preserve">(the product of diagonal matrices multiplies their diagonals, as in the proof of</w:t>
        </w:r>
      </w:ins>
      <w:ins w:id="25085" w:author="PR Preview" w:date="2026-01-01T00:00:00Z">
        <w:r>
          <w:t xml:space="preserve"> </w:t>
        </w:r>
      </w:ins>
      <w:hyperlink w:anchor="thm-diagonalizable-powers">
        <w:ins w:id="25086" w:author="PR Preview" w:date="2026-01-01T00:00:00Z">
          <w:r>
            <w:rPr>
              <w:rStyle w:val="Hyperlink"/>
            </w:rPr>
            <w:t xml:space="preserve">Theorem 110</w:t>
          </w:r>
        </w:ins>
      </w:hyperlink>
      <w:ins w:id="25087" w:author="PR Preview" w:date="2026-01-01T00:00:00Z">
        <w:r>
          <w:t xml:space="preserve">),</w:t>
        </w:r>
      </w:ins>
      <w:ins w:id="25088" w:author="PR Preview" w:date="2026-01-01T00:00:00Z">
        <w:r>
          <w:t xml:space="preserve"> </w:t>
        </w:r>
      </w:ins>
      <w:ins w:id="25089" w:author="PR Preview" w:date="2026-01-01T00:00:00Z">
        <w:r>
          <w:t xml:space="preserve">and let</w:t>
        </w:r>
      </w:ins>
      <w:ins w:id="25090" w:author="PR Preview" w:date="2026-01-01T00:00:00Z">
        <w:r>
          <w:t xml:space="preserve"> </w:t>
        </w:r>
      </w:ins>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ins w:id="25091" w:author="PR Preview" w:date="2026-01-01T00:00:00Z">
        <w:r>
          <w:t xml:space="preserve">. Then</w:t>
        </w:r>
      </w:ins>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73</m:t>
              </m:r>
              <m:r>
                <m:rPr>
                  <m:nor/>
                  <m:sty m:val="p"/>
                </m:rPr>
                <m:t>)</m:t>
              </m:r>
            </m:e>
          </m:eqArr>
        </m:oMath>
      </m:oMathPara>
    </w:p>
    <w:p>
      <w:pPr>
        <w:pStyle w:val="FirstParagraph"/>
      </w:pPr>
      <w:ins w:id="25092" w:author="PR Preview" w:date="2026-01-01T00:00:00Z">
        <w:r>
          <w:t xml:space="preserve">If</w:t>
        </w:r>
      </w:ins>
      <w:ins w:id="25093" w:author="PR Preview" w:date="2026-01-01T00:00:00Z">
        <w:r>
          <w:t xml:space="preserve"> </w:t>
        </w:r>
      </w:ins>
      <m:oMath>
        <m:r>
          <m:rPr>
            <m:sty m:val="bi"/>
          </m:rPr>
          <m:t>A</m:t>
        </m:r>
      </m:oMath>
      <w:ins w:id="25094" w:author="PR Preview" w:date="2026-01-01T00:00:00Z">
        <w:r>
          <w:t xml:space="preserve"> </w:t>
        </w:r>
      </w:ins>
      <w:ins w:id="25095" w:author="PR Preview" w:date="2026-01-01T00:00:00Z">
        <w:r>
          <w:t xml:space="preserve">is positive definite, it is positive semidefinite (</w:t>
        </w:r>
      </w:ins>
      <w:hyperlink w:anchor="rem-positive-definite-symmetry">
        <w:ins w:id="25096" w:author="PR Preview" w:date="2026-01-01T00:00:00Z">
          <w:r>
            <w:rPr>
              <w:rStyle w:val="Hyperlink"/>
            </w:rPr>
            <w:t xml:space="preserve">Remark 43</w:t>
          </w:r>
        </w:ins>
      </w:hyperlink>
      <w:ins w:id="25097" w:author="PR Preview" w:date="2026-01-01T00:00:00Z">
        <w:r>
          <w:t xml:space="preserve">),</w:t>
        </w:r>
      </w:ins>
      <w:ins w:id="25098" w:author="PR Preview" w:date="2026-01-01T00:00:00Z">
        <w:r>
          <w:t xml:space="preserve"> </w:t>
        </w:r>
      </w:ins>
      <w:ins w:id="25099" w:author="PR Preview" w:date="2026-01-01T00:00:00Z">
        <w:r>
          <w:t xml:space="preserve">so the same</w:t>
        </w:r>
      </w:ins>
      <w:ins w:id="25100" w:author="PR Preview" w:date="2026-01-01T00:00:00Z">
        <w:r>
          <w:t xml:space="preserve"> </w:t>
        </w:r>
      </w:ins>
      <m:oMath>
        <m:r>
          <m:rPr>
            <m:sty m:val="bi"/>
          </m:rPr>
          <m:t>B</m:t>
        </m:r>
      </m:oMath>
      <w:ins w:id="25101" w:author="PR Preview" w:date="2026-01-01T00:00:00Z">
        <w:r>
          <w:t xml:space="preserve"> </w:t>
        </w:r>
      </w:ins>
      <w:ins w:id="25102" w:author="PR Preview" w:date="2026-01-01T00:00:00Z">
        <w:r>
          <w:t xml:space="preserve">gives</w:t>
        </w:r>
      </w:ins>
      <w:ins w:id="25103"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25104" w:author="PR Preview" w:date="2026-01-01T00:00:00Z">
        <w:r>
          <w:t xml:space="preserve">; and every</w:t>
        </w:r>
      </w:ins>
      <w:ins w:id="25105" w:author="PR Preview" w:date="2026-01-01T00:00:00Z">
        <w:r>
          <w:t xml:space="preserve"> </w:t>
        </w:r>
      </w:ins>
      <m:oMath>
        <m:sSub>
          <m:e>
            <m:r>
              <m:t>λ</m:t>
            </m:r>
          </m:e>
          <m:sub>
            <m:r>
              <m:t>i</m:t>
            </m:r>
          </m:sub>
        </m:sSub>
        <m:r>
          <m:rPr>
            <m:sty m:val="p"/>
          </m:rPr>
          <m:t>&gt;</m:t>
        </m:r>
        <m:r>
          <m:t>0</m:t>
        </m:r>
      </m:oMath>
      <w:ins w:id="25106" w:author="PR Preview" w:date="2026-01-01T00:00:00Z">
        <w:r>
          <w:t xml:space="preserve"> </w:t>
        </w:r>
      </w:ins>
      <w:ins w:id="25107" w:author="PR Preview" w:date="2026-01-01T00:00:00Z">
        <w:r>
          <w:t xml:space="preserve">(</w:t>
        </w:r>
      </w:ins>
      <w:hyperlink w:anchor="thm-definite-eigenvalues">
        <w:ins w:id="25108" w:author="PR Preview" w:date="2026-01-01T00:00:00Z">
          <w:r>
            <w:rPr>
              <w:rStyle w:val="Hyperlink"/>
            </w:rPr>
            <w:t xml:space="preserve">Theorem 76</w:t>
          </w:r>
        </w:ins>
      </w:hyperlink>
      <w:ins w:id="25109" w:author="PR Preview" w:date="2026-01-01T00:00:00Z">
        <w:r>
          <w:t xml:space="preserve">),</w:t>
        </w:r>
      </w:ins>
      <w:ins w:id="25110" w:author="PR Preview" w:date="2026-01-01T00:00:00Z">
        <w:r>
          <w:t xml:space="preserve"> </w:t>
        </w:r>
      </w:ins>
      <w:ins w:id="25111" w:author="PR Preview" w:date="2026-01-01T00:00:00Z">
        <w:r>
          <w:t xml:space="preserve">so</w:t>
        </w:r>
      </w:ins>
      <w:ins w:id="25112" w:author="PR Preview" w:date="2026-01-01T00:00:00Z">
        <w:r>
          <w:t xml:space="preserve"> </w:t>
        </w:r>
      </w:ins>
      <m:oMath>
        <m:sSup>
          <m:e>
            <m:r>
              <m:rPr>
                <m:sty m:val="b"/>
              </m:rPr>
              <m:t>Λ</m:t>
            </m:r>
          </m:e>
          <m:sup>
            <m:r>
              <m:t>1</m:t>
            </m:r>
            <m:r>
              <m:rPr>
                <m:sty m:val="p"/>
              </m:rPr>
              <m:t>/</m:t>
            </m:r>
            <m:r>
              <m:t>2</m:t>
            </m:r>
          </m:sup>
        </m:sSup>
      </m:oMath>
      <w:ins w:id="25113" w:author="PR Preview" w:date="2026-01-01T00:00:00Z">
        <w:r>
          <w:t xml:space="preserve"> </w:t>
        </w:r>
      </w:ins>
      <w:ins w:id="25114" w:author="PR Preview" w:date="2026-01-01T00:00:00Z">
        <w:r>
          <w:t xml:space="preserve">is diagonal with nonzero diagonal, and invertible</w:t>
        </w:r>
      </w:ins>
      <w:ins w:id="25115" w:author="PR Preview" w:date="2026-01-01T00:00:00Z">
        <w:r>
          <w:t xml:space="preserve"> </w:t>
        </w:r>
      </w:ins>
      <w:ins w:id="25116" w:author="PR Preview" w:date="2026-01-01T00:00:00Z">
        <w:r>
          <w:t xml:space="preserve">(its inverse is</w:t>
        </w:r>
      </w:ins>
      <w:ins w:id="25117"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25118" w:author="PR Preview" w:date="2026-01-01T00:00:00Z">
        <w:r>
          <w:t xml:space="preserve">);</w:t>
        </w:r>
      </w:ins>
      <w:ins w:id="25119" w:author="PR Preview" w:date="2026-01-01T00:00:00Z">
        <w:r>
          <w:t xml:space="preserve"> </w:t>
        </w:r>
      </w:ins>
      <m:oMath>
        <m:sSup>
          <m:e>
            <m:r>
              <m:rPr>
                <m:sty m:val="bi"/>
              </m:rPr>
              <m:t>Q</m:t>
            </m:r>
          </m:e>
          <m:sup>
            <m:r>
              <m:rPr>
                <m:sty m:val="p"/>
              </m:rPr>
              <m:t>⊤</m:t>
            </m:r>
          </m:sup>
        </m:sSup>
      </m:oMath>
      <w:ins w:id="25120" w:author="PR Preview" w:date="2026-01-01T00:00:00Z">
        <w:r>
          <w:t xml:space="preserve"> </w:t>
        </w:r>
      </w:ins>
      <w:ins w:id="25121" w:author="PR Preview" w:date="2026-01-01T00:00:00Z">
        <w:r>
          <w:t xml:space="preserve">is invertible with inverse</w:t>
        </w:r>
      </w:ins>
      <w:ins w:id="25122" w:author="PR Preview" w:date="2026-01-01T00:00:00Z">
        <w:r>
          <w:t xml:space="preserve"> </w:t>
        </w:r>
      </w:ins>
      <m:oMath>
        <m:r>
          <m:rPr>
            <m:sty m:val="bi"/>
          </m:rPr>
          <m:t>Q</m:t>
        </m:r>
      </m:oMath>
      <w:ins w:id="25123" w:author="PR Preview" w:date="2026-01-01T00:00:00Z">
        <w:r>
          <w:t xml:space="preserve"> </w:t>
        </w:r>
      </w:ins>
      <w:ins w:id="25124" w:author="PR Preview" w:date="2026-01-01T00:00:00Z">
        <w:r>
          <w:t xml:space="preserve">(</w:t>
        </w:r>
      </w:ins>
      <w:hyperlink w:anchor="rem-orthogonal-matrix-columns">
        <w:ins w:id="25125" w:author="PR Preview" w:date="2026-01-01T00:00:00Z">
          <w:r>
            <w:rPr>
              <w:rStyle w:val="Hyperlink"/>
            </w:rPr>
            <w:t xml:space="preserve">Remark 30</w:t>
          </w:r>
        </w:ins>
      </w:hyperlink>
      <w:ins w:id="25126" w:author="PR Preview" w:date="2026-01-01T00:00:00Z">
        <w:r>
          <w:t xml:space="preserve">).</w:t>
        </w:r>
      </w:ins>
      <w:ins w:id="25127" w:author="PR Preview" w:date="2026-01-01T00:00:00Z">
        <w:r>
          <w:t xml:space="preserve"> </w:t>
        </w:r>
      </w:ins>
      <w:ins w:id="25128" w:author="PR Preview" w:date="2026-01-01T00:00:00Z">
        <w:r>
          <w:t xml:space="preserve">So</w:t>
        </w:r>
      </w:ins>
      <w:ins w:id="25129" w:author="PR Preview" w:date="2026-01-01T00:00:00Z">
        <w:r>
          <w:t xml:space="preserve"> </w:t>
        </w:r>
      </w:ins>
      <m:oMath>
        <m:r>
          <m:rPr>
            <m:sty m:val="bi"/>
          </m:rPr>
          <m:t>B</m:t>
        </m:r>
      </m:oMath>
      <w:ins w:id="25130" w:author="PR Preview" w:date="2026-01-01T00:00:00Z">
        <w:r>
          <w:t xml:space="preserve"> </w:t>
        </w:r>
      </w:ins>
      <w:ins w:id="25131" w:author="PR Preview" w:date="2026-01-01T00:00:00Z">
        <w:r>
          <w:t xml:space="preserve">is invertible (</w:t>
        </w:r>
      </w:ins>
      <w:hyperlink w:anchor="thm-inverse-product">
        <w:ins w:id="25132" w:author="PR Preview" w:date="2026-01-01T00:00:00Z">
          <w:r>
            <w:rPr>
              <w:rStyle w:val="Hyperlink"/>
            </w:rPr>
            <w:t xml:space="preserve">Theorem 64</w:t>
          </w:r>
        </w:ins>
      </w:hyperlink>
      <w:ins w:id="25133" w:author="PR Preview" w:date="2026-01-01T00:00:00Z">
        <w:r>
          <w:t xml:space="preserve">),</w:t>
        </w:r>
      </w:ins>
      <w:ins w:id="25134" w:author="PR Preview" w:date="2026-01-01T00:00:00Z">
        <w:r>
          <w:t xml:space="preserve"> </w:t>
        </w:r>
      </w:ins>
      <w:ins w:id="25135" w:author="PR Preview" w:date="2026-01-01T00:00:00Z">
        <w:r>
          <w:t xml:space="preserve">and its</w:t>
        </w:r>
      </w:ins>
      <w:ins w:id="25136" w:author="PR Preview" w:date="2026-01-01T00:00:00Z">
        <w:r>
          <w:t xml:space="preserve"> </w:t>
        </w:r>
      </w:ins>
      <m:oMath>
        <m:r>
          <m:t>p</m:t>
        </m:r>
      </m:oMath>
      <w:ins w:id="25137" w:author="PR Preview" w:date="2026-01-01T00:00:00Z">
        <w:r>
          <w:t xml:space="preserve"> </w:t>
        </w:r>
      </w:ins>
      <w:ins w:id="25138" w:author="PR Preview" w:date="2026-01-01T00:00:00Z">
        <w:r>
          <w:t xml:space="preserve">columns are linearly independent (</w:t>
        </w:r>
      </w:ins>
      <w:hyperlink w:anchor="thm-invertible-rank">
        <w:ins w:id="25139" w:author="PR Preview" w:date="2026-01-01T00:00:00Z">
          <w:r>
            <w:rPr>
              <w:rStyle w:val="Hyperlink"/>
            </w:rPr>
            <w:t xml:space="preserve">Theorem 102</w:t>
          </w:r>
        </w:ins>
      </w:hyperlink>
      <w:ins w:id="25140" w:author="PR Preview" w:date="2026-01-01T00:00:00Z">
        <w:r>
          <w:t xml:space="preserve">,</w:t>
        </w:r>
      </w:ins>
      <w:ins w:id="25141" w:author="PR Preview" w:date="2026-01-01T00:00:00Z">
        <w:r>
          <w:t xml:space="preserve"> </w:t>
        </w:r>
      </w:ins>
      <w:hyperlink w:anchor="def-rank">
        <w:ins w:id="25142" w:author="PR Preview" w:date="2026-01-01T00:00:00Z">
          <w:r>
            <w:rPr>
              <w:rStyle w:val="Hyperlink"/>
            </w:rPr>
            <w:t xml:space="preserve">Definition 38</w:t>
          </w:r>
        </w:ins>
      </w:hyperlink>
      <w:ins w:id="25143" w:author="PR Preview" w:date="2026-01-01T00:00:00Z">
        <w:r>
          <w:t xml:space="preserve">).</w:t>
        </w:r>
      </w:ins>
    </w:p>
    <w:bookmarkStart w:id="617" w:name="exm-pd-gram"/>
    <w:p>
      <w:pPr>
        <w:pStyle w:val="BodyText"/>
      </w:pPr>
      <w:ins w:id="25144" w:author="PR Preview" w:date="2026-01-01T00:00:00Z">
        <w:r>
          <w:rPr>
            <w:b/>
            <w:bCs/>
          </w:rPr>
          <w:t xml:space="preserve">Example 201 (Gram factorizations)</w:t>
        </w:r>
      </w:ins>
      <w:ins w:id="25145" w:author="PR Preview" w:date="2026-01-01T00:00:00Z">
        <w:r>
          <w:t xml:space="preserve"> </w:t>
        </w:r>
      </w:ins>
      <w:ins w:id="25146" w:author="PR Preview" w:date="2026-01-01T00:00:00Z">
        <w:r>
          <w:t xml:space="preserve"> </w:t>
        </w:r>
      </w:ins>
    </w:p>
    <w:p>
      <w:pPr>
        <w:pStyle w:val="Compact"/>
        <w:numPr>
          <w:ilvl w:val="0"/>
          <w:numId w:val="1105"/>
        </w:numPr>
      </w:pPr>
      <w:ins w:id="25147" w:author="PR Preview" w:date="2026-01-01T00:00:00Z">
        <w:r>
          <w:t xml:space="preserve">With</w:t>
        </w:r>
      </w:ins>
      <w:ins w:id="25148"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25149" w:author="PR Preview" w:date="2026-01-01T00:00:00Z">
        <w:r>
          <w:t xml:space="preserve"> </w:t>
        </w:r>
      </w:ins>
      <w:ins w:id="25150" w:author="PR Preview" w:date="2026-01-01T00:00:00Z">
        <w:r>
          <w:t xml:space="preserve">(</w:t>
        </w:r>
      </w:ins>
      <m:oMath>
        <m:r>
          <m:t>1</m:t>
        </m:r>
        <m:r>
          <m:rPr>
            <m:sty m:val="p"/>
          </m:rPr>
          <m:t>×</m:t>
        </m:r>
        <m:r>
          <m:t>2</m:t>
        </m:r>
      </m:oMath>
      <w:ins w:id="25151" w:author="PR Preview" w:date="2026-01-01T00:00:00Z">
        <w:r>
          <w:t xml:space="preserve">),</w:t>
        </w:r>
      </w:ins>
      <w:ins w:id="25152"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5153" w:author="PR Preview" w:date="2026-01-01T00:00:00Z">
        <w:r>
          <w:t xml:space="preserve">,</w:t>
        </w:r>
      </w:ins>
      <w:ins w:id="25154" w:author="PR Preview" w:date="2026-01-01T00:00:00Z">
        <w:r>
          <w:t xml:space="preserve"> </w:t>
        </w:r>
      </w:ins>
      <w:ins w:id="25155" w:author="PR Preview" w:date="2026-01-01T00:00:00Z">
        <w:r>
          <w:t xml:space="preserve">the positive semidefinite matrix of</w:t>
        </w:r>
      </w:ins>
      <w:ins w:id="25156" w:author="PR Preview" w:date="2026-01-01T00:00:00Z">
        <w:r>
          <w:t xml:space="preserve"> </w:t>
        </w:r>
      </w:ins>
      <w:hyperlink w:anchor="exm-positive-semidefinite">
        <w:ins w:id="25157" w:author="PR Preview" w:date="2026-01-01T00:00:00Z">
          <w:r>
            <w:rPr>
              <w:rStyle w:val="Hyperlink"/>
            </w:rPr>
            <w:t xml:space="preserve">Example 145</w:t>
          </w:r>
        </w:ins>
      </w:hyperlink>
      <w:ins w:id="25158" w:author="PR Preview" w:date="2026-01-01T00:00:00Z">
        <w:r>
          <w:t xml:space="preserve">;</w:t>
        </w:r>
      </w:ins>
      <w:ins w:id="25159" w:author="PR Preview" w:date="2026-01-01T00:00:00Z">
        <w:r>
          <w:t xml:space="preserve"> </w:t>
        </w:r>
      </w:ins>
      <w:ins w:id="25160" w:author="PR Preview" w:date="2026-01-01T00:00:00Z">
        <w:r>
          <w:t xml:space="preserve">the two columns of</w:t>
        </w:r>
      </w:ins>
      <w:ins w:id="25161" w:author="PR Preview" w:date="2026-01-01T00:00:00Z">
        <w:r>
          <w:t xml:space="preserve"> </w:t>
        </w:r>
      </w:ins>
      <m:oMath>
        <m:r>
          <m:rPr>
            <m:sty m:val="bi"/>
          </m:rPr>
          <m:t>R</m:t>
        </m:r>
      </m:oMath>
      <w:ins w:id="25162" w:author="PR Preview" w:date="2026-01-01T00:00:00Z">
        <w:r>
          <w:t xml:space="preserve">,</w:t>
        </w:r>
      </w:ins>
      <w:ins w:id="25163" w:author="PR Preview" w:date="2026-01-01T00:00:00Z">
        <w:r>
          <w:t xml:space="preserve"> </w:t>
        </w:r>
      </w:ins>
      <m:oMath>
        <m:r>
          <m:t>1</m:t>
        </m:r>
      </m:oMath>
      <w:ins w:id="25164" w:author="PR Preview" w:date="2026-01-01T00:00:00Z">
        <w:r>
          <w:t xml:space="preserve"> </w:t>
        </w:r>
      </w:ins>
      <w:ins w:id="25165" w:author="PR Preview" w:date="2026-01-01T00:00:00Z">
        <w:r>
          <w:t xml:space="preserve">and</w:t>
        </w:r>
      </w:ins>
      <w:ins w:id="25166" w:author="PR Preview" w:date="2026-01-01T00:00:00Z">
        <w:r>
          <w:t xml:space="preserve"> </w:t>
        </w:r>
      </w:ins>
      <m:oMath>
        <m:r>
          <m:t>1</m:t>
        </m:r>
      </m:oMath>
      <w:ins w:id="25167" w:author="PR Preview" w:date="2026-01-01T00:00:00Z">
        <w:r>
          <w:t xml:space="preserve">, are dependent, so part 2 does not apply to</w:t>
        </w:r>
      </w:ins>
      <w:ins w:id="25168" w:author="PR Preview" w:date="2026-01-01T00:00:00Z">
        <w:r>
          <w:t xml:space="preserve"> </w:t>
        </w:r>
      </w:ins>
      <m:oMath>
        <m:r>
          <m:rPr>
            <m:sty m:val="bi"/>
          </m:rPr>
          <m:t>R</m:t>
        </m:r>
      </m:oMath>
      <w:ins w:id="25169" w:author="PR Preview" w:date="2026-01-01T00:00:00Z">
        <w:r>
          <w:t xml:space="preserve">;</w:t>
        </w:r>
      </w:ins>
      <w:ins w:id="25170" w:author="PR Preview" w:date="2026-01-01T00:00:00Z">
        <w:r>
          <w:t xml:space="preserve"> </w:t>
        </w:r>
      </w:ins>
      <m:oMath>
        <m:sSup>
          <m:e>
            <m:r>
              <m:rPr>
                <m:sty m:val="bi"/>
              </m:rPr>
              <m:t>R</m:t>
            </m:r>
          </m:e>
          <m:sup>
            <m:r>
              <m:rPr>
                <m:sty m:val="p"/>
              </m:rPr>
              <m:t>⊤</m:t>
            </m:r>
          </m:sup>
        </m:sSup>
        <m:r>
          <m:rPr>
            <m:sty m:val="bi"/>
          </m:rPr>
          <m:t>R</m:t>
        </m:r>
      </m:oMath>
      <w:ins w:id="25171" w:author="PR Preview" w:date="2026-01-01T00:00:00Z">
        <w:r>
          <w:t xml:space="preserve"> </w:t>
        </w:r>
      </w:ins>
      <w:ins w:id="25172" w:author="PR Preview" w:date="2026-01-01T00:00:00Z">
        <w:r>
          <w:t xml:space="preserve">is in fact not positive definite (</w:t>
        </w:r>
      </w:ins>
      <w:hyperlink w:anchor="exm-positive-definite">
        <w:ins w:id="25173" w:author="PR Preview" w:date="2026-01-01T00:00:00Z">
          <w:r>
            <w:rPr>
              <w:rStyle w:val="Hyperlink"/>
            </w:rPr>
            <w:t xml:space="preserve">Example 146</w:t>
          </w:r>
        </w:ins>
      </w:hyperlink>
      <w:ins w:id="25174" w:author="PR Preview" w:date="2026-01-01T00:00:00Z">
        <w:r>
          <w:t xml:space="preserve">).</w:t>
        </w:r>
      </w:ins>
    </w:p>
    <w:p>
      <w:pPr>
        <w:pStyle w:val="Compact"/>
        <w:numPr>
          <w:ilvl w:val="0"/>
          <w:numId w:val="1105"/>
        </w:numPr>
      </w:pPr>
      <w:ins w:id="25175" w:author="PR Preview" w:date="2026-01-01T00:00:00Z">
        <w:r>
          <w:t xml:space="preserve">With</w:t>
        </w:r>
      </w:ins>
      <w:ins w:id="2517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5177" w:author="PR Preview" w:date="2026-01-01T00:00:00Z">
        <w:r>
          <w:t xml:space="preserve">, whose columns are independent (</w:t>
        </w:r>
      </w:ins>
      <w:hyperlink w:anchor="exm-rank">
        <w:ins w:id="25178" w:author="PR Preview" w:date="2026-01-01T00:00:00Z">
          <w:r>
            <w:rPr>
              <w:rStyle w:val="Hyperlink"/>
            </w:rPr>
            <w:t xml:space="preserve">Example 34</w:t>
          </w:r>
        </w:ins>
      </w:hyperlink>
      <w:ins w:id="25179" w:author="PR Preview" w:date="2026-01-01T00:00:00Z">
        <w:r>
          <w:t xml:space="preserve">),</w:t>
        </w:r>
      </w:ins>
      <w:ins w:id="25180"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25181" w:author="PR Preview" w:date="2026-01-01T00:00:00Z">
        <w:r>
          <w:t xml:space="preserve"> </w:t>
        </w:r>
      </w:ins>
      <w:ins w:id="25182" w:author="PR Preview" w:date="2026-01-01T00:00:00Z">
        <w:r>
          <w:t xml:space="preserve">(</w:t>
        </w:r>
      </w:ins>
      <w:hyperlink w:anchor="exm-gram-invertible">
        <w:ins w:id="25183" w:author="PR Preview" w:date="2026-01-01T00:00:00Z">
          <w:r>
            <w:rPr>
              <w:rStyle w:val="Hyperlink"/>
            </w:rPr>
            <w:t xml:space="preserve">Example 155</w:t>
          </w:r>
        </w:ins>
      </w:hyperlink>
      <w:ins w:id="25184" w:author="PR Preview" w:date="2026-01-01T00:00:00Z">
        <w:r>
          <w:t xml:space="preserve">)</w:t>
        </w:r>
      </w:ins>
      <w:ins w:id="25185" w:author="PR Preview" w:date="2026-01-01T00:00:00Z">
        <w:r>
          <w:t xml:space="preserve"> </w:t>
        </w:r>
      </w:ins>
      <w:ins w:id="25186" w:author="PR Preview" w:date="2026-01-01T00:00:00Z">
        <w:r>
          <w:t xml:space="preserve">is positive definite.</w:t>
        </w:r>
      </w:ins>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5187" w:author="PR Preview" w:date="2026-01-01T00:00:00Z">
        <w:r>
          <w:t xml:space="preserve"> </w:t>
        </w:r>
      </w:ins>
      <w:ins w:id="25188" w:author="PR Preview" w:date="2026-01-01T00:00:00Z">
        <w:r>
          <w:t xml:space="preserve">of</w:t>
        </w:r>
      </w:ins>
      <w:ins w:id="25189" w:author="PR Preview" w:date="2026-01-01T00:00:00Z">
        <w:r>
          <w:t xml:space="preserve"> </w:t>
        </w:r>
      </w:ins>
      <w:hyperlink w:anchor="exm-positive-definite">
        <w:ins w:id="25190" w:author="PR Preview" w:date="2026-01-01T00:00:00Z">
          <w:r>
            <w:rPr>
              <w:rStyle w:val="Hyperlink"/>
            </w:rPr>
            <w:t xml:space="preserve">Example 146</w:t>
          </w:r>
        </w:ins>
      </w:hyperlink>
      <w:ins w:id="25191" w:author="PR Preview" w:date="2026-01-01T00:00:00Z">
        <w:r>
          <w:t xml:space="preserve"> </w:t>
        </w:r>
      </w:ins>
      <w:ins w:id="25192" w:author="PR Preview" w:date="2026-01-01T00:00:00Z">
        <w:r>
          <w:t xml:space="preserve">is symmetric</w:t>
        </w:r>
      </w:ins>
      <w:ins w:id="25193" w:author="PR Preview" w:date="2026-01-01T00:00:00Z">
        <w:r>
          <w:t xml:space="preserve"> </w:t>
        </w:r>
      </w:ins>
      <w:ins w:id="25194" w:author="PR Preview" w:date="2026-01-01T00:00:00Z">
        <w:r>
          <w:t xml:space="preserve">but not positive semidefinite, so by part 1 it is not</w:t>
        </w:r>
      </w:ins>
      <w:ins w:id="25195" w:author="PR Preview" w:date="2026-01-01T00:00:00Z">
        <w:r>
          <w:t xml:space="preserve"> </w:t>
        </w:r>
      </w:ins>
      <m:oMath>
        <m:sSup>
          <m:e>
            <m:r>
              <m:rPr>
                <m:sty m:val="bi"/>
              </m:rPr>
              <m:t>B</m:t>
            </m:r>
          </m:e>
          <m:sup>
            <m:r>
              <m:rPr>
                <m:sty m:val="p"/>
              </m:rPr>
              <m:t>⊤</m:t>
            </m:r>
          </m:sup>
        </m:sSup>
        <m:r>
          <m:rPr>
            <m:sty m:val="bi"/>
          </m:rPr>
          <m:t>B</m:t>
        </m:r>
      </m:oMath>
      <w:ins w:id="25196" w:author="PR Preview" w:date="2026-01-01T00:00:00Z">
        <w:r>
          <w:t xml:space="preserve"> </w:t>
        </w:r>
      </w:ins>
      <w:ins w:id="25197" w:author="PR Preview" w:date="2026-01-01T00:00:00Z">
        <w:r>
          <w:t xml:space="preserve">for any</w:t>
        </w:r>
      </w:ins>
      <w:ins w:id="25198" w:author="PR Preview" w:date="2026-01-01T00:00:00Z">
        <w:r>
          <w:t xml:space="preserve"> </w:t>
        </w:r>
      </w:ins>
      <m:oMath>
        <m:r>
          <m:rPr>
            <m:sty m:val="bi"/>
          </m:rPr>
          <m:t>B</m:t>
        </m:r>
      </m:oMath>
      <w:ins w:id="25199" w:author="PR Preview" w:date="2026-01-01T00:00:00Z">
        <w:r>
          <w:t xml:space="preserve">.</w:t>
        </w:r>
      </w:ins>
    </w:p>
    <w:bookmarkEnd w:id="617"/>
    <w:bookmarkStart w:id="618" w:name="thm-pd-operations"/>
    <w:p>
      <w:pPr>
        <w:pStyle w:val="FirstParagraph"/>
      </w:pPr>
      <w:ins w:id="25200" w:author="PR Preview" w:date="2026-01-01T00:00:00Z">
        <w:r>
          <w:rPr>
            <w:b/>
            <w:bCs/>
          </w:rPr>
          <w:t xml:space="preserve">Theorem 112 (Operations that preserve definiteness)</w:t>
        </w:r>
      </w:ins>
      <w:ins w:id="25201" w:author="PR Preview" w:date="2026-01-01T00:00:00Z">
        <w:r>
          <w:t xml:space="preserve"> </w:t>
        </w:r>
      </w:ins>
      <w:ins w:id="25202" w:author="PR Preview" w:date="2026-01-01T00:00:00Z">
        <w:r>
          <w:t xml:space="preserve"> </w:t>
        </w:r>
      </w:ins>
    </w:p>
    <w:p>
      <w:pPr>
        <w:pStyle w:val="Compact"/>
        <w:numPr>
          <w:ilvl w:val="0"/>
          <w:numId w:val="1106"/>
        </w:numPr>
      </w:pPr>
      <w:ins w:id="25203" w:author="PR Preview" w:date="2026-01-01T00:00:00Z">
        <w:r>
          <w:t xml:space="preserve">If</w:t>
        </w:r>
      </w:ins>
      <w:ins w:id="25204" w:author="PR Preview" w:date="2026-01-01T00:00:00Z">
        <w:r>
          <w:t xml:space="preserve"> </w:t>
        </w:r>
      </w:ins>
      <m:oMath>
        <m:r>
          <m:rPr>
            <m:sty m:val="bi"/>
          </m:rPr>
          <m:t>C</m:t>
        </m:r>
      </m:oMath>
      <w:ins w:id="25205" w:author="PR Preview" w:date="2026-01-01T00:00:00Z">
        <w:r>
          <w:t xml:space="preserve"> </w:t>
        </w:r>
      </w:ins>
      <w:ins w:id="25206" w:author="PR Preview" w:date="2026-01-01T00:00:00Z">
        <w:r>
          <w:t xml:space="preserve">is a</w:t>
        </w:r>
      </w:ins>
      <w:ins w:id="25207" w:author="PR Preview" w:date="2026-01-01T00:00:00Z">
        <w:r>
          <w:t xml:space="preserve"> </w:t>
        </w:r>
      </w:ins>
      <m:oMath>
        <m:r>
          <m:t>p</m:t>
        </m:r>
        <m:r>
          <m:rPr>
            <m:sty m:val="p"/>
          </m:rPr>
          <m:t>×</m:t>
        </m:r>
        <m:r>
          <m:t>p</m:t>
        </m:r>
      </m:oMath>
      <w:ins w:id="25208" w:author="PR Preview" w:date="2026-01-01T00:00:00Z">
        <w:r>
          <w:t xml:space="preserve"> </w:t>
        </w:r>
      </w:ins>
      <w:ins w:id="25209" w:author="PR Preview" w:date="2026-01-01T00:00:00Z">
        <w:r>
          <w:t xml:space="preserve">positive definite matrix (</w:t>
        </w:r>
      </w:ins>
      <w:hyperlink w:anchor="def-positive-definite">
        <w:ins w:id="25210" w:author="PR Preview" w:date="2026-01-01T00:00:00Z">
          <w:r>
            <w:rPr>
              <w:rStyle w:val="Hyperlink"/>
            </w:rPr>
            <w:t xml:space="preserve">Definition 91</w:t>
          </w:r>
        </w:ins>
      </w:hyperlink>
      <w:ins w:id="25211" w:author="PR Preview" w:date="2026-01-01T00:00:00Z">
        <w:r>
          <w:t xml:space="preserve">)</w:t>
        </w:r>
      </w:ins>
      <w:ins w:id="25212" w:author="PR Preview" w:date="2026-01-01T00:00:00Z">
        <w:r>
          <w:t xml:space="preserve"> </w:t>
        </w:r>
      </w:ins>
      <w:ins w:id="25213" w:author="PR Preview" w:date="2026-01-01T00:00:00Z">
        <w:r>
          <w:t xml:space="preserve">and</w:t>
        </w:r>
      </w:ins>
      <w:ins w:id="25214" w:author="PR Preview" w:date="2026-01-01T00:00:00Z">
        <w:r>
          <w:t xml:space="preserve"> </w:t>
        </w:r>
      </w:ins>
      <m:oMath>
        <m:r>
          <m:rPr>
            <m:sty m:val="bi"/>
          </m:rPr>
          <m:t>A</m:t>
        </m:r>
      </m:oMath>
      <w:ins w:id="25215" w:author="PR Preview" w:date="2026-01-01T00:00:00Z">
        <w:r>
          <w:t xml:space="preserve"> </w:t>
        </w:r>
      </w:ins>
      <w:ins w:id="25216" w:author="PR Preview" w:date="2026-01-01T00:00:00Z">
        <w:r>
          <w:t xml:space="preserve">is a</w:t>
        </w:r>
      </w:ins>
      <w:ins w:id="25217" w:author="PR Preview" w:date="2026-01-01T00:00:00Z">
        <w:r>
          <w:t xml:space="preserve"> </w:t>
        </w:r>
      </w:ins>
      <m:oMath>
        <m:r>
          <m:t>p</m:t>
        </m:r>
        <m:r>
          <m:rPr>
            <m:sty m:val="p"/>
          </m:rPr>
          <m:t>×</m:t>
        </m:r>
        <m:r>
          <m:t>k</m:t>
        </m:r>
      </m:oMath>
      <w:ins w:id="25218" w:author="PR Preview" w:date="2026-01-01T00:00:00Z">
        <w:r>
          <w:t xml:space="preserve"> </w:t>
        </w:r>
      </w:ins>
      <w:ins w:id="25219" w:author="PR Preview" w:date="2026-01-01T00:00:00Z">
        <w:r>
          <w:t xml:space="preserve">matrix with</w:t>
        </w:r>
      </w:ins>
      <w:ins w:id="25220" w:author="PR Preview" w:date="2026-01-01T00:00:00Z">
        <w:r>
          <w:t xml:space="preserve"> </w:t>
        </w:r>
      </w:ins>
      <m:oMath>
        <m:r>
          <m:t>k</m:t>
        </m:r>
      </m:oMath>
      <w:ins w:id="25221" w:author="PR Preview" w:date="2026-01-01T00:00:00Z">
        <w:r>
          <w:t xml:space="preserve"> </w:t>
        </w:r>
      </w:ins>
      <w:ins w:id="25222" w:author="PR Preview" w:date="2026-01-01T00:00:00Z">
        <w:r>
          <w:t xml:space="preserve">linearly independent columns,</w:t>
        </w:r>
      </w:ins>
      <w:ins w:id="25223" w:author="PR Preview" w:date="2026-01-01T00:00:00Z">
        <w:r>
          <w:t xml:space="preserve"> </w:t>
        </w:r>
      </w:ins>
      <w:ins w:id="25224" w:author="PR Preview" w:date="2026-01-01T00:00:00Z">
        <w:r>
          <w:t xml:space="preserve">then the</w:t>
        </w:r>
      </w:ins>
      <w:ins w:id="25225" w:author="PR Preview" w:date="2026-01-01T00:00:00Z">
        <w:r>
          <w:t xml:space="preserve"> </w:t>
        </w:r>
      </w:ins>
      <m:oMath>
        <m:r>
          <m:t>k</m:t>
        </m:r>
        <m:r>
          <m:rPr>
            <m:sty m:val="p"/>
          </m:rPr>
          <m:t>×</m:t>
        </m:r>
        <m:r>
          <m:t>k</m:t>
        </m:r>
      </m:oMath>
      <w:ins w:id="25226" w:author="PR Preview" w:date="2026-01-01T00:00:00Z">
        <w:r>
          <w:t xml:space="preserve"> </w:t>
        </w:r>
      </w:ins>
      <w:ins w:id="25227" w:author="PR Preview" w:date="2026-01-01T00:00:00Z">
        <w:r>
          <w:t xml:space="preserve">matrix</w:t>
        </w:r>
      </w:ins>
      <w:ins w:id="25228" w:author="PR Preview" w:date="2026-01-01T00:00:00Z">
        <w:r>
          <w:t xml:space="preserve"> </w:t>
        </w:r>
      </w:ins>
      <m:oMath>
        <m:sSup>
          <m:e>
            <m:r>
              <m:rPr>
                <m:sty m:val="bi"/>
              </m:rPr>
              <m:t>A</m:t>
            </m:r>
          </m:e>
          <m:sup>
            <m:r>
              <m:rPr>
                <m:sty m:val="p"/>
              </m:rPr>
              <m:t>⊤</m:t>
            </m:r>
          </m:sup>
        </m:sSup>
        <m:r>
          <m:rPr>
            <m:sty m:val="bi"/>
          </m:rPr>
          <m:t>C</m:t>
        </m:r>
        <m:r>
          <m:rPr>
            <m:sty m:val="bi"/>
          </m:rPr>
          <m:t>A</m:t>
        </m:r>
      </m:oMath>
      <w:ins w:id="25229" w:author="PR Preview" w:date="2026-01-01T00:00:00Z">
        <w:r>
          <w:t xml:space="preserve"> </w:t>
        </w:r>
      </w:ins>
      <w:ins w:id="25230" w:author="PR Preview" w:date="2026-01-01T00:00:00Z">
        <w:r>
          <w:t xml:space="preserve">is positive definite.</w:t>
        </w:r>
      </w:ins>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18"/>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88</m:t>
              </m:r>
              <m:r>
                <m:rPr>
                  <m:nor/>
                  <m:sty m:val="p"/>
                </m:rPr>
                <m:t>)</m:t>
              </m:r>
            </m:e>
            <m:e>
              <m:r>
                <m:t>&amp;</m:t>
              </m:r>
              <m:r>
                <m:rPr>
                  <m:sty m:val="p"/>
                </m:rPr>
                <m:t>&gt;</m:t>
              </m:r>
              <m:r>
                <m:t>0</m:t>
              </m:r>
              <m:r>
                <m:rPr>
                  <m:sty m:val="p"/>
                </m:rPr>
                <m:t>.</m:t>
              </m:r>
              <m:r>
                <m:t>&amp;</m:t>
              </m:r>
              <m:r>
                <m:t>&amp;</m:t>
              </m:r>
              <m:r>
                <m:rPr>
                  <m:nor/>
                  <m:sty m:val="p"/>
                </m:rPr>
                <m:t>(each term is positive)</m:t>
              </m:r>
            </m:e>
          </m:eqArr>
        </m:oMath>
      </m:oMathPara>
    </w:p>
    <w:bookmarkStart w:id="619" w:name="exm-pd-operations"/>
    <w:p>
      <w:pPr>
        <w:pStyle w:val="FirstParagraph"/>
      </w:pPr>
      <w:del w:id="25231" w:author="PR Preview" w:date="2026-01-01T00:00:00Z">
        <w:r>
          <w:rPr>
            <w:b/>
            <w:bCs/>
          </w:rPr>
          <w:delText xml:space="preserve">Example 199 (Building positive definite matrices)</w:delText>
        </w:r>
      </w:del>
      <w:del w:id="25232" w:author="PR Preview" w:date="2026-01-01T00:00:00Z">
        <w:r>
          <w:delText xml:space="preserve"> </w:delText>
        </w:r>
      </w:del>
      <w:del w:id="25233" w:author="PR Preview" w:date="2026-01-01T00:00:00Z">
        <w:r>
          <w:delText xml:space="preserve"> </w:delText>
        </w:r>
      </w:del>
    </w:p>
    <w:p>
      <w:pPr>
        <w:numPr>
          <w:ilvl w:val="0"/>
          <w:numId w:val="1106"/>
        </w:numPr>
      </w:pPr>
      <w:del w:id="25234" w:author="PR Preview" w:date="2026-01-01T00:00:00Z">
        <w:r>
          <w:delText xml:space="preserve">With</w:delText>
        </w:r>
      </w:del>
      <w:del w:id="25235" w:author="PR Preview" w:date="2026-01-01T00:00:00Z">
        <w:r>
          <w:delText xml:space="preserve"> </w:delText>
        </w:r>
      </w:del>
      <m:oMath>
        <m:r>
          <m:rPr>
            <m:sty m:val="bi"/>
          </m:rPr>
          <m:t>C</m:t>
        </m:r>
        <m:r>
          <m:rPr>
            <m:sty m:val="p"/>
          </m:rPr>
          <m:t>=</m:t>
        </m:r>
        <m:sSub>
          <m:e>
            <m:r>
              <m:rPr>
                <m:sty m:val="bi"/>
              </m:rPr>
              <m:t>I</m:t>
            </m:r>
          </m:e>
          <m:sub>
            <m:r>
              <m:t>3</m:t>
            </m:r>
          </m:sub>
        </m:sSub>
      </m:oMath>
      <w:del w:id="25236" w:author="PR Preview" w:date="2026-01-01T00:00:00Z">
        <w:r>
          <w:delText xml:space="preserve"> </w:delText>
        </w:r>
      </w:del>
      <w:del w:id="25237" w:author="PR Preview" w:date="2026-01-01T00:00:00Z">
        <w:r>
          <w:delText xml:space="preserve">and</w:delText>
        </w:r>
      </w:del>
      <w:del w:id="25238" w:author="PR Preview" w:date="2026-01-01T00:00:00Z">
        <w:r>
          <w:delText xml:space="preserve"> </w:delText>
        </w:r>
      </w:del>
      <m:oMath>
        <m:r>
          <m:rPr>
            <m:sty m:val="bi"/>
          </m:rPr>
          <m:t>X</m:t>
        </m:r>
      </m:oMath>
      <w:del w:id="25239" w:author="PR Preview" w:date="2026-01-01T00:00:00Z">
        <w:r>
          <w:delText xml:space="preserve"> </w:delText>
        </w:r>
      </w:del>
      <w:del w:id="25240" w:author="PR Preview" w:date="2026-01-01T00:00:00Z">
        <w:r>
          <w:delText xml:space="preserve">of</w:delText>
        </w:r>
      </w:del>
      <w:del w:id="25241" w:author="PR Preview" w:date="2026-01-01T00:00:00Z">
        <w:r>
          <w:delText xml:space="preserve"> </w:delText>
        </w:r>
      </w:del>
      <w:hyperlink w:anchor="exm-pd-gram">
        <w:del w:id="25242" w:author="PR Preview" w:date="2026-01-01T00:00:00Z">
          <w:r>
            <w:rPr>
              <w:rStyle w:val="Hyperlink"/>
            </w:rPr>
            <w:delText xml:space="preserve">Example 198</w:delText>
          </w:r>
        </w:del>
      </w:hyperlink>
      <w:del w:id="25243" w:author="PR Preview" w:date="2026-01-01T00:00:00Z">
        <w:r>
          <w:delText xml:space="preserve">,</w:delText>
        </w:r>
      </w:del>
      <w:del w:id="25244" w:author="PR Preview" w:date="2026-01-01T00:00:00Z">
        <w:r>
          <w:delText xml:space="preserve"> </w:delText>
        </w:r>
      </w:del>
      <w:del w:id="25245" w:author="PR Preview" w:date="2026-01-01T00:00:00Z">
        <w:r>
          <w:delText xml:space="preserve">part 1 gives again that</w:delText>
        </w:r>
      </w:del>
      <w:del w:id="25246" w:author="PR Preview" w:date="2026-01-01T00:00:00Z">
        <w:r>
          <w:delText xml:space="preserve"> </w:delText>
        </w:r>
      </w:del>
      <m:oMath>
        <m:sSup>
          <m:e>
            <m:r>
              <m:rPr>
                <m:sty m:val="bi"/>
              </m:rPr>
              <m:t>X</m:t>
            </m:r>
          </m:e>
          <m:sup>
            <m:r>
              <m:rPr>
                <m:sty m:val="p"/>
              </m:rPr>
              <m:t>⊤</m:t>
            </m:r>
          </m:sup>
        </m:sSup>
        <m:r>
          <m:rPr>
            <m:sty m:val="bi"/>
          </m:rPr>
          <m:t>X</m:t>
        </m:r>
      </m:oMath>
      <w:del w:id="25247" w:author="PR Preview" w:date="2026-01-01T00:00:00Z">
        <w:r>
          <w:delText xml:space="preserve"> </w:delText>
        </w:r>
      </w:del>
      <w:del w:id="25248" w:author="PR Preview" w:date="2026-01-01T00:00:00Z">
        <w:r>
          <w:delText xml:space="preserve">is positive definite.</w:delText>
        </w:r>
      </w:del>
    </w:p>
    <w:p>
      <w:pPr>
        <w:numPr>
          <w:ilvl w:val="0"/>
          <w:numId w:val="1106"/>
        </w:numPr>
      </w:pPr>
      <w:del w:id="25249" w:author="PR Preview" w:date="2026-01-01T00:00:00Z">
        <w:r>
          <w:delText xml:space="preserve">With</w:delText>
        </w:r>
      </w:del>
      <w:del w:id="25250" w:author="PR Preview" w:date="2026-01-01T00:00:00Z">
        <w:r>
          <w:delText xml:space="preserve"> </w:delText>
        </w:r>
      </w:del>
      <m:oMath>
        <m:sSub>
          <m:e>
            <m:r>
              <m:t>α</m:t>
            </m:r>
          </m:e>
          <m:sub>
            <m:r>
              <m:t>1</m:t>
            </m:r>
          </m:sub>
        </m:sSub>
        <m:r>
          <m:rPr>
            <m:sty m:val="p"/>
          </m:rPr>
          <m:t>=</m:t>
        </m:r>
        <m:r>
          <m:t>2</m:t>
        </m:r>
      </m:oMath>
      <w:del w:id="25251" w:author="PR Preview" w:date="2026-01-01T00:00:00Z">
        <w:r>
          <w:delText xml:space="preserve">,</w:delText>
        </w:r>
      </w:del>
      <w:del w:id="25252"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25253" w:author="PR Preview" w:date="2026-01-01T00:00:00Z">
        <w:r>
          <w:delText xml:space="preserve"> </w:delText>
        </w:r>
      </w:del>
      <w:del w:id="25254" w:author="PR Preview" w:date="2026-01-01T00:00:00Z">
        <w:r>
          <w:delText xml:space="preserve">(</w:delText>
        </w:r>
      </w:del>
      <w:hyperlink w:anchor="exm-positive-definite">
        <w:del w:id="25255" w:author="PR Preview" w:date="2026-01-01T00:00:00Z">
          <w:r>
            <w:rPr>
              <w:rStyle w:val="Hyperlink"/>
            </w:rPr>
            <w:delText xml:space="preserve">Example 143</w:delText>
          </w:r>
        </w:del>
      </w:hyperlink>
      <w:del w:id="25256" w:author="PR Preview" w:date="2026-01-01T00:00:00Z">
        <w:r>
          <w:delText xml:space="preserve">),</w:delText>
        </w:r>
      </w:del>
      <w:del w:id="25257" w:author="PR Preview" w:date="2026-01-01T00:00:00Z">
        <w:r>
          <w:delText xml:space="preserve"> </w:delText>
        </w:r>
      </w:del>
      <m:oMath>
        <m:sSub>
          <m:e>
            <m:r>
              <m:t>α</m:t>
            </m:r>
          </m:e>
          <m:sub>
            <m:r>
              <m:t>2</m:t>
            </m:r>
          </m:sub>
        </m:sSub>
        <m:r>
          <m:rPr>
            <m:sty m:val="p"/>
          </m:rPr>
          <m:t>=</m:t>
        </m:r>
        <m:r>
          <m:t>1</m:t>
        </m:r>
      </m:oMath>
      <w:del w:id="25258" w:author="PR Preview" w:date="2026-01-01T00:00:00Z">
        <w:r>
          <w:delText xml:space="preserve"> </w:delText>
        </w:r>
      </w:del>
      <w:del w:id="25259" w:author="PR Preview" w:date="2026-01-01T00:00:00Z">
        <w:r>
          <w:delText xml:space="preserve">and</w:delText>
        </w:r>
      </w:del>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del w:id="25260" w:author="PR Preview" w:date="2026-01-01T00:00:00Z">
        <w:r>
          <w:delText xml:space="preserve">(</w:delText>
        </w:r>
      </w:del>
      <w:hyperlink w:anchor="exm-pd-gram">
        <w:del w:id="25261" w:author="PR Preview" w:date="2026-01-01T00:00:00Z">
          <w:r>
            <w:rPr>
              <w:rStyle w:val="Hyperlink"/>
            </w:rPr>
            <w:delText xml:space="preserve">Example 198</w:delText>
          </w:r>
        </w:del>
      </w:hyperlink>
      <w:del w:id="25262" w:author="PR Preview" w:date="2026-01-01T00:00:00Z">
        <w:r>
          <w:delText xml:space="preserve">),</w:delText>
        </w:r>
      </w:del>
      <w:del w:id="25263" w:author="PR Preview" w:date="2026-01-01T00:00:00Z">
        <w:r>
          <w:delText xml:space="preserve"> </w:delText>
        </w:r>
      </w:del>
      <w:del w:id="25264" w:author="PR Preview" w:date="2026-01-01T00:00:00Z">
        <w:r>
          <w:delText xml:space="preserve">part 2 gives that</w:delText>
        </w:r>
      </w:del>
      <w:del w:id="25265"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25266" w:author="PR Preview" w:date="2026-01-01T00:00:00Z">
        <w:r>
          <w:delText xml:space="preserve"> </w:delText>
        </w:r>
      </w:del>
      <w:del w:id="25267" w:author="PR Preview" w:date="2026-01-01T00:00:00Z">
        <w:r>
          <w:delText xml:space="preserve">is positive definite.</w:delText>
        </w:r>
      </w:del>
    </w:p>
    <w:p>
      <w:pPr>
        <w:numPr>
          <w:ilvl w:val="0"/>
          <w:numId w:val="1106"/>
        </w:numPr>
      </w:pPr>
      <w:del w:id="25268" w:author="PR Preview" w:date="2026-01-01T00:00:00Z">
        <w:r>
          <w:delText xml:space="preserve">An aside beyond part 2:</w:delText>
        </w:r>
      </w:del>
      <w:del w:id="25269"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270" w:author="PR Preview" w:date="2026-01-01T00:00:00Z">
        <w:r>
          <w:delText xml:space="preserve"> </w:delText>
        </w:r>
      </w:del>
      <w:del w:id="25271" w:author="PR Preview" w:date="2026-01-01T00:00:00Z">
        <w:r>
          <w:delText xml:space="preserve">is positive definite plus positive semidefinite;</w:delText>
        </w:r>
      </w:del>
      <w:del w:id="25272" w:author="PR Preview" w:date="2026-01-01T00:00:00Z">
        <w:r>
          <w:delText xml:space="preserve"> </w:delText>
        </w:r>
      </w:del>
      <w:del w:id="25273" w:author="PR Preview" w:date="2026-01-01T00:00:00Z">
        <w:r>
          <w:delText xml:space="preserve">its quadratic form is</w:delText>
        </w:r>
      </w:del>
      <w:del w:id="25274"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25275" w:author="PR Preview" w:date="2026-01-01T00:00:00Z">
        <w:r>
          <w:delText xml:space="preserve"> </w:delText>
        </w:r>
      </w:del>
      <w:del w:id="25276" w:author="PR Preview" w:date="2026-01-01T00:00:00Z">
        <w:r>
          <w:delText xml:space="preserve">for</w:delText>
        </w:r>
      </w:del>
      <w:del w:id="25277" w:author="PR Preview" w:date="2026-01-01T00:00:00Z">
        <w:r>
          <w:delText xml:space="preserve"> </w:delText>
        </w:r>
      </w:del>
      <m:oMath>
        <m:acc>
          <m:accPr>
            <m:chr m:val="̃"/>
          </m:accPr>
          <m:e>
            <m:r>
              <m:t>x</m:t>
            </m:r>
          </m:e>
        </m:acc>
        <m:r>
          <m:rPr>
            <m:sty m:val="p"/>
          </m:rPr>
          <m:t>≠</m:t>
        </m:r>
        <m:acc>
          <m:accPr>
            <m:chr m:val="̃"/>
          </m:accPr>
          <m:e>
            <m:r>
              <m:t>0</m:t>
            </m:r>
          </m:e>
        </m:acc>
      </m:oMath>
      <w:del w:id="25278" w:author="PR Preview" w:date="2026-01-01T00:00:00Z">
        <w:r>
          <w:delText xml:space="preserve">,</w:delText>
        </w:r>
      </w:del>
      <w:del w:id="25279" w:author="PR Preview" w:date="2026-01-01T00:00:00Z">
        <w:r>
          <w:delText xml:space="preserve"> </w:delText>
        </w:r>
      </w:del>
      <w:del w:id="25280" w:author="PR Preview" w:date="2026-01-01T00:00:00Z">
        <w:r>
          <w:delText xml:space="preserve">so it is positive definite, in line with its eigenvalues</w:delText>
        </w:r>
      </w:del>
      <w:del w:id="25281" w:author="PR Preview" w:date="2026-01-01T00:00:00Z">
        <w:r>
          <w:delText xml:space="preserve"> </w:delText>
        </w:r>
      </w:del>
      <m:oMath>
        <m:r>
          <m:t>3</m:t>
        </m:r>
      </m:oMath>
      <w:del w:id="25282" w:author="PR Preview" w:date="2026-01-01T00:00:00Z">
        <w:r>
          <w:delText xml:space="preserve"> </w:delText>
        </w:r>
      </w:del>
      <w:del w:id="25283" w:author="PR Preview" w:date="2026-01-01T00:00:00Z">
        <w:r>
          <w:delText xml:space="preserve">and</w:delText>
        </w:r>
      </w:del>
      <w:del w:id="25284" w:author="PR Preview" w:date="2026-01-01T00:00:00Z">
        <w:r>
          <w:delText xml:space="preserve"> </w:delText>
        </w:r>
      </w:del>
      <m:oMath>
        <m:r>
          <m:t>1</m:t>
        </m:r>
      </m:oMath>
      <w:del w:id="25285" w:author="PR Preview" w:date="2026-01-01T00:00:00Z">
        <w:r>
          <w:delText xml:space="preserve"> </w:delText>
        </w:r>
      </w:del>
      <w:del w:id="25286" w:author="PR Preview" w:date="2026-01-01T00:00:00Z">
        <w:r>
          <w:delText xml:space="preserve">(</w:delText>
        </w:r>
      </w:del>
      <w:hyperlink w:anchor="exm-eigenvalue">
        <w:del w:id="25287" w:author="PR Preview" w:date="2026-01-01T00:00:00Z">
          <w:r>
            <w:rPr>
              <w:rStyle w:val="Hyperlink"/>
            </w:rPr>
            <w:delText xml:space="preserve">Example 137</w:delText>
          </w:r>
        </w:del>
      </w:hyperlink>
      <w:del w:id="25288" w:author="PR Preview" w:date="2026-01-01T00:00:00Z">
        <w:r>
          <w:delText xml:space="preserve">).</w:delText>
        </w:r>
      </w:del>
    </w:p>
    <w:p>
      <w:pPr>
        <w:pStyle w:val="FirstParagraph"/>
      </w:pPr>
      <w:ins w:id="25289" w:author="PR Preview" w:date="2026-01-01T00:00:00Z">
        <w:r>
          <w:rPr>
            <w:b/>
            <w:bCs/>
          </w:rPr>
          <w:t xml:space="preserve">Example 202 (Building positive definite matrices)</w:t>
        </w:r>
      </w:ins>
      <w:ins w:id="25290" w:author="PR Preview" w:date="2026-01-01T00:00:00Z">
        <w:r>
          <w:t xml:space="preserve"> </w:t>
        </w:r>
      </w:ins>
      <w:ins w:id="25291" w:author="PR Preview" w:date="2026-01-01T00:00:00Z">
        <w:r>
          <w:t xml:space="preserve"> </w:t>
        </w:r>
      </w:ins>
    </w:p>
    <w:p>
      <w:pPr>
        <w:numPr>
          <w:ilvl w:val="0"/>
          <w:numId w:val="1107"/>
        </w:numPr>
      </w:pPr>
      <w:ins w:id="25292" w:author="PR Preview" w:date="2026-01-01T00:00:00Z">
        <w:r>
          <w:t xml:space="preserve">With</w:t>
        </w:r>
      </w:ins>
      <w:ins w:id="25293" w:author="PR Preview" w:date="2026-01-01T00:00:00Z">
        <w:r>
          <w:t xml:space="preserve"> </w:t>
        </w:r>
      </w:ins>
      <m:oMath>
        <m:r>
          <m:rPr>
            <m:sty m:val="bi"/>
          </m:rPr>
          <m:t>C</m:t>
        </m:r>
        <m:r>
          <m:rPr>
            <m:sty m:val="p"/>
          </m:rPr>
          <m:t>=</m:t>
        </m:r>
        <m:sSub>
          <m:e>
            <m:r>
              <m:rPr>
                <m:sty m:val="bi"/>
              </m:rPr>
              <m:t>I</m:t>
            </m:r>
          </m:e>
          <m:sub>
            <m:r>
              <m:t>3</m:t>
            </m:r>
          </m:sub>
        </m:sSub>
      </m:oMath>
      <w:ins w:id="25294" w:author="PR Preview" w:date="2026-01-01T00:00:00Z">
        <w:r>
          <w:t xml:space="preserve"> </w:t>
        </w:r>
      </w:ins>
      <w:ins w:id="25295" w:author="PR Preview" w:date="2026-01-01T00:00:00Z">
        <w:r>
          <w:t xml:space="preserve">and</w:t>
        </w:r>
      </w:ins>
      <w:ins w:id="25296" w:author="PR Preview" w:date="2026-01-01T00:00:00Z">
        <w:r>
          <w:t xml:space="preserve"> </w:t>
        </w:r>
      </w:ins>
      <m:oMath>
        <m:r>
          <m:rPr>
            <m:sty m:val="bi"/>
          </m:rPr>
          <m:t>X</m:t>
        </m:r>
      </m:oMath>
      <w:ins w:id="25297" w:author="PR Preview" w:date="2026-01-01T00:00:00Z">
        <w:r>
          <w:t xml:space="preserve"> </w:t>
        </w:r>
      </w:ins>
      <w:ins w:id="25298" w:author="PR Preview" w:date="2026-01-01T00:00:00Z">
        <w:r>
          <w:t xml:space="preserve">of</w:t>
        </w:r>
      </w:ins>
      <w:ins w:id="25299" w:author="PR Preview" w:date="2026-01-01T00:00:00Z">
        <w:r>
          <w:t xml:space="preserve"> </w:t>
        </w:r>
      </w:ins>
      <w:hyperlink w:anchor="exm-pd-gram">
        <w:ins w:id="25300" w:author="PR Preview" w:date="2026-01-01T00:00:00Z">
          <w:r>
            <w:rPr>
              <w:rStyle w:val="Hyperlink"/>
            </w:rPr>
            <w:t xml:space="preserve">Example 201</w:t>
          </w:r>
        </w:ins>
      </w:hyperlink>
      <w:ins w:id="25301" w:author="PR Preview" w:date="2026-01-01T00:00:00Z">
        <w:r>
          <w:t xml:space="preserve">,</w:t>
        </w:r>
      </w:ins>
      <w:ins w:id="25302" w:author="PR Preview" w:date="2026-01-01T00:00:00Z">
        <w:r>
          <w:t xml:space="preserve"> </w:t>
        </w:r>
      </w:ins>
      <w:ins w:id="25303" w:author="PR Preview" w:date="2026-01-01T00:00:00Z">
        <w:r>
          <w:t xml:space="preserve">part 1 gives again that</w:t>
        </w:r>
      </w:ins>
      <w:ins w:id="25304" w:author="PR Preview" w:date="2026-01-01T00:00:00Z">
        <w:r>
          <w:t xml:space="preserve"> </w:t>
        </w:r>
      </w:ins>
      <m:oMath>
        <m:sSup>
          <m:e>
            <m:r>
              <m:rPr>
                <m:sty m:val="bi"/>
              </m:rPr>
              <m:t>X</m:t>
            </m:r>
          </m:e>
          <m:sup>
            <m:r>
              <m:rPr>
                <m:sty m:val="p"/>
              </m:rPr>
              <m:t>⊤</m:t>
            </m:r>
          </m:sup>
        </m:sSup>
        <m:r>
          <m:rPr>
            <m:sty m:val="bi"/>
          </m:rPr>
          <m:t>X</m:t>
        </m:r>
      </m:oMath>
      <w:ins w:id="25305" w:author="PR Preview" w:date="2026-01-01T00:00:00Z">
        <w:r>
          <w:t xml:space="preserve"> </w:t>
        </w:r>
      </w:ins>
      <w:ins w:id="25306" w:author="PR Preview" w:date="2026-01-01T00:00:00Z">
        <w:r>
          <w:t xml:space="preserve">is positive definite.</w:t>
        </w:r>
      </w:ins>
    </w:p>
    <w:p>
      <w:pPr>
        <w:numPr>
          <w:ilvl w:val="0"/>
          <w:numId w:val="1107"/>
        </w:numPr>
      </w:pPr>
      <w:ins w:id="25307" w:author="PR Preview" w:date="2026-01-01T00:00:00Z">
        <w:r>
          <w:t xml:space="preserve">With</w:t>
        </w:r>
      </w:ins>
      <w:ins w:id="25308" w:author="PR Preview" w:date="2026-01-01T00:00:00Z">
        <w:r>
          <w:t xml:space="preserve"> </w:t>
        </w:r>
      </w:ins>
      <m:oMath>
        <m:sSub>
          <m:e>
            <m:r>
              <m:t>α</m:t>
            </m:r>
          </m:e>
          <m:sub>
            <m:r>
              <m:t>1</m:t>
            </m:r>
          </m:sub>
        </m:sSub>
        <m:r>
          <m:rPr>
            <m:sty m:val="p"/>
          </m:rPr>
          <m:t>=</m:t>
        </m:r>
        <m:r>
          <m:t>2</m:t>
        </m:r>
      </m:oMath>
      <w:ins w:id="25309" w:author="PR Preview" w:date="2026-01-01T00:00:00Z">
        <w:r>
          <w:t xml:space="preserve">,</w:t>
        </w:r>
      </w:ins>
      <w:ins w:id="25310" w:author="PR Preview" w:date="2026-01-01T00:00:00Z">
        <w:r>
          <w:t xml:space="preserve"> </w:t>
        </w:r>
      </w:ins>
      <m:oMath>
        <m:sSub>
          <m:e>
            <m:r>
              <m:rPr>
                <m:sty m:val="bi"/>
              </m:rPr>
              <m:t>A</m:t>
            </m:r>
          </m:e>
          <m:sub>
            <m:r>
              <m:t>1</m:t>
            </m:r>
          </m:sub>
        </m:sSub>
        <m:r>
          <m:rPr>
            <m:sty m:val="p"/>
          </m:rPr>
          <m:t>=</m:t>
        </m:r>
        <m:sSub>
          <m:e>
            <m:r>
              <m:rPr>
                <m:sty m:val="bi"/>
              </m:rPr>
              <m:t>I</m:t>
            </m:r>
          </m:e>
          <m:sub>
            <m:r>
              <m:t>2</m:t>
            </m:r>
          </m:sub>
        </m:sSub>
      </m:oMath>
      <w:ins w:id="25311" w:author="PR Preview" w:date="2026-01-01T00:00:00Z">
        <w:r>
          <w:t xml:space="preserve"> </w:t>
        </w:r>
      </w:ins>
      <w:ins w:id="25312" w:author="PR Preview" w:date="2026-01-01T00:00:00Z">
        <w:r>
          <w:t xml:space="preserve">(</w:t>
        </w:r>
      </w:ins>
      <w:hyperlink w:anchor="exm-positive-definite">
        <w:ins w:id="25313" w:author="PR Preview" w:date="2026-01-01T00:00:00Z">
          <w:r>
            <w:rPr>
              <w:rStyle w:val="Hyperlink"/>
            </w:rPr>
            <w:t xml:space="preserve">Example 146</w:t>
          </w:r>
        </w:ins>
      </w:hyperlink>
      <w:ins w:id="25314" w:author="PR Preview" w:date="2026-01-01T00:00:00Z">
        <w:r>
          <w:t xml:space="preserve">),</w:t>
        </w:r>
      </w:ins>
      <w:ins w:id="25315" w:author="PR Preview" w:date="2026-01-01T00:00:00Z">
        <w:r>
          <w:t xml:space="preserve"> </w:t>
        </w:r>
      </w:ins>
      <m:oMath>
        <m:sSub>
          <m:e>
            <m:r>
              <m:t>α</m:t>
            </m:r>
          </m:e>
          <m:sub>
            <m:r>
              <m:t>2</m:t>
            </m:r>
          </m:sub>
        </m:sSub>
        <m:r>
          <m:rPr>
            <m:sty m:val="p"/>
          </m:rPr>
          <m:t>=</m:t>
        </m:r>
        <m:r>
          <m:t>1</m:t>
        </m:r>
      </m:oMath>
      <w:ins w:id="25316" w:author="PR Preview" w:date="2026-01-01T00:00:00Z">
        <w:r>
          <w:t xml:space="preserve"> </w:t>
        </w:r>
      </w:ins>
      <w:ins w:id="25317"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25318" w:author="PR Preview" w:date="2026-01-01T00:00:00Z">
        <w:r>
          <w:t xml:space="preserve">(</w:t>
        </w:r>
      </w:ins>
      <w:hyperlink w:anchor="exm-pd-gram">
        <w:ins w:id="25319" w:author="PR Preview" w:date="2026-01-01T00:00:00Z">
          <w:r>
            <w:rPr>
              <w:rStyle w:val="Hyperlink"/>
            </w:rPr>
            <w:t xml:space="preserve">Example 201</w:t>
          </w:r>
        </w:ins>
      </w:hyperlink>
      <w:ins w:id="25320" w:author="PR Preview" w:date="2026-01-01T00:00:00Z">
        <w:r>
          <w:t xml:space="preserve">),</w:t>
        </w:r>
      </w:ins>
      <w:ins w:id="25321" w:author="PR Preview" w:date="2026-01-01T00:00:00Z">
        <w:r>
          <w:t xml:space="preserve"> </w:t>
        </w:r>
      </w:ins>
      <w:ins w:id="25322" w:author="PR Preview" w:date="2026-01-01T00:00:00Z">
        <w:r>
          <w:t xml:space="preserve">part 2 gives that</w:t>
        </w:r>
      </w:ins>
      <w:ins w:id="25323"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25324" w:author="PR Preview" w:date="2026-01-01T00:00:00Z">
        <w:r>
          <w:t xml:space="preserve"> </w:t>
        </w:r>
      </w:ins>
      <w:ins w:id="25325" w:author="PR Preview" w:date="2026-01-01T00:00:00Z">
        <w:r>
          <w:t xml:space="preserve">is positive definite.</w:t>
        </w:r>
      </w:ins>
    </w:p>
    <w:p>
      <w:pPr>
        <w:numPr>
          <w:ilvl w:val="0"/>
          <w:numId w:val="1107"/>
        </w:numPr>
      </w:pPr>
      <w:ins w:id="25326" w:author="PR Preview" w:date="2026-01-01T00:00:00Z">
        <w:r>
          <w:t xml:space="preserve">An aside beyond part 2:</w:t>
        </w:r>
      </w:ins>
      <w:ins w:id="25327"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328" w:author="PR Preview" w:date="2026-01-01T00:00:00Z">
        <w:r>
          <w:t xml:space="preserve"> </w:t>
        </w:r>
      </w:ins>
      <w:ins w:id="25329" w:author="PR Preview" w:date="2026-01-01T00:00:00Z">
        <w:r>
          <w:t xml:space="preserve">is positive definite plus positive semidefinite;</w:t>
        </w:r>
      </w:ins>
      <w:ins w:id="25330" w:author="PR Preview" w:date="2026-01-01T00:00:00Z">
        <w:r>
          <w:t xml:space="preserve"> </w:t>
        </w:r>
      </w:ins>
      <w:ins w:id="25331" w:author="PR Preview" w:date="2026-01-01T00:00:00Z">
        <w:r>
          <w:t xml:space="preserve">its quadratic form is</w:t>
        </w:r>
      </w:ins>
      <w:ins w:id="25332"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25333" w:author="PR Preview" w:date="2026-01-01T00:00:00Z">
        <w:r>
          <w:t xml:space="preserve"> </w:t>
        </w:r>
      </w:ins>
      <w:ins w:id="25334" w:author="PR Preview" w:date="2026-01-01T00:00:00Z">
        <w:r>
          <w:t xml:space="preserve">for</w:t>
        </w:r>
      </w:ins>
      <w:ins w:id="25335" w:author="PR Preview" w:date="2026-01-01T00:00:00Z">
        <w:r>
          <w:t xml:space="preserve"> </w:t>
        </w:r>
      </w:ins>
      <m:oMath>
        <m:acc>
          <m:accPr>
            <m:chr m:val="̃"/>
          </m:accPr>
          <m:e>
            <m:r>
              <m:t>x</m:t>
            </m:r>
          </m:e>
        </m:acc>
        <m:r>
          <m:rPr>
            <m:sty m:val="p"/>
          </m:rPr>
          <m:t>≠</m:t>
        </m:r>
        <m:acc>
          <m:accPr>
            <m:chr m:val="̃"/>
          </m:accPr>
          <m:e>
            <m:r>
              <m:t>0</m:t>
            </m:r>
          </m:e>
        </m:acc>
      </m:oMath>
      <w:ins w:id="25336" w:author="PR Preview" w:date="2026-01-01T00:00:00Z">
        <w:r>
          <w:t xml:space="preserve">,</w:t>
        </w:r>
      </w:ins>
      <w:ins w:id="25337" w:author="PR Preview" w:date="2026-01-01T00:00:00Z">
        <w:r>
          <w:t xml:space="preserve"> </w:t>
        </w:r>
      </w:ins>
      <w:ins w:id="25338" w:author="PR Preview" w:date="2026-01-01T00:00:00Z">
        <w:r>
          <w:t xml:space="preserve">so it is positive definite, in line with its eigenvalues</w:t>
        </w:r>
      </w:ins>
      <w:ins w:id="25339" w:author="PR Preview" w:date="2026-01-01T00:00:00Z">
        <w:r>
          <w:t xml:space="preserve"> </w:t>
        </w:r>
      </w:ins>
      <m:oMath>
        <m:r>
          <m:t>3</m:t>
        </m:r>
      </m:oMath>
      <w:ins w:id="25340" w:author="PR Preview" w:date="2026-01-01T00:00:00Z">
        <w:r>
          <w:t xml:space="preserve"> </w:t>
        </w:r>
      </w:ins>
      <w:ins w:id="25341" w:author="PR Preview" w:date="2026-01-01T00:00:00Z">
        <w:r>
          <w:t xml:space="preserve">and</w:t>
        </w:r>
      </w:ins>
      <w:ins w:id="25342" w:author="PR Preview" w:date="2026-01-01T00:00:00Z">
        <w:r>
          <w:t xml:space="preserve"> </w:t>
        </w:r>
      </w:ins>
      <m:oMath>
        <m:r>
          <m:t>1</m:t>
        </m:r>
      </m:oMath>
      <w:ins w:id="25343" w:author="PR Preview" w:date="2026-01-01T00:00:00Z">
        <w:r>
          <w:t xml:space="preserve"> </w:t>
        </w:r>
      </w:ins>
      <w:ins w:id="25344" w:author="PR Preview" w:date="2026-01-01T00:00:00Z">
        <w:r>
          <w:t xml:space="preserve">(</w:t>
        </w:r>
      </w:ins>
      <w:hyperlink w:anchor="exm-eigenvalue">
        <w:ins w:id="25345" w:author="PR Preview" w:date="2026-01-01T00:00:00Z">
          <w:r>
            <w:rPr>
              <w:rStyle w:val="Hyperlink"/>
            </w:rPr>
            <w:t xml:space="preserve">Example 140</w:t>
          </w:r>
        </w:ins>
      </w:hyperlink>
      <w:ins w:id="25346" w:author="PR Preview" w:date="2026-01-01T00:00:00Z">
        <w:r>
          <w:t xml:space="preserve">).</w:t>
        </w:r>
      </w:ins>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19"/>
    <w:bookmarkStart w:id="620" w:name="def-block-matrix"/>
    <w:p>
      <w:pPr>
        <w:pStyle w:val="FirstParagraph"/>
      </w:pPr>
      <w:del w:id="25347" w:author="PR Preview" w:date="2026-01-01T00:00:00Z">
        <w:r>
          <w:rPr>
            <w:b/>
            <w:bCs/>
          </w:rPr>
          <w:delText xml:space="preserve">Definition 101 (Block matrix)</w:delText>
        </w:r>
      </w:del>
      <w:del w:id="25348" w:author="PR Preview" w:date="2026-01-01T00:00:00Z">
        <w:r>
          <w:delText xml:space="preserve"> </w:delText>
        </w:r>
      </w:del>
      <w:del w:id="25349" w:author="PR Preview" w:date="2026-01-01T00:00:00Z">
        <w:r>
          <w:delText xml:space="preserve">Split the rows of an</w:delText>
        </w:r>
      </w:del>
      <w:del w:id="25350" w:author="PR Preview" w:date="2026-01-01T00:00:00Z">
        <w:r>
          <w:delText xml:space="preserve"> </w:delText>
        </w:r>
      </w:del>
      <m:oMath>
        <m:r>
          <m:t>m</m:t>
        </m:r>
        <m:r>
          <m:rPr>
            <m:sty m:val="p"/>
          </m:rPr>
          <m:t>×</m:t>
        </m:r>
        <m:r>
          <m:t>n</m:t>
        </m:r>
      </m:oMath>
      <w:del w:id="25351" w:author="PR Preview" w:date="2026-01-01T00:00:00Z">
        <w:r>
          <w:delText xml:space="preserve"> </w:delText>
        </w:r>
      </w:del>
      <w:del w:id="25352" w:author="PR Preview" w:date="2026-01-01T00:00:00Z">
        <w:r>
          <w:delText xml:space="preserve">matrix</w:delText>
        </w:r>
      </w:del>
      <w:del w:id="25353" w:author="PR Preview" w:date="2026-01-01T00:00:00Z">
        <w:r>
          <w:delText xml:space="preserve"> </w:delText>
        </w:r>
      </w:del>
      <m:oMath>
        <m:r>
          <m:rPr>
            <m:sty m:val="bi"/>
          </m:rPr>
          <m:t>X</m:t>
        </m:r>
      </m:oMath>
      <w:del w:id="25354" w:author="PR Preview" w:date="2026-01-01T00:00:00Z">
        <w:r>
          <w:delText xml:space="preserve"> </w:delText>
        </w:r>
      </w:del>
      <w:del w:id="25355" w:author="PR Preview" w:date="2026-01-01T00:00:00Z">
        <w:r>
          <w:delText xml:space="preserve">into the first</w:delText>
        </w:r>
      </w:del>
      <w:del w:id="25356" w:author="PR Preview" w:date="2026-01-01T00:00:00Z">
        <w:r>
          <w:delText xml:space="preserve"> </w:delText>
        </w:r>
      </w:del>
      <m:oMath>
        <m:r>
          <m:t>k</m:t>
        </m:r>
      </m:oMath>
      <w:del w:id="25357" w:author="PR Preview" w:date="2026-01-01T00:00:00Z">
        <w:r>
          <w:delText xml:space="preserve"> </w:delText>
        </w:r>
      </w:del>
      <w:del w:id="25358" w:author="PR Preview" w:date="2026-01-01T00:00:00Z">
        <w:r>
          <w:delText xml:space="preserve">and the last</w:delText>
        </w:r>
      </w:del>
      <w:del w:id="25359" w:author="PR Preview" w:date="2026-01-01T00:00:00Z">
        <w:r>
          <w:delText xml:space="preserve"> </w:delText>
        </w:r>
      </w:del>
      <m:oMath>
        <m:r>
          <m:t>m</m:t>
        </m:r>
        <m:r>
          <m:rPr>
            <m:sty m:val="p"/>
          </m:rPr>
          <m:t>−</m:t>
        </m:r>
        <m:r>
          <m:t>k</m:t>
        </m:r>
      </m:oMath>
      <w:del w:id="25360" w:author="PR Preview" w:date="2026-01-01T00:00:00Z">
        <w:r>
          <w:delText xml:space="preserve">,</w:delText>
        </w:r>
      </w:del>
      <w:del w:id="25361" w:author="PR Preview" w:date="2026-01-01T00:00:00Z">
        <w:r>
          <w:delText xml:space="preserve"> </w:delText>
        </w:r>
      </w:del>
      <w:del w:id="25362" w:author="PR Preview" w:date="2026-01-01T00:00:00Z">
        <w:r>
          <w:delText xml:space="preserve">and its columns into the first</w:delText>
        </w:r>
      </w:del>
      <w:del w:id="25363" w:author="PR Preview" w:date="2026-01-01T00:00:00Z">
        <w:r>
          <w:delText xml:space="preserve"> </w:delText>
        </w:r>
      </w:del>
      <m:oMath>
        <m:r>
          <m:t>l</m:t>
        </m:r>
      </m:oMath>
      <w:del w:id="25364" w:author="PR Preview" w:date="2026-01-01T00:00:00Z">
        <w:r>
          <w:delText xml:space="preserve"> </w:delText>
        </w:r>
      </w:del>
      <w:del w:id="25365" w:author="PR Preview" w:date="2026-01-01T00:00:00Z">
        <w:r>
          <w:delText xml:space="preserve">and the last</w:delText>
        </w:r>
      </w:del>
      <w:del w:id="25366" w:author="PR Preview" w:date="2026-01-01T00:00:00Z">
        <w:r>
          <w:delText xml:space="preserve"> </w:delText>
        </w:r>
      </w:del>
      <m:oMath>
        <m:r>
          <m:t>n</m:t>
        </m:r>
        <m:r>
          <m:rPr>
            <m:sty m:val="p"/>
          </m:rPr>
          <m:t>−</m:t>
        </m:r>
        <m:r>
          <m:t>l</m:t>
        </m:r>
      </m:oMath>
      <w:del w:id="25367" w:author="PR Preview" w:date="2026-01-01T00:00:00Z">
        <w:r>
          <w:delText xml:space="preserve">,</w:delText>
        </w:r>
      </w:del>
      <w:del w:id="25368" w:author="PR Preview" w:date="2026-01-01T00:00:00Z">
        <w:r>
          <w:delText xml:space="preserve"> </w:delText>
        </w:r>
      </w:del>
      <w:del w:id="25369" w:author="PR Preview" w:date="2026-01-01T00:00:00Z">
        <w:r>
          <w:delText xml:space="preserve">with</w:delText>
        </w:r>
      </w:del>
      <w:del w:id="25370" w:author="PR Preview" w:date="2026-01-01T00:00:00Z">
        <w:r>
          <w:delText xml:space="preserve"> </w:delText>
        </w:r>
      </w:del>
      <m:oMath>
        <m:r>
          <m:t>1</m:t>
        </m:r>
        <m:r>
          <m:rPr>
            <m:sty m:val="p"/>
          </m:rPr>
          <m:t>≤</m:t>
        </m:r>
        <m:r>
          <m:t>k</m:t>
        </m:r>
        <m:r>
          <m:rPr>
            <m:sty m:val="p"/>
          </m:rPr>
          <m:t>&lt;</m:t>
        </m:r>
        <m:r>
          <m:t>m</m:t>
        </m:r>
      </m:oMath>
      <w:del w:id="25371" w:author="PR Preview" w:date="2026-01-01T00:00:00Z">
        <w:r>
          <w:delText xml:space="preserve"> </w:delText>
        </w:r>
      </w:del>
      <w:del w:id="25372" w:author="PR Preview" w:date="2026-01-01T00:00:00Z">
        <w:r>
          <w:delText xml:space="preserve">and</w:delText>
        </w:r>
      </w:del>
      <w:del w:id="25373" w:author="PR Preview" w:date="2026-01-01T00:00:00Z">
        <w:r>
          <w:delText xml:space="preserve"> </w:delText>
        </w:r>
      </w:del>
      <m:oMath>
        <m:r>
          <m:t>1</m:t>
        </m:r>
        <m:r>
          <m:rPr>
            <m:sty m:val="p"/>
          </m:rPr>
          <m:t>≤</m:t>
        </m:r>
        <m:r>
          <m:t>l</m:t>
        </m:r>
        <m:r>
          <m:rPr>
            <m:sty m:val="p"/>
          </m:rPr>
          <m:t>&lt;</m:t>
        </m:r>
        <m:r>
          <m:t>n</m:t>
        </m:r>
      </m:oMath>
      <w:del w:id="25374" w:author="PR Preview" w:date="2026-01-01T00:00:00Z">
        <w:r>
          <w:delText xml:space="preserve">.</w:delText>
        </w:r>
      </w:del>
      <w:del w:id="25375" w:author="PR Preview" w:date="2026-01-01T00:00:00Z">
        <w:r>
          <w:delText xml:space="preserve"> </w:delText>
        </w:r>
      </w:del>
      <w:del w:id="25376" w:author="PR Preview" w:date="2026-01-01T00:00:00Z">
        <w:r>
          <w:delText xml:space="preserve">This cuts</w:delText>
        </w:r>
      </w:del>
      <w:del w:id="25377" w:author="PR Preview" w:date="2026-01-01T00:00:00Z">
        <w:r>
          <w:delText xml:space="preserve"> </w:delText>
        </w:r>
      </w:del>
      <m:oMath>
        <m:r>
          <m:rPr>
            <m:sty m:val="bi"/>
          </m:rPr>
          <m:t>X</m:t>
        </m:r>
      </m:oMath>
      <w:del w:id="25378" w:author="PR Preview" w:date="2026-01-01T00:00:00Z">
        <w:r>
          <w:delText xml:space="preserve"> </w:delText>
        </w:r>
      </w:del>
      <w:del w:id="25379" w:author="PR Preview" w:date="2026-01-01T00:00:00Z">
        <w:r>
          <w:delText xml:space="preserve">into four smaller matrices, its</w:delText>
        </w:r>
      </w:del>
      <w:del w:id="25380" w:author="PR Preview" w:date="2026-01-01T00:00:00Z">
        <w:r>
          <w:delText xml:space="preserve"> </w:delText>
        </w:r>
      </w:del>
      <w:del w:id="25381" w:author="PR Preview" w:date="2026-01-01T00:00:00Z">
        <w:r>
          <w:rPr>
            <w:b/>
            <w:bCs/>
          </w:rPr>
          <w:delText xml:space="preserve">blocks</w:delText>
        </w:r>
      </w:del>
      <w:del w:id="25382" w:author="PR Preview" w:date="2026-01-01T00:00:00Z">
        <w:r>
          <w:delText xml:space="preserve">:</w:delText>
        </w:r>
      </w:del>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del w:id="25383" w:author="PR Preview" w:date="2026-01-01T00:00:00Z">
        <w:r>
          <w:delText xml:space="preserve">where</w:delText>
        </w:r>
      </w:del>
      <w:del w:id="25384" w:author="PR Preview" w:date="2026-01-01T00:00:00Z">
        <w:r>
          <w:delText xml:space="preserve"> </w:delText>
        </w:r>
      </w:del>
      <m:oMath>
        <m:r>
          <m:rPr>
            <m:sty m:val="bi"/>
          </m:rPr>
          <m:t>A</m:t>
        </m:r>
      </m:oMath>
      <w:del w:id="25385" w:author="PR Preview" w:date="2026-01-01T00:00:00Z">
        <w:r>
          <w:delText xml:space="preserve"> </w:delText>
        </w:r>
      </w:del>
      <w:del w:id="25386" w:author="PR Preview" w:date="2026-01-01T00:00:00Z">
        <w:r>
          <w:delText xml:space="preserve">(</w:delText>
        </w:r>
      </w:del>
      <m:oMath>
        <m:r>
          <m:t>k</m:t>
        </m:r>
        <m:r>
          <m:rPr>
            <m:sty m:val="p"/>
          </m:rPr>
          <m:t>×</m:t>
        </m:r>
        <m:r>
          <m:t>l</m:t>
        </m:r>
      </m:oMath>
      <w:del w:id="25387" w:author="PR Preview" w:date="2026-01-01T00:00:00Z">
        <w:r>
          <w:delText xml:space="preserve">) holds the entries</w:delText>
        </w:r>
      </w:del>
      <w:del w:id="25388" w:author="PR Preview" w:date="2026-01-01T00:00:00Z">
        <w:r>
          <w:delText xml:space="preserve"> </w:delText>
        </w:r>
      </w:del>
      <m:oMath>
        <m:sSub>
          <m:e>
            <m:r>
              <m:t>x</m:t>
            </m:r>
          </m:e>
          <m:sub>
            <m:r>
              <m:t>i</m:t>
            </m:r>
            <m:r>
              <m:t>j</m:t>
            </m:r>
          </m:sub>
        </m:sSub>
      </m:oMath>
      <w:del w:id="25389" w:author="PR Preview" w:date="2026-01-01T00:00:00Z">
        <w:r>
          <w:delText xml:space="preserve"> </w:delText>
        </w:r>
      </w:del>
      <w:del w:id="25390" w:author="PR Preview" w:date="2026-01-01T00:00:00Z">
        <w:r>
          <w:delText xml:space="preserve">with</w:delText>
        </w:r>
      </w:del>
      <w:del w:id="25391" w:author="PR Preview" w:date="2026-01-01T00:00:00Z">
        <w:r>
          <w:delText xml:space="preserve"> </w:delText>
        </w:r>
      </w:del>
      <m:oMath>
        <m:r>
          <m:t>i</m:t>
        </m:r>
        <m:r>
          <m:rPr>
            <m:sty m:val="p"/>
          </m:rPr>
          <m:t>≤</m:t>
        </m:r>
        <m:r>
          <m:t>k</m:t>
        </m:r>
      </m:oMath>
      <w:del w:id="25392" w:author="PR Preview" w:date="2026-01-01T00:00:00Z">
        <w:r>
          <w:delText xml:space="preserve"> </w:delText>
        </w:r>
      </w:del>
      <w:del w:id="25393" w:author="PR Preview" w:date="2026-01-01T00:00:00Z">
        <w:r>
          <w:delText xml:space="preserve">and</w:delText>
        </w:r>
      </w:del>
      <w:del w:id="25394" w:author="PR Preview" w:date="2026-01-01T00:00:00Z">
        <w:r>
          <w:delText xml:space="preserve"> </w:delText>
        </w:r>
      </w:del>
      <m:oMath>
        <m:r>
          <m:t>j</m:t>
        </m:r>
        <m:r>
          <m:rPr>
            <m:sty m:val="p"/>
          </m:rPr>
          <m:t>≤</m:t>
        </m:r>
        <m:r>
          <m:t>l</m:t>
        </m:r>
      </m:oMath>
      <w:del w:id="25395" w:author="PR Preview" w:date="2026-01-01T00:00:00Z">
        <w:r>
          <w:delText xml:space="preserve">,</w:delText>
        </w:r>
      </w:del>
      <w:del w:id="25396" w:author="PR Preview" w:date="2026-01-01T00:00:00Z">
        <w:r>
          <w:delText xml:space="preserve"> </w:delText>
        </w:r>
      </w:del>
      <m:oMath>
        <m:r>
          <m:rPr>
            <m:sty m:val="bi"/>
          </m:rPr>
          <m:t>B</m:t>
        </m:r>
      </m:oMath>
      <w:del w:id="25397" w:author="PR Preview" w:date="2026-01-01T00:00:00Z">
        <w:r>
          <w:delText xml:space="preserve"> </w:delText>
        </w:r>
      </w:del>
      <w:del w:id="25398" w:author="PR Preview" w:date="2026-01-01T00:00:00Z">
        <w:r>
          <w:delText xml:space="preserve">(</w:delText>
        </w:r>
      </w:del>
      <m:oMath>
        <m:r>
          <m:t>k</m:t>
        </m:r>
        <m:r>
          <m:rPr>
            <m:sty m:val="p"/>
          </m:rPr>
          <m:t>×</m:t>
        </m:r>
        <m:r>
          <m:rPr>
            <m:sty m:val="p"/>
          </m:rPr>
          <m:t>(</m:t>
        </m:r>
        <m:r>
          <m:t>n</m:t>
        </m:r>
        <m:r>
          <m:rPr>
            <m:sty m:val="p"/>
          </m:rPr>
          <m:t>−</m:t>
        </m:r>
        <m:r>
          <m:t>l</m:t>
        </m:r>
        <m:r>
          <m:rPr>
            <m:sty m:val="p"/>
          </m:rPr>
          <m:t>)</m:t>
        </m:r>
      </m:oMath>
      <w:del w:id="25399" w:author="PR Preview" w:date="2026-01-01T00:00:00Z">
        <w:r>
          <w:delText xml:space="preserve">) those with</w:delText>
        </w:r>
      </w:del>
      <w:del w:id="25400" w:author="PR Preview" w:date="2026-01-01T00:00:00Z">
        <w:r>
          <w:delText xml:space="preserve"> </w:delText>
        </w:r>
      </w:del>
      <m:oMath>
        <m:r>
          <m:t>i</m:t>
        </m:r>
        <m:r>
          <m:rPr>
            <m:sty m:val="p"/>
          </m:rPr>
          <m:t>≤</m:t>
        </m:r>
        <m:r>
          <m:t>k</m:t>
        </m:r>
      </m:oMath>
      <w:del w:id="25401" w:author="PR Preview" w:date="2026-01-01T00:00:00Z">
        <w:r>
          <w:delText xml:space="preserve"> </w:delText>
        </w:r>
      </w:del>
      <w:del w:id="25402" w:author="PR Preview" w:date="2026-01-01T00:00:00Z">
        <w:r>
          <w:delText xml:space="preserve">and</w:delText>
        </w:r>
      </w:del>
      <w:del w:id="25403" w:author="PR Preview" w:date="2026-01-01T00:00:00Z">
        <w:r>
          <w:delText xml:space="preserve"> </w:delText>
        </w:r>
      </w:del>
      <m:oMath>
        <m:r>
          <m:t>j</m:t>
        </m:r>
        <m:r>
          <m:rPr>
            <m:sty m:val="p"/>
          </m:rPr>
          <m:t>&gt;</m:t>
        </m:r>
        <m:r>
          <m:t>l</m:t>
        </m:r>
      </m:oMath>
      <w:del w:id="25404" w:author="PR Preview" w:date="2026-01-01T00:00:00Z">
        <w:r>
          <w:delText xml:space="preserve">,</w:delText>
        </w:r>
      </w:del>
      <w:del w:id="25405" w:author="PR Preview" w:date="2026-01-01T00:00:00Z">
        <w:r>
          <w:delText xml:space="preserve"> </w:delText>
        </w:r>
      </w:del>
      <m:oMath>
        <m:r>
          <m:rPr>
            <m:sty m:val="bi"/>
          </m:rPr>
          <m:t>C</m:t>
        </m:r>
      </m:oMath>
      <w:del w:id="25406" w:author="PR Preview" w:date="2026-01-01T00:00:00Z">
        <w:r>
          <w:delText xml:space="preserve"> </w:delText>
        </w:r>
      </w:del>
      <w:del w:id="25407" w:author="PR Preview" w:date="2026-01-01T00:00:00Z">
        <w:r>
          <w:delText xml:space="preserve">(</w:delText>
        </w:r>
      </w:del>
      <m:oMath>
        <m:r>
          <m:rPr>
            <m:sty m:val="p"/>
          </m:rPr>
          <m:t>(</m:t>
        </m:r>
        <m:r>
          <m:t>m</m:t>
        </m:r>
        <m:r>
          <m:rPr>
            <m:sty m:val="p"/>
          </m:rPr>
          <m:t>−</m:t>
        </m:r>
        <m:r>
          <m:t>k</m:t>
        </m:r>
        <m:r>
          <m:rPr>
            <m:sty m:val="p"/>
          </m:rPr>
          <m:t>)</m:t>
        </m:r>
        <m:r>
          <m:rPr>
            <m:sty m:val="p"/>
          </m:rPr>
          <m:t>×</m:t>
        </m:r>
        <m:r>
          <m:t>l</m:t>
        </m:r>
      </m:oMath>
      <w:del w:id="25408" w:author="PR Preview" w:date="2026-01-01T00:00:00Z">
        <w:r>
          <w:delText xml:space="preserve">) those with</w:delText>
        </w:r>
      </w:del>
      <w:del w:id="25409" w:author="PR Preview" w:date="2026-01-01T00:00:00Z">
        <w:r>
          <w:delText xml:space="preserve"> </w:delText>
        </w:r>
      </w:del>
      <m:oMath>
        <m:r>
          <m:t>i</m:t>
        </m:r>
        <m:r>
          <m:rPr>
            <m:sty m:val="p"/>
          </m:rPr>
          <m:t>&gt;</m:t>
        </m:r>
        <m:r>
          <m:t>k</m:t>
        </m:r>
      </m:oMath>
      <w:del w:id="25410" w:author="PR Preview" w:date="2026-01-01T00:00:00Z">
        <w:r>
          <w:delText xml:space="preserve"> </w:delText>
        </w:r>
      </w:del>
      <w:del w:id="25411" w:author="PR Preview" w:date="2026-01-01T00:00:00Z">
        <w:r>
          <w:delText xml:space="preserve">and</w:delText>
        </w:r>
      </w:del>
      <w:del w:id="25412" w:author="PR Preview" w:date="2026-01-01T00:00:00Z">
        <w:r>
          <w:delText xml:space="preserve"> </w:delText>
        </w:r>
      </w:del>
      <m:oMath>
        <m:r>
          <m:t>j</m:t>
        </m:r>
        <m:r>
          <m:rPr>
            <m:sty m:val="p"/>
          </m:rPr>
          <m:t>≤</m:t>
        </m:r>
        <m:r>
          <m:t>l</m:t>
        </m:r>
      </m:oMath>
      <w:del w:id="25413" w:author="PR Preview" w:date="2026-01-01T00:00:00Z">
        <w:r>
          <w:delText xml:space="preserve">,</w:delText>
        </w:r>
      </w:del>
      <w:del w:id="25414" w:author="PR Preview" w:date="2026-01-01T00:00:00Z">
        <w:r>
          <w:delText xml:space="preserve"> </w:delText>
        </w:r>
      </w:del>
      <w:del w:id="25415" w:author="PR Preview" w:date="2026-01-01T00:00:00Z">
        <w:r>
          <w:delText xml:space="preserve">and</w:delText>
        </w:r>
      </w:del>
      <w:del w:id="25416" w:author="PR Preview" w:date="2026-01-01T00:00:00Z">
        <w:r>
          <w:delText xml:space="preserve"> </w:delText>
        </w:r>
      </w:del>
      <m:oMath>
        <m:r>
          <m:rPr>
            <m:sty m:val="bi"/>
          </m:rPr>
          <m:t>D</m:t>
        </m:r>
      </m:oMath>
      <w:del w:id="25417" w:author="PR Preview" w:date="2026-01-01T00:00:00Z">
        <w:r>
          <w:delText xml:space="preserve"> </w:delText>
        </w:r>
      </w:del>
      <w:del w:id="25418" w:author="PR Preview" w:date="2026-01-01T00:00:00Z">
        <w:r>
          <w:delText xml:space="preserve">(</w:delText>
        </w:r>
      </w:del>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del w:id="25419" w:author="PR Preview" w:date="2026-01-01T00:00:00Z">
        <w:r>
          <w:delText xml:space="preserve">) those with</w:delText>
        </w:r>
      </w:del>
      <w:del w:id="25420" w:author="PR Preview" w:date="2026-01-01T00:00:00Z">
        <w:r>
          <w:delText xml:space="preserve"> </w:delText>
        </w:r>
      </w:del>
      <m:oMath>
        <m:r>
          <m:t>i</m:t>
        </m:r>
        <m:r>
          <m:rPr>
            <m:sty m:val="p"/>
          </m:rPr>
          <m:t>&gt;</m:t>
        </m:r>
        <m:r>
          <m:t>k</m:t>
        </m:r>
      </m:oMath>
      <w:del w:id="25421" w:author="PR Preview" w:date="2026-01-01T00:00:00Z">
        <w:r>
          <w:delText xml:space="preserve"> </w:delText>
        </w:r>
      </w:del>
      <w:del w:id="25422" w:author="PR Preview" w:date="2026-01-01T00:00:00Z">
        <w:r>
          <w:delText xml:space="preserve">and</w:delText>
        </w:r>
      </w:del>
      <w:del w:id="25423" w:author="PR Preview" w:date="2026-01-01T00:00:00Z">
        <w:r>
          <w:delText xml:space="preserve"> </w:delText>
        </w:r>
      </w:del>
      <m:oMath>
        <m:r>
          <m:t>j</m:t>
        </m:r>
        <m:r>
          <m:rPr>
            <m:sty m:val="p"/>
          </m:rPr>
          <m:t>&gt;</m:t>
        </m:r>
        <m:r>
          <m:t>l</m:t>
        </m:r>
      </m:oMath>
      <w:del w:id="25424" w:author="PR Preview" w:date="2026-01-01T00:00:00Z">
        <w:r>
          <w:delText xml:space="preserve">,</w:delText>
        </w:r>
      </w:del>
      <w:del w:id="25425" w:author="PR Preview" w:date="2026-01-01T00:00:00Z">
        <w:r>
          <w:delText xml:space="preserve"> </w:delText>
        </w:r>
      </w:del>
      <w:del w:id="25426" w:author="PR Preview" w:date="2026-01-01T00:00:00Z">
        <w:r>
          <w:delText xml:space="preserve">each in its original order.</w:delText>
        </w:r>
      </w:del>
      <w:del w:id="25427" w:author="PR Preview" w:date="2026-01-01T00:00:00Z">
        <w:r>
          <w:delText xml:space="preserve"> </w:delText>
        </w:r>
      </w:del>
      <w:del w:id="25428" w:author="PR Preview" w:date="2026-01-01T00:00:00Z">
        <w:r>
          <w:delText xml:space="preserve">A matrix written this way is a</w:delText>
        </w:r>
      </w:del>
      <w:del w:id="25429" w:author="PR Preview" w:date="2026-01-01T00:00:00Z">
        <w:r>
          <w:delText xml:space="preserve"> </w:delText>
        </w:r>
      </w:del>
      <w:del w:id="25430" w:author="PR Preview" w:date="2026-01-01T00:00:00Z">
        <w:r>
          <w:rPr>
            <w:b/>
            <w:bCs/>
          </w:rPr>
          <w:delText xml:space="preserve">block matrix</w:delText>
        </w:r>
      </w:del>
      <w:del w:id="25431" w:author="PR Preview" w:date="2026-01-01T00:00:00Z">
        <w:r>
          <w:delText xml:space="preserve">.</w:delText>
        </w:r>
      </w:del>
      <w:del w:id="25432" w:author="PR Preview" w:date="2026-01-01T00:00:00Z">
        <w:r>
          <w:delText xml:space="preserve"> </w:delText>
        </w:r>
      </w:del>
      <w:del w:id="25433" w:author="PR Preview" w:date="2026-01-01T00:00:00Z">
        <w:r>
          <w:delText xml:space="preserve">When</w:delText>
        </w:r>
      </w:del>
      <w:del w:id="25434" w:author="PR Preview" w:date="2026-01-01T00:00:00Z">
        <w:r>
          <w:delText xml:space="preserve"> </w:delText>
        </w:r>
      </w:del>
      <m:oMath>
        <m:r>
          <m:rPr>
            <m:sty m:val="bi"/>
          </m:rPr>
          <m:t>X</m:t>
        </m:r>
      </m:oMath>
      <w:del w:id="25435" w:author="PR Preview" w:date="2026-01-01T00:00:00Z">
        <w:r>
          <w:delText xml:space="preserve"> </w:delText>
        </w:r>
      </w:del>
      <w:del w:id="25436" w:author="PR Preview" w:date="2026-01-01T00:00:00Z">
        <w:r>
          <w:delText xml:space="preserve">is</w:delText>
        </w:r>
      </w:del>
      <w:del w:id="25437" w:author="PR Preview" w:date="2026-01-01T00:00:00Z">
        <w:r>
          <w:delText xml:space="preserve"> </w:delText>
        </w:r>
      </w:del>
      <m:oMath>
        <m:r>
          <m:t>n</m:t>
        </m:r>
        <m:r>
          <m:rPr>
            <m:sty m:val="p"/>
          </m:rPr>
          <m:t>×</m:t>
        </m:r>
        <m:r>
          <m:t>n</m:t>
        </m:r>
      </m:oMath>
      <w:del w:id="25438" w:author="PR Preview" w:date="2026-01-01T00:00:00Z">
        <w:r>
          <w:delText xml:space="preserve"> </w:delText>
        </w:r>
      </w:del>
      <w:del w:id="25439" w:author="PR Preview" w:date="2026-01-01T00:00:00Z">
        <w:r>
          <w:delText xml:space="preserve">and</w:delText>
        </w:r>
      </w:del>
      <w:del w:id="25440" w:author="PR Preview" w:date="2026-01-01T00:00:00Z">
        <w:r>
          <w:delText xml:space="preserve"> </w:delText>
        </w:r>
      </w:del>
      <m:oMath>
        <m:r>
          <m:t>1</m:t>
        </m:r>
        <m:r>
          <m:rPr>
            <m:sty m:val="p"/>
          </m:rPr>
          <m:t>≤</m:t>
        </m:r>
        <m:r>
          <m:t>k</m:t>
        </m:r>
        <m:r>
          <m:rPr>
            <m:sty m:val="p"/>
          </m:rPr>
          <m:t>≤</m:t>
        </m:r>
        <m:r>
          <m:t>n</m:t>
        </m:r>
      </m:oMath>
      <w:del w:id="25441" w:author="PR Preview" w:date="2026-01-01T00:00:00Z">
        <w:r>
          <w:delText xml:space="preserve">,</w:delText>
        </w:r>
      </w:del>
      <w:del w:id="25442" w:author="PR Preview" w:date="2026-01-01T00:00:00Z">
        <w:r>
          <w:delText xml:space="preserve"> </w:delText>
        </w:r>
      </w:del>
      <w:del w:id="25443" w:author="PR Preview" w:date="2026-01-01T00:00:00Z">
        <w:r>
          <w:delText xml:space="preserve">the</w:delText>
        </w:r>
      </w:del>
      <w:del w:id="25444" w:author="PR Preview" w:date="2026-01-01T00:00:00Z">
        <w:r>
          <w:delText xml:space="preserve"> </w:delText>
        </w:r>
      </w:del>
      <m:oMath>
        <m:r>
          <m:t>k</m:t>
        </m:r>
        <m:r>
          <m:rPr>
            <m:sty m:val="p"/>
          </m:rPr>
          <m:t>×</m:t>
        </m:r>
        <m:r>
          <m:t>k</m:t>
        </m:r>
      </m:oMath>
      <w:del w:id="25445" w:author="PR Preview" w:date="2026-01-01T00:00:00Z">
        <w:r>
          <w:delText xml:space="preserve"> </w:delText>
        </w:r>
      </w:del>
      <w:del w:id="25446" w:author="PR Preview" w:date="2026-01-01T00:00:00Z">
        <w:r>
          <w:delText xml:space="preserve">matrix of the entries</w:delText>
        </w:r>
      </w:del>
      <w:del w:id="25447" w:author="PR Preview" w:date="2026-01-01T00:00:00Z">
        <w:r>
          <w:delText xml:space="preserve"> </w:delText>
        </w:r>
      </w:del>
      <m:oMath>
        <m:sSub>
          <m:e>
            <m:r>
              <m:t>x</m:t>
            </m:r>
          </m:e>
          <m:sub>
            <m:r>
              <m:t>i</m:t>
            </m:r>
            <m:r>
              <m:t>j</m:t>
            </m:r>
          </m:sub>
        </m:sSub>
      </m:oMath>
      <w:del w:id="25448" w:author="PR Preview" w:date="2026-01-01T00:00:00Z">
        <w:r>
          <w:delText xml:space="preserve"> </w:delText>
        </w:r>
      </w:del>
      <w:del w:id="25449" w:author="PR Preview" w:date="2026-01-01T00:00:00Z">
        <w:r>
          <w:delText xml:space="preserve">with</w:delText>
        </w:r>
      </w:del>
      <w:del w:id="25450" w:author="PR Preview" w:date="2026-01-01T00:00:00Z">
        <w:r>
          <w:delText xml:space="preserve"> </w:delText>
        </w:r>
      </w:del>
      <m:oMath>
        <m:r>
          <m:t>i</m:t>
        </m:r>
        <m:r>
          <m:rPr>
            <m:sty m:val="p"/>
          </m:rPr>
          <m:t>,</m:t>
        </m:r>
        <m:r>
          <m:t>j</m:t>
        </m:r>
        <m:r>
          <m:rPr>
            <m:sty m:val="p"/>
          </m:rPr>
          <m:t>≤</m:t>
        </m:r>
        <m:r>
          <m:t>k</m:t>
        </m:r>
      </m:oMath>
      <w:del w:id="25451" w:author="PR Preview" w:date="2026-01-01T00:00:00Z">
        <w:r>
          <w:delText xml:space="preserve"> </w:delText>
        </w:r>
      </w:del>
      <w:del w:id="25452" w:author="PR Preview" w:date="2026-01-01T00:00:00Z">
        <w:r>
          <w:delText xml:space="preserve">is the</w:delText>
        </w:r>
      </w:del>
      <w:del w:id="25453" w:author="PR Preview" w:date="2026-01-01T00:00:00Z">
        <w:r>
          <w:delText xml:space="preserve"> </w:delText>
        </w:r>
      </w:del>
      <w:del w:id="25454" w:author="PR Preview" w:date="2026-01-01T00:00:00Z">
        <w:r>
          <w:rPr>
            <w:b/>
            <w:bCs/>
          </w:rPr>
          <w:delText xml:space="preserve">leading</w:delText>
        </w:r>
      </w:del>
      <w:del w:id="25455" w:author="PR Preview" w:date="2026-01-01T00:00:00Z">
        <w:r>
          <w:delText xml:space="preserve"> </w:delText>
        </w:r>
      </w:del>
      <w:del w:id="25456" w:author="PR Preview" w:date="2026-01-01T00:00:00Z">
        <w:r>
          <w:delText xml:space="preserve">(or</w:delText>
        </w:r>
      </w:del>
      <w:del w:id="25457" w:author="PR Preview" w:date="2026-01-01T00:00:00Z">
        <w:r>
          <w:delText xml:space="preserve"> </w:delText>
        </w:r>
      </w:del>
      <w:del w:id="25458" w:author="PR Preview" w:date="2026-01-01T00:00:00Z">
        <w:r>
          <w:rPr>
            <w:b/>
            <w:bCs/>
          </w:rPr>
          <w:delText xml:space="preserve">top-left</w:delText>
        </w:r>
      </w:del>
      <w:del w:id="25459" w:author="PR Preview" w:date="2026-01-01T00:00:00Z">
        <w:r>
          <w:delText xml:space="preserve">)</w:delText>
        </w:r>
      </w:del>
      <w:del w:id="25460" w:author="PR Preview" w:date="2026-01-01T00:00:00Z">
        <w:r>
          <w:delText xml:space="preserve"> </w:delText>
        </w:r>
      </w:del>
      <m:oMath>
        <m:r>
          <m:t>k</m:t>
        </m:r>
        <m:r>
          <m:rPr>
            <m:sty m:val="p"/>
          </m:rPr>
          <m:t>×</m:t>
        </m:r>
        <m:r>
          <m:t>k</m:t>
        </m:r>
      </m:oMath>
      <w:del w:id="25461" w:author="PR Preview" w:date="2026-01-01T00:00:00Z">
        <w:r>
          <w:delText xml:space="preserve"> </w:delText>
        </w:r>
      </w:del>
      <w:del w:id="25462" w:author="PR Preview" w:date="2026-01-01T00:00:00Z">
        <w:r>
          <w:rPr>
            <w:b/>
            <w:bCs/>
          </w:rPr>
          <w:delText xml:space="preserve">block</w:delText>
        </w:r>
      </w:del>
      <w:del w:id="25463" w:author="PR Preview" w:date="2026-01-01T00:00:00Z">
        <w:r>
          <w:delText xml:space="preserve"> </w:delText>
        </w:r>
      </w:del>
      <w:del w:id="25464" w:author="PR Preview" w:date="2026-01-01T00:00:00Z">
        <w:r>
          <w:delText xml:space="preserve">of</w:delText>
        </w:r>
      </w:del>
      <w:del w:id="25465" w:author="PR Preview" w:date="2026-01-01T00:00:00Z">
        <w:r>
          <w:delText xml:space="preserve"> </w:delText>
        </w:r>
      </w:del>
      <m:oMath>
        <m:r>
          <m:rPr>
            <m:sty m:val="bi"/>
          </m:rPr>
          <m:t>X</m:t>
        </m:r>
      </m:oMath>
      <w:del w:id="25466" w:author="PR Preview" w:date="2026-01-01T00:00:00Z">
        <w:r>
          <w:delText xml:space="preserve">;</w:delText>
        </w:r>
      </w:del>
      <w:del w:id="25467" w:author="PR Preview" w:date="2026-01-01T00:00:00Z">
        <w:r>
          <w:delText xml:space="preserve"> </w:delText>
        </w:r>
      </w:del>
      <w:del w:id="25468" w:author="PR Preview" w:date="2026-01-01T00:00:00Z">
        <w:r>
          <w:delText xml:space="preserve">for</w:delText>
        </w:r>
      </w:del>
      <w:del w:id="25469" w:author="PR Preview" w:date="2026-01-01T00:00:00Z">
        <w:r>
          <w:delText xml:space="preserve"> </w:delText>
        </w:r>
      </w:del>
      <m:oMath>
        <m:r>
          <m:t>k</m:t>
        </m:r>
        <m:r>
          <m:rPr>
            <m:sty m:val="p"/>
          </m:rPr>
          <m:t>&lt;</m:t>
        </m:r>
        <m:r>
          <m:t>n</m:t>
        </m:r>
      </m:oMath>
      <w:del w:id="25470" w:author="PR Preview" w:date="2026-01-01T00:00:00Z">
        <w:r>
          <w:delText xml:space="preserve"> </w:delText>
        </w:r>
      </w:del>
      <w:del w:id="25471" w:author="PR Preview" w:date="2026-01-01T00:00:00Z">
        <w:r>
          <w:delText xml:space="preserve">it is the block</w:delText>
        </w:r>
      </w:del>
      <w:del w:id="25472" w:author="PR Preview" w:date="2026-01-01T00:00:00Z">
        <w:r>
          <w:delText xml:space="preserve"> </w:delText>
        </w:r>
      </w:del>
      <m:oMath>
        <m:r>
          <m:rPr>
            <m:sty m:val="bi"/>
          </m:rPr>
          <m:t>A</m:t>
        </m:r>
      </m:oMath>
      <w:del w:id="25473" w:author="PR Preview" w:date="2026-01-01T00:00:00Z">
        <w:r>
          <w:delText xml:space="preserve"> </w:delText>
        </w:r>
      </w:del>
      <w:del w:id="25474" w:author="PR Preview" w:date="2026-01-01T00:00:00Z">
        <w:r>
          <w:delText xml:space="preserve">above with</w:delText>
        </w:r>
      </w:del>
      <w:del w:id="25475" w:author="PR Preview" w:date="2026-01-01T00:00:00Z">
        <w:r>
          <w:delText xml:space="preserve"> </w:delText>
        </w:r>
      </w:del>
      <m:oMath>
        <m:r>
          <m:t>l</m:t>
        </m:r>
        <m:r>
          <m:rPr>
            <m:sty m:val="p"/>
          </m:rPr>
          <m:t>=</m:t>
        </m:r>
        <m:r>
          <m:t>k</m:t>
        </m:r>
      </m:oMath>
      <w:del w:id="25476" w:author="PR Preview" w:date="2026-01-01T00:00:00Z">
        <w:r>
          <w:delText xml:space="preserve">,</w:delText>
        </w:r>
      </w:del>
      <w:del w:id="25477" w:author="PR Preview" w:date="2026-01-01T00:00:00Z">
        <w:r>
          <w:delText xml:space="preserve"> </w:delText>
        </w:r>
      </w:del>
      <w:del w:id="25478" w:author="PR Preview" w:date="2026-01-01T00:00:00Z">
        <w:r>
          <w:delText xml:space="preserve">and for</w:delText>
        </w:r>
      </w:del>
      <w:del w:id="25479" w:author="PR Preview" w:date="2026-01-01T00:00:00Z">
        <w:r>
          <w:delText xml:space="preserve"> </w:delText>
        </w:r>
      </w:del>
      <m:oMath>
        <m:r>
          <m:t>k</m:t>
        </m:r>
        <m:r>
          <m:rPr>
            <m:sty m:val="p"/>
          </m:rPr>
          <m:t>=</m:t>
        </m:r>
        <m:r>
          <m:t>n</m:t>
        </m:r>
      </m:oMath>
      <w:del w:id="25480" w:author="PR Preview" w:date="2026-01-01T00:00:00Z">
        <w:r>
          <w:delText xml:space="preserve"> </w:delText>
        </w:r>
      </w:del>
      <w:del w:id="25481" w:author="PR Preview" w:date="2026-01-01T00:00:00Z">
        <w:r>
          <w:delText xml:space="preserve">it is</w:delText>
        </w:r>
      </w:del>
      <w:del w:id="25482" w:author="PR Preview" w:date="2026-01-01T00:00:00Z">
        <w:r>
          <w:delText xml:space="preserve"> </w:delText>
        </w:r>
      </w:del>
      <m:oMath>
        <m:r>
          <m:rPr>
            <m:sty m:val="bi"/>
          </m:rPr>
          <m:t>X</m:t>
        </m:r>
      </m:oMath>
      <w:del w:id="25483" w:author="PR Preview" w:date="2026-01-01T00:00:00Z">
        <w:r>
          <w:delText xml:space="preserve"> </w:delText>
        </w:r>
      </w:del>
      <w:del w:id="25484" w:author="PR Preview" w:date="2026-01-01T00:00:00Z">
        <w:r>
          <w:delText xml:space="preserve">itself.</w:delText>
        </w:r>
      </w:del>
    </w:p>
    <w:p>
      <w:pPr>
        <w:pStyle w:val="BodyText"/>
      </w:pPr>
      <w:del w:id="25485" w:author="PR Preview" w:date="2026-01-01T00:00:00Z">
        <w:r>
          <w:rPr>
            <w:b/>
            <w:bCs/>
          </w:rPr>
          <w:delText xml:space="preserve">Example 200 (Cutting a</w:delText>
        </w:r>
      </w:del>
      <w:del w:id="25486" w:author="PR Preview" w:date="2026-01-01T00:00:00Z">
        <w:r>
          <w:rPr>
            <w:b/>
            <w:bCs/>
          </w:rPr>
          <w:delText xml:space="preserve"> </w:delText>
        </w:r>
      </w:del>
      <m:oMath>
        <m:r>
          <m:t>3</m:t>
        </m:r>
        <m:r>
          <m:rPr>
            <m:sty m:val="p"/>
          </m:rPr>
          <m:t>×</m:t>
        </m:r>
        <m:r>
          <m:t>3</m:t>
        </m:r>
      </m:oMath>
      <w:del w:id="25487" w:author="PR Preview" w:date="2026-01-01T00:00:00Z">
        <w:r>
          <w:rPr>
            <w:b/>
            <w:bCs/>
          </w:rPr>
          <w:delText xml:space="preserve"> </w:delText>
        </w:r>
      </w:del>
      <w:del w:id="25488" w:author="PR Preview" w:date="2026-01-01T00:00:00Z">
        <w:r>
          <w:rPr>
            <w:b/>
            <w:bCs/>
          </w:rPr>
          <w:delText xml:space="preserve">matrix into blocks)</w:delText>
        </w:r>
      </w:del>
      <w:del w:id="25489" w:author="PR Preview" w:date="2026-01-01T00:00:00Z">
        <w:r>
          <w:delText xml:space="preserve"> </w:delText>
        </w:r>
      </w:del>
      <w:del w:id="25490" w:author="PR Preview" w:date="2026-01-01T00:00:00Z">
        <w:r>
          <w:delText xml:space="preserve">With</w:delText>
        </w:r>
      </w:del>
    </w:p>
    <w:p>
      <w:pPr>
        <w:pStyle w:val="FirstParagraph"/>
      </w:pPr>
      <w:ins w:id="25491" w:author="PR Preview" w:date="2026-01-01T00:00:00Z">
        <w:r>
          <w:rPr>
            <w:b/>
            <w:bCs/>
          </w:rPr>
          <w:t xml:space="preserve">Definition 107 (Block matrix)</w:t>
        </w:r>
      </w:ins>
      <w:ins w:id="25492" w:author="PR Preview" w:date="2026-01-01T00:00:00Z">
        <w:r>
          <w:t xml:space="preserve"> </w:t>
        </w:r>
      </w:ins>
      <w:ins w:id="25493" w:author="PR Preview" w:date="2026-01-01T00:00:00Z">
        <w:r>
          <w:t xml:space="preserve">Split the rows of an</w:t>
        </w:r>
      </w:ins>
      <w:ins w:id="25494" w:author="PR Preview" w:date="2026-01-01T00:00:00Z">
        <w:r>
          <w:t xml:space="preserve"> </w:t>
        </w:r>
      </w:ins>
      <m:oMath>
        <m:r>
          <m:t>m</m:t>
        </m:r>
        <m:r>
          <m:rPr>
            <m:sty m:val="p"/>
          </m:rPr>
          <m:t>×</m:t>
        </m:r>
        <m:r>
          <m:t>n</m:t>
        </m:r>
      </m:oMath>
      <w:ins w:id="25495" w:author="PR Preview" w:date="2026-01-01T00:00:00Z">
        <w:r>
          <w:t xml:space="preserve"> </w:t>
        </w:r>
      </w:ins>
      <w:ins w:id="25496" w:author="PR Preview" w:date="2026-01-01T00:00:00Z">
        <w:r>
          <w:t xml:space="preserve">matrix</w:t>
        </w:r>
      </w:ins>
      <w:ins w:id="25497" w:author="PR Preview" w:date="2026-01-01T00:00:00Z">
        <w:r>
          <w:t xml:space="preserve"> </w:t>
        </w:r>
      </w:ins>
      <m:oMath>
        <m:r>
          <m:rPr>
            <m:sty m:val="bi"/>
          </m:rPr>
          <m:t>X</m:t>
        </m:r>
      </m:oMath>
      <w:ins w:id="25498" w:author="PR Preview" w:date="2026-01-01T00:00:00Z">
        <w:r>
          <w:t xml:space="preserve"> </w:t>
        </w:r>
      </w:ins>
      <w:ins w:id="25499" w:author="PR Preview" w:date="2026-01-01T00:00:00Z">
        <w:r>
          <w:t xml:space="preserve">into the first</w:t>
        </w:r>
      </w:ins>
      <w:ins w:id="25500" w:author="PR Preview" w:date="2026-01-01T00:00:00Z">
        <w:r>
          <w:t xml:space="preserve"> </w:t>
        </w:r>
      </w:ins>
      <m:oMath>
        <m:r>
          <m:t>k</m:t>
        </m:r>
      </m:oMath>
      <w:ins w:id="25501" w:author="PR Preview" w:date="2026-01-01T00:00:00Z">
        <w:r>
          <w:t xml:space="preserve"> </w:t>
        </w:r>
      </w:ins>
      <w:ins w:id="25502" w:author="PR Preview" w:date="2026-01-01T00:00:00Z">
        <w:r>
          <w:t xml:space="preserve">and the last</w:t>
        </w:r>
      </w:ins>
      <w:ins w:id="25503" w:author="PR Preview" w:date="2026-01-01T00:00:00Z">
        <w:r>
          <w:t xml:space="preserve"> </w:t>
        </w:r>
      </w:ins>
      <m:oMath>
        <m:r>
          <m:t>m</m:t>
        </m:r>
        <m:r>
          <m:rPr>
            <m:sty m:val="p"/>
          </m:rPr>
          <m:t>−</m:t>
        </m:r>
        <m:r>
          <m:t>k</m:t>
        </m:r>
      </m:oMath>
      <w:ins w:id="25504" w:author="PR Preview" w:date="2026-01-01T00:00:00Z">
        <w:r>
          <w:t xml:space="preserve">,</w:t>
        </w:r>
      </w:ins>
      <w:ins w:id="25505" w:author="PR Preview" w:date="2026-01-01T00:00:00Z">
        <w:r>
          <w:t xml:space="preserve"> </w:t>
        </w:r>
      </w:ins>
      <w:ins w:id="25506" w:author="PR Preview" w:date="2026-01-01T00:00:00Z">
        <w:r>
          <w:t xml:space="preserve">and its columns into the first</w:t>
        </w:r>
      </w:ins>
      <w:ins w:id="25507" w:author="PR Preview" w:date="2026-01-01T00:00:00Z">
        <w:r>
          <w:t xml:space="preserve"> </w:t>
        </w:r>
      </w:ins>
      <m:oMath>
        <m:r>
          <m:t>l</m:t>
        </m:r>
      </m:oMath>
      <w:ins w:id="25508" w:author="PR Preview" w:date="2026-01-01T00:00:00Z">
        <w:r>
          <w:t xml:space="preserve"> </w:t>
        </w:r>
      </w:ins>
      <w:ins w:id="25509" w:author="PR Preview" w:date="2026-01-01T00:00:00Z">
        <w:r>
          <w:t xml:space="preserve">and the last</w:t>
        </w:r>
      </w:ins>
      <w:ins w:id="25510" w:author="PR Preview" w:date="2026-01-01T00:00:00Z">
        <w:r>
          <w:t xml:space="preserve"> </w:t>
        </w:r>
      </w:ins>
      <m:oMath>
        <m:r>
          <m:t>n</m:t>
        </m:r>
        <m:r>
          <m:rPr>
            <m:sty m:val="p"/>
          </m:rPr>
          <m:t>−</m:t>
        </m:r>
        <m:r>
          <m:t>l</m:t>
        </m:r>
      </m:oMath>
      <w:ins w:id="25511" w:author="PR Preview" w:date="2026-01-01T00:00:00Z">
        <w:r>
          <w:t xml:space="preserve">,</w:t>
        </w:r>
      </w:ins>
      <w:ins w:id="25512" w:author="PR Preview" w:date="2026-01-01T00:00:00Z">
        <w:r>
          <w:t xml:space="preserve"> </w:t>
        </w:r>
      </w:ins>
      <w:ins w:id="25513" w:author="PR Preview" w:date="2026-01-01T00:00:00Z">
        <w:r>
          <w:t xml:space="preserve">with</w:t>
        </w:r>
      </w:ins>
      <w:ins w:id="25514" w:author="PR Preview" w:date="2026-01-01T00:00:00Z">
        <w:r>
          <w:t xml:space="preserve"> </w:t>
        </w:r>
      </w:ins>
      <m:oMath>
        <m:r>
          <m:t>1</m:t>
        </m:r>
        <m:r>
          <m:rPr>
            <m:sty m:val="p"/>
          </m:rPr>
          <m:t>≤</m:t>
        </m:r>
        <m:r>
          <m:t>k</m:t>
        </m:r>
        <m:r>
          <m:rPr>
            <m:sty m:val="p"/>
          </m:rPr>
          <m:t>&lt;</m:t>
        </m:r>
        <m:r>
          <m:t>m</m:t>
        </m:r>
      </m:oMath>
      <w:ins w:id="25515" w:author="PR Preview" w:date="2026-01-01T00:00:00Z">
        <w:r>
          <w:t xml:space="preserve"> </w:t>
        </w:r>
      </w:ins>
      <w:ins w:id="25516" w:author="PR Preview" w:date="2026-01-01T00:00:00Z">
        <w:r>
          <w:t xml:space="preserve">and</w:t>
        </w:r>
      </w:ins>
      <w:ins w:id="25517" w:author="PR Preview" w:date="2026-01-01T00:00:00Z">
        <w:r>
          <w:t xml:space="preserve"> </w:t>
        </w:r>
      </w:ins>
      <m:oMath>
        <m:r>
          <m:t>1</m:t>
        </m:r>
        <m:r>
          <m:rPr>
            <m:sty m:val="p"/>
          </m:rPr>
          <m:t>≤</m:t>
        </m:r>
        <m:r>
          <m:t>l</m:t>
        </m:r>
        <m:r>
          <m:rPr>
            <m:sty m:val="p"/>
          </m:rPr>
          <m:t>&lt;</m:t>
        </m:r>
        <m:r>
          <m:t>n</m:t>
        </m:r>
      </m:oMath>
      <w:ins w:id="25518" w:author="PR Preview" w:date="2026-01-01T00:00:00Z">
        <w:r>
          <w:t xml:space="preserve">.</w:t>
        </w:r>
      </w:ins>
      <w:ins w:id="25519" w:author="PR Preview" w:date="2026-01-01T00:00:00Z">
        <w:r>
          <w:t xml:space="preserve"> </w:t>
        </w:r>
      </w:ins>
      <w:ins w:id="25520" w:author="PR Preview" w:date="2026-01-01T00:00:00Z">
        <w:r>
          <w:t xml:space="preserve">This cuts</w:t>
        </w:r>
      </w:ins>
      <w:ins w:id="25521" w:author="PR Preview" w:date="2026-01-01T00:00:00Z">
        <w:r>
          <w:t xml:space="preserve"> </w:t>
        </w:r>
      </w:ins>
      <m:oMath>
        <m:r>
          <m:rPr>
            <m:sty m:val="bi"/>
          </m:rPr>
          <m:t>X</m:t>
        </m:r>
      </m:oMath>
      <w:ins w:id="25522" w:author="PR Preview" w:date="2026-01-01T00:00:00Z">
        <w:r>
          <w:t xml:space="preserve"> </w:t>
        </w:r>
      </w:ins>
      <w:ins w:id="25523" w:author="PR Preview" w:date="2026-01-01T00:00:00Z">
        <w:r>
          <w:t xml:space="preserve">into four smaller matrices, its</w:t>
        </w:r>
      </w:ins>
      <w:ins w:id="25524" w:author="PR Preview" w:date="2026-01-01T00:00:00Z">
        <w:r>
          <w:t xml:space="preserve"> </w:t>
        </w:r>
      </w:ins>
      <w:ins w:id="25525" w:author="PR Preview" w:date="2026-01-01T00:00:00Z">
        <w:r>
          <w:rPr>
            <w:b/>
            <w:bCs/>
          </w:rPr>
          <w:t xml:space="preserve">blocks</w:t>
        </w:r>
      </w:ins>
      <w:ins w:id="25526"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ins w:id="25527" w:author="PR Preview" w:date="2026-01-01T00:00:00Z">
        <w:r>
          <w:t xml:space="preserve">where</w:t>
        </w:r>
      </w:ins>
      <w:ins w:id="25528" w:author="PR Preview" w:date="2026-01-01T00:00:00Z">
        <w:r>
          <w:t xml:space="preserve"> </w:t>
        </w:r>
      </w:ins>
      <m:oMath>
        <m:r>
          <m:rPr>
            <m:sty m:val="bi"/>
          </m:rPr>
          <m:t>A</m:t>
        </m:r>
      </m:oMath>
      <w:ins w:id="25529" w:author="PR Preview" w:date="2026-01-01T00:00:00Z">
        <w:r>
          <w:t xml:space="preserve"> </w:t>
        </w:r>
      </w:ins>
      <w:ins w:id="25530" w:author="PR Preview" w:date="2026-01-01T00:00:00Z">
        <w:r>
          <w:t xml:space="preserve">(</w:t>
        </w:r>
      </w:ins>
      <m:oMath>
        <m:r>
          <m:t>k</m:t>
        </m:r>
        <m:r>
          <m:rPr>
            <m:sty m:val="p"/>
          </m:rPr>
          <m:t>×</m:t>
        </m:r>
        <m:r>
          <m:t>l</m:t>
        </m:r>
      </m:oMath>
      <w:ins w:id="25531" w:author="PR Preview" w:date="2026-01-01T00:00:00Z">
        <w:r>
          <w:t xml:space="preserve">) holds the entries</w:t>
        </w:r>
      </w:ins>
      <w:ins w:id="25532" w:author="PR Preview" w:date="2026-01-01T00:00:00Z">
        <w:r>
          <w:t xml:space="preserve"> </w:t>
        </w:r>
      </w:ins>
      <m:oMath>
        <m:sSub>
          <m:e>
            <m:r>
              <m:t>x</m:t>
            </m:r>
          </m:e>
          <m:sub>
            <m:r>
              <m:t>i</m:t>
            </m:r>
            <m:r>
              <m:t>j</m:t>
            </m:r>
          </m:sub>
        </m:sSub>
      </m:oMath>
      <w:ins w:id="25533" w:author="PR Preview" w:date="2026-01-01T00:00:00Z">
        <w:r>
          <w:t xml:space="preserve"> </w:t>
        </w:r>
      </w:ins>
      <w:ins w:id="25534" w:author="PR Preview" w:date="2026-01-01T00:00:00Z">
        <w:r>
          <w:t xml:space="preserve">with</w:t>
        </w:r>
      </w:ins>
      <w:ins w:id="25535" w:author="PR Preview" w:date="2026-01-01T00:00:00Z">
        <w:r>
          <w:t xml:space="preserve"> </w:t>
        </w:r>
      </w:ins>
      <m:oMath>
        <m:r>
          <m:t>i</m:t>
        </m:r>
        <m:r>
          <m:rPr>
            <m:sty m:val="p"/>
          </m:rPr>
          <m:t>≤</m:t>
        </m:r>
        <m:r>
          <m:t>k</m:t>
        </m:r>
      </m:oMath>
      <w:ins w:id="25536" w:author="PR Preview" w:date="2026-01-01T00:00:00Z">
        <w:r>
          <w:t xml:space="preserve"> </w:t>
        </w:r>
      </w:ins>
      <w:ins w:id="25537" w:author="PR Preview" w:date="2026-01-01T00:00:00Z">
        <w:r>
          <w:t xml:space="preserve">and</w:t>
        </w:r>
      </w:ins>
      <w:ins w:id="25538" w:author="PR Preview" w:date="2026-01-01T00:00:00Z">
        <w:r>
          <w:t xml:space="preserve"> </w:t>
        </w:r>
      </w:ins>
      <m:oMath>
        <m:r>
          <m:t>j</m:t>
        </m:r>
        <m:r>
          <m:rPr>
            <m:sty m:val="p"/>
          </m:rPr>
          <m:t>≤</m:t>
        </m:r>
        <m:r>
          <m:t>l</m:t>
        </m:r>
      </m:oMath>
      <w:ins w:id="25539" w:author="PR Preview" w:date="2026-01-01T00:00:00Z">
        <w:r>
          <w:t xml:space="preserve">,</w:t>
        </w:r>
      </w:ins>
      <w:ins w:id="25540" w:author="PR Preview" w:date="2026-01-01T00:00:00Z">
        <w:r>
          <w:t xml:space="preserve"> </w:t>
        </w:r>
      </w:ins>
      <m:oMath>
        <m:r>
          <m:rPr>
            <m:sty m:val="bi"/>
          </m:rPr>
          <m:t>B</m:t>
        </m:r>
      </m:oMath>
      <w:ins w:id="25541" w:author="PR Preview" w:date="2026-01-01T00:00:00Z">
        <w:r>
          <w:t xml:space="preserve"> </w:t>
        </w:r>
      </w:ins>
      <w:ins w:id="25542" w:author="PR Preview" w:date="2026-01-01T00:00:00Z">
        <w:r>
          <w:t xml:space="preserve">(</w:t>
        </w:r>
      </w:ins>
      <m:oMath>
        <m:r>
          <m:t>k</m:t>
        </m:r>
        <m:r>
          <m:rPr>
            <m:sty m:val="p"/>
          </m:rPr>
          <m:t>×</m:t>
        </m:r>
        <m:r>
          <m:rPr>
            <m:sty m:val="p"/>
          </m:rPr>
          <m:t>(</m:t>
        </m:r>
        <m:r>
          <m:t>n</m:t>
        </m:r>
        <m:r>
          <m:rPr>
            <m:sty m:val="p"/>
          </m:rPr>
          <m:t>−</m:t>
        </m:r>
        <m:r>
          <m:t>l</m:t>
        </m:r>
        <m:r>
          <m:rPr>
            <m:sty m:val="p"/>
          </m:rPr>
          <m:t>)</m:t>
        </m:r>
      </m:oMath>
      <w:ins w:id="25543" w:author="PR Preview" w:date="2026-01-01T00:00:00Z">
        <w:r>
          <w:t xml:space="preserve">) those with</w:t>
        </w:r>
      </w:ins>
      <w:ins w:id="25544" w:author="PR Preview" w:date="2026-01-01T00:00:00Z">
        <w:r>
          <w:t xml:space="preserve"> </w:t>
        </w:r>
      </w:ins>
      <m:oMath>
        <m:r>
          <m:t>i</m:t>
        </m:r>
        <m:r>
          <m:rPr>
            <m:sty m:val="p"/>
          </m:rPr>
          <m:t>≤</m:t>
        </m:r>
        <m:r>
          <m:t>k</m:t>
        </m:r>
      </m:oMath>
      <w:ins w:id="25545" w:author="PR Preview" w:date="2026-01-01T00:00:00Z">
        <w:r>
          <w:t xml:space="preserve"> </w:t>
        </w:r>
      </w:ins>
      <w:ins w:id="25546" w:author="PR Preview" w:date="2026-01-01T00:00:00Z">
        <w:r>
          <w:t xml:space="preserve">and</w:t>
        </w:r>
      </w:ins>
      <w:ins w:id="25547" w:author="PR Preview" w:date="2026-01-01T00:00:00Z">
        <w:r>
          <w:t xml:space="preserve"> </w:t>
        </w:r>
      </w:ins>
      <m:oMath>
        <m:r>
          <m:t>j</m:t>
        </m:r>
        <m:r>
          <m:rPr>
            <m:sty m:val="p"/>
          </m:rPr>
          <m:t>&gt;</m:t>
        </m:r>
        <m:r>
          <m:t>l</m:t>
        </m:r>
      </m:oMath>
      <w:ins w:id="25548" w:author="PR Preview" w:date="2026-01-01T00:00:00Z">
        <w:r>
          <w:t xml:space="preserve">,</w:t>
        </w:r>
      </w:ins>
      <w:ins w:id="25549" w:author="PR Preview" w:date="2026-01-01T00:00:00Z">
        <w:r>
          <w:t xml:space="preserve"> </w:t>
        </w:r>
      </w:ins>
      <m:oMath>
        <m:r>
          <m:rPr>
            <m:sty m:val="bi"/>
          </m:rPr>
          <m:t>C</m:t>
        </m:r>
      </m:oMath>
      <w:ins w:id="25550" w:author="PR Preview" w:date="2026-01-01T00:00:00Z">
        <w:r>
          <w:t xml:space="preserve"> </w:t>
        </w:r>
      </w:ins>
      <w:ins w:id="25551" w:author="PR Preview" w:date="2026-01-01T00:00:00Z">
        <w:r>
          <w:t xml:space="preserve">(</w:t>
        </w:r>
      </w:ins>
      <m:oMath>
        <m:r>
          <m:rPr>
            <m:sty m:val="p"/>
          </m:rPr>
          <m:t>(</m:t>
        </m:r>
        <m:r>
          <m:t>m</m:t>
        </m:r>
        <m:r>
          <m:rPr>
            <m:sty m:val="p"/>
          </m:rPr>
          <m:t>−</m:t>
        </m:r>
        <m:r>
          <m:t>k</m:t>
        </m:r>
        <m:r>
          <m:rPr>
            <m:sty m:val="p"/>
          </m:rPr>
          <m:t>)</m:t>
        </m:r>
        <m:r>
          <m:rPr>
            <m:sty m:val="p"/>
          </m:rPr>
          <m:t>×</m:t>
        </m:r>
        <m:r>
          <m:t>l</m:t>
        </m:r>
      </m:oMath>
      <w:ins w:id="25552" w:author="PR Preview" w:date="2026-01-01T00:00:00Z">
        <w:r>
          <w:t xml:space="preserve">) those with</w:t>
        </w:r>
      </w:ins>
      <w:ins w:id="25553" w:author="PR Preview" w:date="2026-01-01T00:00:00Z">
        <w:r>
          <w:t xml:space="preserve"> </w:t>
        </w:r>
      </w:ins>
      <m:oMath>
        <m:r>
          <m:t>i</m:t>
        </m:r>
        <m:r>
          <m:rPr>
            <m:sty m:val="p"/>
          </m:rPr>
          <m:t>&gt;</m:t>
        </m:r>
        <m:r>
          <m:t>k</m:t>
        </m:r>
      </m:oMath>
      <w:ins w:id="25554" w:author="PR Preview" w:date="2026-01-01T00:00:00Z">
        <w:r>
          <w:t xml:space="preserve"> </w:t>
        </w:r>
      </w:ins>
      <w:ins w:id="25555" w:author="PR Preview" w:date="2026-01-01T00:00:00Z">
        <w:r>
          <w:t xml:space="preserve">and</w:t>
        </w:r>
      </w:ins>
      <w:ins w:id="25556" w:author="PR Preview" w:date="2026-01-01T00:00:00Z">
        <w:r>
          <w:t xml:space="preserve"> </w:t>
        </w:r>
      </w:ins>
      <m:oMath>
        <m:r>
          <m:t>j</m:t>
        </m:r>
        <m:r>
          <m:rPr>
            <m:sty m:val="p"/>
          </m:rPr>
          <m:t>≤</m:t>
        </m:r>
        <m:r>
          <m:t>l</m:t>
        </m:r>
      </m:oMath>
      <w:ins w:id="25557" w:author="PR Preview" w:date="2026-01-01T00:00:00Z">
        <w:r>
          <w:t xml:space="preserve">,</w:t>
        </w:r>
      </w:ins>
      <w:ins w:id="25558" w:author="PR Preview" w:date="2026-01-01T00:00:00Z">
        <w:r>
          <w:t xml:space="preserve"> </w:t>
        </w:r>
      </w:ins>
      <w:ins w:id="25559" w:author="PR Preview" w:date="2026-01-01T00:00:00Z">
        <w:r>
          <w:t xml:space="preserve">and</w:t>
        </w:r>
      </w:ins>
      <w:ins w:id="25560" w:author="PR Preview" w:date="2026-01-01T00:00:00Z">
        <w:r>
          <w:t xml:space="preserve"> </w:t>
        </w:r>
      </w:ins>
      <m:oMath>
        <m:r>
          <m:rPr>
            <m:sty m:val="bi"/>
          </m:rPr>
          <m:t>D</m:t>
        </m:r>
      </m:oMath>
      <w:ins w:id="25561" w:author="PR Preview" w:date="2026-01-01T00:00:00Z">
        <w:r>
          <w:t xml:space="preserve"> </w:t>
        </w:r>
      </w:ins>
      <w:ins w:id="25562" w:author="PR Preview" w:date="2026-01-01T00:00:00Z">
        <w:r>
          <w:t xml:space="preserve">(</w:t>
        </w:r>
      </w:ins>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ins w:id="25563" w:author="PR Preview" w:date="2026-01-01T00:00:00Z">
        <w:r>
          <w:t xml:space="preserve">) those with</w:t>
        </w:r>
      </w:ins>
      <w:ins w:id="25564" w:author="PR Preview" w:date="2026-01-01T00:00:00Z">
        <w:r>
          <w:t xml:space="preserve"> </w:t>
        </w:r>
      </w:ins>
      <m:oMath>
        <m:r>
          <m:t>i</m:t>
        </m:r>
        <m:r>
          <m:rPr>
            <m:sty m:val="p"/>
          </m:rPr>
          <m:t>&gt;</m:t>
        </m:r>
        <m:r>
          <m:t>k</m:t>
        </m:r>
      </m:oMath>
      <w:ins w:id="25565" w:author="PR Preview" w:date="2026-01-01T00:00:00Z">
        <w:r>
          <w:t xml:space="preserve"> </w:t>
        </w:r>
      </w:ins>
      <w:ins w:id="25566" w:author="PR Preview" w:date="2026-01-01T00:00:00Z">
        <w:r>
          <w:t xml:space="preserve">and</w:t>
        </w:r>
      </w:ins>
      <w:ins w:id="25567" w:author="PR Preview" w:date="2026-01-01T00:00:00Z">
        <w:r>
          <w:t xml:space="preserve"> </w:t>
        </w:r>
      </w:ins>
      <m:oMath>
        <m:r>
          <m:t>j</m:t>
        </m:r>
        <m:r>
          <m:rPr>
            <m:sty m:val="p"/>
          </m:rPr>
          <m:t>&gt;</m:t>
        </m:r>
        <m:r>
          <m:t>l</m:t>
        </m:r>
      </m:oMath>
      <w:ins w:id="25568" w:author="PR Preview" w:date="2026-01-01T00:00:00Z">
        <w:r>
          <w:t xml:space="preserve">,</w:t>
        </w:r>
      </w:ins>
      <w:ins w:id="25569" w:author="PR Preview" w:date="2026-01-01T00:00:00Z">
        <w:r>
          <w:t xml:space="preserve"> </w:t>
        </w:r>
      </w:ins>
      <w:ins w:id="25570" w:author="PR Preview" w:date="2026-01-01T00:00:00Z">
        <w:r>
          <w:t xml:space="preserve">each in its original order.</w:t>
        </w:r>
      </w:ins>
      <w:ins w:id="25571" w:author="PR Preview" w:date="2026-01-01T00:00:00Z">
        <w:r>
          <w:t xml:space="preserve"> </w:t>
        </w:r>
      </w:ins>
      <w:ins w:id="25572" w:author="PR Preview" w:date="2026-01-01T00:00:00Z">
        <w:r>
          <w:t xml:space="preserve">A matrix written this way is a</w:t>
        </w:r>
      </w:ins>
      <w:ins w:id="25573" w:author="PR Preview" w:date="2026-01-01T00:00:00Z">
        <w:r>
          <w:t xml:space="preserve"> </w:t>
        </w:r>
      </w:ins>
      <w:ins w:id="25574" w:author="PR Preview" w:date="2026-01-01T00:00:00Z">
        <w:r>
          <w:rPr>
            <w:b/>
            <w:bCs/>
          </w:rPr>
          <w:t xml:space="preserve">block matrix</w:t>
        </w:r>
      </w:ins>
      <w:ins w:id="25575" w:author="PR Preview" w:date="2026-01-01T00:00:00Z">
        <w:r>
          <w:t xml:space="preserve">.</w:t>
        </w:r>
      </w:ins>
    </w:p>
    <w:bookmarkEnd w:id="620"/>
    <w:bookmarkStart w:id="621" w:name="exm-block-matrix"/>
    <w:p>
      <w:pPr>
        <w:pStyle w:val="BodyText"/>
      </w:pPr>
      <w:ins w:id="25576" w:author="PR Preview" w:date="2026-01-01T00:00:00Z">
        <w:r>
          <w:rPr>
            <w:b/>
            <w:bCs/>
          </w:rPr>
          <w:t xml:space="preserve">Example 203 (Cutting a</w:t>
        </w:r>
      </w:ins>
      <w:ins w:id="25577" w:author="PR Preview" w:date="2026-01-01T00:00:00Z">
        <w:r>
          <w:rPr>
            <w:b/>
            <w:bCs/>
          </w:rPr>
          <w:t xml:space="preserve"> </w:t>
        </w:r>
      </w:ins>
      <m:oMath>
        <m:r>
          <m:t>3</m:t>
        </m:r>
        <m:r>
          <m:rPr>
            <m:sty m:val="p"/>
          </m:rPr>
          <m:t>×</m:t>
        </m:r>
        <m:r>
          <m:t>3</m:t>
        </m:r>
      </m:oMath>
      <w:ins w:id="25578" w:author="PR Preview" w:date="2026-01-01T00:00:00Z">
        <w:r>
          <w:rPr>
            <w:b/>
            <w:bCs/>
          </w:rPr>
          <w:t xml:space="preserve"> </w:t>
        </w:r>
      </w:ins>
      <w:ins w:id="25579" w:author="PR Preview" w:date="2026-01-01T00:00:00Z">
        <w:r>
          <w:rPr>
            <w:b/>
            <w:bCs/>
          </w:rPr>
          <w:t xml:space="preserve">matrix into blocks)</w:t>
        </w:r>
      </w:ins>
      <w:ins w:id="25580" w:author="PR Preview" w:date="2026-01-01T00:00:00Z">
        <w:r>
          <w:t xml:space="preserve"> </w:t>
        </w:r>
      </w:ins>
      <w:ins w:id="25581"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21"/>
    <w:bookmarkStart w:id="622" w:name="def-leading-block"/>
    <w:p>
      <w:pPr>
        <w:pStyle w:val="BodyText"/>
      </w:pPr>
      <w:del w:id="25582" w:author="PR Preview" w:date="2026-01-01T00:00:00Z">
        <w:r>
          <w:rPr>
            <w:b/>
            <w:bCs/>
          </w:rPr>
          <w:delText xml:space="preserve">Theorem 112 (Leading blocks of a positive definite matrix are positive definite)</w:delText>
        </w:r>
      </w:del>
      <w:del w:id="25583" w:author="PR Preview" w:date="2026-01-01T00:00:00Z">
        <w:r>
          <w:delText xml:space="preserve"> </w:delText>
        </w:r>
      </w:del>
      <w:del w:id="25584" w:author="PR Preview" w:date="2026-01-01T00:00:00Z">
        <w:r>
          <w:delText xml:space="preserve">Let</w:delText>
        </w:r>
      </w:del>
      <w:del w:id="25585" w:author="PR Preview" w:date="2026-01-01T00:00:00Z">
        <w:r>
          <w:delText xml:space="preserve"> </w:delText>
        </w:r>
      </w:del>
      <m:oMath>
        <m:r>
          <m:rPr>
            <m:sty m:val="bi"/>
          </m:rPr>
          <m:t>X</m:t>
        </m:r>
      </m:oMath>
      <w:del w:id="25586" w:author="PR Preview" w:date="2026-01-01T00:00:00Z">
        <w:r>
          <w:delText xml:space="preserve"> </w:delText>
        </w:r>
      </w:del>
      <w:del w:id="25587" w:author="PR Preview" w:date="2026-01-01T00:00:00Z">
        <w:r>
          <w:delText xml:space="preserve">be a</w:delText>
        </w:r>
      </w:del>
      <w:del w:id="25588" w:author="PR Preview" w:date="2026-01-01T00:00:00Z">
        <w:r>
          <w:delText xml:space="preserve"> </w:delText>
        </w:r>
      </w:del>
      <m:oMath>
        <m:r>
          <m:t>p</m:t>
        </m:r>
        <m:r>
          <m:rPr>
            <m:sty m:val="p"/>
          </m:rPr>
          <m:t>×</m:t>
        </m:r>
        <m:r>
          <m:t>p</m:t>
        </m:r>
      </m:oMath>
      <w:del w:id="25589" w:author="PR Preview" w:date="2026-01-01T00:00:00Z">
        <w:r>
          <w:delText xml:space="preserve"> </w:delText>
        </w:r>
      </w:del>
      <w:del w:id="25590" w:author="PR Preview" w:date="2026-01-01T00:00:00Z">
        <w:r>
          <w:delText xml:space="preserve">positive definite matrix (</w:delText>
        </w:r>
      </w:del>
      <w:hyperlink w:anchor="def-positive-definite">
        <w:del w:id="25591" w:author="PR Preview" w:date="2026-01-01T00:00:00Z">
          <w:r>
            <w:rPr>
              <w:rStyle w:val="Hyperlink"/>
            </w:rPr>
            <w:delText xml:space="preserve">Definition 86</w:delText>
          </w:r>
        </w:del>
      </w:hyperlink>
      <w:del w:id="25592" w:author="PR Preview" w:date="2026-01-01T00:00:00Z">
        <w:r>
          <w:delText xml:space="preserve">),</w:delText>
        </w:r>
      </w:del>
      <w:del w:id="25593" w:author="PR Preview" w:date="2026-01-01T00:00:00Z">
        <w:r>
          <w:delText xml:space="preserve"> </w:delText>
        </w:r>
      </w:del>
      <w:del w:id="25594" w:author="PR Preview" w:date="2026-01-01T00:00:00Z">
        <w:r>
          <w:delText xml:space="preserve">and for</w:delText>
        </w:r>
      </w:del>
      <w:del w:id="25595" w:author="PR Preview" w:date="2026-01-01T00:00:00Z">
        <w:r>
          <w:delText xml:space="preserve"> </w:delText>
        </w:r>
      </w:del>
      <m:oMath>
        <m:r>
          <m:t>1</m:t>
        </m:r>
        <m:r>
          <m:rPr>
            <m:sty m:val="p"/>
          </m:rPr>
          <m:t>≤</m:t>
        </m:r>
        <m:r>
          <m:t>k</m:t>
        </m:r>
        <m:r>
          <m:rPr>
            <m:sty m:val="p"/>
          </m:rPr>
          <m:t>≤</m:t>
        </m:r>
        <m:r>
          <m:t>p</m:t>
        </m:r>
      </m:oMath>
      <w:del w:id="25596" w:author="PR Preview" w:date="2026-01-01T00:00:00Z">
        <w:r>
          <w:delText xml:space="preserve"> </w:delText>
        </w:r>
      </w:del>
      <w:del w:id="25597" w:author="PR Preview" w:date="2026-01-01T00:00:00Z">
        <w:r>
          <w:delText xml:space="preserve">let</w:delText>
        </w:r>
      </w:del>
      <w:del w:id="25598" w:author="PR Preview" w:date="2026-01-01T00:00:00Z">
        <w:r>
          <w:delText xml:space="preserve"> </w:delText>
        </w:r>
      </w:del>
      <m:oMath>
        <m:sSub>
          <m:e>
            <m:r>
              <m:rPr>
                <m:sty m:val="bi"/>
              </m:rPr>
              <m:t>X</m:t>
            </m:r>
          </m:e>
          <m:sub>
            <m:r>
              <m:t>k</m:t>
            </m:r>
          </m:sub>
        </m:sSub>
      </m:oMath>
      <w:del w:id="25599" w:author="PR Preview" w:date="2026-01-01T00:00:00Z">
        <w:r>
          <w:delText xml:space="preserve"> </w:delText>
        </w:r>
      </w:del>
      <w:del w:id="25600" w:author="PR Preview" w:date="2026-01-01T00:00:00Z">
        <w:r>
          <w:delText xml:space="preserve">be its leading</w:delText>
        </w:r>
      </w:del>
      <w:del w:id="25601" w:author="PR Preview" w:date="2026-01-01T00:00:00Z">
        <w:r>
          <w:delText xml:space="preserve"> </w:delText>
        </w:r>
      </w:del>
      <m:oMath>
        <m:r>
          <m:t>k</m:t>
        </m:r>
        <m:r>
          <m:rPr>
            <m:sty m:val="p"/>
          </m:rPr>
          <m:t>×</m:t>
        </m:r>
        <m:r>
          <m:t>k</m:t>
        </m:r>
      </m:oMath>
      <w:del w:id="25602" w:author="PR Preview" w:date="2026-01-01T00:00:00Z">
        <w:r>
          <w:delText xml:space="preserve"> </w:delText>
        </w:r>
      </w:del>
      <w:del w:id="25603" w:author="PR Preview" w:date="2026-01-01T00:00:00Z">
        <w:r>
          <w:delText xml:space="preserve">block (</w:delText>
        </w:r>
      </w:del>
      <w:hyperlink w:anchor="def-block-matrix">
        <w:del w:id="25604" w:author="PR Preview" w:date="2026-01-01T00:00:00Z">
          <w:r>
            <w:rPr>
              <w:rStyle w:val="Hyperlink"/>
            </w:rPr>
            <w:delText xml:space="preserve">Definition 101</w:delText>
          </w:r>
        </w:del>
      </w:hyperlink>
      <w:del w:id="25605" w:author="PR Preview" w:date="2026-01-01T00:00:00Z">
        <w:r>
          <w:delText xml:space="preserve">),</w:delText>
        </w:r>
      </w:del>
      <w:del w:id="25606" w:author="PR Preview" w:date="2026-01-01T00:00:00Z">
        <w:r>
          <w:delText xml:space="preserve"> </w:delText>
        </w:r>
      </w:del>
      <w:del w:id="25607" w:author="PR Preview" w:date="2026-01-01T00:00:00Z">
        <w:r>
          <w:delText xml:space="preserve">with entries</w:delText>
        </w:r>
      </w:del>
      <w:del w:id="25608" w:author="PR Preview" w:date="2026-01-01T00:00:00Z">
        <w:r>
          <w:delText xml:space="preserve"> </w:delText>
        </w:r>
      </w:del>
      <m:oMath>
        <m:sSub>
          <m:e>
            <m:r>
              <m:t>x</m:t>
            </m:r>
          </m:e>
          <m:sub>
            <m:r>
              <m:t>i</m:t>
            </m:r>
            <m:r>
              <m:t>j</m:t>
            </m:r>
          </m:sub>
        </m:sSub>
      </m:oMath>
      <w:del w:id="25609" w:author="PR Preview" w:date="2026-01-01T00:00:00Z">
        <w:r>
          <w:delText xml:space="preserve"> </w:delText>
        </w:r>
      </w:del>
      <w:del w:id="25610" w:author="PR Preview" w:date="2026-01-01T00:00:00Z">
        <w:r>
          <w:delText xml:space="preserve">for</w:delText>
        </w:r>
      </w:del>
      <w:del w:id="25611" w:author="PR Preview" w:date="2026-01-01T00:00:00Z">
        <w:r>
          <w:delText xml:space="preserve"> </w:delText>
        </w:r>
      </w:del>
      <m:oMath>
        <m:r>
          <m:t>i</m:t>
        </m:r>
        <m:r>
          <m:rPr>
            <m:sty m:val="p"/>
          </m:rPr>
          <m:t>,</m:t>
        </m:r>
        <m:r>
          <m:t>j</m:t>
        </m:r>
        <m:r>
          <m:rPr>
            <m:sty m:val="p"/>
          </m:rPr>
          <m:t>≤</m:t>
        </m:r>
        <m:r>
          <m:t>k</m:t>
        </m:r>
      </m:oMath>
      <w:del w:id="25612" w:author="PR Preview" w:date="2026-01-01T00:00:00Z">
        <w:r>
          <w:delText xml:space="preserve">.</w:delText>
        </w:r>
      </w:del>
      <w:del w:id="25613" w:author="PR Preview" w:date="2026-01-01T00:00:00Z">
        <w:r>
          <w:delText xml:space="preserve"> </w:delText>
        </w:r>
      </w:del>
      <w:del w:id="25614" w:author="PR Preview" w:date="2026-01-01T00:00:00Z">
        <w:r>
          <w:delText xml:space="preserve">Then</w:delText>
        </w:r>
      </w:del>
      <w:del w:id="25615" w:author="PR Preview" w:date="2026-01-01T00:00:00Z">
        <w:r>
          <w:delText xml:space="preserve"> </w:delText>
        </w:r>
      </w:del>
      <m:oMath>
        <m:sSub>
          <m:e>
            <m:r>
              <m:rPr>
                <m:sty m:val="bi"/>
              </m:rPr>
              <m:t>X</m:t>
            </m:r>
          </m:e>
          <m:sub>
            <m:r>
              <m:t>k</m:t>
            </m:r>
          </m:sub>
        </m:sSub>
      </m:oMath>
      <w:del w:id="25616" w:author="PR Preview" w:date="2026-01-01T00:00:00Z">
        <w:r>
          <w:delText xml:space="preserve"> </w:delText>
        </w:r>
      </w:del>
      <w:del w:id="25617" w:author="PR Preview" w:date="2026-01-01T00:00:00Z">
        <w:r>
          <w:delText xml:space="preserve">is positive definite.</w:delText>
        </w:r>
      </w:del>
      <w:del w:id="25618" w:author="PR Preview" w:date="2026-01-01T00:00:00Z">
        <w:r>
          <w:delText xml:space="preserve"> </w:delText>
        </w:r>
      </w:del>
      <w:del w:id="25619" w:author="PR Preview" w:date="2026-01-01T00:00:00Z">
        <w:r>
          <w:delText xml:space="preserve">Also, every diagonal entry of a positive definite matrix is positive.</w:delText>
        </w:r>
      </w:del>
    </w:p>
    <w:p>
      <w:pPr>
        <w:pStyle w:val="BodyText"/>
      </w:pPr>
      <w:ins w:id="25620" w:author="PR Preview" w:date="2026-01-01T00:00:00Z">
        <w:r>
          <w:rPr>
            <w:b/>
            <w:bCs/>
          </w:rPr>
          <w:t xml:space="preserve">Definition 108 (Leading block of a square matrix)</w:t>
        </w:r>
      </w:ins>
      <w:ins w:id="25621" w:author="PR Preview" w:date="2026-01-01T00:00:00Z">
        <w:r>
          <w:t xml:space="preserve"> </w:t>
        </w:r>
      </w:ins>
      <w:ins w:id="25622" w:author="PR Preview" w:date="2026-01-01T00:00:00Z">
        <w:r>
          <w:t xml:space="preserve">When</w:t>
        </w:r>
      </w:ins>
      <w:ins w:id="25623" w:author="PR Preview" w:date="2026-01-01T00:00:00Z">
        <w:r>
          <w:t xml:space="preserve"> </w:t>
        </w:r>
      </w:ins>
      <m:oMath>
        <m:r>
          <m:rPr>
            <m:sty m:val="bi"/>
          </m:rPr>
          <m:t>X</m:t>
        </m:r>
      </m:oMath>
      <w:ins w:id="25624" w:author="PR Preview" w:date="2026-01-01T00:00:00Z">
        <w:r>
          <w:t xml:space="preserve"> </w:t>
        </w:r>
      </w:ins>
      <w:ins w:id="25625" w:author="PR Preview" w:date="2026-01-01T00:00:00Z">
        <w:r>
          <w:t xml:space="preserve">is</w:t>
        </w:r>
      </w:ins>
      <w:ins w:id="25626" w:author="PR Preview" w:date="2026-01-01T00:00:00Z">
        <w:r>
          <w:t xml:space="preserve"> </w:t>
        </w:r>
      </w:ins>
      <m:oMath>
        <m:r>
          <m:t>n</m:t>
        </m:r>
        <m:r>
          <m:rPr>
            <m:sty m:val="p"/>
          </m:rPr>
          <m:t>×</m:t>
        </m:r>
        <m:r>
          <m:t>n</m:t>
        </m:r>
      </m:oMath>
      <w:ins w:id="25627" w:author="PR Preview" w:date="2026-01-01T00:00:00Z">
        <w:r>
          <w:t xml:space="preserve"> </w:t>
        </w:r>
      </w:ins>
      <w:ins w:id="25628" w:author="PR Preview" w:date="2026-01-01T00:00:00Z">
        <w:r>
          <w:t xml:space="preserve">and</w:t>
        </w:r>
      </w:ins>
      <w:ins w:id="25629" w:author="PR Preview" w:date="2026-01-01T00:00:00Z">
        <w:r>
          <w:t xml:space="preserve"> </w:t>
        </w:r>
      </w:ins>
      <m:oMath>
        <m:r>
          <m:t>1</m:t>
        </m:r>
        <m:r>
          <m:rPr>
            <m:sty m:val="p"/>
          </m:rPr>
          <m:t>≤</m:t>
        </m:r>
        <m:r>
          <m:t>k</m:t>
        </m:r>
        <m:r>
          <m:rPr>
            <m:sty m:val="p"/>
          </m:rPr>
          <m:t>≤</m:t>
        </m:r>
        <m:r>
          <m:t>n</m:t>
        </m:r>
      </m:oMath>
      <w:ins w:id="25630" w:author="PR Preview" w:date="2026-01-01T00:00:00Z">
        <w:r>
          <w:t xml:space="preserve">,</w:t>
        </w:r>
      </w:ins>
      <w:ins w:id="25631" w:author="PR Preview" w:date="2026-01-01T00:00:00Z">
        <w:r>
          <w:t xml:space="preserve"> </w:t>
        </w:r>
      </w:ins>
      <w:ins w:id="25632" w:author="PR Preview" w:date="2026-01-01T00:00:00Z">
        <w:r>
          <w:t xml:space="preserve">the</w:t>
        </w:r>
      </w:ins>
      <w:ins w:id="25633" w:author="PR Preview" w:date="2026-01-01T00:00:00Z">
        <w:r>
          <w:t xml:space="preserve"> </w:t>
        </w:r>
      </w:ins>
      <m:oMath>
        <m:r>
          <m:t>k</m:t>
        </m:r>
        <m:r>
          <m:rPr>
            <m:sty m:val="p"/>
          </m:rPr>
          <m:t>×</m:t>
        </m:r>
        <m:r>
          <m:t>k</m:t>
        </m:r>
      </m:oMath>
      <w:ins w:id="25634" w:author="PR Preview" w:date="2026-01-01T00:00:00Z">
        <w:r>
          <w:t xml:space="preserve"> </w:t>
        </w:r>
      </w:ins>
      <w:ins w:id="25635" w:author="PR Preview" w:date="2026-01-01T00:00:00Z">
        <w:r>
          <w:t xml:space="preserve">matrix of the entries</w:t>
        </w:r>
      </w:ins>
      <w:ins w:id="25636" w:author="PR Preview" w:date="2026-01-01T00:00:00Z">
        <w:r>
          <w:t xml:space="preserve"> </w:t>
        </w:r>
      </w:ins>
      <m:oMath>
        <m:sSub>
          <m:e>
            <m:r>
              <m:t>x</m:t>
            </m:r>
          </m:e>
          <m:sub>
            <m:r>
              <m:t>i</m:t>
            </m:r>
            <m:r>
              <m:t>j</m:t>
            </m:r>
          </m:sub>
        </m:sSub>
      </m:oMath>
      <w:ins w:id="25637" w:author="PR Preview" w:date="2026-01-01T00:00:00Z">
        <w:r>
          <w:t xml:space="preserve"> </w:t>
        </w:r>
      </w:ins>
      <w:ins w:id="25638" w:author="PR Preview" w:date="2026-01-01T00:00:00Z">
        <w:r>
          <w:t xml:space="preserve">with</w:t>
        </w:r>
      </w:ins>
      <w:ins w:id="25639" w:author="PR Preview" w:date="2026-01-01T00:00:00Z">
        <w:r>
          <w:t xml:space="preserve"> </w:t>
        </w:r>
      </w:ins>
      <m:oMath>
        <m:r>
          <m:t>i</m:t>
        </m:r>
        <m:r>
          <m:rPr>
            <m:sty m:val="p"/>
          </m:rPr>
          <m:t>,</m:t>
        </m:r>
        <m:r>
          <m:t>j</m:t>
        </m:r>
        <m:r>
          <m:rPr>
            <m:sty m:val="p"/>
          </m:rPr>
          <m:t>≤</m:t>
        </m:r>
        <m:r>
          <m:t>k</m:t>
        </m:r>
      </m:oMath>
      <w:ins w:id="25640" w:author="PR Preview" w:date="2026-01-01T00:00:00Z">
        <w:r>
          <w:t xml:space="preserve"> </w:t>
        </w:r>
      </w:ins>
      <w:ins w:id="25641" w:author="PR Preview" w:date="2026-01-01T00:00:00Z">
        <w:r>
          <w:t xml:space="preserve">is the</w:t>
        </w:r>
      </w:ins>
      <w:ins w:id="25642" w:author="PR Preview" w:date="2026-01-01T00:00:00Z">
        <w:r>
          <w:t xml:space="preserve"> </w:t>
        </w:r>
      </w:ins>
      <w:ins w:id="25643" w:author="PR Preview" w:date="2026-01-01T00:00:00Z">
        <w:r>
          <w:rPr>
            <w:b/>
            <w:bCs/>
          </w:rPr>
          <w:t xml:space="preserve">leading</w:t>
        </w:r>
      </w:ins>
      <w:ins w:id="25644" w:author="PR Preview" w:date="2026-01-01T00:00:00Z">
        <w:r>
          <w:t xml:space="preserve"> </w:t>
        </w:r>
      </w:ins>
      <w:ins w:id="25645" w:author="PR Preview" w:date="2026-01-01T00:00:00Z">
        <w:r>
          <w:t xml:space="preserve">(or</w:t>
        </w:r>
      </w:ins>
      <w:ins w:id="25646" w:author="PR Preview" w:date="2026-01-01T00:00:00Z">
        <w:r>
          <w:t xml:space="preserve"> </w:t>
        </w:r>
      </w:ins>
      <w:ins w:id="25647" w:author="PR Preview" w:date="2026-01-01T00:00:00Z">
        <w:r>
          <w:rPr>
            <w:b/>
            <w:bCs/>
          </w:rPr>
          <w:t xml:space="preserve">top-left</w:t>
        </w:r>
      </w:ins>
      <w:ins w:id="25648" w:author="PR Preview" w:date="2026-01-01T00:00:00Z">
        <w:r>
          <w:t xml:space="preserve">)</w:t>
        </w:r>
      </w:ins>
      <w:ins w:id="25649" w:author="PR Preview" w:date="2026-01-01T00:00:00Z">
        <w:r>
          <w:t xml:space="preserve"> </w:t>
        </w:r>
      </w:ins>
      <m:oMath>
        <m:r>
          <m:t>k</m:t>
        </m:r>
        <m:r>
          <m:rPr>
            <m:sty m:val="p"/>
          </m:rPr>
          <m:t>×</m:t>
        </m:r>
        <m:r>
          <m:t>k</m:t>
        </m:r>
      </m:oMath>
      <w:ins w:id="25650" w:author="PR Preview" w:date="2026-01-01T00:00:00Z">
        <w:r>
          <w:t xml:space="preserve"> </w:t>
        </w:r>
      </w:ins>
      <w:ins w:id="25651" w:author="PR Preview" w:date="2026-01-01T00:00:00Z">
        <w:r>
          <w:rPr>
            <w:b/>
            <w:bCs/>
          </w:rPr>
          <w:t xml:space="preserve">block</w:t>
        </w:r>
      </w:ins>
      <w:ins w:id="25652" w:author="PR Preview" w:date="2026-01-01T00:00:00Z">
        <w:r>
          <w:t xml:space="preserve"> </w:t>
        </w:r>
      </w:ins>
      <w:ins w:id="25653" w:author="PR Preview" w:date="2026-01-01T00:00:00Z">
        <w:r>
          <w:t xml:space="preserve">of</w:t>
        </w:r>
      </w:ins>
      <w:ins w:id="25654" w:author="PR Preview" w:date="2026-01-01T00:00:00Z">
        <w:r>
          <w:t xml:space="preserve"> </w:t>
        </w:r>
      </w:ins>
      <m:oMath>
        <m:r>
          <m:rPr>
            <m:sty m:val="bi"/>
          </m:rPr>
          <m:t>X</m:t>
        </m:r>
      </m:oMath>
      <w:ins w:id="25655" w:author="PR Preview" w:date="2026-01-01T00:00:00Z">
        <w:r>
          <w:t xml:space="preserve">;</w:t>
        </w:r>
      </w:ins>
      <w:ins w:id="25656" w:author="PR Preview" w:date="2026-01-01T00:00:00Z">
        <w:r>
          <w:t xml:space="preserve"> </w:t>
        </w:r>
      </w:ins>
      <w:ins w:id="25657" w:author="PR Preview" w:date="2026-01-01T00:00:00Z">
        <w:r>
          <w:t xml:space="preserve">for</w:t>
        </w:r>
      </w:ins>
      <w:ins w:id="25658" w:author="PR Preview" w:date="2026-01-01T00:00:00Z">
        <w:r>
          <w:t xml:space="preserve"> </w:t>
        </w:r>
      </w:ins>
      <m:oMath>
        <m:r>
          <m:t>k</m:t>
        </m:r>
        <m:r>
          <m:rPr>
            <m:sty m:val="p"/>
          </m:rPr>
          <m:t>&lt;</m:t>
        </m:r>
        <m:r>
          <m:t>n</m:t>
        </m:r>
      </m:oMath>
      <w:ins w:id="25659" w:author="PR Preview" w:date="2026-01-01T00:00:00Z">
        <w:r>
          <w:t xml:space="preserve"> </w:t>
        </w:r>
      </w:ins>
      <w:ins w:id="25660" w:author="PR Preview" w:date="2026-01-01T00:00:00Z">
        <w:r>
          <w:t xml:space="preserve">it is the block</w:t>
        </w:r>
      </w:ins>
      <w:ins w:id="25661" w:author="PR Preview" w:date="2026-01-01T00:00:00Z">
        <w:r>
          <w:t xml:space="preserve"> </w:t>
        </w:r>
      </w:ins>
      <m:oMath>
        <m:r>
          <m:rPr>
            <m:sty m:val="bi"/>
          </m:rPr>
          <m:t>A</m:t>
        </m:r>
      </m:oMath>
      <w:ins w:id="25662" w:author="PR Preview" w:date="2026-01-01T00:00:00Z">
        <w:r>
          <w:t xml:space="preserve"> </w:t>
        </w:r>
      </w:ins>
      <w:ins w:id="25663" w:author="PR Preview" w:date="2026-01-01T00:00:00Z">
        <w:r>
          <w:t xml:space="preserve">of</w:t>
        </w:r>
      </w:ins>
      <w:ins w:id="25664" w:author="PR Preview" w:date="2026-01-01T00:00:00Z">
        <w:r>
          <w:t xml:space="preserve"> </w:t>
        </w:r>
      </w:ins>
      <w:hyperlink w:anchor="def-block-matrix">
        <w:ins w:id="25665" w:author="PR Preview" w:date="2026-01-01T00:00:00Z">
          <w:r>
            <w:rPr>
              <w:rStyle w:val="Hyperlink"/>
            </w:rPr>
            <w:t xml:space="preserve">Definition 107</w:t>
          </w:r>
        </w:ins>
      </w:hyperlink>
      <w:ins w:id="25666" w:author="PR Preview" w:date="2026-01-01T00:00:00Z">
        <w:r>
          <w:t xml:space="preserve"> </w:t>
        </w:r>
      </w:ins>
      <w:ins w:id="25667" w:author="PR Preview" w:date="2026-01-01T00:00:00Z">
        <w:r>
          <w:t xml:space="preserve">with</w:t>
        </w:r>
      </w:ins>
      <w:ins w:id="25668" w:author="PR Preview" w:date="2026-01-01T00:00:00Z">
        <w:r>
          <w:t xml:space="preserve"> </w:t>
        </w:r>
      </w:ins>
      <m:oMath>
        <m:r>
          <m:t>l</m:t>
        </m:r>
        <m:r>
          <m:rPr>
            <m:sty m:val="p"/>
          </m:rPr>
          <m:t>=</m:t>
        </m:r>
        <m:r>
          <m:t>k</m:t>
        </m:r>
      </m:oMath>
      <w:ins w:id="25669" w:author="PR Preview" w:date="2026-01-01T00:00:00Z">
        <w:r>
          <w:t xml:space="preserve">,</w:t>
        </w:r>
      </w:ins>
      <w:ins w:id="25670" w:author="PR Preview" w:date="2026-01-01T00:00:00Z">
        <w:r>
          <w:t xml:space="preserve"> </w:t>
        </w:r>
      </w:ins>
      <w:ins w:id="25671" w:author="PR Preview" w:date="2026-01-01T00:00:00Z">
        <w:r>
          <w:t xml:space="preserve">and for</w:t>
        </w:r>
      </w:ins>
      <w:ins w:id="25672" w:author="PR Preview" w:date="2026-01-01T00:00:00Z">
        <w:r>
          <w:t xml:space="preserve"> </w:t>
        </w:r>
      </w:ins>
      <m:oMath>
        <m:r>
          <m:t>k</m:t>
        </m:r>
        <m:r>
          <m:rPr>
            <m:sty m:val="p"/>
          </m:rPr>
          <m:t>=</m:t>
        </m:r>
        <m:r>
          <m:t>n</m:t>
        </m:r>
      </m:oMath>
      <w:ins w:id="25673" w:author="PR Preview" w:date="2026-01-01T00:00:00Z">
        <w:r>
          <w:t xml:space="preserve"> </w:t>
        </w:r>
      </w:ins>
      <w:ins w:id="25674" w:author="PR Preview" w:date="2026-01-01T00:00:00Z">
        <w:r>
          <w:t xml:space="preserve">it is</w:t>
        </w:r>
      </w:ins>
      <w:ins w:id="25675" w:author="PR Preview" w:date="2026-01-01T00:00:00Z">
        <w:r>
          <w:t xml:space="preserve"> </w:t>
        </w:r>
      </w:ins>
      <m:oMath>
        <m:r>
          <m:rPr>
            <m:sty m:val="bi"/>
          </m:rPr>
          <m:t>X</m:t>
        </m:r>
      </m:oMath>
      <w:ins w:id="25676" w:author="PR Preview" w:date="2026-01-01T00:00:00Z">
        <w:r>
          <w:t xml:space="preserve"> </w:t>
        </w:r>
      </w:ins>
      <w:ins w:id="25677" w:author="PR Preview" w:date="2026-01-01T00:00:00Z">
        <w:r>
          <w:t xml:space="preserve">itself.</w:t>
        </w:r>
      </w:ins>
    </w:p>
    <w:bookmarkEnd w:id="622"/>
    <w:bookmarkStart w:id="623" w:name="thm-pd-submatrix"/>
    <w:p>
      <w:pPr>
        <w:pStyle w:val="BodyText"/>
      </w:pPr>
      <w:ins w:id="25678" w:author="PR Preview" w:date="2026-01-01T00:00:00Z">
        <w:r>
          <w:rPr>
            <w:b/>
            <w:bCs/>
          </w:rPr>
          <w:t xml:space="preserve">Theorem 113 (Leading blocks of a positive definite matrix are positive definite)</w:t>
        </w:r>
      </w:ins>
      <w:ins w:id="25679" w:author="PR Preview" w:date="2026-01-01T00:00:00Z">
        <w:r>
          <w:t xml:space="preserve"> </w:t>
        </w:r>
      </w:ins>
      <w:ins w:id="25680" w:author="PR Preview" w:date="2026-01-01T00:00:00Z">
        <w:r>
          <w:t xml:space="preserve">Let</w:t>
        </w:r>
      </w:ins>
      <w:ins w:id="25681" w:author="PR Preview" w:date="2026-01-01T00:00:00Z">
        <w:r>
          <w:t xml:space="preserve"> </w:t>
        </w:r>
      </w:ins>
      <m:oMath>
        <m:r>
          <m:rPr>
            <m:sty m:val="bi"/>
          </m:rPr>
          <m:t>X</m:t>
        </m:r>
      </m:oMath>
      <w:ins w:id="25682" w:author="PR Preview" w:date="2026-01-01T00:00:00Z">
        <w:r>
          <w:t xml:space="preserve"> </w:t>
        </w:r>
      </w:ins>
      <w:ins w:id="25683" w:author="PR Preview" w:date="2026-01-01T00:00:00Z">
        <w:r>
          <w:t xml:space="preserve">be a</w:t>
        </w:r>
      </w:ins>
      <w:ins w:id="25684" w:author="PR Preview" w:date="2026-01-01T00:00:00Z">
        <w:r>
          <w:t xml:space="preserve"> </w:t>
        </w:r>
      </w:ins>
      <m:oMath>
        <m:r>
          <m:t>p</m:t>
        </m:r>
        <m:r>
          <m:rPr>
            <m:sty m:val="p"/>
          </m:rPr>
          <m:t>×</m:t>
        </m:r>
        <m:r>
          <m:t>p</m:t>
        </m:r>
      </m:oMath>
      <w:ins w:id="25685" w:author="PR Preview" w:date="2026-01-01T00:00:00Z">
        <w:r>
          <w:t xml:space="preserve"> </w:t>
        </w:r>
      </w:ins>
      <w:ins w:id="25686" w:author="PR Preview" w:date="2026-01-01T00:00:00Z">
        <w:r>
          <w:t xml:space="preserve">positive definite matrix (</w:t>
        </w:r>
      </w:ins>
      <w:hyperlink w:anchor="def-positive-definite">
        <w:ins w:id="25687" w:author="PR Preview" w:date="2026-01-01T00:00:00Z">
          <w:r>
            <w:rPr>
              <w:rStyle w:val="Hyperlink"/>
            </w:rPr>
            <w:t xml:space="preserve">Definition 91</w:t>
          </w:r>
        </w:ins>
      </w:hyperlink>
      <w:ins w:id="25688" w:author="PR Preview" w:date="2026-01-01T00:00:00Z">
        <w:r>
          <w:t xml:space="preserve">),</w:t>
        </w:r>
      </w:ins>
      <w:ins w:id="25689" w:author="PR Preview" w:date="2026-01-01T00:00:00Z">
        <w:r>
          <w:t xml:space="preserve"> </w:t>
        </w:r>
      </w:ins>
      <w:ins w:id="25690" w:author="PR Preview" w:date="2026-01-01T00:00:00Z">
        <w:r>
          <w:t xml:space="preserve">and for</w:t>
        </w:r>
      </w:ins>
      <w:ins w:id="25691" w:author="PR Preview" w:date="2026-01-01T00:00:00Z">
        <w:r>
          <w:t xml:space="preserve"> </w:t>
        </w:r>
      </w:ins>
      <m:oMath>
        <m:r>
          <m:t>1</m:t>
        </m:r>
        <m:r>
          <m:rPr>
            <m:sty m:val="p"/>
          </m:rPr>
          <m:t>≤</m:t>
        </m:r>
        <m:r>
          <m:t>k</m:t>
        </m:r>
        <m:r>
          <m:rPr>
            <m:sty m:val="p"/>
          </m:rPr>
          <m:t>≤</m:t>
        </m:r>
        <m:r>
          <m:t>p</m:t>
        </m:r>
      </m:oMath>
      <w:ins w:id="25692" w:author="PR Preview" w:date="2026-01-01T00:00:00Z">
        <w:r>
          <w:t xml:space="preserve"> </w:t>
        </w:r>
      </w:ins>
      <w:ins w:id="25693" w:author="PR Preview" w:date="2026-01-01T00:00:00Z">
        <w:r>
          <w:t xml:space="preserve">let</w:t>
        </w:r>
      </w:ins>
      <w:ins w:id="25694" w:author="PR Preview" w:date="2026-01-01T00:00:00Z">
        <w:r>
          <w:t xml:space="preserve"> </w:t>
        </w:r>
      </w:ins>
      <m:oMath>
        <m:sSub>
          <m:e>
            <m:r>
              <m:rPr>
                <m:sty m:val="bi"/>
              </m:rPr>
              <m:t>X</m:t>
            </m:r>
          </m:e>
          <m:sub>
            <m:r>
              <m:t>k</m:t>
            </m:r>
          </m:sub>
        </m:sSub>
      </m:oMath>
      <w:ins w:id="25695" w:author="PR Preview" w:date="2026-01-01T00:00:00Z">
        <w:r>
          <w:t xml:space="preserve"> </w:t>
        </w:r>
      </w:ins>
      <w:ins w:id="25696" w:author="PR Preview" w:date="2026-01-01T00:00:00Z">
        <w:r>
          <w:t xml:space="preserve">be its leading</w:t>
        </w:r>
      </w:ins>
      <w:ins w:id="25697" w:author="PR Preview" w:date="2026-01-01T00:00:00Z">
        <w:r>
          <w:t xml:space="preserve"> </w:t>
        </w:r>
      </w:ins>
      <m:oMath>
        <m:r>
          <m:t>k</m:t>
        </m:r>
        <m:r>
          <m:rPr>
            <m:sty m:val="p"/>
          </m:rPr>
          <m:t>×</m:t>
        </m:r>
        <m:r>
          <m:t>k</m:t>
        </m:r>
      </m:oMath>
      <w:ins w:id="25698" w:author="PR Preview" w:date="2026-01-01T00:00:00Z">
        <w:r>
          <w:t xml:space="preserve"> </w:t>
        </w:r>
      </w:ins>
      <w:ins w:id="25699" w:author="PR Preview" w:date="2026-01-01T00:00:00Z">
        <w:r>
          <w:t xml:space="preserve">block (</w:t>
        </w:r>
      </w:ins>
      <w:hyperlink w:anchor="def-block-matrix">
        <w:ins w:id="25700" w:author="PR Preview" w:date="2026-01-01T00:00:00Z">
          <w:r>
            <w:rPr>
              <w:rStyle w:val="Hyperlink"/>
            </w:rPr>
            <w:t xml:space="preserve">Definition 107</w:t>
          </w:r>
        </w:ins>
      </w:hyperlink>
      <w:ins w:id="25701" w:author="PR Preview" w:date="2026-01-01T00:00:00Z">
        <w:r>
          <w:t xml:space="preserve">),</w:t>
        </w:r>
      </w:ins>
      <w:ins w:id="25702" w:author="PR Preview" w:date="2026-01-01T00:00:00Z">
        <w:r>
          <w:t xml:space="preserve"> </w:t>
        </w:r>
      </w:ins>
      <w:ins w:id="25703" w:author="PR Preview" w:date="2026-01-01T00:00:00Z">
        <w:r>
          <w:t xml:space="preserve">with entries</w:t>
        </w:r>
      </w:ins>
      <w:ins w:id="25704" w:author="PR Preview" w:date="2026-01-01T00:00:00Z">
        <w:r>
          <w:t xml:space="preserve"> </w:t>
        </w:r>
      </w:ins>
      <m:oMath>
        <m:sSub>
          <m:e>
            <m:r>
              <m:t>x</m:t>
            </m:r>
          </m:e>
          <m:sub>
            <m:r>
              <m:t>i</m:t>
            </m:r>
            <m:r>
              <m:t>j</m:t>
            </m:r>
          </m:sub>
        </m:sSub>
      </m:oMath>
      <w:ins w:id="25705" w:author="PR Preview" w:date="2026-01-01T00:00:00Z">
        <w:r>
          <w:t xml:space="preserve"> </w:t>
        </w:r>
      </w:ins>
      <w:ins w:id="25706" w:author="PR Preview" w:date="2026-01-01T00:00:00Z">
        <w:r>
          <w:t xml:space="preserve">for</w:t>
        </w:r>
      </w:ins>
      <w:ins w:id="25707" w:author="PR Preview" w:date="2026-01-01T00:00:00Z">
        <w:r>
          <w:t xml:space="preserve"> </w:t>
        </w:r>
      </w:ins>
      <m:oMath>
        <m:r>
          <m:t>i</m:t>
        </m:r>
        <m:r>
          <m:rPr>
            <m:sty m:val="p"/>
          </m:rPr>
          <m:t>,</m:t>
        </m:r>
        <m:r>
          <m:t>j</m:t>
        </m:r>
        <m:r>
          <m:rPr>
            <m:sty m:val="p"/>
          </m:rPr>
          <m:t>≤</m:t>
        </m:r>
        <m:r>
          <m:t>k</m:t>
        </m:r>
      </m:oMath>
      <w:ins w:id="25708" w:author="PR Preview" w:date="2026-01-01T00:00:00Z">
        <w:r>
          <w:t xml:space="preserve">.</w:t>
        </w:r>
      </w:ins>
      <w:ins w:id="25709" w:author="PR Preview" w:date="2026-01-01T00:00:00Z">
        <w:r>
          <w:t xml:space="preserve"> </w:t>
        </w:r>
      </w:ins>
      <w:ins w:id="25710" w:author="PR Preview" w:date="2026-01-01T00:00:00Z">
        <w:r>
          <w:t xml:space="preserve">Then</w:t>
        </w:r>
      </w:ins>
      <w:ins w:id="25711" w:author="PR Preview" w:date="2026-01-01T00:00:00Z">
        <w:r>
          <w:t xml:space="preserve"> </w:t>
        </w:r>
      </w:ins>
      <m:oMath>
        <m:sSub>
          <m:e>
            <m:r>
              <m:rPr>
                <m:sty m:val="bi"/>
              </m:rPr>
              <m:t>X</m:t>
            </m:r>
          </m:e>
          <m:sub>
            <m:r>
              <m:t>k</m:t>
            </m:r>
          </m:sub>
        </m:sSub>
      </m:oMath>
      <w:ins w:id="25712" w:author="PR Preview" w:date="2026-01-01T00:00:00Z">
        <w:r>
          <w:t xml:space="preserve"> </w:t>
        </w:r>
      </w:ins>
      <w:ins w:id="25713" w:author="PR Preview" w:date="2026-01-01T00:00:00Z">
        <w:r>
          <w:t xml:space="preserve">is positive definite.</w:t>
        </w:r>
      </w:ins>
      <w:ins w:id="25714" w:author="PR Preview" w:date="2026-01-01T00:00:00Z">
        <w:r>
          <w:t xml:space="preserve"> </w:t>
        </w:r>
      </w:ins>
      <w:ins w:id="25715" w:author="PR Preview" w:date="2026-01-01T00:00:00Z">
        <w:r>
          <w:t xml:space="preserve">Also, every diagonal entry of a positive definite matrix is positive.</w:t>
        </w:r>
      </w:ins>
    </w:p>
    <w:bookmarkEnd w:id="62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24" w:name="exm-pd-submatrix"/>
    <w:p>
      <w:pPr>
        <w:pStyle w:val="FirstParagraph"/>
      </w:pPr>
      <w:del w:id="25716" w:author="PR Preview" w:date="2026-01-01T00:00:00Z">
        <w:r>
          <w:rPr>
            <w:b/>
            <w:bCs/>
          </w:rPr>
          <w:delText xml:space="preserve">Example 201 (A quick necessary test)</w:delText>
        </w:r>
      </w:del>
      <w:del w:id="2571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5718" w:author="PR Preview" w:date="2026-01-01T00:00:00Z">
        <w:r>
          <w:delText xml:space="preserve"> </w:delText>
        </w:r>
      </w:del>
      <w:del w:id="25719" w:author="PR Preview" w:date="2026-01-01T00:00:00Z">
        <w:r>
          <w:delText xml:space="preserve">is positive definite (</w:delText>
        </w:r>
      </w:del>
      <w:hyperlink w:anchor="exm-pd-operations">
        <w:del w:id="25720" w:author="PR Preview" w:date="2026-01-01T00:00:00Z">
          <w:r>
            <w:rPr>
              <w:rStyle w:val="Hyperlink"/>
            </w:rPr>
            <w:delText xml:space="preserve">Example 199</w:delText>
          </w:r>
        </w:del>
      </w:hyperlink>
      <w:del w:id="25721" w:author="PR Preview" w:date="2026-01-01T00:00:00Z">
        <w:r>
          <w:delText xml:space="preserve">),</w:delText>
        </w:r>
      </w:del>
      <w:del w:id="25722" w:author="PR Preview" w:date="2026-01-01T00:00:00Z">
        <w:r>
          <w:delText xml:space="preserve"> </w:delText>
        </w:r>
      </w:del>
      <w:del w:id="25723" w:author="PR Preview" w:date="2026-01-01T00:00:00Z">
        <w:r>
          <w:delText xml:space="preserve">and its diagonal entries</w:delText>
        </w:r>
      </w:del>
      <w:del w:id="25724" w:author="PR Preview" w:date="2026-01-01T00:00:00Z">
        <w:r>
          <w:delText xml:space="preserve"> </w:delText>
        </w:r>
      </w:del>
      <m:oMath>
        <m:r>
          <m:t>2</m:t>
        </m:r>
        <m:r>
          <m:rPr>
            <m:sty m:val="p"/>
          </m:rPr>
          <m:t>,</m:t>
        </m:r>
        <m:r>
          <m:t>2</m:t>
        </m:r>
      </m:oMath>
      <w:del w:id="25725" w:author="PR Preview" w:date="2026-01-01T00:00:00Z">
        <w:r>
          <w:delText xml:space="preserve"> </w:delText>
        </w:r>
      </w:del>
      <w:del w:id="25726" w:author="PR Preview" w:date="2026-01-01T00:00:00Z">
        <w:r>
          <w:delText xml:space="preserve">and its</w:delText>
        </w:r>
      </w:del>
      <w:del w:id="25727" w:author="PR Preview" w:date="2026-01-01T00:00:00Z">
        <w:r>
          <w:delText xml:space="preserve"> </w:delText>
        </w:r>
      </w:del>
      <m:oMath>
        <m:r>
          <m:t>1</m:t>
        </m:r>
        <m:r>
          <m:rPr>
            <m:sty m:val="p"/>
          </m:rPr>
          <m:t>×</m:t>
        </m:r>
        <m:r>
          <m:t>1</m:t>
        </m:r>
      </m:oMath>
      <w:del w:id="25728" w:author="PR Preview" w:date="2026-01-01T00:00:00Z">
        <w:r>
          <w:delText xml:space="preserve"> </w:delText>
        </w:r>
      </w:del>
      <w:del w:id="25729" w:author="PR Preview" w:date="2026-01-01T00:00:00Z">
        <w:r>
          <w:delText xml:space="preserve">leading block</w:delText>
        </w:r>
      </w:del>
      <w:del w:id="25730" w:author="PR Preview" w:date="2026-01-01T00:00:00Z">
        <w:r>
          <w:delText xml:space="preserve"> </w:delText>
        </w:r>
      </w:del>
      <m:oMath>
        <m:r>
          <m:rPr>
            <m:sty m:val="p"/>
          </m:rPr>
          <m:t>[</m:t>
        </m:r>
        <m:r>
          <m:t>2</m:t>
        </m:r>
        <m:r>
          <m:rPr>
            <m:sty m:val="p"/>
          </m:rPr>
          <m:t>]</m:t>
        </m:r>
      </m:oMath>
      <w:del w:id="25731" w:author="PR Preview" w:date="2026-01-01T00:00:00Z">
        <w:r>
          <w:delText xml:space="preserve"> </w:delText>
        </w:r>
      </w:del>
      <w:del w:id="25732" w:author="PR Preview" w:date="2026-01-01T00:00:00Z">
        <w:r>
          <w:delText xml:space="preserve">are positive.</w:delText>
        </w:r>
      </w:del>
      <w:del w:id="25733" w:author="PR Preview" w:date="2026-01-01T00:00:00Z">
        <w:r>
          <w:delText xml:space="preserve"> </w:delText>
        </w:r>
      </w:del>
      <w:del w:id="25734" w:author="PR Preview" w:date="2026-01-01T00:00:00Z">
        <w:r>
          <w:delText xml:space="preserve">The test can only rule matrices out:</w:delText>
        </w:r>
      </w:del>
      <w:del w:id="25735" w:author="PR Preview" w:date="2026-01-01T00:00:00Z">
        <w:r>
          <w:delText xml:space="preserve"> </w:delText>
        </w:r>
      </w:del>
      <m:oMath>
        <m:r>
          <m:rPr>
            <m:sty m:val="p"/>
          </m:rPr>
          <m:t>−</m:t>
        </m:r>
        <m:sSub>
          <m:e>
            <m:r>
              <m:rPr>
                <m:sty m:val="bi"/>
              </m:rPr>
              <m:t>I</m:t>
            </m:r>
          </m:e>
          <m:sub>
            <m:r>
              <m:t>2</m:t>
            </m:r>
          </m:sub>
        </m:sSub>
      </m:oMath>
      <w:del w:id="25736" w:author="PR Preview" w:date="2026-01-01T00:00:00Z">
        <w:r>
          <w:delText xml:space="preserve"> </w:delText>
        </w:r>
      </w:del>
      <w:del w:id="25737" w:author="PR Preview" w:date="2026-01-01T00:00:00Z">
        <w:r>
          <w:delText xml:space="preserve">has negative diagonal entries, so it is not positive definite,</w:delText>
        </w:r>
      </w:del>
      <w:del w:id="25738" w:author="PR Preview" w:date="2026-01-01T00:00:00Z">
        <w:r>
          <w:delText xml:space="preserve"> </w:delText>
        </w:r>
      </w:del>
      <w:del w:id="25739" w:author="PR Preview" w:date="2026-01-01T00:00:00Z">
        <w:r>
          <w:delText xml:space="preserve">even though</w:delText>
        </w:r>
      </w:del>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del w:id="25740" w:author="PR Preview" w:date="2026-01-01T00:00:00Z">
        <w:r>
          <w:delText xml:space="preserve">(</w:delText>
        </w:r>
      </w:del>
      <w:hyperlink w:anchor="def-determinant">
        <w:del w:id="25741" w:author="PR Preview" w:date="2026-01-01T00:00:00Z">
          <w:r>
            <w:rPr>
              <w:rStyle w:val="Hyperlink"/>
            </w:rPr>
            <w:delText xml:space="preserve">Definition 88</w:delText>
          </w:r>
        </w:del>
      </w:hyperlink>
      <w:del w:id="25742" w:author="PR Preview" w:date="2026-01-01T00:00:00Z">
        <w:r>
          <w:delText xml:space="preserve">);</w:delText>
        </w:r>
      </w:del>
      <w:del w:id="25743" w:author="PR Preview" w:date="2026-01-01T00:00:00Z">
        <w:r>
          <w:delText xml:space="preserve"> </w:delText>
        </w:r>
      </w:del>
      <w:del w:id="25744" w:author="PR Preview" w:date="2026-01-01T00:00:00Z">
        <w:r>
          <w:delText xml:space="preserve">a positive determinant alone does not make a matrix positive definite.</w:delText>
        </w:r>
      </w:del>
      <w:del w:id="25745" w:author="PR Preview" w:date="2026-01-01T00:00:00Z">
        <w:r>
          <w:delText xml:space="preserve"> </w:delText>
        </w:r>
      </w:del>
      <w:del w:id="25746" w:author="PR Preview" w:date="2026-01-01T00:00:00Z">
        <w:r>
          <w:delText xml:space="preserve">And positive diagonal entries are not enough:</w:delText>
        </w:r>
      </w:del>
      <w:del w:id="25747"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5748" w:author="PR Preview" w:date="2026-01-01T00:00:00Z">
        <w:r>
          <w:delText xml:space="preserve"> </w:delText>
        </w:r>
      </w:del>
      <w:del w:id="25749" w:author="PR Preview" w:date="2026-01-01T00:00:00Z">
        <w:r>
          <w:delText xml:space="preserve">of</w:delText>
        </w:r>
      </w:del>
      <w:del w:id="25750" w:author="PR Preview" w:date="2026-01-01T00:00:00Z">
        <w:r>
          <w:delText xml:space="preserve"> </w:delText>
        </w:r>
      </w:del>
      <w:hyperlink w:anchor="exm-positive-definite">
        <w:del w:id="25751" w:author="PR Preview" w:date="2026-01-01T00:00:00Z">
          <w:r>
            <w:rPr>
              <w:rStyle w:val="Hyperlink"/>
            </w:rPr>
            <w:delText xml:space="preserve">Example 143</w:delText>
          </w:r>
        </w:del>
      </w:hyperlink>
      <w:del w:id="25752" w:author="PR Preview" w:date="2026-01-01T00:00:00Z">
        <w:r>
          <w:delText xml:space="preserve"> </w:delText>
        </w:r>
      </w:del>
      <w:del w:id="25753" w:author="PR Preview" w:date="2026-01-01T00:00:00Z">
        <w:r>
          <w:delText xml:space="preserve">has them</w:delText>
        </w:r>
      </w:del>
      <w:del w:id="25754" w:author="PR Preview" w:date="2026-01-01T00:00:00Z">
        <w:r>
          <w:delText xml:space="preserve"> </w:delText>
        </w:r>
      </w:del>
      <w:del w:id="25755" w:author="PR Preview" w:date="2026-01-01T00:00:00Z">
        <w:r>
          <w:delText xml:space="preserve">but is not positive definite.</w:delText>
        </w:r>
      </w:del>
    </w:p>
    <w:p>
      <w:pPr>
        <w:pStyle w:val="BodyText"/>
      </w:pPr>
      <w:del w:id="25756" w:author="PR Preview" w:date="2026-01-01T00:00:00Z">
        <w:r>
          <w:rPr>
            <w:b/>
            <w:bCs/>
          </w:rPr>
          <w:delText xml:space="preserve">Theorem 113 (The quadratic form of a block matrix)</w:delText>
        </w:r>
      </w:del>
      <w:del w:id="25757" w:author="PR Preview" w:date="2026-01-01T00:00:00Z">
        <w:r>
          <w:delText xml:space="preserve"> </w:delText>
        </w:r>
      </w:del>
      <w:del w:id="25758" w:author="PR Preview" w:date="2026-01-01T00:00:00Z">
        <w:r>
          <w:delText xml:space="preserve">Let</w:delText>
        </w:r>
      </w:del>
      <w:del w:id="25759" w:author="PR Preview" w:date="2026-01-01T00:00:00Z">
        <w:r>
          <w:delText xml:space="preserve"> </w:delText>
        </w:r>
      </w:del>
      <m:oMath>
        <m:r>
          <m:t>k</m:t>
        </m:r>
        <m:r>
          <m:rPr>
            <m:sty m:val="p"/>
          </m:rPr>
          <m:t>,</m:t>
        </m:r>
        <m:r>
          <m:t>m</m:t>
        </m:r>
        <m:r>
          <m:rPr>
            <m:sty m:val="p"/>
          </m:rPr>
          <m:t>≥</m:t>
        </m:r>
        <m:r>
          <m:t>1</m:t>
        </m:r>
      </m:oMath>
      <w:del w:id="25760" w:author="PR Preview" w:date="2026-01-01T00:00:00Z">
        <w:r>
          <w:delText xml:space="preserve">, let</w:delText>
        </w:r>
      </w:del>
      <w:del w:id="25761" w:author="PR Preview" w:date="2026-01-01T00:00:00Z">
        <w:r>
          <w:delText xml:space="preserve"> </w:delText>
        </w:r>
      </w:del>
      <m:oMath>
        <m:r>
          <m:rPr>
            <m:sty m:val="bi"/>
          </m:rPr>
          <m:t>A</m:t>
        </m:r>
      </m:oMath>
      <w:del w:id="25762" w:author="PR Preview" w:date="2026-01-01T00:00:00Z">
        <w:r>
          <w:delText xml:space="preserve"> </w:delText>
        </w:r>
      </w:del>
      <w:del w:id="25763" w:author="PR Preview" w:date="2026-01-01T00:00:00Z">
        <w:r>
          <w:delText xml:space="preserve">be a symmetric</w:delText>
        </w:r>
      </w:del>
      <w:del w:id="25764" w:author="PR Preview" w:date="2026-01-01T00:00:00Z">
        <w:r>
          <w:delText xml:space="preserve"> </w:delText>
        </w:r>
      </w:del>
      <m:oMath>
        <m:r>
          <m:t>k</m:t>
        </m:r>
        <m:r>
          <m:rPr>
            <m:sty m:val="p"/>
          </m:rPr>
          <m:t>×</m:t>
        </m:r>
        <m:r>
          <m:t>k</m:t>
        </m:r>
      </m:oMath>
      <w:del w:id="25765" w:author="PR Preview" w:date="2026-01-01T00:00:00Z">
        <w:r>
          <w:delText xml:space="preserve"> </w:delText>
        </w:r>
      </w:del>
      <w:del w:id="25766" w:author="PR Preview" w:date="2026-01-01T00:00:00Z">
        <w:r>
          <w:delText xml:space="preserve">matrix,</w:delText>
        </w:r>
      </w:del>
      <w:del w:id="25767" w:author="PR Preview" w:date="2026-01-01T00:00:00Z">
        <w:r>
          <w:delText xml:space="preserve"> </w:delText>
        </w:r>
      </w:del>
      <m:oMath>
        <m:r>
          <m:rPr>
            <m:sty m:val="bi"/>
          </m:rPr>
          <m:t>B</m:t>
        </m:r>
      </m:oMath>
      <w:del w:id="25768" w:author="PR Preview" w:date="2026-01-01T00:00:00Z">
        <w:r>
          <w:delText xml:space="preserve"> </w:delText>
        </w:r>
      </w:del>
      <w:del w:id="25769" w:author="PR Preview" w:date="2026-01-01T00:00:00Z">
        <w:r>
          <w:delText xml:space="preserve">a</w:delText>
        </w:r>
      </w:del>
      <w:del w:id="25770" w:author="PR Preview" w:date="2026-01-01T00:00:00Z">
        <w:r>
          <w:delText xml:space="preserve"> </w:delText>
        </w:r>
      </w:del>
      <m:oMath>
        <m:r>
          <m:t>k</m:t>
        </m:r>
        <m:r>
          <m:rPr>
            <m:sty m:val="p"/>
          </m:rPr>
          <m:t>×</m:t>
        </m:r>
        <m:r>
          <m:t>m</m:t>
        </m:r>
      </m:oMath>
      <w:del w:id="25771" w:author="PR Preview" w:date="2026-01-01T00:00:00Z">
        <w:r>
          <w:delText xml:space="preserve"> </w:delText>
        </w:r>
      </w:del>
      <w:del w:id="25772" w:author="PR Preview" w:date="2026-01-01T00:00:00Z">
        <w:r>
          <w:delText xml:space="preserve">matrix and</w:delText>
        </w:r>
      </w:del>
      <w:del w:id="25773" w:author="PR Preview" w:date="2026-01-01T00:00:00Z">
        <w:r>
          <w:delText xml:space="preserve"> </w:delText>
        </w:r>
      </w:del>
      <m:oMath>
        <m:r>
          <m:rPr>
            <m:sty m:val="bi"/>
          </m:rPr>
          <m:t>C</m:t>
        </m:r>
      </m:oMath>
      <w:del w:id="25774" w:author="PR Preview" w:date="2026-01-01T00:00:00Z">
        <w:r>
          <w:delText xml:space="preserve"> </w:delText>
        </w:r>
      </w:del>
      <w:del w:id="25775" w:author="PR Preview" w:date="2026-01-01T00:00:00Z">
        <w:r>
          <w:delText xml:space="preserve">a symmetric</w:delText>
        </w:r>
      </w:del>
      <w:del w:id="25776" w:author="PR Preview" w:date="2026-01-01T00:00:00Z">
        <w:r>
          <w:delText xml:space="preserve"> </w:delText>
        </w:r>
      </w:del>
      <m:oMath>
        <m:r>
          <m:t>m</m:t>
        </m:r>
        <m:r>
          <m:rPr>
            <m:sty m:val="p"/>
          </m:rPr>
          <m:t>×</m:t>
        </m:r>
        <m:r>
          <m:t>m</m:t>
        </m:r>
      </m:oMath>
      <w:del w:id="25777" w:author="PR Preview" w:date="2026-01-01T00:00:00Z">
        <w:r>
          <w:delText xml:space="preserve"> </w:delText>
        </w:r>
      </w:del>
      <w:del w:id="25778" w:author="PR Preview" w:date="2026-01-01T00:00:00Z">
        <w:r>
          <w:delText xml:space="preserve">matrix,</w:delText>
        </w:r>
      </w:del>
      <w:del w:id="25779" w:author="PR Preview" w:date="2026-01-01T00:00:00Z">
        <w:r>
          <w:delText xml:space="preserve"> </w:delText>
        </w:r>
      </w:del>
      <w:del w:id="25780" w:author="PR Preview" w:date="2026-01-01T00:00:00Z">
        <w:r>
          <w:delText xml:space="preserve">and let</w:delText>
        </w:r>
      </w:del>
      <w:del w:id="25781" w:author="PR Preview" w:date="2026-01-01T00:00:00Z">
        <w:r>
          <w:delText xml:space="preserve"> </w:delText>
        </w:r>
      </w:del>
      <m:oMath>
        <m:r>
          <m:rPr>
            <m:sty m:val="bi"/>
          </m:rPr>
          <m:t>X</m:t>
        </m:r>
      </m:oMath>
      <w:del w:id="25782" w:author="PR Preview" w:date="2026-01-01T00:00:00Z">
        <w:r>
          <w:delText xml:space="preserve"> </w:delText>
        </w:r>
      </w:del>
      <w:del w:id="25783" w:author="PR Preview" w:date="2026-01-01T00:00:00Z">
        <w:r>
          <w:delText xml:space="preserve">be the</w:delText>
        </w:r>
      </w:del>
      <w:del w:id="25784"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25785" w:author="PR Preview" w:date="2026-01-01T00:00:00Z">
        <w:r>
          <w:delText xml:space="preserve"> </w:delText>
        </w:r>
      </w:del>
      <w:del w:id="25786" w:author="PR Preview" w:date="2026-01-01T00:00:00Z">
        <w:r>
          <w:delText xml:space="preserve">block matrix (</w:delText>
        </w:r>
      </w:del>
      <w:hyperlink w:anchor="def-block-matrix">
        <w:del w:id="25787" w:author="PR Preview" w:date="2026-01-01T00:00:00Z">
          <w:r>
            <w:rPr>
              <w:rStyle w:val="Hyperlink"/>
            </w:rPr>
            <w:delText xml:space="preserve">Definition 101</w:delText>
          </w:r>
        </w:del>
      </w:hyperlink>
      <w:del w:id="25788" w:author="PR Preview" w:date="2026-01-01T00:00:00Z">
        <w:r>
          <w:delText xml:space="preserve">)</w:delText>
        </w:r>
      </w:del>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del w:id="25789" w:author="PR Preview" w:date="2026-01-01T00:00:00Z">
        <w:r>
          <w:delText xml:space="preserve">that is,</w:delText>
        </w:r>
      </w:del>
      <w:del w:id="25790" w:author="PR Preview" w:date="2026-01-01T00:00:00Z">
        <w:r>
          <w:delText xml:space="preserve"> </w:delText>
        </w:r>
      </w:del>
      <m:oMath>
        <m:sSub>
          <m:e>
            <m:r>
              <m:t>x</m:t>
            </m:r>
          </m:e>
          <m:sub>
            <m:r>
              <m:t>i</m:t>
            </m:r>
            <m:r>
              <m:t>j</m:t>
            </m:r>
          </m:sub>
        </m:sSub>
        <m:r>
          <m:rPr>
            <m:sty m:val="p"/>
          </m:rPr>
          <m:t>=</m:t>
        </m:r>
        <m:sSub>
          <m:e>
            <m:r>
              <m:t>a</m:t>
            </m:r>
          </m:e>
          <m:sub>
            <m:r>
              <m:t>i</m:t>
            </m:r>
            <m:r>
              <m:t>j</m:t>
            </m:r>
          </m:sub>
        </m:sSub>
      </m:oMath>
      <w:del w:id="25791" w:author="PR Preview" w:date="2026-01-01T00:00:00Z">
        <w:r>
          <w:delText xml:space="preserve">,</w:delText>
        </w:r>
      </w:del>
      <w:del w:id="25792" w:author="PR Preview" w:date="2026-01-01T00:00:00Z">
        <w:r>
          <w:delText xml:space="preserve"> </w:delText>
        </w:r>
      </w:del>
      <m:oMath>
        <m:sSub>
          <m:e>
            <m:r>
              <m:t>x</m:t>
            </m:r>
          </m:e>
          <m:sub>
            <m:r>
              <m:t>i</m:t>
            </m:r>
            <m:r>
              <m:rPr>
                <m:sty m:val="p"/>
              </m:rPr>
              <m:t>,</m:t>
            </m:r>
            <m:r>
              <m:t>k</m:t>
            </m:r>
            <m:r>
              <m:rPr>
                <m:sty m:val="p"/>
              </m:rPr>
              <m:t>+</m:t>
            </m:r>
            <m:r>
              <m:t>j</m:t>
            </m:r>
          </m:sub>
        </m:sSub>
        <m:r>
          <m:rPr>
            <m:sty m:val="p"/>
          </m:rPr>
          <m:t>=</m:t>
        </m:r>
        <m:sSub>
          <m:e>
            <m:r>
              <m:t>b</m:t>
            </m:r>
          </m:e>
          <m:sub>
            <m:r>
              <m:t>i</m:t>
            </m:r>
            <m:r>
              <m:t>j</m:t>
            </m:r>
          </m:sub>
        </m:sSub>
      </m:oMath>
      <w:del w:id="25793" w:author="PR Preview" w:date="2026-01-01T00:00:00Z">
        <w:r>
          <w:delText xml:space="preserve">,</w:delText>
        </w:r>
      </w:del>
      <w:del w:id="25794" w:author="PR Preview" w:date="2026-01-01T00:00:00Z">
        <w:r>
          <w:delText xml:space="preserve"> </w:delText>
        </w:r>
      </w:del>
      <m:oMath>
        <m:sSub>
          <m:e>
            <m:r>
              <m:t>x</m:t>
            </m:r>
          </m:e>
          <m:sub>
            <m:r>
              <m:t>k</m:t>
            </m:r>
            <m:r>
              <m:rPr>
                <m:sty m:val="p"/>
              </m:rPr>
              <m:t>+</m:t>
            </m:r>
            <m:r>
              <m:t>i</m:t>
            </m:r>
            <m:r>
              <m:rPr>
                <m:sty m:val="p"/>
              </m:rPr>
              <m:t>,</m:t>
            </m:r>
            <m:r>
              <m:t>j</m:t>
            </m:r>
          </m:sub>
        </m:sSub>
        <m:r>
          <m:rPr>
            <m:sty m:val="p"/>
          </m:rPr>
          <m:t>=</m:t>
        </m:r>
        <m:sSub>
          <m:e>
            <m:r>
              <m:t>b</m:t>
            </m:r>
          </m:e>
          <m:sub>
            <m:r>
              <m:t>j</m:t>
            </m:r>
            <m:r>
              <m:t>i</m:t>
            </m:r>
          </m:sub>
        </m:sSub>
      </m:oMath>
      <w:del w:id="25795" w:author="PR Preview" w:date="2026-01-01T00:00:00Z">
        <w:r>
          <w:delText xml:space="preserve"> </w:delText>
        </w:r>
      </w:del>
      <w:del w:id="25796" w:author="PR Preview" w:date="2026-01-01T00:00:00Z">
        <w:r>
          <w:delText xml:space="preserve">and</w:delText>
        </w:r>
      </w:del>
      <w:del w:id="25797" w:author="PR Preview" w:date="2026-01-01T00:00:00Z">
        <w:r>
          <w:delText xml:space="preserve"> </w:delText>
        </w:r>
      </w:del>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del w:id="25798" w:author="PR Preview" w:date="2026-01-01T00:00:00Z">
        <w:r>
          <w:delText xml:space="preserve"> </w:delText>
        </w:r>
      </w:del>
      <w:del w:id="25799" w:author="PR Preview" w:date="2026-01-01T00:00:00Z">
        <w:r>
          <w:delText xml:space="preserve">for indices in range.</w:delText>
        </w:r>
      </w:del>
      <w:del w:id="25800" w:author="PR Preview" w:date="2026-01-01T00:00:00Z">
        <w:r>
          <w:delText xml:space="preserve"> </w:delText>
        </w:r>
      </w:del>
      <m:oMath>
        <m:r>
          <m:rPr>
            <m:sty m:val="bi"/>
          </m:rPr>
          <m:t>X</m:t>
        </m:r>
      </m:oMath>
      <w:del w:id="25801" w:author="PR Preview" w:date="2026-01-01T00:00:00Z">
        <w:r>
          <w:delText xml:space="preserve"> </w:delText>
        </w:r>
      </w:del>
      <w:del w:id="25802" w:author="PR Preview" w:date="2026-01-01T00:00:00Z">
        <w:r>
          <w:delText xml:space="preserve">is symmetric (</w:delText>
        </w:r>
      </w:del>
      <w:hyperlink w:anchor="def-symmetric-matrix">
        <w:del w:id="25803" w:author="PR Preview" w:date="2026-01-01T00:00:00Z">
          <w:r>
            <w:rPr>
              <w:rStyle w:val="Hyperlink"/>
            </w:rPr>
            <w:delText xml:space="preserve">Definition 69</w:delText>
          </w:r>
        </w:del>
      </w:hyperlink>
      <w:del w:id="25804" w:author="PR Preview" w:date="2026-01-01T00:00:00Z">
        <w:r>
          <w:delText xml:space="preserve">):</w:delText>
        </w:r>
      </w:del>
    </w:p>
    <w:p>
      <w:pPr>
        <w:pStyle w:val="FirstParagraph"/>
      </w:pPr>
      <w:ins w:id="25805" w:author="PR Preview" w:date="2026-01-01T00:00:00Z">
        <w:r>
          <w:rPr>
            <w:b/>
            <w:bCs/>
          </w:rPr>
          <w:t xml:space="preserve">Example 204 (A quick necessary test)</w:t>
        </w:r>
      </w:ins>
      <w:ins w:id="2580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5807" w:author="PR Preview" w:date="2026-01-01T00:00:00Z">
        <w:r>
          <w:t xml:space="preserve"> </w:t>
        </w:r>
      </w:ins>
      <w:ins w:id="25808" w:author="PR Preview" w:date="2026-01-01T00:00:00Z">
        <w:r>
          <w:t xml:space="preserve">is positive definite (</w:t>
        </w:r>
      </w:ins>
      <w:hyperlink w:anchor="exm-pd-operations">
        <w:ins w:id="25809" w:author="PR Preview" w:date="2026-01-01T00:00:00Z">
          <w:r>
            <w:rPr>
              <w:rStyle w:val="Hyperlink"/>
            </w:rPr>
            <w:t xml:space="preserve">Example 202</w:t>
          </w:r>
        </w:ins>
      </w:hyperlink>
      <w:ins w:id="25810" w:author="PR Preview" w:date="2026-01-01T00:00:00Z">
        <w:r>
          <w:t xml:space="preserve">),</w:t>
        </w:r>
      </w:ins>
      <w:ins w:id="25811" w:author="PR Preview" w:date="2026-01-01T00:00:00Z">
        <w:r>
          <w:t xml:space="preserve"> </w:t>
        </w:r>
      </w:ins>
      <w:ins w:id="25812" w:author="PR Preview" w:date="2026-01-01T00:00:00Z">
        <w:r>
          <w:t xml:space="preserve">and its diagonal entries</w:t>
        </w:r>
      </w:ins>
      <w:ins w:id="25813" w:author="PR Preview" w:date="2026-01-01T00:00:00Z">
        <w:r>
          <w:t xml:space="preserve"> </w:t>
        </w:r>
      </w:ins>
      <m:oMath>
        <m:r>
          <m:t>2</m:t>
        </m:r>
        <m:r>
          <m:rPr>
            <m:sty m:val="p"/>
          </m:rPr>
          <m:t>,</m:t>
        </m:r>
        <m:r>
          <m:t>2</m:t>
        </m:r>
      </m:oMath>
      <w:ins w:id="25814" w:author="PR Preview" w:date="2026-01-01T00:00:00Z">
        <w:r>
          <w:t xml:space="preserve"> </w:t>
        </w:r>
      </w:ins>
      <w:ins w:id="25815" w:author="PR Preview" w:date="2026-01-01T00:00:00Z">
        <w:r>
          <w:t xml:space="preserve">and its</w:t>
        </w:r>
      </w:ins>
      <w:ins w:id="25816" w:author="PR Preview" w:date="2026-01-01T00:00:00Z">
        <w:r>
          <w:t xml:space="preserve"> </w:t>
        </w:r>
      </w:ins>
      <m:oMath>
        <m:r>
          <m:t>1</m:t>
        </m:r>
        <m:r>
          <m:rPr>
            <m:sty m:val="p"/>
          </m:rPr>
          <m:t>×</m:t>
        </m:r>
        <m:r>
          <m:t>1</m:t>
        </m:r>
      </m:oMath>
      <w:ins w:id="25817" w:author="PR Preview" w:date="2026-01-01T00:00:00Z">
        <w:r>
          <w:t xml:space="preserve"> </w:t>
        </w:r>
      </w:ins>
      <w:ins w:id="25818" w:author="PR Preview" w:date="2026-01-01T00:00:00Z">
        <w:r>
          <w:t xml:space="preserve">leading block</w:t>
        </w:r>
      </w:ins>
      <w:ins w:id="25819" w:author="PR Preview" w:date="2026-01-01T00:00:00Z">
        <w:r>
          <w:t xml:space="preserve"> </w:t>
        </w:r>
      </w:ins>
      <m:oMath>
        <m:r>
          <m:rPr>
            <m:sty m:val="p"/>
          </m:rPr>
          <m:t>[</m:t>
        </m:r>
        <m:r>
          <m:t>2</m:t>
        </m:r>
        <m:r>
          <m:rPr>
            <m:sty m:val="p"/>
          </m:rPr>
          <m:t>]</m:t>
        </m:r>
      </m:oMath>
      <w:ins w:id="25820" w:author="PR Preview" w:date="2026-01-01T00:00:00Z">
        <w:r>
          <w:t xml:space="preserve"> </w:t>
        </w:r>
      </w:ins>
      <w:ins w:id="25821" w:author="PR Preview" w:date="2026-01-01T00:00:00Z">
        <w:r>
          <w:t xml:space="preserve">are positive.</w:t>
        </w:r>
      </w:ins>
      <w:ins w:id="25822" w:author="PR Preview" w:date="2026-01-01T00:00:00Z">
        <w:r>
          <w:t xml:space="preserve"> </w:t>
        </w:r>
      </w:ins>
      <w:ins w:id="25823" w:author="PR Preview" w:date="2026-01-01T00:00:00Z">
        <w:r>
          <w:t xml:space="preserve">The test can only rule matrices out:</w:t>
        </w:r>
      </w:ins>
      <w:ins w:id="25824" w:author="PR Preview" w:date="2026-01-01T00:00:00Z">
        <w:r>
          <w:t xml:space="preserve"> </w:t>
        </w:r>
      </w:ins>
      <m:oMath>
        <m:r>
          <m:rPr>
            <m:sty m:val="p"/>
          </m:rPr>
          <m:t>−</m:t>
        </m:r>
        <m:sSub>
          <m:e>
            <m:r>
              <m:rPr>
                <m:sty m:val="bi"/>
              </m:rPr>
              <m:t>I</m:t>
            </m:r>
          </m:e>
          <m:sub>
            <m:r>
              <m:t>2</m:t>
            </m:r>
          </m:sub>
        </m:sSub>
      </m:oMath>
      <w:ins w:id="25825" w:author="PR Preview" w:date="2026-01-01T00:00:00Z">
        <w:r>
          <w:t xml:space="preserve"> </w:t>
        </w:r>
      </w:ins>
      <w:ins w:id="25826" w:author="PR Preview" w:date="2026-01-01T00:00:00Z">
        <w:r>
          <w:t xml:space="preserve">has negative diagonal entries, so it is not positive definite,</w:t>
        </w:r>
      </w:ins>
      <w:ins w:id="25827" w:author="PR Preview" w:date="2026-01-01T00:00:00Z">
        <w:r>
          <w:t xml:space="preserve"> </w:t>
        </w:r>
      </w:ins>
      <w:ins w:id="25828"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25829" w:author="PR Preview" w:date="2026-01-01T00:00:00Z">
        <w:r>
          <w:t xml:space="preserve">(</w:t>
        </w:r>
      </w:ins>
      <w:hyperlink w:anchor="def-determinant">
        <w:ins w:id="25830" w:author="PR Preview" w:date="2026-01-01T00:00:00Z">
          <w:r>
            <w:rPr>
              <w:rStyle w:val="Hyperlink"/>
            </w:rPr>
            <w:t xml:space="preserve">Definition 93</w:t>
          </w:r>
        </w:ins>
      </w:hyperlink>
      <w:ins w:id="25831" w:author="PR Preview" w:date="2026-01-01T00:00:00Z">
        <w:r>
          <w:t xml:space="preserve">);</w:t>
        </w:r>
      </w:ins>
      <w:ins w:id="25832" w:author="PR Preview" w:date="2026-01-01T00:00:00Z">
        <w:r>
          <w:t xml:space="preserve"> </w:t>
        </w:r>
      </w:ins>
      <w:ins w:id="25833" w:author="PR Preview" w:date="2026-01-01T00:00:00Z">
        <w:r>
          <w:t xml:space="preserve">a positive determinant alone does not make a matrix positive definite.</w:t>
        </w:r>
      </w:ins>
      <w:ins w:id="25834" w:author="PR Preview" w:date="2026-01-01T00:00:00Z">
        <w:r>
          <w:t xml:space="preserve"> </w:t>
        </w:r>
      </w:ins>
      <w:ins w:id="25835" w:author="PR Preview" w:date="2026-01-01T00:00:00Z">
        <w:r>
          <w:t xml:space="preserve">And positive diagonal entries are not enough:</w:t>
        </w:r>
      </w:ins>
      <w:ins w:id="25836"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5837" w:author="PR Preview" w:date="2026-01-01T00:00:00Z">
        <w:r>
          <w:t xml:space="preserve"> </w:t>
        </w:r>
      </w:ins>
      <w:ins w:id="25838" w:author="PR Preview" w:date="2026-01-01T00:00:00Z">
        <w:r>
          <w:t xml:space="preserve">of</w:t>
        </w:r>
      </w:ins>
      <w:ins w:id="25839" w:author="PR Preview" w:date="2026-01-01T00:00:00Z">
        <w:r>
          <w:t xml:space="preserve"> </w:t>
        </w:r>
      </w:ins>
      <w:hyperlink w:anchor="exm-positive-definite">
        <w:ins w:id="25840" w:author="PR Preview" w:date="2026-01-01T00:00:00Z">
          <w:r>
            <w:rPr>
              <w:rStyle w:val="Hyperlink"/>
            </w:rPr>
            <w:t xml:space="preserve">Example 146</w:t>
          </w:r>
        </w:ins>
      </w:hyperlink>
      <w:ins w:id="25841" w:author="PR Preview" w:date="2026-01-01T00:00:00Z">
        <w:r>
          <w:t xml:space="preserve"> </w:t>
        </w:r>
      </w:ins>
      <w:ins w:id="25842" w:author="PR Preview" w:date="2026-01-01T00:00:00Z">
        <w:r>
          <w:t xml:space="preserve">has them</w:t>
        </w:r>
      </w:ins>
      <w:ins w:id="25843" w:author="PR Preview" w:date="2026-01-01T00:00:00Z">
        <w:r>
          <w:t xml:space="preserve"> </w:t>
        </w:r>
      </w:ins>
      <w:ins w:id="25844" w:author="PR Preview" w:date="2026-01-01T00:00:00Z">
        <w:r>
          <w:t xml:space="preserve">but is not positive definite.</w:t>
        </w:r>
      </w:ins>
    </w:p>
    <w:bookmarkEnd w:id="624"/>
    <w:bookmarkStart w:id="626" w:name="thm-block-quadratic"/>
    <w:p>
      <w:pPr>
        <w:pStyle w:val="BodyText"/>
      </w:pPr>
      <w:ins w:id="25845" w:author="PR Preview" w:date="2026-01-01T00:00:00Z">
        <w:r>
          <w:rPr>
            <w:b/>
            <w:bCs/>
          </w:rPr>
          <w:t xml:space="preserve">Theorem 114 (The quadratic form of a block matrix)</w:t>
        </w:r>
      </w:ins>
      <w:ins w:id="25846" w:author="PR Preview" w:date="2026-01-01T00:00:00Z">
        <w:r>
          <w:t xml:space="preserve"> </w:t>
        </w:r>
      </w:ins>
      <w:ins w:id="25847" w:author="PR Preview" w:date="2026-01-01T00:00:00Z">
        <w:r>
          <w:t xml:space="preserve">Let</w:t>
        </w:r>
      </w:ins>
      <w:ins w:id="25848" w:author="PR Preview" w:date="2026-01-01T00:00:00Z">
        <w:r>
          <w:t xml:space="preserve"> </w:t>
        </w:r>
      </w:ins>
      <m:oMath>
        <m:r>
          <m:t>k</m:t>
        </m:r>
        <m:r>
          <m:rPr>
            <m:sty m:val="p"/>
          </m:rPr>
          <m:t>,</m:t>
        </m:r>
        <m:r>
          <m:t>m</m:t>
        </m:r>
        <m:r>
          <m:rPr>
            <m:sty m:val="p"/>
          </m:rPr>
          <m:t>≥</m:t>
        </m:r>
        <m:r>
          <m:t>1</m:t>
        </m:r>
      </m:oMath>
      <w:ins w:id="25849" w:author="PR Preview" w:date="2026-01-01T00:00:00Z">
        <w:r>
          <w:t xml:space="preserve">, let</w:t>
        </w:r>
      </w:ins>
      <w:ins w:id="25850" w:author="PR Preview" w:date="2026-01-01T00:00:00Z">
        <w:r>
          <w:t xml:space="preserve"> </w:t>
        </w:r>
      </w:ins>
      <m:oMath>
        <m:r>
          <m:rPr>
            <m:sty m:val="bi"/>
          </m:rPr>
          <m:t>A</m:t>
        </m:r>
      </m:oMath>
      <w:ins w:id="25851" w:author="PR Preview" w:date="2026-01-01T00:00:00Z">
        <w:r>
          <w:t xml:space="preserve"> </w:t>
        </w:r>
      </w:ins>
      <w:ins w:id="25852" w:author="PR Preview" w:date="2026-01-01T00:00:00Z">
        <w:r>
          <w:t xml:space="preserve">be a symmetric</w:t>
        </w:r>
      </w:ins>
      <w:ins w:id="25853" w:author="PR Preview" w:date="2026-01-01T00:00:00Z">
        <w:r>
          <w:t xml:space="preserve"> </w:t>
        </w:r>
      </w:ins>
      <m:oMath>
        <m:r>
          <m:t>k</m:t>
        </m:r>
        <m:r>
          <m:rPr>
            <m:sty m:val="p"/>
          </m:rPr>
          <m:t>×</m:t>
        </m:r>
        <m:r>
          <m:t>k</m:t>
        </m:r>
      </m:oMath>
      <w:ins w:id="25854" w:author="PR Preview" w:date="2026-01-01T00:00:00Z">
        <w:r>
          <w:t xml:space="preserve"> </w:t>
        </w:r>
      </w:ins>
      <w:ins w:id="25855" w:author="PR Preview" w:date="2026-01-01T00:00:00Z">
        <w:r>
          <w:t xml:space="preserve">matrix,</w:t>
        </w:r>
      </w:ins>
      <w:ins w:id="25856" w:author="PR Preview" w:date="2026-01-01T00:00:00Z">
        <w:r>
          <w:t xml:space="preserve"> </w:t>
        </w:r>
      </w:ins>
      <m:oMath>
        <m:r>
          <m:rPr>
            <m:sty m:val="bi"/>
          </m:rPr>
          <m:t>B</m:t>
        </m:r>
      </m:oMath>
      <w:ins w:id="25857" w:author="PR Preview" w:date="2026-01-01T00:00:00Z">
        <w:r>
          <w:t xml:space="preserve"> </w:t>
        </w:r>
      </w:ins>
      <w:ins w:id="25858" w:author="PR Preview" w:date="2026-01-01T00:00:00Z">
        <w:r>
          <w:t xml:space="preserve">a</w:t>
        </w:r>
      </w:ins>
      <w:ins w:id="25859" w:author="PR Preview" w:date="2026-01-01T00:00:00Z">
        <w:r>
          <w:t xml:space="preserve"> </w:t>
        </w:r>
      </w:ins>
      <m:oMath>
        <m:r>
          <m:t>k</m:t>
        </m:r>
        <m:r>
          <m:rPr>
            <m:sty m:val="p"/>
          </m:rPr>
          <m:t>×</m:t>
        </m:r>
        <m:r>
          <m:t>m</m:t>
        </m:r>
      </m:oMath>
      <w:ins w:id="25860" w:author="PR Preview" w:date="2026-01-01T00:00:00Z">
        <w:r>
          <w:t xml:space="preserve"> </w:t>
        </w:r>
      </w:ins>
      <w:ins w:id="25861" w:author="PR Preview" w:date="2026-01-01T00:00:00Z">
        <w:r>
          <w:t xml:space="preserve">matrix and</w:t>
        </w:r>
      </w:ins>
      <w:ins w:id="25862" w:author="PR Preview" w:date="2026-01-01T00:00:00Z">
        <w:r>
          <w:t xml:space="preserve"> </w:t>
        </w:r>
      </w:ins>
      <m:oMath>
        <m:r>
          <m:rPr>
            <m:sty m:val="bi"/>
          </m:rPr>
          <m:t>C</m:t>
        </m:r>
      </m:oMath>
      <w:ins w:id="25863" w:author="PR Preview" w:date="2026-01-01T00:00:00Z">
        <w:r>
          <w:t xml:space="preserve"> </w:t>
        </w:r>
      </w:ins>
      <w:ins w:id="25864" w:author="PR Preview" w:date="2026-01-01T00:00:00Z">
        <w:r>
          <w:t xml:space="preserve">a symmetric</w:t>
        </w:r>
      </w:ins>
      <w:ins w:id="25865" w:author="PR Preview" w:date="2026-01-01T00:00:00Z">
        <w:r>
          <w:t xml:space="preserve"> </w:t>
        </w:r>
      </w:ins>
      <m:oMath>
        <m:r>
          <m:t>m</m:t>
        </m:r>
        <m:r>
          <m:rPr>
            <m:sty m:val="p"/>
          </m:rPr>
          <m:t>×</m:t>
        </m:r>
        <m:r>
          <m:t>m</m:t>
        </m:r>
      </m:oMath>
      <w:ins w:id="25866" w:author="PR Preview" w:date="2026-01-01T00:00:00Z">
        <w:r>
          <w:t xml:space="preserve"> </w:t>
        </w:r>
      </w:ins>
      <w:ins w:id="25867" w:author="PR Preview" w:date="2026-01-01T00:00:00Z">
        <w:r>
          <w:t xml:space="preserve">matrix,</w:t>
        </w:r>
      </w:ins>
      <w:ins w:id="25868" w:author="PR Preview" w:date="2026-01-01T00:00:00Z">
        <w:r>
          <w:t xml:space="preserve"> </w:t>
        </w:r>
      </w:ins>
      <w:ins w:id="25869" w:author="PR Preview" w:date="2026-01-01T00:00:00Z">
        <w:r>
          <w:t xml:space="preserve">and let</w:t>
        </w:r>
      </w:ins>
      <w:ins w:id="25870" w:author="PR Preview" w:date="2026-01-01T00:00:00Z">
        <w:r>
          <w:t xml:space="preserve"> </w:t>
        </w:r>
      </w:ins>
      <m:oMath>
        <m:r>
          <m:rPr>
            <m:sty m:val="bi"/>
          </m:rPr>
          <m:t>X</m:t>
        </m:r>
      </m:oMath>
      <w:ins w:id="25871" w:author="PR Preview" w:date="2026-01-01T00:00:00Z">
        <w:r>
          <w:t xml:space="preserve"> </w:t>
        </w:r>
      </w:ins>
      <w:ins w:id="25872" w:author="PR Preview" w:date="2026-01-01T00:00:00Z">
        <w:r>
          <w:t xml:space="preserve">be the</w:t>
        </w:r>
      </w:ins>
      <w:ins w:id="25873"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25874" w:author="PR Preview" w:date="2026-01-01T00:00:00Z">
        <w:r>
          <w:t xml:space="preserve"> </w:t>
        </w:r>
      </w:ins>
      <w:ins w:id="25875" w:author="PR Preview" w:date="2026-01-01T00:00:00Z">
        <w:r>
          <w:t xml:space="preserve">block matrix (</w:t>
        </w:r>
      </w:ins>
      <w:hyperlink w:anchor="def-block-matrix">
        <w:ins w:id="25876" w:author="PR Preview" w:date="2026-01-01T00:00:00Z">
          <w:r>
            <w:rPr>
              <w:rStyle w:val="Hyperlink"/>
            </w:rPr>
            <w:t xml:space="preserve">Definition 107</w:t>
          </w:r>
        </w:ins>
      </w:hyperlink>
      <w:ins w:id="25877"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ins w:id="25878" w:author="PR Preview" w:date="2026-01-01T00:00:00Z">
        <w:r>
          <w:t xml:space="preserve">that is,</w:t>
        </w:r>
      </w:ins>
      <w:ins w:id="25879" w:author="PR Preview" w:date="2026-01-01T00:00:00Z">
        <w:r>
          <w:t xml:space="preserve"> </w:t>
        </w:r>
      </w:ins>
      <m:oMath>
        <m:sSub>
          <m:e>
            <m:r>
              <m:t>x</m:t>
            </m:r>
          </m:e>
          <m:sub>
            <m:r>
              <m:t>i</m:t>
            </m:r>
            <m:r>
              <m:t>j</m:t>
            </m:r>
          </m:sub>
        </m:sSub>
        <m:r>
          <m:rPr>
            <m:sty m:val="p"/>
          </m:rPr>
          <m:t>=</m:t>
        </m:r>
        <m:sSub>
          <m:e>
            <m:r>
              <m:t>a</m:t>
            </m:r>
          </m:e>
          <m:sub>
            <m:r>
              <m:t>i</m:t>
            </m:r>
            <m:r>
              <m:t>j</m:t>
            </m:r>
          </m:sub>
        </m:sSub>
      </m:oMath>
      <w:ins w:id="25880" w:author="PR Preview" w:date="2026-01-01T00:00:00Z">
        <w:r>
          <w:t xml:space="preserve">,</w:t>
        </w:r>
      </w:ins>
      <w:ins w:id="25881" w:author="PR Preview" w:date="2026-01-01T00:00:00Z">
        <w:r>
          <w:t xml:space="preserve"> </w:t>
        </w:r>
      </w:ins>
      <m:oMath>
        <m:sSub>
          <m:e>
            <m:r>
              <m:t>x</m:t>
            </m:r>
          </m:e>
          <m:sub>
            <m:r>
              <m:t>i</m:t>
            </m:r>
            <m:r>
              <m:rPr>
                <m:sty m:val="p"/>
              </m:rPr>
              <m:t>,</m:t>
            </m:r>
            <m:r>
              <m:t>k</m:t>
            </m:r>
            <m:r>
              <m:rPr>
                <m:sty m:val="p"/>
              </m:rPr>
              <m:t>+</m:t>
            </m:r>
            <m:r>
              <m:t>j</m:t>
            </m:r>
          </m:sub>
        </m:sSub>
        <m:r>
          <m:rPr>
            <m:sty m:val="p"/>
          </m:rPr>
          <m:t>=</m:t>
        </m:r>
        <m:sSub>
          <m:e>
            <m:r>
              <m:t>b</m:t>
            </m:r>
          </m:e>
          <m:sub>
            <m:r>
              <m:t>i</m:t>
            </m:r>
            <m:r>
              <m:t>j</m:t>
            </m:r>
          </m:sub>
        </m:sSub>
      </m:oMath>
      <w:ins w:id="25882" w:author="PR Preview" w:date="2026-01-01T00:00:00Z">
        <w:r>
          <w:t xml:space="preserve">,</w:t>
        </w:r>
      </w:ins>
      <w:ins w:id="25883" w:author="PR Preview" w:date="2026-01-01T00:00:00Z">
        <w:r>
          <w:t xml:space="preserve"> </w:t>
        </w:r>
      </w:ins>
      <m:oMath>
        <m:sSub>
          <m:e>
            <m:r>
              <m:t>x</m:t>
            </m:r>
          </m:e>
          <m:sub>
            <m:r>
              <m:t>k</m:t>
            </m:r>
            <m:r>
              <m:rPr>
                <m:sty m:val="p"/>
              </m:rPr>
              <m:t>+</m:t>
            </m:r>
            <m:r>
              <m:t>i</m:t>
            </m:r>
            <m:r>
              <m:rPr>
                <m:sty m:val="p"/>
              </m:rPr>
              <m:t>,</m:t>
            </m:r>
            <m:r>
              <m:t>j</m:t>
            </m:r>
          </m:sub>
        </m:sSub>
        <m:r>
          <m:rPr>
            <m:sty m:val="p"/>
          </m:rPr>
          <m:t>=</m:t>
        </m:r>
        <m:sSub>
          <m:e>
            <m:r>
              <m:t>b</m:t>
            </m:r>
          </m:e>
          <m:sub>
            <m:r>
              <m:t>j</m:t>
            </m:r>
            <m:r>
              <m:t>i</m:t>
            </m:r>
          </m:sub>
        </m:sSub>
      </m:oMath>
      <w:ins w:id="25884" w:author="PR Preview" w:date="2026-01-01T00:00:00Z">
        <w:r>
          <w:t xml:space="preserve"> </w:t>
        </w:r>
      </w:ins>
      <w:ins w:id="25885" w:author="PR Preview" w:date="2026-01-01T00:00:00Z">
        <w:r>
          <w:t xml:space="preserve">and</w:t>
        </w:r>
      </w:ins>
      <w:ins w:id="25886" w:author="PR Preview" w:date="2026-01-01T00:00:00Z">
        <w:r>
          <w:t xml:space="preserve"> </w:t>
        </w:r>
      </w:ins>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ins w:id="25887" w:author="PR Preview" w:date="2026-01-01T00:00:00Z">
        <w:r>
          <w:t xml:space="preserve"> </w:t>
        </w:r>
      </w:ins>
      <w:ins w:id="25888" w:author="PR Preview" w:date="2026-01-01T00:00:00Z">
        <w:r>
          <w:t xml:space="preserve">for indices in range.</w:t>
        </w:r>
      </w:ins>
      <w:ins w:id="25889" w:author="PR Preview" w:date="2026-01-01T00:00:00Z">
        <w:r>
          <w:t xml:space="preserve"> </w:t>
        </w:r>
      </w:ins>
      <m:oMath>
        <m:r>
          <m:rPr>
            <m:sty m:val="bi"/>
          </m:rPr>
          <m:t>X</m:t>
        </m:r>
      </m:oMath>
      <w:ins w:id="25890" w:author="PR Preview" w:date="2026-01-01T00:00:00Z">
        <w:r>
          <w:t xml:space="preserve"> </w:t>
        </w:r>
      </w:ins>
      <w:ins w:id="25891" w:author="PR Preview" w:date="2026-01-01T00:00:00Z">
        <w:r>
          <w:t xml:space="preserve">is symmetric (</w:t>
        </w:r>
      </w:ins>
      <w:hyperlink w:anchor="def-symmetric-matrix">
        <w:ins w:id="25892" w:author="PR Preview" w:date="2026-01-01T00:00:00Z">
          <w:r>
            <w:rPr>
              <w:rStyle w:val="Hyperlink"/>
            </w:rPr>
            <w:t xml:space="preserve">Definition 74</w:t>
          </w:r>
        </w:ins>
      </w:hyperlink>
      <w:ins w:id="25893" w:author="PR Preview" w:date="2026-01-01T00:00:00Z">
        <w:r>
          <w:t xml:space="preserve">):</w:t>
        </w:r>
      </w:ins>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25"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2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26"/>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48</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48</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88</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88</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27" w:name="exm-block-quadratic"/>
    <w:p>
      <w:pPr>
        <w:pStyle w:val="BodyText"/>
      </w:pPr>
      <w:del w:id="25894" w:author="PR Preview" w:date="2026-01-01T00:00:00Z">
        <w:r>
          <w:rPr>
            <w:b/>
            <w:bCs/>
          </w:rPr>
          <w:delText xml:space="preserve">Example 202 (The</w:delText>
        </w:r>
      </w:del>
      <w:del w:id="25895" w:author="PR Preview" w:date="2026-01-01T00:00:00Z">
        <w:r>
          <w:rPr>
            <w:b/>
            <w:bCs/>
          </w:rPr>
          <w:delText xml:space="preserve"> </w:delText>
        </w:r>
      </w:del>
      <m:oMath>
        <m:r>
          <m:t>2</m:t>
        </m:r>
        <m:r>
          <m:rPr>
            <m:sty m:val="p"/>
          </m:rPr>
          <m:t>×</m:t>
        </m:r>
        <m:r>
          <m:t>2</m:t>
        </m:r>
      </m:oMath>
      <w:del w:id="25896" w:author="PR Preview" w:date="2026-01-01T00:00:00Z">
        <w:r>
          <w:rPr>
            <w:b/>
            <w:bCs/>
          </w:rPr>
          <w:delText xml:space="preserve"> </w:delText>
        </w:r>
      </w:del>
      <w:del w:id="25897" w:author="PR Preview" w:date="2026-01-01T00:00:00Z">
        <w:r>
          <w:rPr>
            <w:b/>
            <w:bCs/>
          </w:rPr>
          <w:delText xml:space="preserve">case)</w:delText>
        </w:r>
      </w:del>
      <w:del w:id="25898" w:author="PR Preview" w:date="2026-01-01T00:00:00Z">
        <w:r>
          <w:delText xml:space="preserve"> </w:delText>
        </w:r>
      </w:del>
      <w:del w:id="25899" w:author="PR Preview" w:date="2026-01-01T00:00:00Z">
        <w:r>
          <w:delText xml:space="preserve">For</w:delText>
        </w:r>
      </w:del>
      <w:del w:id="2590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25901" w:author="PR Preview" w:date="2026-01-01T00:00:00Z">
        <w:r>
          <w:delText xml:space="preserve"> </w:delText>
        </w:r>
      </w:del>
      <w:del w:id="25902" w:author="PR Preview" w:date="2026-01-01T00:00:00Z">
        <w:r>
          <w:delText xml:space="preserve">(</w:delText>
        </w:r>
      </w:del>
      <m:oMath>
        <m:r>
          <m:t>k</m:t>
        </m:r>
        <m:r>
          <m:rPr>
            <m:sty m:val="p"/>
          </m:rPr>
          <m:t>=</m:t>
        </m:r>
        <m:r>
          <m:t>1</m:t>
        </m:r>
      </m:oMath>
      <w:del w:id="25903" w:author="PR Preview" w:date="2026-01-01T00:00:00Z">
        <w:r>
          <w:delText xml:space="preserve"> </w:delText>
        </w:r>
      </w:del>
      <w:del w:id="25904" w:author="PR Preview" w:date="2026-01-01T00:00:00Z">
        <w:r>
          <w:delText xml:space="preserve">and</w:delText>
        </w:r>
      </w:del>
      <w:del w:id="25905" w:author="PR Preview" w:date="2026-01-01T00:00:00Z">
        <w:r>
          <w:delText xml:space="preserve"> </w:delText>
        </w:r>
      </w:del>
      <m:oMath>
        <m:r>
          <m:t>m</m:t>
        </m:r>
        <m:r>
          <m:rPr>
            <m:sty m:val="p"/>
          </m:rPr>
          <m:t>=</m:t>
        </m:r>
        <m:r>
          <m:t>1</m:t>
        </m:r>
      </m:oMath>
      <w:del w:id="25906" w:author="PR Preview" w:date="2026-01-01T00:00:00Z">
        <w:r>
          <w:delText xml:space="preserve">) and</w:delText>
        </w:r>
      </w:del>
      <w:del w:id="25907" w:author="PR Preview" w:date="2026-01-01T00:00:00Z">
        <w:r>
          <w:delText xml:space="preserve"> </w:delText>
        </w:r>
      </w:del>
      <m:oMath>
        <m:r>
          <m:t>a</m:t>
        </m:r>
        <m:r>
          <m:rPr>
            <m:sty m:val="p"/>
          </m:rPr>
          <m:t>≠</m:t>
        </m:r>
        <m:r>
          <m:t>0</m:t>
        </m:r>
      </m:oMath>
      <w:del w:id="25908" w:author="PR Preview" w:date="2026-01-01T00:00:00Z">
        <w:r>
          <w:delText xml:space="preserve">,</w:delText>
        </w:r>
      </w:del>
      <w:del w:id="25909" w:author="PR Preview" w:date="2026-01-01T00:00:00Z">
        <w:r>
          <w:delText xml:space="preserve"> </w:delText>
        </w:r>
      </w:del>
      <w:del w:id="25910" w:author="PR Preview" w:date="2026-01-01T00:00:00Z">
        <w:r>
          <w:delText xml:space="preserve">the theorem reads</w:delText>
        </w:r>
      </w:del>
    </w:p>
    <w:p>
      <w:pPr>
        <w:pStyle w:val="BodyText"/>
      </w:pPr>
      <w:ins w:id="25911" w:author="PR Preview" w:date="2026-01-01T00:00:00Z">
        <w:r>
          <w:rPr>
            <w:b/>
            <w:bCs/>
          </w:rPr>
          <w:t xml:space="preserve">Example 205 (The</w:t>
        </w:r>
      </w:ins>
      <w:ins w:id="25912" w:author="PR Preview" w:date="2026-01-01T00:00:00Z">
        <w:r>
          <w:rPr>
            <w:b/>
            <w:bCs/>
          </w:rPr>
          <w:t xml:space="preserve"> </w:t>
        </w:r>
      </w:ins>
      <m:oMath>
        <m:r>
          <m:t>2</m:t>
        </m:r>
        <m:r>
          <m:rPr>
            <m:sty m:val="p"/>
          </m:rPr>
          <m:t>×</m:t>
        </m:r>
        <m:r>
          <m:t>2</m:t>
        </m:r>
      </m:oMath>
      <w:ins w:id="25913" w:author="PR Preview" w:date="2026-01-01T00:00:00Z">
        <w:r>
          <w:rPr>
            <w:b/>
            <w:bCs/>
          </w:rPr>
          <w:t xml:space="preserve"> </w:t>
        </w:r>
      </w:ins>
      <w:ins w:id="25914" w:author="PR Preview" w:date="2026-01-01T00:00:00Z">
        <w:r>
          <w:rPr>
            <w:b/>
            <w:bCs/>
          </w:rPr>
          <w:t xml:space="preserve">case)</w:t>
        </w:r>
      </w:ins>
      <w:ins w:id="25915" w:author="PR Preview" w:date="2026-01-01T00:00:00Z">
        <w:r>
          <w:t xml:space="preserve"> </w:t>
        </w:r>
      </w:ins>
      <w:ins w:id="25916" w:author="PR Preview" w:date="2026-01-01T00:00:00Z">
        <w:r>
          <w:t xml:space="preserve">For</w:t>
        </w:r>
      </w:ins>
      <w:ins w:id="2591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25918" w:author="PR Preview" w:date="2026-01-01T00:00:00Z">
        <w:r>
          <w:t xml:space="preserve"> </w:t>
        </w:r>
      </w:ins>
      <w:ins w:id="25919" w:author="PR Preview" w:date="2026-01-01T00:00:00Z">
        <w:r>
          <w:t xml:space="preserve">(</w:t>
        </w:r>
      </w:ins>
      <m:oMath>
        <m:r>
          <m:t>k</m:t>
        </m:r>
        <m:r>
          <m:rPr>
            <m:sty m:val="p"/>
          </m:rPr>
          <m:t>=</m:t>
        </m:r>
        <m:r>
          <m:t>1</m:t>
        </m:r>
      </m:oMath>
      <w:ins w:id="25920" w:author="PR Preview" w:date="2026-01-01T00:00:00Z">
        <w:r>
          <w:t xml:space="preserve"> </w:t>
        </w:r>
      </w:ins>
      <w:ins w:id="25921" w:author="PR Preview" w:date="2026-01-01T00:00:00Z">
        <w:r>
          <w:t xml:space="preserve">and</w:t>
        </w:r>
      </w:ins>
      <w:ins w:id="25922" w:author="PR Preview" w:date="2026-01-01T00:00:00Z">
        <w:r>
          <w:t xml:space="preserve"> </w:t>
        </w:r>
      </w:ins>
      <m:oMath>
        <m:r>
          <m:t>m</m:t>
        </m:r>
        <m:r>
          <m:rPr>
            <m:sty m:val="p"/>
          </m:rPr>
          <m:t>=</m:t>
        </m:r>
        <m:r>
          <m:t>1</m:t>
        </m:r>
      </m:oMath>
      <w:ins w:id="25923" w:author="PR Preview" w:date="2026-01-01T00:00:00Z">
        <w:r>
          <w:t xml:space="preserve">) and</w:t>
        </w:r>
      </w:ins>
      <w:ins w:id="25924" w:author="PR Preview" w:date="2026-01-01T00:00:00Z">
        <w:r>
          <w:t xml:space="preserve"> </w:t>
        </w:r>
      </w:ins>
      <m:oMath>
        <m:r>
          <m:t>a</m:t>
        </m:r>
        <m:r>
          <m:rPr>
            <m:sty m:val="p"/>
          </m:rPr>
          <m:t>≠</m:t>
        </m:r>
        <m:r>
          <m:t>0</m:t>
        </m:r>
      </m:oMath>
      <w:ins w:id="25925" w:author="PR Preview" w:date="2026-01-01T00:00:00Z">
        <w:r>
          <w:t xml:space="preserve">,</w:t>
        </w:r>
      </w:ins>
      <w:ins w:id="25926" w:author="PR Preview" w:date="2026-01-01T00:00:00Z">
        <w:r>
          <w:t xml:space="preserve"> </w:t>
        </w:r>
      </w:ins>
      <w:ins w:id="25927"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27"/>
    <w:bookmarkStart w:id="628" w:name="def-schur-complement"/>
    <w:p>
      <w:pPr>
        <w:pStyle w:val="FirstParagraph"/>
      </w:pPr>
      <w:del w:id="25928" w:author="PR Preview" w:date="2026-01-01T00:00:00Z">
        <w:r>
          <w:rPr>
            <w:b/>
            <w:bCs/>
          </w:rPr>
          <w:delText xml:space="preserve">Definition 102 (Schur complement)</w:delText>
        </w:r>
      </w:del>
      <w:del w:id="25929" w:author="PR Preview" w:date="2026-01-01T00:00:00Z">
        <w:r>
          <w:delText xml:space="preserve"> </w:delText>
        </w:r>
      </w:del>
      <w:del w:id="25930" w:author="PR Preview" w:date="2026-01-01T00:00:00Z">
        <w:r>
          <w:delText xml:space="preserve">For a block matrix</w:delText>
        </w:r>
      </w:del>
      <w:del w:id="2593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25932" w:author="PR Preview" w:date="2026-01-01T00:00:00Z">
        <w:r>
          <w:delText xml:space="preserve"> </w:delText>
        </w:r>
      </w:del>
      <w:del w:id="25933" w:author="PR Preview" w:date="2026-01-01T00:00:00Z">
        <w:r>
          <w:delText xml:space="preserve">as in</w:delText>
        </w:r>
      </w:del>
      <w:del w:id="25934" w:author="PR Preview" w:date="2026-01-01T00:00:00Z">
        <w:r>
          <w:delText xml:space="preserve"> </w:delText>
        </w:r>
      </w:del>
      <w:hyperlink w:anchor="thm-block-quadratic">
        <w:del w:id="25935" w:author="PR Preview" w:date="2026-01-01T00:00:00Z">
          <w:r>
            <w:rPr>
              <w:rStyle w:val="Hyperlink"/>
            </w:rPr>
            <w:delText xml:space="preserve">Theorem 113</w:delText>
          </w:r>
        </w:del>
      </w:hyperlink>
      <w:del w:id="25936" w:author="PR Preview" w:date="2026-01-01T00:00:00Z">
        <w:r>
          <w:delText xml:space="preserve"> </w:delText>
        </w:r>
      </w:del>
      <w:del w:id="25937" w:author="PR Preview" w:date="2026-01-01T00:00:00Z">
        <w:r>
          <w:delText xml:space="preserve">with</w:delText>
        </w:r>
      </w:del>
      <w:del w:id="25938" w:author="PR Preview" w:date="2026-01-01T00:00:00Z">
        <w:r>
          <w:delText xml:space="preserve"> </w:delText>
        </w:r>
      </w:del>
      <m:oMath>
        <m:r>
          <m:rPr>
            <m:sty m:val="bi"/>
          </m:rPr>
          <m:t>A</m:t>
        </m:r>
      </m:oMath>
      <w:del w:id="25939" w:author="PR Preview" w:date="2026-01-01T00:00:00Z">
        <w:r>
          <w:delText xml:space="preserve"> </w:delText>
        </w:r>
      </w:del>
      <w:del w:id="25940" w:author="PR Preview" w:date="2026-01-01T00:00:00Z">
        <w:r>
          <w:delText xml:space="preserve">invertible,</w:delText>
        </w:r>
      </w:del>
      <w:del w:id="25941" w:author="PR Preview" w:date="2026-01-01T00:00:00Z">
        <w:r>
          <w:delText xml:space="preserve"> </w:delText>
        </w:r>
      </w:del>
      <w:del w:id="25942" w:author="PR Preview" w:date="2026-01-01T00:00:00Z">
        <w:r>
          <w:delText xml:space="preserve">the</w:delText>
        </w:r>
      </w:del>
      <w:del w:id="25943" w:author="PR Preview" w:date="2026-01-01T00:00:00Z">
        <w:r>
          <w:delText xml:space="preserve"> </w:delText>
        </w:r>
      </w:del>
      <w:del w:id="25944" w:author="PR Preview" w:date="2026-01-01T00:00:00Z">
        <w:r>
          <w:rPr>
            <w:b/>
            <w:bCs/>
          </w:rPr>
          <w:delText xml:space="preserve">Schur complement</w:delText>
        </w:r>
      </w:del>
      <w:del w:id="25945" w:author="PR Preview" w:date="2026-01-01T00:00:00Z">
        <w:r>
          <w:delText xml:space="preserve"> </w:delText>
        </w:r>
      </w:del>
      <w:del w:id="25946" w:author="PR Preview" w:date="2026-01-01T00:00:00Z">
        <w:r>
          <w:delText xml:space="preserve">of</w:delText>
        </w:r>
      </w:del>
      <w:del w:id="25947" w:author="PR Preview" w:date="2026-01-01T00:00:00Z">
        <w:r>
          <w:delText xml:space="preserve"> </w:delText>
        </w:r>
      </w:del>
      <m:oMath>
        <m:r>
          <m:rPr>
            <m:sty m:val="bi"/>
          </m:rPr>
          <m:t>A</m:t>
        </m:r>
      </m:oMath>
      <w:del w:id="25948" w:author="PR Preview" w:date="2026-01-01T00:00:00Z">
        <w:r>
          <w:delText xml:space="preserve"> </w:delText>
        </w:r>
      </w:del>
      <w:del w:id="25949" w:author="PR Preview" w:date="2026-01-01T00:00:00Z">
        <w:r>
          <w:delText xml:space="preserve">in</w:delText>
        </w:r>
      </w:del>
      <w:del w:id="25950" w:author="PR Preview" w:date="2026-01-01T00:00:00Z">
        <w:r>
          <w:delText xml:space="preserve"> </w:delText>
        </w:r>
      </w:del>
      <m:oMath>
        <m:r>
          <m:rPr>
            <m:sty m:val="bi"/>
          </m:rPr>
          <m:t>X</m:t>
        </m:r>
      </m:oMath>
      <w:del w:id="25951" w:author="PR Preview" w:date="2026-01-01T00:00:00Z">
        <w:r>
          <w:delText xml:space="preserve"> </w:delText>
        </w:r>
      </w:del>
      <w:del w:id="25952" w:author="PR Preview" w:date="2026-01-01T00:00:00Z">
        <w:r>
          <w:delText xml:space="preserve">is the</w:delText>
        </w:r>
      </w:del>
      <w:del w:id="25953" w:author="PR Preview" w:date="2026-01-01T00:00:00Z">
        <w:r>
          <w:delText xml:space="preserve"> </w:delText>
        </w:r>
      </w:del>
      <m:oMath>
        <m:r>
          <m:t>m</m:t>
        </m:r>
        <m:r>
          <m:rPr>
            <m:sty m:val="p"/>
          </m:rPr>
          <m:t>×</m:t>
        </m:r>
        <m:r>
          <m:t>m</m:t>
        </m:r>
      </m:oMath>
      <w:del w:id="25954" w:author="PR Preview" w:date="2026-01-01T00:00:00Z">
        <w:r>
          <w:delText xml:space="preserve"> </w:delText>
        </w:r>
      </w:del>
      <w:del w:id="25955" w:author="PR Preview" w:date="2026-01-01T00:00:00Z">
        <w:r>
          <w:delText xml:space="preserve">matrix</w:delText>
        </w:r>
      </w:del>
      <w:del w:id="25956"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5957" w:author="PR Preview" w:date="2026-01-01T00:00:00Z">
        <w:r>
          <w:delText xml:space="preserve"> </w:delText>
        </w:r>
      </w:del>
      <w:del w:id="25958" w:author="PR Preview" w:date="2026-01-01T00:00:00Z">
        <w:r>
          <w:delText xml:space="preserve">defined in</w:delText>
        </w:r>
      </w:del>
      <w:del w:id="25959" w:author="PR Preview" w:date="2026-01-01T00:00:00Z">
        <w:r>
          <w:delText xml:space="preserve"> </w:delText>
        </w:r>
      </w:del>
      <w:hyperlink w:anchor="thm-block-quadratic">
        <w:del w:id="25960" w:author="PR Preview" w:date="2026-01-01T00:00:00Z">
          <w:r>
            <w:rPr>
              <w:rStyle w:val="Hyperlink"/>
            </w:rPr>
            <w:delText xml:space="preserve">Theorem 113</w:delText>
          </w:r>
        </w:del>
      </w:hyperlink>
      <w:del w:id="25961" w:author="PR Preview" w:date="2026-01-01T00:00:00Z">
        <w:r>
          <w:delText xml:space="preserve">.</w:delText>
        </w:r>
      </w:del>
    </w:p>
    <w:p>
      <w:pPr>
        <w:pStyle w:val="BodyText"/>
      </w:pPr>
      <w:del w:id="25962" w:author="PR Preview" w:date="2026-01-01T00:00:00Z">
        <w:r>
          <w:rPr>
            <w:b/>
            <w:bCs/>
          </w:rPr>
          <w:delText xml:space="preserve">Example 203 (Schur complements of</w:delText>
        </w:r>
      </w:del>
      <w:del w:id="25963" w:author="PR Preview" w:date="2026-01-01T00:00:00Z">
        <w:r>
          <w:rPr>
            <w:b/>
            <w:bCs/>
          </w:rPr>
          <w:delText xml:space="preserve"> </w:delText>
        </w:r>
      </w:del>
      <m:oMath>
        <m:r>
          <m:t>2</m:t>
        </m:r>
        <m:r>
          <m:rPr>
            <m:sty m:val="p"/>
          </m:rPr>
          <m:t>×</m:t>
        </m:r>
        <m:r>
          <m:t>2</m:t>
        </m:r>
      </m:oMath>
      <w:del w:id="25964" w:author="PR Preview" w:date="2026-01-01T00:00:00Z">
        <w:r>
          <w:rPr>
            <w:b/>
            <w:bCs/>
          </w:rPr>
          <w:delText xml:space="preserve"> </w:delText>
        </w:r>
      </w:del>
      <w:del w:id="25965" w:author="PR Preview" w:date="2026-01-01T00:00:00Z">
        <w:r>
          <w:rPr>
            <w:b/>
            <w:bCs/>
          </w:rPr>
          <w:delText xml:space="preserve">matrices)</w:delText>
        </w:r>
      </w:del>
      <w:del w:id="25966" w:author="PR Preview" w:date="2026-01-01T00:00:00Z">
        <w:r>
          <w:delText xml:space="preserve"> </w:delText>
        </w:r>
      </w:del>
      <w:del w:id="25967" w:author="PR Preview" w:date="2026-01-01T00:00:00Z">
        <w:r>
          <w:delText xml:space="preserve"> </w:delText>
        </w:r>
      </w:del>
    </w:p>
    <w:p>
      <w:pPr>
        <w:pStyle w:val="FirstParagraph"/>
      </w:pPr>
      <w:ins w:id="25968" w:author="PR Preview" w:date="2026-01-01T00:00:00Z">
        <w:r>
          <w:rPr>
            <w:b/>
            <w:bCs/>
          </w:rPr>
          <w:t xml:space="preserve">Definition 109 (Schur complement)</w:t>
        </w:r>
      </w:ins>
      <w:ins w:id="25969" w:author="PR Preview" w:date="2026-01-01T00:00:00Z">
        <w:r>
          <w:t xml:space="preserve"> </w:t>
        </w:r>
      </w:ins>
      <w:ins w:id="25970" w:author="PR Preview" w:date="2026-01-01T00:00:00Z">
        <w:r>
          <w:t xml:space="preserve">For a block matrix</w:t>
        </w:r>
      </w:ins>
      <w:ins w:id="2597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25972" w:author="PR Preview" w:date="2026-01-01T00:00:00Z">
        <w:r>
          <w:t xml:space="preserve"> </w:t>
        </w:r>
      </w:ins>
      <w:ins w:id="25973" w:author="PR Preview" w:date="2026-01-01T00:00:00Z">
        <w:r>
          <w:t xml:space="preserve">as in</w:t>
        </w:r>
      </w:ins>
      <w:ins w:id="25974" w:author="PR Preview" w:date="2026-01-01T00:00:00Z">
        <w:r>
          <w:t xml:space="preserve"> </w:t>
        </w:r>
      </w:ins>
      <w:hyperlink w:anchor="thm-block-quadratic">
        <w:ins w:id="25975" w:author="PR Preview" w:date="2026-01-01T00:00:00Z">
          <w:r>
            <w:rPr>
              <w:rStyle w:val="Hyperlink"/>
            </w:rPr>
            <w:t xml:space="preserve">Theorem 114</w:t>
          </w:r>
        </w:ins>
      </w:hyperlink>
      <w:ins w:id="25976" w:author="PR Preview" w:date="2026-01-01T00:00:00Z">
        <w:r>
          <w:t xml:space="preserve"> </w:t>
        </w:r>
      </w:ins>
      <w:ins w:id="25977" w:author="PR Preview" w:date="2026-01-01T00:00:00Z">
        <w:r>
          <w:t xml:space="preserve">with</w:t>
        </w:r>
      </w:ins>
      <w:ins w:id="25978" w:author="PR Preview" w:date="2026-01-01T00:00:00Z">
        <w:r>
          <w:t xml:space="preserve"> </w:t>
        </w:r>
      </w:ins>
      <m:oMath>
        <m:r>
          <m:rPr>
            <m:sty m:val="bi"/>
          </m:rPr>
          <m:t>A</m:t>
        </m:r>
      </m:oMath>
      <w:ins w:id="25979" w:author="PR Preview" w:date="2026-01-01T00:00:00Z">
        <w:r>
          <w:t xml:space="preserve"> </w:t>
        </w:r>
      </w:ins>
      <w:ins w:id="25980" w:author="PR Preview" w:date="2026-01-01T00:00:00Z">
        <w:r>
          <w:t xml:space="preserve">invertible,</w:t>
        </w:r>
      </w:ins>
      <w:ins w:id="25981" w:author="PR Preview" w:date="2026-01-01T00:00:00Z">
        <w:r>
          <w:t xml:space="preserve"> </w:t>
        </w:r>
      </w:ins>
      <w:ins w:id="25982" w:author="PR Preview" w:date="2026-01-01T00:00:00Z">
        <w:r>
          <w:t xml:space="preserve">the</w:t>
        </w:r>
      </w:ins>
      <w:ins w:id="25983" w:author="PR Preview" w:date="2026-01-01T00:00:00Z">
        <w:r>
          <w:t xml:space="preserve"> </w:t>
        </w:r>
      </w:ins>
      <w:ins w:id="25984" w:author="PR Preview" w:date="2026-01-01T00:00:00Z">
        <w:r>
          <w:rPr>
            <w:b/>
            <w:bCs/>
          </w:rPr>
          <w:t xml:space="preserve">Schur complement</w:t>
        </w:r>
      </w:ins>
      <w:ins w:id="25985" w:author="PR Preview" w:date="2026-01-01T00:00:00Z">
        <w:r>
          <w:t xml:space="preserve"> </w:t>
        </w:r>
      </w:ins>
      <w:ins w:id="25986" w:author="PR Preview" w:date="2026-01-01T00:00:00Z">
        <w:r>
          <w:t xml:space="preserve">of</w:t>
        </w:r>
      </w:ins>
      <w:ins w:id="25987" w:author="PR Preview" w:date="2026-01-01T00:00:00Z">
        <w:r>
          <w:t xml:space="preserve"> </w:t>
        </w:r>
      </w:ins>
      <m:oMath>
        <m:r>
          <m:rPr>
            <m:sty m:val="bi"/>
          </m:rPr>
          <m:t>A</m:t>
        </m:r>
      </m:oMath>
      <w:ins w:id="25988" w:author="PR Preview" w:date="2026-01-01T00:00:00Z">
        <w:r>
          <w:t xml:space="preserve"> </w:t>
        </w:r>
      </w:ins>
      <w:ins w:id="25989" w:author="PR Preview" w:date="2026-01-01T00:00:00Z">
        <w:r>
          <w:t xml:space="preserve">in</w:t>
        </w:r>
      </w:ins>
      <w:ins w:id="25990" w:author="PR Preview" w:date="2026-01-01T00:00:00Z">
        <w:r>
          <w:t xml:space="preserve"> </w:t>
        </w:r>
      </w:ins>
      <m:oMath>
        <m:r>
          <m:rPr>
            <m:sty m:val="bi"/>
          </m:rPr>
          <m:t>X</m:t>
        </m:r>
      </m:oMath>
      <w:ins w:id="25991" w:author="PR Preview" w:date="2026-01-01T00:00:00Z">
        <w:r>
          <w:t xml:space="preserve"> </w:t>
        </w:r>
      </w:ins>
      <w:ins w:id="25992" w:author="PR Preview" w:date="2026-01-01T00:00:00Z">
        <w:r>
          <w:t xml:space="preserve">is the</w:t>
        </w:r>
      </w:ins>
      <w:ins w:id="25993" w:author="PR Preview" w:date="2026-01-01T00:00:00Z">
        <w:r>
          <w:t xml:space="preserve"> </w:t>
        </w:r>
      </w:ins>
      <m:oMath>
        <m:r>
          <m:t>m</m:t>
        </m:r>
        <m:r>
          <m:rPr>
            <m:sty m:val="p"/>
          </m:rPr>
          <m:t>×</m:t>
        </m:r>
        <m:r>
          <m:t>m</m:t>
        </m:r>
      </m:oMath>
      <w:ins w:id="25994" w:author="PR Preview" w:date="2026-01-01T00:00:00Z">
        <w:r>
          <w:t xml:space="preserve"> </w:t>
        </w:r>
      </w:ins>
      <w:ins w:id="25995" w:author="PR Preview" w:date="2026-01-01T00:00:00Z">
        <w:r>
          <w:t xml:space="preserve">matrix</w:t>
        </w:r>
      </w:ins>
      <w:ins w:id="25996"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5997" w:author="PR Preview" w:date="2026-01-01T00:00:00Z">
        <w:r>
          <w:t xml:space="preserve"> </w:t>
        </w:r>
      </w:ins>
      <w:ins w:id="25998" w:author="PR Preview" w:date="2026-01-01T00:00:00Z">
        <w:r>
          <w:t xml:space="preserve">defined in</w:t>
        </w:r>
      </w:ins>
      <w:ins w:id="25999" w:author="PR Preview" w:date="2026-01-01T00:00:00Z">
        <w:r>
          <w:t xml:space="preserve"> </w:t>
        </w:r>
      </w:ins>
      <w:hyperlink w:anchor="thm-block-quadratic">
        <w:ins w:id="26000" w:author="PR Preview" w:date="2026-01-01T00:00:00Z">
          <w:r>
            <w:rPr>
              <w:rStyle w:val="Hyperlink"/>
            </w:rPr>
            <w:t xml:space="preserve">Theorem 114</w:t>
          </w:r>
        </w:ins>
      </w:hyperlink>
      <w:ins w:id="26001" w:author="PR Preview" w:date="2026-01-01T00:00:00Z">
        <w:r>
          <w:t xml:space="preserve">.</w:t>
        </w:r>
      </w:ins>
    </w:p>
    <w:bookmarkEnd w:id="628"/>
    <w:bookmarkStart w:id="629" w:name="exm-schur-complement"/>
    <w:p>
      <w:pPr>
        <w:pStyle w:val="BodyText"/>
      </w:pPr>
      <w:ins w:id="26002" w:author="PR Preview" w:date="2026-01-01T00:00:00Z">
        <w:r>
          <w:rPr>
            <w:b/>
            <w:bCs/>
          </w:rPr>
          <w:t xml:space="preserve">Example 206 (Schur complements of</w:t>
        </w:r>
      </w:ins>
      <w:ins w:id="26003" w:author="PR Preview" w:date="2026-01-01T00:00:00Z">
        <w:r>
          <w:rPr>
            <w:b/>
            <w:bCs/>
          </w:rPr>
          <w:t xml:space="preserve"> </w:t>
        </w:r>
      </w:ins>
      <m:oMath>
        <m:r>
          <m:t>2</m:t>
        </m:r>
        <m:r>
          <m:rPr>
            <m:sty m:val="p"/>
          </m:rPr>
          <m:t>×</m:t>
        </m:r>
        <m:r>
          <m:t>2</m:t>
        </m:r>
      </m:oMath>
      <w:ins w:id="26004" w:author="PR Preview" w:date="2026-01-01T00:00:00Z">
        <w:r>
          <w:rPr>
            <w:b/>
            <w:bCs/>
          </w:rPr>
          <w:t xml:space="preserve"> </w:t>
        </w:r>
      </w:ins>
      <w:ins w:id="26005" w:author="PR Preview" w:date="2026-01-01T00:00:00Z">
        <w:r>
          <w:rPr>
            <w:b/>
            <w:bCs/>
          </w:rPr>
          <w:t xml:space="preserve">matrices)</w:t>
        </w:r>
      </w:ins>
      <w:ins w:id="26006" w:author="PR Preview" w:date="2026-01-01T00:00:00Z">
        <w:r>
          <w:t xml:space="preserve"> </w:t>
        </w:r>
      </w:ins>
      <w:ins w:id="26007" w:author="PR Preview" w:date="2026-01-01T00:00:00Z">
        <w:r>
          <w:t xml:space="preserve"> </w:t>
        </w:r>
      </w:ins>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29"/>
    <w:bookmarkStart w:id="630" w:name="thm-schur-test"/>
    <w:p>
      <w:pPr>
        <w:pStyle w:val="FirstParagraph"/>
      </w:pPr>
      <w:del w:id="26008" w:author="PR Preview" w:date="2026-01-01T00:00:00Z">
        <w:r>
          <w:rPr>
            <w:b/>
            <w:bCs/>
          </w:rPr>
          <w:delText xml:space="preserve">Theorem 114 (Schur complement test)</w:delText>
        </w:r>
      </w:del>
      <w:del w:id="26009" w:author="PR Preview" w:date="2026-01-01T00:00:00Z">
        <w:r>
          <w:delText xml:space="preserve"> </w:delText>
        </w:r>
      </w:del>
      <w:del w:id="26010" w:author="PR Preview" w:date="2026-01-01T00:00:00Z">
        <w:r>
          <w:delText xml:space="preserve">Let</w:delText>
        </w:r>
      </w:del>
      <w:del w:id="2601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26012" w:author="PR Preview" w:date="2026-01-01T00:00:00Z">
        <w:r>
          <w:delText xml:space="preserve"> </w:delText>
        </w:r>
      </w:del>
      <w:del w:id="26013" w:author="PR Preview" w:date="2026-01-01T00:00:00Z">
        <w:r>
          <w:delText xml:space="preserve">be as in</w:delText>
        </w:r>
      </w:del>
      <w:del w:id="26014" w:author="PR Preview" w:date="2026-01-01T00:00:00Z">
        <w:r>
          <w:delText xml:space="preserve"> </w:delText>
        </w:r>
      </w:del>
      <w:hyperlink w:anchor="thm-block-quadratic">
        <w:del w:id="26015" w:author="PR Preview" w:date="2026-01-01T00:00:00Z">
          <w:r>
            <w:rPr>
              <w:rStyle w:val="Hyperlink"/>
            </w:rPr>
            <w:delText xml:space="preserve">Theorem 113</w:delText>
          </w:r>
        </w:del>
      </w:hyperlink>
      <w:del w:id="26016" w:author="PR Preview" w:date="2026-01-01T00:00:00Z">
        <w:r>
          <w:delText xml:space="preserve">.</w:delText>
        </w:r>
      </w:del>
      <w:del w:id="26017" w:author="PR Preview" w:date="2026-01-01T00:00:00Z">
        <w:r>
          <w:delText xml:space="preserve"> </w:delText>
        </w:r>
      </w:del>
      <w:del w:id="26018" w:author="PR Preview" w:date="2026-01-01T00:00:00Z">
        <w:r>
          <w:delText xml:space="preserve">Then</w:delText>
        </w:r>
      </w:del>
      <w:del w:id="26019" w:author="PR Preview" w:date="2026-01-01T00:00:00Z">
        <w:r>
          <w:delText xml:space="preserve"> </w:delText>
        </w:r>
      </w:del>
      <m:oMath>
        <m:r>
          <m:rPr>
            <m:sty m:val="bi"/>
          </m:rPr>
          <m:t>X</m:t>
        </m:r>
      </m:oMath>
      <w:del w:id="26020" w:author="PR Preview" w:date="2026-01-01T00:00:00Z">
        <w:r>
          <w:delText xml:space="preserve"> </w:delText>
        </w:r>
      </w:del>
      <w:del w:id="26021" w:author="PR Preview" w:date="2026-01-01T00:00:00Z">
        <w:r>
          <w:delText xml:space="preserve">is positive definite (</w:delText>
        </w:r>
      </w:del>
      <w:hyperlink w:anchor="def-positive-definite">
        <w:del w:id="26022" w:author="PR Preview" w:date="2026-01-01T00:00:00Z">
          <w:r>
            <w:rPr>
              <w:rStyle w:val="Hyperlink"/>
            </w:rPr>
            <w:delText xml:space="preserve">Definition 86</w:delText>
          </w:r>
        </w:del>
      </w:hyperlink>
      <w:del w:id="26023" w:author="PR Preview" w:date="2026-01-01T00:00:00Z">
        <w:r>
          <w:delText xml:space="preserve">)</w:delText>
        </w:r>
      </w:del>
      <w:del w:id="26024" w:author="PR Preview" w:date="2026-01-01T00:00:00Z">
        <w:r>
          <w:delText xml:space="preserve"> </w:delText>
        </w:r>
      </w:del>
      <w:del w:id="26025" w:author="PR Preview" w:date="2026-01-01T00:00:00Z">
        <w:r>
          <w:delText xml:space="preserve">exactly when</w:delText>
        </w:r>
      </w:del>
      <w:del w:id="26026" w:author="PR Preview" w:date="2026-01-01T00:00:00Z">
        <w:r>
          <w:delText xml:space="preserve"> </w:delText>
        </w:r>
      </w:del>
      <m:oMath>
        <m:r>
          <m:rPr>
            <m:sty m:val="bi"/>
          </m:rPr>
          <m:t>A</m:t>
        </m:r>
      </m:oMath>
      <w:del w:id="26027" w:author="PR Preview" w:date="2026-01-01T00:00:00Z">
        <w:r>
          <w:delText xml:space="preserve"> </w:delText>
        </w:r>
      </w:del>
      <w:del w:id="26028" w:author="PR Preview" w:date="2026-01-01T00:00:00Z">
        <w:r>
          <w:delText xml:space="preserve">is positive definite</w:delText>
        </w:r>
      </w:del>
      <w:del w:id="26029" w:author="PR Preview" w:date="2026-01-01T00:00:00Z">
        <w:r>
          <w:delText xml:space="preserve"> </w:delText>
        </w:r>
      </w:del>
      <w:del w:id="26030" w:author="PR Preview" w:date="2026-01-01T00:00:00Z">
        <w:r>
          <w:delText xml:space="preserve">and its Schur complement</w:delText>
        </w:r>
      </w:del>
      <w:del w:id="26031" w:author="PR Preview" w:date="2026-01-01T00:00:00Z">
        <w:r>
          <w:delText xml:space="preserve"> </w:delText>
        </w:r>
      </w:del>
      <m:oMath>
        <m:r>
          <m:rPr>
            <m:sty m:val="bi"/>
          </m:rPr>
          <m:t>S</m:t>
        </m:r>
      </m:oMath>
      <w:del w:id="26032" w:author="PR Preview" w:date="2026-01-01T00:00:00Z">
        <w:r>
          <w:delText xml:space="preserve"> </w:delText>
        </w:r>
      </w:del>
      <w:del w:id="26033" w:author="PR Preview" w:date="2026-01-01T00:00:00Z">
        <w:r>
          <w:delText xml:space="preserve">(</w:delText>
        </w:r>
      </w:del>
      <w:hyperlink w:anchor="def-schur-complement">
        <w:del w:id="26034" w:author="PR Preview" w:date="2026-01-01T00:00:00Z">
          <w:r>
            <w:rPr>
              <w:rStyle w:val="Hyperlink"/>
            </w:rPr>
            <w:delText xml:space="preserve">Definition 102</w:delText>
          </w:r>
        </w:del>
      </w:hyperlink>
      <w:del w:id="26035" w:author="PR Preview" w:date="2026-01-01T00:00:00Z">
        <w:r>
          <w:delText xml:space="preserve">) is positive definite.</w:delText>
        </w:r>
      </w:del>
    </w:p>
    <w:p>
      <w:pPr>
        <w:pStyle w:val="BodyText"/>
      </w:pPr>
      <w:del w:id="26036" w:author="PR Preview" w:date="2026-01-01T00:00:00Z">
        <w:r>
          <w:rPr>
            <w:i/>
            <w:iCs/>
          </w:rPr>
          <w:delText xml:space="preserve">Proof</w:delText>
        </w:r>
      </w:del>
      <w:del w:id="26037" w:author="PR Preview" w:date="2026-01-01T00:00:00Z">
        <w:r>
          <w:delText xml:space="preserve">. </w:delText>
        </w:r>
      </w:del>
      <w:del w:id="26038" w:author="PR Preview" w:date="2026-01-01T00:00:00Z">
        <w:r>
          <w:rPr>
            <w:b/>
            <w:bCs/>
          </w:rPr>
          <w:delText xml:space="preserve">If.</w:delText>
        </w:r>
      </w:del>
      <w:del w:id="26039" w:author="PR Preview" w:date="2026-01-01T00:00:00Z">
        <w:r>
          <w:delText xml:space="preserve"> </w:delText>
        </w:r>
      </w:del>
      <m:oMath>
        <m:r>
          <m:rPr>
            <m:sty m:val="bi"/>
          </m:rPr>
          <m:t>A</m:t>
        </m:r>
      </m:oMath>
      <w:del w:id="26040" w:author="PR Preview" w:date="2026-01-01T00:00:00Z">
        <w:r>
          <w:delText xml:space="preserve"> </w:delText>
        </w:r>
      </w:del>
      <w:del w:id="26041" w:author="PR Preview" w:date="2026-01-01T00:00:00Z">
        <w:r>
          <w:delText xml:space="preserve">is positive definite, so invertible (</w:delText>
        </w:r>
      </w:del>
      <w:hyperlink w:anchor="thm-pd-inverse">
        <w:del w:id="26042" w:author="PR Preview" w:date="2026-01-01T00:00:00Z">
          <w:r>
            <w:rPr>
              <w:rStyle w:val="Hyperlink"/>
            </w:rPr>
            <w:delText xml:space="preserve">Theorem 76</w:delText>
          </w:r>
        </w:del>
      </w:hyperlink>
      <w:del w:id="26043" w:author="PR Preview" w:date="2026-01-01T00:00:00Z">
        <w:r>
          <w:delText xml:space="preserve">), and</w:delText>
        </w:r>
      </w:del>
      <w:del w:id="26044" w:author="PR Preview" w:date="2026-01-01T00:00:00Z">
        <w:r>
          <w:delText xml:space="preserve"> </w:delText>
        </w:r>
      </w:del>
      <m:oMath>
        <m:r>
          <m:rPr>
            <m:sty m:val="bi"/>
          </m:rPr>
          <m:t>S</m:t>
        </m:r>
      </m:oMath>
      <w:del w:id="26045" w:author="PR Preview" w:date="2026-01-01T00:00:00Z">
        <w:r>
          <w:delText xml:space="preserve"> </w:delText>
        </w:r>
      </w:del>
      <w:del w:id="26046" w:author="PR Preview" w:date="2026-01-01T00:00:00Z">
        <w:r>
          <w:delText xml:space="preserve">is defined.</w:delText>
        </w:r>
      </w:del>
      <w:del w:id="26047" w:author="PR Preview" w:date="2026-01-01T00:00:00Z">
        <w:r>
          <w:delText xml:space="preserve"> </w:delText>
        </w:r>
      </w:del>
      <m:oMath>
        <m:r>
          <m:rPr>
            <m:sty m:val="bi"/>
          </m:rPr>
          <m:t>X</m:t>
        </m:r>
      </m:oMath>
      <w:del w:id="26048" w:author="PR Preview" w:date="2026-01-01T00:00:00Z">
        <w:r>
          <w:delText xml:space="preserve"> </w:delText>
        </w:r>
      </w:del>
      <w:del w:id="26049" w:author="PR Preview" w:date="2026-01-01T00:00:00Z">
        <w:r>
          <w:delText xml:space="preserve">is symmetric.</w:delText>
        </w:r>
      </w:del>
      <w:del w:id="26050" w:author="PR Preview" w:date="2026-01-01T00:00:00Z">
        <w:r>
          <w:delText xml:space="preserve"> </w:delText>
        </w:r>
      </w:del>
      <w:del w:id="26051" w:author="PR Preview" w:date="2026-01-01T00:00:00Z">
        <w:r>
          <w:delText xml:space="preserve">Let</w:delText>
        </w:r>
      </w:del>
      <w:del w:id="26052" w:author="PR Preview" w:date="2026-01-01T00:00:00Z">
        <w:r>
          <w:delText xml:space="preserve"> </w:delText>
        </w:r>
      </w:del>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del w:id="26053" w:author="PR Preview" w:date="2026-01-01T00:00:00Z">
        <w:r>
          <w:delText xml:space="preserve"> </w:delText>
        </w:r>
      </w:del>
      <w:del w:id="26054" w:author="PR Preview" w:date="2026-01-01T00:00:00Z">
        <w:r>
          <w:delText xml:space="preserve">and</w:delText>
        </w:r>
      </w:del>
      <w:del w:id="26055" w:author="PR Preview" w:date="2026-01-01T00:00:00Z">
        <w:r>
          <w:delText xml:space="preserve"> </w:delText>
        </w:r>
      </w:del>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del w:id="26056" w:author="PR Preview" w:date="2026-01-01T00:00:00Z">
        <w:r>
          <w:delText xml:space="preserve">.</w:delText>
        </w:r>
      </w:del>
      <w:del w:id="26057" w:author="PR Preview" w:date="2026-01-01T00:00:00Z">
        <w:r>
          <w:delText xml:space="preserve"> </w:delText>
        </w:r>
      </w:del>
      <w:del w:id="26058" w:author="PR Preview" w:date="2026-01-01T00:00:00Z">
        <w:r>
          <w:delText xml:space="preserve">By</w:delText>
        </w:r>
      </w:del>
      <w:del w:id="26059" w:author="PR Preview" w:date="2026-01-01T00:00:00Z">
        <w:r>
          <w:delText xml:space="preserve"> </w:delText>
        </w:r>
      </w:del>
      <w:hyperlink w:anchor="thm-block-quadratic">
        <w:del w:id="26060" w:author="PR Preview" w:date="2026-01-01T00:00:00Z">
          <w:r>
            <w:rPr>
              <w:rStyle w:val="Hyperlink"/>
            </w:rPr>
            <w:delText xml:space="preserve">Theorem 113</w:delText>
          </w:r>
        </w:del>
      </w:hyperlink>
      <w:del w:id="26061" w:author="PR Preview" w:date="2026-01-01T00:00:00Z">
        <w:r>
          <w:delText xml:space="preserve">,</w:delText>
        </w:r>
      </w:del>
      <w:del w:id="26062" w:author="PR Preview" w:date="2026-01-01T00:00:00Z">
        <w:r>
          <w:delText xml:space="preserve"> </w:delText>
        </w:r>
      </w:del>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del w:id="26063" w:author="PR Preview" w:date="2026-01-01T00:00:00Z">
        <w:r>
          <w:delText xml:space="preserve">,</w:delText>
        </w:r>
      </w:del>
      <w:del w:id="26064" w:author="PR Preview" w:date="2026-01-01T00:00:00Z">
        <w:r>
          <w:delText xml:space="preserve"> </w:delText>
        </w:r>
      </w:del>
      <w:del w:id="26065" w:author="PR Preview" w:date="2026-01-01T00:00:00Z">
        <w:r>
          <w:delText xml:space="preserve">and both terms are at least</w:delText>
        </w:r>
      </w:del>
      <w:del w:id="26066" w:author="PR Preview" w:date="2026-01-01T00:00:00Z">
        <w:r>
          <w:delText xml:space="preserve"> </w:delText>
        </w:r>
      </w:del>
      <m:oMath>
        <m:r>
          <m:t>0</m:t>
        </m:r>
      </m:oMath>
      <w:del w:id="26067" w:author="PR Preview" w:date="2026-01-01T00:00:00Z">
        <w:r>
          <w:delText xml:space="preserve">.</w:delText>
        </w:r>
      </w:del>
      <w:del w:id="26068" w:author="PR Preview" w:date="2026-01-01T00:00:00Z">
        <w:r>
          <w:delText xml:space="preserve"> </w:delText>
        </w:r>
      </w:del>
      <w:del w:id="26069" w:author="PR Preview" w:date="2026-01-01T00:00:00Z">
        <w:r>
          <w:delText xml:space="preserve">If</w:delText>
        </w:r>
      </w:del>
      <w:del w:id="26070" w:author="PR Preview" w:date="2026-01-01T00:00:00Z">
        <w:r>
          <w:delText xml:space="preserve"> </w:delText>
        </w:r>
      </w:del>
      <m:oMath>
        <m:acc>
          <m:accPr>
            <m:chr m:val="̃"/>
          </m:accPr>
          <m:e>
            <m:r>
              <m:t>w</m:t>
            </m:r>
          </m:e>
        </m:acc>
        <m:r>
          <m:rPr>
            <m:sty m:val="p"/>
          </m:rPr>
          <m:t>≠</m:t>
        </m:r>
        <m:acc>
          <m:accPr>
            <m:chr m:val="̃"/>
          </m:accPr>
          <m:e>
            <m:r>
              <m:t>0</m:t>
            </m:r>
          </m:e>
        </m:acc>
      </m:oMath>
      <w:del w:id="26071" w:author="PR Preview" w:date="2026-01-01T00:00:00Z">
        <w:r>
          <w:delText xml:space="preserve">, the second term is positive.</w:delText>
        </w:r>
      </w:del>
      <w:del w:id="26072" w:author="PR Preview" w:date="2026-01-01T00:00:00Z">
        <w:r>
          <w:delText xml:space="preserve"> </w:delText>
        </w:r>
      </w:del>
      <w:del w:id="26073" w:author="PR Preview" w:date="2026-01-01T00:00:00Z">
        <w:r>
          <w:delText xml:space="preserve">If</w:delText>
        </w:r>
      </w:del>
      <w:del w:id="26074" w:author="PR Preview" w:date="2026-01-01T00:00:00Z">
        <w:r>
          <w:delText xml:space="preserve"> </w:delText>
        </w:r>
      </w:del>
      <m:oMath>
        <m:acc>
          <m:accPr>
            <m:chr m:val="̃"/>
          </m:accPr>
          <m:e>
            <m:r>
              <m:t>w</m:t>
            </m:r>
          </m:e>
        </m:acc>
        <m:r>
          <m:rPr>
            <m:sty m:val="p"/>
          </m:rPr>
          <m:t>=</m:t>
        </m:r>
        <m:acc>
          <m:accPr>
            <m:chr m:val="̃"/>
          </m:accPr>
          <m:e>
            <m:r>
              <m:t>0</m:t>
            </m:r>
          </m:e>
        </m:acc>
      </m:oMath>
      <w:del w:id="26075" w:author="PR Preview" w:date="2026-01-01T00:00:00Z">
        <w:r>
          <w:delText xml:space="preserve">, then</w:delText>
        </w:r>
      </w:del>
      <w:del w:id="26076" w:author="PR Preview" w:date="2026-01-01T00:00:00Z">
        <w:r>
          <w:delText xml:space="preserve"> </w:delText>
        </w:r>
      </w:del>
      <m:oMath>
        <m:acc>
          <m:accPr>
            <m:chr m:val="̃"/>
          </m:accPr>
          <m:e>
            <m:r>
              <m:t>u</m:t>
            </m:r>
          </m:e>
        </m:acc>
        <m:r>
          <m:rPr>
            <m:sty m:val="p"/>
          </m:rPr>
          <m:t>≠</m:t>
        </m:r>
        <m:acc>
          <m:accPr>
            <m:chr m:val="̃"/>
          </m:accPr>
          <m:e>
            <m:r>
              <m:t>0</m:t>
            </m:r>
          </m:e>
        </m:acc>
      </m:oMath>
      <w:del w:id="26077" w:author="PR Preview" w:date="2026-01-01T00:00:00Z">
        <w:r>
          <w:delText xml:space="preserve"> </w:delText>
        </w:r>
      </w:del>
      <w:del w:id="26078" w:author="PR Preview" w:date="2026-01-01T00:00:00Z">
        <w:r>
          <w:delText xml:space="preserve">and</w:delText>
        </w:r>
      </w:del>
      <w:del w:id="26079" w:author="PR Preview" w:date="2026-01-01T00:00:00Z">
        <w:r>
          <w:delText xml:space="preserve"> </w:delText>
        </w:r>
      </w:del>
      <m:oMath>
        <m:acc>
          <m:accPr>
            <m:chr m:val="̃"/>
          </m:accPr>
          <m:e>
            <m:r>
              <m:t>z</m:t>
            </m:r>
          </m:e>
        </m:acc>
        <m:r>
          <m:rPr>
            <m:sty m:val="p"/>
          </m:rPr>
          <m:t>=</m:t>
        </m:r>
        <m:acc>
          <m:accPr>
            <m:chr m:val="̃"/>
          </m:accPr>
          <m:e>
            <m:r>
              <m:t>u</m:t>
            </m:r>
          </m:e>
        </m:acc>
      </m:oMath>
      <w:del w:id="26080" w:author="PR Preview" w:date="2026-01-01T00:00:00Z">
        <w:r>
          <w:delText xml:space="preserve">, so the first term is positive.</w:delText>
        </w:r>
      </w:del>
      <w:del w:id="26081" w:author="PR Preview" w:date="2026-01-01T00:00:00Z">
        <w:r>
          <w:delText xml:space="preserve"> </w:delText>
        </w:r>
      </w:del>
      <w:del w:id="26082" w:author="PR Preview" w:date="2026-01-01T00:00:00Z">
        <w:r>
          <w:delText xml:space="preserve">Either way</w:delText>
        </w:r>
      </w:del>
      <w:del w:id="26083" w:author="PR Preview" w:date="2026-01-01T00:00:00Z">
        <w:r>
          <w:delText xml:space="preserve"> </w:delText>
        </w:r>
      </w:del>
      <m:oMath>
        <m:sSup>
          <m:e>
            <m:acc>
              <m:accPr>
                <m:chr m:val="̃"/>
              </m:accPr>
              <m:e>
                <m:r>
                  <m:t>v</m:t>
                </m:r>
              </m:e>
            </m:acc>
          </m:e>
          <m:sup>
            <m:r>
              <m:rPr>
                <m:sty m:val="p"/>
              </m:rPr>
              <m:t>⊤</m:t>
            </m:r>
          </m:sup>
        </m:sSup>
        <m:r>
          <m:rPr>
            <m:sty m:val="bi"/>
          </m:rPr>
          <m:t>X</m:t>
        </m:r>
        <m:acc>
          <m:accPr>
            <m:chr m:val="̃"/>
          </m:accPr>
          <m:e>
            <m:r>
              <m:t>v</m:t>
            </m:r>
          </m:e>
        </m:acc>
        <m:r>
          <m:rPr>
            <m:sty m:val="p"/>
          </m:rPr>
          <m:t>&gt;</m:t>
        </m:r>
        <m:r>
          <m:t>0</m:t>
        </m:r>
      </m:oMath>
      <w:del w:id="26084" w:author="PR Preview" w:date="2026-01-01T00:00:00Z">
        <w:r>
          <w:delText xml:space="preserve">.</w:delText>
        </w:r>
      </w:del>
    </w:p>
    <w:p>
      <w:pPr>
        <w:pStyle w:val="BodyText"/>
      </w:pPr>
      <w:del w:id="26085" w:author="PR Preview" w:date="2026-01-01T00:00:00Z">
        <w:r>
          <w:rPr>
            <w:b/>
            <w:bCs/>
          </w:rPr>
          <w:delText xml:space="preserve">Only if.</w:delText>
        </w:r>
      </w:del>
      <w:del w:id="26086" w:author="PR Preview" w:date="2026-01-01T00:00:00Z">
        <w:r>
          <w:delText xml:space="preserve"> </w:delText>
        </w:r>
      </w:del>
      <m:oMath>
        <m:r>
          <m:rPr>
            <m:sty m:val="bi"/>
          </m:rPr>
          <m:t>A</m:t>
        </m:r>
      </m:oMath>
      <w:del w:id="26087" w:author="PR Preview" w:date="2026-01-01T00:00:00Z">
        <w:r>
          <w:delText xml:space="preserve"> </w:delText>
        </w:r>
      </w:del>
      <w:del w:id="26088" w:author="PR Preview" w:date="2026-01-01T00:00:00Z">
        <w:r>
          <w:delText xml:space="preserve">is the top-left</w:delText>
        </w:r>
      </w:del>
      <w:del w:id="26089" w:author="PR Preview" w:date="2026-01-01T00:00:00Z">
        <w:r>
          <w:delText xml:space="preserve"> </w:delText>
        </w:r>
      </w:del>
      <m:oMath>
        <m:r>
          <m:t>k</m:t>
        </m:r>
        <m:r>
          <m:rPr>
            <m:sty m:val="p"/>
          </m:rPr>
          <m:t>×</m:t>
        </m:r>
        <m:r>
          <m:t>k</m:t>
        </m:r>
      </m:oMath>
      <w:del w:id="26090" w:author="PR Preview" w:date="2026-01-01T00:00:00Z">
        <w:r>
          <w:delText xml:space="preserve"> </w:delText>
        </w:r>
      </w:del>
      <w:del w:id="26091" w:author="PR Preview" w:date="2026-01-01T00:00:00Z">
        <w:r>
          <w:delText xml:space="preserve">block of</w:delText>
        </w:r>
      </w:del>
      <w:del w:id="26092" w:author="PR Preview" w:date="2026-01-01T00:00:00Z">
        <w:r>
          <w:delText xml:space="preserve"> </w:delText>
        </w:r>
      </w:del>
      <m:oMath>
        <m:r>
          <m:rPr>
            <m:sty m:val="bi"/>
          </m:rPr>
          <m:t>X</m:t>
        </m:r>
      </m:oMath>
      <w:del w:id="26093" w:author="PR Preview" w:date="2026-01-01T00:00:00Z">
        <w:r>
          <w:delText xml:space="preserve">, so it is positive definite (</w:delText>
        </w:r>
      </w:del>
      <w:hyperlink w:anchor="thm-pd-submatrix">
        <w:del w:id="26094" w:author="PR Preview" w:date="2026-01-01T00:00:00Z">
          <w:r>
            <w:rPr>
              <w:rStyle w:val="Hyperlink"/>
            </w:rPr>
            <w:delText xml:space="preserve">Theorem 112</w:delText>
          </w:r>
        </w:del>
      </w:hyperlink>
      <w:del w:id="26095" w:author="PR Preview" w:date="2026-01-01T00:00:00Z">
        <w:r>
          <w:delText xml:space="preserve">),</w:delText>
        </w:r>
      </w:del>
      <w:del w:id="26096" w:author="PR Preview" w:date="2026-01-01T00:00:00Z">
        <w:r>
          <w:delText xml:space="preserve"> </w:delText>
        </w:r>
      </w:del>
      <w:del w:id="26097" w:author="PR Preview" w:date="2026-01-01T00:00:00Z">
        <w:r>
          <w:delText xml:space="preserve">and invertible (</w:delText>
        </w:r>
      </w:del>
      <w:hyperlink w:anchor="thm-pd-inverse">
        <w:del w:id="26098" w:author="PR Preview" w:date="2026-01-01T00:00:00Z">
          <w:r>
            <w:rPr>
              <w:rStyle w:val="Hyperlink"/>
            </w:rPr>
            <w:delText xml:space="preserve">Theorem 76</w:delText>
          </w:r>
        </w:del>
      </w:hyperlink>
      <w:del w:id="26099" w:author="PR Preview" w:date="2026-01-01T00:00:00Z">
        <w:r>
          <w:delText xml:space="preserve">).</w:delText>
        </w:r>
      </w:del>
      <w:del w:id="26100" w:author="PR Preview" w:date="2026-01-01T00:00:00Z">
        <w:r>
          <w:delText xml:space="preserve"> </w:delText>
        </w:r>
      </w:del>
      <m:oMath>
        <m:r>
          <m:rPr>
            <m:sty m:val="bi"/>
          </m:rPr>
          <m:t>S</m:t>
        </m:r>
      </m:oMath>
      <w:del w:id="26101" w:author="PR Preview" w:date="2026-01-01T00:00:00Z">
        <w:r>
          <w:delText xml:space="preserve"> </w:delText>
        </w:r>
      </w:del>
      <w:del w:id="26102" w:author="PR Preview" w:date="2026-01-01T00:00:00Z">
        <w:r>
          <w:delText xml:space="preserve">is symmetric:</w:delText>
        </w:r>
      </w:del>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del w:id="26103" w:author="PR Preview" w:date="2026-01-01T00:00:00Z">
        <w:r>
          <w:delText xml:space="preserve">(</w:delText>
        </w:r>
      </w:del>
      <w:hyperlink w:anchor="thm-transpose-product">
        <w:del w:id="26104" w:author="PR Preview" w:date="2026-01-01T00:00:00Z">
          <w:r>
            <w:rPr>
              <w:rStyle w:val="Hyperlink"/>
            </w:rPr>
            <w:delText xml:space="preserve">Theorem 19</w:delText>
          </w:r>
        </w:del>
      </w:hyperlink>
      <w:del w:id="26105" w:author="PR Preview" w:date="2026-01-01T00:00:00Z">
        <w:r>
          <w:delText xml:space="preserve">,</w:delText>
        </w:r>
      </w:del>
      <w:del w:id="26106" w:author="PR Preview" w:date="2026-01-01T00:00:00Z">
        <w:r>
          <w:delText xml:space="preserve"> </w:delText>
        </w:r>
      </w:del>
      <w:hyperlink w:anchor="def-matrix-transpose">
        <w:del w:id="26107" w:author="PR Preview" w:date="2026-01-01T00:00:00Z">
          <w:r>
            <w:rPr>
              <w:rStyle w:val="Hyperlink"/>
            </w:rPr>
            <w:delText xml:space="preserve">Definition 20</w:delText>
          </w:r>
        </w:del>
      </w:hyperlink>
      <w:del w:id="26108" w:author="PR Preview" w:date="2026-01-01T00:00:00Z">
        <w:r>
          <w:delText xml:space="preserve"> </w:delText>
        </w:r>
      </w:del>
      <w:del w:id="26109" w:author="PR Preview" w:date="2026-01-01T00:00:00Z">
        <w:r>
          <w:delText xml:space="preserve">for</w:delText>
        </w:r>
      </w:del>
      <w:del w:id="26110"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26111" w:author="PR Preview" w:date="2026-01-01T00:00:00Z">
        <w:r>
          <w:delText xml:space="preserve">,</w:delText>
        </w:r>
      </w:del>
      <w:del w:id="26112" w:author="PR Preview" w:date="2026-01-01T00:00:00Z">
        <w:r>
          <w:delText xml:space="preserve"> </w:delText>
        </w:r>
      </w:del>
      <w:hyperlink w:anchor="cor-inverse-symmetric">
        <w:del w:id="26113" w:author="PR Preview" w:date="2026-01-01T00:00:00Z">
          <w:r>
            <w:rPr>
              <w:rStyle w:val="Hyperlink"/>
            </w:rPr>
            <w:delText xml:space="preserve">Corollary 6</w:delText>
          </w:r>
        </w:del>
      </w:hyperlink>
      <w:del w:id="26114" w:author="PR Preview" w:date="2026-01-01T00:00:00Z">
        <w:r>
          <w:delText xml:space="preserve">),</w:delText>
        </w:r>
      </w:del>
      <w:del w:id="26115" w:author="PR Preview" w:date="2026-01-01T00:00:00Z">
        <w:r>
          <w:delText xml:space="preserve"> </w:delText>
        </w:r>
      </w:del>
      <w:del w:id="26116" w:author="PR Preview" w:date="2026-01-01T00:00:00Z">
        <w:r>
          <w:delText xml:space="preserve">and</w:delText>
        </w:r>
      </w:del>
      <w:del w:id="26117" w:author="PR Preview" w:date="2026-01-01T00:00:00Z">
        <w:r>
          <w:delText xml:space="preserve"> </w:delText>
        </w:r>
      </w:del>
      <m:oMath>
        <m:r>
          <m:rPr>
            <m:sty m:val="bi"/>
          </m:rPr>
          <m:t>C</m:t>
        </m:r>
      </m:oMath>
      <w:del w:id="26118" w:author="PR Preview" w:date="2026-01-01T00:00:00Z">
        <w:r>
          <w:delText xml:space="preserve"> </w:delText>
        </w:r>
      </w:del>
      <w:del w:id="26119" w:author="PR Preview" w:date="2026-01-01T00:00:00Z">
        <w:r>
          <w:delText xml:space="preserve">is symmetric,</w:delText>
        </w:r>
      </w:del>
      <w:del w:id="26120" w:author="PR Preview" w:date="2026-01-01T00:00:00Z">
        <w:r>
          <w:delText xml:space="preserve"> </w:delText>
        </w:r>
      </w:del>
      <w:del w:id="26121" w:author="PR Preview" w:date="2026-01-01T00:00:00Z">
        <w:r>
          <w:delText xml:space="preserve">so</w:delText>
        </w:r>
      </w:del>
      <w:del w:id="26122"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6123" w:author="PR Preview" w:date="2026-01-01T00:00:00Z">
        <w:r>
          <w:delText xml:space="preserve"> </w:delText>
        </w:r>
      </w:del>
      <w:del w:id="26124" w:author="PR Preview" w:date="2026-01-01T00:00:00Z">
        <w:r>
          <w:delText xml:space="preserve">is symmetric</w:delText>
        </w:r>
      </w:del>
      <w:del w:id="26125" w:author="PR Preview" w:date="2026-01-01T00:00:00Z">
        <w:r>
          <w:delText xml:space="preserve"> </w:delText>
        </w:r>
      </w:del>
      <w:del w:id="26126" w:author="PR Preview" w:date="2026-01-01T00:00:00Z">
        <w:r>
          <w:delText xml:space="preserve">(the transpose of a difference is the difference of the transposes, entry by entry,</w:delText>
        </w:r>
      </w:del>
      <w:del w:id="26127" w:author="PR Preview" w:date="2026-01-01T00:00:00Z">
        <w:r>
          <w:delText xml:space="preserve"> </w:delText>
        </w:r>
      </w:del>
      <w:hyperlink w:anchor="def-matrix-transpose">
        <w:del w:id="26128" w:author="PR Preview" w:date="2026-01-01T00:00:00Z">
          <w:r>
            <w:rPr>
              <w:rStyle w:val="Hyperlink"/>
            </w:rPr>
            <w:delText xml:space="preserve">Definition 20</w:delText>
          </w:r>
        </w:del>
      </w:hyperlink>
      <w:del w:id="26129" w:author="PR Preview" w:date="2026-01-01T00:00:00Z">
        <w:r>
          <w:delText xml:space="preserve">).</w:delText>
        </w:r>
      </w:del>
      <w:del w:id="26130" w:author="PR Preview" w:date="2026-01-01T00:00:00Z">
        <w:r>
          <w:delText xml:space="preserve"> </w:delText>
        </w:r>
      </w:del>
      <w:del w:id="26131" w:author="PR Preview" w:date="2026-01-01T00:00:00Z">
        <w:r>
          <w:delText xml:space="preserve">For</w:delText>
        </w:r>
      </w:del>
      <w:del w:id="26132" w:author="PR Preview" w:date="2026-01-01T00:00:00Z">
        <w:r>
          <w:delText xml:space="preserve"> </w:delText>
        </w:r>
      </w:del>
      <m:oMath>
        <m:acc>
          <m:accPr>
            <m:chr m:val="̃"/>
          </m:accPr>
          <m:e>
            <m:r>
              <m:t>w</m:t>
            </m:r>
          </m:e>
        </m:acc>
        <m:r>
          <m:rPr>
            <m:sty m:val="p"/>
          </m:rPr>
          <m:t>≠</m:t>
        </m:r>
        <m:acc>
          <m:accPr>
            <m:chr m:val="̃"/>
          </m:accPr>
          <m:e>
            <m:r>
              <m:t>0</m:t>
            </m:r>
          </m:e>
        </m:acc>
      </m:oMath>
      <w:del w:id="26133" w:author="PR Preview" w:date="2026-01-01T00:00:00Z">
        <w:r>
          <w:delText xml:space="preserve">, take</w:delText>
        </w:r>
      </w:del>
      <w:del w:id="26134" w:author="PR Preview" w:date="2026-01-01T00:00:00Z">
        <w:r>
          <w:delText xml:space="preserve"> </w:delText>
        </w:r>
      </w:del>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del w:id="26135" w:author="PR Preview" w:date="2026-01-01T00:00:00Z">
        <w:r>
          <w:delText xml:space="preserve">, so</w:delText>
        </w:r>
      </w:del>
      <w:del w:id="26136" w:author="PR Preview" w:date="2026-01-01T00:00:00Z">
        <w:r>
          <w:delText xml:space="preserve"> </w:delText>
        </w:r>
      </w:del>
      <m:oMath>
        <m:acc>
          <m:accPr>
            <m:chr m:val="̃"/>
          </m:accPr>
          <m:e>
            <m:r>
              <m:t>z</m:t>
            </m:r>
          </m:e>
        </m:acc>
        <m:r>
          <m:rPr>
            <m:sty m:val="p"/>
          </m:rPr>
          <m:t>=</m:t>
        </m:r>
        <m:acc>
          <m:accPr>
            <m:chr m:val="̃"/>
          </m:accPr>
          <m:e>
            <m:r>
              <m:t>0</m:t>
            </m:r>
          </m:e>
        </m:acc>
      </m:oMath>
      <w:del w:id="26137" w:author="PR Preview" w:date="2026-01-01T00:00:00Z">
        <w:r>
          <w:delText xml:space="preserve"> </w:delText>
        </w:r>
      </w:del>
      <w:del w:id="26138" w:author="PR Preview" w:date="2026-01-01T00:00:00Z">
        <w:r>
          <w:delText xml:space="preserve">and</w:delText>
        </w:r>
      </w:del>
      <w:del w:id="26139" w:author="PR Preview" w:date="2026-01-01T00:00:00Z">
        <w:r>
          <w:delText xml:space="preserve"> </w:delText>
        </w:r>
      </w:del>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del w:id="26140" w:author="PR Preview" w:date="2026-01-01T00:00:00Z">
        <w:r>
          <w:delText xml:space="preserve">; then</w:delText>
        </w:r>
      </w:del>
      <w:del w:id="26141" w:author="PR Preview" w:date="2026-01-01T00:00:00Z">
        <w:r>
          <w:delText xml:space="preserve"> </w:delText>
        </w:r>
      </w:del>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del w:id="26142" w:author="PR Preview" w:date="2026-01-01T00:00:00Z">
        <w:r>
          <w:delText xml:space="preserve"> </w:delText>
        </w:r>
      </w:del>
      <w:del w:id="26143" w:author="PR Preview" w:date="2026-01-01T00:00:00Z">
        <w:r>
          <w:delText xml:space="preserve">(</w:delText>
        </w:r>
      </w:del>
      <w:hyperlink w:anchor="thm-block-quadratic">
        <w:del w:id="26144" w:author="PR Preview" w:date="2026-01-01T00:00:00Z">
          <w:r>
            <w:rPr>
              <w:rStyle w:val="Hyperlink"/>
            </w:rPr>
            <w:delText xml:space="preserve">Theorem 113</w:delText>
          </w:r>
        </w:del>
      </w:hyperlink>
      <w:del w:id="26145" w:author="PR Preview" w:date="2026-01-01T00:00:00Z">
        <w:r>
          <w:delText xml:space="preserve">).</w:delText>
        </w:r>
      </w:del>
    </w:p>
    <w:p>
      <w:pPr>
        <w:pStyle w:val="BodyText"/>
      </w:pPr>
      <w:del w:id="26146" w:author="PR Preview" w:date="2026-01-01T00:00:00Z">
        <w:r>
          <w:rPr>
            <w:b/>
            <w:bCs/>
          </w:rPr>
          <w:delText xml:space="preserve">Example 204 (Testing</w:delText>
        </w:r>
      </w:del>
      <w:del w:id="26147" w:author="PR Preview" w:date="2026-01-01T00:00:00Z">
        <w:r>
          <w:rPr>
            <w:b/>
            <w:bCs/>
          </w:rPr>
          <w:delText xml:space="preserve"> </w:delText>
        </w:r>
      </w:del>
      <m:oMath>
        <m:r>
          <m:t>2</m:t>
        </m:r>
        <m:r>
          <m:rPr>
            <m:sty m:val="p"/>
          </m:rPr>
          <m:t>×</m:t>
        </m:r>
        <m:r>
          <m:t>2</m:t>
        </m:r>
      </m:oMath>
      <w:del w:id="26148" w:author="PR Preview" w:date="2026-01-01T00:00:00Z">
        <w:r>
          <w:rPr>
            <w:b/>
            <w:bCs/>
          </w:rPr>
          <w:delText xml:space="preserve"> </w:delText>
        </w:r>
      </w:del>
      <w:del w:id="26149" w:author="PR Preview" w:date="2026-01-01T00:00:00Z">
        <w:r>
          <w:rPr>
            <w:b/>
            <w:bCs/>
          </w:rPr>
          <w:delText xml:space="preserve">matrices)</w:delText>
        </w:r>
      </w:del>
      <w:del w:id="26150" w:author="PR Preview" w:date="2026-01-01T00:00:00Z">
        <w:r>
          <w:delText xml:space="preserve"> </w:delText>
        </w:r>
      </w:del>
      <w:del w:id="26151" w:author="PR Preview" w:date="2026-01-01T00:00:00Z">
        <w:r>
          <w:delText xml:space="preserve">A symmetric</w:delText>
        </w:r>
      </w:del>
      <w:del w:id="2615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26153" w:author="PR Preview" w:date="2026-01-01T00:00:00Z">
        <w:r>
          <w:delText xml:space="preserve"> </w:delText>
        </w:r>
      </w:del>
      <w:del w:id="26154" w:author="PR Preview" w:date="2026-01-01T00:00:00Z">
        <w:r>
          <w:delText xml:space="preserve">is positive definite</w:delText>
        </w:r>
      </w:del>
      <w:del w:id="26155" w:author="PR Preview" w:date="2026-01-01T00:00:00Z">
        <w:r>
          <w:delText xml:space="preserve"> </w:delText>
        </w:r>
      </w:del>
      <w:del w:id="26156" w:author="PR Preview" w:date="2026-01-01T00:00:00Z">
        <w:r>
          <w:delText xml:space="preserve">exactly when</w:delText>
        </w:r>
      </w:del>
      <w:del w:id="26157" w:author="PR Preview" w:date="2026-01-01T00:00:00Z">
        <w:r>
          <w:delText xml:space="preserve"> </w:delText>
        </w:r>
      </w:del>
      <m:oMath>
        <m:r>
          <m:t>a</m:t>
        </m:r>
        <m:r>
          <m:rPr>
            <m:sty m:val="p"/>
          </m:rPr>
          <m:t>&gt;</m:t>
        </m:r>
        <m:r>
          <m:t>0</m:t>
        </m:r>
      </m:oMath>
      <w:del w:id="26158" w:author="PR Preview" w:date="2026-01-01T00:00:00Z">
        <w:r>
          <w:delText xml:space="preserve"> </w:delText>
        </w:r>
      </w:del>
      <w:del w:id="26159" w:author="PR Preview" w:date="2026-01-01T00:00:00Z">
        <w:r>
          <w:delText xml:space="preserve">and</w:delText>
        </w:r>
      </w:del>
      <w:del w:id="26160"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26161" w:author="PR Preview" w:date="2026-01-01T00:00:00Z">
        <w:r>
          <w:delText xml:space="preserve">, that is,</w:delText>
        </w:r>
      </w:del>
      <w:del w:id="26162" w:author="PR Preview" w:date="2026-01-01T00:00:00Z">
        <w:r>
          <w:delText xml:space="preserve"> </w:delText>
        </w:r>
      </w:del>
      <m:oMath>
        <m:r>
          <m:t>a</m:t>
        </m:r>
        <m:r>
          <m:rPr>
            <m:sty m:val="p"/>
          </m:rPr>
          <m:t>&gt;</m:t>
        </m:r>
        <m:r>
          <m:t>0</m:t>
        </m:r>
      </m:oMath>
      <w:del w:id="26163" w:author="PR Preview" w:date="2026-01-01T00:00:00Z">
        <w:r>
          <w:delText xml:space="preserve"> </w:delText>
        </w:r>
      </w:del>
      <w:del w:id="26164" w:author="PR Preview" w:date="2026-01-01T00:00:00Z">
        <w:r>
          <w:delText xml:space="preserve">and</w:delText>
        </w:r>
      </w:del>
      <w:del w:id="26165" w:author="PR Preview" w:date="2026-01-01T00:00:00Z">
        <w:r>
          <w:delText xml:space="preserve"> </w:delText>
        </w:r>
      </w:del>
      <m:oMath>
        <m:r>
          <m:t>a</m:t>
        </m:r>
        <m:r>
          <m:t>c</m:t>
        </m:r>
        <m:r>
          <m:rPr>
            <m:sty m:val="p"/>
          </m:rPr>
          <m:t>&gt;</m:t>
        </m:r>
        <m:sSup>
          <m:e>
            <m:r>
              <m:t>b</m:t>
            </m:r>
          </m:e>
          <m:sup>
            <m:r>
              <m:t>2</m:t>
            </m:r>
          </m:sup>
        </m:sSup>
      </m:oMath>
      <w:del w:id="26166" w:author="PR Preview" w:date="2026-01-01T00:00:00Z">
        <w:r>
          <w:delText xml:space="preserve"> </w:delText>
        </w:r>
      </w:del>
      <w:del w:id="26167" w:author="PR Preview" w:date="2026-01-01T00:00:00Z">
        <w:r>
          <w:delText xml:space="preserve">(a</w:delText>
        </w:r>
      </w:del>
      <w:del w:id="26168" w:author="PR Preview" w:date="2026-01-01T00:00:00Z">
        <w:r>
          <w:delText xml:space="preserve"> </w:delText>
        </w:r>
      </w:del>
      <m:oMath>
        <m:r>
          <m:t>1</m:t>
        </m:r>
        <m:r>
          <m:rPr>
            <m:sty m:val="p"/>
          </m:rPr>
          <m:t>×</m:t>
        </m:r>
        <m:r>
          <m:t>1</m:t>
        </m:r>
      </m:oMath>
      <w:del w:id="26169" w:author="PR Preview" w:date="2026-01-01T00:00:00Z">
        <w:r>
          <w:delText xml:space="preserve"> </w:delText>
        </w:r>
      </w:del>
      <w:del w:id="26170" w:author="PR Preview" w:date="2026-01-01T00:00:00Z">
        <w:r>
          <w:delText xml:space="preserve">matrix</w:delText>
        </w:r>
      </w:del>
      <w:del w:id="26171" w:author="PR Preview" w:date="2026-01-01T00:00:00Z">
        <w:r>
          <w:delText xml:space="preserve"> </w:delText>
        </w:r>
      </w:del>
      <m:oMath>
        <m:r>
          <m:rPr>
            <m:sty m:val="p"/>
          </m:rPr>
          <m:t>[</m:t>
        </m:r>
        <m:r>
          <m:t>s</m:t>
        </m:r>
        <m:r>
          <m:rPr>
            <m:sty m:val="p"/>
          </m:rPr>
          <m:t>]</m:t>
        </m:r>
      </m:oMath>
      <w:del w:id="26172" w:author="PR Preview" w:date="2026-01-01T00:00:00Z">
        <w:r>
          <w:delText xml:space="preserve"> </w:delText>
        </w:r>
      </w:del>
      <w:del w:id="26173" w:author="PR Preview" w:date="2026-01-01T00:00:00Z">
        <w:r>
          <w:delText xml:space="preserve">is positive definite exactly when</w:delText>
        </w:r>
      </w:del>
      <w:del w:id="26174" w:author="PR Preview" w:date="2026-01-01T00:00:00Z">
        <w:r>
          <w:delText xml:space="preserve"> </w:delText>
        </w:r>
      </w:del>
      <m:oMath>
        <m:r>
          <m:t>s</m:t>
        </m:r>
        <m:r>
          <m:rPr>
            <m:sty m:val="p"/>
          </m:rPr>
          <m:t>&gt;</m:t>
        </m:r>
        <m:r>
          <m:t>0</m:t>
        </m:r>
      </m:oMath>
      <w:del w:id="26175" w:author="PR Preview" w:date="2026-01-01T00:00:00Z">
        <w:r>
          <w:delText xml:space="preserve">, since</w:delText>
        </w:r>
      </w:del>
      <w:del w:id="26176"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26177" w:author="PR Preview" w:date="2026-01-01T00:00:00Z">
        <w:r>
          <w:delText xml:space="preserve">).</w:delText>
        </w:r>
      </w:del>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26178" w:author="PR Preview" w:date="2026-01-01T00:00:00Z">
        <w:r>
          <w:delText xml:space="preserve">:</w:delText>
        </w:r>
      </w:del>
      <w:del w:id="26179" w:author="PR Preview" w:date="2026-01-01T00:00:00Z">
        <w:r>
          <w:delText xml:space="preserve"> </w:delText>
        </w:r>
      </w:del>
      <m:oMath>
        <m:r>
          <m:t>5</m:t>
        </m:r>
        <m:r>
          <m:rPr>
            <m:sty m:val="p"/>
          </m:rPr>
          <m:t>&gt;</m:t>
        </m:r>
        <m:r>
          <m:t>0</m:t>
        </m:r>
      </m:oMath>
      <w:del w:id="26180" w:author="PR Preview" w:date="2026-01-01T00:00:00Z">
        <w:r>
          <w:delText xml:space="preserve"> </w:delText>
        </w:r>
      </w:del>
      <w:del w:id="26181" w:author="PR Preview" w:date="2026-01-01T00:00:00Z">
        <w:r>
          <w:delText xml:space="preserve">and</w:delText>
        </w:r>
      </w:del>
      <w:del w:id="26182" w:author="PR Preview" w:date="2026-01-01T00:00:00Z">
        <w:r>
          <w:delText xml:space="preserve"> </w:delText>
        </w:r>
      </w:del>
      <m:oMath>
        <m:f>
          <m:fPr>
            <m:type m:val="lin"/>
          </m:fPr>
          <m:num>
            <m:r>
              <m:t>9</m:t>
            </m:r>
          </m:num>
          <m:den>
            <m:r>
              <m:t>5</m:t>
            </m:r>
          </m:den>
        </m:f>
        <m:r>
          <m:rPr>
            <m:sty m:val="p"/>
          </m:rPr>
          <m:t>&gt;</m:t>
        </m:r>
        <m:r>
          <m:t>0</m:t>
        </m:r>
      </m:oMath>
      <w:del w:id="26183" w:author="PR Preview" w:date="2026-01-01T00:00:00Z">
        <w:r>
          <w:delText xml:space="preserve"> </w:delText>
        </w:r>
      </w:del>
      <w:del w:id="26184" w:author="PR Preview" w:date="2026-01-01T00:00:00Z">
        <w:r>
          <w:delText xml:space="preserve">(</w:delText>
        </w:r>
      </w:del>
      <w:hyperlink w:anchor="exm-schur-complement">
        <w:del w:id="26185" w:author="PR Preview" w:date="2026-01-01T00:00:00Z">
          <w:r>
            <w:rPr>
              <w:rStyle w:val="Hyperlink"/>
            </w:rPr>
            <w:delText xml:space="preserve">Example 203</w:delText>
          </w:r>
        </w:del>
      </w:hyperlink>
      <w:del w:id="26186" w:author="PR Preview" w:date="2026-01-01T00:00:00Z">
        <w:r>
          <w:delText xml:space="preserve">),</w:delText>
        </w:r>
      </w:del>
      <w:del w:id="26187" w:author="PR Preview" w:date="2026-01-01T00:00:00Z">
        <w:r>
          <w:delText xml:space="preserve"> </w:delText>
        </w:r>
      </w:del>
      <w:del w:id="26188" w:author="PR Preview" w:date="2026-01-01T00:00:00Z">
        <w:r>
          <w:delText xml:space="preserve">so it is positive definite.</w:delText>
        </w:r>
      </w:del>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6189" w:author="PR Preview" w:date="2026-01-01T00:00:00Z">
        <w:r>
          <w:delText xml:space="preserve">:</w:delText>
        </w:r>
      </w:del>
      <w:del w:id="26190" w:author="PR Preview" w:date="2026-01-01T00:00:00Z">
        <w:r>
          <w:delText xml:space="preserve"> </w:delText>
        </w:r>
      </w:del>
      <m:oMath>
        <m:r>
          <m:t>1</m:t>
        </m:r>
        <m:r>
          <m:rPr>
            <m:sty m:val="p"/>
          </m:rPr>
          <m:t>&gt;</m:t>
        </m:r>
        <m:r>
          <m:t>0</m:t>
        </m:r>
      </m:oMath>
      <w:del w:id="26191" w:author="PR Preview" w:date="2026-01-01T00:00:00Z">
        <w:r>
          <w:delText xml:space="preserve"> </w:delText>
        </w:r>
      </w:del>
      <w:del w:id="26192" w:author="PR Preview" w:date="2026-01-01T00:00:00Z">
        <w:r>
          <w:delText xml:space="preserve">but</w:delText>
        </w:r>
      </w:del>
      <w:del w:id="26193" w:author="PR Preview" w:date="2026-01-01T00:00:00Z">
        <w:r>
          <w:delText xml:space="preserve"> </w:delText>
        </w:r>
      </w:del>
      <m:oMath>
        <m:r>
          <m:rPr>
            <m:sty m:val="bi"/>
          </m:rPr>
          <m:t>S</m:t>
        </m:r>
        <m:r>
          <m:rPr>
            <m:sty m:val="p"/>
          </m:rPr>
          <m:t>=</m:t>
        </m:r>
        <m:r>
          <m:rPr>
            <m:sty m:val="p"/>
          </m:rPr>
          <m:t>−</m:t>
        </m:r>
        <m:r>
          <m:t>3</m:t>
        </m:r>
      </m:oMath>
      <w:del w:id="26194" w:author="PR Preview" w:date="2026-01-01T00:00:00Z">
        <w:r>
          <w:delText xml:space="preserve">,</w:delText>
        </w:r>
      </w:del>
      <w:del w:id="26195" w:author="PR Preview" w:date="2026-01-01T00:00:00Z">
        <w:r>
          <w:delText xml:space="preserve"> </w:delText>
        </w:r>
      </w:del>
      <w:del w:id="26196" w:author="PR Preview" w:date="2026-01-01T00:00:00Z">
        <w:r>
          <w:delText xml:space="preserve">so it is not, as</w:delText>
        </w:r>
      </w:del>
      <w:del w:id="26197" w:author="PR Preview" w:date="2026-01-01T00:00:00Z">
        <w:r>
          <w:delText xml:space="preserve"> </w:delText>
        </w:r>
      </w:del>
      <w:hyperlink w:anchor="exm-positive-definite">
        <w:del w:id="26198" w:author="PR Preview" w:date="2026-01-01T00:00:00Z">
          <w:r>
            <w:rPr>
              <w:rStyle w:val="Hyperlink"/>
            </w:rPr>
            <w:delText xml:space="preserve">Example 143</w:delText>
          </w:r>
        </w:del>
      </w:hyperlink>
      <w:del w:id="26199" w:author="PR Preview" w:date="2026-01-01T00:00:00Z">
        <w:r>
          <w:delText xml:space="preserve"> </w:delText>
        </w:r>
      </w:del>
      <w:del w:id="26200" w:author="PR Preview" w:date="2026-01-01T00:00:00Z">
        <w:r>
          <w:delText xml:space="preserve">found directly.</w:delText>
        </w:r>
      </w:del>
    </w:p>
    <w:p>
      <w:pPr>
        <w:pStyle w:val="FirstParagraph"/>
      </w:pPr>
      <w:del w:id="26201" w:author="PR Preview" w:date="2026-01-01T00:00:00Z">
        <w:r>
          <w:rPr>
            <w:b/>
            <w:bCs/>
          </w:rPr>
          <w:delText xml:space="preserve">Theorem 115 (Cholesky factorization)</w:delText>
        </w:r>
      </w:del>
      <w:del w:id="26202" w:author="PR Preview" w:date="2026-01-01T00:00:00Z">
        <w:r>
          <w:delText xml:space="preserve"> </w:delText>
        </w:r>
      </w:del>
      <w:del w:id="26203" w:author="PR Preview" w:date="2026-01-01T00:00:00Z">
        <w:r>
          <w:delText xml:space="preserve">A</w:delText>
        </w:r>
      </w:del>
      <w:del w:id="26204" w:author="PR Preview" w:date="2026-01-01T00:00:00Z">
        <w:r>
          <w:delText xml:space="preserve"> </w:delText>
        </w:r>
      </w:del>
      <m:oMath>
        <m:r>
          <m:t>p</m:t>
        </m:r>
        <m:r>
          <m:rPr>
            <m:sty m:val="p"/>
          </m:rPr>
          <m:t>×</m:t>
        </m:r>
        <m:r>
          <m:t>p</m:t>
        </m:r>
      </m:oMath>
      <w:del w:id="26205" w:author="PR Preview" w:date="2026-01-01T00:00:00Z">
        <w:r>
          <w:delText xml:space="preserve"> </w:delText>
        </w:r>
      </w:del>
      <w:del w:id="26206" w:author="PR Preview" w:date="2026-01-01T00:00:00Z">
        <w:r>
          <w:delText xml:space="preserve">matrix</w:delText>
        </w:r>
      </w:del>
      <w:del w:id="26207" w:author="PR Preview" w:date="2026-01-01T00:00:00Z">
        <w:r>
          <w:delText xml:space="preserve"> </w:delText>
        </w:r>
      </w:del>
      <m:oMath>
        <m:r>
          <m:rPr>
            <m:sty m:val="bi"/>
          </m:rPr>
          <m:t>A</m:t>
        </m:r>
      </m:oMath>
      <w:del w:id="26208" w:author="PR Preview" w:date="2026-01-01T00:00:00Z">
        <w:r>
          <w:delText xml:space="preserve"> </w:delText>
        </w:r>
      </w:del>
      <w:del w:id="26209" w:author="PR Preview" w:date="2026-01-01T00:00:00Z">
        <w:r>
          <w:delText xml:space="preserve">is positive definite (</w:delText>
        </w:r>
      </w:del>
      <w:hyperlink w:anchor="def-positive-definite">
        <w:del w:id="26210" w:author="PR Preview" w:date="2026-01-01T00:00:00Z">
          <w:r>
            <w:rPr>
              <w:rStyle w:val="Hyperlink"/>
            </w:rPr>
            <w:delText xml:space="preserve">Definition 86</w:delText>
          </w:r>
        </w:del>
      </w:hyperlink>
      <w:del w:id="26211" w:author="PR Preview" w:date="2026-01-01T00:00:00Z">
        <w:r>
          <w:delText xml:space="preserve">)</w:delText>
        </w:r>
      </w:del>
      <w:del w:id="26212" w:author="PR Preview" w:date="2026-01-01T00:00:00Z">
        <w:r>
          <w:delText xml:space="preserve"> </w:delText>
        </w:r>
      </w:del>
      <w:del w:id="26213" w:author="PR Preview" w:date="2026-01-01T00:00:00Z">
        <w:r>
          <w:delText xml:space="preserve">exactly when</w:delText>
        </w:r>
      </w:del>
      <w:del w:id="26214"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26215" w:author="PR Preview" w:date="2026-01-01T00:00:00Z">
        <w:r>
          <w:delText xml:space="preserve"> </w:delText>
        </w:r>
      </w:del>
      <w:del w:id="26216" w:author="PR Preview" w:date="2026-01-01T00:00:00Z">
        <w:r>
          <w:delText xml:space="preserve">for some lower triangular</w:delText>
        </w:r>
      </w:del>
      <w:del w:id="26217" w:author="PR Preview" w:date="2026-01-01T00:00:00Z">
        <w:r>
          <w:delText xml:space="preserve"> </w:delText>
        </w:r>
      </w:del>
      <m:oMath>
        <m:r>
          <m:rPr>
            <m:sty m:val="bi"/>
          </m:rPr>
          <m:t>L</m:t>
        </m:r>
      </m:oMath>
      <w:del w:id="26218" w:author="PR Preview" w:date="2026-01-01T00:00:00Z">
        <w:r>
          <w:delText xml:space="preserve"> </w:delText>
        </w:r>
      </w:del>
      <w:del w:id="26219" w:author="PR Preview" w:date="2026-01-01T00:00:00Z">
        <w:r>
          <w:delText xml:space="preserve">(</w:delText>
        </w:r>
      </w:del>
      <w:hyperlink w:anchor="def-triangular-matrix">
        <w:del w:id="26220" w:author="PR Preview" w:date="2026-01-01T00:00:00Z">
          <w:r>
            <w:rPr>
              <w:rStyle w:val="Hyperlink"/>
            </w:rPr>
            <w:delText xml:space="preserve">Definition 95</w:delText>
          </w:r>
        </w:del>
      </w:hyperlink>
      <w:del w:id="26221" w:author="PR Preview" w:date="2026-01-01T00:00:00Z">
        <w:r>
          <w:delText xml:space="preserve">) with positive diagonal entries.</w:delText>
        </w:r>
      </w:del>
      <w:del w:id="26222" w:author="PR Preview" w:date="2026-01-01T00:00:00Z">
        <w:r>
          <w:delText xml:space="preserve"> </w:delText>
        </w:r>
      </w:del>
      <w:del w:id="26223" w:author="PR Preview" w:date="2026-01-01T00:00:00Z">
        <w:r>
          <w:delText xml:space="preserve">For a positive definite</w:delText>
        </w:r>
      </w:del>
      <w:del w:id="26224" w:author="PR Preview" w:date="2026-01-01T00:00:00Z">
        <w:r>
          <w:delText xml:space="preserve"> </w:delText>
        </w:r>
      </w:del>
      <m:oMath>
        <m:r>
          <m:rPr>
            <m:sty m:val="bi"/>
          </m:rPr>
          <m:t>A</m:t>
        </m:r>
      </m:oMath>
      <w:del w:id="26225" w:author="PR Preview" w:date="2026-01-01T00:00:00Z">
        <w:r>
          <w:delText xml:space="preserve"> </w:delText>
        </w:r>
      </w:del>
      <w:del w:id="26226" w:author="PR Preview" w:date="2026-01-01T00:00:00Z">
        <w:r>
          <w:delText xml:space="preserve">that</w:delText>
        </w:r>
      </w:del>
      <w:del w:id="26227" w:author="PR Preview" w:date="2026-01-01T00:00:00Z">
        <w:r>
          <w:delText xml:space="preserve"> </w:delText>
        </w:r>
      </w:del>
      <m:oMath>
        <m:r>
          <m:rPr>
            <m:sty m:val="bi"/>
          </m:rPr>
          <m:t>L</m:t>
        </m:r>
      </m:oMath>
      <w:del w:id="26228" w:author="PR Preview" w:date="2026-01-01T00:00:00Z">
        <w:r>
          <w:delText xml:space="preserve"> </w:delText>
        </w:r>
      </w:del>
      <w:del w:id="26229" w:author="PR Preview" w:date="2026-01-01T00:00:00Z">
        <w:r>
          <w:delText xml:space="preserve">is unique;</w:delText>
        </w:r>
      </w:del>
      <w:del w:id="26230" w:author="PR Preview" w:date="2026-01-01T00:00:00Z">
        <w:r>
          <w:delText xml:space="preserve"> </w:delText>
        </w:r>
      </w:del>
      <w:del w:id="26231" w:author="PR Preview" w:date="2026-01-01T00:00:00Z">
        <w:r>
          <w:delText xml:space="preserve">it is the</w:delText>
        </w:r>
      </w:del>
      <w:del w:id="26232" w:author="PR Preview" w:date="2026-01-01T00:00:00Z">
        <w:r>
          <w:delText xml:space="preserve"> </w:delText>
        </w:r>
      </w:del>
      <w:del w:id="26233" w:author="PR Preview" w:date="2026-01-01T00:00:00Z">
        <w:r>
          <w:rPr>
            <w:b/>
            <w:bCs/>
          </w:rPr>
          <w:delText xml:space="preserve">Cholesky factor</w:delText>
        </w:r>
      </w:del>
      <w:del w:id="26234" w:author="PR Preview" w:date="2026-01-01T00:00:00Z">
        <w:r>
          <w:delText xml:space="preserve"> </w:delText>
        </w:r>
      </w:del>
      <w:del w:id="26235" w:author="PR Preview" w:date="2026-01-01T00:00:00Z">
        <w:r>
          <w:delText xml:space="preserve">of</w:delText>
        </w:r>
      </w:del>
      <w:del w:id="26236" w:author="PR Preview" w:date="2026-01-01T00:00:00Z">
        <w:r>
          <w:delText xml:space="preserve"> </w:delText>
        </w:r>
      </w:del>
      <m:oMath>
        <m:r>
          <m:rPr>
            <m:sty m:val="bi"/>
          </m:rPr>
          <m:t>A</m:t>
        </m:r>
      </m:oMath>
      <w:del w:id="26237" w:author="PR Preview" w:date="2026-01-01T00:00:00Z">
        <w:r>
          <w:delText xml:space="preserve">.</w:delText>
        </w:r>
      </w:del>
    </w:p>
    <w:p>
      <w:pPr>
        <w:pStyle w:val="BodyText"/>
      </w:pPr>
      <w:del w:id="26238" w:author="PR Preview" w:date="2026-01-01T00:00:00Z">
        <w:r>
          <w:rPr>
            <w:i/>
            <w:iCs/>
          </w:rPr>
          <w:delText xml:space="preserve">Proof</w:delText>
        </w:r>
      </w:del>
      <w:del w:id="26239" w:author="PR Preview" w:date="2026-01-01T00:00:00Z">
        <w:r>
          <w:delText xml:space="preserve">. </w:delText>
        </w:r>
      </w:del>
      <w:del w:id="26240" w:author="PR Preview" w:date="2026-01-01T00:00:00Z">
        <w:r>
          <w:rPr>
            <w:b/>
            <w:bCs/>
          </w:rPr>
          <w:delText xml:space="preserve">If.</w:delText>
        </w:r>
      </w:del>
      <w:del w:id="26241" w:author="PR Preview" w:date="2026-01-01T00:00:00Z">
        <w:r>
          <w:delText xml:space="preserve"> </w:delText>
        </w:r>
      </w:del>
      <m:oMath>
        <m:sSup>
          <m:e>
            <m:r>
              <m:rPr>
                <m:sty m:val="bi"/>
              </m:rPr>
              <m:t>L</m:t>
            </m:r>
          </m:e>
          <m:sup>
            <m:r>
              <m:rPr>
                <m:sty m:val="p"/>
              </m:rPr>
              <m:t>⊤</m:t>
            </m:r>
          </m:sup>
        </m:sSup>
      </m:oMath>
      <w:del w:id="26242" w:author="PR Preview" w:date="2026-01-01T00:00:00Z">
        <w:r>
          <w:delText xml:space="preserve"> </w:delText>
        </w:r>
      </w:del>
      <w:del w:id="26243" w:author="PR Preview" w:date="2026-01-01T00:00:00Z">
        <w:r>
          <w:delText xml:space="preserve">is upper triangular with positive diagonal (</w:delText>
        </w:r>
      </w:del>
      <w:hyperlink w:anchor="def-matrix-transpose">
        <w:del w:id="26244" w:author="PR Preview" w:date="2026-01-01T00:00:00Z">
          <w:r>
            <w:rPr>
              <w:rStyle w:val="Hyperlink"/>
            </w:rPr>
            <w:delText xml:space="preserve">Definition 20</w:delText>
          </w:r>
        </w:del>
      </w:hyperlink>
      <w:del w:id="26245" w:author="PR Preview" w:date="2026-01-01T00:00:00Z">
        <w:r>
          <w:delText xml:space="preserve">),</w:delText>
        </w:r>
      </w:del>
      <w:del w:id="26246" w:author="PR Preview" w:date="2026-01-01T00:00:00Z">
        <w:r>
          <w:delText xml:space="preserve"> </w:delText>
        </w:r>
      </w:del>
      <w:del w:id="26247" w:author="PR Preview" w:date="2026-01-01T00:00:00Z">
        <w:r>
          <w:delText xml:space="preserve">so</w:delText>
        </w:r>
      </w:del>
      <w:del w:id="26248" w:author="PR Preview" w:date="2026-01-01T00:00:00Z">
        <w:r>
          <w:delText xml:space="preserve"> </w:delText>
        </w:r>
      </w:del>
      <m:oMath>
        <m:sSup>
          <m:e>
            <m:r>
              <m:rPr>
                <m:sty m:val="bi"/>
              </m:rPr>
              <m:t>L</m:t>
            </m:r>
          </m:e>
          <m:sup>
            <m:r>
              <m:rPr>
                <m:sty m:val="p"/>
              </m:rPr>
              <m:t>⊤</m:t>
            </m:r>
          </m:sup>
        </m:sSup>
        <m:acc>
          <m:accPr>
            <m:chr m:val="̃"/>
          </m:accPr>
          <m:e>
            <m:r>
              <m:t>x</m:t>
            </m:r>
          </m:e>
        </m:acc>
        <m:r>
          <m:rPr>
            <m:sty m:val="p"/>
          </m:rPr>
          <m:t>=</m:t>
        </m:r>
        <m:acc>
          <m:accPr>
            <m:chr m:val="̃"/>
          </m:accPr>
          <m:e>
            <m:r>
              <m:t>0</m:t>
            </m:r>
          </m:e>
        </m:acc>
      </m:oMath>
      <w:del w:id="26249" w:author="PR Preview" w:date="2026-01-01T00:00:00Z">
        <w:r>
          <w:delText xml:space="preserve"> </w:delText>
        </w:r>
      </w:del>
      <w:del w:id="26250" w:author="PR Preview" w:date="2026-01-01T00:00:00Z">
        <w:r>
          <w:delText xml:space="preserve">only for</w:delText>
        </w:r>
      </w:del>
      <w:del w:id="26251" w:author="PR Preview" w:date="2026-01-01T00:00:00Z">
        <w:r>
          <w:delText xml:space="preserve"> </w:delText>
        </w:r>
      </w:del>
      <m:oMath>
        <m:acc>
          <m:accPr>
            <m:chr m:val="̃"/>
          </m:accPr>
          <m:e>
            <m:r>
              <m:t>x</m:t>
            </m:r>
          </m:e>
        </m:acc>
        <m:r>
          <m:rPr>
            <m:sty m:val="p"/>
          </m:rPr>
          <m:t>=</m:t>
        </m:r>
        <m:acc>
          <m:accPr>
            <m:chr m:val="̃"/>
          </m:accPr>
          <m:e>
            <m:r>
              <m:t>0</m:t>
            </m:r>
          </m:e>
        </m:acc>
      </m:oMath>
      <w:del w:id="26252" w:author="PR Preview" w:date="2026-01-01T00:00:00Z">
        <w:r>
          <w:delText xml:space="preserve"> </w:delText>
        </w:r>
      </w:del>
      <w:del w:id="26253" w:author="PR Preview" w:date="2026-01-01T00:00:00Z">
        <w:r>
          <w:delText xml:space="preserve">(</w:delText>
        </w:r>
      </w:del>
      <w:hyperlink w:anchor="thm-back-substitution">
        <w:del w:id="26254" w:author="PR Preview" w:date="2026-01-01T00:00:00Z">
          <w:r>
            <w:rPr>
              <w:rStyle w:val="Hyperlink"/>
            </w:rPr>
            <w:delText xml:space="preserve">Theorem 96</w:delText>
          </w:r>
        </w:del>
      </w:hyperlink>
      <w:del w:id="26255" w:author="PR Preview" w:date="2026-01-01T00:00:00Z">
        <w:r>
          <w:delText xml:space="preserve">),</w:delText>
        </w:r>
      </w:del>
      <w:del w:id="26256" w:author="PR Preview" w:date="2026-01-01T00:00:00Z">
        <w:r>
          <w:delText xml:space="preserve"> </w:delText>
        </w:r>
      </w:del>
      <w:del w:id="26257" w:author="PR Preview" w:date="2026-01-01T00:00:00Z">
        <w:r>
          <w:delText xml:space="preserve">and the columns of</w:delText>
        </w:r>
      </w:del>
      <w:del w:id="26258" w:author="PR Preview" w:date="2026-01-01T00:00:00Z">
        <w:r>
          <w:delText xml:space="preserve"> </w:delText>
        </w:r>
      </w:del>
      <m:oMath>
        <m:sSup>
          <m:e>
            <m:r>
              <m:rPr>
                <m:sty m:val="bi"/>
              </m:rPr>
              <m:t>L</m:t>
            </m:r>
          </m:e>
          <m:sup>
            <m:r>
              <m:rPr>
                <m:sty m:val="p"/>
              </m:rPr>
              <m:t>⊤</m:t>
            </m:r>
          </m:sup>
        </m:sSup>
      </m:oMath>
      <w:del w:id="26259" w:author="PR Preview" w:date="2026-01-01T00:00:00Z">
        <w:r>
          <w:delText xml:space="preserve"> </w:delText>
        </w:r>
      </w:del>
      <w:del w:id="26260" w:author="PR Preview" w:date="2026-01-01T00:00:00Z">
        <w:r>
          <w:delText xml:space="preserve">are linearly independent</w:delText>
        </w:r>
      </w:del>
      <w:del w:id="26261" w:author="PR Preview" w:date="2026-01-01T00:00:00Z">
        <w:r>
          <w:delText xml:space="preserve"> </w:delText>
        </w:r>
      </w:del>
      <w:del w:id="26262" w:author="PR Preview" w:date="2026-01-01T00:00:00Z">
        <w:r>
          <w:delText xml:space="preserve">(</w:delText>
        </w:r>
      </w:del>
      <w:hyperlink w:anchor="thm-matvec-columns">
        <w:del w:id="26263" w:author="PR Preview" w:date="2026-01-01T00:00:00Z">
          <w:r>
            <w:rPr>
              <w:rStyle w:val="Hyperlink"/>
            </w:rPr>
            <w:delText xml:space="preserve">Theorem 22</w:delText>
          </w:r>
        </w:del>
      </w:hyperlink>
      <w:del w:id="26264" w:author="PR Preview" w:date="2026-01-01T00:00:00Z">
        <w:r>
          <w:delText xml:space="preserve">,</w:delText>
        </w:r>
      </w:del>
      <w:del w:id="26265" w:author="PR Preview" w:date="2026-01-01T00:00:00Z">
        <w:r>
          <w:delText xml:space="preserve"> </w:delText>
        </w:r>
      </w:del>
      <w:hyperlink w:anchor="def-linearly-independent">
        <w:del w:id="26266" w:author="PR Preview" w:date="2026-01-01T00:00:00Z">
          <w:r>
            <w:rPr>
              <w:rStyle w:val="Hyperlink"/>
            </w:rPr>
            <w:delText xml:space="preserve">Definition 37</w:delText>
          </w:r>
        </w:del>
      </w:hyperlink>
      <w:del w:id="26267" w:author="PR Preview" w:date="2026-01-01T00:00:00Z">
        <w:r>
          <w:delText xml:space="preserve">).</w:delText>
        </w:r>
      </w:del>
      <w:del w:id="26268" w:author="PR Preview" w:date="2026-01-01T00:00:00Z">
        <w:r>
          <w:delText xml:space="preserve"> </w:delText>
        </w:r>
      </w:del>
      <w:del w:id="26269" w:author="PR Preview" w:date="2026-01-01T00:00:00Z">
        <w:r>
          <w:delText xml:space="preserve">So</w:delText>
        </w:r>
      </w:del>
      <w:del w:id="26270"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26271" w:author="PR Preview" w:date="2026-01-01T00:00:00Z">
        <w:r>
          <w:delText xml:space="preserve"> </w:delText>
        </w:r>
      </w:del>
      <w:del w:id="26272" w:author="PR Preview" w:date="2026-01-01T00:00:00Z">
        <w:r>
          <w:delText xml:space="preserve">(</w:delText>
        </w:r>
      </w:del>
      <w:hyperlink w:anchor="def-matrix-transpose">
        <w:del w:id="26273" w:author="PR Preview" w:date="2026-01-01T00:00:00Z">
          <w:r>
            <w:rPr>
              <w:rStyle w:val="Hyperlink"/>
            </w:rPr>
            <w:delText xml:space="preserve">Definition 20</w:delText>
          </w:r>
        </w:del>
      </w:hyperlink>
      <w:del w:id="26274" w:author="PR Preview" w:date="2026-01-01T00:00:00Z">
        <w:r>
          <w:delText xml:space="preserve">)</w:delText>
        </w:r>
      </w:del>
      <w:del w:id="26275" w:author="PR Preview" w:date="2026-01-01T00:00:00Z">
        <w:r>
          <w:delText xml:space="preserve"> </w:delText>
        </w:r>
      </w:del>
      <w:del w:id="26276" w:author="PR Preview" w:date="2026-01-01T00:00:00Z">
        <w:r>
          <w:delText xml:space="preserve">is positive definite (</w:delText>
        </w:r>
      </w:del>
      <w:hyperlink w:anchor="thm-pd-gram">
        <w:del w:id="26277" w:author="PR Preview" w:date="2026-01-01T00:00:00Z">
          <w:r>
            <w:rPr>
              <w:rStyle w:val="Hyperlink"/>
            </w:rPr>
            <w:delText xml:space="preserve">Theorem 110</w:delText>
          </w:r>
        </w:del>
      </w:hyperlink>
      <w:del w:id="26278" w:author="PR Preview" w:date="2026-01-01T00:00:00Z">
        <w:r>
          <w:delText xml:space="preserve">, part 2).</w:delText>
        </w:r>
      </w:del>
    </w:p>
    <w:p>
      <w:pPr>
        <w:pStyle w:val="BodyText"/>
      </w:pPr>
      <w:del w:id="26279" w:author="PR Preview" w:date="2026-01-01T00:00:00Z">
        <w:r>
          <w:rPr>
            <w:b/>
            <w:bCs/>
          </w:rPr>
          <w:delText xml:space="preserve">Only if, with uniqueness, by</w:delText>
        </w:r>
      </w:del>
      <w:del w:id="26280" w:author="PR Preview" w:date="2026-01-01T00:00:00Z">
        <w:r>
          <w:rPr>
            <w:b/>
            <w:bCs/>
          </w:rPr>
          <w:delText xml:space="preserve"> </w:delText>
        </w:r>
      </w:del>
      <w:hyperlink r:id="rId137">
        <w:del w:id="26281" w:author="PR Preview" w:date="2026-01-01T00:00:00Z">
          <w:r>
            <w:rPr>
              <w:rStyle w:val="Hyperlink"/>
              <w:b/>
              <w:bCs/>
            </w:rPr>
            <w:delText xml:space="preserve">induction</w:delText>
          </w:r>
        </w:del>
      </w:hyperlink>
      <w:del w:id="26282" w:author="PR Preview" w:date="2026-01-01T00:00:00Z">
        <w:r>
          <w:rPr>
            <w:b/>
            <w:bCs/>
          </w:rPr>
          <w:delText xml:space="preserve"> </w:delText>
        </w:r>
      </w:del>
      <w:del w:id="26283" w:author="PR Preview" w:date="2026-01-01T00:00:00Z">
        <w:r>
          <w:rPr>
            <w:b/>
            <w:bCs/>
          </w:rPr>
          <w:delText xml:space="preserve">on</w:delText>
        </w:r>
      </w:del>
      <w:del w:id="26284" w:author="PR Preview" w:date="2026-01-01T00:00:00Z">
        <w:r>
          <w:rPr>
            <w:b/>
            <w:bCs/>
          </w:rPr>
          <w:delText xml:space="preserve"> </w:delText>
        </w:r>
      </w:del>
      <m:oMath>
        <m:r>
          <m:t>p</m:t>
        </m:r>
      </m:oMath>
      <w:del w:id="26285" w:author="PR Preview" w:date="2026-01-01T00:00:00Z">
        <w:r>
          <w:rPr>
            <w:b/>
            <w:bCs/>
          </w:rPr>
          <w:delText xml:space="preserve">.</w:delText>
        </w:r>
      </w:del>
      <w:del w:id="26286" w:author="PR Preview" w:date="2026-01-01T00:00:00Z">
        <w:r>
          <w:delText xml:space="preserve"> </w:delText>
        </w:r>
      </w:del>
      <w:del w:id="26287" w:author="PR Preview" w:date="2026-01-01T00:00:00Z">
        <w:r>
          <w:delText xml:space="preserve">For</w:delText>
        </w:r>
      </w:del>
      <w:del w:id="26288" w:author="PR Preview" w:date="2026-01-01T00:00:00Z">
        <w:r>
          <w:delText xml:space="preserve"> </w:delText>
        </w:r>
      </w:del>
      <m:oMath>
        <m:r>
          <m:t>p</m:t>
        </m:r>
        <m:r>
          <m:rPr>
            <m:sty m:val="p"/>
          </m:rPr>
          <m:t>=</m:t>
        </m:r>
        <m:r>
          <m:t>1</m:t>
        </m:r>
      </m:oMath>
      <w:del w:id="26289" w:author="PR Preview" w:date="2026-01-01T00:00:00Z">
        <w:r>
          <w:delText xml:space="preserve">,</w:delText>
        </w:r>
      </w:del>
      <w:del w:id="26290" w:author="PR Preview" w:date="2026-01-01T00:00:00Z">
        <w:r>
          <w:delText xml:space="preserve"> </w:delText>
        </w:r>
      </w:del>
      <m:oMath>
        <m:r>
          <m:rPr>
            <m:sty m:val="bi"/>
          </m:rPr>
          <m:t>A</m:t>
        </m:r>
        <m:r>
          <m:rPr>
            <m:sty m:val="p"/>
          </m:rPr>
          <m:t>=</m:t>
        </m:r>
        <m:r>
          <m:rPr>
            <m:sty m:val="p"/>
          </m:rPr>
          <m:t>[</m:t>
        </m:r>
        <m:r>
          <m:t>a</m:t>
        </m:r>
        <m:r>
          <m:rPr>
            <m:sty m:val="p"/>
          </m:rPr>
          <m:t>]</m:t>
        </m:r>
      </m:oMath>
      <w:del w:id="26291" w:author="PR Preview" w:date="2026-01-01T00:00:00Z">
        <w:r>
          <w:delText xml:space="preserve"> </w:delText>
        </w:r>
      </w:del>
      <w:del w:id="26292" w:author="PR Preview" w:date="2026-01-01T00:00:00Z">
        <w:r>
          <w:delText xml:space="preserve">with</w:delText>
        </w:r>
      </w:del>
      <w:del w:id="26293" w:author="PR Preview" w:date="2026-01-01T00:00:00Z">
        <w:r>
          <w:delText xml:space="preserve"> </w:delText>
        </w:r>
      </w:del>
      <m:oMath>
        <m:r>
          <m:t>a</m:t>
        </m:r>
        <m:r>
          <m:rPr>
            <m:sty m:val="p"/>
          </m:rPr>
          <m:t>&gt;</m:t>
        </m:r>
        <m:r>
          <m:t>0</m:t>
        </m:r>
      </m:oMath>
      <w:del w:id="26294" w:author="PR Preview" w:date="2026-01-01T00:00:00Z">
        <w:r>
          <w:delText xml:space="preserve"> </w:delText>
        </w:r>
      </w:del>
      <w:del w:id="26295" w:author="PR Preview" w:date="2026-01-01T00:00:00Z">
        <w:r>
          <w:delText xml:space="preserve">(</w:delText>
        </w:r>
      </w:del>
      <w:hyperlink w:anchor="thm-pd-submatrix">
        <w:del w:id="26296" w:author="PR Preview" w:date="2026-01-01T00:00:00Z">
          <w:r>
            <w:rPr>
              <w:rStyle w:val="Hyperlink"/>
            </w:rPr>
            <w:delText xml:space="preserve">Theorem 112</w:delText>
          </w:r>
        </w:del>
      </w:hyperlink>
      <w:del w:id="26297" w:author="PR Preview" w:date="2026-01-01T00:00:00Z">
        <w:r>
          <w:delText xml:space="preserve">),</w:delText>
        </w:r>
      </w:del>
      <w:del w:id="26298" w:author="PR Preview" w:date="2026-01-01T00:00:00Z">
        <w:r>
          <w:delText xml:space="preserve"> </w:delText>
        </w:r>
      </w:del>
      <w:del w:id="26299" w:author="PR Preview" w:date="2026-01-01T00:00:00Z">
        <w:r>
          <w:delText xml:space="preserve">and</w:delText>
        </w:r>
      </w:del>
      <w:del w:id="26300" w:author="PR Preview" w:date="2026-01-01T00:00:00Z">
        <w:r>
          <w:delText xml:space="preserve"> </w:delText>
        </w:r>
      </w:del>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del w:id="26301" w:author="PR Preview" w:date="2026-01-01T00:00:00Z">
        <w:r>
          <w:delText xml:space="preserve"> </w:delText>
        </w:r>
      </w:del>
      <w:del w:id="26302" w:author="PR Preview" w:date="2026-01-01T00:00:00Z">
        <w:r>
          <w:delText xml:space="preserve">with</w:delText>
        </w:r>
      </w:del>
      <w:del w:id="26303" w:author="PR Preview" w:date="2026-01-01T00:00:00Z">
        <w:r>
          <w:delText xml:space="preserve"> </w:delText>
        </w:r>
      </w:del>
      <m:oMath>
        <m:r>
          <m:t>c</m:t>
        </m:r>
        <m:r>
          <m:rPr>
            <m:sty m:val="p"/>
          </m:rPr>
          <m:t>&gt;</m:t>
        </m:r>
        <m:r>
          <m:t>0</m:t>
        </m:r>
      </m:oMath>
      <w:del w:id="26304" w:author="PR Preview" w:date="2026-01-01T00:00:00Z">
        <w:r>
          <w:delText xml:space="preserve"> </w:delText>
        </w:r>
      </w:del>
      <w:del w:id="26305" w:author="PR Preview" w:date="2026-01-01T00:00:00Z">
        <w:r>
          <w:delText xml:space="preserve">holds exactly for</w:delText>
        </w:r>
      </w:del>
      <w:del w:id="26306" w:author="PR Preview" w:date="2026-01-01T00:00:00Z">
        <w:r>
          <w:delText xml:space="preserve"> </w:delText>
        </w:r>
      </w:del>
      <m:oMath>
        <m:r>
          <m:t>c</m:t>
        </m:r>
        <m:r>
          <m:rPr>
            <m:sty m:val="p"/>
          </m:rPr>
          <m:t>=</m:t>
        </m:r>
        <m:rad>
          <m:radPr>
            <m:degHide m:val="on"/>
          </m:radPr>
          <m:deg/>
          <m:e>
            <m:r>
              <m:t>a</m:t>
            </m:r>
          </m:e>
        </m:rad>
      </m:oMath>
      <w:del w:id="26307" w:author="PR Preview" w:date="2026-01-01T00:00:00Z">
        <w:r>
          <w:delText xml:space="preserve">.</w:delText>
        </w:r>
      </w:del>
      <w:del w:id="26308" w:author="PR Preview" w:date="2026-01-01T00:00:00Z">
        <w:r>
          <w:delText xml:space="preserve"> </w:delText>
        </w:r>
      </w:del>
      <w:del w:id="26309" w:author="PR Preview" w:date="2026-01-01T00:00:00Z">
        <w:r>
          <w:delText xml:space="preserve">For</w:delText>
        </w:r>
      </w:del>
      <w:del w:id="26310" w:author="PR Preview" w:date="2026-01-01T00:00:00Z">
        <w:r>
          <w:delText xml:space="preserve"> </w:delText>
        </w:r>
      </w:del>
      <m:oMath>
        <m:r>
          <m:t>p</m:t>
        </m:r>
        <m:r>
          <m:rPr>
            <m:sty m:val="p"/>
          </m:rPr>
          <m:t>&gt;</m:t>
        </m:r>
        <m:r>
          <m:t>1</m:t>
        </m:r>
      </m:oMath>
      <w:del w:id="26311" w:author="PR Preview" w:date="2026-01-01T00:00:00Z">
        <w:r>
          <w:delText xml:space="preserve">, assume every</w:delText>
        </w:r>
      </w:del>
      <w:del w:id="26312" w:author="PR Preview" w:date="2026-01-01T00:00:00Z">
        <w:r>
          <w:delText xml:space="preserve"> </w:delText>
        </w:r>
      </w:del>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del w:id="26313" w:author="PR Preview" w:date="2026-01-01T00:00:00Z">
        <w:r>
          <w:delText xml:space="preserve"> </w:delText>
        </w:r>
      </w:del>
      <w:del w:id="26314" w:author="PR Preview" w:date="2026-01-01T00:00:00Z">
        <w:r>
          <w:delText xml:space="preserve">positive definite matrix</w:delText>
        </w:r>
      </w:del>
      <w:del w:id="26315" w:author="PR Preview" w:date="2026-01-01T00:00:00Z">
        <w:r>
          <w:delText xml:space="preserve"> </w:delText>
        </w:r>
      </w:del>
      <w:del w:id="26316" w:author="PR Preview" w:date="2026-01-01T00:00:00Z">
        <w:r>
          <w:delText xml:space="preserve">has exactly one such factor, and split off the first row and column.</w:delText>
        </w:r>
      </w:del>
      <w:del w:id="26317" w:author="PR Preview" w:date="2026-01-01T00:00:00Z">
        <w:r>
          <w:delText xml:space="preserve"> </w:delText>
        </w:r>
      </w:del>
      <m:oMath>
        <m:r>
          <m:rPr>
            <m:sty m:val="bi"/>
          </m:rPr>
          <m:t>A</m:t>
        </m:r>
      </m:oMath>
      <w:del w:id="26318" w:author="PR Preview" w:date="2026-01-01T00:00:00Z">
        <w:r>
          <w:delText xml:space="preserve"> </w:delText>
        </w:r>
      </w:del>
      <w:del w:id="26319" w:author="PR Preview" w:date="2026-01-01T00:00:00Z">
        <w:r>
          <w:delText xml:space="preserve">is symmetric, so its first row is the transpose of its first column:</w:delText>
        </w:r>
      </w:del>
    </w:p>
    <w:p>
      <w:pPr>
        <w:pStyle w:val="FirstParagraph"/>
      </w:pPr>
      <w:ins w:id="26320" w:author="PR Preview" w:date="2026-01-01T00:00:00Z">
        <w:r>
          <w:rPr>
            <w:b/>
            <w:bCs/>
          </w:rPr>
          <w:t xml:space="preserve">Theorem 115 (Schur complement test)</w:t>
        </w:r>
      </w:ins>
      <w:ins w:id="26321" w:author="PR Preview" w:date="2026-01-01T00:00:00Z">
        <w:r>
          <w:t xml:space="preserve"> </w:t>
        </w:r>
      </w:ins>
      <w:ins w:id="26322" w:author="PR Preview" w:date="2026-01-01T00:00:00Z">
        <w:r>
          <w:t xml:space="preserve">Let</w:t>
        </w:r>
      </w:ins>
      <w:ins w:id="2632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26324" w:author="PR Preview" w:date="2026-01-01T00:00:00Z">
        <w:r>
          <w:t xml:space="preserve"> </w:t>
        </w:r>
      </w:ins>
      <w:ins w:id="26325" w:author="PR Preview" w:date="2026-01-01T00:00:00Z">
        <w:r>
          <w:t xml:space="preserve">be as in</w:t>
        </w:r>
      </w:ins>
      <w:ins w:id="26326" w:author="PR Preview" w:date="2026-01-01T00:00:00Z">
        <w:r>
          <w:t xml:space="preserve"> </w:t>
        </w:r>
      </w:ins>
      <w:hyperlink w:anchor="thm-block-quadratic">
        <w:ins w:id="26327" w:author="PR Preview" w:date="2026-01-01T00:00:00Z">
          <w:r>
            <w:rPr>
              <w:rStyle w:val="Hyperlink"/>
            </w:rPr>
            <w:t xml:space="preserve">Theorem 114</w:t>
          </w:r>
        </w:ins>
      </w:hyperlink>
      <w:ins w:id="26328" w:author="PR Preview" w:date="2026-01-01T00:00:00Z">
        <w:r>
          <w:t xml:space="preserve">.</w:t>
        </w:r>
      </w:ins>
      <w:ins w:id="26329" w:author="PR Preview" w:date="2026-01-01T00:00:00Z">
        <w:r>
          <w:t xml:space="preserve"> </w:t>
        </w:r>
      </w:ins>
      <w:ins w:id="26330" w:author="PR Preview" w:date="2026-01-01T00:00:00Z">
        <w:r>
          <w:t xml:space="preserve">Then</w:t>
        </w:r>
      </w:ins>
      <w:ins w:id="26331" w:author="PR Preview" w:date="2026-01-01T00:00:00Z">
        <w:r>
          <w:t xml:space="preserve"> </w:t>
        </w:r>
      </w:ins>
      <m:oMath>
        <m:r>
          <m:rPr>
            <m:sty m:val="bi"/>
          </m:rPr>
          <m:t>X</m:t>
        </m:r>
      </m:oMath>
      <w:ins w:id="26332" w:author="PR Preview" w:date="2026-01-01T00:00:00Z">
        <w:r>
          <w:t xml:space="preserve"> </w:t>
        </w:r>
      </w:ins>
      <w:ins w:id="26333" w:author="PR Preview" w:date="2026-01-01T00:00:00Z">
        <w:r>
          <w:t xml:space="preserve">is positive definite (</w:t>
        </w:r>
      </w:ins>
      <w:hyperlink w:anchor="def-positive-definite">
        <w:ins w:id="26334" w:author="PR Preview" w:date="2026-01-01T00:00:00Z">
          <w:r>
            <w:rPr>
              <w:rStyle w:val="Hyperlink"/>
            </w:rPr>
            <w:t xml:space="preserve">Definition 91</w:t>
          </w:r>
        </w:ins>
      </w:hyperlink>
      <w:ins w:id="26335" w:author="PR Preview" w:date="2026-01-01T00:00:00Z">
        <w:r>
          <w:t xml:space="preserve">)</w:t>
        </w:r>
      </w:ins>
      <w:ins w:id="26336" w:author="PR Preview" w:date="2026-01-01T00:00:00Z">
        <w:r>
          <w:t xml:space="preserve"> </w:t>
        </w:r>
      </w:ins>
      <w:ins w:id="26337" w:author="PR Preview" w:date="2026-01-01T00:00:00Z">
        <w:r>
          <w:t xml:space="preserve">exactly when</w:t>
        </w:r>
      </w:ins>
      <w:ins w:id="26338" w:author="PR Preview" w:date="2026-01-01T00:00:00Z">
        <w:r>
          <w:t xml:space="preserve"> </w:t>
        </w:r>
      </w:ins>
      <m:oMath>
        <m:r>
          <m:rPr>
            <m:sty m:val="bi"/>
          </m:rPr>
          <m:t>A</m:t>
        </m:r>
      </m:oMath>
      <w:ins w:id="26339" w:author="PR Preview" w:date="2026-01-01T00:00:00Z">
        <w:r>
          <w:t xml:space="preserve"> </w:t>
        </w:r>
      </w:ins>
      <w:ins w:id="26340" w:author="PR Preview" w:date="2026-01-01T00:00:00Z">
        <w:r>
          <w:t xml:space="preserve">is positive definite</w:t>
        </w:r>
      </w:ins>
      <w:ins w:id="26341" w:author="PR Preview" w:date="2026-01-01T00:00:00Z">
        <w:r>
          <w:t xml:space="preserve"> </w:t>
        </w:r>
      </w:ins>
      <w:ins w:id="26342" w:author="PR Preview" w:date="2026-01-01T00:00:00Z">
        <w:r>
          <w:t xml:space="preserve">and its Schur complement</w:t>
        </w:r>
      </w:ins>
      <w:ins w:id="26343" w:author="PR Preview" w:date="2026-01-01T00:00:00Z">
        <w:r>
          <w:t xml:space="preserve"> </w:t>
        </w:r>
      </w:ins>
      <m:oMath>
        <m:r>
          <m:rPr>
            <m:sty m:val="bi"/>
          </m:rPr>
          <m:t>S</m:t>
        </m:r>
      </m:oMath>
      <w:ins w:id="26344" w:author="PR Preview" w:date="2026-01-01T00:00:00Z">
        <w:r>
          <w:t xml:space="preserve"> </w:t>
        </w:r>
      </w:ins>
      <w:ins w:id="26345" w:author="PR Preview" w:date="2026-01-01T00:00:00Z">
        <w:r>
          <w:t xml:space="preserve">(</w:t>
        </w:r>
      </w:ins>
      <w:hyperlink w:anchor="def-schur-complement">
        <w:ins w:id="26346" w:author="PR Preview" w:date="2026-01-01T00:00:00Z">
          <w:r>
            <w:rPr>
              <w:rStyle w:val="Hyperlink"/>
            </w:rPr>
            <w:t xml:space="preserve">Definition 109</w:t>
          </w:r>
        </w:ins>
      </w:hyperlink>
      <w:ins w:id="26347" w:author="PR Preview" w:date="2026-01-01T00:00:00Z">
        <w:r>
          <w:t xml:space="preserve">) is positive definite.</w:t>
        </w:r>
      </w:ins>
    </w:p>
    <w:bookmarkEnd w:id="630"/>
    <w:p>
      <w:pPr>
        <w:pStyle w:val="BodyText"/>
      </w:pPr>
      <w:ins w:id="26348" w:author="PR Preview" w:date="2026-01-01T00:00:00Z">
        <w:r>
          <w:rPr>
            <w:i/>
            <w:iCs/>
          </w:rPr>
          <w:t xml:space="preserve">Proof</w:t>
        </w:r>
      </w:ins>
      <w:ins w:id="26349" w:author="PR Preview" w:date="2026-01-01T00:00:00Z">
        <w:r>
          <w:t xml:space="preserve">. </w:t>
        </w:r>
      </w:ins>
      <w:ins w:id="26350" w:author="PR Preview" w:date="2026-01-01T00:00:00Z">
        <w:r>
          <w:rPr>
            <w:b/>
            <w:bCs/>
          </w:rPr>
          <w:t xml:space="preserve">If.</w:t>
        </w:r>
      </w:ins>
      <w:ins w:id="26351" w:author="PR Preview" w:date="2026-01-01T00:00:00Z">
        <w:r>
          <w:t xml:space="preserve"> </w:t>
        </w:r>
      </w:ins>
      <m:oMath>
        <m:r>
          <m:rPr>
            <m:sty m:val="bi"/>
          </m:rPr>
          <m:t>A</m:t>
        </m:r>
      </m:oMath>
      <w:ins w:id="26352" w:author="PR Preview" w:date="2026-01-01T00:00:00Z">
        <w:r>
          <w:t xml:space="preserve"> </w:t>
        </w:r>
      </w:ins>
      <w:ins w:id="26353" w:author="PR Preview" w:date="2026-01-01T00:00:00Z">
        <w:r>
          <w:t xml:space="preserve">is positive definite, so invertible (</w:t>
        </w:r>
      </w:ins>
      <w:hyperlink w:anchor="thm-pd-inverse">
        <w:ins w:id="26354" w:author="PR Preview" w:date="2026-01-01T00:00:00Z">
          <w:r>
            <w:rPr>
              <w:rStyle w:val="Hyperlink"/>
            </w:rPr>
            <w:t xml:space="preserve">Theorem 77</w:t>
          </w:r>
        </w:ins>
      </w:hyperlink>
      <w:ins w:id="26355" w:author="PR Preview" w:date="2026-01-01T00:00:00Z">
        <w:r>
          <w:t xml:space="preserve">), and</w:t>
        </w:r>
      </w:ins>
      <w:ins w:id="26356" w:author="PR Preview" w:date="2026-01-01T00:00:00Z">
        <w:r>
          <w:t xml:space="preserve"> </w:t>
        </w:r>
      </w:ins>
      <m:oMath>
        <m:r>
          <m:rPr>
            <m:sty m:val="bi"/>
          </m:rPr>
          <m:t>S</m:t>
        </m:r>
      </m:oMath>
      <w:ins w:id="26357" w:author="PR Preview" w:date="2026-01-01T00:00:00Z">
        <w:r>
          <w:t xml:space="preserve"> </w:t>
        </w:r>
      </w:ins>
      <w:ins w:id="26358" w:author="PR Preview" w:date="2026-01-01T00:00:00Z">
        <w:r>
          <w:t xml:space="preserve">is defined.</w:t>
        </w:r>
      </w:ins>
      <w:ins w:id="26359" w:author="PR Preview" w:date="2026-01-01T00:00:00Z">
        <w:r>
          <w:t xml:space="preserve"> </w:t>
        </w:r>
      </w:ins>
      <m:oMath>
        <m:r>
          <m:rPr>
            <m:sty m:val="bi"/>
          </m:rPr>
          <m:t>X</m:t>
        </m:r>
      </m:oMath>
      <w:ins w:id="26360" w:author="PR Preview" w:date="2026-01-01T00:00:00Z">
        <w:r>
          <w:t xml:space="preserve"> </w:t>
        </w:r>
      </w:ins>
      <w:ins w:id="26361" w:author="PR Preview" w:date="2026-01-01T00:00:00Z">
        <w:r>
          <w:t xml:space="preserve">is symmetric.</w:t>
        </w:r>
      </w:ins>
      <w:ins w:id="26362" w:author="PR Preview" w:date="2026-01-01T00:00:00Z">
        <w:r>
          <w:t xml:space="preserve"> </w:t>
        </w:r>
      </w:ins>
      <w:ins w:id="26363" w:author="PR Preview" w:date="2026-01-01T00:00:00Z">
        <w:r>
          <w:t xml:space="preserve">Let</w:t>
        </w:r>
      </w:ins>
      <w:ins w:id="26364" w:author="PR Preview" w:date="2026-01-01T00:00:00Z">
        <w:r>
          <w:t xml:space="preserve"> </w:t>
        </w:r>
      </w:ins>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ins w:id="26365" w:author="PR Preview" w:date="2026-01-01T00:00:00Z">
        <w:r>
          <w:t xml:space="preserve"> </w:t>
        </w:r>
      </w:ins>
      <w:ins w:id="26366" w:author="PR Preview" w:date="2026-01-01T00:00:00Z">
        <w:r>
          <w:t xml:space="preserve">and</w:t>
        </w:r>
      </w:ins>
      <w:ins w:id="26367" w:author="PR Preview" w:date="2026-01-01T00:00:00Z">
        <w:r>
          <w:t xml:space="preserve"> </w:t>
        </w:r>
      </w:ins>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ins w:id="26368" w:author="PR Preview" w:date="2026-01-01T00:00:00Z">
        <w:r>
          <w:t xml:space="preserve">.</w:t>
        </w:r>
      </w:ins>
      <w:ins w:id="26369" w:author="PR Preview" w:date="2026-01-01T00:00:00Z">
        <w:r>
          <w:t xml:space="preserve"> </w:t>
        </w:r>
      </w:ins>
      <w:ins w:id="26370" w:author="PR Preview" w:date="2026-01-01T00:00:00Z">
        <w:r>
          <w:t xml:space="preserve">By</w:t>
        </w:r>
      </w:ins>
      <w:ins w:id="26371" w:author="PR Preview" w:date="2026-01-01T00:00:00Z">
        <w:r>
          <w:t xml:space="preserve"> </w:t>
        </w:r>
      </w:ins>
      <w:hyperlink w:anchor="thm-block-quadratic">
        <w:ins w:id="26372" w:author="PR Preview" w:date="2026-01-01T00:00:00Z">
          <w:r>
            <w:rPr>
              <w:rStyle w:val="Hyperlink"/>
            </w:rPr>
            <w:t xml:space="preserve">Theorem 114</w:t>
          </w:r>
        </w:ins>
      </w:hyperlink>
      <w:ins w:id="26373" w:author="PR Preview" w:date="2026-01-01T00:00:00Z">
        <w:r>
          <w:t xml:space="preserve">,</w:t>
        </w:r>
      </w:ins>
      <w:ins w:id="26374" w:author="PR Preview" w:date="2026-01-01T00:00:00Z">
        <w:r>
          <w:t xml:space="preserve"> </w:t>
        </w:r>
      </w:ins>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ins w:id="26375" w:author="PR Preview" w:date="2026-01-01T00:00:00Z">
        <w:r>
          <w:t xml:space="preserve">,</w:t>
        </w:r>
      </w:ins>
      <w:ins w:id="26376" w:author="PR Preview" w:date="2026-01-01T00:00:00Z">
        <w:r>
          <w:t xml:space="preserve"> </w:t>
        </w:r>
      </w:ins>
      <w:ins w:id="26377" w:author="PR Preview" w:date="2026-01-01T00:00:00Z">
        <w:r>
          <w:t xml:space="preserve">and both terms are at least</w:t>
        </w:r>
      </w:ins>
      <w:ins w:id="26378" w:author="PR Preview" w:date="2026-01-01T00:00:00Z">
        <w:r>
          <w:t xml:space="preserve"> </w:t>
        </w:r>
      </w:ins>
      <m:oMath>
        <m:r>
          <m:t>0</m:t>
        </m:r>
      </m:oMath>
      <w:ins w:id="26379" w:author="PR Preview" w:date="2026-01-01T00:00:00Z">
        <w:r>
          <w:t xml:space="preserve">.</w:t>
        </w:r>
      </w:ins>
      <w:ins w:id="26380" w:author="PR Preview" w:date="2026-01-01T00:00:00Z">
        <w:r>
          <w:t xml:space="preserve"> </w:t>
        </w:r>
      </w:ins>
      <w:ins w:id="26381" w:author="PR Preview" w:date="2026-01-01T00:00:00Z">
        <w:r>
          <w:t xml:space="preserve">If</w:t>
        </w:r>
      </w:ins>
      <w:ins w:id="26382" w:author="PR Preview" w:date="2026-01-01T00:00:00Z">
        <w:r>
          <w:t xml:space="preserve"> </w:t>
        </w:r>
      </w:ins>
      <m:oMath>
        <m:acc>
          <m:accPr>
            <m:chr m:val="̃"/>
          </m:accPr>
          <m:e>
            <m:r>
              <m:t>w</m:t>
            </m:r>
          </m:e>
        </m:acc>
        <m:r>
          <m:rPr>
            <m:sty m:val="p"/>
          </m:rPr>
          <m:t>≠</m:t>
        </m:r>
        <m:acc>
          <m:accPr>
            <m:chr m:val="̃"/>
          </m:accPr>
          <m:e>
            <m:r>
              <m:t>0</m:t>
            </m:r>
          </m:e>
        </m:acc>
      </m:oMath>
      <w:ins w:id="26383" w:author="PR Preview" w:date="2026-01-01T00:00:00Z">
        <w:r>
          <w:t xml:space="preserve">, the second term is positive.</w:t>
        </w:r>
      </w:ins>
      <w:ins w:id="26384" w:author="PR Preview" w:date="2026-01-01T00:00:00Z">
        <w:r>
          <w:t xml:space="preserve"> </w:t>
        </w:r>
      </w:ins>
      <w:ins w:id="26385" w:author="PR Preview" w:date="2026-01-01T00:00:00Z">
        <w:r>
          <w:t xml:space="preserve">If</w:t>
        </w:r>
      </w:ins>
      <w:ins w:id="26386" w:author="PR Preview" w:date="2026-01-01T00:00:00Z">
        <w:r>
          <w:t xml:space="preserve"> </w:t>
        </w:r>
      </w:ins>
      <m:oMath>
        <m:acc>
          <m:accPr>
            <m:chr m:val="̃"/>
          </m:accPr>
          <m:e>
            <m:r>
              <m:t>w</m:t>
            </m:r>
          </m:e>
        </m:acc>
        <m:r>
          <m:rPr>
            <m:sty m:val="p"/>
          </m:rPr>
          <m:t>=</m:t>
        </m:r>
        <m:acc>
          <m:accPr>
            <m:chr m:val="̃"/>
          </m:accPr>
          <m:e>
            <m:r>
              <m:t>0</m:t>
            </m:r>
          </m:e>
        </m:acc>
      </m:oMath>
      <w:ins w:id="26387" w:author="PR Preview" w:date="2026-01-01T00:00:00Z">
        <w:r>
          <w:t xml:space="preserve">, then</w:t>
        </w:r>
      </w:ins>
      <w:ins w:id="26388" w:author="PR Preview" w:date="2026-01-01T00:00:00Z">
        <w:r>
          <w:t xml:space="preserve"> </w:t>
        </w:r>
      </w:ins>
      <m:oMath>
        <m:acc>
          <m:accPr>
            <m:chr m:val="̃"/>
          </m:accPr>
          <m:e>
            <m:r>
              <m:t>u</m:t>
            </m:r>
          </m:e>
        </m:acc>
        <m:r>
          <m:rPr>
            <m:sty m:val="p"/>
          </m:rPr>
          <m:t>≠</m:t>
        </m:r>
        <m:acc>
          <m:accPr>
            <m:chr m:val="̃"/>
          </m:accPr>
          <m:e>
            <m:r>
              <m:t>0</m:t>
            </m:r>
          </m:e>
        </m:acc>
      </m:oMath>
      <w:ins w:id="26389" w:author="PR Preview" w:date="2026-01-01T00:00:00Z">
        <w:r>
          <w:t xml:space="preserve"> </w:t>
        </w:r>
      </w:ins>
      <w:ins w:id="26390" w:author="PR Preview" w:date="2026-01-01T00:00:00Z">
        <w:r>
          <w:t xml:space="preserve">and</w:t>
        </w:r>
      </w:ins>
      <w:ins w:id="26391" w:author="PR Preview" w:date="2026-01-01T00:00:00Z">
        <w:r>
          <w:t xml:space="preserve"> </w:t>
        </w:r>
      </w:ins>
      <m:oMath>
        <m:acc>
          <m:accPr>
            <m:chr m:val="̃"/>
          </m:accPr>
          <m:e>
            <m:r>
              <m:t>z</m:t>
            </m:r>
          </m:e>
        </m:acc>
        <m:r>
          <m:rPr>
            <m:sty m:val="p"/>
          </m:rPr>
          <m:t>=</m:t>
        </m:r>
        <m:acc>
          <m:accPr>
            <m:chr m:val="̃"/>
          </m:accPr>
          <m:e>
            <m:r>
              <m:t>u</m:t>
            </m:r>
          </m:e>
        </m:acc>
      </m:oMath>
      <w:ins w:id="26392" w:author="PR Preview" w:date="2026-01-01T00:00:00Z">
        <w:r>
          <w:t xml:space="preserve">, so the first term is positive.</w:t>
        </w:r>
      </w:ins>
      <w:ins w:id="26393" w:author="PR Preview" w:date="2026-01-01T00:00:00Z">
        <w:r>
          <w:t xml:space="preserve"> </w:t>
        </w:r>
      </w:ins>
      <w:ins w:id="26394" w:author="PR Preview" w:date="2026-01-01T00:00:00Z">
        <w:r>
          <w:t xml:space="preserve">Either way</w:t>
        </w:r>
      </w:ins>
      <w:ins w:id="26395" w:author="PR Preview" w:date="2026-01-01T00:00:00Z">
        <w:r>
          <w:t xml:space="preserve"> </w:t>
        </w:r>
      </w:ins>
      <m:oMath>
        <m:sSup>
          <m:e>
            <m:acc>
              <m:accPr>
                <m:chr m:val="̃"/>
              </m:accPr>
              <m:e>
                <m:r>
                  <m:t>v</m:t>
                </m:r>
              </m:e>
            </m:acc>
          </m:e>
          <m:sup>
            <m:r>
              <m:rPr>
                <m:sty m:val="p"/>
              </m:rPr>
              <m:t>⊤</m:t>
            </m:r>
          </m:sup>
        </m:sSup>
        <m:r>
          <m:rPr>
            <m:sty m:val="bi"/>
          </m:rPr>
          <m:t>X</m:t>
        </m:r>
        <m:acc>
          <m:accPr>
            <m:chr m:val="̃"/>
          </m:accPr>
          <m:e>
            <m:r>
              <m:t>v</m:t>
            </m:r>
          </m:e>
        </m:acc>
        <m:r>
          <m:rPr>
            <m:sty m:val="p"/>
          </m:rPr>
          <m:t>&gt;</m:t>
        </m:r>
        <m:r>
          <m:t>0</m:t>
        </m:r>
      </m:oMath>
      <w:ins w:id="26396" w:author="PR Preview" w:date="2026-01-01T00:00:00Z">
        <w:r>
          <w:t xml:space="preserve">.</w:t>
        </w:r>
      </w:ins>
    </w:p>
    <w:p>
      <w:pPr>
        <w:pStyle w:val="BodyText"/>
      </w:pPr>
      <w:ins w:id="26397" w:author="PR Preview" w:date="2026-01-01T00:00:00Z">
        <w:r>
          <w:rPr>
            <w:b/>
            <w:bCs/>
          </w:rPr>
          <w:t xml:space="preserve">Only if.</w:t>
        </w:r>
      </w:ins>
      <w:ins w:id="26398" w:author="PR Preview" w:date="2026-01-01T00:00:00Z">
        <w:r>
          <w:t xml:space="preserve"> </w:t>
        </w:r>
      </w:ins>
      <m:oMath>
        <m:r>
          <m:rPr>
            <m:sty m:val="bi"/>
          </m:rPr>
          <m:t>A</m:t>
        </m:r>
      </m:oMath>
      <w:ins w:id="26399" w:author="PR Preview" w:date="2026-01-01T00:00:00Z">
        <w:r>
          <w:t xml:space="preserve"> </w:t>
        </w:r>
      </w:ins>
      <w:ins w:id="26400" w:author="PR Preview" w:date="2026-01-01T00:00:00Z">
        <w:r>
          <w:t xml:space="preserve">is the top-left</w:t>
        </w:r>
      </w:ins>
      <w:ins w:id="26401" w:author="PR Preview" w:date="2026-01-01T00:00:00Z">
        <w:r>
          <w:t xml:space="preserve"> </w:t>
        </w:r>
      </w:ins>
      <m:oMath>
        <m:r>
          <m:t>k</m:t>
        </m:r>
        <m:r>
          <m:rPr>
            <m:sty m:val="p"/>
          </m:rPr>
          <m:t>×</m:t>
        </m:r>
        <m:r>
          <m:t>k</m:t>
        </m:r>
      </m:oMath>
      <w:ins w:id="26402" w:author="PR Preview" w:date="2026-01-01T00:00:00Z">
        <w:r>
          <w:t xml:space="preserve"> </w:t>
        </w:r>
      </w:ins>
      <w:ins w:id="26403" w:author="PR Preview" w:date="2026-01-01T00:00:00Z">
        <w:r>
          <w:t xml:space="preserve">block of</w:t>
        </w:r>
      </w:ins>
      <w:ins w:id="26404" w:author="PR Preview" w:date="2026-01-01T00:00:00Z">
        <w:r>
          <w:t xml:space="preserve"> </w:t>
        </w:r>
      </w:ins>
      <m:oMath>
        <m:r>
          <m:rPr>
            <m:sty m:val="bi"/>
          </m:rPr>
          <m:t>X</m:t>
        </m:r>
      </m:oMath>
      <w:ins w:id="26405" w:author="PR Preview" w:date="2026-01-01T00:00:00Z">
        <w:r>
          <w:t xml:space="preserve">, so it is positive definite (</w:t>
        </w:r>
      </w:ins>
      <w:hyperlink w:anchor="thm-pd-submatrix">
        <w:ins w:id="26406" w:author="PR Preview" w:date="2026-01-01T00:00:00Z">
          <w:r>
            <w:rPr>
              <w:rStyle w:val="Hyperlink"/>
            </w:rPr>
            <w:t xml:space="preserve">Theorem 113</w:t>
          </w:r>
        </w:ins>
      </w:hyperlink>
      <w:ins w:id="26407" w:author="PR Preview" w:date="2026-01-01T00:00:00Z">
        <w:r>
          <w:t xml:space="preserve">),</w:t>
        </w:r>
      </w:ins>
      <w:ins w:id="26408" w:author="PR Preview" w:date="2026-01-01T00:00:00Z">
        <w:r>
          <w:t xml:space="preserve"> </w:t>
        </w:r>
      </w:ins>
      <w:ins w:id="26409" w:author="PR Preview" w:date="2026-01-01T00:00:00Z">
        <w:r>
          <w:t xml:space="preserve">and invertible (</w:t>
        </w:r>
      </w:ins>
      <w:hyperlink w:anchor="thm-pd-inverse">
        <w:ins w:id="26410" w:author="PR Preview" w:date="2026-01-01T00:00:00Z">
          <w:r>
            <w:rPr>
              <w:rStyle w:val="Hyperlink"/>
            </w:rPr>
            <w:t xml:space="preserve">Theorem 77</w:t>
          </w:r>
        </w:ins>
      </w:hyperlink>
      <w:ins w:id="26411" w:author="PR Preview" w:date="2026-01-01T00:00:00Z">
        <w:r>
          <w:t xml:space="preserve">).</w:t>
        </w:r>
      </w:ins>
      <w:ins w:id="26412" w:author="PR Preview" w:date="2026-01-01T00:00:00Z">
        <w:r>
          <w:t xml:space="preserve"> </w:t>
        </w:r>
      </w:ins>
      <m:oMath>
        <m:r>
          <m:rPr>
            <m:sty m:val="bi"/>
          </m:rPr>
          <m:t>S</m:t>
        </m:r>
      </m:oMath>
      <w:ins w:id="26413" w:author="PR Preview" w:date="2026-01-01T00:00:00Z">
        <w:r>
          <w:t xml:space="preserve"> </w:t>
        </w:r>
      </w:ins>
      <w:ins w:id="26414" w:author="PR Preview" w:date="2026-01-01T00:00:00Z">
        <w:r>
          <w:t xml:space="preserve">is symmetric:</w:t>
        </w:r>
      </w:ins>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ins w:id="26415" w:author="PR Preview" w:date="2026-01-01T00:00:00Z">
        <w:r>
          <w:t xml:space="preserve">(</w:t>
        </w:r>
      </w:ins>
      <w:hyperlink w:anchor="thm-transpose-product">
        <w:ins w:id="26416" w:author="PR Preview" w:date="2026-01-01T00:00:00Z">
          <w:r>
            <w:rPr>
              <w:rStyle w:val="Hyperlink"/>
            </w:rPr>
            <w:t xml:space="preserve">Theorem 19</w:t>
          </w:r>
        </w:ins>
      </w:hyperlink>
      <w:ins w:id="26417" w:author="PR Preview" w:date="2026-01-01T00:00:00Z">
        <w:r>
          <w:t xml:space="preserve">,</w:t>
        </w:r>
      </w:ins>
      <w:ins w:id="26418" w:author="PR Preview" w:date="2026-01-01T00:00:00Z">
        <w:r>
          <w:t xml:space="preserve"> </w:t>
        </w:r>
      </w:ins>
      <w:hyperlink w:anchor="def-matrix-transpose">
        <w:ins w:id="26419" w:author="PR Preview" w:date="2026-01-01T00:00:00Z">
          <w:r>
            <w:rPr>
              <w:rStyle w:val="Hyperlink"/>
            </w:rPr>
            <w:t xml:space="preserve">Definition 20</w:t>
          </w:r>
        </w:ins>
      </w:hyperlink>
      <w:ins w:id="26420" w:author="PR Preview" w:date="2026-01-01T00:00:00Z">
        <w:r>
          <w:t xml:space="preserve"> </w:t>
        </w:r>
      </w:ins>
      <w:ins w:id="26421" w:author="PR Preview" w:date="2026-01-01T00:00:00Z">
        <w:r>
          <w:t xml:space="preserve">for</w:t>
        </w:r>
      </w:ins>
      <w:ins w:id="26422"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26423" w:author="PR Preview" w:date="2026-01-01T00:00:00Z">
        <w:r>
          <w:t xml:space="preserve">,</w:t>
        </w:r>
      </w:ins>
      <w:ins w:id="26424" w:author="PR Preview" w:date="2026-01-01T00:00:00Z">
        <w:r>
          <w:t xml:space="preserve"> </w:t>
        </w:r>
      </w:ins>
      <w:hyperlink w:anchor="cor-inverse-symmetric">
        <w:ins w:id="26425" w:author="PR Preview" w:date="2026-01-01T00:00:00Z">
          <w:r>
            <w:rPr>
              <w:rStyle w:val="Hyperlink"/>
            </w:rPr>
            <w:t xml:space="preserve">Corollary 6</w:t>
          </w:r>
        </w:ins>
      </w:hyperlink>
      <w:ins w:id="26426" w:author="PR Preview" w:date="2026-01-01T00:00:00Z">
        <w:r>
          <w:t xml:space="preserve">),</w:t>
        </w:r>
      </w:ins>
      <w:ins w:id="26427" w:author="PR Preview" w:date="2026-01-01T00:00:00Z">
        <w:r>
          <w:t xml:space="preserve"> </w:t>
        </w:r>
      </w:ins>
      <w:ins w:id="26428" w:author="PR Preview" w:date="2026-01-01T00:00:00Z">
        <w:r>
          <w:t xml:space="preserve">and</w:t>
        </w:r>
      </w:ins>
      <w:ins w:id="26429" w:author="PR Preview" w:date="2026-01-01T00:00:00Z">
        <w:r>
          <w:t xml:space="preserve"> </w:t>
        </w:r>
      </w:ins>
      <m:oMath>
        <m:r>
          <m:rPr>
            <m:sty m:val="bi"/>
          </m:rPr>
          <m:t>C</m:t>
        </m:r>
      </m:oMath>
      <w:ins w:id="26430" w:author="PR Preview" w:date="2026-01-01T00:00:00Z">
        <w:r>
          <w:t xml:space="preserve"> </w:t>
        </w:r>
      </w:ins>
      <w:ins w:id="26431" w:author="PR Preview" w:date="2026-01-01T00:00:00Z">
        <w:r>
          <w:t xml:space="preserve">is symmetric,</w:t>
        </w:r>
      </w:ins>
      <w:ins w:id="26432" w:author="PR Preview" w:date="2026-01-01T00:00:00Z">
        <w:r>
          <w:t xml:space="preserve"> </w:t>
        </w:r>
      </w:ins>
      <w:ins w:id="26433" w:author="PR Preview" w:date="2026-01-01T00:00:00Z">
        <w:r>
          <w:t xml:space="preserve">so</w:t>
        </w:r>
      </w:ins>
      <w:ins w:id="26434"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6435" w:author="PR Preview" w:date="2026-01-01T00:00:00Z">
        <w:r>
          <w:t xml:space="preserve"> </w:t>
        </w:r>
      </w:ins>
      <w:ins w:id="26436" w:author="PR Preview" w:date="2026-01-01T00:00:00Z">
        <w:r>
          <w:t xml:space="preserve">is symmetric</w:t>
        </w:r>
      </w:ins>
      <w:ins w:id="26437" w:author="PR Preview" w:date="2026-01-01T00:00:00Z">
        <w:r>
          <w:t xml:space="preserve"> </w:t>
        </w:r>
      </w:ins>
      <w:ins w:id="26438" w:author="PR Preview" w:date="2026-01-01T00:00:00Z">
        <w:r>
          <w:t xml:space="preserve">(the transpose of a difference is the difference of the transposes, entry by entry,</w:t>
        </w:r>
      </w:ins>
      <w:ins w:id="26439" w:author="PR Preview" w:date="2026-01-01T00:00:00Z">
        <w:r>
          <w:t xml:space="preserve"> </w:t>
        </w:r>
      </w:ins>
      <w:hyperlink w:anchor="def-matrix-transpose">
        <w:ins w:id="26440" w:author="PR Preview" w:date="2026-01-01T00:00:00Z">
          <w:r>
            <w:rPr>
              <w:rStyle w:val="Hyperlink"/>
            </w:rPr>
            <w:t xml:space="preserve">Definition 20</w:t>
          </w:r>
        </w:ins>
      </w:hyperlink>
      <w:ins w:id="26441" w:author="PR Preview" w:date="2026-01-01T00:00:00Z">
        <w:r>
          <w:t xml:space="preserve">).</w:t>
        </w:r>
      </w:ins>
      <w:ins w:id="26442" w:author="PR Preview" w:date="2026-01-01T00:00:00Z">
        <w:r>
          <w:t xml:space="preserve"> </w:t>
        </w:r>
      </w:ins>
      <w:ins w:id="26443" w:author="PR Preview" w:date="2026-01-01T00:00:00Z">
        <w:r>
          <w:t xml:space="preserve">For</w:t>
        </w:r>
      </w:ins>
      <w:ins w:id="26444" w:author="PR Preview" w:date="2026-01-01T00:00:00Z">
        <w:r>
          <w:t xml:space="preserve"> </w:t>
        </w:r>
      </w:ins>
      <m:oMath>
        <m:acc>
          <m:accPr>
            <m:chr m:val="̃"/>
          </m:accPr>
          <m:e>
            <m:r>
              <m:t>w</m:t>
            </m:r>
          </m:e>
        </m:acc>
        <m:r>
          <m:rPr>
            <m:sty m:val="p"/>
          </m:rPr>
          <m:t>≠</m:t>
        </m:r>
        <m:acc>
          <m:accPr>
            <m:chr m:val="̃"/>
          </m:accPr>
          <m:e>
            <m:r>
              <m:t>0</m:t>
            </m:r>
          </m:e>
        </m:acc>
      </m:oMath>
      <w:ins w:id="26445" w:author="PR Preview" w:date="2026-01-01T00:00:00Z">
        <w:r>
          <w:t xml:space="preserve">, take</w:t>
        </w:r>
      </w:ins>
      <w:ins w:id="26446" w:author="PR Preview" w:date="2026-01-01T00:00:00Z">
        <w:r>
          <w:t xml:space="preserve"> </w:t>
        </w:r>
      </w:ins>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ins w:id="26447" w:author="PR Preview" w:date="2026-01-01T00:00:00Z">
        <w:r>
          <w:t xml:space="preserve">, so</w:t>
        </w:r>
      </w:ins>
      <w:ins w:id="26448" w:author="PR Preview" w:date="2026-01-01T00:00:00Z">
        <w:r>
          <w:t xml:space="preserve"> </w:t>
        </w:r>
      </w:ins>
      <m:oMath>
        <m:acc>
          <m:accPr>
            <m:chr m:val="̃"/>
          </m:accPr>
          <m:e>
            <m:r>
              <m:t>z</m:t>
            </m:r>
          </m:e>
        </m:acc>
        <m:r>
          <m:rPr>
            <m:sty m:val="p"/>
          </m:rPr>
          <m:t>=</m:t>
        </m:r>
        <m:acc>
          <m:accPr>
            <m:chr m:val="̃"/>
          </m:accPr>
          <m:e>
            <m:r>
              <m:t>0</m:t>
            </m:r>
          </m:e>
        </m:acc>
      </m:oMath>
      <w:ins w:id="26449" w:author="PR Preview" w:date="2026-01-01T00:00:00Z">
        <w:r>
          <w:t xml:space="preserve"> </w:t>
        </w:r>
      </w:ins>
      <w:ins w:id="26450" w:author="PR Preview" w:date="2026-01-01T00:00:00Z">
        <w:r>
          <w:t xml:space="preserve">and</w:t>
        </w:r>
      </w:ins>
      <w:ins w:id="26451" w:author="PR Preview" w:date="2026-01-01T00:00:00Z">
        <w:r>
          <w:t xml:space="preserve"> </w:t>
        </w:r>
      </w:ins>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ins w:id="26452" w:author="PR Preview" w:date="2026-01-01T00:00:00Z">
        <w:r>
          <w:t xml:space="preserve">; then</w:t>
        </w:r>
      </w:ins>
      <w:ins w:id="26453" w:author="PR Preview" w:date="2026-01-01T00:00:00Z">
        <w:r>
          <w:t xml:space="preserve"> </w:t>
        </w:r>
      </w:ins>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ins w:id="26454" w:author="PR Preview" w:date="2026-01-01T00:00:00Z">
        <w:r>
          <w:t xml:space="preserve"> </w:t>
        </w:r>
      </w:ins>
      <w:ins w:id="26455" w:author="PR Preview" w:date="2026-01-01T00:00:00Z">
        <w:r>
          <w:t xml:space="preserve">(</w:t>
        </w:r>
      </w:ins>
      <w:hyperlink w:anchor="thm-block-quadratic">
        <w:ins w:id="26456" w:author="PR Preview" w:date="2026-01-01T00:00:00Z">
          <w:r>
            <w:rPr>
              <w:rStyle w:val="Hyperlink"/>
            </w:rPr>
            <w:t xml:space="preserve">Theorem 114</w:t>
          </w:r>
        </w:ins>
      </w:hyperlink>
      <w:ins w:id="26457" w:author="PR Preview" w:date="2026-01-01T00:00:00Z">
        <w:r>
          <w:t xml:space="preserve">).</w:t>
        </w:r>
      </w:ins>
    </w:p>
    <w:bookmarkStart w:id="631" w:name="exm-schur-test"/>
    <w:p>
      <w:pPr>
        <w:pStyle w:val="BodyText"/>
      </w:pPr>
      <w:ins w:id="26458" w:author="PR Preview" w:date="2026-01-01T00:00:00Z">
        <w:r>
          <w:rPr>
            <w:b/>
            <w:bCs/>
          </w:rPr>
          <w:t xml:space="preserve">Example 207 (Testing</w:t>
        </w:r>
      </w:ins>
      <w:ins w:id="26459" w:author="PR Preview" w:date="2026-01-01T00:00:00Z">
        <w:r>
          <w:rPr>
            <w:b/>
            <w:bCs/>
          </w:rPr>
          <w:t xml:space="preserve"> </w:t>
        </w:r>
      </w:ins>
      <m:oMath>
        <m:r>
          <m:t>2</m:t>
        </m:r>
        <m:r>
          <m:rPr>
            <m:sty m:val="p"/>
          </m:rPr>
          <m:t>×</m:t>
        </m:r>
        <m:r>
          <m:t>2</m:t>
        </m:r>
      </m:oMath>
      <w:ins w:id="26460" w:author="PR Preview" w:date="2026-01-01T00:00:00Z">
        <w:r>
          <w:rPr>
            <w:b/>
            <w:bCs/>
          </w:rPr>
          <w:t xml:space="preserve"> </w:t>
        </w:r>
      </w:ins>
      <w:ins w:id="26461" w:author="PR Preview" w:date="2026-01-01T00:00:00Z">
        <w:r>
          <w:rPr>
            <w:b/>
            <w:bCs/>
          </w:rPr>
          <w:t xml:space="preserve">matrices)</w:t>
        </w:r>
      </w:ins>
      <w:ins w:id="26462" w:author="PR Preview" w:date="2026-01-01T00:00:00Z">
        <w:r>
          <w:t xml:space="preserve"> </w:t>
        </w:r>
      </w:ins>
      <w:ins w:id="26463" w:author="PR Preview" w:date="2026-01-01T00:00:00Z">
        <w:r>
          <w:t xml:space="preserve">A symmetric</w:t>
        </w:r>
      </w:ins>
      <w:ins w:id="2646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26465" w:author="PR Preview" w:date="2026-01-01T00:00:00Z">
        <w:r>
          <w:t xml:space="preserve"> </w:t>
        </w:r>
      </w:ins>
      <w:ins w:id="26466" w:author="PR Preview" w:date="2026-01-01T00:00:00Z">
        <w:r>
          <w:t xml:space="preserve">is positive definite</w:t>
        </w:r>
      </w:ins>
      <w:ins w:id="26467" w:author="PR Preview" w:date="2026-01-01T00:00:00Z">
        <w:r>
          <w:t xml:space="preserve"> </w:t>
        </w:r>
      </w:ins>
      <w:ins w:id="26468" w:author="PR Preview" w:date="2026-01-01T00:00:00Z">
        <w:r>
          <w:t xml:space="preserve">exactly when</w:t>
        </w:r>
      </w:ins>
      <w:ins w:id="26469" w:author="PR Preview" w:date="2026-01-01T00:00:00Z">
        <w:r>
          <w:t xml:space="preserve"> </w:t>
        </w:r>
      </w:ins>
      <m:oMath>
        <m:r>
          <m:t>a</m:t>
        </m:r>
        <m:r>
          <m:rPr>
            <m:sty m:val="p"/>
          </m:rPr>
          <m:t>&gt;</m:t>
        </m:r>
        <m:r>
          <m:t>0</m:t>
        </m:r>
      </m:oMath>
      <w:ins w:id="26470" w:author="PR Preview" w:date="2026-01-01T00:00:00Z">
        <w:r>
          <w:t xml:space="preserve"> </w:t>
        </w:r>
      </w:ins>
      <w:ins w:id="26471" w:author="PR Preview" w:date="2026-01-01T00:00:00Z">
        <w:r>
          <w:t xml:space="preserve">and</w:t>
        </w:r>
      </w:ins>
      <w:ins w:id="26472"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26473" w:author="PR Preview" w:date="2026-01-01T00:00:00Z">
        <w:r>
          <w:t xml:space="preserve">, that is,</w:t>
        </w:r>
      </w:ins>
      <w:ins w:id="26474" w:author="PR Preview" w:date="2026-01-01T00:00:00Z">
        <w:r>
          <w:t xml:space="preserve"> </w:t>
        </w:r>
      </w:ins>
      <m:oMath>
        <m:r>
          <m:t>a</m:t>
        </m:r>
        <m:r>
          <m:rPr>
            <m:sty m:val="p"/>
          </m:rPr>
          <m:t>&gt;</m:t>
        </m:r>
        <m:r>
          <m:t>0</m:t>
        </m:r>
      </m:oMath>
      <w:ins w:id="26475" w:author="PR Preview" w:date="2026-01-01T00:00:00Z">
        <w:r>
          <w:t xml:space="preserve"> </w:t>
        </w:r>
      </w:ins>
      <w:ins w:id="26476" w:author="PR Preview" w:date="2026-01-01T00:00:00Z">
        <w:r>
          <w:t xml:space="preserve">and</w:t>
        </w:r>
      </w:ins>
      <w:ins w:id="26477" w:author="PR Preview" w:date="2026-01-01T00:00:00Z">
        <w:r>
          <w:t xml:space="preserve"> </w:t>
        </w:r>
      </w:ins>
      <m:oMath>
        <m:r>
          <m:t>a</m:t>
        </m:r>
        <m:r>
          <m:t>c</m:t>
        </m:r>
        <m:r>
          <m:rPr>
            <m:sty m:val="p"/>
          </m:rPr>
          <m:t>&gt;</m:t>
        </m:r>
        <m:sSup>
          <m:e>
            <m:r>
              <m:t>b</m:t>
            </m:r>
          </m:e>
          <m:sup>
            <m:r>
              <m:t>2</m:t>
            </m:r>
          </m:sup>
        </m:sSup>
      </m:oMath>
      <w:ins w:id="26478" w:author="PR Preview" w:date="2026-01-01T00:00:00Z">
        <w:r>
          <w:t xml:space="preserve"> </w:t>
        </w:r>
      </w:ins>
      <w:ins w:id="26479" w:author="PR Preview" w:date="2026-01-01T00:00:00Z">
        <w:r>
          <w:t xml:space="preserve">(a</w:t>
        </w:r>
      </w:ins>
      <w:ins w:id="26480" w:author="PR Preview" w:date="2026-01-01T00:00:00Z">
        <w:r>
          <w:t xml:space="preserve"> </w:t>
        </w:r>
      </w:ins>
      <m:oMath>
        <m:r>
          <m:t>1</m:t>
        </m:r>
        <m:r>
          <m:rPr>
            <m:sty m:val="p"/>
          </m:rPr>
          <m:t>×</m:t>
        </m:r>
        <m:r>
          <m:t>1</m:t>
        </m:r>
      </m:oMath>
      <w:ins w:id="26481" w:author="PR Preview" w:date="2026-01-01T00:00:00Z">
        <w:r>
          <w:t xml:space="preserve"> </w:t>
        </w:r>
      </w:ins>
      <w:ins w:id="26482" w:author="PR Preview" w:date="2026-01-01T00:00:00Z">
        <w:r>
          <w:t xml:space="preserve">matrix</w:t>
        </w:r>
      </w:ins>
      <w:ins w:id="26483" w:author="PR Preview" w:date="2026-01-01T00:00:00Z">
        <w:r>
          <w:t xml:space="preserve"> </w:t>
        </w:r>
      </w:ins>
      <m:oMath>
        <m:r>
          <m:rPr>
            <m:sty m:val="p"/>
          </m:rPr>
          <m:t>[</m:t>
        </m:r>
        <m:r>
          <m:t>s</m:t>
        </m:r>
        <m:r>
          <m:rPr>
            <m:sty m:val="p"/>
          </m:rPr>
          <m:t>]</m:t>
        </m:r>
      </m:oMath>
      <w:ins w:id="26484" w:author="PR Preview" w:date="2026-01-01T00:00:00Z">
        <w:r>
          <w:t xml:space="preserve"> </w:t>
        </w:r>
      </w:ins>
      <w:ins w:id="26485" w:author="PR Preview" w:date="2026-01-01T00:00:00Z">
        <w:r>
          <w:t xml:space="preserve">is positive definite exactly when</w:t>
        </w:r>
      </w:ins>
      <w:ins w:id="26486" w:author="PR Preview" w:date="2026-01-01T00:00:00Z">
        <w:r>
          <w:t xml:space="preserve"> </w:t>
        </w:r>
      </w:ins>
      <m:oMath>
        <m:r>
          <m:t>s</m:t>
        </m:r>
        <m:r>
          <m:rPr>
            <m:sty m:val="p"/>
          </m:rPr>
          <m:t>&gt;</m:t>
        </m:r>
        <m:r>
          <m:t>0</m:t>
        </m:r>
      </m:oMath>
      <w:ins w:id="26487" w:author="PR Preview" w:date="2026-01-01T00:00:00Z">
        <w:r>
          <w:t xml:space="preserve">, since</w:t>
        </w:r>
      </w:ins>
      <w:ins w:id="26488"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26489" w:author="PR Preview" w:date="2026-01-01T00:00:00Z">
        <w:r>
          <w:t xml:space="preserve">).</w:t>
        </w:r>
      </w:ins>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26490" w:author="PR Preview" w:date="2026-01-01T00:00:00Z">
        <w:r>
          <w:t xml:space="preserve">:</w:t>
        </w:r>
      </w:ins>
      <w:ins w:id="26491" w:author="PR Preview" w:date="2026-01-01T00:00:00Z">
        <w:r>
          <w:t xml:space="preserve"> </w:t>
        </w:r>
      </w:ins>
      <m:oMath>
        <m:r>
          <m:t>5</m:t>
        </m:r>
        <m:r>
          <m:rPr>
            <m:sty m:val="p"/>
          </m:rPr>
          <m:t>&gt;</m:t>
        </m:r>
        <m:r>
          <m:t>0</m:t>
        </m:r>
      </m:oMath>
      <w:ins w:id="26492" w:author="PR Preview" w:date="2026-01-01T00:00:00Z">
        <w:r>
          <w:t xml:space="preserve"> </w:t>
        </w:r>
      </w:ins>
      <w:ins w:id="26493" w:author="PR Preview" w:date="2026-01-01T00:00:00Z">
        <w:r>
          <w:t xml:space="preserve">and</w:t>
        </w:r>
      </w:ins>
      <w:ins w:id="26494" w:author="PR Preview" w:date="2026-01-01T00:00:00Z">
        <w:r>
          <w:t xml:space="preserve"> </w:t>
        </w:r>
      </w:ins>
      <m:oMath>
        <m:f>
          <m:fPr>
            <m:type m:val="lin"/>
          </m:fPr>
          <m:num>
            <m:r>
              <m:t>9</m:t>
            </m:r>
          </m:num>
          <m:den>
            <m:r>
              <m:t>5</m:t>
            </m:r>
          </m:den>
        </m:f>
        <m:r>
          <m:rPr>
            <m:sty m:val="p"/>
          </m:rPr>
          <m:t>&gt;</m:t>
        </m:r>
        <m:r>
          <m:t>0</m:t>
        </m:r>
      </m:oMath>
      <w:ins w:id="26495" w:author="PR Preview" w:date="2026-01-01T00:00:00Z">
        <w:r>
          <w:t xml:space="preserve"> </w:t>
        </w:r>
      </w:ins>
      <w:ins w:id="26496" w:author="PR Preview" w:date="2026-01-01T00:00:00Z">
        <w:r>
          <w:t xml:space="preserve">(</w:t>
        </w:r>
      </w:ins>
      <w:hyperlink w:anchor="exm-schur-complement">
        <w:ins w:id="26497" w:author="PR Preview" w:date="2026-01-01T00:00:00Z">
          <w:r>
            <w:rPr>
              <w:rStyle w:val="Hyperlink"/>
            </w:rPr>
            <w:t xml:space="preserve">Example 206</w:t>
          </w:r>
        </w:ins>
      </w:hyperlink>
      <w:ins w:id="26498" w:author="PR Preview" w:date="2026-01-01T00:00:00Z">
        <w:r>
          <w:t xml:space="preserve">),</w:t>
        </w:r>
      </w:ins>
      <w:ins w:id="26499" w:author="PR Preview" w:date="2026-01-01T00:00:00Z">
        <w:r>
          <w:t xml:space="preserve"> </w:t>
        </w:r>
      </w:ins>
      <w:ins w:id="26500" w:author="PR Preview" w:date="2026-01-01T00:00:00Z">
        <w:r>
          <w:t xml:space="preserve">so it is positive definite.</w:t>
        </w:r>
      </w:ins>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6501" w:author="PR Preview" w:date="2026-01-01T00:00:00Z">
        <w:r>
          <w:t xml:space="preserve">:</w:t>
        </w:r>
      </w:ins>
      <w:ins w:id="26502" w:author="PR Preview" w:date="2026-01-01T00:00:00Z">
        <w:r>
          <w:t xml:space="preserve"> </w:t>
        </w:r>
      </w:ins>
      <m:oMath>
        <m:r>
          <m:t>1</m:t>
        </m:r>
        <m:r>
          <m:rPr>
            <m:sty m:val="p"/>
          </m:rPr>
          <m:t>&gt;</m:t>
        </m:r>
        <m:r>
          <m:t>0</m:t>
        </m:r>
      </m:oMath>
      <w:ins w:id="26503" w:author="PR Preview" w:date="2026-01-01T00:00:00Z">
        <w:r>
          <w:t xml:space="preserve"> </w:t>
        </w:r>
      </w:ins>
      <w:ins w:id="26504" w:author="PR Preview" w:date="2026-01-01T00:00:00Z">
        <w:r>
          <w:t xml:space="preserve">but</w:t>
        </w:r>
      </w:ins>
      <w:ins w:id="26505" w:author="PR Preview" w:date="2026-01-01T00:00:00Z">
        <w:r>
          <w:t xml:space="preserve"> </w:t>
        </w:r>
      </w:ins>
      <m:oMath>
        <m:r>
          <m:rPr>
            <m:sty m:val="bi"/>
          </m:rPr>
          <m:t>S</m:t>
        </m:r>
        <m:r>
          <m:rPr>
            <m:sty m:val="p"/>
          </m:rPr>
          <m:t>=</m:t>
        </m:r>
        <m:r>
          <m:rPr>
            <m:sty m:val="p"/>
          </m:rPr>
          <m:t>−</m:t>
        </m:r>
        <m:r>
          <m:t>3</m:t>
        </m:r>
      </m:oMath>
      <w:ins w:id="26506" w:author="PR Preview" w:date="2026-01-01T00:00:00Z">
        <w:r>
          <w:t xml:space="preserve">,</w:t>
        </w:r>
      </w:ins>
      <w:ins w:id="26507" w:author="PR Preview" w:date="2026-01-01T00:00:00Z">
        <w:r>
          <w:t xml:space="preserve"> </w:t>
        </w:r>
      </w:ins>
      <w:ins w:id="26508" w:author="PR Preview" w:date="2026-01-01T00:00:00Z">
        <w:r>
          <w:t xml:space="preserve">so it is not, as</w:t>
        </w:r>
      </w:ins>
      <w:ins w:id="26509" w:author="PR Preview" w:date="2026-01-01T00:00:00Z">
        <w:r>
          <w:t xml:space="preserve"> </w:t>
        </w:r>
      </w:ins>
      <w:hyperlink w:anchor="exm-positive-definite">
        <w:ins w:id="26510" w:author="PR Preview" w:date="2026-01-01T00:00:00Z">
          <w:r>
            <w:rPr>
              <w:rStyle w:val="Hyperlink"/>
            </w:rPr>
            <w:t xml:space="preserve">Example 146</w:t>
          </w:r>
        </w:ins>
      </w:hyperlink>
      <w:ins w:id="26511" w:author="PR Preview" w:date="2026-01-01T00:00:00Z">
        <w:r>
          <w:t xml:space="preserve"> </w:t>
        </w:r>
      </w:ins>
      <w:ins w:id="26512" w:author="PR Preview" w:date="2026-01-01T00:00:00Z">
        <w:r>
          <w:t xml:space="preserve">found directly.</w:t>
        </w:r>
      </w:ins>
    </w:p>
    <w:bookmarkEnd w:id="631"/>
    <w:bookmarkStart w:id="632" w:name="thm-cholesky"/>
    <w:p>
      <w:pPr>
        <w:pStyle w:val="FirstParagraph"/>
      </w:pPr>
      <w:ins w:id="26513" w:author="PR Preview" w:date="2026-01-01T00:00:00Z">
        <w:r>
          <w:rPr>
            <w:b/>
            <w:bCs/>
          </w:rPr>
          <w:t xml:space="preserve">Theorem 116 (Cholesky factorization)</w:t>
        </w:r>
      </w:ins>
      <w:ins w:id="26514" w:author="PR Preview" w:date="2026-01-01T00:00:00Z">
        <w:r>
          <w:t xml:space="preserve"> </w:t>
        </w:r>
      </w:ins>
      <w:ins w:id="26515" w:author="PR Preview" w:date="2026-01-01T00:00:00Z">
        <w:r>
          <w:t xml:space="preserve">A</w:t>
        </w:r>
      </w:ins>
      <w:ins w:id="26516" w:author="PR Preview" w:date="2026-01-01T00:00:00Z">
        <w:r>
          <w:t xml:space="preserve"> </w:t>
        </w:r>
      </w:ins>
      <m:oMath>
        <m:r>
          <m:t>p</m:t>
        </m:r>
        <m:r>
          <m:rPr>
            <m:sty m:val="p"/>
          </m:rPr>
          <m:t>×</m:t>
        </m:r>
        <m:r>
          <m:t>p</m:t>
        </m:r>
      </m:oMath>
      <w:ins w:id="26517" w:author="PR Preview" w:date="2026-01-01T00:00:00Z">
        <w:r>
          <w:t xml:space="preserve"> </w:t>
        </w:r>
      </w:ins>
      <w:ins w:id="26518" w:author="PR Preview" w:date="2026-01-01T00:00:00Z">
        <w:r>
          <w:t xml:space="preserve">matrix</w:t>
        </w:r>
      </w:ins>
      <w:ins w:id="26519" w:author="PR Preview" w:date="2026-01-01T00:00:00Z">
        <w:r>
          <w:t xml:space="preserve"> </w:t>
        </w:r>
      </w:ins>
      <m:oMath>
        <m:r>
          <m:rPr>
            <m:sty m:val="bi"/>
          </m:rPr>
          <m:t>A</m:t>
        </m:r>
      </m:oMath>
      <w:ins w:id="26520" w:author="PR Preview" w:date="2026-01-01T00:00:00Z">
        <w:r>
          <w:t xml:space="preserve"> </w:t>
        </w:r>
      </w:ins>
      <w:ins w:id="26521" w:author="PR Preview" w:date="2026-01-01T00:00:00Z">
        <w:r>
          <w:t xml:space="preserve">is positive definite (</w:t>
        </w:r>
      </w:ins>
      <w:hyperlink w:anchor="def-positive-definite">
        <w:ins w:id="26522" w:author="PR Preview" w:date="2026-01-01T00:00:00Z">
          <w:r>
            <w:rPr>
              <w:rStyle w:val="Hyperlink"/>
            </w:rPr>
            <w:t xml:space="preserve">Definition 91</w:t>
          </w:r>
        </w:ins>
      </w:hyperlink>
      <w:ins w:id="26523" w:author="PR Preview" w:date="2026-01-01T00:00:00Z">
        <w:r>
          <w:t xml:space="preserve">)</w:t>
        </w:r>
      </w:ins>
      <w:ins w:id="26524" w:author="PR Preview" w:date="2026-01-01T00:00:00Z">
        <w:r>
          <w:t xml:space="preserve"> </w:t>
        </w:r>
      </w:ins>
      <w:ins w:id="26525" w:author="PR Preview" w:date="2026-01-01T00:00:00Z">
        <w:r>
          <w:t xml:space="preserve">exactly when</w:t>
        </w:r>
      </w:ins>
      <w:ins w:id="26526"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26527" w:author="PR Preview" w:date="2026-01-01T00:00:00Z">
        <w:r>
          <w:t xml:space="preserve"> </w:t>
        </w:r>
      </w:ins>
      <w:ins w:id="26528" w:author="PR Preview" w:date="2026-01-01T00:00:00Z">
        <w:r>
          <w:t xml:space="preserve">for some lower triangular</w:t>
        </w:r>
      </w:ins>
      <w:ins w:id="26529" w:author="PR Preview" w:date="2026-01-01T00:00:00Z">
        <w:r>
          <w:t xml:space="preserve"> </w:t>
        </w:r>
      </w:ins>
      <m:oMath>
        <m:r>
          <m:rPr>
            <m:sty m:val="bi"/>
          </m:rPr>
          <m:t>L</m:t>
        </m:r>
      </m:oMath>
      <w:ins w:id="26530" w:author="PR Preview" w:date="2026-01-01T00:00:00Z">
        <w:r>
          <w:t xml:space="preserve"> </w:t>
        </w:r>
      </w:ins>
      <w:ins w:id="26531" w:author="PR Preview" w:date="2026-01-01T00:00:00Z">
        <w:r>
          <w:t xml:space="preserve">(</w:t>
        </w:r>
      </w:ins>
      <w:hyperlink w:anchor="def-triangular-matrix">
        <w:ins w:id="26532" w:author="PR Preview" w:date="2026-01-01T00:00:00Z">
          <w:r>
            <w:rPr>
              <w:rStyle w:val="Hyperlink"/>
            </w:rPr>
            <w:t xml:space="preserve">Definition 100</w:t>
          </w:r>
        </w:ins>
      </w:hyperlink>
      <w:ins w:id="26533" w:author="PR Preview" w:date="2026-01-01T00:00:00Z">
        <w:r>
          <w:t xml:space="preserve">) with positive diagonal entries.</w:t>
        </w:r>
      </w:ins>
      <w:ins w:id="26534" w:author="PR Preview" w:date="2026-01-01T00:00:00Z">
        <w:r>
          <w:t xml:space="preserve"> </w:t>
        </w:r>
      </w:ins>
      <w:ins w:id="26535" w:author="PR Preview" w:date="2026-01-01T00:00:00Z">
        <w:r>
          <w:t xml:space="preserve">For a positive definite</w:t>
        </w:r>
      </w:ins>
      <w:ins w:id="26536" w:author="PR Preview" w:date="2026-01-01T00:00:00Z">
        <w:r>
          <w:t xml:space="preserve"> </w:t>
        </w:r>
      </w:ins>
      <m:oMath>
        <m:r>
          <m:rPr>
            <m:sty m:val="bi"/>
          </m:rPr>
          <m:t>A</m:t>
        </m:r>
      </m:oMath>
      <w:ins w:id="26537" w:author="PR Preview" w:date="2026-01-01T00:00:00Z">
        <w:r>
          <w:t xml:space="preserve"> </w:t>
        </w:r>
      </w:ins>
      <w:ins w:id="26538" w:author="PR Preview" w:date="2026-01-01T00:00:00Z">
        <w:r>
          <w:t xml:space="preserve">that</w:t>
        </w:r>
      </w:ins>
      <w:ins w:id="26539" w:author="PR Preview" w:date="2026-01-01T00:00:00Z">
        <w:r>
          <w:t xml:space="preserve"> </w:t>
        </w:r>
      </w:ins>
      <m:oMath>
        <m:r>
          <m:rPr>
            <m:sty m:val="bi"/>
          </m:rPr>
          <m:t>L</m:t>
        </m:r>
      </m:oMath>
      <w:ins w:id="26540" w:author="PR Preview" w:date="2026-01-01T00:00:00Z">
        <w:r>
          <w:t xml:space="preserve"> </w:t>
        </w:r>
      </w:ins>
      <w:ins w:id="26541" w:author="PR Preview" w:date="2026-01-01T00:00:00Z">
        <w:r>
          <w:t xml:space="preserve">is unique;</w:t>
        </w:r>
      </w:ins>
      <w:ins w:id="26542" w:author="PR Preview" w:date="2026-01-01T00:00:00Z">
        <w:r>
          <w:t xml:space="preserve"> </w:t>
        </w:r>
      </w:ins>
      <w:ins w:id="26543" w:author="PR Preview" w:date="2026-01-01T00:00:00Z">
        <w:r>
          <w:t xml:space="preserve">it is the</w:t>
        </w:r>
      </w:ins>
      <w:ins w:id="26544" w:author="PR Preview" w:date="2026-01-01T00:00:00Z">
        <w:r>
          <w:t xml:space="preserve"> </w:t>
        </w:r>
      </w:ins>
      <w:ins w:id="26545" w:author="PR Preview" w:date="2026-01-01T00:00:00Z">
        <w:r>
          <w:rPr>
            <w:b/>
            <w:bCs/>
          </w:rPr>
          <w:t xml:space="preserve">Cholesky factor</w:t>
        </w:r>
      </w:ins>
      <w:ins w:id="26546" w:author="PR Preview" w:date="2026-01-01T00:00:00Z">
        <w:r>
          <w:t xml:space="preserve"> </w:t>
        </w:r>
      </w:ins>
      <w:ins w:id="26547" w:author="PR Preview" w:date="2026-01-01T00:00:00Z">
        <w:r>
          <w:t xml:space="preserve">of</w:t>
        </w:r>
      </w:ins>
      <w:ins w:id="26548" w:author="PR Preview" w:date="2026-01-01T00:00:00Z">
        <w:r>
          <w:t xml:space="preserve"> </w:t>
        </w:r>
      </w:ins>
      <m:oMath>
        <m:r>
          <m:rPr>
            <m:sty m:val="bi"/>
          </m:rPr>
          <m:t>A</m:t>
        </m:r>
      </m:oMath>
      <w:ins w:id="26549" w:author="PR Preview" w:date="2026-01-01T00:00:00Z">
        <w:r>
          <w:t xml:space="preserve">.</w:t>
        </w:r>
      </w:ins>
    </w:p>
    <w:bookmarkEnd w:id="632"/>
    <w:p>
      <w:pPr>
        <w:pStyle w:val="BodyText"/>
      </w:pPr>
      <w:ins w:id="26550" w:author="PR Preview" w:date="2026-01-01T00:00:00Z">
        <w:r>
          <w:rPr>
            <w:i/>
            <w:iCs/>
          </w:rPr>
          <w:t xml:space="preserve">Proof</w:t>
        </w:r>
      </w:ins>
      <w:ins w:id="26551" w:author="PR Preview" w:date="2026-01-01T00:00:00Z">
        <w:r>
          <w:t xml:space="preserve">. </w:t>
        </w:r>
      </w:ins>
      <w:ins w:id="26552" w:author="PR Preview" w:date="2026-01-01T00:00:00Z">
        <w:r>
          <w:rPr>
            <w:b/>
            <w:bCs/>
          </w:rPr>
          <w:t xml:space="preserve">If.</w:t>
        </w:r>
      </w:ins>
      <w:ins w:id="26553" w:author="PR Preview" w:date="2026-01-01T00:00:00Z">
        <w:r>
          <w:t xml:space="preserve"> </w:t>
        </w:r>
      </w:ins>
      <m:oMath>
        <m:sSup>
          <m:e>
            <m:r>
              <m:rPr>
                <m:sty m:val="bi"/>
              </m:rPr>
              <m:t>L</m:t>
            </m:r>
          </m:e>
          <m:sup>
            <m:r>
              <m:rPr>
                <m:sty m:val="p"/>
              </m:rPr>
              <m:t>⊤</m:t>
            </m:r>
          </m:sup>
        </m:sSup>
      </m:oMath>
      <w:ins w:id="26554" w:author="PR Preview" w:date="2026-01-01T00:00:00Z">
        <w:r>
          <w:t xml:space="preserve"> </w:t>
        </w:r>
      </w:ins>
      <w:ins w:id="26555" w:author="PR Preview" w:date="2026-01-01T00:00:00Z">
        <w:r>
          <w:t xml:space="preserve">is upper triangular with positive diagonal (</w:t>
        </w:r>
      </w:ins>
      <w:hyperlink w:anchor="def-matrix-transpose">
        <w:ins w:id="26556" w:author="PR Preview" w:date="2026-01-01T00:00:00Z">
          <w:r>
            <w:rPr>
              <w:rStyle w:val="Hyperlink"/>
            </w:rPr>
            <w:t xml:space="preserve">Definition 20</w:t>
          </w:r>
        </w:ins>
      </w:hyperlink>
      <w:ins w:id="26557" w:author="PR Preview" w:date="2026-01-01T00:00:00Z">
        <w:r>
          <w:t xml:space="preserve">),</w:t>
        </w:r>
      </w:ins>
      <w:ins w:id="26558" w:author="PR Preview" w:date="2026-01-01T00:00:00Z">
        <w:r>
          <w:t xml:space="preserve"> </w:t>
        </w:r>
      </w:ins>
      <w:ins w:id="26559" w:author="PR Preview" w:date="2026-01-01T00:00:00Z">
        <w:r>
          <w:t xml:space="preserve">so</w:t>
        </w:r>
      </w:ins>
      <w:ins w:id="26560" w:author="PR Preview" w:date="2026-01-01T00:00:00Z">
        <w:r>
          <w:t xml:space="preserve"> </w:t>
        </w:r>
      </w:ins>
      <m:oMath>
        <m:sSup>
          <m:e>
            <m:r>
              <m:rPr>
                <m:sty m:val="bi"/>
              </m:rPr>
              <m:t>L</m:t>
            </m:r>
          </m:e>
          <m:sup>
            <m:r>
              <m:rPr>
                <m:sty m:val="p"/>
              </m:rPr>
              <m:t>⊤</m:t>
            </m:r>
          </m:sup>
        </m:sSup>
        <m:acc>
          <m:accPr>
            <m:chr m:val="̃"/>
          </m:accPr>
          <m:e>
            <m:r>
              <m:t>x</m:t>
            </m:r>
          </m:e>
        </m:acc>
        <m:r>
          <m:rPr>
            <m:sty m:val="p"/>
          </m:rPr>
          <m:t>=</m:t>
        </m:r>
        <m:acc>
          <m:accPr>
            <m:chr m:val="̃"/>
          </m:accPr>
          <m:e>
            <m:r>
              <m:t>0</m:t>
            </m:r>
          </m:e>
        </m:acc>
      </m:oMath>
      <w:ins w:id="26561" w:author="PR Preview" w:date="2026-01-01T00:00:00Z">
        <w:r>
          <w:t xml:space="preserve"> </w:t>
        </w:r>
      </w:ins>
      <w:ins w:id="26562" w:author="PR Preview" w:date="2026-01-01T00:00:00Z">
        <w:r>
          <w:t xml:space="preserve">only for</w:t>
        </w:r>
      </w:ins>
      <w:ins w:id="26563" w:author="PR Preview" w:date="2026-01-01T00:00:00Z">
        <w:r>
          <w:t xml:space="preserve"> </w:t>
        </w:r>
      </w:ins>
      <m:oMath>
        <m:acc>
          <m:accPr>
            <m:chr m:val="̃"/>
          </m:accPr>
          <m:e>
            <m:r>
              <m:t>x</m:t>
            </m:r>
          </m:e>
        </m:acc>
        <m:r>
          <m:rPr>
            <m:sty m:val="p"/>
          </m:rPr>
          <m:t>=</m:t>
        </m:r>
        <m:acc>
          <m:accPr>
            <m:chr m:val="̃"/>
          </m:accPr>
          <m:e>
            <m:r>
              <m:t>0</m:t>
            </m:r>
          </m:e>
        </m:acc>
      </m:oMath>
      <w:ins w:id="26564" w:author="PR Preview" w:date="2026-01-01T00:00:00Z">
        <w:r>
          <w:t xml:space="preserve"> </w:t>
        </w:r>
      </w:ins>
      <w:ins w:id="26565" w:author="PR Preview" w:date="2026-01-01T00:00:00Z">
        <w:r>
          <w:t xml:space="preserve">(</w:t>
        </w:r>
      </w:ins>
      <w:hyperlink w:anchor="thm-back-substitution">
        <w:ins w:id="26566" w:author="PR Preview" w:date="2026-01-01T00:00:00Z">
          <w:r>
            <w:rPr>
              <w:rStyle w:val="Hyperlink"/>
            </w:rPr>
            <w:t xml:space="preserve">Theorem 97</w:t>
          </w:r>
        </w:ins>
      </w:hyperlink>
      <w:ins w:id="26567" w:author="PR Preview" w:date="2026-01-01T00:00:00Z">
        <w:r>
          <w:t xml:space="preserve">),</w:t>
        </w:r>
      </w:ins>
      <w:ins w:id="26568" w:author="PR Preview" w:date="2026-01-01T00:00:00Z">
        <w:r>
          <w:t xml:space="preserve"> </w:t>
        </w:r>
      </w:ins>
      <w:ins w:id="26569" w:author="PR Preview" w:date="2026-01-01T00:00:00Z">
        <w:r>
          <w:t xml:space="preserve">and the columns of</w:t>
        </w:r>
      </w:ins>
      <w:ins w:id="26570" w:author="PR Preview" w:date="2026-01-01T00:00:00Z">
        <w:r>
          <w:t xml:space="preserve"> </w:t>
        </w:r>
      </w:ins>
      <m:oMath>
        <m:sSup>
          <m:e>
            <m:r>
              <m:rPr>
                <m:sty m:val="bi"/>
              </m:rPr>
              <m:t>L</m:t>
            </m:r>
          </m:e>
          <m:sup>
            <m:r>
              <m:rPr>
                <m:sty m:val="p"/>
              </m:rPr>
              <m:t>⊤</m:t>
            </m:r>
          </m:sup>
        </m:sSup>
      </m:oMath>
      <w:ins w:id="26571" w:author="PR Preview" w:date="2026-01-01T00:00:00Z">
        <w:r>
          <w:t xml:space="preserve"> </w:t>
        </w:r>
      </w:ins>
      <w:ins w:id="26572" w:author="PR Preview" w:date="2026-01-01T00:00:00Z">
        <w:r>
          <w:t xml:space="preserve">are linearly independent</w:t>
        </w:r>
      </w:ins>
      <w:ins w:id="26573" w:author="PR Preview" w:date="2026-01-01T00:00:00Z">
        <w:r>
          <w:t xml:space="preserve"> </w:t>
        </w:r>
      </w:ins>
      <w:ins w:id="26574" w:author="PR Preview" w:date="2026-01-01T00:00:00Z">
        <w:r>
          <w:t xml:space="preserve">(</w:t>
        </w:r>
      </w:ins>
      <w:hyperlink w:anchor="thm-matvec-columns">
        <w:ins w:id="26575" w:author="PR Preview" w:date="2026-01-01T00:00:00Z">
          <w:r>
            <w:rPr>
              <w:rStyle w:val="Hyperlink"/>
            </w:rPr>
            <w:t xml:space="preserve">Theorem 22</w:t>
          </w:r>
        </w:ins>
      </w:hyperlink>
      <w:ins w:id="26576" w:author="PR Preview" w:date="2026-01-01T00:00:00Z">
        <w:r>
          <w:t xml:space="preserve">,</w:t>
        </w:r>
      </w:ins>
      <w:ins w:id="26577" w:author="PR Preview" w:date="2026-01-01T00:00:00Z">
        <w:r>
          <w:t xml:space="preserve"> </w:t>
        </w:r>
      </w:ins>
      <w:hyperlink w:anchor="def-linearly-independent">
        <w:ins w:id="26578" w:author="PR Preview" w:date="2026-01-01T00:00:00Z">
          <w:r>
            <w:rPr>
              <w:rStyle w:val="Hyperlink"/>
            </w:rPr>
            <w:t xml:space="preserve">Definition 37</w:t>
          </w:r>
        </w:ins>
      </w:hyperlink>
      <w:ins w:id="26579" w:author="PR Preview" w:date="2026-01-01T00:00:00Z">
        <w:r>
          <w:t xml:space="preserve">).</w:t>
        </w:r>
      </w:ins>
      <w:ins w:id="26580" w:author="PR Preview" w:date="2026-01-01T00:00:00Z">
        <w:r>
          <w:t xml:space="preserve"> </w:t>
        </w:r>
      </w:ins>
      <w:ins w:id="26581" w:author="PR Preview" w:date="2026-01-01T00:00:00Z">
        <w:r>
          <w:t xml:space="preserve">So</w:t>
        </w:r>
      </w:ins>
      <w:ins w:id="26582"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26583" w:author="PR Preview" w:date="2026-01-01T00:00:00Z">
        <w:r>
          <w:t xml:space="preserve"> </w:t>
        </w:r>
      </w:ins>
      <w:ins w:id="26584" w:author="PR Preview" w:date="2026-01-01T00:00:00Z">
        <w:r>
          <w:t xml:space="preserve">(</w:t>
        </w:r>
      </w:ins>
      <w:hyperlink w:anchor="def-matrix-transpose">
        <w:ins w:id="26585" w:author="PR Preview" w:date="2026-01-01T00:00:00Z">
          <w:r>
            <w:rPr>
              <w:rStyle w:val="Hyperlink"/>
            </w:rPr>
            <w:t xml:space="preserve">Definition 20</w:t>
          </w:r>
        </w:ins>
      </w:hyperlink>
      <w:ins w:id="26586" w:author="PR Preview" w:date="2026-01-01T00:00:00Z">
        <w:r>
          <w:t xml:space="preserve">)</w:t>
        </w:r>
      </w:ins>
      <w:ins w:id="26587" w:author="PR Preview" w:date="2026-01-01T00:00:00Z">
        <w:r>
          <w:t xml:space="preserve"> </w:t>
        </w:r>
      </w:ins>
      <w:ins w:id="26588" w:author="PR Preview" w:date="2026-01-01T00:00:00Z">
        <w:r>
          <w:t xml:space="preserve">is positive definite (</w:t>
        </w:r>
      </w:ins>
      <w:hyperlink w:anchor="thm-pd-gram">
        <w:ins w:id="26589" w:author="PR Preview" w:date="2026-01-01T00:00:00Z">
          <w:r>
            <w:rPr>
              <w:rStyle w:val="Hyperlink"/>
            </w:rPr>
            <w:t xml:space="preserve">Theorem 111</w:t>
          </w:r>
        </w:ins>
      </w:hyperlink>
      <w:ins w:id="26590" w:author="PR Preview" w:date="2026-01-01T00:00:00Z">
        <w:r>
          <w:t xml:space="preserve">, part 2).</w:t>
        </w:r>
      </w:ins>
    </w:p>
    <w:p>
      <w:pPr>
        <w:pStyle w:val="BodyText"/>
      </w:pPr>
      <w:ins w:id="26591" w:author="PR Preview" w:date="2026-01-01T00:00:00Z">
        <w:r>
          <w:rPr>
            <w:b/>
            <w:bCs/>
          </w:rPr>
          <w:t xml:space="preserve">Only if, with uniqueness, by</w:t>
        </w:r>
      </w:ins>
      <w:ins w:id="26592" w:author="PR Preview" w:date="2026-01-01T00:00:00Z">
        <w:r>
          <w:rPr>
            <w:b/>
            <w:bCs/>
          </w:rPr>
          <w:t xml:space="preserve"> </w:t>
        </w:r>
      </w:ins>
      <w:hyperlink r:id="rId137">
        <w:ins w:id="26593" w:author="PR Preview" w:date="2026-01-01T00:00:00Z">
          <w:r>
            <w:rPr>
              <w:rStyle w:val="Hyperlink"/>
              <w:b/>
              <w:bCs/>
            </w:rPr>
            <w:t xml:space="preserve">induction</w:t>
          </w:r>
        </w:ins>
      </w:hyperlink>
      <w:ins w:id="26594" w:author="PR Preview" w:date="2026-01-01T00:00:00Z">
        <w:r>
          <w:rPr>
            <w:b/>
            <w:bCs/>
          </w:rPr>
          <w:t xml:space="preserve"> </w:t>
        </w:r>
      </w:ins>
      <w:ins w:id="26595" w:author="PR Preview" w:date="2026-01-01T00:00:00Z">
        <w:r>
          <w:rPr>
            <w:b/>
            <w:bCs/>
          </w:rPr>
          <w:t xml:space="preserve">on</w:t>
        </w:r>
      </w:ins>
      <w:ins w:id="26596" w:author="PR Preview" w:date="2026-01-01T00:00:00Z">
        <w:r>
          <w:rPr>
            <w:b/>
            <w:bCs/>
          </w:rPr>
          <w:t xml:space="preserve"> </w:t>
        </w:r>
      </w:ins>
      <m:oMath>
        <m:r>
          <m:t>p</m:t>
        </m:r>
      </m:oMath>
      <w:ins w:id="26597" w:author="PR Preview" w:date="2026-01-01T00:00:00Z">
        <w:r>
          <w:rPr>
            <w:b/>
            <w:bCs/>
          </w:rPr>
          <w:t xml:space="preserve">.</w:t>
        </w:r>
      </w:ins>
      <w:ins w:id="26598" w:author="PR Preview" w:date="2026-01-01T00:00:00Z">
        <w:r>
          <w:t xml:space="preserve"> </w:t>
        </w:r>
      </w:ins>
      <w:ins w:id="26599" w:author="PR Preview" w:date="2026-01-01T00:00:00Z">
        <w:r>
          <w:t xml:space="preserve">For</w:t>
        </w:r>
      </w:ins>
      <w:ins w:id="26600" w:author="PR Preview" w:date="2026-01-01T00:00:00Z">
        <w:r>
          <w:t xml:space="preserve"> </w:t>
        </w:r>
      </w:ins>
      <m:oMath>
        <m:r>
          <m:t>p</m:t>
        </m:r>
        <m:r>
          <m:rPr>
            <m:sty m:val="p"/>
          </m:rPr>
          <m:t>=</m:t>
        </m:r>
        <m:r>
          <m:t>1</m:t>
        </m:r>
      </m:oMath>
      <w:ins w:id="26601" w:author="PR Preview" w:date="2026-01-01T00:00:00Z">
        <w:r>
          <w:t xml:space="preserve">,</w:t>
        </w:r>
      </w:ins>
      <w:ins w:id="26602" w:author="PR Preview" w:date="2026-01-01T00:00:00Z">
        <w:r>
          <w:t xml:space="preserve"> </w:t>
        </w:r>
      </w:ins>
      <m:oMath>
        <m:r>
          <m:rPr>
            <m:sty m:val="bi"/>
          </m:rPr>
          <m:t>A</m:t>
        </m:r>
        <m:r>
          <m:rPr>
            <m:sty m:val="p"/>
          </m:rPr>
          <m:t>=</m:t>
        </m:r>
        <m:r>
          <m:rPr>
            <m:sty m:val="p"/>
          </m:rPr>
          <m:t>[</m:t>
        </m:r>
        <m:r>
          <m:t>a</m:t>
        </m:r>
        <m:r>
          <m:rPr>
            <m:sty m:val="p"/>
          </m:rPr>
          <m:t>]</m:t>
        </m:r>
      </m:oMath>
      <w:ins w:id="26603" w:author="PR Preview" w:date="2026-01-01T00:00:00Z">
        <w:r>
          <w:t xml:space="preserve"> </w:t>
        </w:r>
      </w:ins>
      <w:ins w:id="26604" w:author="PR Preview" w:date="2026-01-01T00:00:00Z">
        <w:r>
          <w:t xml:space="preserve">with</w:t>
        </w:r>
      </w:ins>
      <w:ins w:id="26605" w:author="PR Preview" w:date="2026-01-01T00:00:00Z">
        <w:r>
          <w:t xml:space="preserve"> </w:t>
        </w:r>
      </w:ins>
      <m:oMath>
        <m:r>
          <m:t>a</m:t>
        </m:r>
        <m:r>
          <m:rPr>
            <m:sty m:val="p"/>
          </m:rPr>
          <m:t>&gt;</m:t>
        </m:r>
        <m:r>
          <m:t>0</m:t>
        </m:r>
      </m:oMath>
      <w:ins w:id="26606" w:author="PR Preview" w:date="2026-01-01T00:00:00Z">
        <w:r>
          <w:t xml:space="preserve"> </w:t>
        </w:r>
      </w:ins>
      <w:ins w:id="26607" w:author="PR Preview" w:date="2026-01-01T00:00:00Z">
        <w:r>
          <w:t xml:space="preserve">(</w:t>
        </w:r>
      </w:ins>
      <w:hyperlink w:anchor="thm-pd-submatrix">
        <w:ins w:id="26608" w:author="PR Preview" w:date="2026-01-01T00:00:00Z">
          <w:r>
            <w:rPr>
              <w:rStyle w:val="Hyperlink"/>
            </w:rPr>
            <w:t xml:space="preserve">Theorem 113</w:t>
          </w:r>
        </w:ins>
      </w:hyperlink>
      <w:ins w:id="26609" w:author="PR Preview" w:date="2026-01-01T00:00:00Z">
        <w:r>
          <w:t xml:space="preserve">),</w:t>
        </w:r>
      </w:ins>
      <w:ins w:id="26610" w:author="PR Preview" w:date="2026-01-01T00:00:00Z">
        <w:r>
          <w:t xml:space="preserve"> </w:t>
        </w:r>
      </w:ins>
      <w:ins w:id="26611" w:author="PR Preview" w:date="2026-01-01T00:00:00Z">
        <w:r>
          <w:t xml:space="preserve">and</w:t>
        </w:r>
      </w:ins>
      <w:ins w:id="26612" w:author="PR Preview" w:date="2026-01-01T00:00:00Z">
        <w:r>
          <w:t xml:space="preserve"> </w:t>
        </w:r>
      </w:ins>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ins w:id="26613" w:author="PR Preview" w:date="2026-01-01T00:00:00Z">
        <w:r>
          <w:t xml:space="preserve"> </w:t>
        </w:r>
      </w:ins>
      <w:ins w:id="26614" w:author="PR Preview" w:date="2026-01-01T00:00:00Z">
        <w:r>
          <w:t xml:space="preserve">with</w:t>
        </w:r>
      </w:ins>
      <w:ins w:id="26615" w:author="PR Preview" w:date="2026-01-01T00:00:00Z">
        <w:r>
          <w:t xml:space="preserve"> </w:t>
        </w:r>
      </w:ins>
      <m:oMath>
        <m:r>
          <m:t>c</m:t>
        </m:r>
        <m:r>
          <m:rPr>
            <m:sty m:val="p"/>
          </m:rPr>
          <m:t>&gt;</m:t>
        </m:r>
        <m:r>
          <m:t>0</m:t>
        </m:r>
      </m:oMath>
      <w:ins w:id="26616" w:author="PR Preview" w:date="2026-01-01T00:00:00Z">
        <w:r>
          <w:t xml:space="preserve"> </w:t>
        </w:r>
      </w:ins>
      <w:ins w:id="26617" w:author="PR Preview" w:date="2026-01-01T00:00:00Z">
        <w:r>
          <w:t xml:space="preserve">holds exactly for</w:t>
        </w:r>
      </w:ins>
      <w:ins w:id="26618" w:author="PR Preview" w:date="2026-01-01T00:00:00Z">
        <w:r>
          <w:t xml:space="preserve"> </w:t>
        </w:r>
      </w:ins>
      <m:oMath>
        <m:r>
          <m:t>c</m:t>
        </m:r>
        <m:r>
          <m:rPr>
            <m:sty m:val="p"/>
          </m:rPr>
          <m:t>=</m:t>
        </m:r>
        <m:rad>
          <m:radPr>
            <m:degHide m:val="on"/>
          </m:radPr>
          <m:deg/>
          <m:e>
            <m:r>
              <m:t>a</m:t>
            </m:r>
          </m:e>
        </m:rad>
      </m:oMath>
      <w:ins w:id="26619" w:author="PR Preview" w:date="2026-01-01T00:00:00Z">
        <w:r>
          <w:t xml:space="preserve">.</w:t>
        </w:r>
      </w:ins>
      <w:ins w:id="26620" w:author="PR Preview" w:date="2026-01-01T00:00:00Z">
        <w:r>
          <w:t xml:space="preserve"> </w:t>
        </w:r>
      </w:ins>
      <w:ins w:id="26621" w:author="PR Preview" w:date="2026-01-01T00:00:00Z">
        <w:r>
          <w:t xml:space="preserve">For</w:t>
        </w:r>
      </w:ins>
      <w:ins w:id="26622" w:author="PR Preview" w:date="2026-01-01T00:00:00Z">
        <w:r>
          <w:t xml:space="preserve"> </w:t>
        </w:r>
      </w:ins>
      <m:oMath>
        <m:r>
          <m:t>p</m:t>
        </m:r>
        <m:r>
          <m:rPr>
            <m:sty m:val="p"/>
          </m:rPr>
          <m:t>&gt;</m:t>
        </m:r>
        <m:r>
          <m:t>1</m:t>
        </m:r>
      </m:oMath>
      <w:ins w:id="26623" w:author="PR Preview" w:date="2026-01-01T00:00:00Z">
        <w:r>
          <w:t xml:space="preserve">, assume every</w:t>
        </w:r>
      </w:ins>
      <w:ins w:id="26624" w:author="PR Preview" w:date="2026-01-01T00:00:00Z">
        <w:r>
          <w:t xml:space="preserve"> </w:t>
        </w:r>
      </w:ins>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ins w:id="26625" w:author="PR Preview" w:date="2026-01-01T00:00:00Z">
        <w:r>
          <w:t xml:space="preserve"> </w:t>
        </w:r>
      </w:ins>
      <w:ins w:id="26626" w:author="PR Preview" w:date="2026-01-01T00:00:00Z">
        <w:r>
          <w:t xml:space="preserve">positive definite matrix</w:t>
        </w:r>
      </w:ins>
      <w:ins w:id="26627" w:author="PR Preview" w:date="2026-01-01T00:00:00Z">
        <w:r>
          <w:t xml:space="preserve"> </w:t>
        </w:r>
      </w:ins>
      <w:ins w:id="26628" w:author="PR Preview" w:date="2026-01-01T00:00:00Z">
        <w:r>
          <w:t xml:space="preserve">has exactly one such factor, and split off the first row and column.</w:t>
        </w:r>
      </w:ins>
      <w:ins w:id="26629" w:author="PR Preview" w:date="2026-01-01T00:00:00Z">
        <w:r>
          <w:t xml:space="preserve"> </w:t>
        </w:r>
      </w:ins>
      <m:oMath>
        <m:r>
          <m:rPr>
            <m:sty m:val="bi"/>
          </m:rPr>
          <m:t>A</m:t>
        </m:r>
      </m:oMath>
      <w:ins w:id="26630" w:author="PR Preview" w:date="2026-01-01T00:00:00Z">
        <w:r>
          <w:t xml:space="preserve"> </w:t>
        </w:r>
      </w:ins>
      <w:ins w:id="26631" w:author="PR Preview" w:date="2026-01-01T00:00:00Z">
        <w:r>
          <w:t xml:space="preserve">is symmetric, so its first row is the transpose of its first column:</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del w:id="26632" w:author="PR Preview" w:date="2026-01-01T00:00:00Z">
        <w:r>
          <w:delText xml:space="preserve"> </w:delText>
        </w:r>
      </w:del>
      <w:del w:id="26633" w:author="PR Preview" w:date="2026-01-01T00:00:00Z">
        <w:r>
          <w:delText xml:space="preserve">(</w:delText>
        </w:r>
      </w:del>
      <w:hyperlink w:anchor="thm-pd-submatrix">
        <w:del w:id="26634" w:author="PR Preview" w:date="2026-01-01T00:00:00Z">
          <w:r>
            <w:rPr>
              <w:rStyle w:val="Hyperlink"/>
            </w:rPr>
            <w:delText xml:space="preserve">Theorem 112</w:delText>
          </w:r>
        </w:del>
      </w:hyperlink>
      <w:del w:id="26635" w:author="PR Preview" w:date="2026-01-01T00:00:00Z">
        <w:r>
          <w:delText xml:space="preserve">), so the first equation with</w:delText>
        </w:r>
      </w:del>
      <w:del w:id="26636" w:author="PR Preview" w:date="2026-01-01T00:00:00Z">
        <w:r>
          <w:delText xml:space="preserve"> </w:delText>
        </w:r>
      </w:del>
      <m:oMath>
        <m:sSub>
          <m:e>
            <m:r>
              <m:t>ℓ</m:t>
            </m:r>
          </m:e>
          <m:sub>
            <m:r>
              <m:t>11</m:t>
            </m:r>
          </m:sub>
        </m:sSub>
        <m:r>
          <m:rPr>
            <m:sty m:val="p"/>
          </m:rPr>
          <m:t>&gt;</m:t>
        </m:r>
        <m:r>
          <m:t>0</m:t>
        </m:r>
      </m:oMath>
      <w:del w:id="26637" w:author="PR Preview" w:date="2026-01-01T00:00:00Z">
        <w:r>
          <w:delText xml:space="preserve"> </w:delText>
        </w:r>
      </w:del>
      <w:del w:id="26638" w:author="PR Preview" w:date="2026-01-01T00:00:00Z">
        <w:r>
          <w:delText xml:space="preserve">forces</w:delText>
        </w:r>
      </w:del>
      <w:del w:id="26639"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26640" w:author="PR Preview" w:date="2026-01-01T00:00:00Z">
        <w:r>
          <w:delText xml:space="preserve">;</w:delText>
        </w:r>
      </w:del>
      <w:del w:id="26641" w:author="PR Preview" w:date="2026-01-01T00:00:00Z">
        <w:r>
          <w:delText xml:space="preserve"> </w:delText>
        </w:r>
      </w:del>
      <w:del w:id="26642" w:author="PR Preview" w:date="2026-01-01T00:00:00Z">
        <w:r>
          <w:delText xml:space="preserve">the second then forces</w:delText>
        </w:r>
      </w:del>
      <w:del w:id="26643" w:author="PR Preview" w:date="2026-01-01T00:00:00Z">
        <w:r>
          <w:delText xml:space="preserve"> </w:delText>
        </w:r>
      </w:del>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del w:id="26644" w:author="PR Preview" w:date="2026-01-01T00:00:00Z">
        <w:r>
          <w:delText xml:space="preserve">;</w:delText>
        </w:r>
      </w:del>
      <w:del w:id="26645" w:author="PR Preview" w:date="2026-01-01T00:00:00Z">
        <w:r>
          <w:delText xml:space="preserve"> </w:delText>
        </w:r>
      </w:del>
      <w:del w:id="26646" w:author="PR Preview" w:date="2026-01-01T00:00:00Z">
        <w:r>
          <w:delText xml:space="preserve">and the third becomes</w:delText>
        </w:r>
      </w:del>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del w:id="26647" w:author="PR Preview" w:date="2026-01-01T00:00:00Z">
        <w:r>
          <w:delText xml:space="preserve">Here</w:delText>
        </w:r>
      </w:del>
      <w:del w:id="26648" w:author="PR Preview" w:date="2026-01-01T00:00:00Z">
        <w:r>
          <w:delText xml:space="preserve"> </w:delText>
        </w:r>
      </w:del>
      <m:oMath>
        <m:r>
          <m:rPr>
            <m:sty m:val="p"/>
          </m:rPr>
          <m:t>[</m:t>
        </m:r>
        <m:sSub>
          <m:e>
            <m:r>
              <m:t>a</m:t>
            </m:r>
          </m:e>
          <m:sub>
            <m:r>
              <m:t>11</m:t>
            </m:r>
          </m:sub>
        </m:sSub>
        <m:r>
          <m:rPr>
            <m:sty m:val="p"/>
          </m:rPr>
          <m:t>]</m:t>
        </m:r>
      </m:oMath>
      <w:del w:id="26649" w:author="PR Preview" w:date="2026-01-01T00:00:00Z">
        <w:r>
          <w:delText xml:space="preserve"> </w:delText>
        </w:r>
      </w:del>
      <w:del w:id="26650" w:author="PR Preview" w:date="2026-01-01T00:00:00Z">
        <w:r>
          <w:delText xml:space="preserve">is invertible with inverse</w:delText>
        </w:r>
      </w:del>
      <w:del w:id="26651" w:author="PR Preview" w:date="2026-01-01T00:00:00Z">
        <w:r>
          <w:delText xml:space="preserve"> </w:delText>
        </w:r>
      </w:del>
      <m:oMath>
        <m:r>
          <m:rPr>
            <m:sty m:val="p"/>
          </m:rPr>
          <m:t>[</m:t>
        </m:r>
        <m:r>
          <m:t>1</m:t>
        </m:r>
        <m:r>
          <m:rPr>
            <m:sty m:val="p"/>
          </m:rPr>
          <m:t>/</m:t>
        </m:r>
        <m:sSub>
          <m:e>
            <m:r>
              <m:t>a</m:t>
            </m:r>
          </m:e>
          <m:sub>
            <m:r>
              <m:t>11</m:t>
            </m:r>
          </m:sub>
        </m:sSub>
        <m:r>
          <m:rPr>
            <m:sty m:val="p"/>
          </m:rPr>
          <m:t>]</m:t>
        </m:r>
      </m:oMath>
      <w:del w:id="26652" w:author="PR Preview" w:date="2026-01-01T00:00:00Z">
        <w:r>
          <w:delText xml:space="preserve">,</w:delText>
        </w:r>
      </w:del>
      <w:del w:id="26653" w:author="PR Preview" w:date="2026-01-01T00:00:00Z">
        <w:r>
          <w:delText xml:space="preserve"> </w:delText>
        </w:r>
      </w:del>
      <w:del w:id="26654" w:author="PR Preview" w:date="2026-01-01T00:00:00Z">
        <w:r>
          <w:delText xml:space="preserve">so with</w:delText>
        </w:r>
      </w:del>
      <w:del w:id="26655" w:author="PR Preview" w:date="2026-01-01T00:00:00Z">
        <w:r>
          <w:delText xml:space="preserve"> </w:delText>
        </w:r>
      </w:del>
      <m:oMath>
        <m:r>
          <m:rPr>
            <m:sty m:val="bi"/>
          </m:rPr>
          <m:t>B</m:t>
        </m:r>
        <m:r>
          <m:rPr>
            <m:sty m:val="p"/>
          </m:rPr>
          <m:t>=</m:t>
        </m:r>
        <m:sSup>
          <m:e>
            <m:acc>
              <m:accPr>
                <m:chr m:val="̃"/>
              </m:accPr>
              <m:e>
                <m:r>
                  <m:t>b</m:t>
                </m:r>
              </m:e>
            </m:acc>
          </m:e>
          <m:sup>
            <m:r>
              <m:rPr>
                <m:sty m:val="p"/>
              </m:rPr>
              <m:t>⊤</m:t>
            </m:r>
          </m:sup>
        </m:sSup>
      </m:oMath>
      <w:del w:id="26656" w:author="PR Preview" w:date="2026-01-01T00:00:00Z">
        <w:r>
          <w:delText xml:space="preserve"> </w:delText>
        </w:r>
      </w:del>
      <w:del w:id="26657" w:author="PR Preview" w:date="2026-01-01T00:00:00Z">
        <w:r>
          <w:delText xml:space="preserve">in</w:delText>
        </w:r>
      </w:del>
      <w:del w:id="26658" w:author="PR Preview" w:date="2026-01-01T00:00:00Z">
        <w:r>
          <w:delText xml:space="preserve"> </w:delText>
        </w:r>
      </w:del>
      <w:hyperlink w:anchor="def-schur-complement">
        <w:del w:id="26659" w:author="PR Preview" w:date="2026-01-01T00:00:00Z">
          <w:r>
            <w:rPr>
              <w:rStyle w:val="Hyperlink"/>
            </w:rPr>
            <w:delText xml:space="preserve">Definition 102</w:delText>
          </w:r>
        </w:del>
      </w:hyperlink>
      <w:del w:id="26660" w:author="PR Preview" w:date="2026-01-01T00:00:00Z">
        <w:r>
          <w:delText xml:space="preserve">,</w:delText>
        </w:r>
      </w:del>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del w:id="26661" w:author="PR Preview" w:date="2026-01-01T00:00:00Z">
        <w:r>
          <w:delText xml:space="preserve">(</w:delText>
        </w:r>
      </w:del>
      <w:hyperlink w:anchor="thm-scalar-matmul">
        <w:del w:id="26662" w:author="PR Preview" w:date="2026-01-01T00:00:00Z">
          <w:r>
            <w:rPr>
              <w:rStyle w:val="Hyperlink"/>
            </w:rPr>
            <w:delText xml:space="preserve">Theorem 87</w:delText>
          </w:r>
        </w:del>
      </w:hyperlink>
      <w:del w:id="26663" w:author="PR Preview" w:date="2026-01-01T00:00:00Z">
        <w:r>
          <w:delText xml:space="preserve">),</w:delText>
        </w:r>
      </w:del>
      <w:del w:id="26664" w:author="PR Preview" w:date="2026-01-01T00:00:00Z">
        <w:r>
          <w:delText xml:space="preserve"> </w:delText>
        </w:r>
      </w:del>
      <w:del w:id="26665" w:author="PR Preview" w:date="2026-01-01T00:00:00Z">
        <w:r>
          <w:delText xml:space="preserve">and the right side is the Schur complement of</w:delText>
        </w:r>
      </w:del>
      <w:del w:id="26666" w:author="PR Preview" w:date="2026-01-01T00:00:00Z">
        <w:r>
          <w:delText xml:space="preserve"> </w:delText>
        </w:r>
      </w:del>
      <m:oMath>
        <m:r>
          <m:rPr>
            <m:sty m:val="p"/>
          </m:rPr>
          <m:t>[</m:t>
        </m:r>
        <m:sSub>
          <m:e>
            <m:r>
              <m:t>a</m:t>
            </m:r>
          </m:e>
          <m:sub>
            <m:r>
              <m:t>11</m:t>
            </m:r>
          </m:sub>
        </m:sSub>
        <m:r>
          <m:rPr>
            <m:sty m:val="p"/>
          </m:rPr>
          <m:t>]</m:t>
        </m:r>
      </m:oMath>
      <w:del w:id="26667" w:author="PR Preview" w:date="2026-01-01T00:00:00Z">
        <w:r>
          <w:delText xml:space="preserve"> </w:delText>
        </w:r>
      </w:del>
      <w:del w:id="26668" w:author="PR Preview" w:date="2026-01-01T00:00:00Z">
        <w:r>
          <w:delText xml:space="preserve">in</w:delText>
        </w:r>
      </w:del>
      <w:del w:id="26669" w:author="PR Preview" w:date="2026-01-01T00:00:00Z">
        <w:r>
          <w:delText xml:space="preserve"> </w:delText>
        </w:r>
      </w:del>
      <m:oMath>
        <m:r>
          <m:rPr>
            <m:sty m:val="bi"/>
          </m:rPr>
          <m:t>A</m:t>
        </m:r>
      </m:oMath>
      <w:del w:id="26670" w:author="PR Preview" w:date="2026-01-01T00:00:00Z">
        <w:r>
          <w:delText xml:space="preserve">.</w:delText>
        </w:r>
      </w:del>
      <w:del w:id="26671" w:author="PR Preview" w:date="2026-01-01T00:00:00Z">
        <w:r>
          <w:delText xml:space="preserve"> </w:delText>
        </w:r>
      </w:del>
      <w:del w:id="26672" w:author="PR Preview" w:date="2026-01-01T00:00:00Z">
        <w:r>
          <w:delText xml:space="preserve">It is positive definite by</w:delText>
        </w:r>
      </w:del>
      <w:del w:id="26673" w:author="PR Preview" w:date="2026-01-01T00:00:00Z">
        <w:r>
          <w:delText xml:space="preserve"> </w:delText>
        </w:r>
      </w:del>
      <w:hyperlink w:anchor="thm-schur-test">
        <w:del w:id="26674" w:author="PR Preview" w:date="2026-01-01T00:00:00Z">
          <w:r>
            <w:rPr>
              <w:rStyle w:val="Hyperlink"/>
            </w:rPr>
            <w:delText xml:space="preserve">Theorem 114</w:delText>
          </w:r>
        </w:del>
      </w:hyperlink>
      <w:del w:id="26675" w:author="PR Preview" w:date="2026-01-01T00:00:00Z">
        <w:r>
          <w:delText xml:space="preserve"> </w:delText>
        </w:r>
      </w:del>
      <w:del w:id="26676" w:author="PR Preview" w:date="2026-01-01T00:00:00Z">
        <w:r>
          <w:delText xml:space="preserve">(with</w:delText>
        </w:r>
      </w:del>
      <w:del w:id="26677" w:author="PR Preview" w:date="2026-01-01T00:00:00Z">
        <w:r>
          <w:delText xml:space="preserve"> </w:delText>
        </w:r>
      </w:del>
      <m:oMath>
        <m:r>
          <m:t>k</m:t>
        </m:r>
        <m:r>
          <m:rPr>
            <m:sty m:val="p"/>
          </m:rPr>
          <m:t>=</m:t>
        </m:r>
        <m:r>
          <m:t>1</m:t>
        </m:r>
      </m:oMath>
      <w:del w:id="26678" w:author="PR Preview" w:date="2026-01-01T00:00:00Z">
        <w:r>
          <w:delText xml:space="preserve">;</w:delText>
        </w:r>
      </w:del>
      <w:del w:id="26679" w:author="PR Preview" w:date="2026-01-01T00:00:00Z">
        <w:r>
          <w:delText xml:space="preserve"> </w:delText>
        </w:r>
      </w:del>
      <m:oMath>
        <m:sSub>
          <m:e>
            <m:r>
              <m:rPr>
                <m:sty m:val="bi"/>
              </m:rPr>
              <m:t>A</m:t>
            </m:r>
          </m:e>
          <m:sub>
            <m:r>
              <m:t>22</m:t>
            </m:r>
          </m:sub>
        </m:sSub>
      </m:oMath>
      <w:del w:id="26680" w:author="PR Preview" w:date="2026-01-01T00:00:00Z">
        <w:r>
          <w:delText xml:space="preserve"> </w:delText>
        </w:r>
      </w:del>
      <w:del w:id="26681" w:author="PR Preview" w:date="2026-01-01T00:00:00Z">
        <w:r>
          <w:delText xml:space="preserve">is symmetric because</w:delText>
        </w:r>
      </w:del>
      <w:del w:id="26682" w:author="PR Preview" w:date="2026-01-01T00:00:00Z">
        <w:r>
          <w:delText xml:space="preserve"> </w:delText>
        </w:r>
      </w:del>
      <m:oMath>
        <m:r>
          <m:rPr>
            <m:sty m:val="bi"/>
          </m:rPr>
          <m:t>A</m:t>
        </m:r>
      </m:oMath>
      <w:del w:id="26683" w:author="PR Preview" w:date="2026-01-01T00:00:00Z">
        <w:r>
          <w:delText xml:space="preserve"> </w:delText>
        </w:r>
      </w:del>
      <w:del w:id="26684" w:author="PR Preview" w:date="2026-01-01T00:00:00Z">
        <w:r>
          <w:delText xml:space="preserve">is).</w:delText>
        </w:r>
      </w:del>
      <w:del w:id="26685" w:author="PR Preview" w:date="2026-01-01T00:00:00Z">
        <w:r>
          <w:delText xml:space="preserve"> </w:delText>
        </w:r>
      </w:del>
      <w:del w:id="26686" w:author="PR Preview" w:date="2026-01-01T00:00:00Z">
        <w:r>
          <w:delText xml:space="preserve">By the induction hypothesis it has exactly one factor</w:delText>
        </w:r>
      </w:del>
      <w:del w:id="26687" w:author="PR Preview" w:date="2026-01-01T00:00:00Z">
        <w:r>
          <w:delText xml:space="preserve"> </w:delText>
        </w:r>
      </w:del>
      <m:oMath>
        <m:sSub>
          <m:e>
            <m:r>
              <m:rPr>
                <m:sty m:val="bi"/>
              </m:rPr>
              <m:t>L</m:t>
            </m:r>
          </m:e>
          <m:sub>
            <m:r>
              <m:t>22</m:t>
            </m:r>
          </m:sub>
        </m:sSub>
      </m:oMath>
      <w:del w:id="26688" w:author="PR Preview" w:date="2026-01-01T00:00:00Z">
        <w:r>
          <w:delText xml:space="preserve"> </w:delText>
        </w:r>
      </w:del>
      <w:del w:id="26689" w:author="PR Preview" w:date="2026-01-01T00:00:00Z">
        <w:r>
          <w:delText xml:space="preserve">of the required kind.</w:delText>
        </w:r>
      </w:del>
      <w:del w:id="26690" w:author="PR Preview" w:date="2026-01-01T00:00:00Z">
        <w:r>
          <w:delText xml:space="preserve"> </w:delText>
        </w:r>
      </w:del>
      <w:del w:id="26691" w:author="PR Preview" w:date="2026-01-01T00:00:00Z">
        <w:r>
          <w:delText xml:space="preserve">So</w:delText>
        </w:r>
      </w:del>
      <w:del w:id="26692" w:author="PR Preview" w:date="2026-01-01T00:00:00Z">
        <w:r>
          <w:delText xml:space="preserve"> </w:delText>
        </w:r>
      </w:del>
      <m:oMath>
        <m:r>
          <m:rPr>
            <m:sty m:val="bi"/>
          </m:rPr>
          <m:t>L</m:t>
        </m:r>
      </m:oMath>
      <w:del w:id="26693" w:author="PR Preview" w:date="2026-01-01T00:00:00Z">
        <w:r>
          <w:delText xml:space="preserve"> </w:delText>
        </w:r>
      </w:del>
      <w:del w:id="26694" w:author="PR Preview" w:date="2026-01-01T00:00:00Z">
        <w:r>
          <w:delText xml:space="preserve">exists and is unique.</w:delText>
        </w:r>
      </w:del>
    </w:p>
    <w:p>
      <w:pPr>
        <w:pStyle w:val="BodyText"/>
      </w:pPr>
      <w:del w:id="26695" w:author="PR Preview" w:date="2026-01-01T00:00:00Z">
        <w:r>
          <w:rPr>
            <w:b/>
            <w:bCs/>
          </w:rPr>
          <w:delText xml:space="preserve">Example 205 (Two Cholesky factors)</w:delText>
        </w:r>
      </w:del>
      <w:del w:id="26696" w:author="PR Preview" w:date="2026-01-01T00:00:00Z">
        <w:r>
          <w:delText xml:space="preserve"> </w:delText>
        </w:r>
      </w:del>
      <w:del w:id="26697" w:author="PR Preview" w:date="2026-01-01T00:00:00Z">
        <w:r>
          <w:delText xml:space="preserve"> </w:delText>
        </w:r>
      </w:del>
    </w:p>
    <w:p>
      <w:pPr>
        <w:pStyle w:val="FirstParagraph"/>
      </w:pPr>
      <m:oMath>
        <m:sSub>
          <m:e>
            <m:r>
              <m:t>a</m:t>
            </m:r>
          </m:e>
          <m:sub>
            <m:r>
              <m:t>11</m:t>
            </m:r>
          </m:sub>
        </m:sSub>
        <m:r>
          <m:rPr>
            <m:sty m:val="p"/>
          </m:rPr>
          <m:t>&gt;</m:t>
        </m:r>
        <m:r>
          <m:t>0</m:t>
        </m:r>
      </m:oMath>
      <w:ins w:id="26698" w:author="PR Preview" w:date="2026-01-01T00:00:00Z">
        <w:r>
          <w:t xml:space="preserve"> </w:t>
        </w:r>
      </w:ins>
      <w:ins w:id="26699" w:author="PR Preview" w:date="2026-01-01T00:00:00Z">
        <w:r>
          <w:t xml:space="preserve">(</w:t>
        </w:r>
      </w:ins>
      <w:hyperlink w:anchor="thm-pd-submatrix">
        <w:ins w:id="26700" w:author="PR Preview" w:date="2026-01-01T00:00:00Z">
          <w:r>
            <w:rPr>
              <w:rStyle w:val="Hyperlink"/>
            </w:rPr>
            <w:t xml:space="preserve">Theorem 113</w:t>
          </w:r>
        </w:ins>
      </w:hyperlink>
      <w:ins w:id="26701" w:author="PR Preview" w:date="2026-01-01T00:00:00Z">
        <w:r>
          <w:t xml:space="preserve">), so the first equation with</w:t>
        </w:r>
      </w:ins>
      <w:ins w:id="26702" w:author="PR Preview" w:date="2026-01-01T00:00:00Z">
        <w:r>
          <w:t xml:space="preserve"> </w:t>
        </w:r>
      </w:ins>
      <m:oMath>
        <m:sSub>
          <m:e>
            <m:r>
              <m:t>ℓ</m:t>
            </m:r>
          </m:e>
          <m:sub>
            <m:r>
              <m:t>11</m:t>
            </m:r>
          </m:sub>
        </m:sSub>
        <m:r>
          <m:rPr>
            <m:sty m:val="p"/>
          </m:rPr>
          <m:t>&gt;</m:t>
        </m:r>
        <m:r>
          <m:t>0</m:t>
        </m:r>
      </m:oMath>
      <w:ins w:id="26703" w:author="PR Preview" w:date="2026-01-01T00:00:00Z">
        <w:r>
          <w:t xml:space="preserve"> </w:t>
        </w:r>
      </w:ins>
      <w:ins w:id="26704" w:author="PR Preview" w:date="2026-01-01T00:00:00Z">
        <w:r>
          <w:t xml:space="preserve">forces</w:t>
        </w:r>
      </w:ins>
      <w:ins w:id="26705"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26706" w:author="PR Preview" w:date="2026-01-01T00:00:00Z">
        <w:r>
          <w:t xml:space="preserve">;</w:t>
        </w:r>
      </w:ins>
      <w:ins w:id="26707" w:author="PR Preview" w:date="2026-01-01T00:00:00Z">
        <w:r>
          <w:t xml:space="preserve"> </w:t>
        </w:r>
      </w:ins>
      <w:ins w:id="26708" w:author="PR Preview" w:date="2026-01-01T00:00:00Z">
        <w:r>
          <w:t xml:space="preserve">the second then forces</w:t>
        </w:r>
      </w:ins>
      <w:ins w:id="26709" w:author="PR Preview" w:date="2026-01-01T00:00:00Z">
        <w:r>
          <w:t xml:space="preserve"> </w:t>
        </w:r>
      </w:ins>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ins w:id="26710" w:author="PR Preview" w:date="2026-01-01T00:00:00Z">
        <w:r>
          <w:t xml:space="preserve">;</w:t>
        </w:r>
      </w:ins>
      <w:ins w:id="26711" w:author="PR Preview" w:date="2026-01-01T00:00:00Z">
        <w:r>
          <w:t xml:space="preserve"> </w:t>
        </w:r>
      </w:ins>
      <w:ins w:id="26712" w:author="PR Preview" w:date="2026-01-01T00:00:00Z">
        <w:r>
          <w:t xml:space="preserve">and the third becomes</w:t>
        </w:r>
      </w:ins>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88</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ins w:id="26713" w:author="PR Preview" w:date="2026-01-01T00:00:00Z">
        <w:r>
          <w:t xml:space="preserve">Here</w:t>
        </w:r>
      </w:ins>
      <w:ins w:id="26714" w:author="PR Preview" w:date="2026-01-01T00:00:00Z">
        <w:r>
          <w:t xml:space="preserve"> </w:t>
        </w:r>
      </w:ins>
      <m:oMath>
        <m:r>
          <m:rPr>
            <m:sty m:val="p"/>
          </m:rPr>
          <m:t>[</m:t>
        </m:r>
        <m:sSub>
          <m:e>
            <m:r>
              <m:t>a</m:t>
            </m:r>
          </m:e>
          <m:sub>
            <m:r>
              <m:t>11</m:t>
            </m:r>
          </m:sub>
        </m:sSub>
        <m:r>
          <m:rPr>
            <m:sty m:val="p"/>
          </m:rPr>
          <m:t>]</m:t>
        </m:r>
      </m:oMath>
      <w:ins w:id="26715" w:author="PR Preview" w:date="2026-01-01T00:00:00Z">
        <w:r>
          <w:t xml:space="preserve"> </w:t>
        </w:r>
      </w:ins>
      <w:ins w:id="26716" w:author="PR Preview" w:date="2026-01-01T00:00:00Z">
        <w:r>
          <w:t xml:space="preserve">is invertible with inverse</w:t>
        </w:r>
      </w:ins>
      <w:ins w:id="26717" w:author="PR Preview" w:date="2026-01-01T00:00:00Z">
        <w:r>
          <w:t xml:space="preserve"> </w:t>
        </w:r>
      </w:ins>
      <m:oMath>
        <m:r>
          <m:rPr>
            <m:sty m:val="p"/>
          </m:rPr>
          <m:t>[</m:t>
        </m:r>
        <m:r>
          <m:t>1</m:t>
        </m:r>
        <m:r>
          <m:rPr>
            <m:sty m:val="p"/>
          </m:rPr>
          <m:t>/</m:t>
        </m:r>
        <m:sSub>
          <m:e>
            <m:r>
              <m:t>a</m:t>
            </m:r>
          </m:e>
          <m:sub>
            <m:r>
              <m:t>11</m:t>
            </m:r>
          </m:sub>
        </m:sSub>
        <m:r>
          <m:rPr>
            <m:sty m:val="p"/>
          </m:rPr>
          <m:t>]</m:t>
        </m:r>
      </m:oMath>
      <w:ins w:id="26718" w:author="PR Preview" w:date="2026-01-01T00:00:00Z">
        <w:r>
          <w:t xml:space="preserve">,</w:t>
        </w:r>
      </w:ins>
      <w:ins w:id="26719" w:author="PR Preview" w:date="2026-01-01T00:00:00Z">
        <w:r>
          <w:t xml:space="preserve"> </w:t>
        </w:r>
      </w:ins>
      <w:ins w:id="26720" w:author="PR Preview" w:date="2026-01-01T00:00:00Z">
        <w:r>
          <w:t xml:space="preserve">so with</w:t>
        </w:r>
      </w:ins>
      <w:ins w:id="26721" w:author="PR Preview" w:date="2026-01-01T00:00:00Z">
        <w:r>
          <w:t xml:space="preserve"> </w:t>
        </w:r>
      </w:ins>
      <m:oMath>
        <m:r>
          <m:rPr>
            <m:sty m:val="bi"/>
          </m:rPr>
          <m:t>B</m:t>
        </m:r>
        <m:r>
          <m:rPr>
            <m:sty m:val="p"/>
          </m:rPr>
          <m:t>=</m:t>
        </m:r>
        <m:sSup>
          <m:e>
            <m:acc>
              <m:accPr>
                <m:chr m:val="̃"/>
              </m:accPr>
              <m:e>
                <m:r>
                  <m:t>b</m:t>
                </m:r>
              </m:e>
            </m:acc>
          </m:e>
          <m:sup>
            <m:r>
              <m:rPr>
                <m:sty m:val="p"/>
              </m:rPr>
              <m:t>⊤</m:t>
            </m:r>
          </m:sup>
        </m:sSup>
      </m:oMath>
      <w:ins w:id="26722" w:author="PR Preview" w:date="2026-01-01T00:00:00Z">
        <w:r>
          <w:t xml:space="preserve"> </w:t>
        </w:r>
      </w:ins>
      <w:ins w:id="26723" w:author="PR Preview" w:date="2026-01-01T00:00:00Z">
        <w:r>
          <w:t xml:space="preserve">in</w:t>
        </w:r>
      </w:ins>
      <w:ins w:id="26724" w:author="PR Preview" w:date="2026-01-01T00:00:00Z">
        <w:r>
          <w:t xml:space="preserve"> </w:t>
        </w:r>
      </w:ins>
      <w:hyperlink w:anchor="def-schur-complement">
        <w:ins w:id="26725" w:author="PR Preview" w:date="2026-01-01T00:00:00Z">
          <w:r>
            <w:rPr>
              <w:rStyle w:val="Hyperlink"/>
            </w:rPr>
            <w:t xml:space="preserve">Definition 109</w:t>
          </w:r>
        </w:ins>
      </w:hyperlink>
      <w:ins w:id="26726" w:author="PR Preview" w:date="2026-01-01T00:00:00Z">
        <w:r>
          <w:t xml:space="preserve">,</w:t>
        </w:r>
      </w:ins>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ins w:id="26727" w:author="PR Preview" w:date="2026-01-01T00:00:00Z">
        <w:r>
          <w:t xml:space="preserve">(</w:t>
        </w:r>
      </w:ins>
      <w:hyperlink w:anchor="thm-scalar-matmul">
        <w:ins w:id="26728" w:author="PR Preview" w:date="2026-01-01T00:00:00Z">
          <w:r>
            <w:rPr>
              <w:rStyle w:val="Hyperlink"/>
            </w:rPr>
            <w:t xml:space="preserve">Theorem 88</w:t>
          </w:r>
        </w:ins>
      </w:hyperlink>
      <w:ins w:id="26729" w:author="PR Preview" w:date="2026-01-01T00:00:00Z">
        <w:r>
          <w:t xml:space="preserve">),</w:t>
        </w:r>
      </w:ins>
      <w:ins w:id="26730" w:author="PR Preview" w:date="2026-01-01T00:00:00Z">
        <w:r>
          <w:t xml:space="preserve"> </w:t>
        </w:r>
      </w:ins>
      <w:ins w:id="26731" w:author="PR Preview" w:date="2026-01-01T00:00:00Z">
        <w:r>
          <w:t xml:space="preserve">and the right side is the Schur complement of</w:t>
        </w:r>
      </w:ins>
      <w:ins w:id="26732" w:author="PR Preview" w:date="2026-01-01T00:00:00Z">
        <w:r>
          <w:t xml:space="preserve"> </w:t>
        </w:r>
      </w:ins>
      <m:oMath>
        <m:r>
          <m:rPr>
            <m:sty m:val="p"/>
          </m:rPr>
          <m:t>[</m:t>
        </m:r>
        <m:sSub>
          <m:e>
            <m:r>
              <m:t>a</m:t>
            </m:r>
          </m:e>
          <m:sub>
            <m:r>
              <m:t>11</m:t>
            </m:r>
          </m:sub>
        </m:sSub>
        <m:r>
          <m:rPr>
            <m:sty m:val="p"/>
          </m:rPr>
          <m:t>]</m:t>
        </m:r>
      </m:oMath>
      <w:ins w:id="26733" w:author="PR Preview" w:date="2026-01-01T00:00:00Z">
        <w:r>
          <w:t xml:space="preserve"> </w:t>
        </w:r>
      </w:ins>
      <w:ins w:id="26734" w:author="PR Preview" w:date="2026-01-01T00:00:00Z">
        <w:r>
          <w:t xml:space="preserve">in</w:t>
        </w:r>
      </w:ins>
      <w:ins w:id="26735" w:author="PR Preview" w:date="2026-01-01T00:00:00Z">
        <w:r>
          <w:t xml:space="preserve"> </w:t>
        </w:r>
      </w:ins>
      <m:oMath>
        <m:r>
          <m:rPr>
            <m:sty m:val="bi"/>
          </m:rPr>
          <m:t>A</m:t>
        </m:r>
      </m:oMath>
      <w:ins w:id="26736" w:author="PR Preview" w:date="2026-01-01T00:00:00Z">
        <w:r>
          <w:t xml:space="preserve">.</w:t>
        </w:r>
      </w:ins>
      <w:ins w:id="26737" w:author="PR Preview" w:date="2026-01-01T00:00:00Z">
        <w:r>
          <w:t xml:space="preserve"> </w:t>
        </w:r>
      </w:ins>
      <w:ins w:id="26738" w:author="PR Preview" w:date="2026-01-01T00:00:00Z">
        <w:r>
          <w:t xml:space="preserve">It is positive definite by</w:t>
        </w:r>
      </w:ins>
      <w:ins w:id="26739" w:author="PR Preview" w:date="2026-01-01T00:00:00Z">
        <w:r>
          <w:t xml:space="preserve"> </w:t>
        </w:r>
      </w:ins>
      <w:hyperlink w:anchor="thm-schur-test">
        <w:ins w:id="26740" w:author="PR Preview" w:date="2026-01-01T00:00:00Z">
          <w:r>
            <w:rPr>
              <w:rStyle w:val="Hyperlink"/>
            </w:rPr>
            <w:t xml:space="preserve">Theorem 115</w:t>
          </w:r>
        </w:ins>
      </w:hyperlink>
      <w:ins w:id="26741" w:author="PR Preview" w:date="2026-01-01T00:00:00Z">
        <w:r>
          <w:t xml:space="preserve"> </w:t>
        </w:r>
      </w:ins>
      <w:ins w:id="26742" w:author="PR Preview" w:date="2026-01-01T00:00:00Z">
        <w:r>
          <w:t xml:space="preserve">(with</w:t>
        </w:r>
      </w:ins>
      <w:ins w:id="26743" w:author="PR Preview" w:date="2026-01-01T00:00:00Z">
        <w:r>
          <w:t xml:space="preserve"> </w:t>
        </w:r>
      </w:ins>
      <m:oMath>
        <m:r>
          <m:t>k</m:t>
        </m:r>
        <m:r>
          <m:rPr>
            <m:sty m:val="p"/>
          </m:rPr>
          <m:t>=</m:t>
        </m:r>
        <m:r>
          <m:t>1</m:t>
        </m:r>
      </m:oMath>
      <w:ins w:id="26744" w:author="PR Preview" w:date="2026-01-01T00:00:00Z">
        <w:r>
          <w:t xml:space="preserve">;</w:t>
        </w:r>
      </w:ins>
      <w:ins w:id="26745" w:author="PR Preview" w:date="2026-01-01T00:00:00Z">
        <w:r>
          <w:t xml:space="preserve"> </w:t>
        </w:r>
      </w:ins>
      <m:oMath>
        <m:sSub>
          <m:e>
            <m:r>
              <m:rPr>
                <m:sty m:val="bi"/>
              </m:rPr>
              <m:t>A</m:t>
            </m:r>
          </m:e>
          <m:sub>
            <m:r>
              <m:t>22</m:t>
            </m:r>
          </m:sub>
        </m:sSub>
      </m:oMath>
      <w:ins w:id="26746" w:author="PR Preview" w:date="2026-01-01T00:00:00Z">
        <w:r>
          <w:t xml:space="preserve"> </w:t>
        </w:r>
      </w:ins>
      <w:ins w:id="26747" w:author="PR Preview" w:date="2026-01-01T00:00:00Z">
        <w:r>
          <w:t xml:space="preserve">is symmetric because</w:t>
        </w:r>
      </w:ins>
      <w:ins w:id="26748" w:author="PR Preview" w:date="2026-01-01T00:00:00Z">
        <w:r>
          <w:t xml:space="preserve"> </w:t>
        </w:r>
      </w:ins>
      <m:oMath>
        <m:r>
          <m:rPr>
            <m:sty m:val="bi"/>
          </m:rPr>
          <m:t>A</m:t>
        </m:r>
      </m:oMath>
      <w:ins w:id="26749" w:author="PR Preview" w:date="2026-01-01T00:00:00Z">
        <w:r>
          <w:t xml:space="preserve"> </w:t>
        </w:r>
      </w:ins>
      <w:ins w:id="26750" w:author="PR Preview" w:date="2026-01-01T00:00:00Z">
        <w:r>
          <w:t xml:space="preserve">is).</w:t>
        </w:r>
      </w:ins>
      <w:ins w:id="26751" w:author="PR Preview" w:date="2026-01-01T00:00:00Z">
        <w:r>
          <w:t xml:space="preserve"> </w:t>
        </w:r>
      </w:ins>
      <w:ins w:id="26752" w:author="PR Preview" w:date="2026-01-01T00:00:00Z">
        <w:r>
          <w:t xml:space="preserve">By the induction hypothesis it has exactly one factor</w:t>
        </w:r>
      </w:ins>
      <w:ins w:id="26753" w:author="PR Preview" w:date="2026-01-01T00:00:00Z">
        <w:r>
          <w:t xml:space="preserve"> </w:t>
        </w:r>
      </w:ins>
      <m:oMath>
        <m:sSub>
          <m:e>
            <m:r>
              <m:rPr>
                <m:sty m:val="bi"/>
              </m:rPr>
              <m:t>L</m:t>
            </m:r>
          </m:e>
          <m:sub>
            <m:r>
              <m:t>22</m:t>
            </m:r>
          </m:sub>
        </m:sSub>
      </m:oMath>
      <w:ins w:id="26754" w:author="PR Preview" w:date="2026-01-01T00:00:00Z">
        <w:r>
          <w:t xml:space="preserve"> </w:t>
        </w:r>
      </w:ins>
      <w:ins w:id="26755" w:author="PR Preview" w:date="2026-01-01T00:00:00Z">
        <w:r>
          <w:t xml:space="preserve">of the required kind.</w:t>
        </w:r>
      </w:ins>
      <w:ins w:id="26756" w:author="PR Preview" w:date="2026-01-01T00:00:00Z">
        <w:r>
          <w:t xml:space="preserve"> </w:t>
        </w:r>
      </w:ins>
      <w:ins w:id="26757" w:author="PR Preview" w:date="2026-01-01T00:00:00Z">
        <w:r>
          <w:t xml:space="preserve">So</w:t>
        </w:r>
      </w:ins>
      <w:ins w:id="26758" w:author="PR Preview" w:date="2026-01-01T00:00:00Z">
        <w:r>
          <w:t xml:space="preserve"> </w:t>
        </w:r>
      </w:ins>
      <m:oMath>
        <m:r>
          <m:rPr>
            <m:sty m:val="bi"/>
          </m:rPr>
          <m:t>L</m:t>
        </m:r>
      </m:oMath>
      <w:ins w:id="26759" w:author="PR Preview" w:date="2026-01-01T00:00:00Z">
        <w:r>
          <w:t xml:space="preserve"> </w:t>
        </w:r>
      </w:ins>
      <w:ins w:id="26760" w:author="PR Preview" w:date="2026-01-01T00:00:00Z">
        <w:r>
          <w:t xml:space="preserve">exists and is unique.</w:t>
        </w:r>
      </w:ins>
    </w:p>
    <w:bookmarkStart w:id="633" w:name="exm-cholesky"/>
    <w:p>
      <w:pPr>
        <w:pStyle w:val="BodyText"/>
      </w:pPr>
      <w:ins w:id="26761" w:author="PR Preview" w:date="2026-01-01T00:00:00Z">
        <w:r>
          <w:rPr>
            <w:b/>
            <w:bCs/>
          </w:rPr>
          <w:t xml:space="preserve">Example 208 (Two Cholesky factors)</w:t>
        </w:r>
      </w:ins>
      <w:ins w:id="26762" w:author="PR Preview" w:date="2026-01-01T00:00:00Z">
        <w:r>
          <w:t xml:space="preserve"> </w:t>
        </w:r>
      </w:ins>
      <w:ins w:id="26763" w:author="PR Preview" w:date="2026-01-01T00:00:00Z">
        <w:r>
          <w:t xml:space="preserve"> </w:t>
        </w:r>
      </w:ins>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del w:id="26764" w:author="PR Preview" w:date="2026-01-01T00:00:00Z">
        <w:r>
          <w:delText xml:space="preserve">the Schur complement of</w:delText>
        </w:r>
      </w:del>
      <w:del w:id="26765" w:author="PR Preview" w:date="2026-01-01T00:00:00Z">
        <w:r>
          <w:delText xml:space="preserve"> </w:delText>
        </w:r>
      </w:del>
      <w:hyperlink w:anchor="exm-schur-complement">
        <w:del w:id="26766" w:author="PR Preview" w:date="2026-01-01T00:00:00Z">
          <w:r>
            <w:rPr>
              <w:rStyle w:val="Hyperlink"/>
            </w:rPr>
            <w:delText xml:space="preserve">Example 203</w:delText>
          </w:r>
        </w:del>
      </w:hyperlink>
      <w:del w:id="26767" w:author="PR Preview" w:date="2026-01-01T00:00:00Z">
        <w:r>
          <w:delText xml:space="preserve">,</w:delText>
        </w:r>
      </w:del>
      <w:del w:id="26768" w:author="PR Preview" w:date="2026-01-01T00:00:00Z">
        <w:r>
          <w:delText xml:space="preserve"> </w:delText>
        </w:r>
      </w:del>
      <w:del w:id="26769" w:author="PR Preview" w:date="2026-01-01T00:00:00Z">
        <w:r>
          <w:delText xml:space="preserve">so</w:delText>
        </w:r>
      </w:del>
      <w:del w:id="26770"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26771" w:author="PR Preview" w:date="2026-01-01T00:00:00Z">
        <w:r>
          <w:delText xml:space="preserve">.</w:delText>
        </w:r>
      </w:del>
    </w:p>
    <w:p>
      <w:pPr>
        <w:numPr>
          <w:ilvl w:val="0"/>
          <w:numId w:val="1000"/>
        </w:numPr>
      </w:pPr>
      <w:ins w:id="26772" w:author="PR Preview" w:date="2026-01-01T00:00:00Z">
        <w:r>
          <w:t xml:space="preserve">the Schur complement of</w:t>
        </w:r>
      </w:ins>
      <w:ins w:id="26773" w:author="PR Preview" w:date="2026-01-01T00:00:00Z">
        <w:r>
          <w:t xml:space="preserve"> </w:t>
        </w:r>
      </w:ins>
      <w:hyperlink w:anchor="exm-schur-complement">
        <w:ins w:id="26774" w:author="PR Preview" w:date="2026-01-01T00:00:00Z">
          <w:r>
            <w:rPr>
              <w:rStyle w:val="Hyperlink"/>
            </w:rPr>
            <w:t xml:space="preserve">Example 206</w:t>
          </w:r>
        </w:ins>
      </w:hyperlink>
      <w:ins w:id="26775" w:author="PR Preview" w:date="2026-01-01T00:00:00Z">
        <w:r>
          <w:t xml:space="preserve">,</w:t>
        </w:r>
      </w:ins>
      <w:ins w:id="26776" w:author="PR Preview" w:date="2026-01-01T00:00:00Z">
        <w:r>
          <w:t xml:space="preserve"> </w:t>
        </w:r>
      </w:ins>
      <w:ins w:id="26777" w:author="PR Preview" w:date="2026-01-01T00:00:00Z">
        <w:r>
          <w:t xml:space="preserve">so</w:t>
        </w:r>
      </w:ins>
      <w:ins w:id="26778"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26779" w:author="PR Preview" w:date="2026-01-01T00:00:00Z">
        <w:r>
          <w:t xml:space="preserve">.</w:t>
        </w:r>
      </w:ins>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del w:id="26780" w:author="PR Preview" w:date="2026-01-01T00:00:00Z">
        <w:r>
          <w:delText xml:space="preserve">has no real solution,</w:delText>
        </w:r>
      </w:del>
      <w:del w:id="26781" w:author="PR Preview" w:date="2026-01-01T00:00:00Z">
        <w:r>
          <w:delText xml:space="preserve"> </w:delText>
        </w:r>
      </w:del>
      <w:del w:id="26782" w:author="PR Preview" w:date="2026-01-01T00:00:00Z">
        <w:r>
          <w:delText xml:space="preserve">matching the failure of the Schur complement test (</w:delText>
        </w:r>
      </w:del>
      <w:hyperlink w:anchor="exm-schur-test">
        <w:del w:id="26783" w:author="PR Preview" w:date="2026-01-01T00:00:00Z">
          <w:r>
            <w:rPr>
              <w:rStyle w:val="Hyperlink"/>
            </w:rPr>
            <w:delText xml:space="preserve">Example 204</w:delText>
          </w:r>
        </w:del>
      </w:hyperlink>
      <w:del w:id="26784" w:author="PR Preview" w:date="2026-01-01T00:00:00Z">
        <w:r>
          <w:delText xml:space="preserve">).</w:delText>
        </w:r>
      </w:del>
    </w:p>
    <w:p>
      <w:pPr>
        <w:numPr>
          <w:ilvl w:val="0"/>
          <w:numId w:val="1000"/>
        </w:numPr>
      </w:pPr>
      <w:ins w:id="26785" w:author="PR Preview" w:date="2026-01-01T00:00:00Z">
        <w:r>
          <w:t xml:space="preserve">has no real solution,</w:t>
        </w:r>
      </w:ins>
      <w:ins w:id="26786" w:author="PR Preview" w:date="2026-01-01T00:00:00Z">
        <w:r>
          <w:t xml:space="preserve"> </w:t>
        </w:r>
      </w:ins>
      <w:ins w:id="26787" w:author="PR Preview" w:date="2026-01-01T00:00:00Z">
        <w:r>
          <w:t xml:space="preserve">matching the failure of the Schur complement test (</w:t>
        </w:r>
      </w:ins>
      <w:hyperlink w:anchor="exm-schur-test">
        <w:ins w:id="26788" w:author="PR Preview" w:date="2026-01-01T00:00:00Z">
          <w:r>
            <w:rPr>
              <w:rStyle w:val="Hyperlink"/>
            </w:rPr>
            <w:t xml:space="preserve">Example 207</w:t>
          </w:r>
        </w:ins>
      </w:hyperlink>
      <w:ins w:id="26789" w:author="PR Preview" w:date="2026-01-01T00:00:00Z">
        <w:r>
          <w:t xml:space="preserve">).</w:t>
        </w:r>
      </w:ins>
    </w:p>
    <w:bookmarkEnd w:id="633"/>
    <w:bookmarkEnd w:id="634"/>
    <w:bookmarkStart w:id="659" w:name="sec-complex-vectors-matrices"/>
    <w:p>
      <w:pPr>
        <w:pStyle w:val="Heading2"/>
      </w:pPr>
      <w:r>
        <w:t xml:space="preserve">23 Complex vectors and matrices</w:t>
      </w:r>
    </w:p>
    <w:bookmarkStart w:id="635" w:name="def-complex-vector"/>
    <w:p>
      <w:pPr>
        <w:pStyle w:val="FirstParagraph"/>
      </w:pPr>
      <w:del w:id="26790" w:author="PR Preview" w:date="2026-01-01T00:00:00Z">
        <w:r>
          <w:rPr>
            <w:b/>
            <w:bCs/>
          </w:rPr>
          <w:delText xml:space="preserve">Definition 103 (Complex vectors and matrices)</w:delText>
        </w:r>
      </w:del>
      <w:del w:id="26791" w:author="PR Preview" w:date="2026-01-01T00:00:00Z">
        <w:r>
          <w:delText xml:space="preserve"> </w:delText>
        </w:r>
      </w:del>
      <w:del w:id="26792" w:author="PR Preview" w:date="2026-01-01T00:00:00Z">
        <w:r>
          <w:delText xml:space="preserve">A</w:delText>
        </w:r>
      </w:del>
      <w:del w:id="26793" w:author="PR Preview" w:date="2026-01-01T00:00:00Z">
        <w:r>
          <w:delText xml:space="preserve"> </w:delText>
        </w:r>
      </w:del>
      <w:del w:id="26794" w:author="PR Preview" w:date="2026-01-01T00:00:00Z">
        <w:r>
          <w:rPr>
            <w:b/>
            <w:bCs/>
          </w:rPr>
          <w:delText xml:space="preserve">complex vector</w:delText>
        </w:r>
      </w:del>
      <w:del w:id="26795" w:author="PR Preview" w:date="2026-01-01T00:00:00Z">
        <w:r>
          <w:delText xml:space="preserve"> </w:delText>
        </w:r>
      </w:del>
      <w:del w:id="26796" w:author="PR Preview" w:date="2026-01-01T00:00:00Z">
        <w:r>
          <w:delText xml:space="preserve">of length</w:delText>
        </w:r>
      </w:del>
      <w:del w:id="26797" w:author="PR Preview" w:date="2026-01-01T00:00:00Z">
        <w:r>
          <w:delText xml:space="preserve"> </w:delText>
        </w:r>
      </w:del>
      <m:oMath>
        <m:r>
          <m:t>p</m:t>
        </m:r>
      </m:oMath>
      <w:del w:id="26798" w:author="PR Preview" w:date="2026-01-01T00:00:00Z">
        <w:r>
          <w:delText xml:space="preserve"> </w:delText>
        </w:r>
      </w:del>
      <w:del w:id="26799" w:author="PR Preview" w:date="2026-01-01T00:00:00Z">
        <w:r>
          <w:delText xml:space="preserve">is a column vector</w:delText>
        </w:r>
      </w:del>
      <w:del w:id="26800" w:author="PR Preview" w:date="2026-01-01T00:00:00Z">
        <w:r>
          <w:delText xml:space="preserve"> </w:delText>
        </w:r>
      </w:del>
      <w:del w:id="26801" w:author="PR Preview" w:date="2026-01-01T00:00:00Z">
        <w:r>
          <w:delText xml:space="preserve">whose entries are</w:delText>
        </w:r>
      </w:del>
      <w:del w:id="26802" w:author="PR Preview" w:date="2026-01-01T00:00:00Z">
        <w:r>
          <w:delText xml:space="preserve"> </w:delText>
        </w:r>
      </w:del>
      <w:hyperlink r:id="rId455">
        <w:del w:id="26803" w:author="PR Preview" w:date="2026-01-01T00:00:00Z">
          <w:r>
            <w:rPr>
              <w:rStyle w:val="Hyperlink"/>
            </w:rPr>
            <w:delText xml:space="preserve">complex numbers</w:delText>
          </w:r>
        </w:del>
      </w:hyperlink>
      <w:del w:id="26804" w:author="PR Preview" w:date="2026-01-01T00:00:00Z">
        <w:r>
          <w:delText xml:space="preserve">;</w:delText>
        </w:r>
      </w:del>
      <w:del w:id="26805" w:author="PR Preview" w:date="2026-01-01T00:00:00Z">
        <w:r>
          <w:delText xml:space="preserve"> </w:delText>
        </w:r>
      </w:del>
      <w:del w:id="26806" w:author="PR Preview" w:date="2026-01-01T00:00:00Z">
        <w:r>
          <w:delText xml:space="preserve">the set of all of them is denoted</w:delText>
        </w:r>
      </w:del>
      <w:del w:id="26807" w:author="PR Preview" w:date="2026-01-01T00:00:00Z">
        <w:r>
          <w:delText xml:space="preserve"> </w:delText>
        </w:r>
      </w:del>
      <m:oMath>
        <m:sSup>
          <m:e>
            <m:r>
              <m:rPr>
                <m:scr m:val="double-struck"/>
                <m:sty m:val="p"/>
              </m:rPr>
              <m:t>C</m:t>
            </m:r>
          </m:e>
          <m:sup>
            <m:r>
              <m:t>p</m:t>
            </m:r>
          </m:sup>
        </m:sSup>
      </m:oMath>
      <w:del w:id="26808" w:author="PR Preview" w:date="2026-01-01T00:00:00Z">
        <w:r>
          <w:delText xml:space="preserve">.</w:delText>
        </w:r>
      </w:del>
      <w:del w:id="26809" w:author="PR Preview" w:date="2026-01-01T00:00:00Z">
        <w:r>
          <w:delText xml:space="preserve"> </w:delText>
        </w:r>
      </w:del>
      <w:del w:id="26810" w:author="PR Preview" w:date="2026-01-01T00:00:00Z">
        <w:r>
          <w:delText xml:space="preserve">A</w:delText>
        </w:r>
      </w:del>
      <w:del w:id="26811" w:author="PR Preview" w:date="2026-01-01T00:00:00Z">
        <w:r>
          <w:delText xml:space="preserve"> </w:delText>
        </w:r>
      </w:del>
      <w:del w:id="26812" w:author="PR Preview" w:date="2026-01-01T00:00:00Z">
        <w:r>
          <w:rPr>
            <w:b/>
            <w:bCs/>
          </w:rPr>
          <w:delText xml:space="preserve">complex matrix</w:delText>
        </w:r>
      </w:del>
      <w:del w:id="26813" w:author="PR Preview" w:date="2026-01-01T00:00:00Z">
        <w:r>
          <w:delText xml:space="preserve"> </w:delText>
        </w:r>
      </w:del>
      <w:del w:id="26814" w:author="PR Preview" w:date="2026-01-01T00:00:00Z">
        <w:r>
          <w:delText xml:space="preserve">of size</w:delText>
        </w:r>
      </w:del>
      <w:del w:id="26815" w:author="PR Preview" w:date="2026-01-01T00:00:00Z">
        <w:r>
          <w:delText xml:space="preserve"> </w:delText>
        </w:r>
      </w:del>
      <m:oMath>
        <m:r>
          <m:t>m</m:t>
        </m:r>
        <m:r>
          <m:rPr>
            <m:sty m:val="p"/>
          </m:rPr>
          <m:t>×</m:t>
        </m:r>
        <m:r>
          <m:t>n</m:t>
        </m:r>
      </m:oMath>
      <w:del w:id="26816" w:author="PR Preview" w:date="2026-01-01T00:00:00Z">
        <w:r>
          <w:delText xml:space="preserve"> </w:delText>
        </w:r>
      </w:del>
      <w:del w:id="26817" w:author="PR Preview" w:date="2026-01-01T00:00:00Z">
        <w:r>
          <w:delText xml:space="preserve">is a matrix with complex entries;</w:delText>
        </w:r>
      </w:del>
      <w:del w:id="26818" w:author="PR Preview" w:date="2026-01-01T00:00:00Z">
        <w:r>
          <w:delText xml:space="preserve"> </w:delText>
        </w:r>
      </w:del>
      <w:del w:id="26819" w:author="PR Preview" w:date="2026-01-01T00:00:00Z">
        <w:r>
          <w:delText xml:space="preserve">the set of all of them is denoted</w:delText>
        </w:r>
      </w:del>
      <w:del w:id="26820" w:author="PR Preview" w:date="2026-01-01T00:00:00Z">
        <w:r>
          <w:delText xml:space="preserve"> </w:delText>
        </w:r>
      </w:del>
      <m:oMath>
        <m:sSup>
          <m:e>
            <m:r>
              <m:rPr>
                <m:scr m:val="double-struck"/>
                <m:sty m:val="p"/>
              </m:rPr>
              <m:t>C</m:t>
            </m:r>
          </m:e>
          <m:sup>
            <m:r>
              <m:t>m</m:t>
            </m:r>
            <m:r>
              <m:rPr>
                <m:sty m:val="p"/>
              </m:rPr>
              <m:t>×</m:t>
            </m:r>
            <m:r>
              <m:t>n</m:t>
            </m:r>
          </m:sup>
        </m:sSup>
      </m:oMath>
      <w:del w:id="26821" w:author="PR Preview" w:date="2026-01-01T00:00:00Z">
        <w:r>
          <w:delText xml:space="preserve">.</w:delText>
        </w:r>
      </w:del>
    </w:p>
    <w:p>
      <w:pPr>
        <w:pStyle w:val="BodyText"/>
      </w:pPr>
      <w:del w:id="26822" w:author="PR Preview" w:date="2026-01-01T00:00:00Z">
        <w:r>
          <w:delText xml:space="preserve">The</w:delText>
        </w:r>
      </w:del>
      <w:del w:id="26823" w:author="PR Preview" w:date="2026-01-01T00:00:00Z">
        <w:r>
          <w:delText xml:space="preserve"> </w:delText>
        </w:r>
      </w:del>
      <w:del w:id="26824" w:author="PR Preview" w:date="2026-01-01T00:00:00Z">
        <w:r>
          <w:rPr>
            <w:b/>
            <w:bCs/>
          </w:rPr>
          <w:delText xml:space="preserve">complex conjugate</w:delText>
        </w:r>
      </w:del>
      <w:del w:id="26825" w:author="PR Preview" w:date="2026-01-01T00:00:00Z">
        <w:r>
          <w:delText xml:space="preserve"> </w:delText>
        </w:r>
      </w:del>
      <w:del w:id="26826" w:author="PR Preview" w:date="2026-01-01T00:00:00Z">
        <w:r>
          <w:delText xml:space="preserve">of a complex vector or matrix</w:delText>
        </w:r>
      </w:del>
      <w:del w:id="26827" w:author="PR Preview" w:date="2026-01-01T00:00:00Z">
        <w:r>
          <w:delText xml:space="preserve"> </w:delText>
        </w:r>
      </w:del>
      <w:del w:id="26828" w:author="PR Preview" w:date="2026-01-01T00:00:00Z">
        <w:r>
          <w:delText xml:space="preserve">takes the</w:delText>
        </w:r>
      </w:del>
      <w:del w:id="26829" w:author="PR Preview" w:date="2026-01-01T00:00:00Z">
        <w:r>
          <w:delText xml:space="preserve"> </w:delText>
        </w:r>
      </w:del>
      <w:hyperlink r:id="rId637">
        <w:del w:id="26830" w:author="PR Preview" w:date="2026-01-01T00:00:00Z">
          <w:r>
            <w:rPr>
              <w:rStyle w:val="Hyperlink"/>
            </w:rPr>
            <w:delText xml:space="preserve">complex conjugate</w:delText>
          </w:r>
        </w:del>
      </w:hyperlink>
      <w:del w:id="26831" w:author="PR Preview" w:date="2026-01-01T00:00:00Z">
        <w:r>
          <w:delText xml:space="preserve"> </w:delText>
        </w:r>
      </w:del>
      <w:del w:id="26832" w:author="PR Preview" w:date="2026-01-01T00:00:00Z">
        <w:r>
          <w:delText xml:space="preserve">of each entry:</w:delText>
        </w:r>
      </w:del>
      <w:del w:id="26833" w:author="PR Preview" w:date="2026-01-01T00:00:00Z">
        <w:r>
          <w:delText xml:space="preserve"> </w:delText>
        </w:r>
      </w:del>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del w:id="26834" w:author="PR Preview" w:date="2026-01-01T00:00:00Z">
        <w:r>
          <w:delText xml:space="preserve">.</w:delText>
        </w:r>
      </w:del>
    </w:p>
    <w:p>
      <w:pPr>
        <w:pStyle w:val="BodyText"/>
      </w:pPr>
      <w:del w:id="26835" w:author="PR Preview" w:date="2026-01-01T00:00:00Z">
        <w:r>
          <w:rPr>
            <w:b/>
            <w:bCs/>
          </w:rPr>
          <w:delText xml:space="preserve">Example 206 (A complex vector and its conjugate)</w:delText>
        </w:r>
      </w:del>
    </w:p>
    <w:p>
      <w:pPr>
        <w:pStyle w:val="FirstParagraph"/>
      </w:pPr>
      <w:ins w:id="26836" w:author="PR Preview" w:date="2026-01-01T00:00:00Z">
        <w:r>
          <w:rPr>
            <w:b/>
            <w:bCs/>
          </w:rPr>
          <w:t xml:space="preserve">Definition 110 (Complex vectors and matrices)</w:t>
        </w:r>
      </w:ins>
      <w:ins w:id="26837" w:author="PR Preview" w:date="2026-01-01T00:00:00Z">
        <w:r>
          <w:t xml:space="preserve"> </w:t>
        </w:r>
      </w:ins>
      <w:ins w:id="26838" w:author="PR Preview" w:date="2026-01-01T00:00:00Z">
        <w:r>
          <w:t xml:space="preserve">A</w:t>
        </w:r>
      </w:ins>
      <w:ins w:id="26839" w:author="PR Preview" w:date="2026-01-01T00:00:00Z">
        <w:r>
          <w:t xml:space="preserve"> </w:t>
        </w:r>
      </w:ins>
      <w:ins w:id="26840" w:author="PR Preview" w:date="2026-01-01T00:00:00Z">
        <w:r>
          <w:rPr>
            <w:b/>
            <w:bCs/>
          </w:rPr>
          <w:t xml:space="preserve">complex vector</w:t>
        </w:r>
      </w:ins>
      <w:ins w:id="26841" w:author="PR Preview" w:date="2026-01-01T00:00:00Z">
        <w:r>
          <w:t xml:space="preserve"> </w:t>
        </w:r>
      </w:ins>
      <w:ins w:id="26842" w:author="PR Preview" w:date="2026-01-01T00:00:00Z">
        <w:r>
          <w:t xml:space="preserve">of length</w:t>
        </w:r>
      </w:ins>
      <w:ins w:id="26843" w:author="PR Preview" w:date="2026-01-01T00:00:00Z">
        <w:r>
          <w:t xml:space="preserve"> </w:t>
        </w:r>
      </w:ins>
      <m:oMath>
        <m:r>
          <m:t>p</m:t>
        </m:r>
      </m:oMath>
      <w:ins w:id="26844" w:author="PR Preview" w:date="2026-01-01T00:00:00Z">
        <w:r>
          <w:t xml:space="preserve"> </w:t>
        </w:r>
      </w:ins>
      <w:ins w:id="26845" w:author="PR Preview" w:date="2026-01-01T00:00:00Z">
        <w:r>
          <w:t xml:space="preserve">is a column vector</w:t>
        </w:r>
      </w:ins>
      <w:ins w:id="26846" w:author="PR Preview" w:date="2026-01-01T00:00:00Z">
        <w:r>
          <w:t xml:space="preserve"> </w:t>
        </w:r>
      </w:ins>
      <w:ins w:id="26847" w:author="PR Preview" w:date="2026-01-01T00:00:00Z">
        <w:r>
          <w:t xml:space="preserve">whose entries are</w:t>
        </w:r>
      </w:ins>
      <w:ins w:id="26848" w:author="PR Preview" w:date="2026-01-01T00:00:00Z">
        <w:r>
          <w:t xml:space="preserve"> </w:t>
        </w:r>
      </w:ins>
      <w:hyperlink r:id="rId455">
        <w:ins w:id="26849" w:author="PR Preview" w:date="2026-01-01T00:00:00Z">
          <w:r>
            <w:rPr>
              <w:rStyle w:val="Hyperlink"/>
            </w:rPr>
            <w:t xml:space="preserve">complex numbers</w:t>
          </w:r>
        </w:ins>
      </w:hyperlink>
      <w:ins w:id="26850" w:author="PR Preview" w:date="2026-01-01T00:00:00Z">
        <w:r>
          <w:t xml:space="preserve">;</w:t>
        </w:r>
      </w:ins>
      <w:ins w:id="26851" w:author="PR Preview" w:date="2026-01-01T00:00:00Z">
        <w:r>
          <w:t xml:space="preserve"> </w:t>
        </w:r>
      </w:ins>
      <w:ins w:id="26852" w:author="PR Preview" w:date="2026-01-01T00:00:00Z">
        <w:r>
          <w:t xml:space="preserve">the set of all of them is denoted</w:t>
        </w:r>
      </w:ins>
      <w:ins w:id="26853" w:author="PR Preview" w:date="2026-01-01T00:00:00Z">
        <w:r>
          <w:t xml:space="preserve"> </w:t>
        </w:r>
      </w:ins>
      <m:oMath>
        <m:sSup>
          <m:e>
            <m:r>
              <m:rPr>
                <m:scr m:val="double-struck"/>
                <m:sty m:val="p"/>
              </m:rPr>
              <m:t>C</m:t>
            </m:r>
          </m:e>
          <m:sup>
            <m:r>
              <m:t>p</m:t>
            </m:r>
          </m:sup>
        </m:sSup>
      </m:oMath>
      <w:ins w:id="26854" w:author="PR Preview" w:date="2026-01-01T00:00:00Z">
        <w:r>
          <w:t xml:space="preserve">.</w:t>
        </w:r>
      </w:ins>
      <w:ins w:id="26855" w:author="PR Preview" w:date="2026-01-01T00:00:00Z">
        <w:r>
          <w:t xml:space="preserve"> </w:t>
        </w:r>
      </w:ins>
      <w:ins w:id="26856" w:author="PR Preview" w:date="2026-01-01T00:00:00Z">
        <w:r>
          <w:t xml:space="preserve">A</w:t>
        </w:r>
      </w:ins>
      <w:ins w:id="26857" w:author="PR Preview" w:date="2026-01-01T00:00:00Z">
        <w:r>
          <w:t xml:space="preserve"> </w:t>
        </w:r>
      </w:ins>
      <w:ins w:id="26858" w:author="PR Preview" w:date="2026-01-01T00:00:00Z">
        <w:r>
          <w:rPr>
            <w:b/>
            <w:bCs/>
          </w:rPr>
          <w:t xml:space="preserve">complex matrix</w:t>
        </w:r>
      </w:ins>
      <w:ins w:id="26859" w:author="PR Preview" w:date="2026-01-01T00:00:00Z">
        <w:r>
          <w:t xml:space="preserve"> </w:t>
        </w:r>
      </w:ins>
      <w:ins w:id="26860" w:author="PR Preview" w:date="2026-01-01T00:00:00Z">
        <w:r>
          <w:t xml:space="preserve">of size</w:t>
        </w:r>
      </w:ins>
      <w:ins w:id="26861" w:author="PR Preview" w:date="2026-01-01T00:00:00Z">
        <w:r>
          <w:t xml:space="preserve"> </w:t>
        </w:r>
      </w:ins>
      <m:oMath>
        <m:r>
          <m:t>m</m:t>
        </m:r>
        <m:r>
          <m:rPr>
            <m:sty m:val="p"/>
          </m:rPr>
          <m:t>×</m:t>
        </m:r>
        <m:r>
          <m:t>n</m:t>
        </m:r>
      </m:oMath>
      <w:ins w:id="26862" w:author="PR Preview" w:date="2026-01-01T00:00:00Z">
        <w:r>
          <w:t xml:space="preserve"> </w:t>
        </w:r>
      </w:ins>
      <w:ins w:id="26863" w:author="PR Preview" w:date="2026-01-01T00:00:00Z">
        <w:r>
          <w:t xml:space="preserve">is a matrix with complex entries;</w:t>
        </w:r>
      </w:ins>
      <w:ins w:id="26864" w:author="PR Preview" w:date="2026-01-01T00:00:00Z">
        <w:r>
          <w:t xml:space="preserve"> </w:t>
        </w:r>
      </w:ins>
      <w:ins w:id="26865" w:author="PR Preview" w:date="2026-01-01T00:00:00Z">
        <w:r>
          <w:t xml:space="preserve">the set of all of them is denoted</w:t>
        </w:r>
      </w:ins>
      <w:ins w:id="26866" w:author="PR Preview" w:date="2026-01-01T00:00:00Z">
        <w:r>
          <w:t xml:space="preserve"> </w:t>
        </w:r>
      </w:ins>
      <m:oMath>
        <m:sSup>
          <m:e>
            <m:r>
              <m:rPr>
                <m:scr m:val="double-struck"/>
                <m:sty m:val="p"/>
              </m:rPr>
              <m:t>C</m:t>
            </m:r>
          </m:e>
          <m:sup>
            <m:r>
              <m:t>m</m:t>
            </m:r>
            <m:r>
              <m:rPr>
                <m:sty m:val="p"/>
              </m:rPr>
              <m:t>×</m:t>
            </m:r>
            <m:r>
              <m:t>n</m:t>
            </m:r>
          </m:sup>
        </m:sSup>
      </m:oMath>
      <w:ins w:id="26867" w:author="PR Preview" w:date="2026-01-01T00:00:00Z">
        <w:r>
          <w:t xml:space="preserve">.</w:t>
        </w:r>
      </w:ins>
    </w:p>
    <w:bookmarkEnd w:id="635"/>
    <w:bookmarkStart w:id="636" w:name="exm-complex-vector"/>
    <w:p>
      <w:pPr>
        <w:pStyle w:val="BodyText"/>
      </w:pPr>
      <w:ins w:id="26868" w:author="PR Preview" w:date="2026-01-01T00:00:00Z">
        <w:r>
          <w:rPr>
            <w:b/>
            <w:bCs/>
          </w:rPr>
          <w:t xml:space="preserve">Example 209 (A complex vector and its conjugate)</w:t>
        </w:r>
      </w:ins>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36"/>
    <w:bookmarkStart w:id="638" w:name="def-complex-conjugate-matrix"/>
    <w:p>
      <w:pPr>
        <w:pStyle w:val="BodyText"/>
      </w:pPr>
      <w:del w:id="26869" w:author="PR Preview" w:date="2026-01-01T00:00:00Z">
        <w:r>
          <w:rPr>
            <w:b/>
            <w:bCs/>
          </w:rPr>
          <w:delText xml:space="preserve">Definition 104 (Conjugate transpose (Hermitian adjoint, Hermitian conjugate, transjugate))</w:delText>
        </w:r>
      </w:del>
      <w:del w:id="26870" w:author="PR Preview" w:date="2026-01-01T00:00:00Z">
        <w:r>
          <w:delText xml:space="preserve"> </w:delText>
        </w:r>
      </w:del>
      <w:del w:id="26871" w:author="PR Preview" w:date="2026-01-01T00:00:00Z">
        <w:r>
          <w:delText xml:space="preserve">The</w:delText>
        </w:r>
      </w:del>
      <w:del w:id="26872" w:author="PR Preview" w:date="2026-01-01T00:00:00Z">
        <w:r>
          <w:delText xml:space="preserve"> </w:delText>
        </w:r>
      </w:del>
      <w:del w:id="26873" w:author="PR Preview" w:date="2026-01-01T00:00:00Z">
        <w:r>
          <w:rPr>
            <w:b/>
            <w:bCs/>
          </w:rPr>
          <w:delText xml:space="preserve">conjugate transpose</w:delText>
        </w:r>
      </w:del>
      <w:del w:id="26874" w:author="PR Preview" w:date="2026-01-01T00:00:00Z">
        <w:r>
          <w:delText xml:space="preserve"> </w:delText>
        </w:r>
      </w:del>
      <w:del w:id="26875" w:author="PR Preview" w:date="2026-01-01T00:00:00Z">
        <w:r>
          <w:delText xml:space="preserve">(also called the</w:delText>
        </w:r>
      </w:del>
      <w:del w:id="26876" w:author="PR Preview" w:date="2026-01-01T00:00:00Z">
        <w:r>
          <w:delText xml:space="preserve"> </w:delText>
        </w:r>
      </w:del>
      <w:del w:id="26877" w:author="PR Preview" w:date="2026-01-01T00:00:00Z">
        <w:r>
          <w:rPr>
            <w:b/>
            <w:bCs/>
          </w:rPr>
          <w:delText xml:space="preserve">Hermitian adjoint</w:delText>
        </w:r>
      </w:del>
      <w:del w:id="26878" w:author="PR Preview" w:date="2026-01-01T00:00:00Z">
        <w:r>
          <w:delText xml:space="preserve">,</w:delText>
        </w:r>
      </w:del>
      <w:del w:id="26879" w:author="PR Preview" w:date="2026-01-01T00:00:00Z">
        <w:r>
          <w:delText xml:space="preserve"> </w:delText>
        </w:r>
      </w:del>
      <w:del w:id="26880" w:author="PR Preview" w:date="2026-01-01T00:00:00Z">
        <w:r>
          <w:rPr>
            <w:b/>
            <w:bCs/>
          </w:rPr>
          <w:delText xml:space="preserve">Hermitian conjugate</w:delText>
        </w:r>
      </w:del>
      <w:del w:id="26881" w:author="PR Preview" w:date="2026-01-01T00:00:00Z">
        <w:r>
          <w:delText xml:space="preserve">, or</w:delText>
        </w:r>
      </w:del>
      <w:del w:id="26882" w:author="PR Preview" w:date="2026-01-01T00:00:00Z">
        <w:r>
          <w:delText xml:space="preserve"> </w:delText>
        </w:r>
      </w:del>
      <w:del w:id="26883" w:author="PR Preview" w:date="2026-01-01T00:00:00Z">
        <w:r>
          <w:rPr>
            <w:b/>
            <w:bCs/>
          </w:rPr>
          <w:delText xml:space="preserve">transjugate</w:delText>
        </w:r>
      </w:del>
      <w:del w:id="26884" w:author="PR Preview" w:date="2026-01-01T00:00:00Z">
        <w:r>
          <w:delText xml:space="preserve">)</w:delText>
        </w:r>
      </w:del>
      <w:del w:id="26885" w:author="PR Preview" w:date="2026-01-01T00:00:00Z">
        <w:r>
          <w:delText xml:space="preserve"> </w:delText>
        </w:r>
      </w:del>
      <w:del w:id="26886" w:author="PR Preview" w:date="2026-01-01T00:00:00Z">
        <w:r>
          <w:delText xml:space="preserve">of an</w:delText>
        </w:r>
      </w:del>
      <w:del w:id="26887" w:author="PR Preview" w:date="2026-01-01T00:00:00Z">
        <w:r>
          <w:delText xml:space="preserve"> </w:delText>
        </w:r>
      </w:del>
      <m:oMath>
        <m:r>
          <m:t>m</m:t>
        </m:r>
        <m:r>
          <m:rPr>
            <m:sty m:val="p"/>
          </m:rPr>
          <m:t>×</m:t>
        </m:r>
        <m:r>
          <m:t>n</m:t>
        </m:r>
      </m:oMath>
      <w:del w:id="26888" w:author="PR Preview" w:date="2026-01-01T00:00:00Z">
        <w:r>
          <w:delText xml:space="preserve"> </w:delText>
        </w:r>
      </w:del>
      <w:del w:id="26889" w:author="PR Preview" w:date="2026-01-01T00:00:00Z">
        <w:r>
          <w:delText xml:space="preserve">complex matrix</w:delText>
        </w:r>
      </w:del>
      <w:del w:id="26890" w:author="PR Preview" w:date="2026-01-01T00:00:00Z">
        <w:r>
          <w:delText xml:space="preserve"> </w:delText>
        </w:r>
      </w:del>
      <m:oMath>
        <m:r>
          <m:rPr>
            <m:sty m:val="bi"/>
          </m:rPr>
          <m:t>A</m:t>
        </m:r>
      </m:oMath>
      <w:del w:id="26891" w:author="PR Preview" w:date="2026-01-01T00:00:00Z">
        <w:r>
          <w:delText xml:space="preserve"> </w:delText>
        </w:r>
      </w:del>
      <w:del w:id="26892" w:author="PR Preview" w:date="2026-01-01T00:00:00Z">
        <w:r>
          <w:delText xml:space="preserve">is the</w:delText>
        </w:r>
      </w:del>
      <w:del w:id="26893" w:author="PR Preview" w:date="2026-01-01T00:00:00Z">
        <w:r>
          <w:delText xml:space="preserve"> </w:delText>
        </w:r>
      </w:del>
      <m:oMath>
        <m:r>
          <m:t>n</m:t>
        </m:r>
        <m:r>
          <m:rPr>
            <m:sty m:val="p"/>
          </m:rPr>
          <m:t>×</m:t>
        </m:r>
        <m:r>
          <m:t>m</m:t>
        </m:r>
      </m:oMath>
      <w:del w:id="26894" w:author="PR Preview" w:date="2026-01-01T00:00:00Z">
        <w:r>
          <w:delText xml:space="preserve"> </w:delText>
        </w:r>
      </w:del>
      <w:del w:id="26895" w:author="PR Preview" w:date="2026-01-01T00:00:00Z">
        <w:r>
          <w:delText xml:space="preserve">matrix</w:delText>
        </w:r>
      </w:del>
      <w:del w:id="26896" w:author="PR Preview" w:date="2026-01-01T00:00:00Z">
        <w:r>
          <w:delText xml:space="preserve"> </w:delText>
        </w:r>
      </w:del>
      <m:oMath>
        <m:sSup>
          <m:e>
            <m:r>
              <m:rPr>
                <m:sty m:val="bi"/>
              </m:rPr>
              <m:t>A</m:t>
            </m:r>
          </m:e>
          <m:sup>
            <m:r>
              <m:rPr>
                <m:scr m:val="sans-serif"/>
                <m:sty m:val="p"/>
              </m:rPr>
              <m:t>H</m:t>
            </m:r>
          </m:sup>
        </m:sSup>
      </m:oMath>
      <w:del w:id="26897" w:author="PR Preview" w:date="2026-01-01T00:00:00Z">
        <w:r>
          <w:delText xml:space="preserve"> </w:delText>
        </w:r>
      </w:del>
      <w:del w:id="26898" w:author="PR Preview" w:date="2026-01-01T00:00:00Z">
        <w:r>
          <w:delText xml:space="preserve">obtained by transposing</w:delText>
        </w:r>
      </w:del>
      <w:del w:id="26899" w:author="PR Preview" w:date="2026-01-01T00:00:00Z">
        <w:r>
          <w:delText xml:space="preserve"> </w:delText>
        </w:r>
      </w:del>
      <m:oMath>
        <m:r>
          <m:rPr>
            <m:sty m:val="bi"/>
          </m:rPr>
          <m:t>A</m:t>
        </m:r>
      </m:oMath>
      <w:del w:id="26900" w:author="PR Preview" w:date="2026-01-01T00:00:00Z">
        <w:r>
          <w:delText xml:space="preserve"> </w:delText>
        </w:r>
      </w:del>
      <w:del w:id="26901" w:author="PR Preview" w:date="2026-01-01T00:00:00Z">
        <w:r>
          <w:delText xml:space="preserve">and then taking the complex conjugate of each entry:</w:delText>
        </w:r>
      </w:del>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del w:id="26902" w:author="PR Preview" w:date="2026-01-01T00:00:00Z">
        <w:r>
          <w:delText xml:space="preserve">The conjugate transpose of a column vector</w:delText>
        </w:r>
      </w:del>
      <w:del w:id="26903" w:author="PR Preview" w:date="2026-01-01T00:00:00Z">
        <w:r>
          <w:delText xml:space="preserve"> </w:delText>
        </w:r>
      </w:del>
      <m:oMath>
        <m:acc>
          <m:accPr>
            <m:chr m:val="̃"/>
          </m:accPr>
          <m:e>
            <m:r>
              <m:t>z</m:t>
            </m:r>
          </m:e>
        </m:acc>
        <m:r>
          <m:rPr>
            <m:sty m:val="p"/>
          </m:rPr>
          <m:t>∈</m:t>
        </m:r>
        <m:sSup>
          <m:e>
            <m:r>
              <m:rPr>
                <m:scr m:val="double-struck"/>
                <m:sty m:val="p"/>
              </m:rPr>
              <m:t>C</m:t>
            </m:r>
          </m:e>
          <m:sup>
            <m:r>
              <m:t>p</m:t>
            </m:r>
          </m:sup>
        </m:sSup>
      </m:oMath>
      <w:del w:id="26904" w:author="PR Preview" w:date="2026-01-01T00:00:00Z">
        <w:r>
          <w:delText xml:space="preserve"> </w:delText>
        </w:r>
      </w:del>
      <w:del w:id="26905" w:author="PR Preview" w:date="2026-01-01T00:00:00Z">
        <w:r>
          <w:delText xml:space="preserve">is the</w:delText>
        </w:r>
      </w:del>
      <w:del w:id="26906" w:author="PR Preview" w:date="2026-01-01T00:00:00Z">
        <w:r>
          <w:delText xml:space="preserve"> </w:delText>
        </w:r>
      </w:del>
      <m:oMath>
        <m:r>
          <m:t>1</m:t>
        </m:r>
        <m:r>
          <m:rPr>
            <m:sty m:val="p"/>
          </m:rPr>
          <m:t>×</m:t>
        </m:r>
        <m:r>
          <m:t>p</m:t>
        </m:r>
      </m:oMath>
      <w:del w:id="26907" w:author="PR Preview" w:date="2026-01-01T00:00:00Z">
        <w:r>
          <w:delText xml:space="preserve"> </w:delText>
        </w:r>
      </w:del>
      <w:del w:id="26908" w:author="PR Preview" w:date="2026-01-01T00:00:00Z">
        <w:r>
          <w:delText xml:space="preserve">row vector</w:delText>
        </w:r>
      </w:del>
      <w:del w:id="26909" w:author="PR Preview" w:date="2026-01-01T00:00:00Z">
        <w:r>
          <w:delText xml:space="preserve"> </w:delText>
        </w:r>
      </w:del>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del w:id="26910" w:author="PR Preview" w:date="2026-01-01T00:00:00Z">
        <w:r>
          <w:delText xml:space="preserve">.</w:delText>
        </w:r>
      </w:del>
    </w:p>
    <w:p>
      <w:pPr>
        <w:pStyle w:val="BodyText"/>
      </w:pPr>
      <w:del w:id="26911" w:author="PR Preview" w:date="2026-01-01T00:00:00Z">
        <w:r>
          <w:rPr>
            <w:i/>
            <w:iCs/>
          </w:rPr>
          <w:delText xml:space="preserve">Remark 43</w:delText>
        </w:r>
      </w:del>
      <w:del w:id="26912" w:author="PR Preview" w:date="2026-01-01T00:00:00Z">
        <w:r>
          <w:delText xml:space="preserve"> (Notation for the conjugate transpose). </w:delText>
        </w:r>
      </w:del>
      <w:del w:id="26913" w:author="PR Preview" w:date="2026-01-01T00:00:00Z">
        <w:r>
          <w:delText xml:space="preserve">The operation is denoted variously across mathematics and physics:</w:delText>
        </w:r>
      </w:del>
      <w:del w:id="26914" w:author="PR Preview" w:date="2026-01-01T00:00:00Z">
        <w:r>
          <w:delText xml:space="preserve"> </w:delText>
        </w:r>
      </w:del>
      <m:oMath>
        <m:sSup>
          <m:e>
            <m:r>
              <m:rPr>
                <m:sty m:val="bi"/>
              </m:rPr>
              <m:t>A</m:t>
            </m:r>
          </m:e>
          <m:sup>
            <m:r>
              <m:rPr>
                <m:sty m:val="p"/>
              </m:rPr>
              <m:t>*</m:t>
            </m:r>
          </m:sup>
        </m:sSup>
      </m:oMath>
      <w:del w:id="26915" w:author="PR Preview" w:date="2026-01-01T00:00:00Z">
        <w:r>
          <w:delText xml:space="preserve"> </w:delText>
        </w:r>
      </w:del>
      <w:del w:id="26916" w:author="PR Preview" w:date="2026-01-01T00:00:00Z">
        <w:r>
          <w:delText xml:space="preserve">in pure mathematics (</w:delText>
        </w:r>
      </w:del>
      <w:del w:id="26917" w:author="PR Preview" w:date="2026-01-01T00:00:00Z">
        <w:r>
          <w:delText xml:space="preserve">Axler (2024, Definition 7.7, p. 231)</w:delText>
        </w:r>
      </w:del>
      <w:del w:id="26918" w:author="PR Preview" w:date="2026-01-01T00:00:00Z">
        <w:r>
          <w:delText xml:space="preserve">),</w:delText>
        </w:r>
      </w:del>
      <w:del w:id="26919" w:author="PR Preview" w:date="2026-01-01T00:00:00Z">
        <w:r>
          <w:delText xml:space="preserve"> </w:delText>
        </w:r>
      </w:del>
      <m:oMath>
        <m:sSup>
          <m:e>
            <m:r>
              <m:rPr>
                <m:sty m:val="bi"/>
              </m:rPr>
              <m:t>A</m:t>
            </m:r>
          </m:e>
          <m:sup>
            <m:r>
              <m:rPr>
                <m:sty m:val="p"/>
              </m:rPr>
              <m:t>†</m:t>
            </m:r>
          </m:sup>
        </m:sSup>
      </m:oMath>
      <w:del w:id="26920" w:author="PR Preview" w:date="2026-01-01T00:00:00Z">
        <w:r>
          <w:delText xml:space="preserve"> </w:delText>
        </w:r>
      </w:del>
      <w:del w:id="26921" w:author="PR Preview" w:date="2026-01-01T00:00:00Z">
        <w:r>
          <w:delText xml:space="preserve">(</w:delText>
        </w:r>
      </w:del>
      <w:del w:id="26922" w:author="PR Preview" w:date="2026-01-01T00:00:00Z">
        <w:r>
          <w:delText xml:space="preserve">“</w:delText>
        </w:r>
      </w:del>
      <m:oMath>
        <m:r>
          <m:t>A</m:t>
        </m:r>
      </m:oMath>
      <w:del w:id="26923" w:author="PR Preview" w:date="2026-01-01T00:00:00Z">
        <w:r>
          <w:delText xml:space="preserve">-dagger”</w:delText>
        </w:r>
      </w:del>
      <w:del w:id="26924" w:author="PR Preview" w:date="2026-01-01T00:00:00Z">
        <w:r>
          <w:delText xml:space="preserve">) in physics and quantum mechanics,</w:delText>
        </w:r>
      </w:del>
      <w:del w:id="26925" w:author="PR Preview" w:date="2026-01-01T00:00:00Z">
        <w:r>
          <w:delText xml:space="preserve"> </w:delText>
        </w:r>
      </w:del>
      <w:del w:id="26926" w:author="PR Preview" w:date="2026-01-01T00:00:00Z">
        <w:r>
          <w:delText xml:space="preserve">and</w:delText>
        </w:r>
      </w:del>
      <w:del w:id="26927" w:author="PR Preview" w:date="2026-01-01T00:00:00Z">
        <w:r>
          <w:delText xml:space="preserve"> </w:delText>
        </w:r>
      </w:del>
      <m:oMath>
        <m:sSup>
          <m:e>
            <m:r>
              <m:rPr>
                <m:sty m:val="bi"/>
              </m:rPr>
              <m:t>A</m:t>
            </m:r>
          </m:e>
          <m:sup>
            <m:r>
              <m:rPr>
                <m:scr m:val="sans-serif"/>
                <m:sty m:val="p"/>
              </m:rPr>
              <m:t>H</m:t>
            </m:r>
          </m:sup>
        </m:sSup>
      </m:oMath>
      <w:del w:id="26928" w:author="PR Preview" w:date="2026-01-01T00:00:00Z">
        <w:r>
          <w:delText xml:space="preserve"> </w:delText>
        </w:r>
      </w:del>
      <w:del w:id="26929" w:author="PR Preview" w:date="2026-01-01T00:00:00Z">
        <w:r>
          <w:delText xml:space="preserve">in engineering, numerical linear algebra, and statistics.</w:delText>
        </w:r>
      </w:del>
      <w:del w:id="26930" w:author="PR Preview" w:date="2026-01-01T00:00:00Z">
        <w:r>
          <w:delText xml:space="preserve"> </w:delText>
        </w:r>
      </w:del>
      <w:del w:id="26931" w:author="PR Preview" w:date="2026-01-01T00:00:00Z">
        <w:r>
          <w:delText xml:space="preserve">These notes write</w:delText>
        </w:r>
      </w:del>
      <w:del w:id="26932" w:author="PR Preview" w:date="2026-01-01T00:00:00Z">
        <w:r>
          <w:delText xml:space="preserve"> </w:delText>
        </w:r>
      </w:del>
      <m:oMath>
        <m:sSup>
          <m:e>
            <m:r>
              <m:rPr>
                <m:sty m:val="bi"/>
              </m:rPr>
              <m:t>A</m:t>
            </m:r>
          </m:e>
          <m:sup>
            <m:r>
              <m:rPr>
                <m:scr m:val="sans-serif"/>
                <m:sty m:val="p"/>
              </m:rPr>
              <m:t>H</m:t>
            </m:r>
          </m:sup>
        </m:sSup>
      </m:oMath>
      <w:del w:id="26933" w:author="PR Preview" w:date="2026-01-01T00:00:00Z">
        <w:r>
          <w:delText xml:space="preserve"> </w:delText>
        </w:r>
      </w:del>
      <w:del w:id="26934" w:author="PR Preview" w:date="2026-01-01T00:00:00Z">
        <w:r>
          <w:delText xml:space="preserve">because</w:delText>
        </w:r>
      </w:del>
      <w:del w:id="26935" w:author="PR Preview" w:date="2026-01-01T00:00:00Z">
        <w:r>
          <w:delText xml:space="preserve"> </w:delText>
        </w:r>
      </w:del>
      <m:oMath>
        <m:sSup>
          <m:e>
            <m:r>
              <m:t>​</m:t>
            </m:r>
          </m:e>
          <m:sup>
            <m:r>
              <m:rPr>
                <m:sty m:val="p"/>
              </m:rPr>
              <m:t>*</m:t>
            </m:r>
          </m:sup>
        </m:sSup>
      </m:oMath>
      <w:del w:id="26936" w:author="PR Preview" w:date="2026-01-01T00:00:00Z">
        <w:r>
          <w:delText xml:space="preserve"> </w:delText>
        </w:r>
      </w:del>
      <w:del w:id="26937" w:author="PR Preview" w:date="2026-01-01T00:00:00Z">
        <w:r>
          <w:delText xml:space="preserve">is reserved for optimal points (as in</w:delText>
        </w:r>
      </w:del>
      <w:del w:id="26938" w:author="PR Preview" w:date="2026-01-01T00:00:00Z">
        <w:r>
          <w:delText xml:space="preserve"> </w:delText>
        </w:r>
      </w:del>
      <m:oMath>
        <m:sSup>
          <m:e>
            <m:acc>
              <m:accPr>
                <m:chr m:val="̃"/>
              </m:accPr>
              <m:e>
                <m:r>
                  <m:t>x</m:t>
                </m:r>
              </m:e>
            </m:acc>
          </m:e>
          <m:sup>
            <m:r>
              <m:rPr>
                <m:sty m:val="p"/>
              </m:rPr>
              <m:t>*</m:t>
            </m:r>
          </m:sup>
        </m:sSup>
      </m:oMath>
      <w:del w:id="26939" w:author="PR Preview" w:date="2026-01-01T00:00:00Z">
        <w:r>
          <w:delText xml:space="preserve">)</w:delText>
        </w:r>
      </w:del>
      <w:del w:id="26940" w:author="PR Preview" w:date="2026-01-01T00:00:00Z">
        <w:r>
          <w:delText xml:space="preserve"> </w:delText>
        </w:r>
      </w:del>
      <w:del w:id="26941" w:author="PR Preview" w:date="2026-01-01T00:00:00Z">
        <w:r>
          <w:delText xml:space="preserve">and</w:delText>
        </w:r>
      </w:del>
      <w:del w:id="26942" w:author="PR Preview" w:date="2026-01-01T00:00:00Z">
        <w:r>
          <w:delText xml:space="preserve"> </w:delText>
        </w:r>
      </w:del>
      <m:oMath>
        <m:sSup>
          <m:e>
            <m:r>
              <m:t>​</m:t>
            </m:r>
          </m:e>
          <m:sup>
            <m:r>
              <m:rPr>
                <m:sty m:val="p"/>
              </m:rPr>
              <m:t>†</m:t>
            </m:r>
          </m:sup>
        </m:sSup>
      </m:oMath>
      <w:del w:id="26943" w:author="PR Preview" w:date="2026-01-01T00:00:00Z">
        <w:r>
          <w:delText xml:space="preserve"> </w:delText>
        </w:r>
      </w:del>
      <w:del w:id="26944" w:author="PR Preview" w:date="2026-01-01T00:00:00Z">
        <w:r>
          <w:delText xml:space="preserve">frequently denotes the Moore-Penrose pseudoinverse in the broader literature.</w:delText>
        </w:r>
      </w:del>
    </w:p>
    <w:p>
      <w:pPr>
        <w:pStyle w:val="BodyText"/>
      </w:pPr>
      <w:ins w:id="26945" w:author="PR Preview" w:date="2026-01-01T00:00:00Z">
        <w:r>
          <w:rPr>
            <w:b/>
            <w:bCs/>
          </w:rPr>
          <w:t xml:space="preserve">Definition 111 (Complex conjugate of a complex vector or matrix)</w:t>
        </w:r>
      </w:ins>
      <w:ins w:id="26946" w:author="PR Preview" w:date="2026-01-01T00:00:00Z">
        <w:r>
          <w:t xml:space="preserve"> </w:t>
        </w:r>
      </w:ins>
      <w:ins w:id="26947" w:author="PR Preview" w:date="2026-01-01T00:00:00Z">
        <w:r>
          <w:t xml:space="preserve">The</w:t>
        </w:r>
      </w:ins>
      <w:ins w:id="26948" w:author="PR Preview" w:date="2026-01-01T00:00:00Z">
        <w:r>
          <w:t xml:space="preserve"> </w:t>
        </w:r>
      </w:ins>
      <w:ins w:id="26949" w:author="PR Preview" w:date="2026-01-01T00:00:00Z">
        <w:r>
          <w:rPr>
            <w:b/>
            <w:bCs/>
          </w:rPr>
          <w:t xml:space="preserve">complex conjugate</w:t>
        </w:r>
      </w:ins>
      <w:ins w:id="26950" w:author="PR Preview" w:date="2026-01-01T00:00:00Z">
        <w:r>
          <w:t xml:space="preserve"> </w:t>
        </w:r>
      </w:ins>
      <w:ins w:id="26951" w:author="PR Preview" w:date="2026-01-01T00:00:00Z">
        <w:r>
          <w:t xml:space="preserve">of a complex vector or matrix</w:t>
        </w:r>
      </w:ins>
      <w:ins w:id="26952" w:author="PR Preview" w:date="2026-01-01T00:00:00Z">
        <w:r>
          <w:t xml:space="preserve"> </w:t>
        </w:r>
      </w:ins>
      <w:ins w:id="26953" w:author="PR Preview" w:date="2026-01-01T00:00:00Z">
        <w:r>
          <w:t xml:space="preserve">takes the</w:t>
        </w:r>
      </w:ins>
      <w:ins w:id="26954" w:author="PR Preview" w:date="2026-01-01T00:00:00Z">
        <w:r>
          <w:t xml:space="preserve"> </w:t>
        </w:r>
      </w:ins>
      <w:hyperlink r:id="rId637">
        <w:ins w:id="26955" w:author="PR Preview" w:date="2026-01-01T00:00:00Z">
          <w:r>
            <w:rPr>
              <w:rStyle w:val="Hyperlink"/>
            </w:rPr>
            <w:t xml:space="preserve">complex conjugate</w:t>
          </w:r>
        </w:ins>
      </w:hyperlink>
      <w:ins w:id="26956" w:author="PR Preview" w:date="2026-01-01T00:00:00Z">
        <w:r>
          <w:t xml:space="preserve"> </w:t>
        </w:r>
      </w:ins>
      <w:ins w:id="26957" w:author="PR Preview" w:date="2026-01-01T00:00:00Z">
        <w:r>
          <w:t xml:space="preserve">of each entry:</w:t>
        </w:r>
      </w:ins>
      <w:ins w:id="26958" w:author="PR Preview" w:date="2026-01-01T00:00:00Z">
        <w:r>
          <w:t xml:space="preserve"> </w:t>
        </w:r>
      </w:ins>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ins w:id="26959" w:author="PR Preview" w:date="2026-01-01T00:00:00Z">
        <w:r>
          <w:t xml:space="preserve">.</w:t>
        </w:r>
      </w:ins>
    </w:p>
    <w:bookmarkEnd w:id="638"/>
    <w:bookmarkStart w:id="639" w:name="def-conjugate-transpose"/>
    <w:p>
      <w:pPr>
        <w:pStyle w:val="BodyText"/>
      </w:pPr>
      <w:ins w:id="26960" w:author="PR Preview" w:date="2026-01-01T00:00:00Z">
        <w:r>
          <w:rPr>
            <w:b/>
            <w:bCs/>
          </w:rPr>
          <w:t xml:space="preserve">Definition 112 (Conjugate transpose (Hermitian adjoint, Hermitian conjugate, transjugate))</w:t>
        </w:r>
      </w:ins>
      <w:ins w:id="26961" w:author="PR Preview" w:date="2026-01-01T00:00:00Z">
        <w:r>
          <w:t xml:space="preserve"> </w:t>
        </w:r>
      </w:ins>
      <w:ins w:id="26962" w:author="PR Preview" w:date="2026-01-01T00:00:00Z">
        <w:r>
          <w:t xml:space="preserve">The</w:t>
        </w:r>
      </w:ins>
      <w:ins w:id="26963" w:author="PR Preview" w:date="2026-01-01T00:00:00Z">
        <w:r>
          <w:t xml:space="preserve"> </w:t>
        </w:r>
      </w:ins>
      <w:ins w:id="26964" w:author="PR Preview" w:date="2026-01-01T00:00:00Z">
        <w:r>
          <w:rPr>
            <w:b/>
            <w:bCs/>
          </w:rPr>
          <w:t xml:space="preserve">conjugate transpose</w:t>
        </w:r>
      </w:ins>
      <w:ins w:id="26965" w:author="PR Preview" w:date="2026-01-01T00:00:00Z">
        <w:r>
          <w:t xml:space="preserve"> </w:t>
        </w:r>
      </w:ins>
      <w:ins w:id="26966" w:author="PR Preview" w:date="2026-01-01T00:00:00Z">
        <w:r>
          <w:t xml:space="preserve">(also called the</w:t>
        </w:r>
      </w:ins>
      <w:ins w:id="26967" w:author="PR Preview" w:date="2026-01-01T00:00:00Z">
        <w:r>
          <w:t xml:space="preserve"> </w:t>
        </w:r>
      </w:ins>
      <w:ins w:id="26968" w:author="PR Preview" w:date="2026-01-01T00:00:00Z">
        <w:r>
          <w:rPr>
            <w:b/>
            <w:bCs/>
          </w:rPr>
          <w:t xml:space="preserve">Hermitian adjoint</w:t>
        </w:r>
      </w:ins>
      <w:ins w:id="26969" w:author="PR Preview" w:date="2026-01-01T00:00:00Z">
        <w:r>
          <w:t xml:space="preserve">,</w:t>
        </w:r>
      </w:ins>
      <w:ins w:id="26970" w:author="PR Preview" w:date="2026-01-01T00:00:00Z">
        <w:r>
          <w:t xml:space="preserve"> </w:t>
        </w:r>
      </w:ins>
      <w:ins w:id="26971" w:author="PR Preview" w:date="2026-01-01T00:00:00Z">
        <w:r>
          <w:rPr>
            <w:b/>
            <w:bCs/>
          </w:rPr>
          <w:t xml:space="preserve">Hermitian conjugate</w:t>
        </w:r>
      </w:ins>
      <w:ins w:id="26972" w:author="PR Preview" w:date="2026-01-01T00:00:00Z">
        <w:r>
          <w:t xml:space="preserve">, or</w:t>
        </w:r>
      </w:ins>
      <w:ins w:id="26973" w:author="PR Preview" w:date="2026-01-01T00:00:00Z">
        <w:r>
          <w:t xml:space="preserve"> </w:t>
        </w:r>
      </w:ins>
      <w:ins w:id="26974" w:author="PR Preview" w:date="2026-01-01T00:00:00Z">
        <w:r>
          <w:rPr>
            <w:b/>
            <w:bCs/>
          </w:rPr>
          <w:t xml:space="preserve">transjugate</w:t>
        </w:r>
      </w:ins>
      <w:ins w:id="26975" w:author="PR Preview" w:date="2026-01-01T00:00:00Z">
        <w:r>
          <w:t xml:space="preserve">)</w:t>
        </w:r>
      </w:ins>
      <w:ins w:id="26976" w:author="PR Preview" w:date="2026-01-01T00:00:00Z">
        <w:r>
          <w:t xml:space="preserve"> </w:t>
        </w:r>
      </w:ins>
      <w:ins w:id="26977" w:author="PR Preview" w:date="2026-01-01T00:00:00Z">
        <w:r>
          <w:t xml:space="preserve">of an</w:t>
        </w:r>
      </w:ins>
      <w:ins w:id="26978" w:author="PR Preview" w:date="2026-01-01T00:00:00Z">
        <w:r>
          <w:t xml:space="preserve"> </w:t>
        </w:r>
      </w:ins>
      <m:oMath>
        <m:r>
          <m:t>m</m:t>
        </m:r>
        <m:r>
          <m:rPr>
            <m:sty m:val="p"/>
          </m:rPr>
          <m:t>×</m:t>
        </m:r>
        <m:r>
          <m:t>n</m:t>
        </m:r>
      </m:oMath>
      <w:ins w:id="26979" w:author="PR Preview" w:date="2026-01-01T00:00:00Z">
        <w:r>
          <w:t xml:space="preserve"> </w:t>
        </w:r>
      </w:ins>
      <w:ins w:id="26980" w:author="PR Preview" w:date="2026-01-01T00:00:00Z">
        <w:r>
          <w:t xml:space="preserve">complex matrix</w:t>
        </w:r>
      </w:ins>
      <w:ins w:id="26981" w:author="PR Preview" w:date="2026-01-01T00:00:00Z">
        <w:r>
          <w:t xml:space="preserve"> </w:t>
        </w:r>
      </w:ins>
      <m:oMath>
        <m:r>
          <m:rPr>
            <m:sty m:val="bi"/>
          </m:rPr>
          <m:t>A</m:t>
        </m:r>
      </m:oMath>
      <w:ins w:id="26982" w:author="PR Preview" w:date="2026-01-01T00:00:00Z">
        <w:r>
          <w:t xml:space="preserve"> </w:t>
        </w:r>
      </w:ins>
      <w:ins w:id="26983" w:author="PR Preview" w:date="2026-01-01T00:00:00Z">
        <w:r>
          <w:t xml:space="preserve">is the</w:t>
        </w:r>
      </w:ins>
      <w:ins w:id="26984" w:author="PR Preview" w:date="2026-01-01T00:00:00Z">
        <w:r>
          <w:t xml:space="preserve"> </w:t>
        </w:r>
      </w:ins>
      <m:oMath>
        <m:r>
          <m:t>n</m:t>
        </m:r>
        <m:r>
          <m:rPr>
            <m:sty m:val="p"/>
          </m:rPr>
          <m:t>×</m:t>
        </m:r>
        <m:r>
          <m:t>m</m:t>
        </m:r>
      </m:oMath>
      <w:ins w:id="26985" w:author="PR Preview" w:date="2026-01-01T00:00:00Z">
        <w:r>
          <w:t xml:space="preserve"> </w:t>
        </w:r>
      </w:ins>
      <w:ins w:id="26986" w:author="PR Preview" w:date="2026-01-01T00:00:00Z">
        <w:r>
          <w:t xml:space="preserve">matrix</w:t>
        </w:r>
      </w:ins>
      <w:ins w:id="26987" w:author="PR Preview" w:date="2026-01-01T00:00:00Z">
        <w:r>
          <w:t xml:space="preserve"> </w:t>
        </w:r>
      </w:ins>
      <m:oMath>
        <m:sSup>
          <m:e>
            <m:r>
              <m:rPr>
                <m:sty m:val="bi"/>
              </m:rPr>
              <m:t>A</m:t>
            </m:r>
          </m:e>
          <m:sup>
            <m:r>
              <m:rPr>
                <m:scr m:val="sans-serif"/>
                <m:sty m:val="p"/>
              </m:rPr>
              <m:t>H</m:t>
            </m:r>
          </m:sup>
        </m:sSup>
      </m:oMath>
      <w:ins w:id="26988" w:author="PR Preview" w:date="2026-01-01T00:00:00Z">
        <w:r>
          <w:t xml:space="preserve"> </w:t>
        </w:r>
      </w:ins>
      <w:ins w:id="26989" w:author="PR Preview" w:date="2026-01-01T00:00:00Z">
        <w:r>
          <w:t xml:space="preserve">obtained by transposing</w:t>
        </w:r>
      </w:ins>
      <w:ins w:id="26990" w:author="PR Preview" w:date="2026-01-01T00:00:00Z">
        <w:r>
          <w:t xml:space="preserve"> </w:t>
        </w:r>
      </w:ins>
      <m:oMath>
        <m:r>
          <m:rPr>
            <m:sty m:val="bi"/>
          </m:rPr>
          <m:t>A</m:t>
        </m:r>
      </m:oMath>
      <w:ins w:id="26991" w:author="PR Preview" w:date="2026-01-01T00:00:00Z">
        <w:r>
          <w:t xml:space="preserve"> </w:t>
        </w:r>
      </w:ins>
      <w:ins w:id="26992" w:author="PR Preview" w:date="2026-01-01T00:00:00Z">
        <w:r>
          <w:t xml:space="preserve">and then taking the complex conjugate of each entry:</w:t>
        </w:r>
      </w:ins>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39"/>
    <w:bookmarkStart w:id="640" w:name="rem-conjugate-transpose-notation"/>
    <w:p>
      <w:pPr>
        <w:pStyle w:val="FirstParagraph"/>
      </w:pPr>
      <w:ins w:id="26993" w:author="PR Preview" w:date="2026-01-01T00:00:00Z">
        <w:r>
          <w:rPr>
            <w:i/>
            <w:iCs/>
          </w:rPr>
          <w:t xml:space="preserve">Remark 50</w:t>
        </w:r>
      </w:ins>
      <w:ins w:id="26994" w:author="PR Preview" w:date="2026-01-01T00:00:00Z">
        <w:r>
          <w:t xml:space="preserve"> (Notation for the conjugate transpose). </w:t>
        </w:r>
      </w:ins>
      <w:ins w:id="26995" w:author="PR Preview" w:date="2026-01-01T00:00:00Z">
        <w:r>
          <w:t xml:space="preserve">The operation is denoted variously across mathematics and physics:</w:t>
        </w:r>
      </w:ins>
      <w:ins w:id="26996" w:author="PR Preview" w:date="2026-01-01T00:00:00Z">
        <w:r>
          <w:t xml:space="preserve"> </w:t>
        </w:r>
      </w:ins>
      <m:oMath>
        <m:sSup>
          <m:e>
            <m:r>
              <m:rPr>
                <m:sty m:val="bi"/>
              </m:rPr>
              <m:t>A</m:t>
            </m:r>
          </m:e>
          <m:sup>
            <m:r>
              <m:rPr>
                <m:sty m:val="p"/>
              </m:rPr>
              <m:t>*</m:t>
            </m:r>
          </m:sup>
        </m:sSup>
      </m:oMath>
      <w:ins w:id="26997" w:author="PR Preview" w:date="2026-01-01T00:00:00Z">
        <w:r>
          <w:t xml:space="preserve"> </w:t>
        </w:r>
      </w:ins>
      <w:ins w:id="26998" w:author="PR Preview" w:date="2026-01-01T00:00:00Z">
        <w:r>
          <w:t xml:space="preserve">in pure mathematics (</w:t>
        </w:r>
      </w:ins>
      <w:ins w:id="26999" w:author="PR Preview" w:date="2026-01-01T00:00:00Z">
        <w:r>
          <w:t xml:space="preserve">Axler (2024, Definition 7.7, p. 231)</w:t>
        </w:r>
      </w:ins>
      <w:ins w:id="27000" w:author="PR Preview" w:date="2026-01-01T00:00:00Z">
        <w:r>
          <w:t xml:space="preserve">),</w:t>
        </w:r>
      </w:ins>
      <w:ins w:id="27001" w:author="PR Preview" w:date="2026-01-01T00:00:00Z">
        <w:r>
          <w:t xml:space="preserve"> </w:t>
        </w:r>
      </w:ins>
      <m:oMath>
        <m:sSup>
          <m:e>
            <m:r>
              <m:rPr>
                <m:sty m:val="bi"/>
              </m:rPr>
              <m:t>A</m:t>
            </m:r>
          </m:e>
          <m:sup>
            <m:r>
              <m:rPr>
                <m:sty m:val="p"/>
              </m:rPr>
              <m:t>†</m:t>
            </m:r>
          </m:sup>
        </m:sSup>
      </m:oMath>
      <w:ins w:id="27002" w:author="PR Preview" w:date="2026-01-01T00:00:00Z">
        <w:r>
          <w:t xml:space="preserve"> </w:t>
        </w:r>
      </w:ins>
      <w:ins w:id="27003" w:author="PR Preview" w:date="2026-01-01T00:00:00Z">
        <w:r>
          <w:t xml:space="preserve">(</w:t>
        </w:r>
      </w:ins>
      <w:ins w:id="27004" w:author="PR Preview" w:date="2026-01-01T00:00:00Z">
        <w:r>
          <w:t xml:space="preserve">“</w:t>
        </w:r>
      </w:ins>
      <m:oMath>
        <m:r>
          <m:t>A</m:t>
        </m:r>
      </m:oMath>
      <w:ins w:id="27005" w:author="PR Preview" w:date="2026-01-01T00:00:00Z">
        <w:r>
          <w:t xml:space="preserve">-dagger”</w:t>
        </w:r>
      </w:ins>
      <w:ins w:id="27006" w:author="PR Preview" w:date="2026-01-01T00:00:00Z">
        <w:r>
          <w:t xml:space="preserve">) in physics and quantum mechanics,</w:t>
        </w:r>
      </w:ins>
      <w:ins w:id="27007" w:author="PR Preview" w:date="2026-01-01T00:00:00Z">
        <w:r>
          <w:t xml:space="preserve"> </w:t>
        </w:r>
      </w:ins>
      <w:ins w:id="27008" w:author="PR Preview" w:date="2026-01-01T00:00:00Z">
        <w:r>
          <w:t xml:space="preserve">and</w:t>
        </w:r>
      </w:ins>
      <w:ins w:id="27009" w:author="PR Preview" w:date="2026-01-01T00:00:00Z">
        <w:r>
          <w:t xml:space="preserve"> </w:t>
        </w:r>
      </w:ins>
      <m:oMath>
        <m:sSup>
          <m:e>
            <m:r>
              <m:rPr>
                <m:sty m:val="bi"/>
              </m:rPr>
              <m:t>A</m:t>
            </m:r>
          </m:e>
          <m:sup>
            <m:r>
              <m:rPr>
                <m:scr m:val="sans-serif"/>
                <m:sty m:val="p"/>
              </m:rPr>
              <m:t>H</m:t>
            </m:r>
          </m:sup>
        </m:sSup>
      </m:oMath>
      <w:ins w:id="27010" w:author="PR Preview" w:date="2026-01-01T00:00:00Z">
        <w:r>
          <w:t xml:space="preserve"> </w:t>
        </w:r>
      </w:ins>
      <w:ins w:id="27011" w:author="PR Preview" w:date="2026-01-01T00:00:00Z">
        <w:r>
          <w:t xml:space="preserve">in engineering, numerical linear algebra, and statistics.</w:t>
        </w:r>
      </w:ins>
      <w:ins w:id="27012" w:author="PR Preview" w:date="2026-01-01T00:00:00Z">
        <w:r>
          <w:t xml:space="preserve"> </w:t>
        </w:r>
      </w:ins>
      <w:ins w:id="27013" w:author="PR Preview" w:date="2026-01-01T00:00:00Z">
        <w:r>
          <w:t xml:space="preserve">These notes write</w:t>
        </w:r>
      </w:ins>
      <w:ins w:id="27014" w:author="PR Preview" w:date="2026-01-01T00:00:00Z">
        <w:r>
          <w:t xml:space="preserve"> </w:t>
        </w:r>
      </w:ins>
      <m:oMath>
        <m:sSup>
          <m:e>
            <m:r>
              <m:rPr>
                <m:sty m:val="bi"/>
              </m:rPr>
              <m:t>A</m:t>
            </m:r>
          </m:e>
          <m:sup>
            <m:r>
              <m:rPr>
                <m:scr m:val="sans-serif"/>
                <m:sty m:val="p"/>
              </m:rPr>
              <m:t>H</m:t>
            </m:r>
          </m:sup>
        </m:sSup>
      </m:oMath>
      <w:ins w:id="27015" w:author="PR Preview" w:date="2026-01-01T00:00:00Z">
        <w:r>
          <w:t xml:space="preserve"> </w:t>
        </w:r>
      </w:ins>
      <w:ins w:id="27016" w:author="PR Preview" w:date="2026-01-01T00:00:00Z">
        <w:r>
          <w:t xml:space="preserve">because</w:t>
        </w:r>
      </w:ins>
      <w:ins w:id="27017" w:author="PR Preview" w:date="2026-01-01T00:00:00Z">
        <w:r>
          <w:t xml:space="preserve"> </w:t>
        </w:r>
      </w:ins>
      <m:oMath>
        <m:sSup>
          <m:e>
            <m:r>
              <m:t>​</m:t>
            </m:r>
          </m:e>
          <m:sup>
            <m:r>
              <m:rPr>
                <m:sty m:val="p"/>
              </m:rPr>
              <m:t>*</m:t>
            </m:r>
          </m:sup>
        </m:sSup>
      </m:oMath>
      <w:ins w:id="27018" w:author="PR Preview" w:date="2026-01-01T00:00:00Z">
        <w:r>
          <w:t xml:space="preserve"> </w:t>
        </w:r>
      </w:ins>
      <w:ins w:id="27019" w:author="PR Preview" w:date="2026-01-01T00:00:00Z">
        <w:r>
          <w:t xml:space="preserve">is reserved for optimal points (as in</w:t>
        </w:r>
      </w:ins>
      <w:ins w:id="27020" w:author="PR Preview" w:date="2026-01-01T00:00:00Z">
        <w:r>
          <w:t xml:space="preserve"> </w:t>
        </w:r>
      </w:ins>
      <m:oMath>
        <m:sSup>
          <m:e>
            <m:acc>
              <m:accPr>
                <m:chr m:val="̃"/>
              </m:accPr>
              <m:e>
                <m:r>
                  <m:t>x</m:t>
                </m:r>
              </m:e>
            </m:acc>
          </m:e>
          <m:sup>
            <m:r>
              <m:rPr>
                <m:sty m:val="p"/>
              </m:rPr>
              <m:t>*</m:t>
            </m:r>
          </m:sup>
        </m:sSup>
      </m:oMath>
      <w:ins w:id="27021" w:author="PR Preview" w:date="2026-01-01T00:00:00Z">
        <w:r>
          <w:t xml:space="preserve">)</w:t>
        </w:r>
      </w:ins>
      <w:ins w:id="27022" w:author="PR Preview" w:date="2026-01-01T00:00:00Z">
        <w:r>
          <w:t xml:space="preserve"> </w:t>
        </w:r>
      </w:ins>
      <w:ins w:id="27023" w:author="PR Preview" w:date="2026-01-01T00:00:00Z">
        <w:r>
          <w:t xml:space="preserve">and</w:t>
        </w:r>
      </w:ins>
      <w:ins w:id="27024" w:author="PR Preview" w:date="2026-01-01T00:00:00Z">
        <w:r>
          <w:t xml:space="preserve"> </w:t>
        </w:r>
      </w:ins>
      <m:oMath>
        <m:sSup>
          <m:e>
            <m:r>
              <m:t>​</m:t>
            </m:r>
          </m:e>
          <m:sup>
            <m:r>
              <m:rPr>
                <m:sty m:val="p"/>
              </m:rPr>
              <m:t>†</m:t>
            </m:r>
          </m:sup>
        </m:sSup>
      </m:oMath>
      <w:ins w:id="27025" w:author="PR Preview" w:date="2026-01-01T00:00:00Z">
        <w:r>
          <w:t xml:space="preserve"> </w:t>
        </w:r>
      </w:ins>
      <w:ins w:id="27026" w:author="PR Preview" w:date="2026-01-01T00:00:00Z">
        <w:r>
          <w:t xml:space="preserve">frequently denotes the Moore-Penrose pseudoinverse in the broader literature.</w:t>
        </w:r>
      </w:ins>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40"/>
    <w:bookmarkStart w:id="641" w:name="exm-conjugate-transpose"/>
    <w:p>
      <w:pPr>
        <w:pStyle w:val="BodyText"/>
      </w:pPr>
      <w:del w:id="27027" w:author="PR Preview" w:date="2026-01-01T00:00:00Z">
        <w:r>
          <w:rPr>
            <w:b/>
            <w:bCs/>
          </w:rPr>
          <w:delText xml:space="preserve">Example 207 (The conjugate transpose of a</w:delText>
        </w:r>
      </w:del>
      <w:del w:id="27028" w:author="PR Preview" w:date="2026-01-01T00:00:00Z">
        <w:r>
          <w:rPr>
            <w:b/>
            <w:bCs/>
          </w:rPr>
          <w:delText xml:space="preserve"> </w:delText>
        </w:r>
      </w:del>
      <m:oMath>
        <m:r>
          <m:t>2</m:t>
        </m:r>
        <m:r>
          <m:rPr>
            <m:sty m:val="p"/>
          </m:rPr>
          <m:t>×</m:t>
        </m:r>
        <m:r>
          <m:t>3</m:t>
        </m:r>
      </m:oMath>
      <w:del w:id="27029" w:author="PR Preview" w:date="2026-01-01T00:00:00Z">
        <w:r>
          <w:rPr>
            <w:b/>
            <w:bCs/>
          </w:rPr>
          <w:delText xml:space="preserve"> </w:delText>
        </w:r>
      </w:del>
      <w:del w:id="27030" w:author="PR Preview" w:date="2026-01-01T00:00:00Z">
        <w:r>
          <w:rPr>
            <w:b/>
            <w:bCs/>
          </w:rPr>
          <w:delText xml:space="preserve">matrix)</w:delText>
        </w:r>
      </w:del>
      <w:del w:id="27031" w:author="PR Preview" w:date="2026-01-01T00:00:00Z">
        <w:r>
          <w:delText xml:space="preserve"> </w:delText>
        </w:r>
      </w:del>
      <w:del w:id="27032" w:author="PR Preview" w:date="2026-01-01T00:00:00Z">
        <w:r>
          <w:delText xml:space="preserve">For</w:delText>
        </w:r>
      </w:del>
    </w:p>
    <w:p>
      <w:pPr>
        <w:pStyle w:val="BodyText"/>
      </w:pPr>
      <w:ins w:id="27033" w:author="PR Preview" w:date="2026-01-01T00:00:00Z">
        <w:r>
          <w:rPr>
            <w:b/>
            <w:bCs/>
          </w:rPr>
          <w:t xml:space="preserve">Example 210 (The conjugate transpose of a</w:t>
        </w:r>
      </w:ins>
      <w:ins w:id="27034" w:author="PR Preview" w:date="2026-01-01T00:00:00Z">
        <w:r>
          <w:rPr>
            <w:b/>
            <w:bCs/>
          </w:rPr>
          <w:t xml:space="preserve"> </w:t>
        </w:r>
      </w:ins>
      <m:oMath>
        <m:r>
          <m:t>2</m:t>
        </m:r>
        <m:r>
          <m:rPr>
            <m:sty m:val="p"/>
          </m:rPr>
          <m:t>×</m:t>
        </m:r>
        <m:r>
          <m:t>3</m:t>
        </m:r>
      </m:oMath>
      <w:ins w:id="27035" w:author="PR Preview" w:date="2026-01-01T00:00:00Z">
        <w:r>
          <w:rPr>
            <w:b/>
            <w:bCs/>
          </w:rPr>
          <w:t xml:space="preserve"> </w:t>
        </w:r>
      </w:ins>
      <w:ins w:id="27036" w:author="PR Preview" w:date="2026-01-01T00:00:00Z">
        <w:r>
          <w:rPr>
            <w:b/>
            <w:bCs/>
          </w:rPr>
          <w:t xml:space="preserve">matrix)</w:t>
        </w:r>
      </w:ins>
      <w:ins w:id="27037" w:author="PR Preview" w:date="2026-01-01T00:00:00Z">
        <w:r>
          <w:t xml:space="preserve"> </w:t>
        </w:r>
      </w:ins>
      <w:ins w:id="27038"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41"/>
    <w:bookmarkStart w:id="642" w:name="rem-conjugate-transpose-vector"/>
    <w:p>
      <w:pPr>
        <w:pStyle w:val="BodyText"/>
      </w:pPr>
      <w:del w:id="27039" w:author="PR Preview" w:date="2026-01-01T00:00:00Z">
        <w:r>
          <w:rPr>
            <w:b/>
            <w:bCs/>
          </w:rPr>
          <w:delText xml:space="preserve">Theorem 116 (Properties of the Hermitian adjoint)</w:delText>
        </w:r>
      </w:del>
      <w:del w:id="27040" w:author="PR Preview" w:date="2026-01-01T00:00:00Z">
        <w:r>
          <w:delText xml:space="preserve"> </w:delText>
        </w:r>
      </w:del>
      <w:del w:id="27041" w:author="PR Preview" w:date="2026-01-01T00:00:00Z">
        <w:r>
          <w:delText xml:space="preserve">Let</w:delText>
        </w:r>
      </w:del>
      <w:del w:id="27042" w:author="PR Preview" w:date="2026-01-01T00:00:00Z">
        <w:r>
          <w:delText xml:space="preserve"> </w:delText>
        </w:r>
      </w:del>
      <m:oMath>
        <m:r>
          <m:rPr>
            <m:sty m:val="bi"/>
          </m:rPr>
          <m:t>A</m:t>
        </m:r>
      </m:oMath>
      <w:del w:id="27043" w:author="PR Preview" w:date="2026-01-01T00:00:00Z">
        <w:r>
          <w:delText xml:space="preserve"> </w:delText>
        </w:r>
      </w:del>
      <w:del w:id="27044" w:author="PR Preview" w:date="2026-01-01T00:00:00Z">
        <w:r>
          <w:delText xml:space="preserve">and</w:delText>
        </w:r>
      </w:del>
      <w:del w:id="27045" w:author="PR Preview" w:date="2026-01-01T00:00:00Z">
        <w:r>
          <w:delText xml:space="preserve"> </w:delText>
        </w:r>
      </w:del>
      <m:oMath>
        <m:r>
          <m:rPr>
            <m:sty m:val="bi"/>
          </m:rPr>
          <m:t>B</m:t>
        </m:r>
      </m:oMath>
      <w:del w:id="27046" w:author="PR Preview" w:date="2026-01-01T00:00:00Z">
        <w:r>
          <w:delText xml:space="preserve"> </w:delText>
        </w:r>
      </w:del>
      <w:del w:id="27047" w:author="PR Preview" w:date="2026-01-01T00:00:00Z">
        <w:r>
          <w:delText xml:space="preserve">be complex matrices of compatible dimensions,</w:delText>
        </w:r>
      </w:del>
      <w:del w:id="27048" w:author="PR Preview" w:date="2026-01-01T00:00:00Z">
        <w:r>
          <w:delText xml:space="preserve"> </w:delText>
        </w:r>
      </w:del>
      <w:del w:id="27049" w:author="PR Preview" w:date="2026-01-01T00:00:00Z">
        <w:r>
          <w:delText xml:space="preserve">and let</w:delText>
        </w:r>
      </w:del>
      <w:del w:id="27050" w:author="PR Preview" w:date="2026-01-01T00:00:00Z">
        <w:r>
          <w:delText xml:space="preserve"> </w:delText>
        </w:r>
      </w:del>
      <m:oMath>
        <m:r>
          <m:t>c</m:t>
        </m:r>
        <m:r>
          <m:rPr>
            <m:sty m:val="p"/>
          </m:rPr>
          <m:t>∈</m:t>
        </m:r>
        <m:r>
          <m:rPr>
            <m:scr m:val="double-struck"/>
            <m:sty m:val="p"/>
          </m:rPr>
          <m:t>C</m:t>
        </m:r>
      </m:oMath>
      <w:del w:id="27051" w:author="PR Preview" w:date="2026-01-01T00:00:00Z">
        <w:r>
          <w:delText xml:space="preserve"> </w:delText>
        </w:r>
      </w:del>
      <w:del w:id="27052" w:author="PR Preview" w:date="2026-01-01T00:00:00Z">
        <w:r>
          <w:delText xml:space="preserve">be a scalar.</w:delText>
        </w:r>
      </w:del>
      <w:del w:id="27053" w:author="PR Preview" w:date="2026-01-01T00:00:00Z">
        <w:r>
          <w:delText xml:space="preserve"> </w:delText>
        </w:r>
      </w:del>
      <w:del w:id="27054" w:author="PR Preview" w:date="2026-01-01T00:00:00Z">
        <w:r>
          <w:delText xml:space="preserve">The Hermitian adjoint (</w:delText>
        </w:r>
      </w:del>
      <w:hyperlink w:anchor="def-conjugate-transpose">
        <w:del w:id="27055" w:author="PR Preview" w:date="2026-01-01T00:00:00Z">
          <w:r>
            <w:rPr>
              <w:rStyle w:val="Hyperlink"/>
            </w:rPr>
            <w:delText xml:space="preserve">Definition 104</w:delText>
          </w:r>
        </w:del>
      </w:hyperlink>
      <w:del w:id="27056" w:author="PR Preview" w:date="2026-01-01T00:00:00Z">
        <w:r>
          <w:delText xml:space="preserve">) satisfies:</w:delText>
        </w:r>
      </w:del>
    </w:p>
    <w:p>
      <w:pPr>
        <w:pStyle w:val="BodyText"/>
      </w:pPr>
      <w:ins w:id="27057" w:author="PR Preview" w:date="2026-01-01T00:00:00Z">
        <w:r>
          <w:rPr>
            <w:i/>
            <w:iCs/>
          </w:rPr>
          <w:t xml:space="preserve">Remark 51</w:t>
        </w:r>
      </w:ins>
      <w:ins w:id="27058" w:author="PR Preview" w:date="2026-01-01T00:00:00Z">
        <w:r>
          <w:t xml:space="preserve"> (Conjugate transpose of a complex vector). </w:t>
        </w:r>
      </w:ins>
      <w:ins w:id="27059" w:author="PR Preview" w:date="2026-01-01T00:00:00Z">
        <w:r>
          <w:t xml:space="preserve">The conjugate transpose of a column vector</w:t>
        </w:r>
      </w:ins>
      <w:ins w:id="27060" w:author="PR Preview" w:date="2026-01-01T00:00:00Z">
        <w:r>
          <w:t xml:space="preserve"> </w:t>
        </w:r>
      </w:ins>
      <m:oMath>
        <m:acc>
          <m:accPr>
            <m:chr m:val="̃"/>
          </m:accPr>
          <m:e>
            <m:r>
              <m:t>z</m:t>
            </m:r>
          </m:e>
        </m:acc>
        <m:r>
          <m:rPr>
            <m:sty m:val="p"/>
          </m:rPr>
          <m:t>∈</m:t>
        </m:r>
        <m:sSup>
          <m:e>
            <m:r>
              <m:rPr>
                <m:scr m:val="double-struck"/>
                <m:sty m:val="p"/>
              </m:rPr>
              <m:t>C</m:t>
            </m:r>
          </m:e>
          <m:sup>
            <m:r>
              <m:t>p</m:t>
            </m:r>
          </m:sup>
        </m:sSup>
      </m:oMath>
      <w:ins w:id="27061" w:author="PR Preview" w:date="2026-01-01T00:00:00Z">
        <w:r>
          <w:t xml:space="preserve"> </w:t>
        </w:r>
      </w:ins>
      <w:ins w:id="27062" w:author="PR Preview" w:date="2026-01-01T00:00:00Z">
        <w:r>
          <w:t xml:space="preserve">is the</w:t>
        </w:r>
      </w:ins>
      <w:ins w:id="27063" w:author="PR Preview" w:date="2026-01-01T00:00:00Z">
        <w:r>
          <w:t xml:space="preserve"> </w:t>
        </w:r>
      </w:ins>
      <m:oMath>
        <m:r>
          <m:t>1</m:t>
        </m:r>
        <m:r>
          <m:rPr>
            <m:sty m:val="p"/>
          </m:rPr>
          <m:t>×</m:t>
        </m:r>
        <m:r>
          <m:t>p</m:t>
        </m:r>
      </m:oMath>
      <w:ins w:id="27064" w:author="PR Preview" w:date="2026-01-01T00:00:00Z">
        <w:r>
          <w:t xml:space="preserve"> </w:t>
        </w:r>
      </w:ins>
      <w:ins w:id="27065" w:author="PR Preview" w:date="2026-01-01T00:00:00Z">
        <w:r>
          <w:t xml:space="preserve">row vector</w:t>
        </w:r>
      </w:ins>
      <w:ins w:id="27066" w:author="PR Preview" w:date="2026-01-01T00:00:00Z">
        <w:r>
          <w:t xml:space="preserve"> </w:t>
        </w:r>
      </w:ins>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ins w:id="27067" w:author="PR Preview" w:date="2026-01-01T00:00:00Z">
        <w:r>
          <w:t xml:space="preserve">.</w:t>
        </w:r>
      </w:ins>
    </w:p>
    <w:bookmarkEnd w:id="642"/>
    <w:bookmarkStart w:id="643" w:name="thm-hermitian-adjoint-properties"/>
    <w:p>
      <w:pPr>
        <w:pStyle w:val="BodyText"/>
      </w:pPr>
      <w:ins w:id="27068" w:author="PR Preview" w:date="2026-01-01T00:00:00Z">
        <w:r>
          <w:rPr>
            <w:b/>
            <w:bCs/>
          </w:rPr>
          <w:t xml:space="preserve">Theorem 117 (Properties of the Hermitian adjoint)</w:t>
        </w:r>
      </w:ins>
      <w:ins w:id="27069" w:author="PR Preview" w:date="2026-01-01T00:00:00Z">
        <w:r>
          <w:t xml:space="preserve"> </w:t>
        </w:r>
      </w:ins>
      <w:ins w:id="27070" w:author="PR Preview" w:date="2026-01-01T00:00:00Z">
        <w:r>
          <w:t xml:space="preserve">Let</w:t>
        </w:r>
      </w:ins>
      <w:ins w:id="27071" w:author="PR Preview" w:date="2026-01-01T00:00:00Z">
        <w:r>
          <w:t xml:space="preserve"> </w:t>
        </w:r>
      </w:ins>
      <m:oMath>
        <m:r>
          <m:rPr>
            <m:sty m:val="bi"/>
          </m:rPr>
          <m:t>A</m:t>
        </m:r>
      </m:oMath>
      <w:ins w:id="27072" w:author="PR Preview" w:date="2026-01-01T00:00:00Z">
        <w:r>
          <w:t xml:space="preserve"> </w:t>
        </w:r>
      </w:ins>
      <w:ins w:id="27073" w:author="PR Preview" w:date="2026-01-01T00:00:00Z">
        <w:r>
          <w:t xml:space="preserve">and</w:t>
        </w:r>
      </w:ins>
      <w:ins w:id="27074" w:author="PR Preview" w:date="2026-01-01T00:00:00Z">
        <w:r>
          <w:t xml:space="preserve"> </w:t>
        </w:r>
      </w:ins>
      <m:oMath>
        <m:r>
          <m:rPr>
            <m:sty m:val="bi"/>
          </m:rPr>
          <m:t>B</m:t>
        </m:r>
      </m:oMath>
      <w:ins w:id="27075" w:author="PR Preview" w:date="2026-01-01T00:00:00Z">
        <w:r>
          <w:t xml:space="preserve"> </w:t>
        </w:r>
      </w:ins>
      <w:ins w:id="27076" w:author="PR Preview" w:date="2026-01-01T00:00:00Z">
        <w:r>
          <w:t xml:space="preserve">be complex matrices of compatible dimensions,</w:t>
        </w:r>
      </w:ins>
      <w:ins w:id="27077" w:author="PR Preview" w:date="2026-01-01T00:00:00Z">
        <w:r>
          <w:t xml:space="preserve"> </w:t>
        </w:r>
      </w:ins>
      <w:ins w:id="27078" w:author="PR Preview" w:date="2026-01-01T00:00:00Z">
        <w:r>
          <w:t xml:space="preserve">and let</w:t>
        </w:r>
      </w:ins>
      <w:ins w:id="27079" w:author="PR Preview" w:date="2026-01-01T00:00:00Z">
        <w:r>
          <w:t xml:space="preserve"> </w:t>
        </w:r>
      </w:ins>
      <m:oMath>
        <m:r>
          <m:t>c</m:t>
        </m:r>
        <m:r>
          <m:rPr>
            <m:sty m:val="p"/>
          </m:rPr>
          <m:t>∈</m:t>
        </m:r>
        <m:r>
          <m:rPr>
            <m:scr m:val="double-struck"/>
            <m:sty m:val="p"/>
          </m:rPr>
          <m:t>C</m:t>
        </m:r>
      </m:oMath>
      <w:ins w:id="27080" w:author="PR Preview" w:date="2026-01-01T00:00:00Z">
        <w:r>
          <w:t xml:space="preserve"> </w:t>
        </w:r>
      </w:ins>
      <w:ins w:id="27081" w:author="PR Preview" w:date="2026-01-01T00:00:00Z">
        <w:r>
          <w:t xml:space="preserve">be a scalar.</w:t>
        </w:r>
      </w:ins>
      <w:ins w:id="27082" w:author="PR Preview" w:date="2026-01-01T00:00:00Z">
        <w:r>
          <w:t xml:space="preserve"> </w:t>
        </w:r>
      </w:ins>
      <w:ins w:id="27083" w:author="PR Preview" w:date="2026-01-01T00:00:00Z">
        <w:r>
          <w:t xml:space="preserve">The Hermitian adjoint (</w:t>
        </w:r>
      </w:ins>
      <w:hyperlink w:anchor="def-conjugate-transpose">
        <w:ins w:id="27084" w:author="PR Preview" w:date="2026-01-01T00:00:00Z">
          <w:r>
            <w:rPr>
              <w:rStyle w:val="Hyperlink"/>
            </w:rPr>
            <w:t xml:space="preserve">Definition 112</w:t>
          </w:r>
        </w:ins>
      </w:hyperlink>
      <w:ins w:id="27085" w:author="PR Preview" w:date="2026-01-01T00:00:00Z">
        <w:r>
          <w:t xml:space="preserve">) satisfies:</w:t>
        </w:r>
      </w:ins>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43"/>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112</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112</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44" w:name="thm-adjoint-inner-product"/>
    <w:p>
      <w:pPr>
        <w:pStyle w:val="BodyText"/>
      </w:pPr>
      <w:del w:id="27086" w:author="PR Preview" w:date="2026-01-01T00:00:00Z">
        <w:r>
          <w:rPr>
            <w:b/>
            <w:bCs/>
          </w:rPr>
          <w:delText xml:space="preserve">Theorem 117 (The adjoint property for inner products)</w:delText>
        </w:r>
      </w:del>
      <w:del w:id="27087" w:author="PR Preview" w:date="2026-01-01T00:00:00Z">
        <w:r>
          <w:delText xml:space="preserve"> </w:delText>
        </w:r>
      </w:del>
      <w:del w:id="27088" w:author="PR Preview" w:date="2026-01-01T00:00:00Z">
        <w:r>
          <w:delText xml:space="preserve">Let</w:delText>
        </w:r>
      </w:del>
      <w:del w:id="27089" w:author="PR Preview" w:date="2026-01-01T00:00:00Z">
        <w:r>
          <w:delText xml:space="preserve"> </w:delText>
        </w:r>
      </w:del>
      <m:oMath>
        <m:r>
          <m:rPr>
            <m:sty m:val="bi"/>
          </m:rPr>
          <m:t>A</m:t>
        </m:r>
      </m:oMath>
      <w:del w:id="27090" w:author="PR Preview" w:date="2026-01-01T00:00:00Z">
        <w:r>
          <w:delText xml:space="preserve"> </w:delText>
        </w:r>
      </w:del>
      <w:del w:id="27091" w:author="PR Preview" w:date="2026-01-01T00:00:00Z">
        <w:r>
          <w:delText xml:space="preserve">be an</w:delText>
        </w:r>
      </w:del>
      <w:del w:id="27092" w:author="PR Preview" w:date="2026-01-01T00:00:00Z">
        <w:r>
          <w:delText xml:space="preserve"> </w:delText>
        </w:r>
      </w:del>
      <m:oMath>
        <m:r>
          <m:t>m</m:t>
        </m:r>
        <m:r>
          <m:rPr>
            <m:sty m:val="p"/>
          </m:rPr>
          <m:t>×</m:t>
        </m:r>
        <m:r>
          <m:t>n</m:t>
        </m:r>
      </m:oMath>
      <w:del w:id="27093" w:author="PR Preview" w:date="2026-01-01T00:00:00Z">
        <w:r>
          <w:delText xml:space="preserve"> </w:delText>
        </w:r>
      </w:del>
      <w:del w:id="27094" w:author="PR Preview" w:date="2026-01-01T00:00:00Z">
        <w:r>
          <w:delText xml:space="preserve">complex matrix.</w:delText>
        </w:r>
      </w:del>
      <w:del w:id="27095" w:author="PR Preview" w:date="2026-01-01T00:00:00Z">
        <w:r>
          <w:delText xml:space="preserve"> </w:delText>
        </w:r>
      </w:del>
      <w:del w:id="27096" w:author="PR Preview" w:date="2026-01-01T00:00:00Z">
        <w:r>
          <w:delText xml:space="preserve">Under the standard inner product on complex Euclidean space,</w:delText>
        </w:r>
      </w:del>
      <w:del w:id="27097" w:author="PR Preview" w:date="2026-01-01T00:00:00Z">
        <w:r>
          <w:delText xml:space="preserve"> </w:delText>
        </w:r>
      </w:del>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del w:id="27098" w:author="PR Preview" w:date="2026-01-01T00:00:00Z">
        <w:r>
          <w:delText xml:space="preserve">,</w:delText>
        </w:r>
      </w:del>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p>
      <w:pPr>
        <w:pStyle w:val="FirstParagraph"/>
      </w:pPr>
      <w:del w:id="27099" w:author="PR Preview" w:date="2026-01-01T00:00:00Z">
        <w:r>
          <w:rPr>
            <w:i/>
            <w:iCs/>
          </w:rPr>
          <w:delText xml:space="preserve">Proof</w:delText>
        </w:r>
      </w:del>
      <w:del w:id="27100" w:author="PR Preview" w:date="2026-01-01T00:00:00Z">
        <w:r>
          <w:delText xml:space="preserve">. </w:delText>
        </w:r>
      </w:del>
      <w:del w:id="27101" w:author="PR Preview" w:date="2026-01-01T00:00:00Z">
        <w:r>
          <w:delText xml:space="preserve">By the definition of the standard complex inner product and the product rule for the Hermitian adjoint (</w:delText>
        </w:r>
      </w:del>
      <w:hyperlink w:anchor="thm-hermitian-adjoint-properties">
        <w:del w:id="27102" w:author="PR Preview" w:date="2026-01-01T00:00:00Z">
          <w:r>
            <w:rPr>
              <w:rStyle w:val="Hyperlink"/>
            </w:rPr>
            <w:delText xml:space="preserve">Theorem 116</w:delText>
          </w:r>
        </w:del>
      </w:hyperlink>
      <w:del w:id="27103" w:author="PR Preview" w:date="2026-01-01T00:00:00Z">
        <w:r>
          <w:delText xml:space="preserve">):</w:delText>
        </w:r>
      </w:del>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p>
      <w:pPr>
        <w:pStyle w:val="FirstParagraph"/>
      </w:pPr>
      <w:del w:id="27104" w:author="PR Preview" w:date="2026-01-01T00:00:00Z">
        <w:r>
          <w:rPr>
            <w:i/>
            <w:iCs/>
          </w:rPr>
          <w:delText xml:space="preserve">Remark 44</w:delText>
        </w:r>
      </w:del>
      <w:del w:id="27105" w:author="PR Preview" w:date="2026-01-01T00:00:00Z">
        <w:r>
          <w:delText xml:space="preserve"> (Where the name</w:delText>
        </w:r>
      </w:del>
      <w:del w:id="27106" w:author="PR Preview" w:date="2026-01-01T00:00:00Z">
        <w:r>
          <w:delText xml:space="preserve"> </w:delText>
        </w:r>
      </w:del>
      <w:del w:id="27107" w:author="PR Preview" w:date="2026-01-01T00:00:00Z">
        <w:r>
          <w:delText xml:space="preserve">“adjoint”</w:delText>
        </w:r>
      </w:del>
      <w:del w:id="27108" w:author="PR Preview" w:date="2026-01-01T00:00:00Z">
        <w:r>
          <w:delText xml:space="preserve"> </w:delText>
        </w:r>
      </w:del>
      <w:del w:id="27109" w:author="PR Preview" w:date="2026-01-01T00:00:00Z">
        <w:r>
          <w:delText xml:space="preserve">comes from). </w:delText>
        </w:r>
      </w:del>
      <w:del w:id="27110" w:author="PR Preview" w:date="2026-01-01T00:00:00Z">
        <w:r>
          <w:delText xml:space="preserve">This identity is the origin of the name</w:delText>
        </w:r>
      </w:del>
      <w:del w:id="27111" w:author="PR Preview" w:date="2026-01-01T00:00:00Z">
        <w:r>
          <w:delText xml:space="preserve"> </w:delText>
        </w:r>
      </w:del>
      <w:del w:id="27112" w:author="PR Preview" w:date="2026-01-01T00:00:00Z">
        <w:r>
          <w:rPr>
            <w:b/>
            <w:bCs/>
          </w:rPr>
          <w:delText xml:space="preserve">adjoint</w:delText>
        </w:r>
      </w:del>
      <w:del w:id="27113" w:author="PR Preview" w:date="2026-01-01T00:00:00Z">
        <w:r>
          <w:delText xml:space="preserve">:</w:delText>
        </w:r>
      </w:del>
      <w:del w:id="27114" w:author="PR Preview" w:date="2026-01-01T00:00:00Z">
        <w:r>
          <w:delText xml:space="preserve"> </w:delText>
        </w:r>
      </w:del>
      <w:del w:id="27115" w:author="PR Preview" w:date="2026-01-01T00:00:00Z">
        <w:r>
          <w:delText xml:space="preserve">in functional analysis and operator theory,</w:delText>
        </w:r>
      </w:del>
      <w:del w:id="27116" w:author="PR Preview" w:date="2026-01-01T00:00:00Z">
        <w:r>
          <w:delText xml:space="preserve"> </w:delText>
        </w:r>
      </w:del>
      <w:del w:id="27117" w:author="PR Preview" w:date="2026-01-01T00:00:00Z">
        <w:r>
          <w:delText xml:space="preserve">the</w:delText>
        </w:r>
      </w:del>
      <w:del w:id="27118" w:author="PR Preview" w:date="2026-01-01T00:00:00Z">
        <w:r>
          <w:delText xml:space="preserve"> </w:delText>
        </w:r>
      </w:del>
      <w:del w:id="27119" w:author="PR Preview" w:date="2026-01-01T00:00:00Z">
        <w:r>
          <w:rPr>
            <w:i/>
            <w:iCs/>
          </w:rPr>
          <w:delText xml:space="preserve">adjoint</w:delText>
        </w:r>
      </w:del>
      <w:del w:id="27120" w:author="PR Preview" w:date="2026-01-01T00:00:00Z">
        <w:r>
          <w:delText xml:space="preserve"> </w:delText>
        </w:r>
      </w:del>
      <w:del w:id="27121" w:author="PR Preview" w:date="2026-01-01T00:00:00Z">
        <w:r>
          <w:delText xml:space="preserve">of a linear map</w:delText>
        </w:r>
      </w:del>
      <w:del w:id="27122" w:author="PR Preview" w:date="2026-01-01T00:00:00Z">
        <w:r>
          <w:delText xml:space="preserve"> </w:delText>
        </w:r>
      </w:del>
      <m:oMath>
        <m:r>
          <m:t>T</m:t>
        </m:r>
        <m:r>
          <m:rPr>
            <m:sty m:val="p"/>
          </m:rPr>
          <m:t>:</m:t>
        </m:r>
        <m:r>
          <m:t>V</m:t>
        </m:r>
        <m:r>
          <m:rPr>
            <m:sty m:val="p"/>
          </m:rPr>
          <m:t>→</m:t>
        </m:r>
        <m:r>
          <m:t>W</m:t>
        </m:r>
      </m:oMath>
      <w:del w:id="27123" w:author="PR Preview" w:date="2026-01-01T00:00:00Z">
        <w:r>
          <w:delText xml:space="preserve"> </w:delText>
        </w:r>
      </w:del>
      <w:del w:id="27124" w:author="PR Preview" w:date="2026-01-01T00:00:00Z">
        <w:r>
          <w:delText xml:space="preserve">between inner product spaces is defined as the unique operator</w:delText>
        </w:r>
      </w:del>
      <w:del w:id="27125" w:author="PR Preview" w:date="2026-01-01T00:00:00Z">
        <w:r>
          <w:delText xml:space="preserve"> </w:delText>
        </w:r>
      </w:del>
      <m:oMath>
        <m:sSup>
          <m:e>
            <m:r>
              <m:t>T</m:t>
            </m:r>
          </m:e>
          <m:sup>
            <m:r>
              <m:rPr>
                <m:sty m:val="p"/>
              </m:rPr>
              <m:t>*</m:t>
            </m:r>
          </m:sup>
        </m:sSup>
        <m:r>
          <m:rPr>
            <m:sty m:val="p"/>
          </m:rPr>
          <m:t>:</m:t>
        </m:r>
        <m:r>
          <m:t>W</m:t>
        </m:r>
        <m:r>
          <m:rPr>
            <m:sty m:val="p"/>
          </m:rPr>
          <m:t>→</m:t>
        </m:r>
        <m:r>
          <m:t>V</m:t>
        </m:r>
      </m:oMath>
      <w:del w:id="27126" w:author="PR Preview" w:date="2026-01-01T00:00:00Z">
        <w:r>
          <w:delText xml:space="preserve"> </w:delText>
        </w:r>
      </w:del>
      <w:del w:id="27127" w:author="PR Preview" w:date="2026-01-01T00:00:00Z">
        <w:r>
          <w:delText xml:space="preserve">satisfying</w:delText>
        </w:r>
      </w:del>
      <w:del w:id="27128" w:author="PR Preview" w:date="2026-01-01T00:00:00Z">
        <w:r>
          <w:delText xml:space="preserve"> </w:delText>
        </w:r>
      </w:del>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del w:id="27129" w:author="PR Preview" w:date="2026-01-01T00:00:00Z">
        <w:r>
          <w:delText xml:space="preserve"> </w:delText>
        </w:r>
      </w:del>
      <w:del w:id="27130" w:author="PR Preview" w:date="2026-01-01T00:00:00Z">
        <w:r>
          <w:delText xml:space="preserve">(</w:delText>
        </w:r>
      </w:del>
      <w:del w:id="27131" w:author="PR Preview" w:date="2026-01-01T00:00:00Z">
        <w:r>
          <w:delText xml:space="preserve">Axler (2024, Definition 7.1, p. 226)</w:delText>
        </w:r>
      </w:del>
      <w:del w:id="27132" w:author="PR Preview" w:date="2026-01-01T00:00:00Z">
        <w:r>
          <w:delText xml:space="preserve">).</w:delText>
        </w:r>
      </w:del>
      <w:del w:id="27133" w:author="PR Preview" w:date="2026-01-01T00:00:00Z">
        <w:r>
          <w:delText xml:space="preserve"> </w:delText>
        </w:r>
      </w:del>
      <w:del w:id="27134" w:author="PR Preview" w:date="2026-01-01T00:00:00Z">
        <w:r>
          <w:delText xml:space="preserve">When</w:delText>
        </w:r>
      </w:del>
      <w:del w:id="27135" w:author="PR Preview" w:date="2026-01-01T00:00:00Z">
        <w:r>
          <w:delText xml:space="preserve"> </w:delText>
        </w:r>
      </w:del>
      <m:oMath>
        <m:r>
          <m:t>V</m:t>
        </m:r>
      </m:oMath>
      <w:del w:id="27136" w:author="PR Preview" w:date="2026-01-01T00:00:00Z">
        <w:r>
          <w:delText xml:space="preserve"> </w:delText>
        </w:r>
      </w:del>
      <w:del w:id="27137" w:author="PR Preview" w:date="2026-01-01T00:00:00Z">
        <w:r>
          <w:delText xml:space="preserve">and</w:delText>
        </w:r>
      </w:del>
      <w:del w:id="27138" w:author="PR Preview" w:date="2026-01-01T00:00:00Z">
        <w:r>
          <w:delText xml:space="preserve"> </w:delText>
        </w:r>
      </w:del>
      <m:oMath>
        <m:r>
          <m:t>W</m:t>
        </m:r>
      </m:oMath>
      <w:del w:id="27139" w:author="PR Preview" w:date="2026-01-01T00:00:00Z">
        <w:r>
          <w:delText xml:space="preserve"> </w:delText>
        </w:r>
      </w:del>
      <w:del w:id="27140" w:author="PR Preview" w:date="2026-01-01T00:00:00Z">
        <w:r>
          <w:delText xml:space="preserve">are finite-dimensional spaces equipped with their standard orthonormal bases,</w:delText>
        </w:r>
      </w:del>
      <w:del w:id="27141" w:author="PR Preview" w:date="2026-01-01T00:00:00Z">
        <w:r>
          <w:delText xml:space="preserve"> </w:delText>
        </w:r>
      </w:del>
      <w:del w:id="27142" w:author="PR Preview" w:date="2026-01-01T00:00:00Z">
        <w:r>
          <w:delText xml:space="preserve">the matrix representing the adjoint operator</w:delText>
        </w:r>
      </w:del>
      <w:del w:id="27143" w:author="PR Preview" w:date="2026-01-01T00:00:00Z">
        <w:r>
          <w:delText xml:space="preserve"> </w:delText>
        </w:r>
      </w:del>
      <m:oMath>
        <m:sSup>
          <m:e>
            <m:r>
              <m:t>T</m:t>
            </m:r>
          </m:e>
          <m:sup>
            <m:r>
              <m:rPr>
                <m:sty m:val="p"/>
              </m:rPr>
              <m:t>*</m:t>
            </m:r>
          </m:sup>
        </m:sSup>
      </m:oMath>
      <w:del w:id="27144" w:author="PR Preview" w:date="2026-01-01T00:00:00Z">
        <w:r>
          <w:delText xml:space="preserve"> </w:delText>
        </w:r>
      </w:del>
      <w:del w:id="27145" w:author="PR Preview" w:date="2026-01-01T00:00:00Z">
        <w:r>
          <w:delText xml:space="preserve">is precisely the Hermitian adjoint matrix</w:delText>
        </w:r>
      </w:del>
      <w:del w:id="27146" w:author="PR Preview" w:date="2026-01-01T00:00:00Z">
        <w:r>
          <w:delText xml:space="preserve"> </w:delText>
        </w:r>
      </w:del>
      <m:oMath>
        <m:sSup>
          <m:e>
            <m:r>
              <m:rPr>
                <m:sty m:val="bi"/>
              </m:rPr>
              <m:t>A</m:t>
            </m:r>
          </m:e>
          <m:sup>
            <m:r>
              <m:rPr>
                <m:scr m:val="sans-serif"/>
                <m:sty m:val="p"/>
              </m:rPr>
              <m:t>H</m:t>
            </m:r>
          </m:sup>
        </m:sSup>
      </m:oMath>
      <w:del w:id="27147" w:author="PR Preview" w:date="2026-01-01T00:00:00Z">
        <w:r>
          <w:delText xml:space="preserve"> </w:delText>
        </w:r>
      </w:del>
      <w:del w:id="27148" w:author="PR Preview" w:date="2026-01-01T00:00:00Z">
        <w:r>
          <w:delText xml:space="preserve">(</w:delText>
        </w:r>
      </w:del>
      <w:del w:id="27149" w:author="PR Preview" w:date="2026-01-01T00:00:00Z">
        <w:r>
          <w:delText xml:space="preserve">Axler (2024, Proposition 7.9, p. 231)</w:delText>
        </w:r>
      </w:del>
      <w:del w:id="27150" w:author="PR Preview" w:date="2026-01-01T00:00:00Z">
        <w:r>
          <w:delText xml:space="preserve">).</w:delText>
        </w:r>
      </w:del>
    </w:p>
    <w:p>
      <w:pPr>
        <w:pStyle w:val="BodyText"/>
      </w:pPr>
      <w:del w:id="27151" w:author="PR Preview" w:date="2026-01-01T00:00:00Z">
        <w:r>
          <w:rPr>
            <w:b/>
            <w:bCs/>
          </w:rPr>
          <w:delText xml:space="preserve">Theorem 118 (</w:delText>
        </w:r>
      </w:del>
      <m:oMath>
        <m:sSup>
          <m:e>
            <m:acc>
              <m:accPr>
                <m:chr m:val="̃"/>
              </m:accPr>
              <m:e>
                <m:r>
                  <m:t>z</m:t>
                </m:r>
              </m:e>
            </m:acc>
          </m:e>
          <m:sup>
            <m:r>
              <m:rPr>
                <m:scr m:val="sans-serif"/>
                <m:sty m:val="p"/>
              </m:rPr>
              <m:t>H</m:t>
            </m:r>
          </m:sup>
        </m:sSup>
        <m:acc>
          <m:accPr>
            <m:chr m:val="̃"/>
          </m:accPr>
          <m:e>
            <m:r>
              <m:t>z</m:t>
            </m:r>
          </m:e>
        </m:acc>
      </m:oMath>
      <w:del w:id="27152" w:author="PR Preview" w:date="2026-01-01T00:00:00Z">
        <w:r>
          <w:rPr>
            <w:b/>
            <w:bCs/>
          </w:rPr>
          <w:delText xml:space="preserve"> </w:delText>
        </w:r>
      </w:del>
      <w:del w:id="27153" w:author="PR Preview" w:date="2026-01-01T00:00:00Z">
        <w:r>
          <w:rPr>
            <w:b/>
            <w:bCs/>
          </w:rPr>
          <w:delText xml:space="preserve">is a sum of squared absolute values)</w:delText>
        </w:r>
      </w:del>
      <w:del w:id="27154" w:author="PR Preview" w:date="2026-01-01T00:00:00Z">
        <w:r>
          <w:delText xml:space="preserve"> </w:delText>
        </w:r>
      </w:del>
      <w:del w:id="27155" w:author="PR Preview" w:date="2026-01-01T00:00:00Z">
        <w:r>
          <w:delText xml:space="preserve">For every</w:delText>
        </w:r>
      </w:del>
      <w:del w:id="27156" w:author="PR Preview" w:date="2026-01-01T00:00:00Z">
        <w:r>
          <w:delText xml:space="preserve"> </w:delText>
        </w:r>
      </w:del>
      <m:oMath>
        <m:acc>
          <m:accPr>
            <m:chr m:val="̃"/>
          </m:accPr>
          <m:e>
            <m:r>
              <m:t>z</m:t>
            </m:r>
          </m:e>
        </m:acc>
        <m:r>
          <m:rPr>
            <m:sty m:val="p"/>
          </m:rPr>
          <m:t>∈</m:t>
        </m:r>
        <m:sSup>
          <m:e>
            <m:r>
              <m:rPr>
                <m:scr m:val="double-struck"/>
                <m:sty m:val="p"/>
              </m:rPr>
              <m:t>C</m:t>
            </m:r>
          </m:e>
          <m:sup>
            <m:r>
              <m:t>p</m:t>
            </m:r>
          </m:sup>
        </m:sSup>
      </m:oMath>
      <w:del w:id="27157" w:author="PR Preview" w:date="2026-01-01T00:00:00Z">
        <w:r>
          <w:delText xml:space="preserve">,</w:delText>
        </w:r>
      </w:del>
    </w:p>
    <w:p>
      <w:pPr>
        <w:pStyle w:val="BodyText"/>
      </w:pPr>
      <w:ins w:id="27158" w:author="PR Preview" w:date="2026-01-01T00:00:00Z">
        <w:r>
          <w:rPr>
            <w:b/>
            <w:bCs/>
          </w:rPr>
          <w:t xml:space="preserve">Theorem 118 (The adjoint property for inner products)</w:t>
        </w:r>
      </w:ins>
      <w:ins w:id="27159" w:author="PR Preview" w:date="2026-01-01T00:00:00Z">
        <w:r>
          <w:t xml:space="preserve"> </w:t>
        </w:r>
      </w:ins>
      <w:ins w:id="27160" w:author="PR Preview" w:date="2026-01-01T00:00:00Z">
        <w:r>
          <w:t xml:space="preserve">Let</w:t>
        </w:r>
      </w:ins>
      <w:ins w:id="27161" w:author="PR Preview" w:date="2026-01-01T00:00:00Z">
        <w:r>
          <w:t xml:space="preserve"> </w:t>
        </w:r>
      </w:ins>
      <m:oMath>
        <m:r>
          <m:rPr>
            <m:sty m:val="bi"/>
          </m:rPr>
          <m:t>A</m:t>
        </m:r>
      </m:oMath>
      <w:ins w:id="27162" w:author="PR Preview" w:date="2026-01-01T00:00:00Z">
        <w:r>
          <w:t xml:space="preserve"> </w:t>
        </w:r>
      </w:ins>
      <w:ins w:id="27163" w:author="PR Preview" w:date="2026-01-01T00:00:00Z">
        <w:r>
          <w:t xml:space="preserve">be an</w:t>
        </w:r>
      </w:ins>
      <w:ins w:id="27164" w:author="PR Preview" w:date="2026-01-01T00:00:00Z">
        <w:r>
          <w:t xml:space="preserve"> </w:t>
        </w:r>
      </w:ins>
      <m:oMath>
        <m:r>
          <m:t>m</m:t>
        </m:r>
        <m:r>
          <m:rPr>
            <m:sty m:val="p"/>
          </m:rPr>
          <m:t>×</m:t>
        </m:r>
        <m:r>
          <m:t>n</m:t>
        </m:r>
      </m:oMath>
      <w:ins w:id="27165" w:author="PR Preview" w:date="2026-01-01T00:00:00Z">
        <w:r>
          <w:t xml:space="preserve"> </w:t>
        </w:r>
      </w:ins>
      <w:ins w:id="27166" w:author="PR Preview" w:date="2026-01-01T00:00:00Z">
        <w:r>
          <w:t xml:space="preserve">complex matrix.</w:t>
        </w:r>
      </w:ins>
      <w:ins w:id="27167" w:author="PR Preview" w:date="2026-01-01T00:00:00Z">
        <w:r>
          <w:t xml:space="preserve"> </w:t>
        </w:r>
      </w:ins>
      <w:ins w:id="27168" w:author="PR Preview" w:date="2026-01-01T00:00:00Z">
        <w:r>
          <w:t xml:space="preserve">Under the standard inner product on complex Euclidean space,</w:t>
        </w:r>
      </w:ins>
      <w:ins w:id="27169" w:author="PR Preview" w:date="2026-01-01T00:00:00Z">
        <w:r>
          <w:t xml:space="preserve"> </w:t>
        </w:r>
      </w:ins>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ins w:id="27170" w:author="PR Preview" w:date="2026-01-01T00:00:00Z">
        <w:r>
          <w:t xml:space="preserve">,</w:t>
        </w:r>
      </w:ins>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44"/>
    <w:p>
      <w:pPr>
        <w:pStyle w:val="FirstParagraph"/>
      </w:pPr>
      <w:ins w:id="27171" w:author="PR Preview" w:date="2026-01-01T00:00:00Z">
        <w:r>
          <w:rPr>
            <w:i/>
            <w:iCs/>
          </w:rPr>
          <w:t xml:space="preserve">Proof</w:t>
        </w:r>
      </w:ins>
      <w:ins w:id="27172" w:author="PR Preview" w:date="2026-01-01T00:00:00Z">
        <w:r>
          <w:t xml:space="preserve">. </w:t>
        </w:r>
      </w:ins>
      <w:ins w:id="27173" w:author="PR Preview" w:date="2026-01-01T00:00:00Z">
        <w:r>
          <w:t xml:space="preserve">By the definition of the standard complex inner product and the product rule for the Hermitian adjoint (</w:t>
        </w:r>
      </w:ins>
      <w:hyperlink w:anchor="thm-hermitian-adjoint-properties">
        <w:ins w:id="27174" w:author="PR Preview" w:date="2026-01-01T00:00:00Z">
          <w:r>
            <w:rPr>
              <w:rStyle w:val="Hyperlink"/>
            </w:rPr>
            <w:t xml:space="preserve">Theorem 117</w:t>
          </w:r>
        </w:ins>
      </w:hyperlink>
      <w:ins w:id="27175" w:author="PR Preview" w:date="2026-01-01T00:00:00Z">
        <w:r>
          <w:t xml:space="preserve">):</w:t>
        </w:r>
      </w:ins>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117</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45" w:name="rem-adjoint-name"/>
    <w:p>
      <w:pPr>
        <w:pStyle w:val="FirstParagraph"/>
      </w:pPr>
      <w:ins w:id="27176" w:author="PR Preview" w:date="2026-01-01T00:00:00Z">
        <w:r>
          <w:rPr>
            <w:i/>
            <w:iCs/>
          </w:rPr>
          <w:t xml:space="preserve">Remark 52</w:t>
        </w:r>
      </w:ins>
      <w:ins w:id="27177" w:author="PR Preview" w:date="2026-01-01T00:00:00Z">
        <w:r>
          <w:t xml:space="preserve"> (Where the name</w:t>
        </w:r>
      </w:ins>
      <w:ins w:id="27178" w:author="PR Preview" w:date="2026-01-01T00:00:00Z">
        <w:r>
          <w:t xml:space="preserve"> </w:t>
        </w:r>
      </w:ins>
      <w:ins w:id="27179" w:author="PR Preview" w:date="2026-01-01T00:00:00Z">
        <w:r>
          <w:t xml:space="preserve">“adjoint”</w:t>
        </w:r>
      </w:ins>
      <w:ins w:id="27180" w:author="PR Preview" w:date="2026-01-01T00:00:00Z">
        <w:r>
          <w:t xml:space="preserve"> </w:t>
        </w:r>
      </w:ins>
      <w:ins w:id="27181" w:author="PR Preview" w:date="2026-01-01T00:00:00Z">
        <w:r>
          <w:t xml:space="preserve">comes from). </w:t>
        </w:r>
      </w:ins>
      <w:ins w:id="27182" w:author="PR Preview" w:date="2026-01-01T00:00:00Z">
        <w:r>
          <w:t xml:space="preserve">This identity is the origin of the name</w:t>
        </w:r>
      </w:ins>
      <w:ins w:id="27183" w:author="PR Preview" w:date="2026-01-01T00:00:00Z">
        <w:r>
          <w:t xml:space="preserve"> </w:t>
        </w:r>
      </w:ins>
      <w:ins w:id="27184" w:author="PR Preview" w:date="2026-01-01T00:00:00Z">
        <w:r>
          <w:rPr>
            <w:b/>
            <w:bCs/>
          </w:rPr>
          <w:t xml:space="preserve">adjoint</w:t>
        </w:r>
      </w:ins>
      <w:ins w:id="27185" w:author="PR Preview" w:date="2026-01-01T00:00:00Z">
        <w:r>
          <w:t xml:space="preserve">:</w:t>
        </w:r>
      </w:ins>
      <w:ins w:id="27186" w:author="PR Preview" w:date="2026-01-01T00:00:00Z">
        <w:r>
          <w:t xml:space="preserve"> </w:t>
        </w:r>
      </w:ins>
      <w:ins w:id="27187" w:author="PR Preview" w:date="2026-01-01T00:00:00Z">
        <w:r>
          <w:t xml:space="preserve">in functional analysis and operator theory,</w:t>
        </w:r>
      </w:ins>
      <w:ins w:id="27188" w:author="PR Preview" w:date="2026-01-01T00:00:00Z">
        <w:r>
          <w:t xml:space="preserve"> </w:t>
        </w:r>
      </w:ins>
      <w:ins w:id="27189" w:author="PR Preview" w:date="2026-01-01T00:00:00Z">
        <w:r>
          <w:t xml:space="preserve">the</w:t>
        </w:r>
      </w:ins>
      <w:ins w:id="27190" w:author="PR Preview" w:date="2026-01-01T00:00:00Z">
        <w:r>
          <w:t xml:space="preserve"> </w:t>
        </w:r>
      </w:ins>
      <w:ins w:id="27191" w:author="PR Preview" w:date="2026-01-01T00:00:00Z">
        <w:r>
          <w:rPr>
            <w:i/>
            <w:iCs/>
          </w:rPr>
          <w:t xml:space="preserve">adjoint</w:t>
        </w:r>
      </w:ins>
      <w:ins w:id="27192" w:author="PR Preview" w:date="2026-01-01T00:00:00Z">
        <w:r>
          <w:t xml:space="preserve"> </w:t>
        </w:r>
      </w:ins>
      <w:ins w:id="27193" w:author="PR Preview" w:date="2026-01-01T00:00:00Z">
        <w:r>
          <w:t xml:space="preserve">of a linear map</w:t>
        </w:r>
      </w:ins>
      <w:ins w:id="27194" w:author="PR Preview" w:date="2026-01-01T00:00:00Z">
        <w:r>
          <w:t xml:space="preserve"> </w:t>
        </w:r>
      </w:ins>
      <m:oMath>
        <m:r>
          <m:t>T</m:t>
        </m:r>
        <m:r>
          <m:rPr>
            <m:sty m:val="p"/>
          </m:rPr>
          <m:t>:</m:t>
        </m:r>
        <m:r>
          <m:t>V</m:t>
        </m:r>
        <m:r>
          <m:rPr>
            <m:sty m:val="p"/>
          </m:rPr>
          <m:t>→</m:t>
        </m:r>
        <m:r>
          <m:t>W</m:t>
        </m:r>
      </m:oMath>
      <w:ins w:id="27195" w:author="PR Preview" w:date="2026-01-01T00:00:00Z">
        <w:r>
          <w:t xml:space="preserve"> </w:t>
        </w:r>
      </w:ins>
      <w:ins w:id="27196" w:author="PR Preview" w:date="2026-01-01T00:00:00Z">
        <w:r>
          <w:t xml:space="preserve">between inner product spaces is defined as the unique operator</w:t>
        </w:r>
      </w:ins>
      <w:ins w:id="27197" w:author="PR Preview" w:date="2026-01-01T00:00:00Z">
        <w:r>
          <w:t xml:space="preserve"> </w:t>
        </w:r>
      </w:ins>
      <m:oMath>
        <m:sSup>
          <m:e>
            <m:r>
              <m:t>T</m:t>
            </m:r>
          </m:e>
          <m:sup>
            <m:r>
              <m:rPr>
                <m:sty m:val="p"/>
              </m:rPr>
              <m:t>*</m:t>
            </m:r>
          </m:sup>
        </m:sSup>
        <m:r>
          <m:rPr>
            <m:sty m:val="p"/>
          </m:rPr>
          <m:t>:</m:t>
        </m:r>
        <m:r>
          <m:t>W</m:t>
        </m:r>
        <m:r>
          <m:rPr>
            <m:sty m:val="p"/>
          </m:rPr>
          <m:t>→</m:t>
        </m:r>
        <m:r>
          <m:t>V</m:t>
        </m:r>
      </m:oMath>
      <w:ins w:id="27198" w:author="PR Preview" w:date="2026-01-01T00:00:00Z">
        <w:r>
          <w:t xml:space="preserve"> </w:t>
        </w:r>
      </w:ins>
      <w:ins w:id="27199" w:author="PR Preview" w:date="2026-01-01T00:00:00Z">
        <w:r>
          <w:t xml:space="preserve">satisfying</w:t>
        </w:r>
      </w:ins>
      <w:ins w:id="27200" w:author="PR Preview" w:date="2026-01-01T00:00:00Z">
        <w:r>
          <w:t xml:space="preserve"> </w:t>
        </w:r>
      </w:ins>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ins w:id="27201" w:author="PR Preview" w:date="2026-01-01T00:00:00Z">
        <w:r>
          <w:t xml:space="preserve"> </w:t>
        </w:r>
      </w:ins>
      <w:ins w:id="27202" w:author="PR Preview" w:date="2026-01-01T00:00:00Z">
        <w:r>
          <w:t xml:space="preserve">(</w:t>
        </w:r>
      </w:ins>
      <w:ins w:id="27203" w:author="PR Preview" w:date="2026-01-01T00:00:00Z">
        <w:r>
          <w:t xml:space="preserve">Axler (2024, Definition 7.1, p. 226)</w:t>
        </w:r>
      </w:ins>
      <w:ins w:id="27204" w:author="PR Preview" w:date="2026-01-01T00:00:00Z">
        <w:r>
          <w:t xml:space="preserve">).</w:t>
        </w:r>
      </w:ins>
      <w:ins w:id="27205" w:author="PR Preview" w:date="2026-01-01T00:00:00Z">
        <w:r>
          <w:t xml:space="preserve"> </w:t>
        </w:r>
      </w:ins>
      <w:ins w:id="27206" w:author="PR Preview" w:date="2026-01-01T00:00:00Z">
        <w:r>
          <w:t xml:space="preserve">When</w:t>
        </w:r>
      </w:ins>
      <w:ins w:id="27207" w:author="PR Preview" w:date="2026-01-01T00:00:00Z">
        <w:r>
          <w:t xml:space="preserve"> </w:t>
        </w:r>
      </w:ins>
      <m:oMath>
        <m:r>
          <m:t>V</m:t>
        </m:r>
      </m:oMath>
      <w:ins w:id="27208" w:author="PR Preview" w:date="2026-01-01T00:00:00Z">
        <w:r>
          <w:t xml:space="preserve"> </w:t>
        </w:r>
      </w:ins>
      <w:ins w:id="27209" w:author="PR Preview" w:date="2026-01-01T00:00:00Z">
        <w:r>
          <w:t xml:space="preserve">and</w:t>
        </w:r>
      </w:ins>
      <w:ins w:id="27210" w:author="PR Preview" w:date="2026-01-01T00:00:00Z">
        <w:r>
          <w:t xml:space="preserve"> </w:t>
        </w:r>
      </w:ins>
      <m:oMath>
        <m:r>
          <m:t>W</m:t>
        </m:r>
      </m:oMath>
      <w:ins w:id="27211" w:author="PR Preview" w:date="2026-01-01T00:00:00Z">
        <w:r>
          <w:t xml:space="preserve"> </w:t>
        </w:r>
      </w:ins>
      <w:ins w:id="27212" w:author="PR Preview" w:date="2026-01-01T00:00:00Z">
        <w:r>
          <w:t xml:space="preserve">are finite-dimensional spaces equipped with their standard orthonormal bases,</w:t>
        </w:r>
      </w:ins>
      <w:ins w:id="27213" w:author="PR Preview" w:date="2026-01-01T00:00:00Z">
        <w:r>
          <w:t xml:space="preserve"> </w:t>
        </w:r>
      </w:ins>
      <w:ins w:id="27214" w:author="PR Preview" w:date="2026-01-01T00:00:00Z">
        <w:r>
          <w:t xml:space="preserve">the matrix representing the adjoint operator</w:t>
        </w:r>
      </w:ins>
      <w:ins w:id="27215" w:author="PR Preview" w:date="2026-01-01T00:00:00Z">
        <w:r>
          <w:t xml:space="preserve"> </w:t>
        </w:r>
      </w:ins>
      <m:oMath>
        <m:sSup>
          <m:e>
            <m:r>
              <m:t>T</m:t>
            </m:r>
          </m:e>
          <m:sup>
            <m:r>
              <m:rPr>
                <m:sty m:val="p"/>
              </m:rPr>
              <m:t>*</m:t>
            </m:r>
          </m:sup>
        </m:sSup>
      </m:oMath>
      <w:ins w:id="27216" w:author="PR Preview" w:date="2026-01-01T00:00:00Z">
        <w:r>
          <w:t xml:space="preserve"> </w:t>
        </w:r>
      </w:ins>
      <w:ins w:id="27217" w:author="PR Preview" w:date="2026-01-01T00:00:00Z">
        <w:r>
          <w:t xml:space="preserve">is precisely the Hermitian adjoint matrix</w:t>
        </w:r>
      </w:ins>
      <w:ins w:id="27218" w:author="PR Preview" w:date="2026-01-01T00:00:00Z">
        <w:r>
          <w:t xml:space="preserve"> </w:t>
        </w:r>
      </w:ins>
      <m:oMath>
        <m:sSup>
          <m:e>
            <m:r>
              <m:rPr>
                <m:sty m:val="bi"/>
              </m:rPr>
              <m:t>A</m:t>
            </m:r>
          </m:e>
          <m:sup>
            <m:r>
              <m:rPr>
                <m:scr m:val="sans-serif"/>
                <m:sty m:val="p"/>
              </m:rPr>
              <m:t>H</m:t>
            </m:r>
          </m:sup>
        </m:sSup>
      </m:oMath>
      <w:ins w:id="27219" w:author="PR Preview" w:date="2026-01-01T00:00:00Z">
        <w:r>
          <w:t xml:space="preserve"> </w:t>
        </w:r>
      </w:ins>
      <w:ins w:id="27220" w:author="PR Preview" w:date="2026-01-01T00:00:00Z">
        <w:r>
          <w:t xml:space="preserve">(</w:t>
        </w:r>
      </w:ins>
      <w:ins w:id="27221" w:author="PR Preview" w:date="2026-01-01T00:00:00Z">
        <w:r>
          <w:t xml:space="preserve">Axler (2024, Proposition 7.9, p. 231)</w:t>
        </w:r>
      </w:ins>
      <w:ins w:id="27222" w:author="PR Preview" w:date="2026-01-01T00:00:00Z">
        <w:r>
          <w:t xml:space="preserve">).</w:t>
        </w:r>
      </w:ins>
    </w:p>
    <w:bookmarkEnd w:id="645"/>
    <w:bookmarkStart w:id="646" w:name="thm-zhz-sum-squares"/>
    <w:p>
      <w:pPr>
        <w:pStyle w:val="BodyText"/>
      </w:pPr>
      <w:ins w:id="27223" w:author="PR Preview" w:date="2026-01-01T00:00:00Z">
        <w:r>
          <w:rPr>
            <w:b/>
            <w:bCs/>
          </w:rPr>
          <w:t xml:space="preserve">Theorem 119 (</w:t>
        </w:r>
      </w:ins>
      <m:oMath>
        <m:sSup>
          <m:e>
            <m:acc>
              <m:accPr>
                <m:chr m:val="̃"/>
              </m:accPr>
              <m:e>
                <m:r>
                  <m:t>z</m:t>
                </m:r>
              </m:e>
            </m:acc>
          </m:e>
          <m:sup>
            <m:r>
              <m:rPr>
                <m:scr m:val="sans-serif"/>
                <m:sty m:val="p"/>
              </m:rPr>
              <m:t>H</m:t>
            </m:r>
          </m:sup>
        </m:sSup>
        <m:acc>
          <m:accPr>
            <m:chr m:val="̃"/>
          </m:accPr>
          <m:e>
            <m:r>
              <m:t>z</m:t>
            </m:r>
          </m:e>
        </m:acc>
      </m:oMath>
      <w:ins w:id="27224" w:author="PR Preview" w:date="2026-01-01T00:00:00Z">
        <w:r>
          <w:rPr>
            <w:b/>
            <w:bCs/>
          </w:rPr>
          <w:t xml:space="preserve"> </w:t>
        </w:r>
      </w:ins>
      <w:ins w:id="27225" w:author="PR Preview" w:date="2026-01-01T00:00:00Z">
        <w:r>
          <w:rPr>
            <w:b/>
            <w:bCs/>
          </w:rPr>
          <w:t xml:space="preserve">is a sum of squared absolute values)</w:t>
        </w:r>
      </w:ins>
      <w:ins w:id="27226" w:author="PR Preview" w:date="2026-01-01T00:00:00Z">
        <w:r>
          <w:t xml:space="preserve"> </w:t>
        </w:r>
      </w:ins>
      <w:ins w:id="27227" w:author="PR Preview" w:date="2026-01-01T00:00:00Z">
        <w:r>
          <w:t xml:space="preserve">For every</w:t>
        </w:r>
      </w:ins>
      <w:ins w:id="27228" w:author="PR Preview" w:date="2026-01-01T00:00:00Z">
        <w:r>
          <w:t xml:space="preserve"> </w:t>
        </w:r>
      </w:ins>
      <m:oMath>
        <m:acc>
          <m:accPr>
            <m:chr m:val="̃"/>
          </m:accPr>
          <m:e>
            <m:r>
              <m:t>z</m:t>
            </m:r>
          </m:e>
        </m:acc>
        <m:r>
          <m:rPr>
            <m:sty m:val="p"/>
          </m:rPr>
          <m:t>∈</m:t>
        </m:r>
        <m:sSup>
          <m:e>
            <m:r>
              <m:rPr>
                <m:scr m:val="double-struck"/>
                <m:sty m:val="p"/>
              </m:rPr>
              <m:t>C</m:t>
            </m:r>
          </m:e>
          <m:sup>
            <m:r>
              <m:t>p</m:t>
            </m:r>
          </m:sup>
        </m:sSup>
      </m:oMath>
      <w:ins w:id="27229" w:author="PR Preview" w:date="2026-01-01T00:00:00Z">
        <w:r>
          <w:t xml:space="preserve">,</w:t>
        </w:r>
      </w:ins>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46"/>
    <w:p>
      <w:pPr>
        <w:pStyle w:val="BodyText"/>
      </w:pPr>
      <w:r>
        <w:rPr>
          <w:i/>
          <w:iCs/>
        </w:rPr>
        <w:t xml:space="preserve">Proof</w:t>
      </w:r>
      <w:r>
        <w:t xml:space="preserve">. </w:t>
      </w:r>
      <w:r>
        <w:t xml:space="preserve">The last step uses the</w:t>
      </w:r>
      <w:r>
        <w:t xml:space="preserve"> </w:t>
      </w:r>
      <w:hyperlink r:id="rId647">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112</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48">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49" w:name="exm-zhz-sum-squares"/>
    <w:p>
      <w:pPr>
        <w:pStyle w:val="BodyText"/>
      </w:pPr>
      <w:del w:id="27230" w:author="PR Preview" w:date="2026-01-01T00:00:00Z">
        <w:r>
          <w:rPr>
            <w:b/>
            <w:bCs/>
          </w:rPr>
          <w:delText xml:space="preserve">Example 208 (Computing</w:delText>
        </w:r>
      </w:del>
      <w:del w:id="27231" w:author="PR Preview" w:date="2026-01-01T00:00:00Z">
        <w:r>
          <w:rPr>
            <w:b/>
            <w:bCs/>
          </w:rPr>
          <w:delText xml:space="preserve"> </w:delText>
        </w:r>
      </w:del>
      <m:oMath>
        <m:sSup>
          <m:e>
            <m:acc>
              <m:accPr>
                <m:chr m:val="̃"/>
              </m:accPr>
              <m:e>
                <m:r>
                  <m:t>z</m:t>
                </m:r>
              </m:e>
            </m:acc>
          </m:e>
          <m:sup>
            <m:r>
              <m:rPr>
                <m:scr m:val="sans-serif"/>
                <m:sty m:val="p"/>
              </m:rPr>
              <m:t>H</m:t>
            </m:r>
          </m:sup>
        </m:sSup>
        <m:acc>
          <m:accPr>
            <m:chr m:val="̃"/>
          </m:accPr>
          <m:e>
            <m:r>
              <m:t>z</m:t>
            </m:r>
          </m:e>
        </m:acc>
      </m:oMath>
      <w:del w:id="27232" w:author="PR Preview" w:date="2026-01-01T00:00:00Z">
        <w:r>
          <w:rPr>
            <w:b/>
            <w:bCs/>
          </w:rPr>
          <w:delText xml:space="preserve">)</w:delText>
        </w:r>
      </w:del>
      <w:del w:id="27233" w:author="PR Preview" w:date="2026-01-01T00:00:00Z">
        <w:r>
          <w:delText xml:space="preserve"> </w:delText>
        </w:r>
      </w:del>
      <w:del w:id="27234" w:author="PR Preview" w:date="2026-01-01T00:00:00Z">
        <w:r>
          <w:delText xml:space="preserve">Let</w:delText>
        </w:r>
      </w:del>
      <w:del w:id="27235" w:author="PR Preview" w:date="2026-01-01T00:00:00Z">
        <w:r>
          <w:delText xml:space="preserve"> </w:delText>
        </w:r>
      </w:del>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del w:id="27236" w:author="PR Preview" w:date="2026-01-01T00:00:00Z">
        <w:r>
          <w:delText xml:space="preserve">.</w:delText>
        </w:r>
      </w:del>
      <w:del w:id="27237" w:author="PR Preview" w:date="2026-01-01T00:00:00Z">
        <w:r>
          <w:delText xml:space="preserve"> </w:delText>
        </w:r>
      </w:del>
      <w:del w:id="27238" w:author="PR Preview" w:date="2026-01-01T00:00:00Z">
        <w:r>
          <w:delText xml:space="preserve">By</w:delText>
        </w:r>
      </w:del>
      <w:del w:id="27239" w:author="PR Preview" w:date="2026-01-01T00:00:00Z">
        <w:r>
          <w:delText xml:space="preserve"> </w:delText>
        </w:r>
      </w:del>
      <w:hyperlink w:anchor="thm-zhz-sum-squares">
        <w:del w:id="27240" w:author="PR Preview" w:date="2026-01-01T00:00:00Z">
          <w:r>
            <w:rPr>
              <w:rStyle w:val="Hyperlink"/>
            </w:rPr>
            <w:delText xml:space="preserve">Theorem 118</w:delText>
          </w:r>
        </w:del>
      </w:hyperlink>
      <w:del w:id="27241" w:author="PR Preview" w:date="2026-01-01T00:00:00Z">
        <w:r>
          <w:delText xml:space="preserve">,</w:delText>
        </w:r>
      </w:del>
    </w:p>
    <w:p>
      <w:pPr>
        <w:pStyle w:val="BodyText"/>
      </w:pPr>
      <w:ins w:id="27242" w:author="PR Preview" w:date="2026-01-01T00:00:00Z">
        <w:r>
          <w:rPr>
            <w:b/>
            <w:bCs/>
          </w:rPr>
          <w:t xml:space="preserve">Example 211 (Computing</w:t>
        </w:r>
      </w:ins>
      <w:ins w:id="27243" w:author="PR Preview" w:date="2026-01-01T00:00:00Z">
        <w:r>
          <w:rPr>
            <w:b/>
            <w:bCs/>
          </w:rPr>
          <w:t xml:space="preserve"> </w:t>
        </w:r>
      </w:ins>
      <m:oMath>
        <m:sSup>
          <m:e>
            <m:acc>
              <m:accPr>
                <m:chr m:val="̃"/>
              </m:accPr>
              <m:e>
                <m:r>
                  <m:t>z</m:t>
                </m:r>
              </m:e>
            </m:acc>
          </m:e>
          <m:sup>
            <m:r>
              <m:rPr>
                <m:scr m:val="sans-serif"/>
                <m:sty m:val="p"/>
              </m:rPr>
              <m:t>H</m:t>
            </m:r>
          </m:sup>
        </m:sSup>
        <m:acc>
          <m:accPr>
            <m:chr m:val="̃"/>
          </m:accPr>
          <m:e>
            <m:r>
              <m:t>z</m:t>
            </m:r>
          </m:e>
        </m:acc>
      </m:oMath>
      <w:ins w:id="27244" w:author="PR Preview" w:date="2026-01-01T00:00:00Z">
        <w:r>
          <w:rPr>
            <w:b/>
            <w:bCs/>
          </w:rPr>
          <w:t xml:space="preserve">)</w:t>
        </w:r>
      </w:ins>
      <w:ins w:id="27245" w:author="PR Preview" w:date="2026-01-01T00:00:00Z">
        <w:r>
          <w:t xml:space="preserve"> </w:t>
        </w:r>
      </w:ins>
      <w:ins w:id="27246" w:author="PR Preview" w:date="2026-01-01T00:00:00Z">
        <w:r>
          <w:t xml:space="preserve">Let</w:t>
        </w:r>
      </w:ins>
      <w:ins w:id="27247" w:author="PR Preview" w:date="2026-01-01T00:00:00Z">
        <w:r>
          <w:t xml:space="preserve"> </w:t>
        </w:r>
      </w:ins>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ins w:id="27248" w:author="PR Preview" w:date="2026-01-01T00:00:00Z">
        <w:r>
          <w:t xml:space="preserve">.</w:t>
        </w:r>
      </w:ins>
      <w:ins w:id="27249" w:author="PR Preview" w:date="2026-01-01T00:00:00Z">
        <w:r>
          <w:t xml:space="preserve"> </w:t>
        </w:r>
      </w:ins>
      <w:ins w:id="27250" w:author="PR Preview" w:date="2026-01-01T00:00:00Z">
        <w:r>
          <w:t xml:space="preserve">By</w:t>
        </w:r>
      </w:ins>
      <w:ins w:id="27251" w:author="PR Preview" w:date="2026-01-01T00:00:00Z">
        <w:r>
          <w:t xml:space="preserve"> </w:t>
        </w:r>
      </w:ins>
      <w:hyperlink w:anchor="thm-zhz-sum-squares">
        <w:ins w:id="27252" w:author="PR Preview" w:date="2026-01-01T00:00:00Z">
          <w:r>
            <w:rPr>
              <w:rStyle w:val="Hyperlink"/>
            </w:rPr>
            <w:t xml:space="preserve">Theorem 119</w:t>
          </w:r>
        </w:ins>
      </w:hyperlink>
      <w:ins w:id="27253" w:author="PR Preview" w:date="2026-01-01T00:00:00Z">
        <w:r>
          <w:t xml:space="preserve">,</w:t>
        </w:r>
      </w:ins>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119</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49"/>
    <w:bookmarkStart w:id="650" w:name="exm-transpose-not-enough"/>
    <w:p>
      <w:pPr>
        <w:pStyle w:val="FirstParagraph"/>
      </w:pPr>
      <w:del w:id="27254" w:author="PR Preview" w:date="2026-01-01T00:00:00Z">
        <w:r>
          <w:rPr>
            <w:b/>
            <w:bCs/>
          </w:rPr>
          <w:delText xml:space="preserve">Example 209 (Why complex vectors use the conjugate transpose)</w:delText>
        </w:r>
      </w:del>
      <w:del w:id="27255" w:author="PR Preview" w:date="2026-01-01T00:00:00Z">
        <w:r>
          <w:delText xml:space="preserve"> </w:delText>
        </w:r>
      </w:del>
      <w:del w:id="27256" w:author="PR Preview" w:date="2026-01-01T00:00:00Z">
        <w:r>
          <w:delText xml:space="preserve">For a real vector</w:delText>
        </w:r>
      </w:del>
      <w:del w:id="27257" w:author="PR Preview" w:date="2026-01-01T00:00:00Z">
        <w:r>
          <w:delText xml:space="preserve"> </w:delText>
        </w:r>
      </w:del>
      <m:oMath>
        <m:acc>
          <m:accPr>
            <m:chr m:val="̃"/>
          </m:accPr>
          <m:e>
            <m:r>
              <m:t>x</m:t>
            </m:r>
          </m:e>
        </m:acc>
      </m:oMath>
      <w:del w:id="27258" w:author="PR Preview" w:date="2026-01-01T00:00:00Z">
        <w:r>
          <w:delText xml:space="preserve">,</w:delText>
        </w:r>
      </w:del>
      <w:del w:id="27259" w:author="PR Preview" w:date="2026-01-01T00:00:00Z">
        <w:r>
          <w:delText xml:space="preserve"> </w:delText>
        </w:r>
      </w:del>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del w:id="27260" w:author="PR Preview" w:date="2026-01-01T00:00:00Z">
        <w:r>
          <w:delText xml:space="preserve"> </w:delText>
        </w:r>
      </w:del>
      <w:del w:id="27261" w:author="PR Preview" w:date="2026-01-01T00:00:00Z">
        <w:r>
          <w:delText xml:space="preserve">is</w:delText>
        </w:r>
      </w:del>
      <w:del w:id="27262" w:author="PR Preview" w:date="2026-01-01T00:00:00Z">
        <w:r>
          <w:delText xml:space="preserve"> </w:delText>
        </w:r>
      </w:del>
      <m:oMath>
        <m:r>
          <m:t>0</m:t>
        </m:r>
      </m:oMath>
      <w:del w:id="27263" w:author="PR Preview" w:date="2026-01-01T00:00:00Z">
        <w:r>
          <w:delText xml:space="preserve"> </w:delText>
        </w:r>
      </w:del>
      <w:del w:id="27264" w:author="PR Preview" w:date="2026-01-01T00:00:00Z">
        <w:r>
          <w:delText xml:space="preserve">only when</w:delText>
        </w:r>
      </w:del>
      <w:del w:id="27265" w:author="PR Preview" w:date="2026-01-01T00:00:00Z">
        <w:r>
          <w:delText xml:space="preserve"> </w:delText>
        </w:r>
      </w:del>
      <m:oMath>
        <m:acc>
          <m:accPr>
            <m:chr m:val="̃"/>
          </m:accPr>
          <m:e>
            <m:r>
              <m:t>x</m:t>
            </m:r>
          </m:e>
        </m:acc>
      </m:oMath>
      <w:del w:id="27266" w:author="PR Preview" w:date="2026-01-01T00:00:00Z">
        <w:r>
          <w:delText xml:space="preserve"> </w:delText>
        </w:r>
      </w:del>
      <w:del w:id="27267" w:author="PR Preview" w:date="2026-01-01T00:00:00Z">
        <w:r>
          <w:delText xml:space="preserve">is the zero vector.</w:delText>
        </w:r>
      </w:del>
      <w:del w:id="27268" w:author="PR Preview" w:date="2026-01-01T00:00:00Z">
        <w:r>
          <w:delText xml:space="preserve"> </w:delText>
        </w:r>
      </w:del>
      <w:del w:id="27269" w:author="PR Preview" w:date="2026-01-01T00:00:00Z">
        <w:r>
          <w:delText xml:space="preserve">The same formula fails for complex vectors.</w:delText>
        </w:r>
      </w:del>
      <w:del w:id="27270" w:author="PR Preview" w:date="2026-01-01T00:00:00Z">
        <w:r>
          <w:delText xml:space="preserve"> </w:delText>
        </w:r>
      </w:del>
      <w:del w:id="27271" w:author="PR Preview" w:date="2026-01-01T00:00:00Z">
        <w:r>
          <w:delText xml:space="preserve">Let</w:delText>
        </w:r>
      </w:del>
      <w:del w:id="27272" w:author="PR Preview" w:date="2026-01-01T00:00:00Z">
        <w:r>
          <w:delText xml:space="preserve"> </w:delText>
        </w:r>
      </w:del>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del w:id="27273" w:author="PR Preview" w:date="2026-01-01T00:00:00Z">
        <w:r>
          <w:delText xml:space="preserve">. Then</w:delText>
        </w:r>
      </w:del>
    </w:p>
    <w:p>
      <w:pPr>
        <w:pStyle w:val="FirstParagraph"/>
      </w:pPr>
      <w:ins w:id="27274" w:author="PR Preview" w:date="2026-01-01T00:00:00Z">
        <w:r>
          <w:rPr>
            <w:b/>
            <w:bCs/>
          </w:rPr>
          <w:t xml:space="preserve">Example 212 (Why complex vectors use the conjugate transpose)</w:t>
        </w:r>
      </w:ins>
      <w:ins w:id="27275" w:author="PR Preview" w:date="2026-01-01T00:00:00Z">
        <w:r>
          <w:t xml:space="preserve"> </w:t>
        </w:r>
      </w:ins>
      <w:ins w:id="27276" w:author="PR Preview" w:date="2026-01-01T00:00:00Z">
        <w:r>
          <w:t xml:space="preserve">For a real vector</w:t>
        </w:r>
      </w:ins>
      <w:ins w:id="27277" w:author="PR Preview" w:date="2026-01-01T00:00:00Z">
        <w:r>
          <w:t xml:space="preserve"> </w:t>
        </w:r>
      </w:ins>
      <m:oMath>
        <m:acc>
          <m:accPr>
            <m:chr m:val="̃"/>
          </m:accPr>
          <m:e>
            <m:r>
              <m:t>x</m:t>
            </m:r>
          </m:e>
        </m:acc>
      </m:oMath>
      <w:ins w:id="27278" w:author="PR Preview" w:date="2026-01-01T00:00:00Z">
        <w:r>
          <w:t xml:space="preserve">,</w:t>
        </w:r>
      </w:ins>
      <w:ins w:id="27279" w:author="PR Preview" w:date="2026-01-01T00:00:00Z">
        <w:r>
          <w:t xml:space="preserve"> </w:t>
        </w:r>
      </w:ins>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ins w:id="27280" w:author="PR Preview" w:date="2026-01-01T00:00:00Z">
        <w:r>
          <w:t xml:space="preserve"> </w:t>
        </w:r>
      </w:ins>
      <w:ins w:id="27281" w:author="PR Preview" w:date="2026-01-01T00:00:00Z">
        <w:r>
          <w:t xml:space="preserve">is</w:t>
        </w:r>
      </w:ins>
      <w:ins w:id="27282" w:author="PR Preview" w:date="2026-01-01T00:00:00Z">
        <w:r>
          <w:t xml:space="preserve"> </w:t>
        </w:r>
      </w:ins>
      <m:oMath>
        <m:r>
          <m:t>0</m:t>
        </m:r>
      </m:oMath>
      <w:ins w:id="27283" w:author="PR Preview" w:date="2026-01-01T00:00:00Z">
        <w:r>
          <w:t xml:space="preserve"> </w:t>
        </w:r>
      </w:ins>
      <w:ins w:id="27284" w:author="PR Preview" w:date="2026-01-01T00:00:00Z">
        <w:r>
          <w:t xml:space="preserve">only when</w:t>
        </w:r>
      </w:ins>
      <w:ins w:id="27285" w:author="PR Preview" w:date="2026-01-01T00:00:00Z">
        <w:r>
          <w:t xml:space="preserve"> </w:t>
        </w:r>
      </w:ins>
      <m:oMath>
        <m:acc>
          <m:accPr>
            <m:chr m:val="̃"/>
          </m:accPr>
          <m:e>
            <m:r>
              <m:t>x</m:t>
            </m:r>
          </m:e>
        </m:acc>
      </m:oMath>
      <w:ins w:id="27286" w:author="PR Preview" w:date="2026-01-01T00:00:00Z">
        <w:r>
          <w:t xml:space="preserve"> </w:t>
        </w:r>
      </w:ins>
      <w:ins w:id="27287" w:author="PR Preview" w:date="2026-01-01T00:00:00Z">
        <w:r>
          <w:t xml:space="preserve">is the zero vector.</w:t>
        </w:r>
      </w:ins>
      <w:ins w:id="27288" w:author="PR Preview" w:date="2026-01-01T00:00:00Z">
        <w:r>
          <w:t xml:space="preserve"> </w:t>
        </w:r>
      </w:ins>
      <w:ins w:id="27289" w:author="PR Preview" w:date="2026-01-01T00:00:00Z">
        <w:r>
          <w:t xml:space="preserve">The same formula fails for complex vectors.</w:t>
        </w:r>
      </w:ins>
      <w:ins w:id="27290" w:author="PR Preview" w:date="2026-01-01T00:00:00Z">
        <w:r>
          <w:t xml:space="preserve"> </w:t>
        </w:r>
      </w:ins>
      <w:ins w:id="27291" w:author="PR Preview" w:date="2026-01-01T00:00:00Z">
        <w:r>
          <w:t xml:space="preserve">Let</w:t>
        </w:r>
      </w:ins>
      <w:ins w:id="27292" w:author="PR Preview" w:date="2026-01-01T00:00:00Z">
        <w:r>
          <w:t xml:space="preserve"> </w:t>
        </w:r>
      </w:ins>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ins w:id="27293" w:author="PR Preview" w:date="2026-01-01T00:00:00Z">
        <w:r>
          <w:t xml:space="preserve">. Then</w:t>
        </w:r>
      </w:ins>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112</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del w:id="27294" w:author="PR Preview" w:date="2026-01-01T00:00:00Z">
        <w:r>
          <w:delText xml:space="preserve">which is positive, as</w:delText>
        </w:r>
      </w:del>
      <w:del w:id="27295" w:author="PR Preview" w:date="2026-01-01T00:00:00Z">
        <w:r>
          <w:delText xml:space="preserve"> </w:delText>
        </w:r>
      </w:del>
      <w:hyperlink w:anchor="thm-zhz-sum-squares">
        <w:del w:id="27296" w:author="PR Preview" w:date="2026-01-01T00:00:00Z">
          <w:r>
            <w:rPr>
              <w:rStyle w:val="Hyperlink"/>
            </w:rPr>
            <w:delText xml:space="preserve">Theorem 118</w:delText>
          </w:r>
        </w:del>
      </w:hyperlink>
      <w:del w:id="27297" w:author="PR Preview" w:date="2026-01-01T00:00:00Z">
        <w:r>
          <w:delText xml:space="preserve"> </w:delText>
        </w:r>
      </w:del>
      <w:del w:id="27298" w:author="PR Preview" w:date="2026-01-01T00:00:00Z">
        <w:r>
          <w:delText xml:space="preserve">guarantees.</w:delText>
        </w:r>
      </w:del>
    </w:p>
    <w:p>
      <w:pPr>
        <w:pStyle w:val="BodyText"/>
      </w:pPr>
      <w:del w:id="27299" w:author="PR Preview" w:date="2026-01-01T00:00:00Z">
        <w:r>
          <w:rPr>
            <w:b/>
            <w:bCs/>
          </w:rPr>
          <w:delText xml:space="preserve">Definition 105 (Hermitian matrix (self-adjoint matrix))</w:delText>
        </w:r>
      </w:del>
      <w:del w:id="27300" w:author="PR Preview" w:date="2026-01-01T00:00:00Z">
        <w:r>
          <w:delText xml:space="preserve"> </w:delText>
        </w:r>
      </w:del>
      <w:del w:id="27301" w:author="PR Preview" w:date="2026-01-01T00:00:00Z">
        <w:r>
          <w:delText xml:space="preserve">A square complex matrix</w:delText>
        </w:r>
      </w:del>
      <w:del w:id="27302"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7303" w:author="PR Preview" w:date="2026-01-01T00:00:00Z">
        <w:r>
          <w:delText xml:space="preserve"> </w:delText>
        </w:r>
      </w:del>
      <w:del w:id="27304" w:author="PR Preview" w:date="2026-01-01T00:00:00Z">
        <w:r>
          <w:delText xml:space="preserve">is</w:delText>
        </w:r>
      </w:del>
      <w:del w:id="27305" w:author="PR Preview" w:date="2026-01-01T00:00:00Z">
        <w:r>
          <w:delText xml:space="preserve"> </w:delText>
        </w:r>
      </w:del>
      <w:del w:id="27306" w:author="PR Preview" w:date="2026-01-01T00:00:00Z">
        <w:r>
          <w:rPr>
            <w:b/>
            <w:bCs/>
          </w:rPr>
          <w:delText xml:space="preserve">Hermitian</w:delText>
        </w:r>
      </w:del>
      <w:del w:id="27307" w:author="PR Preview" w:date="2026-01-01T00:00:00Z">
        <w:r>
          <w:delText xml:space="preserve"> </w:delText>
        </w:r>
      </w:del>
      <w:del w:id="27308" w:author="PR Preview" w:date="2026-01-01T00:00:00Z">
        <w:r>
          <w:delText xml:space="preserve">(or</w:delText>
        </w:r>
      </w:del>
      <w:del w:id="27309" w:author="PR Preview" w:date="2026-01-01T00:00:00Z">
        <w:r>
          <w:delText xml:space="preserve"> </w:delText>
        </w:r>
      </w:del>
      <w:del w:id="27310" w:author="PR Preview" w:date="2026-01-01T00:00:00Z">
        <w:r>
          <w:rPr>
            <w:b/>
            <w:bCs/>
          </w:rPr>
          <w:delText xml:space="preserve">self-adjoint</w:delText>
        </w:r>
      </w:del>
      <w:del w:id="27311" w:author="PR Preview" w:date="2026-01-01T00:00:00Z">
        <w:r>
          <w:delText xml:space="preserve">)</w:delText>
        </w:r>
      </w:del>
      <w:del w:id="27312" w:author="PR Preview" w:date="2026-01-01T00:00:00Z">
        <w:r>
          <w:delText xml:space="preserve"> </w:delText>
        </w:r>
      </w:del>
      <w:del w:id="27313" w:author="PR Preview" w:date="2026-01-01T00:00:00Z">
        <w:r>
          <w:delText xml:space="preserve">if it equals its conjugate transpose (</w:delText>
        </w:r>
      </w:del>
      <w:hyperlink w:anchor="def-conjugate-transpose">
        <w:del w:id="27314" w:author="PR Preview" w:date="2026-01-01T00:00:00Z">
          <w:r>
            <w:rPr>
              <w:rStyle w:val="Hyperlink"/>
            </w:rPr>
            <w:delText xml:space="preserve">Definition 104</w:delText>
          </w:r>
        </w:del>
      </w:hyperlink>
      <w:del w:id="27315" w:author="PR Preview" w:date="2026-01-01T00:00:00Z">
        <w:r>
          <w:delText xml:space="preserve">):</w:delText>
        </w:r>
      </w:del>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p>
      <w:pPr>
        <w:pStyle w:val="FirstParagraph"/>
      </w:pPr>
      <w:del w:id="27316" w:author="PR Preview" w:date="2026-01-01T00:00:00Z">
        <w:r>
          <w:rPr>
            <w:i/>
            <w:iCs/>
          </w:rPr>
          <w:delText xml:space="preserve">Remark 45</w:delText>
        </w:r>
      </w:del>
      <w:del w:id="27317" w:author="PR Preview" w:date="2026-01-01T00:00:00Z">
        <w:r>
          <w:delText xml:space="preserve"> (Why</w:delText>
        </w:r>
      </w:del>
      <w:del w:id="27318" w:author="PR Preview" w:date="2026-01-01T00:00:00Z">
        <w:r>
          <w:delText xml:space="preserve"> </w:delText>
        </w:r>
      </w:del>
      <w:del w:id="27319" w:author="PR Preview" w:date="2026-01-01T00:00:00Z">
        <w:r>
          <w:delText xml:space="preserve">“self-adjoint”</w:delText>
        </w:r>
      </w:del>
      <w:del w:id="27320" w:author="PR Preview" w:date="2026-01-01T00:00:00Z">
        <w:r>
          <w:delText xml:space="preserve">). </w:delText>
        </w:r>
      </w:del>
      <w:del w:id="27321" w:author="PR Preview" w:date="2026-01-01T00:00:00Z">
        <w:r>
          <w:delText xml:space="preserve">The term</w:delText>
        </w:r>
      </w:del>
      <w:del w:id="27322" w:author="PR Preview" w:date="2026-01-01T00:00:00Z">
        <w:r>
          <w:delText xml:space="preserve"> </w:delText>
        </w:r>
      </w:del>
      <w:del w:id="27323" w:author="PR Preview" w:date="2026-01-01T00:00:00Z">
        <w:r>
          <w:rPr>
            <w:i/>
            <w:iCs/>
          </w:rPr>
          <w:delText xml:space="preserve">self-adjoint</w:delText>
        </w:r>
      </w:del>
      <w:del w:id="27324" w:author="PR Preview" w:date="2026-01-01T00:00:00Z">
        <w:r>
          <w:delText xml:space="preserve"> </w:delText>
        </w:r>
      </w:del>
      <w:del w:id="27325" w:author="PR Preview" w:date="2026-01-01T00:00:00Z">
        <w:r>
          <w:delText xml:space="preserve">comes directly from</w:delText>
        </w:r>
      </w:del>
      <w:del w:id="27326" w:author="PR Preview" w:date="2026-01-01T00:00:00Z">
        <w:r>
          <w:delText xml:space="preserve"> </w:delText>
        </w:r>
      </w:del>
      <w:hyperlink w:anchor="thm-adjoint-inner-product">
        <w:del w:id="27327" w:author="PR Preview" w:date="2026-01-01T00:00:00Z">
          <w:r>
            <w:rPr>
              <w:rStyle w:val="Hyperlink"/>
            </w:rPr>
            <w:delText xml:space="preserve">Theorem 117</w:delText>
          </w:r>
        </w:del>
      </w:hyperlink>
      <w:del w:id="27328" w:author="PR Preview" w:date="2026-01-01T00:00:00Z">
        <w:r>
          <w:delText xml:space="preserve">:</w:delText>
        </w:r>
      </w:del>
      <w:del w:id="27329" w:author="PR Preview" w:date="2026-01-01T00:00:00Z">
        <w:r>
          <w:delText xml:space="preserve"> </w:delText>
        </w:r>
      </w:del>
      <w:del w:id="27330" w:author="PR Preview" w:date="2026-01-01T00:00:00Z">
        <w:r>
          <w:delText xml:space="preserve">when</w:delText>
        </w:r>
      </w:del>
      <w:del w:id="27331" w:author="PR Preview" w:date="2026-01-01T00:00:00Z">
        <w:r>
          <w:delText xml:space="preserve"> </w:delText>
        </w:r>
      </w:del>
      <m:oMath>
        <m:r>
          <m:rPr>
            <m:sty m:val="bi"/>
          </m:rPr>
          <m:t>A</m:t>
        </m:r>
      </m:oMath>
      <w:del w:id="27332" w:author="PR Preview" w:date="2026-01-01T00:00:00Z">
        <w:r>
          <w:delText xml:space="preserve"> </w:delText>
        </w:r>
      </w:del>
      <w:del w:id="27333" w:author="PR Preview" w:date="2026-01-01T00:00:00Z">
        <w:r>
          <w:delText xml:space="preserve">is Hermitian,</w:delText>
        </w:r>
      </w:del>
      <w:del w:id="27334" w:author="PR Preview" w:date="2026-01-01T00:00:00Z">
        <w:r>
          <w:delText xml:space="preserve"> </w:delText>
        </w:r>
      </w:del>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del w:id="27335" w:author="PR Preview" w:date="2026-01-01T00:00:00Z">
        <w:r>
          <w:delText xml:space="preserve"> </w:delText>
        </w:r>
      </w:del>
      <w:del w:id="27336" w:author="PR Preview" w:date="2026-01-01T00:00:00Z">
        <w:r>
          <w:delText xml:space="preserve">for all</w:delText>
        </w:r>
      </w:del>
      <w:del w:id="27337" w:author="PR Preview" w:date="2026-01-01T00:00:00Z">
        <w:r>
          <w:delText xml:space="preserve"> </w:delText>
        </w:r>
      </w:del>
      <m:oMath>
        <m:acc>
          <m:accPr>
            <m:chr m:val="̃"/>
          </m:accPr>
          <m:e>
            <m:r>
              <m:t>u</m:t>
            </m:r>
          </m:e>
        </m:acc>
        <m:r>
          <m:rPr>
            <m:sty m:val="p"/>
          </m:rPr>
          <m:t>,</m:t>
        </m:r>
        <m:acc>
          <m:accPr>
            <m:chr m:val="̃"/>
          </m:accPr>
          <m:e>
            <m:r>
              <m:t>v</m:t>
            </m:r>
          </m:e>
        </m:acc>
        <m:r>
          <m:rPr>
            <m:sty m:val="p"/>
          </m:rPr>
          <m:t>∈</m:t>
        </m:r>
        <m:sSup>
          <m:e>
            <m:r>
              <m:rPr>
                <m:scr m:val="double-struck"/>
                <m:sty m:val="p"/>
              </m:rPr>
              <m:t>C</m:t>
            </m:r>
          </m:e>
          <m:sup>
            <m:r>
              <m:t>n</m:t>
            </m:r>
          </m:sup>
        </m:sSup>
      </m:oMath>
      <w:del w:id="27338" w:author="PR Preview" w:date="2026-01-01T00:00:00Z">
        <w:r>
          <w:delText xml:space="preserve">.</w:delText>
        </w:r>
      </w:del>
      <w:del w:id="27339" w:author="PR Preview" w:date="2026-01-01T00:00:00Z">
        <w:r>
          <w:delText xml:space="preserve"> </w:delText>
        </w:r>
      </w:del>
      <w:del w:id="27340" w:author="PR Preview" w:date="2026-01-01T00:00:00Z">
        <w:r>
          <w:delText xml:space="preserve">The linear operator moves across the inner product without change.</w:delText>
        </w:r>
      </w:del>
    </w:p>
    <w:p>
      <w:pPr>
        <w:pStyle w:val="BodyText"/>
      </w:pPr>
      <w:del w:id="27341" w:author="PR Preview" w:date="2026-01-01T00:00:00Z">
        <w:r>
          <w:rPr>
            <w:b/>
            <w:bCs/>
          </w:rPr>
          <w:delText xml:space="preserve">Example 210 (A Hermitian matrix)</w:delText>
        </w:r>
      </w:del>
    </w:p>
    <w:p>
      <w:pPr>
        <w:pStyle w:val="FirstParagraph"/>
      </w:pPr>
      <w:ins w:id="27342" w:author="PR Preview" w:date="2026-01-01T00:00:00Z">
        <w:r>
          <w:t xml:space="preserve">which is positive, as</w:t>
        </w:r>
      </w:ins>
      <w:ins w:id="27343" w:author="PR Preview" w:date="2026-01-01T00:00:00Z">
        <w:r>
          <w:t xml:space="preserve"> </w:t>
        </w:r>
      </w:ins>
      <w:hyperlink w:anchor="thm-zhz-sum-squares">
        <w:ins w:id="27344" w:author="PR Preview" w:date="2026-01-01T00:00:00Z">
          <w:r>
            <w:rPr>
              <w:rStyle w:val="Hyperlink"/>
            </w:rPr>
            <w:t xml:space="preserve">Theorem 119</w:t>
          </w:r>
        </w:ins>
      </w:hyperlink>
      <w:ins w:id="27345" w:author="PR Preview" w:date="2026-01-01T00:00:00Z">
        <w:r>
          <w:t xml:space="preserve"> </w:t>
        </w:r>
      </w:ins>
      <w:ins w:id="27346" w:author="PR Preview" w:date="2026-01-01T00:00:00Z">
        <w:r>
          <w:t xml:space="preserve">guarantees.</w:t>
        </w:r>
      </w:ins>
    </w:p>
    <w:bookmarkEnd w:id="650"/>
    <w:bookmarkStart w:id="651" w:name="def-hermitian-matrix"/>
    <w:p>
      <w:pPr>
        <w:pStyle w:val="BodyText"/>
      </w:pPr>
      <w:ins w:id="27347" w:author="PR Preview" w:date="2026-01-01T00:00:00Z">
        <w:r>
          <w:rPr>
            <w:b/>
            <w:bCs/>
          </w:rPr>
          <w:t xml:space="preserve">Definition 113 (Hermitian matrix (self-adjoint matrix))</w:t>
        </w:r>
      </w:ins>
      <w:ins w:id="27348" w:author="PR Preview" w:date="2026-01-01T00:00:00Z">
        <w:r>
          <w:t xml:space="preserve"> </w:t>
        </w:r>
      </w:ins>
      <w:ins w:id="27349" w:author="PR Preview" w:date="2026-01-01T00:00:00Z">
        <w:r>
          <w:t xml:space="preserve">A square complex matrix</w:t>
        </w:r>
      </w:ins>
      <w:ins w:id="27350"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7351" w:author="PR Preview" w:date="2026-01-01T00:00:00Z">
        <w:r>
          <w:t xml:space="preserve"> </w:t>
        </w:r>
      </w:ins>
      <w:ins w:id="27352" w:author="PR Preview" w:date="2026-01-01T00:00:00Z">
        <w:r>
          <w:t xml:space="preserve">is</w:t>
        </w:r>
      </w:ins>
      <w:ins w:id="27353" w:author="PR Preview" w:date="2026-01-01T00:00:00Z">
        <w:r>
          <w:t xml:space="preserve"> </w:t>
        </w:r>
      </w:ins>
      <w:ins w:id="27354" w:author="PR Preview" w:date="2026-01-01T00:00:00Z">
        <w:r>
          <w:rPr>
            <w:b/>
            <w:bCs/>
          </w:rPr>
          <w:t xml:space="preserve">Hermitian</w:t>
        </w:r>
      </w:ins>
      <w:ins w:id="27355" w:author="PR Preview" w:date="2026-01-01T00:00:00Z">
        <w:r>
          <w:t xml:space="preserve"> </w:t>
        </w:r>
      </w:ins>
      <w:ins w:id="27356" w:author="PR Preview" w:date="2026-01-01T00:00:00Z">
        <w:r>
          <w:t xml:space="preserve">(or</w:t>
        </w:r>
      </w:ins>
      <w:ins w:id="27357" w:author="PR Preview" w:date="2026-01-01T00:00:00Z">
        <w:r>
          <w:t xml:space="preserve"> </w:t>
        </w:r>
      </w:ins>
      <w:ins w:id="27358" w:author="PR Preview" w:date="2026-01-01T00:00:00Z">
        <w:r>
          <w:rPr>
            <w:b/>
            <w:bCs/>
          </w:rPr>
          <w:t xml:space="preserve">self-adjoint</w:t>
        </w:r>
      </w:ins>
      <w:ins w:id="27359" w:author="PR Preview" w:date="2026-01-01T00:00:00Z">
        <w:r>
          <w:t xml:space="preserve">)</w:t>
        </w:r>
      </w:ins>
      <w:ins w:id="27360" w:author="PR Preview" w:date="2026-01-01T00:00:00Z">
        <w:r>
          <w:t xml:space="preserve"> </w:t>
        </w:r>
      </w:ins>
      <w:ins w:id="27361" w:author="PR Preview" w:date="2026-01-01T00:00:00Z">
        <w:r>
          <w:t xml:space="preserve">if it equals its conjugate transpose (</w:t>
        </w:r>
      </w:ins>
      <w:hyperlink w:anchor="def-conjugate-transpose">
        <w:ins w:id="27362" w:author="PR Preview" w:date="2026-01-01T00:00:00Z">
          <w:r>
            <w:rPr>
              <w:rStyle w:val="Hyperlink"/>
            </w:rPr>
            <w:t xml:space="preserve">Definition 112</w:t>
          </w:r>
        </w:ins>
      </w:hyperlink>
      <w:ins w:id="27363"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51"/>
    <w:bookmarkStart w:id="652" w:name="rem-hermitian-self-adjoint"/>
    <w:p>
      <w:pPr>
        <w:pStyle w:val="FirstParagraph"/>
      </w:pPr>
      <w:ins w:id="27364" w:author="PR Preview" w:date="2026-01-01T00:00:00Z">
        <w:r>
          <w:rPr>
            <w:i/>
            <w:iCs/>
          </w:rPr>
          <w:t xml:space="preserve">Remark 53</w:t>
        </w:r>
      </w:ins>
      <w:ins w:id="27365" w:author="PR Preview" w:date="2026-01-01T00:00:00Z">
        <w:r>
          <w:t xml:space="preserve"> (Why</w:t>
        </w:r>
      </w:ins>
      <w:ins w:id="27366" w:author="PR Preview" w:date="2026-01-01T00:00:00Z">
        <w:r>
          <w:t xml:space="preserve"> </w:t>
        </w:r>
      </w:ins>
      <w:ins w:id="27367" w:author="PR Preview" w:date="2026-01-01T00:00:00Z">
        <w:r>
          <w:t xml:space="preserve">“self-adjoint”</w:t>
        </w:r>
      </w:ins>
      <w:ins w:id="27368" w:author="PR Preview" w:date="2026-01-01T00:00:00Z">
        <w:r>
          <w:t xml:space="preserve">). </w:t>
        </w:r>
      </w:ins>
      <w:ins w:id="27369" w:author="PR Preview" w:date="2026-01-01T00:00:00Z">
        <w:r>
          <w:t xml:space="preserve">The term</w:t>
        </w:r>
      </w:ins>
      <w:ins w:id="27370" w:author="PR Preview" w:date="2026-01-01T00:00:00Z">
        <w:r>
          <w:t xml:space="preserve"> </w:t>
        </w:r>
      </w:ins>
      <w:ins w:id="27371" w:author="PR Preview" w:date="2026-01-01T00:00:00Z">
        <w:r>
          <w:rPr>
            <w:i/>
            <w:iCs/>
          </w:rPr>
          <w:t xml:space="preserve">self-adjoint</w:t>
        </w:r>
      </w:ins>
      <w:ins w:id="27372" w:author="PR Preview" w:date="2026-01-01T00:00:00Z">
        <w:r>
          <w:t xml:space="preserve"> </w:t>
        </w:r>
      </w:ins>
      <w:ins w:id="27373" w:author="PR Preview" w:date="2026-01-01T00:00:00Z">
        <w:r>
          <w:t xml:space="preserve">comes directly from</w:t>
        </w:r>
      </w:ins>
      <w:ins w:id="27374" w:author="PR Preview" w:date="2026-01-01T00:00:00Z">
        <w:r>
          <w:t xml:space="preserve"> </w:t>
        </w:r>
      </w:ins>
      <w:hyperlink w:anchor="thm-adjoint-inner-product">
        <w:ins w:id="27375" w:author="PR Preview" w:date="2026-01-01T00:00:00Z">
          <w:r>
            <w:rPr>
              <w:rStyle w:val="Hyperlink"/>
            </w:rPr>
            <w:t xml:space="preserve">Theorem 118</w:t>
          </w:r>
        </w:ins>
      </w:hyperlink>
      <w:ins w:id="27376" w:author="PR Preview" w:date="2026-01-01T00:00:00Z">
        <w:r>
          <w:t xml:space="preserve">:</w:t>
        </w:r>
      </w:ins>
      <w:ins w:id="27377" w:author="PR Preview" w:date="2026-01-01T00:00:00Z">
        <w:r>
          <w:t xml:space="preserve"> </w:t>
        </w:r>
      </w:ins>
      <w:ins w:id="27378" w:author="PR Preview" w:date="2026-01-01T00:00:00Z">
        <w:r>
          <w:t xml:space="preserve">when</w:t>
        </w:r>
      </w:ins>
      <w:ins w:id="27379" w:author="PR Preview" w:date="2026-01-01T00:00:00Z">
        <w:r>
          <w:t xml:space="preserve"> </w:t>
        </w:r>
      </w:ins>
      <m:oMath>
        <m:r>
          <m:rPr>
            <m:sty m:val="bi"/>
          </m:rPr>
          <m:t>A</m:t>
        </m:r>
      </m:oMath>
      <w:ins w:id="27380" w:author="PR Preview" w:date="2026-01-01T00:00:00Z">
        <w:r>
          <w:t xml:space="preserve"> </w:t>
        </w:r>
      </w:ins>
      <w:ins w:id="27381" w:author="PR Preview" w:date="2026-01-01T00:00:00Z">
        <w:r>
          <w:t xml:space="preserve">is Hermitian,</w:t>
        </w:r>
      </w:ins>
      <w:ins w:id="27382" w:author="PR Preview" w:date="2026-01-01T00:00:00Z">
        <w:r>
          <w:t xml:space="preserve"> </w:t>
        </w:r>
      </w:ins>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ins w:id="27383" w:author="PR Preview" w:date="2026-01-01T00:00:00Z">
        <w:r>
          <w:t xml:space="preserve"> </w:t>
        </w:r>
      </w:ins>
      <w:ins w:id="27384" w:author="PR Preview" w:date="2026-01-01T00:00:00Z">
        <w:r>
          <w:t xml:space="preserve">for all</w:t>
        </w:r>
      </w:ins>
      <w:ins w:id="27385" w:author="PR Preview" w:date="2026-01-01T00:00:00Z">
        <w:r>
          <w:t xml:space="preserve"> </w:t>
        </w:r>
      </w:ins>
      <m:oMath>
        <m:acc>
          <m:accPr>
            <m:chr m:val="̃"/>
          </m:accPr>
          <m:e>
            <m:r>
              <m:t>u</m:t>
            </m:r>
          </m:e>
        </m:acc>
        <m:r>
          <m:rPr>
            <m:sty m:val="p"/>
          </m:rPr>
          <m:t>,</m:t>
        </m:r>
        <m:acc>
          <m:accPr>
            <m:chr m:val="̃"/>
          </m:accPr>
          <m:e>
            <m:r>
              <m:t>v</m:t>
            </m:r>
          </m:e>
        </m:acc>
        <m:r>
          <m:rPr>
            <m:sty m:val="p"/>
          </m:rPr>
          <m:t>∈</m:t>
        </m:r>
        <m:sSup>
          <m:e>
            <m:r>
              <m:rPr>
                <m:scr m:val="double-struck"/>
                <m:sty m:val="p"/>
              </m:rPr>
              <m:t>C</m:t>
            </m:r>
          </m:e>
          <m:sup>
            <m:r>
              <m:t>n</m:t>
            </m:r>
          </m:sup>
        </m:sSup>
      </m:oMath>
      <w:ins w:id="27386" w:author="PR Preview" w:date="2026-01-01T00:00:00Z">
        <w:r>
          <w:t xml:space="preserve">.</w:t>
        </w:r>
      </w:ins>
      <w:ins w:id="27387" w:author="PR Preview" w:date="2026-01-01T00:00:00Z">
        <w:r>
          <w:t xml:space="preserve"> </w:t>
        </w:r>
      </w:ins>
      <w:ins w:id="27388" w:author="PR Preview" w:date="2026-01-01T00:00:00Z">
        <w:r>
          <w:t xml:space="preserve">The linear operator moves across the inner product without change.</w:t>
        </w:r>
      </w:ins>
    </w:p>
    <w:bookmarkEnd w:id="652"/>
    <w:bookmarkStart w:id="653" w:name="exm-hermitian-matrix"/>
    <w:p>
      <w:pPr>
        <w:pStyle w:val="BodyText"/>
      </w:pPr>
      <w:ins w:id="27389" w:author="PR Preview" w:date="2026-01-01T00:00:00Z">
        <w:r>
          <w:rPr>
            <w:b/>
            <w:bCs/>
          </w:rPr>
          <w:t xml:space="preserve">Example 213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3"/>
    <w:bookmarkStart w:id="654" w:name="exm-not-hermitian"/>
    <w:p>
      <w:pPr>
        <w:pStyle w:val="BodyText"/>
      </w:pPr>
      <w:del w:id="27390" w:author="PR Preview" w:date="2026-01-01T00:00:00Z">
        <w:r>
          <w:rPr>
            <w:b/>
            <w:bCs/>
          </w:rPr>
          <w:delText xml:space="preserve">Example 211 (A symmetric complex matrix that is not Hermitian)</w:delText>
        </w:r>
      </w:del>
    </w:p>
    <w:p>
      <w:pPr>
        <w:pStyle w:val="BodyText"/>
      </w:pPr>
      <w:ins w:id="27391" w:author="PR Preview" w:date="2026-01-01T00:00:00Z">
        <w:r>
          <w:rPr>
            <w:b/>
            <w:bCs/>
          </w:rPr>
          <w:t xml:space="preserve">Example 214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54"/>
    <w:bookmarkStart w:id="655" w:name="def-skew-hermitian-matrix"/>
    <w:p>
      <w:pPr>
        <w:pStyle w:val="FirstParagraph"/>
      </w:pPr>
      <w:del w:id="27392" w:author="PR Preview" w:date="2026-01-01T00:00:00Z">
        <w:r>
          <w:rPr>
            <w:b/>
            <w:bCs/>
          </w:rPr>
          <w:delText xml:space="preserve">Definition 106 (Skew-Hermitian matrix (anti-Hermitian matrix))</w:delText>
        </w:r>
      </w:del>
      <w:del w:id="27393" w:author="PR Preview" w:date="2026-01-01T00:00:00Z">
        <w:r>
          <w:delText xml:space="preserve"> </w:delText>
        </w:r>
      </w:del>
      <w:del w:id="27394" w:author="PR Preview" w:date="2026-01-01T00:00:00Z">
        <w:r>
          <w:delText xml:space="preserve">A square complex matrix</w:delText>
        </w:r>
      </w:del>
      <w:del w:id="27395"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7396" w:author="PR Preview" w:date="2026-01-01T00:00:00Z">
        <w:r>
          <w:delText xml:space="preserve"> </w:delText>
        </w:r>
      </w:del>
      <w:del w:id="27397" w:author="PR Preview" w:date="2026-01-01T00:00:00Z">
        <w:r>
          <w:delText xml:space="preserve">is</w:delText>
        </w:r>
      </w:del>
      <w:del w:id="27398" w:author="PR Preview" w:date="2026-01-01T00:00:00Z">
        <w:r>
          <w:delText xml:space="preserve"> </w:delText>
        </w:r>
      </w:del>
      <w:del w:id="27399" w:author="PR Preview" w:date="2026-01-01T00:00:00Z">
        <w:r>
          <w:rPr>
            <w:b/>
            <w:bCs/>
          </w:rPr>
          <w:delText xml:space="preserve">skew-Hermitian</w:delText>
        </w:r>
      </w:del>
      <w:del w:id="27400" w:author="PR Preview" w:date="2026-01-01T00:00:00Z">
        <w:r>
          <w:delText xml:space="preserve"> </w:delText>
        </w:r>
      </w:del>
      <w:del w:id="27401" w:author="PR Preview" w:date="2026-01-01T00:00:00Z">
        <w:r>
          <w:delText xml:space="preserve">(or</w:delText>
        </w:r>
      </w:del>
      <w:del w:id="27402" w:author="PR Preview" w:date="2026-01-01T00:00:00Z">
        <w:r>
          <w:delText xml:space="preserve"> </w:delText>
        </w:r>
      </w:del>
      <w:del w:id="27403" w:author="PR Preview" w:date="2026-01-01T00:00:00Z">
        <w:r>
          <w:rPr>
            <w:b/>
            <w:bCs/>
          </w:rPr>
          <w:delText xml:space="preserve">anti-Hermitian</w:delText>
        </w:r>
      </w:del>
      <w:del w:id="27404" w:author="PR Preview" w:date="2026-01-01T00:00:00Z">
        <w:r>
          <w:delText xml:space="preserve">)</w:delText>
        </w:r>
      </w:del>
      <w:del w:id="27405" w:author="PR Preview" w:date="2026-01-01T00:00:00Z">
        <w:r>
          <w:delText xml:space="preserve"> </w:delText>
        </w:r>
      </w:del>
      <w:del w:id="27406" w:author="PR Preview" w:date="2026-01-01T00:00:00Z">
        <w:r>
          <w:delText xml:space="preserve">if it equals the negative of its conjugate transpose (</w:delText>
        </w:r>
      </w:del>
      <w:hyperlink w:anchor="def-conjugate-transpose">
        <w:del w:id="27407" w:author="PR Preview" w:date="2026-01-01T00:00:00Z">
          <w:r>
            <w:rPr>
              <w:rStyle w:val="Hyperlink"/>
            </w:rPr>
            <w:delText xml:space="preserve">Definition 104</w:delText>
          </w:r>
        </w:del>
      </w:hyperlink>
      <w:del w:id="27408" w:author="PR Preview" w:date="2026-01-01T00:00:00Z">
        <w:r>
          <w:delText xml:space="preserve">):</w:delText>
        </w:r>
      </w:del>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p>
      <w:pPr>
        <w:pStyle w:val="FirstParagraph"/>
      </w:pPr>
      <w:del w:id="27409" w:author="PR Preview" w:date="2026-01-01T00:00:00Z">
        <w:r>
          <w:rPr>
            <w:i/>
            <w:iCs/>
          </w:rPr>
          <w:delText xml:space="preserve">Remark 46</w:delText>
        </w:r>
      </w:del>
      <w:del w:id="27410" w:author="PR Preview" w:date="2026-01-01T00:00:00Z">
        <w:r>
          <w:delText xml:space="preserve"> (The diagonal of a skew-Hermitian matrix). </w:delText>
        </w:r>
      </w:del>
      <w:del w:id="27411" w:author="PR Preview" w:date="2026-01-01T00:00:00Z">
        <w:r>
          <w:delText xml:space="preserve">Every entry of a skew-Hermitian matrix satisfies</w:delText>
        </w:r>
      </w:del>
      <w:del w:id="27412" w:author="PR Preview" w:date="2026-01-01T00:00:00Z">
        <w:r>
          <w:delText xml:space="preserve"> </w:delText>
        </w:r>
      </w:del>
      <m:oMath>
        <m:sSub>
          <m:e>
            <m:r>
              <m:t>a</m:t>
            </m:r>
          </m:e>
          <m:sub>
            <m:r>
              <m:t>j</m:t>
            </m:r>
            <m:r>
              <m:t>k</m:t>
            </m:r>
          </m:sub>
        </m:sSub>
        <m:r>
          <m:rPr>
            <m:sty m:val="p"/>
          </m:rPr>
          <m:t>=</m:t>
        </m:r>
        <m:r>
          <m:rPr>
            <m:sty m:val="p"/>
          </m:rPr>
          <m:t>−</m:t>
        </m:r>
        <m:bar>
          <m:barPr>
            <m:pos m:val="top"/>
          </m:barPr>
          <m:e>
            <m:sSub>
              <m:e>
                <m:r>
                  <m:t>a</m:t>
                </m:r>
              </m:e>
              <m:sub>
                <m:r>
                  <m:t>k</m:t>
                </m:r>
                <m:r>
                  <m:t>j</m:t>
                </m:r>
              </m:sub>
            </m:sSub>
          </m:e>
        </m:bar>
      </m:oMath>
      <w:del w:id="27413" w:author="PR Preview" w:date="2026-01-01T00:00:00Z">
        <w:r>
          <w:delText xml:space="preserve">.</w:delText>
        </w:r>
      </w:del>
      <w:del w:id="27414" w:author="PR Preview" w:date="2026-01-01T00:00:00Z">
        <w:r>
          <w:delText xml:space="preserve"> </w:delText>
        </w:r>
      </w:del>
      <w:del w:id="27415" w:author="PR Preview" w:date="2026-01-01T00:00:00Z">
        <w:r>
          <w:delText xml:space="preserve">In particular, its diagonal entries satisfy</w:delText>
        </w:r>
      </w:del>
      <w:del w:id="27416" w:author="PR Preview" w:date="2026-01-01T00:00:00Z">
        <w:r>
          <w:delText xml:space="preserve"> </w:delText>
        </w:r>
      </w:del>
      <m:oMath>
        <m:sSub>
          <m:e>
            <m:r>
              <m:t>a</m:t>
            </m:r>
          </m:e>
          <m:sub>
            <m:r>
              <m:t>j</m:t>
            </m:r>
            <m:r>
              <m:t>j</m:t>
            </m:r>
          </m:sub>
        </m:sSub>
        <m:r>
          <m:rPr>
            <m:sty m:val="p"/>
          </m:rPr>
          <m:t>=</m:t>
        </m:r>
        <m:r>
          <m:rPr>
            <m:sty m:val="p"/>
          </m:rPr>
          <m:t>−</m:t>
        </m:r>
        <m:bar>
          <m:barPr>
            <m:pos m:val="top"/>
          </m:barPr>
          <m:e>
            <m:sSub>
              <m:e>
                <m:r>
                  <m:t>a</m:t>
                </m:r>
              </m:e>
              <m:sub>
                <m:r>
                  <m:t>j</m:t>
                </m:r>
                <m:r>
                  <m:t>j</m:t>
                </m:r>
              </m:sub>
            </m:sSub>
          </m:e>
        </m:bar>
      </m:oMath>
      <w:del w:id="27417" w:author="PR Preview" w:date="2026-01-01T00:00:00Z">
        <w:r>
          <w:delText xml:space="preserve">,</w:delText>
        </w:r>
      </w:del>
      <w:del w:id="27418" w:author="PR Preview" w:date="2026-01-01T00:00:00Z">
        <w:r>
          <w:delText xml:space="preserve"> </w:delText>
        </w:r>
      </w:del>
      <w:del w:id="27419" w:author="PR Preview" w:date="2026-01-01T00:00:00Z">
        <w:r>
          <w:delText xml:space="preserve">which means</w:delText>
        </w:r>
      </w:del>
    </w:p>
    <w:p>
      <w:pPr>
        <w:pStyle w:val="FirstParagraph"/>
      </w:pPr>
      <w:ins w:id="27420" w:author="PR Preview" w:date="2026-01-01T00:00:00Z">
        <w:r>
          <w:rPr>
            <w:b/>
            <w:bCs/>
          </w:rPr>
          <w:t xml:space="preserve">Definition 114 (Skew-Hermitian matrix (anti-Hermitian matrix))</w:t>
        </w:r>
      </w:ins>
      <w:ins w:id="27421" w:author="PR Preview" w:date="2026-01-01T00:00:00Z">
        <w:r>
          <w:t xml:space="preserve"> </w:t>
        </w:r>
      </w:ins>
      <w:ins w:id="27422" w:author="PR Preview" w:date="2026-01-01T00:00:00Z">
        <w:r>
          <w:t xml:space="preserve">A square complex matrix</w:t>
        </w:r>
      </w:ins>
      <w:ins w:id="27423"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7424" w:author="PR Preview" w:date="2026-01-01T00:00:00Z">
        <w:r>
          <w:t xml:space="preserve"> </w:t>
        </w:r>
      </w:ins>
      <w:ins w:id="27425" w:author="PR Preview" w:date="2026-01-01T00:00:00Z">
        <w:r>
          <w:t xml:space="preserve">is</w:t>
        </w:r>
      </w:ins>
      <w:ins w:id="27426" w:author="PR Preview" w:date="2026-01-01T00:00:00Z">
        <w:r>
          <w:t xml:space="preserve"> </w:t>
        </w:r>
      </w:ins>
      <w:ins w:id="27427" w:author="PR Preview" w:date="2026-01-01T00:00:00Z">
        <w:r>
          <w:rPr>
            <w:b/>
            <w:bCs/>
          </w:rPr>
          <w:t xml:space="preserve">skew-Hermitian</w:t>
        </w:r>
      </w:ins>
      <w:ins w:id="27428" w:author="PR Preview" w:date="2026-01-01T00:00:00Z">
        <w:r>
          <w:t xml:space="preserve"> </w:t>
        </w:r>
      </w:ins>
      <w:ins w:id="27429" w:author="PR Preview" w:date="2026-01-01T00:00:00Z">
        <w:r>
          <w:t xml:space="preserve">(or</w:t>
        </w:r>
      </w:ins>
      <w:ins w:id="27430" w:author="PR Preview" w:date="2026-01-01T00:00:00Z">
        <w:r>
          <w:t xml:space="preserve"> </w:t>
        </w:r>
      </w:ins>
      <w:ins w:id="27431" w:author="PR Preview" w:date="2026-01-01T00:00:00Z">
        <w:r>
          <w:rPr>
            <w:b/>
            <w:bCs/>
          </w:rPr>
          <w:t xml:space="preserve">anti-Hermitian</w:t>
        </w:r>
      </w:ins>
      <w:ins w:id="27432" w:author="PR Preview" w:date="2026-01-01T00:00:00Z">
        <w:r>
          <w:t xml:space="preserve">)</w:t>
        </w:r>
      </w:ins>
      <w:ins w:id="27433" w:author="PR Preview" w:date="2026-01-01T00:00:00Z">
        <w:r>
          <w:t xml:space="preserve"> </w:t>
        </w:r>
      </w:ins>
      <w:ins w:id="27434" w:author="PR Preview" w:date="2026-01-01T00:00:00Z">
        <w:r>
          <w:t xml:space="preserve">if it equals the negative of its conjugate transpose (</w:t>
        </w:r>
      </w:ins>
      <w:hyperlink w:anchor="def-conjugate-transpose">
        <w:ins w:id="27435" w:author="PR Preview" w:date="2026-01-01T00:00:00Z">
          <w:r>
            <w:rPr>
              <w:rStyle w:val="Hyperlink"/>
            </w:rPr>
            <w:t xml:space="preserve">Definition 112</w:t>
          </w:r>
        </w:ins>
      </w:hyperlink>
      <w:ins w:id="27436"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55"/>
    <w:bookmarkStart w:id="656" w:name="rem-skew-hermitian-diagonal"/>
    <w:p>
      <w:pPr>
        <w:pStyle w:val="FirstParagraph"/>
      </w:pPr>
      <w:ins w:id="27437" w:author="PR Preview" w:date="2026-01-01T00:00:00Z">
        <w:r>
          <w:rPr>
            <w:i/>
            <w:iCs/>
          </w:rPr>
          <w:t xml:space="preserve">Remark 54</w:t>
        </w:r>
      </w:ins>
      <w:ins w:id="27438" w:author="PR Preview" w:date="2026-01-01T00:00:00Z">
        <w:r>
          <w:t xml:space="preserve"> (The diagonal of a skew-Hermitian matrix). </w:t>
        </w:r>
      </w:ins>
      <w:ins w:id="27439" w:author="PR Preview" w:date="2026-01-01T00:00:00Z">
        <w:r>
          <w:t xml:space="preserve">Every entry of a skew-Hermitian matrix satisfies</w:t>
        </w:r>
      </w:ins>
      <w:ins w:id="27440" w:author="PR Preview" w:date="2026-01-01T00:00:00Z">
        <w:r>
          <w:t xml:space="preserve"> </w:t>
        </w:r>
      </w:ins>
      <m:oMath>
        <m:sSub>
          <m:e>
            <m:r>
              <m:t>a</m:t>
            </m:r>
          </m:e>
          <m:sub>
            <m:r>
              <m:t>j</m:t>
            </m:r>
            <m:r>
              <m:t>k</m:t>
            </m:r>
          </m:sub>
        </m:sSub>
        <m:r>
          <m:rPr>
            <m:sty m:val="p"/>
          </m:rPr>
          <m:t>=</m:t>
        </m:r>
        <m:r>
          <m:rPr>
            <m:sty m:val="p"/>
          </m:rPr>
          <m:t>−</m:t>
        </m:r>
        <m:bar>
          <m:barPr>
            <m:pos m:val="top"/>
          </m:barPr>
          <m:e>
            <m:sSub>
              <m:e>
                <m:r>
                  <m:t>a</m:t>
                </m:r>
              </m:e>
              <m:sub>
                <m:r>
                  <m:t>k</m:t>
                </m:r>
                <m:r>
                  <m:t>j</m:t>
                </m:r>
              </m:sub>
            </m:sSub>
          </m:e>
        </m:bar>
      </m:oMath>
      <w:ins w:id="27441" w:author="PR Preview" w:date="2026-01-01T00:00:00Z">
        <w:r>
          <w:t xml:space="preserve">.</w:t>
        </w:r>
      </w:ins>
      <w:ins w:id="27442" w:author="PR Preview" w:date="2026-01-01T00:00:00Z">
        <w:r>
          <w:t xml:space="preserve"> </w:t>
        </w:r>
      </w:ins>
      <w:ins w:id="27443" w:author="PR Preview" w:date="2026-01-01T00:00:00Z">
        <w:r>
          <w:t xml:space="preserve">In particular, its diagonal entries satisfy</w:t>
        </w:r>
      </w:ins>
      <w:ins w:id="27444" w:author="PR Preview" w:date="2026-01-01T00:00:00Z">
        <w:r>
          <w:t xml:space="preserve"> </w:t>
        </w:r>
      </w:ins>
      <m:oMath>
        <m:sSub>
          <m:e>
            <m:r>
              <m:t>a</m:t>
            </m:r>
          </m:e>
          <m:sub>
            <m:r>
              <m:t>j</m:t>
            </m:r>
            <m:r>
              <m:t>j</m:t>
            </m:r>
          </m:sub>
        </m:sSub>
        <m:r>
          <m:rPr>
            <m:sty m:val="p"/>
          </m:rPr>
          <m:t>=</m:t>
        </m:r>
        <m:r>
          <m:rPr>
            <m:sty m:val="p"/>
          </m:rPr>
          <m:t>−</m:t>
        </m:r>
        <m:bar>
          <m:barPr>
            <m:pos m:val="top"/>
          </m:barPr>
          <m:e>
            <m:sSub>
              <m:e>
                <m:r>
                  <m:t>a</m:t>
                </m:r>
              </m:e>
              <m:sub>
                <m:r>
                  <m:t>j</m:t>
                </m:r>
                <m:r>
                  <m:t>j</m:t>
                </m:r>
              </m:sub>
            </m:sSub>
          </m:e>
        </m:bar>
      </m:oMath>
      <w:ins w:id="27445" w:author="PR Preview" w:date="2026-01-01T00:00:00Z">
        <w:r>
          <w:t xml:space="preserve">,</w:t>
        </w:r>
      </w:ins>
      <w:ins w:id="27446" w:author="PR Preview" w:date="2026-01-01T00:00:00Z">
        <w:r>
          <w:t xml:space="preserve"> </w:t>
        </w:r>
      </w:ins>
      <w:ins w:id="27447" w:author="PR Preview" w:date="2026-01-01T00:00:00Z">
        <w:r>
          <w:t xml:space="preserve">which means</w:t>
        </w:r>
      </w:ins>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56"/>
    <w:bookmarkStart w:id="657" w:name="exm-skew-hermitian-matrix"/>
    <w:p>
      <w:pPr>
        <w:pStyle w:val="BodyText"/>
      </w:pPr>
      <w:del w:id="27448" w:author="PR Preview" w:date="2026-01-01T00:00:00Z">
        <w:r>
          <w:rPr>
            <w:b/>
            <w:bCs/>
          </w:rPr>
          <w:delText xml:space="preserve">Example 212 (A skew-Hermitian matrix)</w:delText>
        </w:r>
      </w:del>
      <w:del w:id="27449" w:author="PR Preview" w:date="2026-01-01T00:00:00Z">
        <w:r>
          <w:delText xml:space="preserve"> </w:delText>
        </w:r>
      </w:del>
      <w:del w:id="27450" w:author="PR Preview" w:date="2026-01-01T00:00:00Z">
        <w:r>
          <w:delText xml:space="preserve">The matrix</w:delText>
        </w:r>
      </w:del>
    </w:p>
    <w:p>
      <w:pPr>
        <w:pStyle w:val="BodyText"/>
      </w:pPr>
      <w:ins w:id="27451" w:author="PR Preview" w:date="2026-01-01T00:00:00Z">
        <w:r>
          <w:rPr>
            <w:b/>
            <w:bCs/>
          </w:rPr>
          <w:t xml:space="preserve">Example 215 (A skew-Hermitian matrix)</w:t>
        </w:r>
      </w:ins>
      <w:ins w:id="27452" w:author="PR Preview" w:date="2026-01-01T00:00:00Z">
        <w:r>
          <w:t xml:space="preserve"> </w:t>
        </w:r>
      </w:ins>
      <w:ins w:id="27453"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57"/>
    <w:bookmarkStart w:id="658" w:name="X4e376dfe4195dd67571b7cde9ab8c2999dabc4a"/>
    <w:p>
      <w:pPr>
        <w:pStyle w:val="BodyText"/>
      </w:pPr>
      <w:del w:id="27454" w:author="PR Preview" w:date="2026-01-01T00:00:00Z">
        <w:r>
          <w:rPr>
            <w:b/>
            <w:bCs/>
          </w:rPr>
          <w:delText xml:space="preserve">Theorem 119 (Hermitian and skew-Hermitian decomposition)</w:delText>
        </w:r>
      </w:del>
      <w:del w:id="27455" w:author="PR Preview" w:date="2026-01-01T00:00:00Z">
        <w:r>
          <w:delText xml:space="preserve"> </w:delText>
        </w:r>
      </w:del>
      <w:del w:id="27456" w:author="PR Preview" w:date="2026-01-01T00:00:00Z">
        <w:r>
          <w:delText xml:space="preserve">Every square complex matrix</w:delText>
        </w:r>
      </w:del>
      <w:del w:id="27457"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7458" w:author="PR Preview" w:date="2026-01-01T00:00:00Z">
        <w:r>
          <w:delText xml:space="preserve"> </w:delText>
        </w:r>
      </w:del>
      <w:del w:id="27459" w:author="PR Preview" w:date="2026-01-01T00:00:00Z">
        <w:r>
          <w:delText xml:space="preserve">can be uniquely expressed as the sum of a Hermitian matrix</w:delText>
        </w:r>
      </w:del>
      <w:del w:id="27460" w:author="PR Preview" w:date="2026-01-01T00:00:00Z">
        <w:r>
          <w:delText xml:space="preserve"> </w:delText>
        </w:r>
      </w:del>
      <m:oMath>
        <m:r>
          <m:rPr>
            <m:sty m:val="bi"/>
          </m:rPr>
          <m:t>H</m:t>
        </m:r>
      </m:oMath>
      <w:del w:id="27461" w:author="PR Preview" w:date="2026-01-01T00:00:00Z">
        <w:r>
          <w:delText xml:space="preserve"> </w:delText>
        </w:r>
      </w:del>
      <w:del w:id="27462" w:author="PR Preview" w:date="2026-01-01T00:00:00Z">
        <w:r>
          <w:delText xml:space="preserve">(</w:delText>
        </w:r>
      </w:del>
      <w:hyperlink w:anchor="def-hermitian-matrix">
        <w:del w:id="27463" w:author="PR Preview" w:date="2026-01-01T00:00:00Z">
          <w:r>
            <w:rPr>
              <w:rStyle w:val="Hyperlink"/>
            </w:rPr>
            <w:delText xml:space="preserve">Definition 105</w:delText>
          </w:r>
        </w:del>
      </w:hyperlink>
      <w:del w:id="27464" w:author="PR Preview" w:date="2026-01-01T00:00:00Z">
        <w:r>
          <w:delText xml:space="preserve">)</w:delText>
        </w:r>
      </w:del>
      <w:del w:id="27465" w:author="PR Preview" w:date="2026-01-01T00:00:00Z">
        <w:r>
          <w:delText xml:space="preserve"> </w:delText>
        </w:r>
      </w:del>
      <w:del w:id="27466" w:author="PR Preview" w:date="2026-01-01T00:00:00Z">
        <w:r>
          <w:delText xml:space="preserve">and a skew-Hermitian matrix</w:delText>
        </w:r>
      </w:del>
      <w:del w:id="27467" w:author="PR Preview" w:date="2026-01-01T00:00:00Z">
        <w:r>
          <w:delText xml:space="preserve"> </w:delText>
        </w:r>
      </w:del>
      <m:oMath>
        <m:r>
          <m:rPr>
            <m:sty m:val="bi"/>
          </m:rPr>
          <m:t>S</m:t>
        </m:r>
      </m:oMath>
      <w:del w:id="27468" w:author="PR Preview" w:date="2026-01-01T00:00:00Z">
        <w:r>
          <w:delText xml:space="preserve"> </w:delText>
        </w:r>
      </w:del>
      <w:del w:id="27469" w:author="PR Preview" w:date="2026-01-01T00:00:00Z">
        <w:r>
          <w:delText xml:space="preserve">(</w:delText>
        </w:r>
      </w:del>
      <w:hyperlink w:anchor="def-skew-hermitian-matrix">
        <w:del w:id="27470" w:author="PR Preview" w:date="2026-01-01T00:00:00Z">
          <w:r>
            <w:rPr>
              <w:rStyle w:val="Hyperlink"/>
            </w:rPr>
            <w:delText xml:space="preserve">Definition 106</w:delText>
          </w:r>
        </w:del>
      </w:hyperlink>
      <w:del w:id="27471" w:author="PR Preview" w:date="2026-01-01T00:00:00Z">
        <w:r>
          <w:delText xml:space="preserve">):</w:delText>
        </w:r>
      </w:del>
    </w:p>
    <w:p>
      <w:pPr>
        <w:pStyle w:val="BodyText"/>
      </w:pPr>
      <w:ins w:id="27472" w:author="PR Preview" w:date="2026-01-01T00:00:00Z">
        <w:r>
          <w:rPr>
            <w:b/>
            <w:bCs/>
          </w:rPr>
          <w:t xml:space="preserve">Theorem 120 (Hermitian and skew-Hermitian decomposition)</w:t>
        </w:r>
      </w:ins>
      <w:ins w:id="27473" w:author="PR Preview" w:date="2026-01-01T00:00:00Z">
        <w:r>
          <w:t xml:space="preserve"> </w:t>
        </w:r>
      </w:ins>
      <w:ins w:id="27474" w:author="PR Preview" w:date="2026-01-01T00:00:00Z">
        <w:r>
          <w:t xml:space="preserve">Every square complex matrix</w:t>
        </w:r>
      </w:ins>
      <w:ins w:id="27475"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7476" w:author="PR Preview" w:date="2026-01-01T00:00:00Z">
        <w:r>
          <w:t xml:space="preserve"> </w:t>
        </w:r>
      </w:ins>
      <w:ins w:id="27477" w:author="PR Preview" w:date="2026-01-01T00:00:00Z">
        <w:r>
          <w:t xml:space="preserve">can be uniquely expressed as the sum of a Hermitian matrix</w:t>
        </w:r>
      </w:ins>
      <w:ins w:id="27478" w:author="PR Preview" w:date="2026-01-01T00:00:00Z">
        <w:r>
          <w:t xml:space="preserve"> </w:t>
        </w:r>
      </w:ins>
      <m:oMath>
        <m:r>
          <m:rPr>
            <m:sty m:val="bi"/>
          </m:rPr>
          <m:t>H</m:t>
        </m:r>
      </m:oMath>
      <w:ins w:id="27479" w:author="PR Preview" w:date="2026-01-01T00:00:00Z">
        <w:r>
          <w:t xml:space="preserve"> </w:t>
        </w:r>
      </w:ins>
      <w:ins w:id="27480" w:author="PR Preview" w:date="2026-01-01T00:00:00Z">
        <w:r>
          <w:t xml:space="preserve">(</w:t>
        </w:r>
      </w:ins>
      <w:hyperlink w:anchor="def-hermitian-matrix">
        <w:ins w:id="27481" w:author="PR Preview" w:date="2026-01-01T00:00:00Z">
          <w:r>
            <w:rPr>
              <w:rStyle w:val="Hyperlink"/>
            </w:rPr>
            <w:t xml:space="preserve">Definition 113</w:t>
          </w:r>
        </w:ins>
      </w:hyperlink>
      <w:ins w:id="27482" w:author="PR Preview" w:date="2026-01-01T00:00:00Z">
        <w:r>
          <w:t xml:space="preserve">)</w:t>
        </w:r>
      </w:ins>
      <w:ins w:id="27483" w:author="PR Preview" w:date="2026-01-01T00:00:00Z">
        <w:r>
          <w:t xml:space="preserve"> </w:t>
        </w:r>
      </w:ins>
      <w:ins w:id="27484" w:author="PR Preview" w:date="2026-01-01T00:00:00Z">
        <w:r>
          <w:t xml:space="preserve">and a skew-Hermitian matrix</w:t>
        </w:r>
      </w:ins>
      <w:ins w:id="27485" w:author="PR Preview" w:date="2026-01-01T00:00:00Z">
        <w:r>
          <w:t xml:space="preserve"> </w:t>
        </w:r>
      </w:ins>
      <m:oMath>
        <m:r>
          <m:rPr>
            <m:sty m:val="bi"/>
          </m:rPr>
          <m:t>S</m:t>
        </m:r>
      </m:oMath>
      <w:ins w:id="27486" w:author="PR Preview" w:date="2026-01-01T00:00:00Z">
        <w:r>
          <w:t xml:space="preserve"> </w:t>
        </w:r>
      </w:ins>
      <w:ins w:id="27487" w:author="PR Preview" w:date="2026-01-01T00:00:00Z">
        <w:r>
          <w:t xml:space="preserve">(</w:t>
        </w:r>
      </w:ins>
      <w:hyperlink w:anchor="def-skew-hermitian-matrix">
        <w:ins w:id="27488" w:author="PR Preview" w:date="2026-01-01T00:00:00Z">
          <w:r>
            <w:rPr>
              <w:rStyle w:val="Hyperlink"/>
            </w:rPr>
            <w:t xml:space="preserve">Definition 114</w:t>
          </w:r>
        </w:ins>
      </w:hyperlink>
      <w:ins w:id="27489"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58"/>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del w:id="27490" w:author="PR Preview" w:date="2026-01-01T00:00:00Z">
        <w:r>
          <w:delText xml:space="preserve">Applying the properties of the Hermitian adjoint (</w:delText>
        </w:r>
      </w:del>
      <w:hyperlink w:anchor="thm-hermitian-adjoint-properties">
        <w:del w:id="27491" w:author="PR Preview" w:date="2026-01-01T00:00:00Z">
          <w:r>
            <w:rPr>
              <w:rStyle w:val="Hyperlink"/>
            </w:rPr>
            <w:delText xml:space="preserve">Theorem 116</w:delText>
          </w:r>
        </w:del>
      </w:hyperlink>
      <w:del w:id="27492" w:author="PR Preview" w:date="2026-01-01T00:00:00Z">
        <w:r>
          <w:delText xml:space="preserve">):</w:delText>
        </w:r>
      </w:del>
    </w:p>
    <w:p>
      <w:pPr>
        <w:pStyle w:val="FirstParagraph"/>
      </w:pPr>
      <w:ins w:id="27493" w:author="PR Preview" w:date="2026-01-01T00:00:00Z">
        <w:r>
          <w:t xml:space="preserve">Applying the properties of the Hermitian adjoint (</w:t>
        </w:r>
      </w:ins>
      <w:hyperlink w:anchor="thm-hermitian-adjoint-properties">
        <w:ins w:id="27494" w:author="PR Preview" w:date="2026-01-01T00:00:00Z">
          <w:r>
            <w:rPr>
              <w:rStyle w:val="Hyperlink"/>
            </w:rPr>
            <w:t xml:space="preserve">Theorem 117</w:t>
          </w:r>
        </w:ins>
      </w:hyperlink>
      <w:ins w:id="27495" w:author="PR Preview" w:date="2026-01-01T00:00:00Z">
        <w:r>
          <w:t xml:space="preserve">):</w:t>
        </w:r>
      </w:ins>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59"/>
    <w:bookmarkStart w:id="663"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60">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ins w:id="27496" w:author="PR Preview" w:date="2026-01-01T00:00:00Z">
        <w:r>
          <w:t xml:space="preserve">Stanford University (2024)</w:t>
        </w:r>
      </w:ins>
      <w:ins w:id="27497" w:author="PR Preview" w:date="2026-01-01T00:00:00Z">
        <w:r>
          <w:t xml:space="preserve"> </w:t>
        </w:r>
      </w:ins>
      <w:ins w:id="27498" w:author="PR Preview" w:date="2026-01-01T00:00:00Z">
        <w:r>
          <w:t xml:space="preserve">(Stanford EE 278, taught by Tsachy Weissman) applies this page’s tools to probability and inference.</w:t>
        </w:r>
      </w:ins>
      <w:ins w:id="27499" w:author="PR Preview" w:date="2026-01-01T00:00:00Z">
        <w:r>
          <w:t xml:space="preserve"> </w:t>
        </w:r>
      </w:ins>
      <w:ins w:id="27500" w:author="PR Preview" w:date="2026-01-01T00:00:00Z">
        <w:r>
          <w:t xml:space="preserve">Its</w:t>
        </w:r>
      </w:ins>
      <w:ins w:id="27501" w:author="PR Preview" w:date="2026-01-01T00:00:00Z">
        <w:r>
          <w:t xml:space="preserve"> </w:t>
        </w:r>
      </w:ins>
      <w:ins w:id="27502" w:author="PR Preview" w:date="2026-01-01T00:00:00Z">
        <w:r>
          <w:t xml:space="preserve">“MMSE Geometry”</w:t>
        </w:r>
      </w:ins>
      <w:ins w:id="27503" w:author="PR Preview" w:date="2026-01-01T00:00:00Z">
        <w:r>
          <w:t xml:space="preserve"> </w:t>
        </w:r>
      </w:ins>
      <w:ins w:id="27504" w:author="PR Preview" w:date="2026-01-01T00:00:00Z">
        <w:r>
          <w:t xml:space="preserve">lecture treats the best estimate as an orthogonal</w:t>
        </w:r>
      </w:ins>
      <w:ins w:id="27505" w:author="PR Preview" w:date="2026-01-01T00:00:00Z">
        <w:r>
          <w:t xml:space="preserve"> </w:t>
        </w:r>
      </w:ins>
      <w:hyperlink r:id="rId661">
        <w:ins w:id="27506" w:author="PR Preview" w:date="2026-01-01T00:00:00Z">
          <w:r>
            <w:rPr>
              <w:rStyle w:val="Hyperlink"/>
            </w:rPr>
            <w:t xml:space="preserve">projection</w:t>
          </w:r>
        </w:ins>
      </w:hyperlink>
      <w:ins w:id="27507" w:author="PR Preview" w:date="2026-01-01T00:00:00Z">
        <w:r>
          <w:t xml:space="preserve">,</w:t>
        </w:r>
      </w:ins>
      <w:ins w:id="27508" w:author="PR Preview" w:date="2026-01-01T00:00:00Z">
        <w:r>
          <w:t xml:space="preserve"> </w:t>
        </w:r>
      </w:ins>
      <w:ins w:id="27509" w:author="PR Preview" w:date="2026-01-01T00:00:00Z">
        <w:r>
          <w:t xml:space="preserve">and its lectures on spectral decomposition, the Karhunen-Loeve expansion and principal component analysis</w:t>
        </w:r>
      </w:ins>
      <w:ins w:id="27510" w:author="PR Preview" w:date="2026-01-01T00:00:00Z">
        <w:r>
          <w:t xml:space="preserve"> </w:t>
        </w:r>
      </w:ins>
      <w:ins w:id="27511" w:author="PR Preview" w:date="2026-01-01T00:00:00Z">
        <w:r>
          <w:t xml:space="preserve">treat</w:t>
        </w:r>
      </w:ins>
      <w:ins w:id="27512" w:author="PR Preview" w:date="2026-01-01T00:00:00Z">
        <w:r>
          <w:t xml:space="preserve"> </w:t>
        </w:r>
      </w:ins>
      <w:hyperlink r:id="rId662">
        <w:ins w:id="27513" w:author="PR Preview" w:date="2026-01-01T00:00:00Z">
          <w:r>
            <w:rPr>
              <w:rStyle w:val="Hyperlink"/>
            </w:rPr>
            <w:t xml:space="preserve">diagonalization</w:t>
          </w:r>
        </w:ins>
      </w:hyperlink>
      <w:ins w:id="27514" w:author="PR Preview" w:date="2026-01-01T00:00:00Z">
        <w:r>
          <w:t xml:space="preserve"> </w:t>
        </w:r>
      </w:ins>
      <w:ins w:id="27515" w:author="PR Preview" w:date="2026-01-01T00:00:00Z">
        <w:r>
          <w:t xml:space="preserve">of a covariance matrix.</w:t>
        </w:r>
      </w:ins>
    </w:p>
    <w:p>
      <w:pPr>
        <w:pStyle w:val="Compact"/>
        <w:numPr>
          <w:ilvl w:val="0"/>
          <w:numId w:val="1113"/>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63"/>
    <w:bookmarkStart w:id="706" w:name="references"/>
    <w:p>
      <w:pPr>
        <w:pStyle w:val="Heading2"/>
      </w:pPr>
      <w:r>
        <w:t xml:space="preserve">References</w:t>
      </w:r>
    </w:p>
    <w:bookmarkStart w:id="705" w:name="refs"/>
    <w:bookmarkStart w:id="66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64">
        <w:r>
          <w:rPr>
            <w:rStyle w:val="Hyperlink"/>
          </w:rPr>
          <w:t xml:space="preserve">https://doi.org/10.1007/978-3-031-41026-0</w:t>
        </w:r>
      </w:hyperlink>
      <w:r>
        <w:t xml:space="preserve">.</w:t>
      </w:r>
    </w:p>
    <w:bookmarkEnd w:id="665"/>
    <w:bookmarkStart w:id="66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66">
        <w:r>
          <w:rPr>
            <w:rStyle w:val="Hyperlink"/>
          </w:rPr>
          <w:t xml:space="preserve">https://www.routledge.com/Linear-Algebra-and-Matrix-Analysis-for-Statistics/Banerjee-Roy/p/book/9781420095388</w:t>
        </w:r>
      </w:hyperlink>
      <w:r>
        <w:t xml:space="preserve">.</w:t>
      </w:r>
    </w:p>
    <w:bookmarkEnd w:id="667"/>
    <w:bookmarkStart w:id="66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68">
        <w:r>
          <w:rPr>
            <w:rStyle w:val="Hyperlink"/>
          </w:rPr>
          <w:t xml:space="preserve">https://doi.org/10.1017/9781108583664</w:t>
        </w:r>
      </w:hyperlink>
      <w:r>
        <w:t xml:space="preserve">.</w:t>
      </w:r>
    </w:p>
    <w:bookmarkEnd w:id="669"/>
    <w:bookmarkStart w:id="67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70">
        <w:r>
          <w:rPr>
            <w:rStyle w:val="Hyperlink"/>
          </w:rPr>
          <w:t xml:space="preserve">https://doi.org/10.1201/9781315182780</w:t>
        </w:r>
      </w:hyperlink>
      <w:r>
        <w:t xml:space="preserve">.</w:t>
      </w:r>
    </w:p>
    <w:bookmarkEnd w:id="671"/>
    <w:bookmarkStart w:id="67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72">
        <w:r>
          <w:rPr>
            <w:rStyle w:val="Hyperlink"/>
          </w:rPr>
          <w:t xml:space="preserve">https://doi.org/10.1201/9781315370200</w:t>
        </w:r>
      </w:hyperlink>
      <w:r>
        <w:t xml:space="preserve">.</w:t>
      </w:r>
    </w:p>
    <w:bookmarkEnd w:id="673"/>
    <w:bookmarkStart w:id="67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74">
        <w:r>
          <w:rPr>
            <w:rStyle w:val="Hyperlink"/>
          </w:rPr>
          <w:t xml:space="preserve">https://www.deeplearningbook.org/</w:t>
        </w:r>
      </w:hyperlink>
      <w:r>
        <w:t xml:space="preserve">.</w:t>
      </w:r>
    </w:p>
    <w:bookmarkEnd w:id="675"/>
    <w:bookmarkStart w:id="67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76">
        <w:r>
          <w:rPr>
            <w:rStyle w:val="Hyperlink"/>
          </w:rPr>
          <w:t xml:space="preserve">https://facultyweb.cs.wwu.edu/~hutchib2/video_lectures/data371/</w:t>
        </w:r>
      </w:hyperlink>
      <w:r>
        <w:t xml:space="preserve">.</w:t>
      </w:r>
    </w:p>
    <w:bookmarkEnd w:id="677"/>
    <w:bookmarkStart w:id="67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78">
        <w:r>
          <w:rPr>
            <w:rStyle w:val="Hyperlink"/>
          </w:rPr>
          <w:t xml:space="preserve">www.mosaic-web.org</w:t>
        </w:r>
      </w:hyperlink>
      <w:r>
        <w:t xml:space="preserve">.</w:t>
      </w:r>
    </w:p>
    <w:bookmarkEnd w:id="679"/>
    <w:bookmarkStart w:id="68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80">
        <w:r>
          <w:rPr>
            <w:rStyle w:val="Hyperlink"/>
          </w:rPr>
          <w:t xml:space="preserve">https://www2.imm.dtu.dk/pubdb/edoc/imm3274.pdf</w:t>
        </w:r>
      </w:hyperlink>
      <w:r>
        <w:t xml:space="preserve">.</w:t>
      </w:r>
    </w:p>
    <w:bookmarkEnd w:id="681"/>
    <w:bookmarkStart w:id="68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82"/>
    <w:bookmarkStart w:id="684" w:name="ref-stanford2024ee278notes"/>
    <w:p>
      <w:pPr>
        <w:pStyle w:val="Bibliography"/>
      </w:pPr>
      <w:ins w:id="27516" w:author="PR Preview" w:date="2026-01-01T00:00:00Z">
        <w:r>
          <w:t xml:space="preserve">Stanford University. 2024.</w:t>
        </w:r>
      </w:ins>
      <w:ins w:id="27517" w:author="PR Preview" w:date="2026-01-01T00:00:00Z">
        <w:r>
          <w:t xml:space="preserve"> </w:t>
        </w:r>
      </w:ins>
      <w:ins w:id="27518" w:author="PR Preview" w:date="2026-01-01T00:00:00Z">
        <w:r>
          <w:rPr>
            <w:i/>
            <w:iCs/>
          </w:rPr>
          <w:t xml:space="preserve">EE</w:t>
        </w:r>
      </w:ins>
      <w:ins w:id="27519" w:author="PR Preview" w:date="2026-01-01T00:00:00Z">
        <w:r>
          <w:rPr>
            <w:i/>
            <w:iCs/>
          </w:rPr>
          <w:t xml:space="preserve"> </w:t>
        </w:r>
      </w:ins>
      <w:ins w:id="27520" w:author="PR Preview" w:date="2026-01-01T00:00:00Z">
        <w:r>
          <w:rPr>
            <w:i/>
            <w:iCs/>
          </w:rPr>
          <w:t xml:space="preserve">278, Probability and Statistical Inference: Fall 2024 Lecture Notes</w:t>
        </w:r>
      </w:ins>
      <w:ins w:id="27521" w:author="PR Preview" w:date="2026-01-01T00:00:00Z">
        <w:r>
          <w:t xml:space="preserve">. Handwritten lecture notes.</w:t>
        </w:r>
      </w:ins>
      <w:ins w:id="27522" w:author="PR Preview" w:date="2026-01-01T00:00:00Z">
        <w:r>
          <w:t xml:space="preserve"> </w:t>
        </w:r>
      </w:ins>
      <w:hyperlink r:id="rId683">
        <w:ins w:id="27523" w:author="PR Preview" w:date="2026-01-01T00:00:00Z">
          <w:r>
            <w:rPr>
              <w:rStyle w:val="Hyperlink"/>
            </w:rPr>
            <w:t xml:space="preserve">https://web.stanford.edu/class/ee278/lectures.html</w:t>
          </w:r>
        </w:ins>
      </w:hyperlink>
      <w:ins w:id="27524" w:author="PR Preview" w:date="2026-01-01T00:00:00Z">
        <w:r>
          <w:t xml:space="preserve">.</w:t>
        </w:r>
      </w:ins>
    </w:p>
    <w:bookmarkEnd w:id="684"/>
    <w:bookmarkStart w:id="68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85">
        <w:r>
          <w:rPr>
            <w:rStyle w:val="Hyperlink"/>
          </w:rPr>
          <w:t xml:space="preserve">https://math.mit.edu/~gs/linearalgebra/</w:t>
        </w:r>
      </w:hyperlink>
      <w:r>
        <w:t xml:space="preserve">.</w:t>
      </w:r>
    </w:p>
    <w:bookmarkEnd w:id="686"/>
    <w:bookmarkStart w:id="68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87">
        <w:r>
          <w:rPr>
            <w:rStyle w:val="Hyperlink"/>
          </w:rPr>
          <w:t xml:space="preserve">https://ucla-biostat-216.github.io/2024fall/slides/10-eig/10-eig.html</w:t>
        </w:r>
      </w:hyperlink>
      <w:r>
        <w:t xml:space="preserve">.</w:t>
      </w:r>
    </w:p>
    <w:bookmarkEnd w:id="688"/>
    <w:bookmarkStart w:id="69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89">
        <w:r>
          <w:rPr>
            <w:rStyle w:val="Hyperlink"/>
          </w:rPr>
          <w:t xml:space="preserve">https://ucla-biostat-216.github.io/2024fall/slides/08-ls/08-ls.html</w:t>
        </w:r>
      </w:hyperlink>
      <w:r>
        <w:t xml:space="preserve">.</w:t>
      </w:r>
    </w:p>
    <w:bookmarkEnd w:id="690"/>
    <w:bookmarkStart w:id="69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91">
        <w:r>
          <w:rPr>
            <w:rStyle w:val="Hyperlink"/>
          </w:rPr>
          <w:t xml:space="preserve">https://ucla-biostat-216.github.io/2024fall/slides/07-matinv/07-matinv.html</w:t>
        </w:r>
      </w:hyperlink>
      <w:r>
        <w:t xml:space="preserve">.</w:t>
      </w:r>
    </w:p>
    <w:bookmarkEnd w:id="692"/>
    <w:bookmarkStart w:id="69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93">
        <w:r>
          <w:rPr>
            <w:rStyle w:val="Hyperlink"/>
          </w:rPr>
          <w:t xml:space="preserve">https://ucla-biostat-216.github.io/2024fall/slides/03-matrix/03-matrix.html</w:t>
        </w:r>
      </w:hyperlink>
      <w:r>
        <w:t xml:space="preserve">.</w:t>
      </w:r>
    </w:p>
    <w:bookmarkEnd w:id="694"/>
    <w:bookmarkStart w:id="69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95">
        <w:r>
          <w:rPr>
            <w:rStyle w:val="Hyperlink"/>
          </w:rPr>
          <w:t xml:space="preserve">https://ucla-biostat-216.github.io/2024fall/slides/06-orthproj/06-orthproj.html</w:t>
        </w:r>
      </w:hyperlink>
      <w:r>
        <w:t xml:space="preserve">.</w:t>
      </w:r>
    </w:p>
    <w:bookmarkEnd w:id="696"/>
    <w:bookmarkStart w:id="69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https://ucla-biostat-216.github.io/2024fall/slides/05-rank/05-rank.html</w:t>
        </w:r>
      </w:hyperlink>
      <w:r>
        <w:t xml:space="preserve">.</w:t>
      </w:r>
    </w:p>
    <w:bookmarkEnd w:id="698"/>
    <w:bookmarkStart w:id="70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https://ucla-biostat-216.github.io/2024fall/slides/11-pd/11-pd.html</w:t>
        </w:r>
      </w:hyperlink>
      <w:r>
        <w:t xml:space="preserve">.</w:t>
      </w:r>
    </w:p>
    <w:bookmarkEnd w:id="700"/>
    <w:bookmarkStart w:id="70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https://ucla-biostat-216.github.io/2024fall/slides/04-vecsp/04-vecsp.html</w:t>
        </w:r>
      </w:hyperlink>
      <w:r>
        <w:t xml:space="preserve">.</w:t>
      </w:r>
    </w:p>
    <w:bookmarkEnd w:id="702"/>
    <w:bookmarkStart w:id="70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https://ucla-biostat-216.github.io/2024fall/slides/02-vector/02-vector.html</w:t>
        </w:r>
      </w:hyperlink>
      <w:r>
        <w:t xml:space="preserve">.</w:t>
      </w:r>
    </w:p>
    <w:bookmarkEnd w:id="704"/>
    <w:bookmarkEnd w:id="705"/>
    <w:bookmarkEnd w:id="7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7" Type="http://schemas.openxmlformats.org/officeDocument/2006/relationships/image" Target="media/rId187.png"/><Relationship Id="rId71" Type="http://schemas.openxmlformats.org/officeDocument/2006/relationships/image" Target="media/rId71.png"/><Relationship Id="rId275" Type="http://schemas.openxmlformats.org/officeDocument/2006/relationships/image" Target="media/rId275.png"/><Relationship Id="rId333"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297" Type="http://schemas.openxmlformats.org/officeDocument/2006/relationships/hyperlink" Target="algebra-basics.html#def-strict-inequality" TargetMode="External"/><Relationship Id="rId637" Type="http://schemas.openxmlformats.org/officeDocument/2006/relationships/hyperlink" Target="algebra-complex.html#def-complex-conjugate" TargetMode="External"/><Relationship Id="rId648" Type="http://schemas.openxmlformats.org/officeDocument/2006/relationships/hyperlink" Target="algebra-complex.html#def-complex-modulus" TargetMode="External"/><Relationship Id="rId455" Type="http://schemas.openxmlformats.org/officeDocument/2006/relationships/hyperlink" Target="algebra-complex.html#def-complex-number" TargetMode="External"/><Relationship Id="rId647"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60"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64" Type="http://schemas.openxmlformats.org/officeDocument/2006/relationships/hyperlink" Target="https://doi.org/10.1007/978-3-031-41026-0" TargetMode="External"/><Relationship Id="rId668" Type="http://schemas.openxmlformats.org/officeDocument/2006/relationships/hyperlink" Target="https://doi.org/10.1017/9781108583664" TargetMode="External"/><Relationship Id="rId670" Type="http://schemas.openxmlformats.org/officeDocument/2006/relationships/hyperlink" Target="https://doi.org/10.1201/9781315182780" TargetMode="External"/><Relationship Id="rId672" Type="http://schemas.openxmlformats.org/officeDocument/2006/relationships/hyperlink" Target="https://doi.org/10.1201/9781315370200" TargetMode="External"/><Relationship Id="rId480" Type="http://schemas.openxmlformats.org/officeDocument/2006/relationships/hyperlink" Target="https://en.wikipedia.org/wiki/Definite_matrix" TargetMode="External"/><Relationship Id="rId494"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76"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8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29" Type="http://schemas.openxmlformats.org/officeDocument/2006/relationships/hyperlink" Target="https://morrison-lab.github.io/rme/chapters/Linear-models-overview.html#sec-infer-LMs" TargetMode="External"/><Relationship Id="rId703" Type="http://schemas.openxmlformats.org/officeDocument/2006/relationships/hyperlink" Target="https://ucla-biostat-216.github.io/2024fall/slides/02-vector/02-vector.html" TargetMode="External"/><Relationship Id="rId693" Type="http://schemas.openxmlformats.org/officeDocument/2006/relationships/hyperlink" Target="https://ucla-biostat-216.github.io/2024fall/slides/03-matrix/03-matrix.html" TargetMode="External"/><Relationship Id="rId701" Type="http://schemas.openxmlformats.org/officeDocument/2006/relationships/hyperlink" Target="https://ucla-biostat-216.github.io/2024fall/slides/04-vecsp/04-vecsp.html" TargetMode="External"/><Relationship Id="rId697" Type="http://schemas.openxmlformats.org/officeDocument/2006/relationships/hyperlink" Target="https://ucla-biostat-216.github.io/2024fall/slides/05-rank/05-rank.html" TargetMode="External"/><Relationship Id="rId695" Type="http://schemas.openxmlformats.org/officeDocument/2006/relationships/hyperlink" Target="https://ucla-biostat-216.github.io/2024fall/slides/06-orthproj/06-orthproj.html" TargetMode="External"/><Relationship Id="rId691" Type="http://schemas.openxmlformats.org/officeDocument/2006/relationships/hyperlink" Target="https://ucla-biostat-216.github.io/2024fall/slides/07-matinv/07-matinv.html" TargetMode="External"/><Relationship Id="rId689" Type="http://schemas.openxmlformats.org/officeDocument/2006/relationships/hyperlink" Target="https://ucla-biostat-216.github.io/2024fall/slides/08-ls/08-ls.html" TargetMode="External"/><Relationship Id="rId687" Type="http://schemas.openxmlformats.org/officeDocument/2006/relationships/hyperlink" Target="https://ucla-biostat-216.github.io/2024fall/slides/10-eig/10-eig.html" TargetMode="External"/><Relationship Id="rId699" Type="http://schemas.openxmlformats.org/officeDocument/2006/relationships/hyperlink" Target="https://ucla-biostat-216.github.io/2024fall/slides/11-pd/11-pd.html" TargetMode="External"/><Relationship Id="rId683" Type="http://schemas.openxmlformats.org/officeDocument/2006/relationships/hyperlink" Target="https://web.stanford.edu/class/ee278/lectures.html" TargetMode="External"/><Relationship Id="rId76" Type="http://schemas.openxmlformats.org/officeDocument/2006/relationships/hyperlink" Target="https://wwu.instructure.com/courses/1906010/modules#module_3922392" TargetMode="External"/><Relationship Id="rId674" Type="http://schemas.openxmlformats.org/officeDocument/2006/relationships/hyperlink" Target="https://www.deeplearningbook.org/" TargetMode="External"/><Relationship Id="rId678" Type="http://schemas.openxmlformats.org/officeDocument/2006/relationships/hyperlink" Target="https://www.mosaic-web.org" TargetMode="External"/><Relationship Id="rId666"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497"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5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80" Type="http://schemas.openxmlformats.org/officeDocument/2006/relationships/hyperlink" Target="https://www2.imm.dtu.dk/pubdb/edoc/imm3274.pdf" TargetMode="External"/><Relationship Id="rId662" Type="http://schemas.openxmlformats.org/officeDocument/2006/relationships/hyperlink" Target="linear-algebra-diagonalization.qmd" TargetMode="External"/><Relationship Id="rId661"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98"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205" Type="http://schemas.openxmlformats.org/officeDocument/2006/relationships/hyperlink" Target="notation.qmd#def-theorem" TargetMode="External"/><Relationship Id="rId137" Type="http://schemas.openxmlformats.org/officeDocument/2006/relationships/hyperlink" Target="proof-writing.qmd#def-proof-by-induction"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3"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28"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3"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297" Type="http://schemas.openxmlformats.org/officeDocument/2006/relationships/hyperlink" Target="algebra-basics.html#def-strict-inequality" TargetMode="External"/><Relationship Id="rId637" Type="http://schemas.openxmlformats.org/officeDocument/2006/relationships/hyperlink" Target="algebra-complex.html#def-complex-conjugate" TargetMode="External"/><Relationship Id="rId648" Type="http://schemas.openxmlformats.org/officeDocument/2006/relationships/hyperlink" Target="algebra-complex.html#def-complex-modulus" TargetMode="External"/><Relationship Id="rId455" Type="http://schemas.openxmlformats.org/officeDocument/2006/relationships/hyperlink" Target="algebra-complex.html#def-complex-number" TargetMode="External"/><Relationship Id="rId647"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60"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64" Type="http://schemas.openxmlformats.org/officeDocument/2006/relationships/hyperlink" Target="https://doi.org/10.1007/978-3-031-41026-0" TargetMode="External"/><Relationship Id="rId668" Type="http://schemas.openxmlformats.org/officeDocument/2006/relationships/hyperlink" Target="https://doi.org/10.1017/9781108583664" TargetMode="External"/><Relationship Id="rId670" Type="http://schemas.openxmlformats.org/officeDocument/2006/relationships/hyperlink" Target="https://doi.org/10.1201/9781315182780" TargetMode="External"/><Relationship Id="rId672" Type="http://schemas.openxmlformats.org/officeDocument/2006/relationships/hyperlink" Target="https://doi.org/10.1201/9781315370200" TargetMode="External"/><Relationship Id="rId480" Type="http://schemas.openxmlformats.org/officeDocument/2006/relationships/hyperlink" Target="https://en.wikipedia.org/wiki/Definite_matrix" TargetMode="External"/><Relationship Id="rId494"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76"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8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29" Type="http://schemas.openxmlformats.org/officeDocument/2006/relationships/hyperlink" Target="https://morrison-lab.github.io/rme/chapters/Linear-models-overview.html#sec-infer-LMs" TargetMode="External"/><Relationship Id="rId703" Type="http://schemas.openxmlformats.org/officeDocument/2006/relationships/hyperlink" Target="https://ucla-biostat-216.github.io/2024fall/slides/02-vector/02-vector.html" TargetMode="External"/><Relationship Id="rId693" Type="http://schemas.openxmlformats.org/officeDocument/2006/relationships/hyperlink" Target="https://ucla-biostat-216.github.io/2024fall/slides/03-matrix/03-matrix.html" TargetMode="External"/><Relationship Id="rId701" Type="http://schemas.openxmlformats.org/officeDocument/2006/relationships/hyperlink" Target="https://ucla-biostat-216.github.io/2024fall/slides/04-vecsp/04-vecsp.html" TargetMode="External"/><Relationship Id="rId697" Type="http://schemas.openxmlformats.org/officeDocument/2006/relationships/hyperlink" Target="https://ucla-biostat-216.github.io/2024fall/slides/05-rank/05-rank.html" TargetMode="External"/><Relationship Id="rId695" Type="http://schemas.openxmlformats.org/officeDocument/2006/relationships/hyperlink" Target="https://ucla-biostat-216.github.io/2024fall/slides/06-orthproj/06-orthproj.html" TargetMode="External"/><Relationship Id="rId691" Type="http://schemas.openxmlformats.org/officeDocument/2006/relationships/hyperlink" Target="https://ucla-biostat-216.github.io/2024fall/slides/07-matinv/07-matinv.html" TargetMode="External"/><Relationship Id="rId689" Type="http://schemas.openxmlformats.org/officeDocument/2006/relationships/hyperlink" Target="https://ucla-biostat-216.github.io/2024fall/slides/08-ls/08-ls.html" TargetMode="External"/><Relationship Id="rId687" Type="http://schemas.openxmlformats.org/officeDocument/2006/relationships/hyperlink" Target="https://ucla-biostat-216.github.io/2024fall/slides/10-eig/10-eig.html" TargetMode="External"/><Relationship Id="rId699" Type="http://schemas.openxmlformats.org/officeDocument/2006/relationships/hyperlink" Target="https://ucla-biostat-216.github.io/2024fall/slides/11-pd/11-pd.html" TargetMode="External"/><Relationship Id="rId683" Type="http://schemas.openxmlformats.org/officeDocument/2006/relationships/hyperlink" Target="https://web.stanford.edu/class/ee278/lectures.html" TargetMode="External"/><Relationship Id="rId76" Type="http://schemas.openxmlformats.org/officeDocument/2006/relationships/hyperlink" Target="https://wwu.instructure.com/courses/1906010/modules#module_3922392" TargetMode="External"/><Relationship Id="rId674" Type="http://schemas.openxmlformats.org/officeDocument/2006/relationships/hyperlink" Target="https://www.deeplearningbook.org/" TargetMode="External"/><Relationship Id="rId678" Type="http://schemas.openxmlformats.org/officeDocument/2006/relationships/hyperlink" Target="https://www.mosaic-web.org" TargetMode="External"/><Relationship Id="rId666"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497"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5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80" Type="http://schemas.openxmlformats.org/officeDocument/2006/relationships/hyperlink" Target="https://www2.imm.dtu.dk/pubdb/edoc/imm3274.pdf" TargetMode="External"/><Relationship Id="rId662" Type="http://schemas.openxmlformats.org/officeDocument/2006/relationships/hyperlink" Target="linear-algebra-diagonalization.qmd" TargetMode="External"/><Relationship Id="rId661"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98"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205" Type="http://schemas.openxmlformats.org/officeDocument/2006/relationships/hyperlink" Target="notation.qmd#def-theorem" TargetMode="External"/><Relationship Id="rId137" Type="http://schemas.openxmlformats.org/officeDocument/2006/relationships/hyperlink" Target="proof-writing.qmd#def-proof-by-induction"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3"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28"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2026-10-13T22:19:48Z</dcterms:created>
  <dcterms:modified xsi:type="dcterms:W3CDTF">2026-10-13T22:19:48Z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14:36:30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