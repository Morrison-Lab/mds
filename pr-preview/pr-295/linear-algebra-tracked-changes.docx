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00:49:40 (PDT)</w:delText>
        </w:r>
      </w:del>
    </w:p>
    <w:p>
      <w:pPr>
        <w:pStyle w:val="Date"/>
      </w:pPr>
      <w:ins w:id="2" w:author="PR Preview" w:date="2026-01-01T00:00:00Z">
        <w:r>
          <w:t xml:space="preserve">Last modified: 2026-10-15 02:13:30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2026-10-15T09:51:18Z</dcterms:created>
  <dcterms:modified xsi:type="dcterms:W3CDTF">2026-10-15T09:51:18Z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02:13:30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