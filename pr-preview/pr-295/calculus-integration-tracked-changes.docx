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3 (Differentiable on an interval)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function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differentiable on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 interval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if it is differentiable (</w:delText>
        </w:r>
      </w:del>
      <w:hyperlink r:id="rId33">
        <w:del w:id="15" w:author="PR Preview" w:date="2026-01-01T00:00:00Z">
          <w:r>
            <w:rPr>
              <w:rStyle w:val="Hyperlink"/>
            </w:rPr>
            <w:delText xml:space="preserve">Definition 4 in Derivatives and Taylor Series</w:delText>
          </w:r>
        </w:del>
      </w:hyperlink>
      <w:del w:id="16" w:author="PR Preview" w:date="2026-01-01T00:00:00Z">
        <w:r>
          <w:delText xml:space="preserve">) at every point of the interval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other than its</w:delText>
        </w:r>
      </w:del>
      <w:del w:id="19" w:author="PR Preview" w:date="2026-01-01T00:00:00Z">
        <w:r>
          <w:delText xml:space="preserve"> </w:delText>
        </w:r>
      </w:del>
      <w:hyperlink r:id="rId34">
        <w:del w:id="20" w:author="PR Preview" w:date="2026-01-01T00:00:00Z">
          <w:r>
            <w:rPr>
              <w:rStyle w:val="Hyperlink"/>
            </w:rPr>
            <w:delText xml:space="preserve">endpoints</w:delText>
          </w:r>
        </w:del>
      </w:hyperlink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and, at each endpoint that belongs to the interval,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it has the one-sided derivative (</w:delText>
        </w:r>
      </w:del>
      <w:hyperlink r:id="rId35">
        <w:del w:id="26" w:author="PR Preview" w:date="2026-01-01T00:00:00Z">
          <w:r>
            <w:rPr>
              <w:rStyle w:val="Hyperlink"/>
            </w:rPr>
            <w:delText xml:space="preserve">Definition 6 in Derivatives and Taylor Series</w:delText>
          </w:r>
        </w:del>
      </w:hyperlink>
      <w:del w:id="27" w:author="PR Preview" w:date="2026-01-01T00:00:00Z">
        <w:r>
          <w:delText xml:space="preserve">) from inside the interval: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 right-hand derivative at the left endpoint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and the left-hand derivative at the right endpoint.</w:delText>
        </w:r>
      </w:del>
    </w:p>
    <w:p>
      <w:pPr>
        <w:pStyle w:val="FirstParagraph"/>
      </w:pPr>
      <w:ins w:id="32" w:author="PR Preview" w:date="2026-01-01T00:00:00Z">
        <w:r>
          <w:rPr>
            <w:b/>
            <w:bCs/>
          </w:rPr>
          <w:t xml:space="preserve">Definition 3 (Differentiable on an interval)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 function</w:t>
        </w:r>
      </w:ins>
      <w:ins w:id="35" w:author="PR Preview" w:date="2026-01-01T00:00:00Z">
        <w:r>
          <w:t xml:space="preserve"> </w:t>
        </w:r>
      </w:ins>
      <m:oMath>
        <m:r>
          <m:t>f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b/>
            <w:bCs/>
          </w:rPr>
          <w:t xml:space="preserve">differentiable on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 interval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if it is differentiable (</w:t>
        </w:r>
      </w:ins>
      <w:hyperlink r:id="rId33">
        <w:ins w:id="44" w:author="PR Preview" w:date="2026-01-01T00:00:00Z">
          <w:r>
            <w:rPr>
              <w:rStyle w:val="Hyperlink"/>
            </w:rPr>
            <w:t xml:space="preserve">Definition 6 in Derivatives and Taylor Series</w:t>
          </w:r>
        </w:ins>
      </w:hyperlink>
      <w:ins w:id="45" w:author="PR Preview" w:date="2026-01-01T00:00:00Z">
        <w:r>
          <w:t xml:space="preserve">) at every point of the interval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other than its</w:t>
        </w:r>
      </w:ins>
      <w:ins w:id="48" w:author="PR Preview" w:date="2026-01-01T00:00:00Z">
        <w:r>
          <w:t xml:space="preserve"> </w:t>
        </w:r>
      </w:ins>
      <w:hyperlink r:id="rId34">
        <w:ins w:id="49" w:author="PR Preview" w:date="2026-01-01T00:00:00Z">
          <w:r>
            <w:rPr>
              <w:rStyle w:val="Hyperlink"/>
            </w:rPr>
            <w:t xml:space="preserve">endpoints</w:t>
          </w:r>
        </w:ins>
      </w:hyperlink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and, at each endpoint that belongs to the interval,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it has the one-sided derivative (</w:t>
        </w:r>
      </w:ins>
      <w:hyperlink r:id="rId35">
        <w:ins w:id="55" w:author="PR Preview" w:date="2026-01-01T00:00:00Z">
          <w:r>
            <w:rPr>
              <w:rStyle w:val="Hyperlink"/>
            </w:rPr>
            <w:t xml:space="preserve">Definition 12 in Derivatives and Taylor Series</w:t>
          </w:r>
        </w:ins>
      </w:hyperlink>
      <w:ins w:id="56" w:author="PR Preview" w:date="2026-01-01T00:00:00Z">
        <w:r>
          <w:t xml:space="preserve">) from inside the interval: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 right-hand derivative at the left endpoint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and the left-hand derivative at the right endpoint.</w:t>
        </w:r>
      </w:ins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del w:id="61" w:author="PR Preview" w:date="2026-01-01T00:00:00Z">
        <w:r>
          <w:rPr>
            <w:b/>
            <w:bCs/>
          </w:rPr>
          <w:delText xml:space="preserve">Definition 5 (Jump discontinuity)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 function</w:delText>
        </w:r>
      </w:del>
      <w:del w:id="64" w:author="PR Preview" w:date="2026-01-01T00:00:00Z">
        <w:r>
          <w:delText xml:space="preserve"> </w:delText>
        </w:r>
      </w:del>
      <m:oMath>
        <m:r>
          <m:t>f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has a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rPr>
            <w:b/>
            <w:bCs/>
          </w:rPr>
          <w:delText xml:space="preserve">jump discontinuity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at</w:delText>
        </w:r>
      </w:del>
      <w:del w:id="71" w:author="PR Preview" w:date="2026-01-01T00:00:00Z">
        <w:r>
          <w:delText xml:space="preserve"> </w:delText>
        </w:r>
      </w:del>
      <m:oMath>
        <m:r>
          <m:t>c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if both one-sided limits (</w:delText>
        </w:r>
      </w:del>
      <w:hyperlink r:id="rId41">
        <w:del w:id="74" w:author="PR Preview" w:date="2026-01-01T00:00:00Z">
          <w:r>
            <w:rPr>
              <w:rStyle w:val="Hyperlink"/>
            </w:rPr>
            <w:delText xml:space="preserve">Definition 2 in Derivatives and Taylor Series</w:delText>
          </w:r>
        </w:del>
      </w:hyperlink>
      <w:del w:id="75" w:author="PR Preview" w:date="2026-01-01T00:00:00Z">
        <w:r>
          <w:delText xml:space="preserve">)</w:delText>
        </w:r>
      </w:del>
      <w:del w:id="7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and</w:delText>
        </w:r>
      </w:del>
      <w:del w:id="7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exist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but are not equal.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Then</w:delText>
        </w:r>
      </w:del>
      <w:del w:id="8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does not exist,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so</w:delText>
        </w:r>
      </w:del>
      <w:del w:id="91" w:author="PR Preview" w:date="2026-01-01T00:00:00Z">
        <w:r>
          <w:delText xml:space="preserve"> </w:delText>
        </w:r>
      </w:del>
      <m:oMath>
        <m:r>
          <m:t>f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is discontinuous at</w:delText>
        </w:r>
      </w:del>
      <w:del w:id="94" w:author="PR Preview" w:date="2026-01-01T00:00:00Z">
        <w:r>
          <w:delText xml:space="preserve"> </w:delText>
        </w:r>
      </w:del>
      <m:oMath>
        <m:r>
          <m:t>c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(</w:delText>
        </w:r>
      </w:del>
      <w:hyperlink w:anchor="def-continuous">
        <w:del w:id="9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98" w:author="PR Preview" w:date="2026-01-01T00:00:00Z">
        <w:r>
          <w:delText xml:space="preserve">).</w:delText>
        </w:r>
      </w:del>
    </w:p>
    <w:p>
      <w:pPr>
        <w:pStyle w:val="FirstParagraph"/>
      </w:pPr>
      <w:ins w:id="99" w:author="PR Preview" w:date="2026-01-01T00:00:00Z">
        <w:r>
          <w:rPr>
            <w:b/>
            <w:bCs/>
          </w:rPr>
          <w:t xml:space="preserve">Definition 5 (Jump discontinuity)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 function</w:t>
        </w:r>
      </w:ins>
      <w:ins w:id="102" w:author="PR Preview" w:date="2026-01-01T00:00:00Z">
        <w:r>
          <w:t xml:space="preserve"> </w:t>
        </w:r>
      </w:ins>
      <m:oMath>
        <m:r>
          <m:t>f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has a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jump discontinuity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at</w:t>
        </w:r>
      </w:ins>
      <w:ins w:id="109" w:author="PR Preview" w:date="2026-01-01T00:00:00Z">
        <w:r>
          <w:t xml:space="preserve"> </w:t>
        </w:r>
      </w:ins>
      <m:oMath>
        <m:r>
          <m:t>c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if both one-sided limits (</w:t>
        </w:r>
      </w:ins>
      <w:hyperlink r:id="rId41">
        <w:ins w:id="112" w:author="PR Preview" w:date="2026-01-01T00:00:00Z">
          <w:r>
            <w:rPr>
              <w:rStyle w:val="Hyperlink"/>
            </w:rPr>
            <w:t xml:space="preserve">Definition 4 in Derivatives and Taylor Series</w:t>
          </w:r>
        </w:ins>
      </w:hyperlink>
      <w:ins w:id="113" w:author="PR Preview" w:date="2026-01-01T00:00:00Z">
        <w:r>
          <w:t xml:space="preserve">)</w:t>
        </w:r>
      </w:ins>
      <w:ins w:id="11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and</w:t>
        </w:r>
      </w:ins>
      <w:ins w:id="11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exist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but are not equal.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Then</w:t>
        </w:r>
      </w:ins>
      <w:ins w:id="12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does not exist,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so</w:t>
        </w:r>
      </w:ins>
      <w:ins w:id="129" w:author="PR Preview" w:date="2026-01-01T00:00:00Z">
        <w:r>
          <w:t xml:space="preserve"> </w:t>
        </w:r>
      </w:ins>
      <m:oMath>
        <m:r>
          <m:t>f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is discontinuous at</w:t>
        </w:r>
      </w:ins>
      <w:ins w:id="132" w:author="PR Preview" w:date="2026-01-01T00:00:00Z">
        <w:r>
          <w:t xml:space="preserve"> </w:t>
        </w:r>
      </w:ins>
      <m:oMath>
        <m:r>
          <m:t>c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(</w:t>
        </w:r>
      </w:ins>
      <w:hyperlink w:anchor="def-continuous">
        <w:ins w:id="13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36" w:author="PR Preview" w:date="2026-01-01T00:00:00Z">
        <w:r>
          <w:t xml:space="preserve">).</w:t>
        </w:r>
      </w:ins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2026-10-15T15:53:06Z</dcterms:created>
  <dcterms:modified xsi:type="dcterms:W3CDTF">2026-10-15T15:53:06Z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