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Trigonometry</w:t>
      </w:r>
    </w:p>
    <w:p>
      <w:pPr>
        <w:pStyle w:val="Date"/>
      </w:pPr>
      <w:del w:id="1" w:author="PR Preview" w:date="2026-01-01T00:00:00Z">
        <w:r>
          <w:delText xml:space="preserve">Last modified: 2026-10-15 08:28:32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08:34:28 (PDT)</w:t>
        </w:r>
      </w:ins>
    </w:p>
    <w:bookmarkStart w:id="18" w:name="sec-cosine-sine"/>
    <w:p>
      <w:pPr>
        <w:pStyle w:val="Heading2"/>
      </w:pPr>
      <w:r>
        <w:t xml:space="preserve">1 Cosine and sine</w:t>
      </w:r>
    </w:p>
    <w:bookmarkStart w:id="9" w:name="def-cosine-sine"/>
    <w:p>
      <w:pPr>
        <w:pStyle w:val="FirstParagraph"/>
      </w:pPr>
      <w:r>
        <w:rPr>
          <w:b/>
          <w:bCs/>
        </w:rPr>
        <w:t xml:space="preserve">Definition 1 (Cosine and sine)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unit circle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is half of its circumference.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 reached 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its first coordinate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its second coordinate 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9"/>
    <w:bookmarkStart w:id="10" w:name="exm-cosine-sine"/>
    <w:p>
      <w:pPr>
        <w:pStyle w:val="BodyText"/>
      </w:pPr>
      <w:r>
        <w:rPr>
          <w:b/>
          <w:bCs/>
        </w:rPr>
        <w:t xml:space="preserve">Example 1 (Cosines and sines of some angles)</w:t>
      </w:r>
      <w:r>
        <w:t xml:space="preserve"> </w:t>
      </w:r>
      <w:r>
        <w:t xml:space="preserve"> </w:t>
      </w:r>
    </w:p>
    <w:p>
      <w:pPr>
        <w:numPr>
          <w:ilvl w:val="0"/>
          <w:numId w:val="1001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1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1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01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10"/>
    <w:bookmarkStart w:id="11" w:name="thm-cosine-sine-identity"/>
    <w:p>
      <w:pPr>
        <w:pStyle w:val="BodyText"/>
      </w:pPr>
      <w:r>
        <w:rPr>
          <w:b/>
          <w:bCs/>
        </w:rPr>
        <w:t xml:space="preserve">Theorem 1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cosine-sin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6" w:name="exm-cosine-sine-unit-circle"/>
    <w:p>
      <w:pPr>
        <w:pStyle w:val="BodyText"/>
      </w:pPr>
      <w:r>
        <w:rPr>
          <w:b/>
          <w:bCs/>
        </w:rPr>
        <w:t xml:space="preserve">Example 2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algebra-trigonometry_files/figure-docx/unnamed-chunk-1-1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15"/>
        </w:tc>
      </w:tr>
    </w:tbl>
    <w:bookmarkEnd w:id="16"/>
    <w:bookmarkStart w:id="17" w:name="thm-cosine-bijection"/>
    <w:p>
      <w:pPr>
        <w:pStyle w:val="BodyText"/>
      </w:pPr>
      <w:r>
        <w:rPr>
          <w:b/>
          <w:bCs/>
        </w:rPr>
        <w:t xml:space="preserve">Theorem 2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Trigonometry</dc:title>
  <dc:creator/>
  <cp:keywords/>
  <dcterms:created xsi:type="dcterms:W3CDTF">2026-10-15T15:46:34Z</dcterms:created>
  <dcterms:modified xsi:type="dcterms:W3CDTF">2026-10-15T15:46:34Z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08:34:28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