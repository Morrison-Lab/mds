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Functions</w:t>
      </w:r>
    </w:p>
    <w:p>
      <w:pPr>
        <w:pStyle w:val="Date"/>
      </w:pPr>
      <w:del w:id="1" w:author="PR Preview" w:date="2026-01-01T00:00:00Z">
        <w:r>
          <w:delText xml:space="preserve">Last modified: 2026-10-19 05:58:02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2026-10-19 09:39:40 (PDT)</w:t>
        </w:r>
      </w:ins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Random variables, densities, and measures are functions.</w:t>
      </w:r>
      <w:r>
        <w:t xml:space="preserve"> </w:t>
      </w:r>
      <w:r>
        <w:t xml:space="preserve">This page collects the definitions of functions, sequences, and countable sets</w:t>
      </w:r>
      <w:r>
        <w:t xml:space="preserve"> </w:t>
      </w:r>
      <w:r>
        <w:t xml:space="preserve">that the Morrison Lab’s probability and statistics notes build on.</w:t>
      </w:r>
      <w:r>
        <w:t xml:space="preserve"> </w:t>
      </w:r>
      <w:r>
        <w:t xml:space="preserve">The functions here go between the sets defined on the</w:t>
      </w:r>
      <w:r>
        <w:t xml:space="preserve"> </w:t>
      </w:r>
      <w:hyperlink r:id="rId9">
        <w:r>
          <w:rPr>
            <w:rStyle w:val="Hyperlink"/>
          </w:rPr>
          <w:t xml:space="preserve">Sets</w:t>
        </w:r>
      </w:hyperlink>
      <w:r>
        <w:t xml:space="preserve"> </w:t>
      </w:r>
      <w:r>
        <w:t xml:space="preserve">page.</w:t>
      </w:r>
    </w:p>
    <w:bookmarkStart w:id="63" w:name="functions"/>
    <w:p>
      <w:pPr>
        <w:pStyle w:val="Heading2"/>
      </w:pPr>
      <w:r>
        <w:t xml:space="preserve">1 Functions</w:t>
      </w:r>
    </w:p>
    <w:bookmarkStart w:id="10" w:name="def-function"/>
    <w:p>
      <w:pPr>
        <w:pStyle w:val="FirstParagraph"/>
      </w:pPr>
      <w:r>
        <w:rPr>
          <w:b/>
          <w:bCs/>
        </w:rPr>
        <w:t xml:space="preserve">Definition 1 (Function (map, mapping, transformation))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 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to a set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[1]</w:t>
      </w:r>
      <w:r>
        <w:t xml:space="preserve"> </w:t>
      </w:r>
      <w:r>
        <w:t xml:space="preserve">written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,</w:t>
      </w:r>
      <w:r>
        <w:t xml:space="preserve"> </w:t>
      </w:r>
      <w:r>
        <w:t xml:space="preserve">assigns to each element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exactly one element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t>B</m:t>
        </m:r>
      </m:oMath>
      <w:r>
        <w:t xml:space="preserve">.</w:t>
      </w:r>
    </w:p>
    <w:p>
      <w:pPr>
        <w:pStyle w:val="BodyText"/>
      </w:pPr>
      <w:r>
        <w:t xml:space="preserve">A function is also called a</w:t>
      </w:r>
      <w:r>
        <w:t xml:space="preserve"> </w:t>
      </w:r>
      <w:r>
        <w:rPr>
          <w:b/>
          <w:bCs/>
        </w:rPr>
        <w:t xml:space="preserve">map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mapping</w:t>
      </w:r>
      <w:r>
        <w:t xml:space="preserve">)</w:t>
      </w:r>
      <w:r>
        <w:t xml:space="preserve"> </w:t>
      </w:r>
      <w:r>
        <w:t xml:space="preserve">or a</w:t>
      </w:r>
      <w:r>
        <w:t xml:space="preserve"> </w:t>
      </w:r>
      <w:r>
        <w:rPr>
          <w:b/>
          <w:bCs/>
        </w:rPr>
        <w:t xml:space="preserve">transformation</w:t>
      </w:r>
      <w:r>
        <w:t xml:space="preserve">;</w:t>
      </w:r>
      <w:r>
        <w:t xml:space="preserve"> </w:t>
      </w:r>
      <w:r>
        <w:t xml:space="preserve">on this site the three words mean the same thing,</w:t>
      </w:r>
      <w:r>
        <w:t xml:space="preserve"> </w:t>
      </w:r>
      <w:r>
        <w:t xml:space="preserve">although some authors reserve</w:t>
      </w:r>
      <w:r>
        <w:t xml:space="preserve"> </w:t>
      </w:r>
      <w:r>
        <w:t xml:space="preserve">“transformation”</w:t>
      </w:r>
      <w:r>
        <w:t xml:space="preserve"> </w:t>
      </w:r>
      <w:r>
        <w:t xml:space="preserve">for a function from a set to itself.</w:t>
      </w:r>
    </w:p>
    <w:bookmarkEnd w:id="10"/>
    <w:bookmarkStart w:id="11" w:name="exm-function"/>
    <w:p>
      <w:pPr>
        <w:pStyle w:val="BodyText"/>
      </w:pPr>
      <w:r>
        <w:rPr>
          <w:b/>
          <w:bCs/>
        </w:rPr>
        <w:t xml:space="preserve">Example 1 (Doubling a die roll)</w:t>
      </w:r>
      <w:r>
        <w:t xml:space="preserve"> </w:t>
      </w:r>
      <w:r>
        <w:t xml:space="preserve">The rule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a</m:t>
        </m:r>
      </m:oMath>
      <w:r>
        <w:t xml:space="preserve"> </w:t>
      </w:r>
      <w:r>
        <w:t xml:space="preserve">defines 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because it assigns exactly one real number to each possible roll;</w:t>
      </w:r>
      <w:r>
        <w:t xml:space="preserve"> </w:t>
      </w:r>
      <w:r>
        <w:t xml:space="preserve">for example,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</m:oMath>
      <w:r>
        <w:t xml:space="preserve">.</w:t>
      </w:r>
      <w:r>
        <w:t xml:space="preserve"> </w:t>
      </w:r>
      <w:r>
        <w:t xml:space="preserve">A rule that assigned both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to the roll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would not be a function,</w:t>
      </w:r>
      <w:r>
        <w:t xml:space="preserve"> </w:t>
      </w:r>
      <w:r>
        <w:t xml:space="preserve">because a function assigns exactly one value to each element.</w:t>
      </w:r>
    </w:p>
    <w:bookmarkEnd w:id="11"/>
    <w:bookmarkStart w:id="12" w:name="def-argument"/>
    <w:p>
      <w:pPr>
        <w:pStyle w:val="BodyText"/>
      </w:pPr>
      <w:r>
        <w:rPr>
          <w:b/>
          <w:bCs/>
        </w:rPr>
        <w:t xml:space="preserve">Definition 2 (Argument (input))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argument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input</w:t>
      </w:r>
      <w:r>
        <w:t xml:space="preserve">) of a</w:t>
      </w:r>
      <w:r>
        <w:t xml:space="preserve"> </w:t>
      </w:r>
      <w:hyperlink w:anchor="def-function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is an element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that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applied to.</w:t>
      </w:r>
    </w:p>
    <w:bookmarkEnd w:id="12"/>
    <w:bookmarkStart w:id="13" w:name="exm-argument"/>
    <w:p>
      <w:pPr>
        <w:pStyle w:val="BodyText"/>
      </w:pPr>
      <w:r>
        <w:rPr>
          <w:b/>
          <w:bCs/>
        </w:rPr>
        <w:t xml:space="preserve">Example 2 (Arguments of doubling a die roll)</w:t>
      </w:r>
      <w:r>
        <w:t xml:space="preserve"> </w:t>
      </w:r>
      <w:r>
        <w:t xml:space="preserve">For the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function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t xml:space="preserve">the roll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 an argument 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can be applied to it.</w:t>
      </w:r>
      <w:r>
        <w:t xml:space="preserve"> </w:t>
      </w:r>
      <w:r>
        <w:t xml:space="preserve">The number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is not an argument 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because it is not an element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</w:p>
    <w:bookmarkEnd w:id="13"/>
    <w:bookmarkStart w:id="14" w:name="def-value"/>
    <w:p>
      <w:pPr>
        <w:pStyle w:val="BodyText"/>
      </w:pPr>
      <w:r>
        <w:rPr>
          <w:b/>
          <w:bCs/>
        </w:rPr>
        <w:t xml:space="preserve">Definition 3 (Value (output))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value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output</w:t>
      </w:r>
      <w:r>
        <w:t xml:space="preserve">) of a</w:t>
      </w:r>
      <w:r>
        <w:t xml:space="preserve"> </w:t>
      </w:r>
      <w:hyperlink w:anchor="def-function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at an</w:t>
      </w:r>
      <w:r>
        <w:t xml:space="preserve"> </w:t>
      </w:r>
      <w:hyperlink w:anchor="def-argument">
        <w:r>
          <w:rPr>
            <w:rStyle w:val="Hyperlink"/>
          </w:rPr>
          <w:t xml:space="preserve">argument</w:t>
        </w:r>
      </w:hyperlink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is the element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t>B</m:t>
        </m:r>
      </m:oMath>
      <w:r>
        <w:t xml:space="preserve"> </w:t>
      </w:r>
      <w:r>
        <w:t xml:space="preserve">that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assigns to</w:t>
      </w:r>
      <w:r>
        <w:t xml:space="preserve"> </w:t>
      </w:r>
      <m:oMath>
        <m:r>
          <m:t>a</m:t>
        </m:r>
      </m:oMath>
      <w:r>
        <w:t xml:space="preserve">.</w:t>
      </w:r>
    </w:p>
    <w:bookmarkEnd w:id="14"/>
    <w:bookmarkStart w:id="15" w:name="exm-value"/>
    <w:p>
      <w:pPr>
        <w:pStyle w:val="BodyText"/>
      </w:pPr>
      <w:r>
        <w:rPr>
          <w:b/>
          <w:bCs/>
        </w:rPr>
        <w:t xml:space="preserve">Example 3 (Values of doubling a die roll)</w:t>
      </w:r>
      <w:r>
        <w:t xml:space="preserve"> </w:t>
      </w:r>
      <w:r>
        <w:t xml:space="preserve">For the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function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t xml:space="preserve">the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the argument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</m:oMath>
      <w:r>
        <w:t xml:space="preserve">,</w:t>
      </w:r>
      <w:r>
        <w:t xml:space="preserve"> </w:t>
      </w:r>
      <w:r>
        <w:t xml:space="preserve">and the value at the argument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10</m:t>
        </m:r>
      </m:oMath>
      <w:r>
        <w:t xml:space="preserve">.</w:t>
      </w:r>
    </w:p>
    <w:bookmarkEnd w:id="15"/>
    <w:bookmarkStart w:id="17" w:name="def-relation"/>
    <w:p>
      <w:pPr>
        <w:pStyle w:val="BodyText"/>
      </w:pPr>
      <w:r>
        <w:rPr>
          <w:b/>
          <w:bCs/>
        </w:rPr>
        <w:t xml:space="preserve">Definition 4 (Relation)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relation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[2]</w:t>
      </w:r>
      <w:r>
        <w:t xml:space="preserve"> </w:t>
      </w:r>
      <w:r>
        <w:t xml:space="preserve">is a rule that,</w:t>
      </w:r>
      <w:r>
        <w:t xml:space="preserve"> </w:t>
      </w:r>
      <w:r>
        <w:t xml:space="preserve">for each</w:t>
      </w:r>
      <w:r>
        <w:t xml:space="preserve"> </w:t>
      </w:r>
      <w:hyperlink r:id="rId16">
        <w:r>
          <w:rPr>
            <w:rStyle w:val="Hyperlink"/>
          </w:rPr>
          <w:t xml:space="preserve">ordered pair</w:t>
        </w:r>
      </w:hyperlink>
      <w:r>
        <w:t xml:space="preserve"> </w:t>
      </w:r>
      <w:r>
        <w:t xml:space="preserve">of elements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∈</m:t>
        </m:r>
        <m:r>
          <m:t>S</m:t>
        </m:r>
      </m:oMath>
      <w:r>
        <w:t xml:space="preserve">,</w:t>
      </w:r>
      <w:r>
        <w:t xml:space="preserve"> </w:t>
      </w:r>
      <w:r>
        <w:t xml:space="preserve">says whether</w:t>
      </w:r>
      <w:r>
        <w:t xml:space="preserve"> </w:t>
      </w:r>
      <m:oMath>
        <m:r>
          <m:t>a</m:t>
        </m:r>
        <m:r>
          <m:rPr>
            <m:sty m:val="p"/>
          </m:rPr>
          <m:t>∼</m:t>
        </m:r>
        <m:r>
          <m:t>b</m:t>
        </m:r>
      </m:oMath>
      <w:r>
        <w:t xml:space="preserve"> </w:t>
      </w:r>
      <w:r>
        <w:t xml:space="preserve">holds 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related to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).</w:t>
      </w:r>
    </w:p>
    <w:bookmarkEnd w:id="17"/>
    <w:bookmarkStart w:id="18" w:name="exm-relation"/>
    <w:p>
      <w:pPr>
        <w:pStyle w:val="BodyText"/>
      </w:pPr>
      <w:r>
        <w:rPr>
          <w:b/>
          <w:bCs/>
        </w:rPr>
        <w:t xml:space="preserve">Example 4 (Relations on the real numbers)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are relations 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, the pair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 </w:t>
      </w:r>
      <w:r>
        <w:t xml:space="preserve">is related, since</w:t>
      </w:r>
      <w:r>
        <w:t xml:space="preserve"> </w:t>
      </w:r>
      <m:oMath>
        <m:r>
          <m:t>2</m:t>
        </m:r>
        <m:r>
          <m:rPr>
            <m:sty m:val="p"/>
          </m:rPr>
          <m:t>&lt;</m:t>
        </m:r>
        <m:r>
          <m:t>5</m:t>
        </m:r>
      </m:oMath>
      <w:r>
        <w:t xml:space="preserve">,</w:t>
      </w:r>
      <w:r>
        <w:t xml:space="preserve"> </w:t>
      </w:r>
      <w:r>
        <w:t xml:space="preserve">but the pair</w:t>
      </w:r>
      <w:r>
        <w:t xml:space="preserve"> </w:t>
      </w:r>
      <m:oMath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is not, since</w:t>
      </w:r>
      <w:r>
        <w:t xml:space="preserve"> </w:t>
      </w:r>
      <m:oMath>
        <m:r>
          <m:t>5</m:t>
        </m:r>
        <m:r>
          <m:rPr>
            <m:sty m:val="p"/>
          </m:rPr>
          <m:t>&lt;</m:t>
        </m:r>
        <m:r>
          <m:t>2</m:t>
        </m:r>
      </m:oMath>
      <w:r>
        <w:t xml:space="preserve"> </w:t>
      </w:r>
      <w:r>
        <w:t xml:space="preserve">is false:</w:t>
      </w:r>
      <w:r>
        <w:t xml:space="preserve"> </w:t>
      </w:r>
      <w:r>
        <w:t xml:space="preserve">the order of the pair matters.</w:t>
      </w:r>
    </w:p>
    <w:bookmarkEnd w:id="18"/>
    <w:bookmarkStart w:id="19" w:name="def-domain"/>
    <w:p>
      <w:pPr>
        <w:pStyle w:val="BodyText"/>
      </w:pPr>
      <w:r>
        <w:rPr>
          <w:b/>
          <w:bCs/>
        </w:rPr>
        <w:t xml:space="preserve">Definition 5 (Domain)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domain</w:t>
      </w:r>
      <w:r>
        <w:t xml:space="preserve"> </w:t>
      </w:r>
      <w:r>
        <w:t xml:space="preserve">[3]</w:t>
      </w:r>
      <w:r>
        <w:t xml:space="preserve"> </w:t>
      </w:r>
      <w:r>
        <w:t xml:space="preserve">of a</w:t>
      </w:r>
      <w:r>
        <w:t xml:space="preserve"> </w:t>
      </w:r>
      <w:hyperlink w:anchor="def-function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is the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 elements that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assigns values to.</w:t>
      </w:r>
    </w:p>
    <w:bookmarkEnd w:id="19"/>
    <w:bookmarkStart w:id="20" w:name="def-codomain"/>
    <w:p>
      <w:pPr>
        <w:pStyle w:val="BodyText"/>
      </w:pPr>
      <w:r>
        <w:rPr>
          <w:b/>
          <w:bCs/>
        </w:rPr>
        <w:t xml:space="preserve">Definition 6 (Codomain)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codomain</w:t>
      </w:r>
      <w:r>
        <w:t xml:space="preserve"> </w:t>
      </w:r>
      <w:r>
        <w:t xml:space="preserve">[4]</w:t>
      </w:r>
      <w:r>
        <w:t xml:space="preserve"> </w:t>
      </w:r>
      <w:r>
        <w:t xml:space="preserve">of a</w:t>
      </w:r>
      <w:r>
        <w:t xml:space="preserve"> </w:t>
      </w:r>
      <w:hyperlink w:anchor="def-function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is the set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that its values are required to lie in.</w:t>
      </w:r>
    </w:p>
    <w:bookmarkEnd w:id="20"/>
    <w:bookmarkStart w:id="21" w:name="def-image"/>
    <w:p>
      <w:pPr>
        <w:pStyle w:val="BodyText"/>
      </w:pPr>
      <w:r>
        <w:rPr>
          <w:b/>
          <w:bCs/>
        </w:rPr>
        <w:t xml:space="preserve">Definition 7 (Image)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image</w:t>
      </w:r>
      <w:r>
        <w:t xml:space="preserve"> </w:t>
      </w:r>
      <w:r>
        <w:t xml:space="preserve">[5]</w:t>
      </w:r>
      <w:r>
        <w:t xml:space="preserve"> </w:t>
      </w:r>
      <w:r>
        <w:t xml:space="preserve">of a</w:t>
      </w:r>
      <w:r>
        <w:t xml:space="preserve"> </w:t>
      </w:r>
      <w:hyperlink w:anchor="def-function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is the set of values that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actually takes: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For a single element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,</w:t>
      </w:r>
      <w:r>
        <w:t xml:space="preserve"> </w:t>
      </w:r>
      <w:r>
        <w:t xml:space="preserve">the value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also called the</w:t>
      </w:r>
      <w:r>
        <w:t xml:space="preserve"> </w:t>
      </w:r>
      <w:r>
        <w:rPr>
          <w:b/>
          <w:bCs/>
        </w:rPr>
        <w:t xml:space="preserve">image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under</w:t>
      </w:r>
      <w:r>
        <w:t xml:space="preserve"> </w:t>
      </w:r>
      <m:oMath>
        <m:r>
          <m:t>f</m:t>
        </m:r>
      </m:oMath>
      <w:r>
        <w:t xml:space="preserve">.</w:t>
      </w:r>
    </w:p>
    <w:bookmarkEnd w:id="21"/>
    <w:bookmarkStart w:id="22" w:name="def-range"/>
    <w:p>
      <w:pPr>
        <w:pStyle w:val="BodyText"/>
      </w:pPr>
      <w:r>
        <w:rPr>
          <w:b/>
          <w:bCs/>
        </w:rPr>
        <w:t xml:space="preserve">Definition 8 (Range)</w:t>
      </w:r>
      <w:r>
        <w:t xml:space="preserve"> </w:t>
      </w:r>
      <w:r>
        <w:t xml:space="preserve">The word</w:t>
      </w:r>
      <w:r>
        <w:t xml:space="preserve"> </w:t>
      </w:r>
      <w:r>
        <w:rPr>
          <w:b/>
          <w:bCs/>
        </w:rPr>
        <w:t xml:space="preserve">range</w:t>
      </w:r>
      <w:r>
        <w:t xml:space="preserve"> </w:t>
      </w:r>
      <w:r>
        <w:t xml:space="preserve">of a</w:t>
      </w:r>
      <w:r>
        <w:t xml:space="preserve"> </w:t>
      </w:r>
      <w:hyperlink w:anchor="def-function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has two conflicting meanings,</w:t>
      </w:r>
      <w:r>
        <w:t xml:space="preserve"> </w:t>
      </w:r>
      <w:r>
        <w:t xml:space="preserve">and sources use one or the other:</w:t>
      </w:r>
    </w:p>
    <w:p>
      <w:pPr>
        <w:pStyle w:val="Compact"/>
        <w:numPr>
          <w:ilvl w:val="0"/>
          <w:numId w:val="1001"/>
        </w:numPr>
      </w:pPr>
      <w:r>
        <w:t xml:space="preserve">the</w:t>
      </w:r>
      <w:r>
        <w:t xml:space="preserve"> </w:t>
      </w:r>
      <w:hyperlink w:anchor="def-image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 the set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of values that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actually takes;</w:t>
      </w:r>
    </w:p>
    <w:p>
      <w:pPr>
        <w:pStyle w:val="Compact"/>
        <w:numPr>
          <w:ilvl w:val="0"/>
          <w:numId w:val="1001"/>
        </w:numPr>
      </w:pPr>
      <w:r>
        <w:t xml:space="preserve">the</w:t>
      </w:r>
      <w:r>
        <w:t xml:space="preserve"> </w:t>
      </w:r>
      <w:hyperlink w:anchor="def-codomain">
        <w:r>
          <w:rPr>
            <w:rStyle w:val="Hyperlink"/>
          </w:rPr>
          <w:t xml:space="preserve">codomain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 the set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that its values are required to lie in.</w:t>
      </w:r>
    </w:p>
    <w:p>
      <w:pPr>
        <w:pStyle w:val="FirstParagraph"/>
      </w:pPr>
      <w:r>
        <w:t xml:space="preserve">To avoid the ambiguity, these notes write</w:t>
      </w:r>
      <w:r>
        <w:t xml:space="preserve"> </w:t>
      </w:r>
      <w:r>
        <w:t xml:space="preserve">“image”</w:t>
      </w:r>
      <w:r>
        <w:t xml:space="preserve"> </w:t>
      </w:r>
      <w:r>
        <w:t xml:space="preserve">or</w:t>
      </w:r>
      <w:r>
        <w:t xml:space="preserve"> </w:t>
      </w:r>
      <w:r>
        <w:t xml:space="preserve">“codomain”</w:t>
      </w:r>
      <w:r>
        <w:t xml:space="preserve"> </w:t>
      </w:r>
      <w:r>
        <w:t xml:space="preserve">instead,</w:t>
      </w:r>
      <w:r>
        <w:t xml:space="preserve"> </w:t>
      </w:r>
      <w:r>
        <w:t xml:space="preserve">and recommend that you do too</w:t>
      </w:r>
      <w:r>
        <w:t xml:space="preserve"> </w:t>
      </w:r>
      <w:r>
        <w:t xml:space="preserve">[6]</w:t>
      </w:r>
      <w:r>
        <w:t xml:space="preserve">.</w:t>
      </w:r>
    </w:p>
    <w:bookmarkEnd w:id="22"/>
    <w:bookmarkStart w:id="23" w:name="exm-range"/>
    <w:p>
      <w:pPr>
        <w:pStyle w:val="BodyText"/>
      </w:pPr>
      <w:r>
        <w:rPr>
          <w:b/>
          <w:bCs/>
        </w:rPr>
        <w:t xml:space="preserve">Example 5 (Two ranges of a squaring function)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“the range of</w:t>
      </w:r>
      <w:r>
        <w:t xml:space="preserve"> </w:t>
      </w:r>
      <m:oMath>
        <m:r>
          <m:t>f</m:t>
        </m:r>
      </m:oMath>
      <w:r>
        <w:t xml:space="preserve">”</w:t>
      </w:r>
      <w:r>
        <w:t xml:space="preserve"> </w:t>
      </w:r>
      <w:r>
        <w:t xml:space="preserve">could mean the image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or the codomain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The image is always a subset of the codomain,</w:t>
      </w:r>
      <w:r>
        <w:t xml:space="preserve"> </w:t>
      </w:r>
      <w:r>
        <w:t xml:space="preserve">because every value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lies in the codomain.</w:t>
      </w:r>
    </w:p>
    <w:bookmarkEnd w:id="23"/>
    <w:bookmarkStart w:id="24" w:name="rem-image-range"/>
    <w:p>
      <w:pPr>
        <w:pStyle w:val="BodyText"/>
      </w:pPr>
      <w:r>
        <w:rPr>
          <w:i/>
          <w:iCs/>
        </w:rPr>
        <w:t xml:space="preserve">Remark 1</w:t>
      </w:r>
      <w:r>
        <w:t xml:space="preserve"> (Image and range). </w:t>
      </w:r>
      <w:r>
        <w:t xml:space="preserve">Many sources call the</w:t>
      </w:r>
      <w:r>
        <w:t xml:space="preserve"> </w:t>
      </w:r>
      <w:hyperlink w:anchor="def-image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the</w:t>
      </w:r>
      <w:r>
        <w:t xml:space="preserve"> </w:t>
      </w:r>
      <w:r>
        <w:t xml:space="preserve">“range”</w:t>
      </w:r>
      <w:r>
        <w:t xml:space="preserve">,</w:t>
      </w:r>
      <w:r>
        <w:t xml:space="preserve"> </w:t>
      </w:r>
      <w:r>
        <w:t xml:space="preserve">but others use</w:t>
      </w:r>
      <w:r>
        <w:t xml:space="preserve"> </w:t>
      </w:r>
      <w:r>
        <w:t xml:space="preserve">“range”</w:t>
      </w:r>
      <w:r>
        <w:t xml:space="preserve"> </w:t>
      </w:r>
      <w:r>
        <w:t xml:space="preserve">for the</w:t>
      </w:r>
      <w:r>
        <w:t xml:space="preserve"> </w:t>
      </w:r>
      <w:hyperlink w:anchor="def-codomain">
        <w:r>
          <w:rPr>
            <w:rStyle w:val="Hyperlink"/>
          </w:rPr>
          <w:t xml:space="preserve">codomain</w:t>
        </w:r>
      </w:hyperlink>
      <w:r>
        <w:t xml:space="preserve">.</w:t>
      </w:r>
      <w:r>
        <w:t xml:space="preserve"> </w:t>
      </w:r>
      <w:hyperlink w:anchor="def-range">
        <w:r>
          <w:rPr>
            <w:rStyle w:val="Hyperlink"/>
          </w:rPr>
          <w:t xml:space="preserve">Definition 8</w:t>
        </w:r>
      </w:hyperlink>
      <w:r>
        <w:t xml:space="preserve"> </w:t>
      </w:r>
      <w:r>
        <w:t xml:space="preserve">gives the two meanings and the terms these notes use instead.</w:t>
      </w:r>
    </w:p>
    <w:bookmarkEnd w:id="24"/>
    <w:bookmarkStart w:id="25" w:name="exm-domain-codomain-image"/>
    <w:p>
      <w:pPr>
        <w:pStyle w:val="BodyText"/>
      </w:pPr>
      <w:r>
        <w:rPr>
          <w:b/>
          <w:bCs/>
        </w:rPr>
        <w:t xml:space="preserve">Example 6 (Domain, codomain, and image of the doubled die roll)</w:t>
      </w:r>
      <w:r>
        <w:t xml:space="preserve"> </w:t>
      </w:r>
      <w:r>
        <w:t xml:space="preserve">For the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a</m:t>
        </m:r>
      </m:oMath>
      <w:r>
        <w:t xml:space="preserve"> </w:t>
      </w:r>
      <w:r>
        <w:t xml:space="preserve">from</w:t>
      </w:r>
      <w:r>
        <w:t xml:space="preserve"> </w:t>
      </w:r>
      <w:hyperlink w:anchor="exm-function">
        <w:r>
          <w:rPr>
            <w:rStyle w:val="Hyperlink"/>
          </w:rPr>
          <w:t xml:space="preserve">Example 1</w:t>
        </w:r>
      </w:hyperlink>
      <w:r>
        <w:t xml:space="preserve">:</w:t>
      </w:r>
    </w:p>
    <w:p>
      <w:pPr>
        <w:pStyle w:val="Compact"/>
        <w:numPr>
          <w:ilvl w:val="0"/>
          <w:numId w:val="1002"/>
        </w:numPr>
      </w:pPr>
      <w:r>
        <w:t xml:space="preserve">the domain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 codomain is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 image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  <m:r>
              <m:rPr>
                <m:sty m:val="p"/>
              </m:rPr>
              <m:t>,</m:t>
            </m:r>
            <m:r>
              <m:t>8</m:t>
            </m:r>
            <m:r>
              <m:rPr>
                <m:sty m:val="p"/>
              </m:rPr>
              <m:t>,</m:t>
            </m:r>
            <m:r>
              <m:t>10</m:t>
            </m:r>
            <m:r>
              <m:rPr>
                <m:sty m:val="p"/>
              </m:rPr>
              <m:t>,</m:t>
            </m:r>
            <m:r>
              <m:t>12</m:t>
            </m:r>
          </m:e>
        </m:d>
        <m:r>
          <m:t>​</m:t>
        </m:r>
      </m:oMath>
      <w:r>
        <w:t xml:space="preserve">.</w:t>
      </w:r>
    </w:p>
    <w:p>
      <w:pPr>
        <w:pStyle w:val="FirstParagraph"/>
      </w:pPr>
      <w:r>
        <w:t xml:space="preserve">The image is a subset of the codomain,</w:t>
      </w:r>
      <w:r>
        <w:t xml:space="preserve"> </w:t>
      </w:r>
      <w:r>
        <w:t xml:space="preserve">and here a much smaller one:</w:t>
      </w:r>
      <w:r>
        <w:t xml:space="preserve"> </w:t>
      </w:r>
      <w:r>
        <w:t xml:space="preserve">most real numbers, such as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 are not values of</w:t>
      </w:r>
      <w:r>
        <w:t xml:space="preserve"> </w:t>
      </w:r>
      <m:oMath>
        <m:r>
          <m:t>f</m:t>
        </m:r>
      </m:oMath>
      <w:r>
        <w:t xml:space="preserve">.</w:t>
      </w:r>
    </w:p>
    <w:bookmarkEnd w:id="25"/>
    <w:bookmarkStart w:id="26" w:name="def-graph"/>
    <w:p>
      <w:pPr>
        <w:pStyle w:val="BodyText"/>
      </w:pPr>
      <w:r>
        <w:rPr>
          <w:b/>
          <w:bCs/>
        </w:rPr>
        <w:t xml:space="preserve">Definition 9 (Graph of a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graph</w:t>
      </w:r>
      <w:r>
        <w:t xml:space="preserve"> </w:t>
      </w:r>
      <w:r>
        <w:t xml:space="preserve">[7]</w:t>
      </w:r>
      <w:r>
        <w:t xml:space="preserve"> </w:t>
      </w:r>
      <w:r>
        <w:t xml:space="preserve">of a</w:t>
      </w:r>
      <w:r>
        <w:t xml:space="preserve"> </w:t>
      </w:r>
      <w:hyperlink w:anchor="def-function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is the set of</w:t>
      </w:r>
      <w:r>
        <w:t xml:space="preserve"> </w:t>
      </w:r>
      <w:hyperlink r:id="rId16">
        <w:r>
          <w:rPr>
            <w:rStyle w:val="Hyperlink"/>
          </w:rPr>
          <w:t xml:space="preserve">ordered pairs</w:t>
        </w:r>
      </w:hyperlink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, one for each element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 its domain: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</m:e>
          </m:d>
          <m:r>
            <m:t>​</m:t>
          </m:r>
        </m:oMath>
      </m:oMathPara>
    </w:p>
    <w:bookmarkEnd w:id="26"/>
    <w:bookmarkStart w:id="27" w:name="exm-graph"/>
    <w:p>
      <w:pPr>
        <w:pStyle w:val="FirstParagraph"/>
      </w:pPr>
      <w:r>
        <w:rPr>
          <w:b/>
          <w:bCs/>
        </w:rPr>
        <w:t xml:space="preserve">Example 7 (The graph of a function on three points)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so the graph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pair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 the graph, because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not in the domain of</w:t>
      </w:r>
      <w:r>
        <w:t xml:space="preserve"> </w:t>
      </w:r>
      <m:oMath>
        <m:r>
          <m:t>f</m:t>
        </m:r>
      </m:oMath>
      <w:r>
        <w:t xml:space="preserve">.</w:t>
      </w:r>
    </w:p>
    <w:bookmarkEnd w:id="27"/>
    <w:bookmarkStart w:id="28" w:name="rem-graph-real-function"/>
    <w:p>
      <w:pPr>
        <w:pStyle w:val="BodyText"/>
      </w:pPr>
      <w:r>
        <w:rPr>
          <w:i/>
          <w:iCs/>
        </w:rPr>
        <w:t xml:space="preserve">Remark 2</w:t>
      </w:r>
      <w:r>
        <w:t xml:space="preserve"> (The graph of a real function is a curve). </w:t>
      </w:r>
      <w:r>
        <w:t xml:space="preserve">For 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the graph is a curve in the plane,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on the horizontal axis 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on the vertical axis.</w:t>
      </w:r>
    </w:p>
    <w:bookmarkEnd w:id="28"/>
    <w:bookmarkStart w:id="29" w:name="rem-function-as-set-of-pairs"/>
    <w:p>
      <w:pPr>
        <w:pStyle w:val="BodyText"/>
      </w:pPr>
      <w:r>
        <w:rPr>
          <w:i/>
          <w:iCs/>
        </w:rPr>
        <w:t xml:space="preserve">Remark 3</w:t>
      </w:r>
      <w:r>
        <w:t xml:space="preserve"> (What a function is fundamentally). </w:t>
      </w:r>
      <w:hyperlink w:anchor="def-function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defines what a function</w:t>
      </w:r>
      <w:r>
        <w:t xml:space="preserve"> </w:t>
      </w:r>
      <w:r>
        <w:rPr>
          <w:i/>
          <w:iCs/>
        </w:rPr>
        <w:t xml:space="preserve">does</w:t>
      </w:r>
      <w:r>
        <w:t xml:space="preserve">: it assigns an output to each input.</w:t>
      </w:r>
      <w:r>
        <w:t xml:space="preserve"> </w:t>
      </w:r>
      <w:r>
        <w:t xml:space="preserve">In formal set theory, what a function</w:t>
      </w:r>
      <w:r>
        <w:t xml:space="preserve"> </w:t>
      </w:r>
      <w:r>
        <w:rPr>
          <w:i/>
          <w:iCs/>
        </w:rPr>
        <w:t xml:space="preserve">is</w:t>
      </w:r>
      <w:r>
        <w:t xml:space="preserve"> </w:t>
      </w:r>
      <w:r>
        <w:t xml:space="preserve">is described in terms of</w:t>
      </w:r>
      <w:r>
        <w:t xml:space="preserve"> </w:t>
      </w:r>
      <w:hyperlink r:id="rId16">
        <w:r>
          <w:rPr>
            <w:rStyle w:val="Hyperlink"/>
          </w:rPr>
          <w:t xml:space="preserve">ordered pairs</w:t>
        </w:r>
      </w:hyperlink>
      <w:r>
        <w:t xml:space="preserve"> </w:t>
      </w:r>
      <w:r>
        <w:t xml:space="preserve">and its graph (</w:t>
      </w:r>
      <w:hyperlink w:anchor="def-graph">
        <w:r>
          <w:rPr>
            <w:rStyle w:val="Hyperlink"/>
          </w:rPr>
          <w:t xml:space="preserve">Definition 9</w:t>
        </w:r>
      </w:hyperlink>
      <w:r>
        <w:t xml:space="preserve">):</w:t>
      </w:r>
      <w:r>
        <w:t xml:space="preserve"> </w:t>
      </w:r>
      <w:r>
        <w:t xml:space="preserve">the set of pairs</w:t>
      </w:r>
      <w:r>
        <w:t xml:space="preserve"> </w:t>
      </w:r>
      <m:oMath>
        <m:r>
          <m:t>G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,</m:t>
            </m:r>
            <m:r>
              <m:t>f</m:t>
            </m:r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∈</m:t>
            </m:r>
            <m:r>
              <m:t>A</m:t>
            </m:r>
          </m:e>
        </m:d>
        <m:r>
          <m:t>​</m:t>
        </m:r>
        <m:r>
          <m:rPr>
            <m:sty m:val="p"/>
          </m:rPr>
          <m:t>⊆</m:t>
        </m:r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.</w:t>
      </w:r>
      <w:r>
        <w:t xml:space="preserve"> </w:t>
      </w:r>
      <w:r>
        <w:t xml:space="preserve">Authors define a function formally in one of two ways: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As its graph</w:t>
      </w:r>
      <w:r>
        <w:t xml:space="preserve"> </w:t>
      </w:r>
      <w:r>
        <w:t xml:space="preserve">[8, Sec. 8], p. 30</w:t>
      </w:r>
      <w:r>
        <w:t xml:space="preserve">: a function is a subset of</w:t>
      </w:r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 </w:t>
      </w:r>
      <w:r>
        <w:t xml:space="preserve">containing exactly one pair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, where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, and the statement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b</m:t>
        </m:r>
      </m:oMath>
      <w:r>
        <w:t xml:space="preserve"> </w:t>
      </w:r>
      <w:r>
        <w:t xml:space="preserve">is notation for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t>f</m:t>
        </m:r>
      </m:oMath>
      <w:r>
        <w:t xml:space="preserve">. Under this convention, the codomain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specified alongside the graph in the declaration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As a triple</w:t>
      </w:r>
      <w:r>
        <w:rPr>
          <w:b/>
          <w:bCs/>
        </w:rP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G</m:t>
        </m:r>
        <m:r>
          <m:rPr>
            <m:sty m:val="p"/>
          </m:rPr>
          <m:t>)</m:t>
        </m:r>
      </m:oMath>
      <w:r>
        <w:t xml:space="preserve">: the function consists of the domain</w:t>
      </w:r>
      <w:r>
        <w:t xml:space="preserve"> </w:t>
      </w:r>
      <m:oMath>
        <m:r>
          <m:t>A</m:t>
        </m:r>
      </m:oMath>
      <w:r>
        <w:t xml:space="preserve">, the codomain</w:t>
      </w:r>
      <w:r>
        <w:t xml:space="preserve"> </w:t>
      </w:r>
      <m:oMath>
        <m:r>
          <m:t>B</m:t>
        </m:r>
      </m:oMath>
      <w:r>
        <w:t xml:space="preserve">, and the graph</w:t>
      </w:r>
      <w:r>
        <w:t xml:space="preserve"> </w:t>
      </w:r>
      <m:oMath>
        <m:r>
          <m:t>G</m:t>
        </m:r>
        <m:r>
          <m:rPr>
            <m:sty m:val="p"/>
          </m:rPr>
          <m:t>⊆</m:t>
        </m:r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. This explicit packaging retains the codomain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as part of the function itself, distinguishing functions that have the same graph but different codomains (such as a function mapping into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versus into integers).</w:t>
      </w:r>
    </w:p>
    <w:p>
      <w:pPr>
        <w:pStyle w:val="FirstParagraph"/>
      </w:pPr>
      <w:r>
        <w:t xml:space="preserve">For example, the die-doubling function in</w:t>
      </w:r>
      <w:r>
        <w:t xml:space="preserve"> </w:t>
      </w:r>
      <w:hyperlink w:anchor="exm-function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has the graph of six ordered pairs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6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,</m:t>
            </m:r>
            <m:r>
              <m:t>8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5</m:t>
            </m:r>
            <m:r>
              <m:rPr>
                <m:sty m:val="p"/>
              </m:rPr>
              <m:t>,</m:t>
            </m:r>
            <m:r>
              <m:t>10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6</m:t>
            </m:r>
            <m:r>
              <m:rPr>
                <m:sty m:val="p"/>
              </m:rPr>
              <m:t>,</m:t>
            </m:r>
            <m:r>
              <m:t>12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This distinction clarifies what a function is and is not: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Not an algebraic formula:</w:t>
      </w:r>
      <w:r>
        <w:t xml:space="preserve"> </w:t>
      </w:r>
      <w:r>
        <w:t xml:space="preserve">A function is not fundamentally an equation or algebraic expression. While many functions are specified by a formula (such as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), many others cannot be written in closed form (such as empirical measurements or a lookup table), yet every function has a well-defined set of input-output pairs.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Not a curve:</w:t>
      </w:r>
      <w:r>
        <w:t xml:space="preserve"> </w:t>
      </w:r>
      <w:r>
        <w:t xml:space="preserve">A curve or plot is a geometric visualization of a function whose domain and codomain are subsets of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 but functions can map between arbitrary sets (such as sets of words, matrices, or probability distributions).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Sets of pairs with unique first entries:</w:t>
      </w:r>
      <w:r>
        <w:t xml:space="preserve"> </w:t>
      </w:r>
      <w:r>
        <w:t xml:space="preserve">Any subset of</w:t>
      </w:r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 </w:t>
      </w:r>
      <w:r>
        <w:t xml:space="preserve">in which no two distinct pairs share the same first element defines a function from the set of those first elements to</w:t>
      </w:r>
      <w:r>
        <w:t xml:space="preserve"> </w:t>
      </w:r>
      <m:oMath>
        <m:r>
          <m:t>B</m:t>
        </m:r>
      </m:oMath>
      <w:r>
        <w:t xml:space="preserve">.</w:t>
      </w:r>
    </w:p>
    <w:p>
      <w:pPr>
        <w:pStyle w:val="FirstParagraph"/>
      </w:pPr>
      <w:r>
        <w:t xml:space="preserve">In computer science, viewing a function as a set of key-value pairs corresponds directly to a</w:t>
      </w:r>
      <w:r>
        <w:t xml:space="preserve"> </w:t>
      </w:r>
      <w:r>
        <w:rPr>
          <w:b/>
          <w:bCs/>
        </w:rPr>
        <w:t xml:space="preserve">dictionary</w:t>
      </w:r>
      <w:r>
        <w:t xml:space="preserve">,</w:t>
      </w:r>
      <w:r>
        <w:t xml:space="preserve"> </w:t>
      </w:r>
      <w:r>
        <w:rPr>
          <w:b/>
          <w:bCs/>
        </w:rPr>
        <w:t xml:space="preserve">lookup table</w:t>
      </w:r>
      <w:r>
        <w:t xml:space="preserve">, or</w:t>
      </w:r>
      <w:r>
        <w:t xml:space="preserve"> </w:t>
      </w:r>
      <w:r>
        <w:rPr>
          <w:b/>
          <w:bCs/>
        </w:rPr>
        <w:t xml:space="preserve">hash map</w:t>
      </w:r>
      <w:r>
        <w:t xml:space="preserve">.</w:t>
      </w:r>
      <w:r>
        <w:t xml:space="preserve"> </w:t>
      </w:r>
      <w:r>
        <w:t xml:space="preserve">Evaluating an expression computes outputs on demand;</w:t>
      </w:r>
      <w:r>
        <w:t xml:space="preserve"> </w:t>
      </w:r>
      <w:r>
        <w:t xml:space="preserve">caching computed outputs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on demand to return on future calls without recomputing is known as</w:t>
      </w:r>
      <w:r>
        <w:t xml:space="preserve"> </w:t>
      </w:r>
      <w:r>
        <w:rPr>
          <w:b/>
          <w:bCs/>
        </w:rPr>
        <w:t xml:space="preserve">memoization</w:t>
      </w:r>
      <w:r>
        <w:t xml:space="preserve">.</w:t>
      </w:r>
    </w:p>
    <w:bookmarkEnd w:id="29"/>
    <w:bookmarkStart w:id="30" w:name="def-composition"/>
    <w:p>
      <w:pPr>
        <w:pStyle w:val="BodyText"/>
      </w:pPr>
      <w:r>
        <w:rPr>
          <w:b/>
          <w:bCs/>
        </w:rPr>
        <w:t xml:space="preserve">Definition 10 (Composition)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B</m:t>
        </m:r>
        <m:r>
          <m:rPr>
            <m:sty m:val="p"/>
          </m:rPr>
          <m:t>→</m:t>
        </m:r>
        <m:r>
          <m:t>C</m:t>
        </m:r>
      </m:oMath>
      <w:r>
        <w:t xml:space="preserve"> </w:t>
      </w:r>
      <w:r>
        <w:t xml:space="preserve">be</w:t>
      </w:r>
      <w:r>
        <w:t xml:space="preserve"> </w:t>
      </w:r>
      <w:hyperlink w:anchor="def-function">
        <w:r>
          <w:rPr>
            <w:rStyle w:val="Hyperlink"/>
          </w:rPr>
          <w:t xml:space="preserve">functions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composition</w:t>
      </w:r>
      <w:r>
        <w:t xml:space="preserve"> </w:t>
      </w:r>
      <w:r>
        <w:t xml:space="preserve">[9]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the function</w:t>
      </w:r>
      <w:r>
        <w:t xml:space="preserve"> </w:t>
      </w:r>
      <m:oMath>
        <m:r>
          <m:t>f</m:t>
        </m:r>
        <m:r>
          <m:rPr>
            <m:sty m:val="p"/>
          </m:rPr>
          <m:t>∘</m:t>
        </m:r>
        <m:r>
          <m:t>g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C</m:t>
        </m:r>
      </m:oMath>
      <w:r>
        <w:t xml:space="preserve"> </w:t>
      </w:r>
      <w:r>
        <w:t xml:space="preserve">defined by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f</m:t>
          </m:r>
          <m:r>
            <m:rPr>
              <m:sty m:val="p"/>
            </m:rPr>
            <m:t>∘</m:t>
          </m:r>
          <m:r>
            <m:t>g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f</m:t>
          </m:r>
          <m:r>
            <m:rPr>
              <m:sty m:val="p"/>
            </m:rPr>
            <m:t>(</m:t>
          </m:r>
          <m:r>
            <m:t>g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)</m:t>
          </m:r>
          <m:r>
            <m:t> </m:t>
          </m:r>
          <m:r>
            <m:rPr>
              <m:nor/>
              <m:sty m:val="p"/>
            </m:rPr>
            <m:t>for each </m:t>
          </m:r>
          <m:r>
            <m:t>a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.</m:t>
          </m:r>
        </m:oMath>
      </m:oMathPara>
    </w:p>
    <w:bookmarkEnd w:id="30"/>
    <w:bookmarkStart w:id="31" w:name="def-inner-function"/>
    <w:p>
      <w:pPr>
        <w:pStyle w:val="FirstParagraph"/>
      </w:pPr>
      <w:r>
        <w:rPr>
          <w:b/>
          <w:bCs/>
        </w:rPr>
        <w:t xml:space="preserve">Definition 11 (Inner function)</w:t>
      </w:r>
      <w:r>
        <w:t xml:space="preserve"> </w:t>
      </w:r>
      <w:r>
        <w:t xml:space="preserve">In a composition</w:t>
      </w:r>
      <w:r>
        <w:t xml:space="preserve"> </w:t>
      </w:r>
      <m:oMath>
        <m:r>
          <m:t>f</m:t>
        </m:r>
        <m:r>
          <m:rPr>
            <m:sty m:val="p"/>
          </m:rPr>
          <m:t>∘</m:t>
        </m:r>
        <m:r>
          <m:t>g</m:t>
        </m:r>
      </m:oMath>
      <w:r>
        <w:t xml:space="preserve"> </w:t>
      </w:r>
      <w:r>
        <w:t xml:space="preserve">(</w:t>
      </w:r>
      <w:hyperlink w:anchor="def-composition">
        <w:r>
          <w:rPr>
            <w:rStyle w:val="Hyperlink"/>
          </w:rPr>
          <w:t xml:space="preserve">Definition 10</w:t>
        </w:r>
      </w:hyperlink>
      <w:r>
        <w:t xml:space="preserve">),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inner function</w:t>
      </w:r>
      <w:r>
        <w:t xml:space="preserve">, applied first.</w:t>
      </w:r>
    </w:p>
    <w:bookmarkEnd w:id="31"/>
    <w:bookmarkStart w:id="32" w:name="def-outer-function"/>
    <w:p>
      <w:pPr>
        <w:pStyle w:val="BodyText"/>
      </w:pPr>
      <w:r>
        <w:rPr>
          <w:b/>
          <w:bCs/>
        </w:rPr>
        <w:t xml:space="preserve">Definition 12 (Outer function)</w:t>
      </w:r>
      <w:r>
        <w:t xml:space="preserve"> </w:t>
      </w:r>
      <w:r>
        <w:t xml:space="preserve">In a composition</w:t>
      </w:r>
      <w:r>
        <w:t xml:space="preserve"> </w:t>
      </w:r>
      <m:oMath>
        <m:r>
          <m:t>f</m:t>
        </m:r>
        <m:r>
          <m:rPr>
            <m:sty m:val="p"/>
          </m:rPr>
          <m:t>∘</m:t>
        </m:r>
        <m:r>
          <m:t>g</m:t>
        </m:r>
      </m:oMath>
      <w:r>
        <w:t xml:space="preserve"> </w:t>
      </w:r>
      <w:r>
        <w:t xml:space="preserve">(</w:t>
      </w:r>
      <w:hyperlink w:anchor="def-composition">
        <w:r>
          <w:rPr>
            <w:rStyle w:val="Hyperlink"/>
          </w:rPr>
          <w:t xml:space="preserve">Definition 10</w:t>
        </w:r>
      </w:hyperlink>
      <w:r>
        <w:t xml:space="preserve">),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outer function</w:t>
      </w:r>
      <w:r>
        <w:t xml:space="preserve">, applied to the result.</w:t>
      </w:r>
    </w:p>
    <w:bookmarkEnd w:id="32"/>
    <w:bookmarkStart w:id="33" w:name="exm-composition"/>
    <w:p>
      <w:pPr>
        <w:pStyle w:val="BodyText"/>
      </w:pPr>
      <w:r>
        <w:rPr>
          <w:b/>
          <w:bCs/>
        </w:rPr>
        <w:t xml:space="preserve">Example 8 (The order of composition matters)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∘</m:t>
              </m:r>
              <m:r>
                <m:t>g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m:oMath>
        <m:r>
          <m:t>g</m:t>
        </m:r>
      </m:oMath>
      <w:r>
        <w:t xml:space="preserve"> </w:t>
      </w:r>
      <w:r>
        <w:t xml:space="preserve">is the inner function, 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outer function.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g</m:t>
              </m:r>
              <m:r>
                <m:rPr>
                  <m:sty m:val="p"/>
                </m:rPr>
                <m:t>∘</m:t>
              </m:r>
              <m:r>
                <m:t>f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now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inner function, 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the outer function.</w:t>
      </w:r>
    </w:p>
    <w:p>
      <w:pPr>
        <w:pStyle w:val="FirstParagraph"/>
      </w:pPr>
      <w:r>
        <w:t xml:space="preserve">Since</w:t>
      </w:r>
      <w:r>
        <w:t xml:space="preserve"> </w:t>
      </w:r>
      <m:oMath>
        <m:r>
          <m:t>9</m:t>
        </m:r>
        <m:r>
          <m:rPr>
            <m:sty m:val="p"/>
          </m:rPr>
          <m:t>≠</m:t>
        </m:r>
        <m:r>
          <m:t>5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∘</m:t>
        </m:r>
        <m:r>
          <m:t>g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∘</m:t>
        </m:r>
        <m:r>
          <m:t>f</m:t>
        </m:r>
      </m:oMath>
      <w:r>
        <w:t xml:space="preserve"> </w:t>
      </w:r>
      <w:r>
        <w:t xml:space="preserve">are different functions.</w:t>
      </w:r>
    </w:p>
    <w:bookmarkEnd w:id="33"/>
    <w:bookmarkStart w:id="34" w:name="def-inverse-function"/>
    <w:p>
      <w:pPr>
        <w:pStyle w:val="BodyText"/>
      </w:pPr>
      <w:r>
        <w:rPr>
          <w:b/>
          <w:bCs/>
        </w:rPr>
        <w:t xml:space="preserve">Definition 13 (Inverse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be a</w:t>
      </w:r>
      <w:r>
        <w:t xml:space="preserve"> </w:t>
      </w:r>
      <w:hyperlink w:anchor="def-function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A function</w:t>
      </w:r>
      <w:r>
        <w:t xml:space="preserve"> </w:t>
      </w:r>
      <m:oMath>
        <m:r>
          <m:t>g</m:t>
        </m:r>
        <m:r>
          <m:rPr>
            <m:sty m:val="p"/>
          </m:rPr>
          <m:t>:</m:t>
        </m:r>
        <m:r>
          <m:t>B</m:t>
        </m:r>
        <m:r>
          <m:rPr>
            <m:sty m:val="p"/>
          </m:rPr>
          <m:t>→</m:t>
        </m:r>
        <m:r>
          <m:t>A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inverse function</w:t>
      </w:r>
      <w:r>
        <w:t xml:space="preserve"> </w:t>
      </w:r>
      <w:r>
        <w:t xml:space="preserve">[10]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 if both</w:t>
      </w:r>
    </w:p>
    <w:p>
      <w:pPr>
        <w:pStyle w:val="Compact"/>
        <w:numPr>
          <w:ilvl w:val="0"/>
          <w:numId w:val="1006"/>
        </w:numPr>
      </w:pPr>
      <m:oMath>
        <m:r>
          <m:t>g</m:t>
        </m:r>
        <m:r>
          <m:rPr>
            <m:sty m:val="p"/>
          </m:rPr>
          <m:t>(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, and</w:t>
      </w:r>
    </w:p>
    <w:p>
      <w:pPr>
        <w:pStyle w:val="Compact"/>
        <w:numPr>
          <w:ilvl w:val="0"/>
          <w:numId w:val="1006"/>
        </w:numPr>
      </w:pPr>
      <m:oMath>
        <m:r>
          <m:t>f</m:t>
        </m:r>
        <m:r>
          <m:rPr>
            <m:sty m:val="p"/>
          </m:rPr>
          <m:t>(</m:t>
        </m:r>
        <m:r>
          <m:t>g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b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t>B</m:t>
        </m:r>
      </m:oMath>
      <w:r>
        <w:t xml:space="preserve">.</w:t>
      </w:r>
    </w:p>
    <w:p>
      <w:pPr>
        <w:pStyle w:val="FirstParagraph"/>
      </w:pPr>
      <w:r>
        <w:t xml:space="preserve">A function that has an inverse function is</w:t>
      </w:r>
      <w:r>
        <w:t xml:space="preserve"> </w:t>
      </w:r>
      <w:r>
        <w:rPr>
          <w:b/>
          <w:bCs/>
        </w:rPr>
        <w:t xml:space="preserve">invertible</w:t>
      </w:r>
      <w:r>
        <w:t xml:space="preserve">.</w:t>
      </w:r>
    </w:p>
    <w:bookmarkEnd w:id="34"/>
    <w:bookmarkStart w:id="35" w:name="rem-inverse-not-reciprocal"/>
    <w:p>
      <w:pPr>
        <w:pStyle w:val="BodyText"/>
      </w:pPr>
      <w:r>
        <w:rPr>
          <w:i/>
          <w:iCs/>
        </w:rPr>
        <w:t xml:space="preserve">Remark 4</w:t>
      </w:r>
      <w:r>
        <w:t xml:space="preserve"> (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not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f</m:t>
        </m:r>
      </m:oMath>
      <w:r>
        <w:t xml:space="preserve">). </w:t>
      </w:r>
      <w:r>
        <w:t xml:space="preserve">The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does not mean a reciprocal: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is the input that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maps to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not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f</m:t>
            </m:r>
            <m:r>
              <m:rPr>
                <m:sty m:val="p"/>
              </m:rPr>
              <m:t>(</m:t>
            </m:r>
            <m:r>
              <m:t>b</m:t>
            </m:r>
            <m:r>
              <m:rPr>
                <m:sty m:val="p"/>
              </m:rPr>
              <m:t>)</m:t>
            </m:r>
          </m:den>
        </m:f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, but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f</m:t>
            </m:r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)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8</m:t>
            </m:r>
          </m:den>
        </m:f>
      </m:oMath>
      <w:r>
        <w:t xml:space="preserve">.</w:t>
      </w:r>
    </w:p>
    <w:bookmarkEnd w:id="35"/>
    <w:bookmarkStart w:id="36" w:name="exm-inverse-function"/>
    <w:p>
      <w:pPr>
        <w:pStyle w:val="BodyText"/>
      </w:pPr>
      <w:r>
        <w:rPr>
          <w:b/>
          <w:bCs/>
        </w:rPr>
        <w:t xml:space="preserve">Example 9 (An invertible function, and one that is not)</w:t>
      </w:r>
      <w:r>
        <w:t xml:space="preserve"> </w:t>
      </w:r>
      <w:r>
        <w:t xml:space="preserve"> </w:t>
      </w:r>
    </w:p>
    <w:p>
      <w:pPr>
        <w:numPr>
          <w:ilvl w:val="0"/>
          <w:numId w:val="1007"/>
        </w:numPr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  <w:r>
        <w:t xml:space="preserve"> </w:t>
      </w:r>
      <w:r>
        <w:t xml:space="preserve">Its inverse function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y</m:t>
            </m:r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r>
                <m:t>7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7"/>
        </w:numPr>
      </w:pPr>
      <w:r>
        <w:t xml:space="preserve">Let</w:t>
      </w:r>
      <w:r>
        <w:t xml:space="preserve"> </w:t>
      </w:r>
      <m:oMath>
        <m:r>
          <m:t>h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so an inverse function would need</w:t>
      </w:r>
      <w:r>
        <w:t xml:space="preserve"> </w:t>
      </w:r>
      <m:oMath>
        <m:sSup>
          <m:e>
            <m:r>
              <m:t>h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to equal both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 not invertible.</w:t>
      </w:r>
    </w:p>
    <w:bookmarkEnd w:id="36"/>
    <w:bookmarkStart w:id="38" w:name="def-elementwise-function"/>
    <w:p>
      <w:pPr>
        <w:pStyle w:val="FirstParagraph"/>
      </w:pPr>
      <w:r>
        <w:rPr>
          <w:b/>
          <w:bCs/>
        </w:rPr>
        <w:t xml:space="preserve">Definition 14 (Elementwise application of a function to a vector)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be a function (</w:t>
      </w:r>
      <w:hyperlink w:anchor="def-function">
        <w:r>
          <w:rPr>
            <w:rStyle w:val="Hyperlink"/>
          </w:rPr>
          <w:t xml:space="preserve">definition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w:r>
        <w:t xml:space="preserve">$\mathord{\smash[b]{\underset{\raise.3ex\hbox{$\scriptstyle\sim$}}{x}}\vphantom{x}}= {\mathopen{}\left(x_1, x_2, \ldots, x_n\right)\mathclose{}}^{\top}$</w:t>
      </w:r>
      <w:r>
        <w:t xml:space="preserve"> </w:t>
      </w:r>
      <w:r>
        <w:t xml:space="preserve">be a vector whose entries all lie in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elementwise application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to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w:r>
        <w:t xml:space="preserve">$f^{\odot}(\mathord{\smash[b]{\underset{\raise.3ex\hbox{$\scriptstyle\sim$}}{x}}\vphantom{x}})$</w:t>
      </w:r>
      <w:r>
        <w:t xml:space="preserve">,</w:t>
      </w:r>
      <w:r>
        <w:t xml:space="preserve"> </w:t>
      </w:r>
      <w:r>
        <w:t xml:space="preserve">is the vector of the values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the entries of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:</w:t>
      </w:r>
    </w:p>
    <w:p>
      <w:pPr>
        <w:pStyle w:val="BodyText"/>
      </w:pPr>
      <w:r>
        <w:t xml:space="preserve">$$
    f^{\odot}(\mathord{\smash[b]{\underset{\raise.3ex\hbox{$\scriptstyle\sim$}}{x}}\vphantom{x}}) = {\mathopen{}\left(f(x_1), f(x_2), \ldots, f(x_n)\right)\mathclose{}}^{\top}.
    $$</w:t>
      </w:r>
    </w:p>
    <w:p>
      <w:pPr>
        <w:pStyle w:val="FirstParagraph"/>
      </w:pPr>
      <w:r>
        <w:t xml:space="preserve">It is a function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⊙</m:t>
            </m:r>
          </m:sup>
        </m:sSup>
        <m:r>
          <m:rPr>
            <m:sty m:val="p"/>
          </m:rPr>
          <m:t>:</m:t>
        </m:r>
        <m:sSup>
          <m:e>
            <m:r>
              <m:t>A</m:t>
            </m:r>
          </m:e>
          <m:sup>
            <m:r>
              <m:t>n</m:t>
            </m:r>
          </m:sup>
        </m:sSup>
        <m:r>
          <m:rPr>
            <m:sty m:val="p"/>
          </m:rPr>
          <m:t>→</m:t>
        </m:r>
        <m:sSup>
          <m:e>
            <m:r>
              <m:t>B</m:t>
            </m:r>
          </m:e>
          <m:sup>
            <m:r>
              <m:t>n</m:t>
            </m:r>
          </m:sup>
        </m:sSup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p>
          <m:e>
            <m:r>
              <m:t>A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is the</w:t>
      </w:r>
      <w:r>
        <w:t xml:space="preserve"> </w:t>
      </w:r>
      <m:oMath>
        <m:r>
          <m:t>n</m:t>
        </m:r>
      </m:oMath>
      <w:r>
        <w:t xml:space="preserve">-fold Cartesian product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with itself (</w:t>
      </w:r>
      <w:hyperlink r:id="rId37">
        <w:r>
          <w:rPr>
            <w:rStyle w:val="Hyperlink"/>
          </w:rPr>
          <w:t xml:space="preserve">definition</w:t>
        </w:r>
      </w:hyperlink>
      <w:r>
        <w:t xml:space="preserve">).</w:t>
      </w:r>
    </w:p>
    <w:bookmarkEnd w:id="38"/>
    <w:bookmarkStart w:id="39" w:name="exm-elementwise-function"/>
    <w:p>
      <w:pPr>
        <w:pStyle w:val="BodyText"/>
      </w:pPr>
      <w:r>
        <w:rPr>
          <w:b/>
          <w:bCs/>
        </w:rPr>
        <w:t xml:space="preserve">Example 10 (The exponential and logistic functions applied to a vector)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$\mathord{\smash[b]{\underset{\raise.3ex\hbox{$\scriptstyle\sim$}}{x}}\vphantom{x}}= {\mathopen{}\left(-1, 0, 2\right)\mathclose{}}^{\top}$</w:t>
      </w:r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exp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t</m:t>
            </m:r>
          </m:sup>
        </m:sSup>
      </m:oMath>
      <w:r>
        <w:t xml:space="preserve"> </w:t>
      </w:r>
      <w:r>
        <w:t xml:space="preserve">and the logistic function</w:t>
      </w:r>
      <w:r>
        <w:t xml:space="preserve"> </w:t>
      </w:r>
      <m:oMath>
        <m:r>
          <m:rPr>
            <m:sty m:val="p"/>
          </m:rPr>
          <m:t>expit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t</m:t>
                </m:r>
              </m:sup>
            </m:sSup>
          </m:den>
        </m:f>
      </m:oMath>
      <w:r>
        <w:t xml:space="preserve">,</w:t>
      </w:r>
    </w:p>
    <w:p>
      <w:pPr>
        <w:pStyle w:val="BodyText"/>
      </w:pPr>
      <w:r>
        <w:t xml:space="preserve">$$
    \begin{aligned}
    \operatorname{exp}^{\odot}(\mathord{\smash[b]{\underset{\raise.3ex\hbox{$\scriptstyle\sim$}}{x}}\vphantom{x}}) &amp;= {\mathopen{}\left(e^{-1}, e^{0}, e^{2}\right)\mathclose{}}^{\top}, \\
    \operatorname{expit}^{\odot}(\mathord{\smash[b]{\underset{\raise.3ex\hbox{$\scriptstyle\sim$}}{x}}\vphantom{x}}) &amp;= {\mathopen{}\left(\operatorname{expit}(-1), \operatorname{expit}(0), \operatorname{expit}(2)\right)\mathclose{}}^{\top}.
    \end{aligned}
    $$</w:t>
      </w:r>
    </w:p>
    <w:p>
      <w:pPr>
        <w:pStyle w:val="FirstParagraph"/>
      </w:pPr>
      <w:r>
        <w:t xml:space="preserve">The code evaluates both, using R’s</w:t>
      </w:r>
      <w:r>
        <w:t xml:space="preserve"> </w:t>
      </w:r>
      <w:r>
        <w:rPr>
          <w:rStyle w:val="VerbatimChar"/>
        </w:rPr>
        <w:t xml:space="preserve">exp()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plogis()</w:t>
      </w:r>
      <w:r>
        <w:t xml:space="preserve">,</w:t>
      </w:r>
      <w:r>
        <w:t xml:space="preserve"> </w:t>
      </w:r>
      <w:r>
        <w:t xml:space="preserve">which apply to a vector entry by entry.</w:t>
      </w:r>
    </w:p>
    <w:p>
      <w:pPr>
        <w:pStyle w:val="SourceCode"/>
      </w:pP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exp_x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expit_x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plogis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exp_x</w:t>
      </w:r>
      <w:r>
        <w:br/>
      </w:r>
      <w:r>
        <w:rPr>
          <w:rStyle w:val="CommentTok"/>
        </w:rPr>
        <w:t xml:space="preserve">#&gt; [1] 0.3678794 1.0000000 7.3890561</w:t>
      </w:r>
      <w:r>
        <w:br/>
      </w:r>
      <w:r>
        <w:rPr>
          <w:rStyle w:val="NormalTok"/>
        </w:rPr>
        <w:t xml:space="preserve">expit_x</w:t>
      </w:r>
      <w:r>
        <w:br/>
      </w:r>
      <w:r>
        <w:rPr>
          <w:rStyle w:val="CommentTok"/>
        </w:rPr>
        <w:t xml:space="preserve">#&gt; [1] 0.2689414 0.5000000 0.8807971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$\operatorname{exp}^{\odot}(\mathord{\smash[b]{\underset{\raise.3ex\hbox{$\scriptstyle\sim$}}{x}}\vphantom{x}}) \approx$</w:t>
      </w:r>
      <w:r>
        <w:t xml:space="preserve"> </w:t>
      </w:r>
      <w:r>
        <w:t xml:space="preserve">(0.3679, 1, 7.3891)</w:t>
      </w:r>
      <w:r>
        <w:t xml:space="preserve"> </w:t>
      </w:r>
      <w:r>
        <w:t xml:space="preserve">and</w:t>
      </w:r>
      <w:r>
        <w:t xml:space="preserve"> </w:t>
      </w:r>
      <w:r>
        <w:t xml:space="preserve">$\operatorname{expit}^{\odot}(\mathord{\smash[b]{\underset{\raise.3ex\hbox{$\scriptstyle\sim$}}{x}}\vphantom{x}}) \approx$</w:t>
      </w:r>
      <w:r>
        <w:t xml:space="preserve"> </w:t>
      </w:r>
      <w:r>
        <w:t xml:space="preserve">(0.2689, 0.5, 0.8808).</w:t>
      </w:r>
      <w:r>
        <w:t xml:space="preserve"> </w:t>
      </w:r>
      <w:r>
        <w:t xml:space="preserve">Each entry of the output depends only on the entry of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in the same position.</w:t>
      </w:r>
    </w:p>
    <w:bookmarkEnd w:id="39"/>
    <w:bookmarkStart w:id="41" w:name="rem-elementwise-function-notation"/>
    <w:p>
      <w:pPr>
        <w:pStyle w:val="BodyText"/>
      </w:pPr>
      <w:r>
        <w:rPr>
          <w:i/>
          <w:iCs/>
        </w:rPr>
        <w:t xml:space="preserve">Remark 5</w:t>
      </w:r>
      <w:r>
        <w:t xml:space="preserve"> (Notation and software for elementwise application). </w:t>
      </w:r>
    </w:p>
    <w:p>
      <w:pPr>
        <w:pStyle w:val="Compact"/>
        <w:numPr>
          <w:ilvl w:val="0"/>
          <w:numId w:val="1008"/>
        </w:numPr>
      </w:pPr>
      <w:r>
        <w:t xml:space="preserve">The superscript</w:t>
      </w:r>
      <w:r>
        <w:t xml:space="preserve"> </w:t>
      </w:r>
      <m:oMath>
        <m:r>
          <m:rPr>
            <m:sty m:val="p"/>
          </m:rPr>
          <m:t>⊙</m:t>
        </m:r>
      </m:oMath>
      <w:r>
        <w:t xml:space="preserve"> </w:t>
      </w:r>
      <w:r>
        <w:t xml:space="preserve">keeps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⊙</m:t>
            </m:r>
          </m:sup>
        </m:sSup>
      </m:oMath>
      <w:r>
        <w:t xml:space="preserve"> </w:t>
      </w:r>
      <w:r>
        <w:t xml:space="preserve">apart from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itself.</w:t>
      </w:r>
      <w:r>
        <w:t xml:space="preserve"> </w:t>
      </w:r>
      <w:r>
        <w:t xml:space="preserve">Where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a whole vector as its argument,</w:t>
      </w:r>
      <w:r>
        <w:t xml:space="preserve"> </w:t>
      </w:r>
      <w:r>
        <w:t xml:space="preserve">as in the multivariable calculus of</w:t>
      </w:r>
      <w:r>
        <w:t xml:space="preserve"> </w:t>
      </w:r>
      <w:hyperlink r:id="rId40">
        <w:r>
          <w:rPr>
            <w:rStyle w:val="Hyperlink"/>
          </w:rPr>
          <w:t xml:space="preserve">vector calculus</w:t>
        </w:r>
      </w:hyperlink>
      <w:r>
        <w:t xml:space="preserve">,</w:t>
      </w:r>
      <w:r>
        <w:t xml:space="preserve"> </w:t>
      </w:r>
      <w:r>
        <w:t xml:space="preserve">$f(\mathord{\smash[b]{\underset{\raise.3ex\hbox{$\scriptstyle\sim$}}{x}}\vphantom{x}})$</w:t>
      </w:r>
      <w:r>
        <w:t xml:space="preserve"> </w:t>
      </w:r>
      <w:r>
        <w:t xml:space="preserve">means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evaluated at the vector,</w:t>
      </w:r>
      <w:r>
        <w:t xml:space="preserve"> </w:t>
      </w:r>
      <w:r>
        <w:t xml:space="preserve">which is generally not the vector of its values at the entries.</w:t>
      </w:r>
    </w:p>
    <w:p>
      <w:pPr>
        <w:pStyle w:val="Compact"/>
        <w:numPr>
          <w:ilvl w:val="0"/>
          <w:numId w:val="1008"/>
        </w:numPr>
      </w:pP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parameters, as in</w:t>
      </w:r>
      <w:r>
        <w:t xml:space="preserve"> </w:t>
      </w:r>
      <w:r>
        <w:t xml:space="preserve">$f_{\mathord{\smash[b]{\underset{\raise.3ex\hbox{$\scriptstyle\sim$}}{\beta}}\vphantom{\beta}}}$</w:t>
      </w:r>
      <w:r>
        <w:t xml:space="preserve">,</w:t>
      </w:r>
      <w:r>
        <w:t xml:space="preserve"> </w:t>
      </w:r>
      <w:r>
        <w:t xml:space="preserve">the same parameters are used at every entry.</w:t>
      </w:r>
    </w:p>
    <w:p>
      <w:pPr>
        <w:pStyle w:val="Compact"/>
        <w:numPr>
          <w:ilvl w:val="0"/>
          <w:numId w:val="1008"/>
        </w:numPr>
      </w:pPr>
      <w:r>
        <w:t xml:space="preserve">Software usually applies a scalar function to a vector this way,</w:t>
      </w:r>
      <w:r>
        <w:t xml:space="preserve"> </w:t>
      </w:r>
      <w:r>
        <w:t xml:space="preserve">without a special symbol:</w:t>
      </w:r>
      <w:r>
        <w:t xml:space="preserve"> </w:t>
      </w:r>
      <w:r>
        <w:t xml:space="preserve">R and NumPy evaluate</w:t>
      </w:r>
      <w:r>
        <w:t xml:space="preserve"> </w:t>
      </w:r>
      <w:r>
        <w:rPr>
          <w:rStyle w:val="VerbatimChar"/>
        </w:rPr>
        <w:t xml:space="preserve">exp(x)</w:t>
      </w:r>
      <w:r>
        <w:t xml:space="preserve"> </w:t>
      </w:r>
      <w:r>
        <w:t xml:space="preserve">entry by entry.</w:t>
      </w:r>
      <w:r>
        <w:t xml:space="preserve"> </w:t>
      </w:r>
      <w:r>
        <w:t xml:space="preserve">The matrix exponential of a square matrix is a different function from</w:t>
      </w:r>
      <w:r>
        <w:t xml:space="preserve"> </w:t>
      </w:r>
      <m:oMath>
        <m:sSup>
          <m:e>
            <m:r>
              <m:rPr>
                <m:sty m:val="p"/>
              </m:rPr>
              <m:t>exp</m:t>
            </m:r>
          </m:e>
          <m:sup>
            <m:r>
              <m:rPr>
                <m:sty m:val="p"/>
              </m:rPr>
              <m:t>⊙</m:t>
            </m:r>
          </m:sup>
        </m:sSup>
      </m:oMath>
      <w:r>
        <w:t xml:space="preserve">.</w:t>
      </w:r>
    </w:p>
    <w:bookmarkEnd w:id="41"/>
    <w:bookmarkStart w:id="42" w:name="def-operator"/>
    <w:p>
      <w:pPr>
        <w:pStyle w:val="FirstParagraph"/>
      </w:pPr>
      <w:r>
        <w:rPr>
          <w:b/>
          <w:bCs/>
        </w:rPr>
        <w:t xml:space="preserve">Definition 15 (Operator)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operator</w:t>
      </w:r>
      <w:r>
        <w:t xml:space="preserve"> </w:t>
      </w:r>
      <w:r>
        <w:t xml:space="preserve">[11]</w:t>
      </w:r>
      <w:r>
        <w:t xml:space="preserve"> </w:t>
      </w:r>
      <w:r>
        <w:t xml:space="preserve">is a</w:t>
      </w:r>
      <w:r>
        <w:t xml:space="preserve"> </w:t>
      </w:r>
      <w:hyperlink w:anchor="def-function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whose</w:t>
      </w:r>
      <w:r>
        <w:t xml:space="preserve"> </w:t>
      </w:r>
      <w:hyperlink w:anchor="def-argument">
        <w:r>
          <w:rPr>
            <w:rStyle w:val="Hyperlink"/>
          </w:rPr>
          <w:t xml:space="preserve">arguments</w:t>
        </w:r>
      </w:hyperlink>
      <w:r>
        <w:t xml:space="preserve"> </w:t>
      </w:r>
      <w:r>
        <w:t xml:space="preserve">and</w:t>
      </w:r>
      <w:r>
        <w:t xml:space="preserve"> </w:t>
      </w:r>
      <w:hyperlink w:anchor="def-value">
        <w:r>
          <w:rPr>
            <w:rStyle w:val="Hyperlink"/>
          </w:rPr>
          <w:t xml:space="preserve">values</w:t>
        </w:r>
      </w:hyperlink>
      <w:r>
        <w:t xml:space="preserve"> </w:t>
      </w:r>
      <w:r>
        <w:t xml:space="preserve">are both functions or both vectors.</w:t>
      </w:r>
    </w:p>
    <w:bookmarkEnd w:id="42"/>
    <w:bookmarkStart w:id="43" w:name="exm-operator"/>
    <w:p>
      <w:pPr>
        <w:pStyle w:val="BodyText"/>
      </w:pPr>
      <w:r>
        <w:rPr>
          <w:b/>
          <w:bCs/>
        </w:rPr>
        <w:t xml:space="preserve">Example 11 (The derivative as an operator)</w:t>
      </w:r>
      <w:r>
        <w:t xml:space="preserve"> </w:t>
      </w:r>
      <w:r>
        <w:t xml:space="preserve">Let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send each differentiable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to its derivative function</w:t>
      </w:r>
      <w:r>
        <w:t xml:space="preserve"> </w:t>
      </w:r>
      <m:oMath>
        <m:r>
          <m:t>D</m:t>
        </m:r>
        <m:r>
          <m:t>f</m:t>
        </m:r>
        <m:r>
          <m:rPr>
            <m:sty m:val="p"/>
          </m:rPr>
          <m:t>=</m:t>
        </m:r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an operator, because its arguments and its values are functions.</w:t>
      </w:r>
      <w:r>
        <w:t xml:space="preserve"> </w:t>
      </w:r>
      <w:r>
        <w:t xml:space="preserve">For example,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sends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to the function</w:t>
      </w:r>
      <w:r>
        <w:t xml:space="preserve"> </w:t>
      </w:r>
      <m:oMath>
        <m:r>
          <m:rPr>
            <m:sty m:val="p"/>
          </m:rPr>
          <m:t>(</m:t>
        </m:r>
        <m:r>
          <m:t>D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.</w:t>
      </w:r>
    </w:p>
    <w:bookmarkEnd w:id="43"/>
    <w:bookmarkStart w:id="45" w:name="rem-operator"/>
    <w:p>
      <w:pPr>
        <w:pStyle w:val="BodyText"/>
      </w:pPr>
      <w:r>
        <w:rPr>
          <w:i/>
          <w:iCs/>
        </w:rPr>
        <w:t xml:space="preserve">Remark 6</w:t>
      </w:r>
      <w:r>
        <w:t xml:space="preserve"> (Other uses of</w:t>
      </w:r>
      <w:r>
        <w:t xml:space="preserve"> </w:t>
      </w:r>
      <w:r>
        <w:t xml:space="preserve">“operator”</w:t>
      </w:r>
      <w:r>
        <w:t xml:space="preserve">). </w:t>
      </w:r>
      <w:r>
        <w:t xml:space="preserve">Some authors call every function an operator,</w:t>
      </w:r>
      <w:r>
        <w:t xml:space="preserve"> </w:t>
      </w:r>
      <w:r>
        <w:t xml:space="preserve">and others reserve the word for functions whose domain and codomain are the same set,</w:t>
      </w:r>
      <w:r>
        <w:t xml:space="preserve"> </w:t>
      </w:r>
      <w:r>
        <w:t xml:space="preserve">as in the</w:t>
      </w:r>
      <w:r>
        <w:t xml:space="preserve"> </w:t>
      </w:r>
      <w:hyperlink r:id="rId44">
        <w:r>
          <w:rPr>
            <w:rStyle w:val="Hyperlink"/>
          </w:rPr>
          <w:t xml:space="preserve">linear operator</w:t>
        </w:r>
      </w:hyperlink>
      <w:r>
        <w:t xml:space="preserve">.</w:t>
      </w:r>
    </w:p>
    <w:bookmarkEnd w:id="45"/>
    <w:bookmarkStart w:id="46" w:name="def-functional"/>
    <w:p>
      <w:pPr>
        <w:pStyle w:val="BodyText"/>
      </w:pPr>
      <w:r>
        <w:rPr>
          <w:b/>
          <w:bCs/>
        </w:rPr>
        <w:t xml:space="preserve">Definition 16 (Functional)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functional</w:t>
      </w:r>
      <w:r>
        <w:t xml:space="preserve"> </w:t>
      </w:r>
      <w:r>
        <w:t xml:space="preserve">[12]</w:t>
      </w:r>
      <w:r>
        <w:t xml:space="preserve"> </w:t>
      </w:r>
      <w:r>
        <w:t xml:space="preserve">is a</w:t>
      </w:r>
      <w:r>
        <w:t xml:space="preserve"> </w:t>
      </w:r>
      <w:hyperlink w:anchor="def-function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whose</w:t>
      </w:r>
      <w:r>
        <w:t xml:space="preserve"> </w:t>
      </w:r>
      <w:hyperlink w:anchor="def-argument">
        <w:r>
          <w:rPr>
            <w:rStyle w:val="Hyperlink"/>
          </w:rPr>
          <w:t xml:space="preserve">arguments</w:t>
        </w:r>
      </w:hyperlink>
      <w:r>
        <w:t xml:space="preserve"> </w:t>
      </w:r>
      <w:r>
        <w:t xml:space="preserve">are functions or vectors</w:t>
      </w:r>
      <w:r>
        <w:t xml:space="preserve"> </w:t>
      </w:r>
      <w:r>
        <w:t xml:space="preserve">and whose</w:t>
      </w:r>
      <w:r>
        <w:t xml:space="preserve"> </w:t>
      </w:r>
      <w:hyperlink w:anchor="def-value">
        <w:r>
          <w:rPr>
            <w:rStyle w:val="Hyperlink"/>
          </w:rPr>
          <w:t xml:space="preserve">values</w:t>
        </w:r>
      </w:hyperlink>
      <w:r>
        <w:t xml:space="preserve"> </w:t>
      </w:r>
      <w:r>
        <w:t xml:space="preserve">are real numbers.</w:t>
      </w:r>
    </w:p>
    <w:bookmarkEnd w:id="46"/>
    <w:bookmarkStart w:id="48" w:name="exm-functional"/>
    <w:p>
      <w:pPr>
        <w:pStyle w:val="BodyText"/>
      </w:pPr>
      <w:r>
        <w:rPr>
          <w:b/>
          <w:bCs/>
        </w:rPr>
        <w:t xml:space="preserve">Example 12 (Evaluation, integration and expectation as functionals)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9"/>
        </w:numPr>
      </w:pPr>
      <w:r>
        <w:t xml:space="preserve">Evaluation 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sends each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to the number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The definite integral sends each continuous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to the number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the value 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The</w:t>
      </w:r>
      <w:r>
        <w:t xml:space="preserve"> </w:t>
      </w:r>
      <w:hyperlink r:id="rId47">
        <w:r>
          <w:rPr>
            <w:rStyle w:val="Hyperlink"/>
          </w:rPr>
          <w:t xml:space="preserve">expectation</w:t>
        </w:r>
      </w:hyperlink>
      <w:r>
        <w:t xml:space="preserve"> </w:t>
      </w:r>
      <w:r>
        <w:t xml:space="preserve">sends each random variable, which is a function,</w:t>
      </w:r>
      <w:r>
        <w:t xml:space="preserve"> </w:t>
      </w:r>
      <w:r>
        <w:t xml:space="preserve">to a real number, its population mean.</w:t>
      </w:r>
    </w:p>
    <w:p>
      <w:pPr>
        <w:pStyle w:val="Compact"/>
        <w:numPr>
          <w:ilvl w:val="0"/>
          <w:numId w:val="1009"/>
        </w:numPr>
      </w:pPr>
      <w:r>
        <w:t xml:space="preserve">Summing the entries sends each vector</w:t>
      </w:r>
      <w:r>
        <w:t xml:space="preserve"> </w:t>
      </w:r>
      <w:r>
        <w:t xml:space="preserve">$\mathord{\smash[b]{\underset{\raise.3ex\hbox{$\scriptstyle\sim$}}{x}}\vphantom{x}}\in \mathbb{R}^n$</w:t>
      </w:r>
      <w:r>
        <w:t xml:space="preserve"> </w:t>
      </w:r>
      <w:r>
        <w:t xml:space="preserve">to the number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</w:p>
    <w:p>
      <w:pPr>
        <w:pStyle w:val="FirstParagraph"/>
      </w:pPr>
      <w:r>
        <w:t xml:space="preserve">Each takes a function or a vector as its argument and returns a number,</w:t>
      </w:r>
      <w:r>
        <w:t xml:space="preserve"> </w:t>
      </w:r>
      <w:r>
        <w:t xml:space="preserve">so each is a functional.</w:t>
      </w:r>
      <w:r>
        <w:t xml:space="preserve"> </w:t>
      </w:r>
      <w:r>
        <w:t xml:space="preserve">The derivative operator in</w:t>
      </w:r>
      <w:r>
        <w:t xml:space="preserve"> </w:t>
      </w:r>
      <w:hyperlink w:anchor="exm-operator">
        <w:r>
          <w:rPr>
            <w:rStyle w:val="Hyperlink"/>
          </w:rPr>
          <w:t xml:space="preserve">Example 11</w:t>
        </w:r>
      </w:hyperlink>
      <w:r>
        <w:t xml:space="preserve"> </w:t>
      </w:r>
      <w:r>
        <w:t xml:space="preserve">is not a functional,</w:t>
      </w:r>
      <w:r>
        <w:t xml:space="preserve"> </w:t>
      </w:r>
      <w:r>
        <w:t xml:space="preserve">because its values are functions, not numbers.</w:t>
      </w:r>
    </w:p>
    <w:bookmarkEnd w:id="48"/>
    <w:bookmarkStart w:id="50" w:name="def-sequence"/>
    <w:p>
      <w:pPr>
        <w:pStyle w:val="BodyText"/>
      </w:pPr>
      <w:r>
        <w:rPr>
          <w:b/>
          <w:bCs/>
        </w:rPr>
        <w:t xml:space="preserve">Definition 17 (Sequence)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sequence</w:t>
      </w:r>
      <w:r>
        <w:t xml:space="preserve"> </w:t>
      </w:r>
      <w:r>
        <w:t xml:space="preserve">in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[13]</w:t>
      </w:r>
      <w:r>
        <w:t xml:space="preserve"> </w:t>
      </w:r>
      <w:r>
        <w:t xml:space="preserve">is a</w:t>
      </w:r>
      <w:r>
        <w:t xml:space="preserve"> </w:t>
      </w:r>
      <w:hyperlink w:anchor="def-function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a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N</m:t>
        </m:r>
        <m:r>
          <m:rPr>
            <m:sty m:val="p"/>
          </m:rPr>
          <m:t>→</m:t>
        </m:r>
        <m:r>
          <m:t>S</m:t>
        </m:r>
      </m:oMath>
      <w:r>
        <w:t xml:space="preserve"> </w:t>
      </w:r>
      <w:r>
        <w:t xml:space="preserve">from the</w:t>
      </w:r>
      <w:r>
        <w:t xml:space="preserve"> </w:t>
      </w:r>
      <w:hyperlink r:id="rId49">
        <w:r>
          <w:rPr>
            <w:rStyle w:val="Hyperlink"/>
          </w:rPr>
          <w:t xml:space="preserve">natural numbers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Its value</w:t>
      </w:r>
      <w:r>
        <w:t xml:space="preserve"> </w:t>
      </w:r>
      <m:oMath>
        <m:r>
          <m:t>a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is written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the sequence is written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</w:p>
    <w:bookmarkEnd w:id="50"/>
    <w:bookmarkStart w:id="51" w:name="def-sequence-term"/>
    <w:p>
      <w:pPr>
        <w:pStyle w:val="BodyText"/>
      </w:pPr>
      <w:r>
        <w:rPr>
          <w:b/>
          <w:bCs/>
        </w:rPr>
        <w:t xml:space="preserve">Definition 18 (Term of a sequence)</w:t>
      </w:r>
      <w:r>
        <w:t xml:space="preserve"> </w:t>
      </w:r>
      <w:r>
        <w:t xml:space="preserve">The value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of a sequence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sequence">
        <w:r>
          <w:rPr>
            <w:rStyle w:val="Hyperlink"/>
          </w:rPr>
          <w:t xml:space="preserve">Definition 17</w:t>
        </w:r>
      </w:hyperlink>
      <w:r>
        <w:t xml:space="preserve">) is called its</w:t>
      </w:r>
      <w:r>
        <w:t xml:space="preserve"> </w:t>
      </w:r>
      <m:oMath>
        <m:r>
          <m:t>n</m:t>
        </m:r>
      </m:oMath>
      <w:r>
        <w:t xml:space="preserve">th</w:t>
      </w:r>
      <w:r>
        <w:t xml:space="preserve"> </w:t>
      </w:r>
      <w:r>
        <w:rPr>
          <w:b/>
          <w:bCs/>
        </w:rPr>
        <w:t xml:space="preserve">term</w:t>
      </w:r>
      <w:r>
        <w:t xml:space="preserve">.</w:t>
      </w:r>
    </w:p>
    <w:bookmarkEnd w:id="51"/>
    <w:bookmarkStart w:id="52" w:name="exm-sequence"/>
    <w:p>
      <w:pPr>
        <w:pStyle w:val="BodyText"/>
      </w:pPr>
      <w:r>
        <w:rPr>
          <w:b/>
          <w:bCs/>
        </w:rPr>
        <w:t xml:space="preserve">Example 13 (Sequences)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0"/>
        </w:numPr>
      </w:pP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 </w:t>
      </w:r>
      <w:r>
        <w:t xml:space="preserve">is the sequence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;</w:t>
      </w:r>
      <w:r>
        <w:t xml:space="preserve"> </w:t>
      </w:r>
      <w:r>
        <w:t xml:space="preserve">its third term is</w:t>
      </w:r>
      <w:r>
        <w:t xml:space="preserve"> </w:t>
      </w:r>
      <m:oMath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t xml:space="preserve">.</w:t>
      </w:r>
    </w:p>
    <w:p>
      <w:pPr>
        <w:pStyle w:val="Compact"/>
        <w:numPr>
          <w:ilvl w:val="0"/>
          <w:numId w:val="1010"/>
        </w:numPr>
      </w:pPr>
      <m:oMath>
        <m:sSub>
          <m:e>
            <m:r>
              <m:t>b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is the sequence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:</w:t>
      </w:r>
      <w:r>
        <w:t xml:space="preserve"> </w:t>
      </w:r>
      <w:r>
        <w:t xml:space="preserve">a sequence can repeat values.</w:t>
      </w:r>
    </w:p>
    <w:p>
      <w:pPr>
        <w:pStyle w:val="Compact"/>
        <w:numPr>
          <w:ilvl w:val="0"/>
          <w:numId w:val="1010"/>
        </w:numPr>
      </w:pPr>
      <w:r>
        <w:t xml:space="preserve">The die rolls</w:t>
      </w:r>
      <w:r>
        <w:t xml:space="preserve"> </w:t>
      </w:r>
      <m:oMath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4</m:t>
        </m:r>
      </m:oMath>
      <w:r>
        <w:t xml:space="preserve"> </w:t>
      </w:r>
      <w:r>
        <w:t xml:space="preserve">form a finite sequence of length</w:t>
      </w:r>
      <w:r>
        <w:t xml:space="preserve"> </w:t>
      </w:r>
      <m:oMath>
        <m:r>
          <m:t>3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m:oMath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and</w:t>
      </w:r>
      <w:r>
        <w:t xml:space="preserve"> </w:t>
      </w:r>
      <m:oMath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4</m:t>
        </m:r>
      </m:oMath>
      <w:r>
        <w:t xml:space="preserve">.</w:t>
      </w:r>
      <w:r>
        <w:t xml:space="preserve"> </w:t>
      </w:r>
      <w:r>
        <w:t xml:space="preserve">As a set,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4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but as a sequence, the order and the repeats matter.</w:t>
      </w:r>
    </w:p>
    <w:bookmarkEnd w:id="52"/>
    <w:bookmarkStart w:id="53" w:name="def-finite-sequence"/>
    <w:p>
      <w:pPr>
        <w:pStyle w:val="FirstParagraph"/>
      </w:pPr>
      <w:r>
        <w:rPr>
          <w:b/>
          <w:bCs/>
        </w:rPr>
        <w:t xml:space="preserve">Definition 19 (Finite sequence)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a set.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finite sequence</w:t>
      </w:r>
      <w:r>
        <w:t xml:space="preserve"> </w:t>
      </w:r>
      <w:r>
        <w:t xml:space="preserve">of length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 function from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.</w:t>
      </w:r>
    </w:p>
    <w:bookmarkEnd w:id="53"/>
    <w:bookmarkStart w:id="54" w:name="def-closed-under"/>
    <w:p>
      <w:pPr>
        <w:pStyle w:val="BodyText"/>
      </w:pPr>
      <w:del w:id="3" w:author="PR Preview" w:date="2026-01-01T00:00:00Z">
        <w:r>
          <w:rPr>
            <w:b/>
            <w:bCs/>
          </w:rPr>
          <w:delText xml:space="preserve">Definition 20 (Logistic function (also called the sigmoid or expit))</w:delText>
        </w:r>
      </w:del>
      <w:del w:id="4" w:author="PR Preview" w:date="2026-01-01T00:00:00Z">
        <w:r>
          <w:delText xml:space="preserve"> </w:delText>
        </w:r>
      </w:del>
      <w:del w:id="5" w:author="PR Preview" w:date="2026-01-01T00:00:00Z">
        <w:r>
          <w:delText xml:space="preserve">The</w:delText>
        </w:r>
      </w:del>
      <w:del w:id="6" w:author="PR Preview" w:date="2026-01-01T00:00:00Z">
        <w:r>
          <w:delText xml:space="preserve"> </w:delText>
        </w:r>
      </w:del>
      <w:del w:id="7" w:author="PR Preview" w:date="2026-01-01T00:00:00Z">
        <w:r>
          <w:rPr>
            <w:b/>
            <w:bCs/>
          </w:rPr>
          <w:delText xml:space="preserve">logistic function</w:delText>
        </w:r>
      </w:del>
      <w:del w:id="8" w:author="PR Preview" w:date="2026-01-01T00:00:00Z">
        <w:r>
          <w:delText xml:space="preserve">, also called the</w:delText>
        </w:r>
      </w:del>
      <w:del w:id="9" w:author="PR Preview" w:date="2026-01-01T00:00:00Z">
        <w:r>
          <w:delText xml:space="preserve"> </w:delText>
        </w:r>
      </w:del>
      <w:del w:id="10" w:author="PR Preview" w:date="2026-01-01T00:00:00Z">
        <w:r>
          <w:rPr>
            <w:b/>
            <w:bCs/>
          </w:rPr>
          <w:delText xml:space="preserve">sigmoid</w:delText>
        </w:r>
      </w:del>
      <w:del w:id="11" w:author="PR Preview" w:date="2026-01-01T00:00:00Z">
        <w:r>
          <w:delText xml:space="preserve"> </w:delText>
        </w:r>
      </w:del>
      <w:del w:id="12" w:author="PR Preview" w:date="2026-01-01T00:00:00Z">
        <w:r>
          <w:delText xml:space="preserve">or</w:delText>
        </w:r>
      </w:del>
      <w:del w:id="13" w:author="PR Preview" w:date="2026-01-01T00:00:00Z">
        <w:r>
          <w:delText xml:space="preserve"> </w:delText>
        </w:r>
      </w:del>
      <w:del w:id="14" w:author="PR Preview" w:date="2026-01-01T00:00:00Z">
        <w:r>
          <w:rPr>
            <w:b/>
            <w:bCs/>
          </w:rPr>
          <w:delText xml:space="preserve">expit</w:delText>
        </w:r>
      </w:del>
      <w:del w:id="15" w:author="PR Preview" w:date="2026-01-01T00:00:00Z">
        <w:r>
          <w:delText xml:space="preserve">, is</w:delText>
        </w:r>
      </w:del>
      <w:del w:id="16" w:author="PR Preview" w:date="2026-01-01T00:00:00Z">
        <w:r>
          <w:delText xml:space="preserve"> </w:delText>
        </w:r>
      </w:del>
      <w:del w:id="17" w:author="PR Preview" w:date="2026-01-01T00:00:00Z">
        <w:r>
          <w:delText xml:space="preserve">the</w:delText>
        </w:r>
      </w:del>
      <w:del w:id="18" w:author="PR Preview" w:date="2026-01-01T00:00:00Z">
        <w:r>
          <w:delText xml:space="preserve"> </w:delText>
        </w:r>
      </w:del>
      <w:hyperlink w:anchor="def-function">
        <w:del w:id="19" w:author="PR Preview" w:date="2026-01-01T00:00:00Z">
          <w:r>
            <w:rPr>
              <w:rStyle w:val="Hyperlink"/>
            </w:rPr>
            <w:delText xml:space="preserve">function</w:delText>
          </w:r>
        </w:del>
      </w:hyperlink>
      <w:del w:id="20" w:author="PR Preview" w:date="2026-01-01T00:00:00Z">
        <w:r>
          <w:delText xml:space="preserve"> </w:delText>
        </w:r>
      </w:del>
      <m:oMath>
        <m:r>
          <m:t>σ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del w:id="21" w:author="PR Preview" w:date="2026-01-01T00:00:00Z">
        <w:r>
          <w:delText xml:space="preserve"> </w:delText>
        </w:r>
      </w:del>
      <w:del w:id="22" w:author="PR Preview" w:date="2026-01-01T00:00:00Z">
        <w:r>
          <w:delText xml:space="preserve">with</w:delText>
        </w:r>
      </w:del>
      <w:del w:id="23" w:author="PR Preview" w:date="2026-01-01T00:00:00Z">
        <w:r>
          <w:delText xml:space="preserve"> </w:delText>
        </w:r>
      </w:del>
      <w:del w:id="24" w:author="PR Preview" w:date="2026-01-01T00:00:00Z">
        <w:r>
          <w:delText xml:space="preserve">[14]</w:delText>
        </w:r>
      </w:del>
    </w:p>
    <w:p>
      <w:pPr>
        <w:pStyle w:val="BodyText"/>
      </w:pPr>
      <w:ins w:id="25" w:author="PR Preview" w:date="2026-01-01T00:00:00Z">
        <w:r>
          <w:rPr>
            <w:b/>
            <w:bCs/>
          </w:rPr>
          <w:t xml:space="preserve">Definition 20 (Closed under an operation (closure))</w:t>
        </w:r>
      </w:ins>
      <w:ins w:id="26" w:author="PR Preview" w:date="2026-01-01T00:00:00Z">
        <w:r>
          <w:t xml:space="preserve"> </w:t>
        </w:r>
      </w:ins>
      <w:ins w:id="27" w:author="PR Preview" w:date="2026-01-01T00:00:00Z">
        <w:r>
          <w:t xml:space="preserve">A set</w:t>
        </w:r>
      </w:ins>
      <w:ins w:id="28" w:author="PR Preview" w:date="2026-01-01T00:00:00Z">
        <w:r>
          <w:t xml:space="preserve"> </w:t>
        </w:r>
      </w:ins>
      <m:oMath>
        <m:r>
          <m:t>A</m:t>
        </m:r>
      </m:oMath>
      <w:ins w:id="29" w:author="PR Preview" w:date="2026-01-01T00:00:00Z">
        <w:r>
          <w:t xml:space="preserve"> </w:t>
        </w:r>
      </w:ins>
      <w:ins w:id="30" w:author="PR Preview" w:date="2026-01-01T00:00:00Z">
        <w:r>
          <w:t xml:space="preserve">is</w:t>
        </w:r>
      </w:ins>
      <w:ins w:id="31" w:author="PR Preview" w:date="2026-01-01T00:00:00Z">
        <w:r>
          <w:t xml:space="preserve"> </w:t>
        </w:r>
      </w:ins>
      <w:ins w:id="32" w:author="PR Preview" w:date="2026-01-01T00:00:00Z">
        <w:r>
          <w:rPr>
            <w:b/>
            <w:bCs/>
          </w:rPr>
          <w:t xml:space="preserve">closed under</w:t>
        </w:r>
      </w:ins>
      <w:ins w:id="33" w:author="PR Preview" w:date="2026-01-01T00:00:00Z">
        <w:r>
          <w:t xml:space="preserve"> </w:t>
        </w:r>
      </w:ins>
      <w:ins w:id="34" w:author="PR Preview" w:date="2026-01-01T00:00:00Z">
        <w:r>
          <w:t xml:space="preserve">[14]</w:t>
        </w:r>
      </w:ins>
      <w:ins w:id="35" w:author="PR Preview" w:date="2026-01-01T00:00:00Z">
        <w:r>
          <w:t xml:space="preserve"> </w:t>
        </w:r>
      </w:ins>
      <w:ins w:id="36" w:author="PR Preview" w:date="2026-01-01T00:00:00Z">
        <w:r>
          <w:t xml:space="preserve">an operation,</w:t>
        </w:r>
      </w:ins>
      <w:ins w:id="37" w:author="PR Preview" w:date="2026-01-01T00:00:00Z">
        <w:r>
          <w:t xml:space="preserve"> </w:t>
        </w:r>
      </w:ins>
      <w:ins w:id="38" w:author="PR Preview" w:date="2026-01-01T00:00:00Z">
        <w:r>
          <w:t xml:space="preserve">such as addition of numbers or union of sets,</w:t>
        </w:r>
      </w:ins>
      <w:ins w:id="39" w:author="PR Preview" w:date="2026-01-01T00:00:00Z">
        <w:r>
          <w:t xml:space="preserve"> </w:t>
        </w:r>
      </w:ins>
      <w:ins w:id="40" w:author="PR Preview" w:date="2026-01-01T00:00:00Z">
        <w:r>
          <w:t xml:space="preserve">if applying the operation to elements of</w:t>
        </w:r>
      </w:ins>
      <w:ins w:id="41" w:author="PR Preview" w:date="2026-01-01T00:00:00Z">
        <w:r>
          <w:t xml:space="preserve"> </w:t>
        </w:r>
      </w:ins>
      <m:oMath>
        <m:r>
          <m:t>A</m:t>
        </m:r>
      </m:oMath>
      <w:ins w:id="42" w:author="PR Preview" w:date="2026-01-01T00:00:00Z">
        <w:r>
          <w:t xml:space="preserve"> </w:t>
        </w:r>
      </w:ins>
      <w:ins w:id="43" w:author="PR Preview" w:date="2026-01-01T00:00:00Z">
        <w:r>
          <w:t xml:space="preserve">always gives an element of</w:t>
        </w:r>
      </w:ins>
      <w:ins w:id="44" w:author="PR Preview" w:date="2026-01-01T00:00:00Z">
        <w:r>
          <w:t xml:space="preserve"> </w:t>
        </w:r>
      </w:ins>
      <m:oMath>
        <m:r>
          <m:t>A</m:t>
        </m:r>
      </m:oMath>
      <w:ins w:id="45" w:author="PR Preview" w:date="2026-01-01T00:00:00Z">
        <w:r>
          <w:t xml:space="preserve">.</w:t>
        </w:r>
      </w:ins>
      <w:ins w:id="46" w:author="PR Preview" w:date="2026-01-01T00:00:00Z">
        <w:r>
          <w:t xml:space="preserve"> </w:t>
        </w:r>
      </w:ins>
      <w:ins w:id="47" w:author="PR Preview" w:date="2026-01-01T00:00:00Z">
        <w:r>
          <w:t xml:space="preserve">This property is called</w:t>
        </w:r>
      </w:ins>
      <w:ins w:id="48" w:author="PR Preview" w:date="2026-01-01T00:00:00Z">
        <w:r>
          <w:t xml:space="preserve"> </w:t>
        </w:r>
      </w:ins>
      <w:ins w:id="49" w:author="PR Preview" w:date="2026-01-01T00:00:00Z">
        <w:r>
          <w:rPr>
            <w:b/>
            <w:bCs/>
          </w:rPr>
          <w:t xml:space="preserve">closure</w:t>
        </w:r>
      </w:ins>
      <w:ins w:id="50" w:author="PR Preview" w:date="2026-01-01T00:00:00Z">
        <w:r>
          <w:t xml:space="preserve"> </w:t>
        </w:r>
      </w:ins>
      <w:ins w:id="51" w:author="PR Preview" w:date="2026-01-01T00:00:00Z">
        <w:r>
          <w:t xml:space="preserve">under the operation.</w:t>
        </w:r>
      </w:ins>
    </w:p>
    <w:bookmarkEnd w:id="54"/>
    <w:bookmarkStart w:id="60" w:name="exm-closed-under"/>
    <w:p>
      <w:pPr>
        <w:pStyle w:val="BodyText"/>
      </w:pPr>
      <w:ins w:id="52" w:author="PR Preview" w:date="2026-01-01T00:00:00Z">
        <w:r>
          <w:rPr>
            <w:b/>
            <w:bCs/>
          </w:rPr>
          <w:t xml:space="preserve">Example 14 (Closed and not closed)</w:t>
        </w:r>
      </w:ins>
      <w:ins w:id="53" w:author="PR Preview" w:date="2026-01-01T00:00:00Z">
        <w:r>
          <w:t xml:space="preserve"> </w:t>
        </w:r>
      </w:ins>
      <w:ins w:id="54" w:author="PR Preview" w:date="2026-01-01T00:00:00Z">
        <w:r>
          <w:t xml:space="preserve"> </w:t>
        </w:r>
      </w:ins>
    </w:p>
    <w:p>
      <w:pPr>
        <w:pStyle w:val="Compact"/>
        <w:numPr>
          <w:ilvl w:val="0"/>
          <w:numId w:val="1011"/>
        </w:numPr>
      </w:pPr>
      <w:ins w:id="55" w:author="PR Preview" w:date="2026-01-01T00:00:00Z">
        <w:r>
          <w:t xml:space="preserve">The</w:t>
        </w:r>
      </w:ins>
      <w:ins w:id="56" w:author="PR Preview" w:date="2026-01-01T00:00:00Z">
        <w:r>
          <w:t xml:space="preserve"> </w:t>
        </w:r>
      </w:ins>
      <w:hyperlink r:id="rId55">
        <w:ins w:id="57" w:author="PR Preview" w:date="2026-01-01T00:00:00Z">
          <w:r>
            <w:rPr>
              <w:rStyle w:val="Hyperlink"/>
            </w:rPr>
            <w:t xml:space="preserve">even</w:t>
          </w:r>
        </w:ins>
      </w:hyperlink>
      <w:ins w:id="58" w:author="PR Preview" w:date="2026-01-01T00:00:00Z">
        <w:r>
          <w:t xml:space="preserve"> </w:t>
        </w:r>
      </w:ins>
      <w:ins w:id="59" w:author="PR Preview" w:date="2026-01-01T00:00:00Z">
        <w:r>
          <w:t xml:space="preserve">integers are closed under addition:</w:t>
        </w:r>
      </w:ins>
      <w:ins w:id="60" w:author="PR Preview" w:date="2026-01-01T00:00:00Z">
        <w:r>
          <w:t xml:space="preserve"> </w:t>
        </w:r>
      </w:ins>
      <w:ins w:id="61" w:author="PR Preview" w:date="2026-01-01T00:00:00Z">
        <w:r>
          <w:t xml:space="preserve">for example,</w:t>
        </w:r>
      </w:ins>
      <w:ins w:id="62" w:author="PR Preview" w:date="2026-01-01T00:00:00Z">
        <w:r>
          <w:t xml:space="preserve"> </w:t>
        </w:r>
      </w:ins>
      <m:oMath>
        <m:r>
          <m:t>2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6</m:t>
        </m:r>
      </m:oMath>
      <w:ins w:id="63" w:author="PR Preview" w:date="2026-01-01T00:00:00Z">
        <w:r>
          <w:t xml:space="preserve"> </w:t>
        </w:r>
      </w:ins>
      <w:ins w:id="64" w:author="PR Preview" w:date="2026-01-01T00:00:00Z">
        <w:r>
          <w:t xml:space="preserve">is even, and</w:t>
        </w:r>
      </w:ins>
      <w:ins w:id="65" w:author="PR Preview" w:date="2026-01-01T00:00:00Z">
        <w:r>
          <w:t xml:space="preserve"> </w:t>
        </w:r>
      </w:ins>
      <m:oMath>
        <m:r>
          <m:t>2</m:t>
        </m:r>
        <m:r>
          <m:t>m</m:t>
        </m:r>
        <m:r>
          <m:rPr>
            <m:sty m:val="p"/>
          </m:rPr>
          <m:t>+</m:t>
        </m:r>
        <m:r>
          <m:t>2</m:t>
        </m:r>
        <m:r>
          <m:t>n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(</m:t>
        </m:r>
        <m:r>
          <m:t>m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)</m:t>
        </m:r>
      </m:oMath>
      <w:ins w:id="66" w:author="PR Preview" w:date="2026-01-01T00:00:00Z">
        <w:r>
          <w:t xml:space="preserve"> </w:t>
        </w:r>
      </w:ins>
      <w:ins w:id="67" w:author="PR Preview" w:date="2026-01-01T00:00:00Z">
        <w:r>
          <w:t xml:space="preserve">is even for all integers</w:t>
        </w:r>
      </w:ins>
      <w:ins w:id="68" w:author="PR Preview" w:date="2026-01-01T00:00:00Z">
        <w:r>
          <w:t xml:space="preserve"> </w:t>
        </w:r>
      </w:ins>
      <m:oMath>
        <m:r>
          <m:t>m</m:t>
        </m:r>
      </m:oMath>
      <w:ins w:id="69" w:author="PR Preview" w:date="2026-01-01T00:00:00Z">
        <w:r>
          <w:t xml:space="preserve"> </w:t>
        </w:r>
      </w:ins>
      <w:ins w:id="70" w:author="PR Preview" w:date="2026-01-01T00:00:00Z">
        <w:r>
          <w:t xml:space="preserve">and</w:t>
        </w:r>
      </w:ins>
      <w:ins w:id="71" w:author="PR Preview" w:date="2026-01-01T00:00:00Z">
        <w:r>
          <w:t xml:space="preserve"> </w:t>
        </w:r>
      </w:ins>
      <m:oMath>
        <m:r>
          <m:t>n</m:t>
        </m:r>
      </m:oMath>
      <w:ins w:id="72" w:author="PR Preview" w:date="2026-01-01T00:00:00Z">
        <w:r>
          <w:t xml:space="preserve">.</w:t>
        </w:r>
      </w:ins>
    </w:p>
    <w:p>
      <w:pPr>
        <w:pStyle w:val="Compact"/>
        <w:numPr>
          <w:ilvl w:val="0"/>
          <w:numId w:val="1011"/>
        </w:numPr>
      </w:pPr>
      <w:ins w:id="73" w:author="PR Preview" w:date="2026-01-01T00:00:00Z">
        <w:r>
          <w:t xml:space="preserve">The odd integers are not closed under addition:</w:t>
        </w:r>
      </w:ins>
      <w:ins w:id="74" w:author="PR Preview" w:date="2026-01-01T00:00:00Z">
        <w:r>
          <w:t xml:space="preserve"> </w:t>
        </w:r>
      </w:ins>
      <m:oMath>
        <m:r>
          <m:t>1</m:t>
        </m:r>
      </m:oMath>
      <w:ins w:id="75" w:author="PR Preview" w:date="2026-01-01T00:00:00Z">
        <w:r>
          <w:t xml:space="preserve"> </w:t>
        </w:r>
      </w:ins>
      <w:ins w:id="76" w:author="PR Preview" w:date="2026-01-01T00:00:00Z">
        <w:r>
          <w:t xml:space="preserve">and</w:t>
        </w:r>
      </w:ins>
      <w:ins w:id="77" w:author="PR Preview" w:date="2026-01-01T00:00:00Z">
        <w:r>
          <w:t xml:space="preserve"> </w:t>
        </w:r>
      </w:ins>
      <m:oMath>
        <m:r>
          <m:t>3</m:t>
        </m:r>
      </m:oMath>
      <w:ins w:id="78" w:author="PR Preview" w:date="2026-01-01T00:00:00Z">
        <w:r>
          <w:t xml:space="preserve"> </w:t>
        </w:r>
      </w:ins>
      <w:ins w:id="79" w:author="PR Preview" w:date="2026-01-01T00:00:00Z">
        <w:r>
          <w:t xml:space="preserve">are odd, but</w:t>
        </w:r>
      </w:ins>
      <w:ins w:id="80" w:author="PR Preview" w:date="2026-01-01T00:00:00Z">
        <w:r>
          <w:t xml:space="preserve"> </w:t>
        </w:r>
      </w:ins>
      <m:oMath>
        <m:r>
          <m:t>1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4</m:t>
        </m:r>
      </m:oMath>
      <w:ins w:id="81" w:author="PR Preview" w:date="2026-01-01T00:00:00Z">
        <w:r>
          <w:t xml:space="preserve"> </w:t>
        </w:r>
      </w:ins>
      <w:ins w:id="82" w:author="PR Preview" w:date="2026-01-01T00:00:00Z">
        <w:r>
          <w:t xml:space="preserve">is even.</w:t>
        </w:r>
      </w:ins>
    </w:p>
    <w:p>
      <w:pPr>
        <w:pStyle w:val="Compact"/>
        <w:numPr>
          <w:ilvl w:val="0"/>
          <w:numId w:val="1011"/>
        </w:numPr>
      </w:pPr>
      <w:ins w:id="83" w:author="PR Preview" w:date="2026-01-01T00:00:00Z">
        <w:r>
          <w:t xml:space="preserve">The</w:t>
        </w:r>
      </w:ins>
      <w:ins w:id="84" w:author="PR Preview" w:date="2026-01-01T00:00:00Z">
        <w:r>
          <w:t xml:space="preserve"> </w:t>
        </w:r>
      </w:ins>
      <w:hyperlink r:id="rId56">
        <w:ins w:id="85" w:author="PR Preview" w:date="2026-01-01T00:00:00Z">
          <w:r>
            <w:rPr>
              <w:rStyle w:val="Hyperlink"/>
            </w:rPr>
            <w:t xml:space="preserve">collection</w:t>
          </w:r>
        </w:ins>
      </w:hyperlink>
      <w:ins w:id="86" w:author="PR Preview" w:date="2026-01-01T00:00:00Z">
        <w:r>
          <w:t xml:space="preserve"> </w:t>
        </w:r>
      </w:ins>
      <w:ins w:id="87" w:author="PR Preview" w:date="2026-01-01T00:00:00Z">
        <w:r>
          <w:t xml:space="preserve">of all</w:t>
        </w:r>
      </w:ins>
      <w:ins w:id="88" w:author="PR Preview" w:date="2026-01-01T00:00:00Z">
        <w:r>
          <w:t xml:space="preserve"> </w:t>
        </w:r>
      </w:ins>
      <w:hyperlink r:id="rId57">
        <w:ins w:id="89" w:author="PR Preview" w:date="2026-01-01T00:00:00Z">
          <w:r>
            <w:rPr>
              <w:rStyle w:val="Hyperlink"/>
            </w:rPr>
            <w:t xml:space="preserve">subsets</w:t>
          </w:r>
        </w:ins>
      </w:hyperlink>
      <w:ins w:id="90" w:author="PR Preview" w:date="2026-01-01T00:00:00Z">
        <w:r>
          <w:t xml:space="preserve"> </w:t>
        </w:r>
      </w:ins>
      <w:ins w:id="91" w:author="PR Preview" w:date="2026-01-01T00:00:00Z">
        <w:r>
          <w:t xml:space="preserve">of a</w:t>
        </w:r>
      </w:ins>
      <w:ins w:id="92" w:author="PR Preview" w:date="2026-01-01T00:00:00Z">
        <w:r>
          <w:t xml:space="preserve"> </w:t>
        </w:r>
      </w:ins>
      <w:hyperlink r:id="rId58">
        <w:ins w:id="93" w:author="PR Preview" w:date="2026-01-01T00:00:00Z">
          <w:r>
            <w:rPr>
              <w:rStyle w:val="Hyperlink"/>
            </w:rPr>
            <w:t xml:space="preserve">set</w:t>
          </w:r>
        </w:ins>
      </w:hyperlink>
      <w:ins w:id="94" w:author="PR Preview" w:date="2026-01-01T00:00:00Z">
        <w:r>
          <w:t xml:space="preserve"> </w:t>
        </w:r>
      </w:ins>
      <m:oMath>
        <m:r>
          <m:t>S</m:t>
        </m:r>
      </m:oMath>
      <w:ins w:id="95" w:author="PR Preview" w:date="2026-01-01T00:00:00Z">
        <w:r>
          <w:t xml:space="preserve"> </w:t>
        </w:r>
      </w:ins>
      <w:ins w:id="96" w:author="PR Preview" w:date="2026-01-01T00:00:00Z">
        <w:r>
          <w:t xml:space="preserve">is closed under</w:t>
        </w:r>
      </w:ins>
      <w:ins w:id="97" w:author="PR Preview" w:date="2026-01-01T00:00:00Z">
        <w:r>
          <w:t xml:space="preserve"> </w:t>
        </w:r>
      </w:ins>
      <w:hyperlink r:id="rId59">
        <w:ins w:id="98" w:author="PR Preview" w:date="2026-01-01T00:00:00Z">
          <w:r>
            <w:rPr>
              <w:rStyle w:val="Hyperlink"/>
            </w:rPr>
            <w:t xml:space="preserve">union</w:t>
          </w:r>
        </w:ins>
      </w:hyperlink>
      <w:ins w:id="99" w:author="PR Preview" w:date="2026-01-01T00:00:00Z">
        <w:r>
          <w:t xml:space="preserve">:</w:t>
        </w:r>
      </w:ins>
      <w:ins w:id="100" w:author="PR Preview" w:date="2026-01-01T00:00:00Z">
        <w:r>
          <w:t xml:space="preserve"> </w:t>
        </w:r>
      </w:ins>
      <w:ins w:id="101" w:author="PR Preview" w:date="2026-01-01T00:00:00Z">
        <w:r>
          <w:t xml:space="preserve">the union of two subsets of</w:t>
        </w:r>
      </w:ins>
      <w:ins w:id="102" w:author="PR Preview" w:date="2026-01-01T00:00:00Z">
        <w:r>
          <w:t xml:space="preserve"> </w:t>
        </w:r>
      </w:ins>
      <m:oMath>
        <m:r>
          <m:t>S</m:t>
        </m:r>
      </m:oMath>
      <w:ins w:id="103" w:author="PR Preview" w:date="2026-01-01T00:00:00Z">
        <w:r>
          <w:t xml:space="preserve"> </w:t>
        </w:r>
      </w:ins>
      <w:ins w:id="104" w:author="PR Preview" w:date="2026-01-01T00:00:00Z">
        <w:r>
          <w:t xml:space="preserve">is again a</w:t>
        </w:r>
      </w:ins>
      <w:ins w:id="105" w:author="PR Preview" w:date="2026-01-01T00:00:00Z">
        <w:r>
          <w:t xml:space="preserve"> </w:t>
        </w:r>
      </w:ins>
      <w:hyperlink r:id="rId57">
        <w:ins w:id="106" w:author="PR Preview" w:date="2026-01-01T00:00:00Z">
          <w:r>
            <w:rPr>
              <w:rStyle w:val="Hyperlink"/>
            </w:rPr>
            <w:t xml:space="preserve">subset</w:t>
          </w:r>
        </w:ins>
      </w:hyperlink>
      <w:ins w:id="107" w:author="PR Preview" w:date="2026-01-01T00:00:00Z">
        <w:r>
          <w:t xml:space="preserve"> </w:t>
        </w:r>
      </w:ins>
      <w:ins w:id="108" w:author="PR Preview" w:date="2026-01-01T00:00:00Z">
        <w:r>
          <w:t xml:space="preserve">of</w:t>
        </w:r>
      </w:ins>
      <w:ins w:id="109" w:author="PR Preview" w:date="2026-01-01T00:00:00Z">
        <w:r>
          <w:t xml:space="preserve"> </w:t>
        </w:r>
      </w:ins>
      <m:oMath>
        <m:r>
          <m:t>S</m:t>
        </m:r>
      </m:oMath>
      <w:ins w:id="110" w:author="PR Preview" w:date="2026-01-01T00:00:00Z">
        <w:r>
          <w:t xml:space="preserve">.</w:t>
        </w:r>
      </w:ins>
    </w:p>
    <w:bookmarkEnd w:id="60"/>
    <w:bookmarkStart w:id="61" w:name="def-logistic-function"/>
    <w:p>
      <w:pPr>
        <w:pStyle w:val="FirstParagraph"/>
      </w:pPr>
      <w:ins w:id="111" w:author="PR Preview" w:date="2026-01-01T00:00:00Z">
        <w:r>
          <w:rPr>
            <w:b/>
            <w:bCs/>
          </w:rPr>
          <w:t xml:space="preserve">Definition 21 (Logistic function (also called the sigmoid or expit))</w:t>
        </w:r>
      </w:ins>
      <w:ins w:id="112" w:author="PR Preview" w:date="2026-01-01T00:00:00Z">
        <w:r>
          <w:t xml:space="preserve"> </w:t>
        </w:r>
      </w:ins>
      <w:ins w:id="113" w:author="PR Preview" w:date="2026-01-01T00:00:00Z">
        <w:r>
          <w:t xml:space="preserve">The</w:t>
        </w:r>
      </w:ins>
      <w:ins w:id="114" w:author="PR Preview" w:date="2026-01-01T00:00:00Z">
        <w:r>
          <w:t xml:space="preserve"> </w:t>
        </w:r>
      </w:ins>
      <w:ins w:id="115" w:author="PR Preview" w:date="2026-01-01T00:00:00Z">
        <w:r>
          <w:rPr>
            <w:b/>
            <w:bCs/>
          </w:rPr>
          <w:t xml:space="preserve">logistic function</w:t>
        </w:r>
      </w:ins>
      <w:ins w:id="116" w:author="PR Preview" w:date="2026-01-01T00:00:00Z">
        <w:r>
          <w:t xml:space="preserve">, also called the</w:t>
        </w:r>
      </w:ins>
      <w:ins w:id="117" w:author="PR Preview" w:date="2026-01-01T00:00:00Z">
        <w:r>
          <w:t xml:space="preserve"> </w:t>
        </w:r>
      </w:ins>
      <w:ins w:id="118" w:author="PR Preview" w:date="2026-01-01T00:00:00Z">
        <w:r>
          <w:rPr>
            <w:b/>
            <w:bCs/>
          </w:rPr>
          <w:t xml:space="preserve">sigmoid</w:t>
        </w:r>
      </w:ins>
      <w:ins w:id="119" w:author="PR Preview" w:date="2026-01-01T00:00:00Z">
        <w:r>
          <w:t xml:space="preserve"> </w:t>
        </w:r>
      </w:ins>
      <w:ins w:id="120" w:author="PR Preview" w:date="2026-01-01T00:00:00Z">
        <w:r>
          <w:t xml:space="preserve">or</w:t>
        </w:r>
      </w:ins>
      <w:ins w:id="121" w:author="PR Preview" w:date="2026-01-01T00:00:00Z">
        <w:r>
          <w:t xml:space="preserve"> </w:t>
        </w:r>
      </w:ins>
      <w:ins w:id="122" w:author="PR Preview" w:date="2026-01-01T00:00:00Z">
        <w:r>
          <w:rPr>
            <w:b/>
            <w:bCs/>
          </w:rPr>
          <w:t xml:space="preserve">expit</w:t>
        </w:r>
      </w:ins>
      <w:ins w:id="123" w:author="PR Preview" w:date="2026-01-01T00:00:00Z">
        <w:r>
          <w:t xml:space="preserve">, is</w:t>
        </w:r>
      </w:ins>
      <w:ins w:id="124" w:author="PR Preview" w:date="2026-01-01T00:00:00Z">
        <w:r>
          <w:t xml:space="preserve"> </w:t>
        </w:r>
      </w:ins>
      <w:ins w:id="125" w:author="PR Preview" w:date="2026-01-01T00:00:00Z">
        <w:r>
          <w:t xml:space="preserve">the</w:t>
        </w:r>
      </w:ins>
      <w:ins w:id="126" w:author="PR Preview" w:date="2026-01-01T00:00:00Z">
        <w:r>
          <w:t xml:space="preserve"> </w:t>
        </w:r>
      </w:ins>
      <w:hyperlink w:anchor="def-function">
        <w:ins w:id="127" w:author="PR Preview" w:date="2026-01-01T00:00:00Z">
          <w:r>
            <w:rPr>
              <w:rStyle w:val="Hyperlink"/>
            </w:rPr>
            <w:t xml:space="preserve">function</w:t>
          </w:r>
        </w:ins>
      </w:hyperlink>
      <w:ins w:id="128" w:author="PR Preview" w:date="2026-01-01T00:00:00Z">
        <w:r>
          <w:t xml:space="preserve"> </w:t>
        </w:r>
      </w:ins>
      <m:oMath>
        <m:r>
          <m:t>σ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ins w:id="129" w:author="PR Preview" w:date="2026-01-01T00:00:00Z">
        <w:r>
          <w:t xml:space="preserve"> </w:t>
        </w:r>
      </w:ins>
      <w:ins w:id="130" w:author="PR Preview" w:date="2026-01-01T00:00:00Z">
        <w:r>
          <w:t xml:space="preserve">with</w:t>
        </w:r>
      </w:ins>
      <w:ins w:id="131" w:author="PR Preview" w:date="2026-01-01T00:00:00Z">
        <w:r>
          <w:t xml:space="preserve"> </w:t>
        </w:r>
      </w:ins>
      <w:ins w:id="132" w:author="PR Preview" w:date="2026-01-01T00:00:00Z">
        <w:r>
          <w:t xml:space="preserve">[15]</w:t>
        </w:r>
      </w:ins>
    </w:p>
    <w:p>
      <w:pPr>
        <w:pStyle w:val="BodyText"/>
      </w:pPr>
      <m:oMathPara>
        <m:oMathParaPr>
          <m:jc m:val="center"/>
        </m:oMathParaPr>
        <m:oMath>
          <m:r>
            <m:t>σ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z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z</m:t>
                  </m:r>
                </m:sup>
              </m:sSup>
            </m:den>
          </m:f>
          <m:r>
            <m:rPr>
              <m:sty m:val="p"/>
            </m:rPr>
            <m:t>.</m:t>
          </m:r>
        </m:oMath>
      </m:oMathPara>
    </w:p>
    <w:bookmarkEnd w:id="61"/>
    <w:bookmarkStart w:id="62" w:name="exm-logistic-function"/>
    <w:p>
      <w:pPr>
        <w:pStyle w:val="FirstParagraph"/>
      </w:pPr>
      <w:del w:id="133" w:author="PR Preview" w:date="2026-01-01T00:00:00Z">
        <w:r>
          <w:rPr>
            <w:b/>
            <w:bCs/>
          </w:rPr>
          <w:delText xml:space="preserve">Example 14 (Values of the logistic function)</w:delText>
        </w:r>
      </w:del>
      <w:del w:id="134" w:author="PR Preview" w:date="2026-01-01T00:00:00Z">
        <w:r>
          <w:delText xml:space="preserve"> </w:delText>
        </w:r>
      </w:del>
      <w:del w:id="135" w:author="PR Preview" w:date="2026-01-01T00:00:00Z">
        <w:r>
          <w:delText xml:space="preserve">The</w:delText>
        </w:r>
      </w:del>
      <w:del w:id="136" w:author="PR Preview" w:date="2026-01-01T00:00:00Z">
        <w:r>
          <w:delText xml:space="preserve"> </w:delText>
        </w:r>
      </w:del>
      <w:hyperlink w:anchor="def-logistic-function">
        <w:del w:id="137" w:author="PR Preview" w:date="2026-01-01T00:00:00Z">
          <w:r>
            <w:rPr>
              <w:rStyle w:val="Hyperlink"/>
            </w:rPr>
            <w:delText xml:space="preserve">logistic function</w:delText>
          </w:r>
        </w:del>
      </w:hyperlink>
      <w:del w:id="138" w:author="PR Preview" w:date="2026-01-01T00:00:00Z">
        <w:r>
          <w:delText xml:space="preserve"> </w:delText>
        </w:r>
      </w:del>
      <w:del w:id="139" w:author="PR Preview" w:date="2026-01-01T00:00:00Z">
        <w:r>
          <w:delText xml:space="preserve">at</w:delText>
        </w:r>
      </w:del>
      <w:del w:id="140" w:author="PR Preview" w:date="2026-01-01T00:00:00Z">
        <w:r>
          <w:delText xml:space="preserve"> </w:delText>
        </w:r>
      </w:del>
      <m:oMath>
        <m:r>
          <m:t>z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del w:id="141" w:author="PR Preview" w:date="2026-01-01T00:00:00Z">
        <w:r>
          <w:delText xml:space="preserve">,</w:delText>
        </w:r>
      </w:del>
      <w:del w:id="142" w:author="PR Preview" w:date="2026-01-01T00:00:00Z">
        <w:r>
          <w:delText xml:space="preserve"> </w:delText>
        </w:r>
      </w:del>
      <m:oMath>
        <m:r>
          <m:t>z</m:t>
        </m:r>
        <m:r>
          <m:rPr>
            <m:sty m:val="p"/>
          </m:rPr>
          <m:t>=</m:t>
        </m:r>
        <m:r>
          <m:t>0</m:t>
        </m:r>
      </m:oMath>
      <w:del w:id="143" w:author="PR Preview" w:date="2026-01-01T00:00:00Z">
        <w:r>
          <w:delText xml:space="preserve"> </w:delText>
        </w:r>
      </w:del>
      <w:del w:id="144" w:author="PR Preview" w:date="2026-01-01T00:00:00Z">
        <w:r>
          <w:delText xml:space="preserve">or</w:delText>
        </w:r>
      </w:del>
      <w:del w:id="145" w:author="PR Preview" w:date="2026-01-01T00:00:00Z">
        <w:r>
          <w:delText xml:space="preserve"> </w:delText>
        </w:r>
      </w:del>
      <m:oMath>
        <m:r>
          <m:t>z</m:t>
        </m:r>
        <m:r>
          <m:rPr>
            <m:sty m:val="p"/>
          </m:rPr>
          <m:t>=</m:t>
        </m:r>
        <m:r>
          <m:t>2</m:t>
        </m:r>
      </m:oMath>
      <w:del w:id="146" w:author="PR Preview" w:date="2026-01-01T00:00:00Z">
        <w:r>
          <w:delText xml:space="preserve"> </w:delText>
        </w:r>
      </w:del>
      <w:del w:id="147" w:author="PR Preview" w:date="2026-01-01T00:00:00Z">
        <w:r>
          <w:delText xml:space="preserve">has these</w:delText>
        </w:r>
      </w:del>
      <w:del w:id="148" w:author="PR Preview" w:date="2026-01-01T00:00:00Z">
        <w:r>
          <w:delText xml:space="preserve"> </w:delText>
        </w:r>
      </w:del>
      <w:hyperlink w:anchor="def-value">
        <w:del w:id="149" w:author="PR Preview" w:date="2026-01-01T00:00:00Z">
          <w:r>
            <w:rPr>
              <w:rStyle w:val="Hyperlink"/>
            </w:rPr>
            <w:delText xml:space="preserve">values</w:delText>
          </w:r>
        </w:del>
      </w:hyperlink>
      <w:del w:id="150" w:author="PR Preview" w:date="2026-01-01T00:00:00Z">
        <w:r>
          <w:delText xml:space="preserve">:</w:delText>
        </w:r>
      </w:del>
    </w:p>
    <w:p>
      <w:pPr>
        <w:pStyle w:val="FirstParagraph"/>
      </w:pPr>
      <w:ins w:id="151" w:author="PR Preview" w:date="2026-01-01T00:00:00Z">
        <w:r>
          <w:rPr>
            <w:b/>
            <w:bCs/>
          </w:rPr>
          <w:t xml:space="preserve">Example 15 (Values of the logistic function)</w:t>
        </w:r>
      </w:ins>
      <w:ins w:id="152" w:author="PR Preview" w:date="2026-01-01T00:00:00Z">
        <w:r>
          <w:t xml:space="preserve"> </w:t>
        </w:r>
      </w:ins>
      <w:ins w:id="153" w:author="PR Preview" w:date="2026-01-01T00:00:00Z">
        <w:r>
          <w:t xml:space="preserve">The</w:t>
        </w:r>
      </w:ins>
      <w:ins w:id="154" w:author="PR Preview" w:date="2026-01-01T00:00:00Z">
        <w:r>
          <w:t xml:space="preserve"> </w:t>
        </w:r>
      </w:ins>
      <w:hyperlink w:anchor="def-logistic-function">
        <w:ins w:id="155" w:author="PR Preview" w:date="2026-01-01T00:00:00Z">
          <w:r>
            <w:rPr>
              <w:rStyle w:val="Hyperlink"/>
            </w:rPr>
            <w:t xml:space="preserve">logistic function</w:t>
          </w:r>
        </w:ins>
      </w:hyperlink>
      <w:ins w:id="156" w:author="PR Preview" w:date="2026-01-01T00:00:00Z">
        <w:r>
          <w:t xml:space="preserve"> </w:t>
        </w:r>
      </w:ins>
      <w:ins w:id="157" w:author="PR Preview" w:date="2026-01-01T00:00:00Z">
        <w:r>
          <w:t xml:space="preserve">at</w:t>
        </w:r>
      </w:ins>
      <w:ins w:id="158" w:author="PR Preview" w:date="2026-01-01T00:00:00Z">
        <w:r>
          <w:t xml:space="preserve"> </w:t>
        </w:r>
      </w:ins>
      <m:oMath>
        <m:r>
          <m:t>z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ins w:id="159" w:author="PR Preview" w:date="2026-01-01T00:00:00Z">
        <w:r>
          <w:t xml:space="preserve">,</w:t>
        </w:r>
      </w:ins>
      <w:ins w:id="160" w:author="PR Preview" w:date="2026-01-01T00:00:00Z">
        <w:r>
          <w:t xml:space="preserve"> </w:t>
        </w:r>
      </w:ins>
      <m:oMath>
        <m:r>
          <m:t>z</m:t>
        </m:r>
        <m:r>
          <m:rPr>
            <m:sty m:val="p"/>
          </m:rPr>
          <m:t>=</m:t>
        </m:r>
        <m:r>
          <m:t>0</m:t>
        </m:r>
      </m:oMath>
      <w:ins w:id="161" w:author="PR Preview" w:date="2026-01-01T00:00:00Z">
        <w:r>
          <w:t xml:space="preserve"> </w:t>
        </w:r>
      </w:ins>
      <w:ins w:id="162" w:author="PR Preview" w:date="2026-01-01T00:00:00Z">
        <w:r>
          <w:t xml:space="preserve">or</w:t>
        </w:r>
      </w:ins>
      <w:ins w:id="163" w:author="PR Preview" w:date="2026-01-01T00:00:00Z">
        <w:r>
          <w:t xml:space="preserve"> </w:t>
        </w:r>
      </w:ins>
      <m:oMath>
        <m:r>
          <m:t>z</m:t>
        </m:r>
        <m:r>
          <m:rPr>
            <m:sty m:val="p"/>
          </m:rPr>
          <m:t>=</m:t>
        </m:r>
        <m:r>
          <m:t>2</m:t>
        </m:r>
      </m:oMath>
      <w:ins w:id="164" w:author="PR Preview" w:date="2026-01-01T00:00:00Z">
        <w:r>
          <w:t xml:space="preserve"> </w:t>
        </w:r>
      </w:ins>
      <w:ins w:id="165" w:author="PR Preview" w:date="2026-01-01T00:00:00Z">
        <w:r>
          <w:t xml:space="preserve">has these</w:t>
        </w:r>
      </w:ins>
      <w:ins w:id="166" w:author="PR Preview" w:date="2026-01-01T00:00:00Z">
        <w:r>
          <w:t xml:space="preserve"> </w:t>
        </w:r>
      </w:ins>
      <w:hyperlink w:anchor="def-value">
        <w:ins w:id="167" w:author="PR Preview" w:date="2026-01-01T00:00:00Z">
          <w:r>
            <w:rPr>
              <w:rStyle w:val="Hyperlink"/>
            </w:rPr>
            <w:t xml:space="preserve">values</w:t>
          </w:r>
        </w:ins>
      </w:hyperlink>
      <w:ins w:id="168" w:author="PR Preview" w:date="2026-01-01T00:00:00Z">
        <w:r>
          <w:t xml:space="preserve">:</w:t>
        </w:r>
      </w:ins>
    </w:p>
    <w:p>
      <w:pPr>
        <w:pStyle w:val="SourceCode"/>
      </w:pPr>
      <w:r>
        <w:rPr>
          <w:rStyle w:val="NormalTok"/>
        </w:rPr>
        <w:t xml:space="preserve">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z =</w:t>
      </w:r>
      <w:r>
        <w:rPr>
          <w:rStyle w:val="NormalTok"/>
        </w:rPr>
        <w:t xml:space="preserve"> z, </w:t>
      </w:r>
      <w:r>
        <w:rPr>
          <w:rStyle w:val="AttributeTok"/>
        </w:rPr>
        <w:t xml:space="preserve">sigmoid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z)))</w:t>
      </w:r>
      <w:r>
        <w:br/>
      </w:r>
      <w:r>
        <w:rPr>
          <w:rStyle w:val="CommentTok"/>
        </w:rPr>
        <w:t xml:space="preserve">#&gt; # A tibble: 3 × 2</w:t>
      </w:r>
      <w:r>
        <w:br/>
      </w:r>
      <w:r>
        <w:rPr>
          <w:rStyle w:val="CommentTok"/>
        </w:rPr>
        <w:t xml:space="preserve">#&gt;       z sigmoid</w:t>
      </w:r>
      <w:r>
        <w:br/>
      </w:r>
      <w:r>
        <w:rPr>
          <w:rStyle w:val="CommentTok"/>
        </w:rPr>
        <w:t xml:space="preserve">#&gt;   &lt;dbl&gt;   &lt;dbl&gt;</w:t>
      </w:r>
      <w:r>
        <w:br/>
      </w:r>
      <w:r>
        <w:rPr>
          <w:rStyle w:val="CommentTok"/>
        </w:rPr>
        <w:t xml:space="preserve">#&gt; 1    -2   0.119</w:t>
      </w:r>
      <w:r>
        <w:br/>
      </w:r>
      <w:r>
        <w:rPr>
          <w:rStyle w:val="CommentTok"/>
        </w:rPr>
        <w:t xml:space="preserve">#&gt; 2     0   0.5  </w:t>
      </w:r>
      <w:r>
        <w:br/>
      </w:r>
      <w:r>
        <w:rPr>
          <w:rStyle w:val="CommentTok"/>
        </w:rPr>
        <w:t xml:space="preserve">#&gt; 3     2   0.881</w:t>
      </w:r>
    </w:p>
    <w:p>
      <w:pPr>
        <w:pStyle w:val="FirstParagraph"/>
      </w:pPr>
      <w:r>
        <w:t xml:space="preserve">The</w:t>
      </w:r>
      <w:r>
        <w:t xml:space="preserve"> </w:t>
      </w:r>
      <w:hyperlink w:anchor="def-value">
        <w:r>
          <w:rPr>
            <w:rStyle w:val="Hyperlink"/>
          </w:rPr>
          <w:t xml:space="preserve">value</w:t>
        </w:r>
      </w:hyperlink>
      <w:r>
        <w:t xml:space="preserve"> </w:t>
      </w:r>
      <w:r>
        <w:t xml:space="preserve">at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sSup>
          <m:e>
            <m:r>
              <m:t>e</m:t>
            </m:r>
          </m:e>
          <m:sup>
            <m:r>
              <m:t>0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  <w:r>
        <w:t xml:space="preserve"> </w:t>
      </w:r>
      <w:r>
        <w:t xml:space="preserve">The values at</w:t>
      </w:r>
      <w:r>
        <w:t xml:space="preserve"> </w:t>
      </w:r>
      <m:oMath>
        <m:r>
          <m:rPr>
            <m:sty m:val="p"/>
          </m:rPr>
          <m:t>±</m:t>
        </m:r>
        <m:r>
          <m:t>2</m:t>
        </m:r>
      </m:oMath>
      <w:r>
        <w:t xml:space="preserve"> </w:t>
      </w:r>
      <w:r>
        <w:t xml:space="preserve">add to 1; each lies 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62"/>
    <w:bookmarkEnd w:id="63"/>
    <w:bookmarkStart w:id="80" w:name="countable-sets"/>
    <w:p>
      <w:pPr>
        <w:pStyle w:val="Heading2"/>
      </w:pPr>
      <w:r>
        <w:t xml:space="preserve">2 Countable sets</w:t>
      </w:r>
    </w:p>
    <w:bookmarkStart w:id="64" w:name="def-finite-set"/>
    <w:p>
      <w:pPr>
        <w:pStyle w:val="FirstParagraph"/>
      </w:pPr>
      <w:del w:id="169" w:author="PR Preview" w:date="2026-01-01T00:00:00Z">
        <w:r>
          <w:rPr>
            <w:b/>
            <w:bCs/>
          </w:rPr>
          <w:delText xml:space="preserve">Definition 21 (Finite set)</w:delText>
        </w:r>
      </w:del>
      <w:del w:id="170" w:author="PR Preview" w:date="2026-01-01T00:00:00Z">
        <w:r>
          <w:delText xml:space="preserve"> </w:delText>
        </w:r>
      </w:del>
      <w:del w:id="171" w:author="PR Preview" w:date="2026-01-01T00:00:00Z">
        <w:r>
          <w:delText xml:space="preserve">A set</w:delText>
        </w:r>
      </w:del>
      <w:del w:id="172" w:author="PR Preview" w:date="2026-01-01T00:00:00Z">
        <w:r>
          <w:delText xml:space="preserve"> </w:delText>
        </w:r>
      </w:del>
      <m:oMath>
        <m:r>
          <m:t>A</m:t>
        </m:r>
      </m:oMath>
      <w:del w:id="173" w:author="PR Preview" w:date="2026-01-01T00:00:00Z">
        <w:r>
          <w:delText xml:space="preserve"> </w:delText>
        </w:r>
      </w:del>
      <w:del w:id="174" w:author="PR Preview" w:date="2026-01-01T00:00:00Z">
        <w:r>
          <w:delText xml:space="preserve">is</w:delText>
        </w:r>
      </w:del>
      <w:del w:id="175" w:author="PR Preview" w:date="2026-01-01T00:00:00Z">
        <w:r>
          <w:delText xml:space="preserve"> </w:delText>
        </w:r>
      </w:del>
      <w:del w:id="176" w:author="PR Preview" w:date="2026-01-01T00:00:00Z">
        <w:r>
          <w:rPr>
            <w:b/>
            <w:bCs/>
          </w:rPr>
          <w:delText xml:space="preserve">finite</w:delText>
        </w:r>
      </w:del>
      <w:del w:id="177" w:author="PR Preview" w:date="2026-01-01T00:00:00Z">
        <w:r>
          <w:delText xml:space="preserve"> </w:delText>
        </w:r>
      </w:del>
      <w:del w:id="178" w:author="PR Preview" w:date="2026-01-01T00:00:00Z">
        <w:r>
          <w:delText xml:space="preserve">[15]</w:delText>
        </w:r>
      </w:del>
      <w:del w:id="179" w:author="PR Preview" w:date="2026-01-01T00:00:00Z">
        <w:r>
          <w:delText xml:space="preserve"> </w:delText>
        </w:r>
      </w:del>
      <w:del w:id="180" w:author="PR Preview" w:date="2026-01-01T00:00:00Z">
        <w:r>
          <w:delText xml:space="preserve">if it is empty,</w:delText>
        </w:r>
      </w:del>
      <w:del w:id="181" w:author="PR Preview" w:date="2026-01-01T00:00:00Z">
        <w:r>
          <w:delText xml:space="preserve"> </w:delText>
        </w:r>
      </w:del>
      <w:del w:id="182" w:author="PR Preview" w:date="2026-01-01T00:00:00Z">
        <w:r>
          <w:delText xml:space="preserve">or if, for some natural number</w:delText>
        </w:r>
      </w:del>
      <w:del w:id="183" w:author="PR Preview" w:date="2026-01-01T00:00:00Z">
        <w:r>
          <w:delText xml:space="preserve"> </w:delText>
        </w:r>
      </w:del>
      <m:oMath>
        <m:r>
          <m:t>n</m:t>
        </m:r>
      </m:oMath>
      <w:del w:id="184" w:author="PR Preview" w:date="2026-01-01T00:00:00Z">
        <w:r>
          <w:delText xml:space="preserve">,</w:delText>
        </w:r>
      </w:del>
      <w:del w:id="185" w:author="PR Preview" w:date="2026-01-01T00:00:00Z">
        <w:r>
          <w:delText xml:space="preserve"> </w:delText>
        </w:r>
      </w:del>
      <w:del w:id="186" w:author="PR Preview" w:date="2026-01-01T00:00:00Z">
        <w:r>
          <w:delText xml:space="preserve">its elements can be listed as a finite sequence (</w:delText>
        </w:r>
      </w:del>
      <w:hyperlink w:anchor="def-finite-sequence">
        <w:del w:id="187" w:author="PR Preview" w:date="2026-01-01T00:00:00Z">
          <w:r>
            <w:rPr>
              <w:rStyle w:val="Hyperlink"/>
            </w:rPr>
            <w:delText xml:space="preserve">Definition 19</w:delText>
          </w:r>
        </w:del>
      </w:hyperlink>
      <w:del w:id="188" w:author="PR Preview" w:date="2026-01-01T00:00:00Z">
        <w:r>
          <w:delText xml:space="preserve">)</w:delText>
        </w:r>
      </w:del>
      <w:del w:id="189" w:author="PR Preview" w:date="2026-01-01T00:00:00Z">
        <w:r>
          <w:delText xml:space="preserve"> </w:delText>
        </w:r>
      </w:del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del w:id="190" w:author="PR Preview" w:date="2026-01-01T00:00:00Z">
        <w:r>
          <w:delText xml:space="preserve"> </w:delText>
        </w:r>
      </w:del>
      <w:del w:id="191" w:author="PR Preview" w:date="2026-01-01T00:00:00Z">
        <w:r>
          <w:delText xml:space="preserve">in which each element of</w:delText>
        </w:r>
      </w:del>
      <w:del w:id="192" w:author="PR Preview" w:date="2026-01-01T00:00:00Z">
        <w:r>
          <w:delText xml:space="preserve"> </w:delText>
        </w:r>
      </w:del>
      <m:oMath>
        <m:r>
          <m:t>A</m:t>
        </m:r>
      </m:oMath>
      <w:del w:id="193" w:author="PR Preview" w:date="2026-01-01T00:00:00Z">
        <w:r>
          <w:delText xml:space="preserve"> </w:delText>
        </w:r>
      </w:del>
      <w:del w:id="194" w:author="PR Preview" w:date="2026-01-01T00:00:00Z">
        <w:r>
          <w:delText xml:space="preserve">appears exactly once.</w:delText>
        </w:r>
      </w:del>
    </w:p>
    <w:p>
      <w:pPr>
        <w:pStyle w:val="BodyText"/>
      </w:pPr>
      <w:del w:id="195" w:author="PR Preview" w:date="2026-01-01T00:00:00Z">
        <w:r>
          <w:rPr>
            <w:b/>
            <w:bCs/>
          </w:rPr>
          <w:delText xml:space="preserve">Definition 22 (Cardinality)</w:delText>
        </w:r>
      </w:del>
      <w:del w:id="196" w:author="PR Preview" w:date="2026-01-01T00:00:00Z">
        <w:r>
          <w:delText xml:space="preserve"> </w:delText>
        </w:r>
      </w:del>
      <w:del w:id="197" w:author="PR Preview" w:date="2026-01-01T00:00:00Z">
        <w:r>
          <w:delText xml:space="preserve">For a finite set</w:delText>
        </w:r>
      </w:del>
      <w:del w:id="198" w:author="PR Preview" w:date="2026-01-01T00:00:00Z">
        <w:r>
          <w:delText xml:space="preserve"> </w:delText>
        </w:r>
      </w:del>
      <m:oMath>
        <m:r>
          <m:t>A</m:t>
        </m:r>
      </m:oMath>
      <w:del w:id="199" w:author="PR Preview" w:date="2026-01-01T00:00:00Z">
        <w:r>
          <w:delText xml:space="preserve"> </w:delText>
        </w:r>
      </w:del>
      <w:del w:id="200" w:author="PR Preview" w:date="2026-01-01T00:00:00Z">
        <w:r>
          <w:delText xml:space="preserve">(</w:delText>
        </w:r>
      </w:del>
      <w:hyperlink w:anchor="def-finite-set">
        <w:del w:id="201" w:author="PR Preview" w:date="2026-01-01T00:00:00Z">
          <w:r>
            <w:rPr>
              <w:rStyle w:val="Hyperlink"/>
            </w:rPr>
            <w:delText xml:space="preserve">Definition 21</w:delText>
          </w:r>
        </w:del>
      </w:hyperlink>
      <w:del w:id="202" w:author="PR Preview" w:date="2026-01-01T00:00:00Z">
        <w:r>
          <w:delText xml:space="preserve">), the number</w:delText>
        </w:r>
      </w:del>
      <w:del w:id="203" w:author="PR Preview" w:date="2026-01-01T00:00:00Z">
        <w:r>
          <w:delText xml:space="preserve"> </w:delText>
        </w:r>
      </w:del>
      <m:oMath>
        <m:r>
          <m:t>n</m:t>
        </m:r>
      </m:oMath>
      <w:del w:id="204" w:author="PR Preview" w:date="2026-01-01T00:00:00Z">
        <w:r>
          <w:delText xml:space="preserve"> </w:delText>
        </w:r>
      </w:del>
      <w:del w:id="205" w:author="PR Preview" w:date="2026-01-01T00:00:00Z">
        <w:r>
          <w:delText xml:space="preserve">in such a list</w:delText>
        </w:r>
      </w:del>
      <w:del w:id="206" w:author="PR Preview" w:date="2026-01-01T00:00:00Z">
        <w:r>
          <w:delText xml:space="preserve"> </w:delText>
        </w:r>
      </w:del>
      <w:del w:id="207" w:author="PR Preview" w:date="2026-01-01T00:00:00Z">
        <w:r>
          <w:delText xml:space="preserve">is the</w:delText>
        </w:r>
      </w:del>
      <w:del w:id="208" w:author="PR Preview" w:date="2026-01-01T00:00:00Z">
        <w:r>
          <w:delText xml:space="preserve"> </w:delText>
        </w:r>
      </w:del>
      <w:del w:id="209" w:author="PR Preview" w:date="2026-01-01T00:00:00Z">
        <w:r>
          <w:rPr>
            <w:b/>
            <w:bCs/>
          </w:rPr>
          <w:delText xml:space="preserve">cardinality</w:delText>
        </w:r>
      </w:del>
      <w:del w:id="210" w:author="PR Preview" w:date="2026-01-01T00:00:00Z">
        <w:r>
          <w:delText xml:space="preserve"> </w:delText>
        </w:r>
      </w:del>
      <w:del w:id="211" w:author="PR Preview" w:date="2026-01-01T00:00:00Z">
        <w:r>
          <w:delText xml:space="preserve">[16]</w:delText>
        </w:r>
      </w:del>
      <w:del w:id="212" w:author="PR Preview" w:date="2026-01-01T00:00:00Z">
        <w:r>
          <w:delText xml:space="preserve"> </w:delText>
        </w:r>
      </w:del>
      <w:del w:id="213" w:author="PR Preview" w:date="2026-01-01T00:00:00Z">
        <w:r>
          <w:delText xml:space="preserve">of</w:delText>
        </w:r>
      </w:del>
      <w:del w:id="214" w:author="PR Preview" w:date="2026-01-01T00:00:00Z">
        <w:r>
          <w:delText xml:space="preserve"> </w:delText>
        </w:r>
      </w:del>
      <m:oMath>
        <m:r>
          <m:t>A</m:t>
        </m:r>
      </m:oMath>
      <w:del w:id="215" w:author="PR Preview" w:date="2026-01-01T00:00:00Z">
        <w:r>
          <w:delText xml:space="preserve">, its number of elements,</w:delText>
        </w:r>
      </w:del>
      <w:del w:id="216" w:author="PR Preview" w:date="2026-01-01T00:00:00Z">
        <w:r>
          <w:delText xml:space="preserve"> </w:delText>
        </w:r>
      </w:del>
      <w:del w:id="217" w:author="PR Preview" w:date="2026-01-01T00:00:00Z">
        <w:r>
          <w:delText xml:space="preserve">written</w:delText>
        </w:r>
      </w:del>
      <w:del w:id="218" w:author="PR Preview" w:date="2026-01-01T00:00:00Z">
        <w:r>
          <w:delText xml:space="preserve"> </w:delText>
        </w:r>
      </w:del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del w:id="219" w:author="PR Preview" w:date="2026-01-01T00:00:00Z">
        <w:r>
          <w:delText xml:space="preserve">;</w:delText>
        </w:r>
      </w:del>
      <w:del w:id="220" w:author="PR Preview" w:date="2026-01-01T00:00:00Z">
        <w:r>
          <w:delText xml:space="preserve"> </w:delText>
        </w:r>
      </w:del>
      <w:del w:id="221" w:author="PR Preview" w:date="2026-01-01T00:00:00Z">
        <w:r>
          <w:delText xml:space="preserve">the empty set has cardinality</w:delText>
        </w:r>
      </w:del>
      <w:del w:id="222" w:author="PR Preview" w:date="2026-01-01T00:00:00Z">
        <w:r>
          <w:delText xml:space="preserve"> </w:delText>
        </w:r>
      </w:del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∅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del w:id="223" w:author="PR Preview" w:date="2026-01-01T00:00:00Z">
        <w:r>
          <w:delText xml:space="preserve">.</w:delText>
        </w:r>
      </w:del>
    </w:p>
    <w:p>
      <w:pPr>
        <w:pStyle w:val="FirstParagraph"/>
      </w:pPr>
      <w:ins w:id="224" w:author="PR Preview" w:date="2026-01-01T00:00:00Z">
        <w:r>
          <w:rPr>
            <w:b/>
            <w:bCs/>
          </w:rPr>
          <w:t xml:space="preserve">Definition 22 (Finite set)</w:t>
        </w:r>
      </w:ins>
      <w:ins w:id="225" w:author="PR Preview" w:date="2026-01-01T00:00:00Z">
        <w:r>
          <w:t xml:space="preserve"> </w:t>
        </w:r>
      </w:ins>
      <w:ins w:id="226" w:author="PR Preview" w:date="2026-01-01T00:00:00Z">
        <w:r>
          <w:t xml:space="preserve">A set</w:t>
        </w:r>
      </w:ins>
      <w:ins w:id="227" w:author="PR Preview" w:date="2026-01-01T00:00:00Z">
        <w:r>
          <w:t xml:space="preserve"> </w:t>
        </w:r>
      </w:ins>
      <m:oMath>
        <m:r>
          <m:t>A</m:t>
        </m:r>
      </m:oMath>
      <w:ins w:id="228" w:author="PR Preview" w:date="2026-01-01T00:00:00Z">
        <w:r>
          <w:t xml:space="preserve"> </w:t>
        </w:r>
      </w:ins>
      <w:ins w:id="229" w:author="PR Preview" w:date="2026-01-01T00:00:00Z">
        <w:r>
          <w:t xml:space="preserve">is</w:t>
        </w:r>
      </w:ins>
      <w:ins w:id="230" w:author="PR Preview" w:date="2026-01-01T00:00:00Z">
        <w:r>
          <w:t xml:space="preserve"> </w:t>
        </w:r>
      </w:ins>
      <w:ins w:id="231" w:author="PR Preview" w:date="2026-01-01T00:00:00Z">
        <w:r>
          <w:rPr>
            <w:b/>
            <w:bCs/>
          </w:rPr>
          <w:t xml:space="preserve">finite</w:t>
        </w:r>
      </w:ins>
      <w:ins w:id="232" w:author="PR Preview" w:date="2026-01-01T00:00:00Z">
        <w:r>
          <w:t xml:space="preserve"> </w:t>
        </w:r>
      </w:ins>
      <w:ins w:id="233" w:author="PR Preview" w:date="2026-01-01T00:00:00Z">
        <w:r>
          <w:t xml:space="preserve">[16]</w:t>
        </w:r>
      </w:ins>
      <w:ins w:id="234" w:author="PR Preview" w:date="2026-01-01T00:00:00Z">
        <w:r>
          <w:t xml:space="preserve"> </w:t>
        </w:r>
      </w:ins>
      <w:ins w:id="235" w:author="PR Preview" w:date="2026-01-01T00:00:00Z">
        <w:r>
          <w:t xml:space="preserve">if it is empty,</w:t>
        </w:r>
      </w:ins>
      <w:ins w:id="236" w:author="PR Preview" w:date="2026-01-01T00:00:00Z">
        <w:r>
          <w:t xml:space="preserve"> </w:t>
        </w:r>
      </w:ins>
      <w:ins w:id="237" w:author="PR Preview" w:date="2026-01-01T00:00:00Z">
        <w:r>
          <w:t xml:space="preserve">or if, for some natural number</w:t>
        </w:r>
      </w:ins>
      <w:ins w:id="238" w:author="PR Preview" w:date="2026-01-01T00:00:00Z">
        <w:r>
          <w:t xml:space="preserve"> </w:t>
        </w:r>
      </w:ins>
      <m:oMath>
        <m:r>
          <m:t>n</m:t>
        </m:r>
      </m:oMath>
      <w:ins w:id="239" w:author="PR Preview" w:date="2026-01-01T00:00:00Z">
        <w:r>
          <w:t xml:space="preserve">,</w:t>
        </w:r>
      </w:ins>
      <w:ins w:id="240" w:author="PR Preview" w:date="2026-01-01T00:00:00Z">
        <w:r>
          <w:t xml:space="preserve"> </w:t>
        </w:r>
      </w:ins>
      <w:ins w:id="241" w:author="PR Preview" w:date="2026-01-01T00:00:00Z">
        <w:r>
          <w:t xml:space="preserve">its elements can be listed as a finite sequence (</w:t>
        </w:r>
      </w:ins>
      <w:hyperlink w:anchor="def-finite-sequence">
        <w:ins w:id="242" w:author="PR Preview" w:date="2026-01-01T00:00:00Z">
          <w:r>
            <w:rPr>
              <w:rStyle w:val="Hyperlink"/>
            </w:rPr>
            <w:t xml:space="preserve">Definition 19</w:t>
          </w:r>
        </w:ins>
      </w:hyperlink>
      <w:ins w:id="243" w:author="PR Preview" w:date="2026-01-01T00:00:00Z">
        <w:r>
          <w:t xml:space="preserve">)</w:t>
        </w:r>
      </w:ins>
      <w:ins w:id="244" w:author="PR Preview" w:date="2026-01-01T00:00:00Z">
        <w:r>
          <w:t xml:space="preserve"> </w:t>
        </w:r>
      </w:ins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ins w:id="245" w:author="PR Preview" w:date="2026-01-01T00:00:00Z">
        <w:r>
          <w:t xml:space="preserve"> </w:t>
        </w:r>
      </w:ins>
      <w:ins w:id="246" w:author="PR Preview" w:date="2026-01-01T00:00:00Z">
        <w:r>
          <w:t xml:space="preserve">in which each element of</w:t>
        </w:r>
      </w:ins>
      <w:ins w:id="247" w:author="PR Preview" w:date="2026-01-01T00:00:00Z">
        <w:r>
          <w:t xml:space="preserve"> </w:t>
        </w:r>
      </w:ins>
      <m:oMath>
        <m:r>
          <m:t>A</m:t>
        </m:r>
      </m:oMath>
      <w:ins w:id="248" w:author="PR Preview" w:date="2026-01-01T00:00:00Z">
        <w:r>
          <w:t xml:space="preserve"> </w:t>
        </w:r>
      </w:ins>
      <w:ins w:id="249" w:author="PR Preview" w:date="2026-01-01T00:00:00Z">
        <w:r>
          <w:t xml:space="preserve">appears exactly once.</w:t>
        </w:r>
      </w:ins>
    </w:p>
    <w:bookmarkEnd w:id="64"/>
    <w:bookmarkStart w:id="65" w:name="def-cardinality"/>
    <w:p>
      <w:pPr>
        <w:pStyle w:val="BodyText"/>
      </w:pPr>
      <w:ins w:id="250" w:author="PR Preview" w:date="2026-01-01T00:00:00Z">
        <w:r>
          <w:rPr>
            <w:b/>
            <w:bCs/>
          </w:rPr>
          <w:t xml:space="preserve">Definition 23 (Cardinality)</w:t>
        </w:r>
      </w:ins>
      <w:ins w:id="251" w:author="PR Preview" w:date="2026-01-01T00:00:00Z">
        <w:r>
          <w:t xml:space="preserve"> </w:t>
        </w:r>
      </w:ins>
      <w:ins w:id="252" w:author="PR Preview" w:date="2026-01-01T00:00:00Z">
        <w:r>
          <w:t xml:space="preserve">For a finite set</w:t>
        </w:r>
      </w:ins>
      <w:ins w:id="253" w:author="PR Preview" w:date="2026-01-01T00:00:00Z">
        <w:r>
          <w:t xml:space="preserve"> </w:t>
        </w:r>
      </w:ins>
      <m:oMath>
        <m:r>
          <m:t>A</m:t>
        </m:r>
      </m:oMath>
      <w:ins w:id="254" w:author="PR Preview" w:date="2026-01-01T00:00:00Z">
        <w:r>
          <w:t xml:space="preserve"> </w:t>
        </w:r>
      </w:ins>
      <w:ins w:id="255" w:author="PR Preview" w:date="2026-01-01T00:00:00Z">
        <w:r>
          <w:t xml:space="preserve">(</w:t>
        </w:r>
      </w:ins>
      <w:hyperlink w:anchor="def-finite-set">
        <w:ins w:id="256" w:author="PR Preview" w:date="2026-01-01T00:00:00Z">
          <w:r>
            <w:rPr>
              <w:rStyle w:val="Hyperlink"/>
            </w:rPr>
            <w:t xml:space="preserve">Definition 22</w:t>
          </w:r>
        </w:ins>
      </w:hyperlink>
      <w:ins w:id="257" w:author="PR Preview" w:date="2026-01-01T00:00:00Z">
        <w:r>
          <w:t xml:space="preserve">), the number</w:t>
        </w:r>
      </w:ins>
      <w:ins w:id="258" w:author="PR Preview" w:date="2026-01-01T00:00:00Z">
        <w:r>
          <w:t xml:space="preserve"> </w:t>
        </w:r>
      </w:ins>
      <m:oMath>
        <m:r>
          <m:t>n</m:t>
        </m:r>
      </m:oMath>
      <w:ins w:id="259" w:author="PR Preview" w:date="2026-01-01T00:00:00Z">
        <w:r>
          <w:t xml:space="preserve"> </w:t>
        </w:r>
      </w:ins>
      <w:ins w:id="260" w:author="PR Preview" w:date="2026-01-01T00:00:00Z">
        <w:r>
          <w:t xml:space="preserve">in such a list</w:t>
        </w:r>
      </w:ins>
      <w:ins w:id="261" w:author="PR Preview" w:date="2026-01-01T00:00:00Z">
        <w:r>
          <w:t xml:space="preserve"> </w:t>
        </w:r>
      </w:ins>
      <w:ins w:id="262" w:author="PR Preview" w:date="2026-01-01T00:00:00Z">
        <w:r>
          <w:t xml:space="preserve">is the</w:t>
        </w:r>
      </w:ins>
      <w:ins w:id="263" w:author="PR Preview" w:date="2026-01-01T00:00:00Z">
        <w:r>
          <w:t xml:space="preserve"> </w:t>
        </w:r>
      </w:ins>
      <w:ins w:id="264" w:author="PR Preview" w:date="2026-01-01T00:00:00Z">
        <w:r>
          <w:rPr>
            <w:b/>
            <w:bCs/>
          </w:rPr>
          <w:t xml:space="preserve">cardinality</w:t>
        </w:r>
      </w:ins>
      <w:ins w:id="265" w:author="PR Preview" w:date="2026-01-01T00:00:00Z">
        <w:r>
          <w:t xml:space="preserve"> </w:t>
        </w:r>
      </w:ins>
      <w:ins w:id="266" w:author="PR Preview" w:date="2026-01-01T00:00:00Z">
        <w:r>
          <w:t xml:space="preserve">[17]</w:t>
        </w:r>
      </w:ins>
      <w:ins w:id="267" w:author="PR Preview" w:date="2026-01-01T00:00:00Z">
        <w:r>
          <w:t xml:space="preserve"> </w:t>
        </w:r>
      </w:ins>
      <w:ins w:id="268" w:author="PR Preview" w:date="2026-01-01T00:00:00Z">
        <w:r>
          <w:t xml:space="preserve">of</w:t>
        </w:r>
      </w:ins>
      <w:ins w:id="269" w:author="PR Preview" w:date="2026-01-01T00:00:00Z">
        <w:r>
          <w:t xml:space="preserve"> </w:t>
        </w:r>
      </w:ins>
      <m:oMath>
        <m:r>
          <m:t>A</m:t>
        </m:r>
      </m:oMath>
      <w:ins w:id="270" w:author="PR Preview" w:date="2026-01-01T00:00:00Z">
        <w:r>
          <w:t xml:space="preserve">, its number of elements,</w:t>
        </w:r>
      </w:ins>
      <w:ins w:id="271" w:author="PR Preview" w:date="2026-01-01T00:00:00Z">
        <w:r>
          <w:t xml:space="preserve"> </w:t>
        </w:r>
      </w:ins>
      <w:ins w:id="272" w:author="PR Preview" w:date="2026-01-01T00:00:00Z">
        <w:r>
          <w:t xml:space="preserve">written</w:t>
        </w:r>
      </w:ins>
      <w:ins w:id="273" w:author="PR Preview" w:date="2026-01-01T00:00:00Z">
        <w:r>
          <w:t xml:space="preserve"> </w:t>
        </w:r>
      </w:ins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ins w:id="274" w:author="PR Preview" w:date="2026-01-01T00:00:00Z">
        <w:r>
          <w:t xml:space="preserve">;</w:t>
        </w:r>
      </w:ins>
      <w:ins w:id="275" w:author="PR Preview" w:date="2026-01-01T00:00:00Z">
        <w:r>
          <w:t xml:space="preserve"> </w:t>
        </w:r>
      </w:ins>
      <w:ins w:id="276" w:author="PR Preview" w:date="2026-01-01T00:00:00Z">
        <w:r>
          <w:t xml:space="preserve">the empty set has cardinality</w:t>
        </w:r>
      </w:ins>
      <w:ins w:id="277" w:author="PR Preview" w:date="2026-01-01T00:00:00Z">
        <w:r>
          <w:t xml:space="preserve"> </w:t>
        </w:r>
      </w:ins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∅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ins w:id="278" w:author="PR Preview" w:date="2026-01-01T00:00:00Z">
        <w:r>
          <w:t xml:space="preserve">.</w:t>
        </w:r>
      </w:ins>
    </w:p>
    <w:bookmarkEnd w:id="65"/>
    <w:bookmarkStart w:id="68" w:name="rem-cardinality-bars"/>
    <w:p>
      <w:pPr>
        <w:pStyle w:val="BodyText"/>
      </w:pPr>
      <w:r>
        <w:rPr>
          <w:i/>
          <w:iCs/>
        </w:rPr>
        <w:t xml:space="preserve">Remark 7</w:t>
      </w:r>
      <w:r>
        <w:t xml:space="preserve"> (Two meanings of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). </w:t>
      </w:r>
      <w:r>
        <w:t xml:space="preserve">Applied to a set, the bars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mean the cardinality of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Applied to a number,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means its</w:t>
      </w:r>
      <w:r>
        <w:t xml:space="preserve"> </w:t>
      </w:r>
      <w:hyperlink r:id="rId66">
        <w:r>
          <w:rPr>
            <w:rStyle w:val="Hyperlink"/>
          </w:rPr>
          <w:t xml:space="preserve">absolute value</w:t>
        </w:r>
      </w:hyperlink>
      <w:r>
        <w:t xml:space="preserve">,</w:t>
      </w:r>
      <w:r>
        <w:t xml:space="preserve"> </w:t>
      </w:r>
      <w:r>
        <w:t xml:space="preserve">or its</w:t>
      </w:r>
      <w:r>
        <w:t xml:space="preserve"> </w:t>
      </w:r>
      <w:hyperlink r:id="rId67">
        <w:r>
          <w:rPr>
            <w:rStyle w:val="Hyperlink"/>
          </w:rPr>
          <w:t xml:space="preserve">modulus</w:t>
        </w:r>
      </w:hyperlink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complex.</w:t>
      </w:r>
      <w:r>
        <w:t xml:space="preserve"> </w:t>
      </w:r>
      <w:r>
        <w:t xml:space="preserve">For example,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rPr>
                    <m:sty m:val="p"/>
                  </m:rPr>
                  <m:t>−</m:t>
                </m:r>
                <m:r>
                  <m:t>3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 but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−</m:t>
            </m:r>
            <m:r>
              <m:t>3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bookmarkEnd w:id="68"/>
    <w:bookmarkStart w:id="69" w:name="exm-finite-set"/>
    <w:p>
      <w:pPr>
        <w:pStyle w:val="BodyText"/>
      </w:pPr>
      <w:del w:id="279" w:author="PR Preview" w:date="2026-01-01T00:00:00Z">
        <w:r>
          <w:rPr>
            <w:b/>
            <w:bCs/>
          </w:rPr>
          <w:delText xml:space="preserve">Example 15 (Finite and infinite sets)</w:delText>
        </w:r>
      </w:del>
      <w:del w:id="280" w:author="PR Preview" w:date="2026-01-01T00:00:00Z">
        <w:r>
          <w:delText xml:space="preserve"> </w:delText>
        </w:r>
      </w:del>
      <w:del w:id="281" w:author="PR Preview" w:date="2026-01-01T00:00:00Z">
        <w:r>
          <w:delText xml:space="preserve"> </w:delText>
        </w:r>
      </w:del>
    </w:p>
    <w:p>
      <w:pPr>
        <w:pStyle w:val="BodyText"/>
      </w:pPr>
      <w:ins w:id="282" w:author="PR Preview" w:date="2026-01-01T00:00:00Z">
        <w:r>
          <w:rPr>
            <w:b/>
            <w:bCs/>
          </w:rPr>
          <w:t xml:space="preserve">Example 16 (Finite and infinite sets)</w:t>
        </w:r>
      </w:ins>
      <w:ins w:id="283" w:author="PR Preview" w:date="2026-01-01T00:00:00Z">
        <w:r>
          <w:t xml:space="preserve"> </w:t>
        </w:r>
      </w:ins>
      <w:ins w:id="284" w:author="PR Preview" w:date="2026-01-01T00:00:00Z">
        <w:r>
          <w:t xml:space="preserve"> </w:t>
        </w:r>
      </w:ins>
    </w:p>
    <w:p>
      <w:pPr>
        <w:pStyle w:val="Compact"/>
        <w:numPr>
          <w:ilvl w:val="0"/>
          <w:numId w:val="1012"/>
        </w:numPr>
      </w:pP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is finite, 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12"/>
        </w:numPr>
      </w:pP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, so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2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2</m:t>
        </m:r>
      </m:oMath>
      <w:r>
        <w:t xml:space="preserve">:</w:t>
      </w:r>
      <w:r>
        <w:t xml:space="preserve"> </w:t>
      </w:r>
      <w:r>
        <w:t xml:space="preserve">a repeated listing does not count twice.</w:t>
      </w:r>
    </w:p>
    <w:p>
      <w:pPr>
        <w:pStyle w:val="Compact"/>
        <w:numPr>
          <w:ilvl w:val="0"/>
          <w:numId w:val="1012"/>
        </w:numPr>
      </w:pPr>
      <m:oMath>
        <m:r>
          <m:rPr>
            <m:sty m:val="p"/>
          </m:rPr>
          <m:t>∅</m:t>
        </m:r>
      </m:oMath>
      <w:r>
        <w:t xml:space="preserve"> </w:t>
      </w:r>
      <w:r>
        <w:t xml:space="preserve">is finite, 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∅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The natural numbers</w:t>
      </w:r>
      <w:r>
        <w:t xml:space="preserve"> </w:t>
      </w:r>
      <m:oMath>
        <m:r>
          <m:rPr>
            <m:scr m:val="double-struck"/>
            <m:sty m:val="p"/>
          </m:rPr>
          <m:t>N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are infinite:</w:t>
      </w:r>
      <w:r>
        <w:t xml:space="preserve"> </w:t>
      </w:r>
      <w:r>
        <w:t xml:space="preserve">for any</w:t>
      </w:r>
      <w:r>
        <w:t xml:space="preserve"> </w:t>
      </w:r>
      <m:oMath>
        <m:r>
          <m:t>n</m:t>
        </m:r>
      </m:oMath>
      <w:r>
        <w:t xml:space="preserve">, a list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of natural numbers</w:t>
      </w:r>
      <w:r>
        <w:t xml:space="preserve"> </w:t>
      </w:r>
      <w:r>
        <w:t xml:space="preserve">misses the natural number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+</m:t>
        </m:r>
        <m:r>
          <m:t>1</m:t>
        </m:r>
      </m:oMath>
      <w:r>
        <w:t xml:space="preserve">,</w:t>
      </w:r>
      <w:r>
        <w:t xml:space="preserve"> </w:t>
      </w:r>
      <w:r>
        <w:t xml:space="preserve">which is larger than every number in the list.</w:t>
      </w:r>
    </w:p>
    <w:bookmarkEnd w:id="69"/>
    <w:bookmarkStart w:id="70" w:name="def-infinite-set"/>
    <w:p>
      <w:pPr>
        <w:pStyle w:val="FirstParagraph"/>
      </w:pPr>
      <w:del w:id="285" w:author="PR Preview" w:date="2026-01-01T00:00:00Z">
        <w:r>
          <w:rPr>
            <w:b/>
            <w:bCs/>
          </w:rPr>
          <w:delText xml:space="preserve">Definition 23 (Infinite set)</w:delText>
        </w:r>
      </w:del>
      <w:del w:id="286" w:author="PR Preview" w:date="2026-01-01T00:00:00Z">
        <w:r>
          <w:delText xml:space="preserve"> </w:delText>
        </w:r>
      </w:del>
      <w:del w:id="287" w:author="PR Preview" w:date="2026-01-01T00:00:00Z">
        <w:r>
          <w:delText xml:space="preserve">A set that is not finite (</w:delText>
        </w:r>
      </w:del>
      <w:hyperlink w:anchor="def-finite-set">
        <w:del w:id="288" w:author="PR Preview" w:date="2026-01-01T00:00:00Z">
          <w:r>
            <w:rPr>
              <w:rStyle w:val="Hyperlink"/>
            </w:rPr>
            <w:delText xml:space="preserve">Definition 21</w:delText>
          </w:r>
        </w:del>
      </w:hyperlink>
      <w:del w:id="289" w:author="PR Preview" w:date="2026-01-01T00:00:00Z">
        <w:r>
          <w:delText xml:space="preserve">) is</w:delText>
        </w:r>
      </w:del>
      <w:del w:id="290" w:author="PR Preview" w:date="2026-01-01T00:00:00Z">
        <w:r>
          <w:delText xml:space="preserve"> </w:delText>
        </w:r>
      </w:del>
      <w:del w:id="291" w:author="PR Preview" w:date="2026-01-01T00:00:00Z">
        <w:r>
          <w:rPr>
            <w:b/>
            <w:bCs/>
          </w:rPr>
          <w:delText xml:space="preserve">infinite</w:delText>
        </w:r>
      </w:del>
      <w:del w:id="292" w:author="PR Preview" w:date="2026-01-01T00:00:00Z">
        <w:r>
          <w:delText xml:space="preserve"> </w:delText>
        </w:r>
      </w:del>
      <w:del w:id="293" w:author="PR Preview" w:date="2026-01-01T00:00:00Z">
        <w:r>
          <w:delText xml:space="preserve">[17]</w:delText>
        </w:r>
      </w:del>
      <w:del w:id="294" w:author="PR Preview" w:date="2026-01-01T00:00:00Z">
        <w:r>
          <w:delText xml:space="preserve">.</w:delText>
        </w:r>
      </w:del>
    </w:p>
    <w:p>
      <w:pPr>
        <w:pStyle w:val="BodyText"/>
      </w:pPr>
      <w:del w:id="295" w:author="PR Preview" w:date="2026-01-01T00:00:00Z">
        <w:r>
          <w:rPr>
            <w:b/>
            <w:bCs/>
          </w:rPr>
          <w:delText xml:space="preserve">Definition 24 (Countable set)</w:delText>
        </w:r>
      </w:del>
      <w:del w:id="296" w:author="PR Preview" w:date="2026-01-01T00:00:00Z">
        <w:r>
          <w:delText xml:space="preserve"> </w:delText>
        </w:r>
      </w:del>
      <w:del w:id="297" w:author="PR Preview" w:date="2026-01-01T00:00:00Z">
        <w:r>
          <w:delText xml:space="preserve">A set is</w:delText>
        </w:r>
      </w:del>
      <w:del w:id="298" w:author="PR Preview" w:date="2026-01-01T00:00:00Z">
        <w:r>
          <w:delText xml:space="preserve"> </w:delText>
        </w:r>
      </w:del>
      <w:del w:id="299" w:author="PR Preview" w:date="2026-01-01T00:00:00Z">
        <w:r>
          <w:rPr>
            <w:b/>
            <w:bCs/>
          </w:rPr>
          <w:delText xml:space="preserve">countable</w:delText>
        </w:r>
      </w:del>
      <w:del w:id="300" w:author="PR Preview" w:date="2026-01-01T00:00:00Z">
        <w:r>
          <w:delText xml:space="preserve"> </w:delText>
        </w:r>
      </w:del>
      <w:del w:id="301" w:author="PR Preview" w:date="2026-01-01T00:00:00Z">
        <w:r>
          <w:delText xml:space="preserve">[18]</w:delText>
        </w:r>
      </w:del>
      <w:del w:id="302" w:author="PR Preview" w:date="2026-01-01T00:00:00Z">
        <w:r>
          <w:delText xml:space="preserve"> </w:delText>
        </w:r>
      </w:del>
      <w:del w:id="303" w:author="PR Preview" w:date="2026-01-01T00:00:00Z">
        <w:r>
          <w:delText xml:space="preserve">if it is finite (</w:delText>
        </w:r>
      </w:del>
      <w:hyperlink w:anchor="def-finite-set">
        <w:del w:id="304" w:author="PR Preview" w:date="2026-01-01T00:00:00Z">
          <w:r>
            <w:rPr>
              <w:rStyle w:val="Hyperlink"/>
            </w:rPr>
            <w:delText xml:space="preserve">Definition 21</w:delText>
          </w:r>
        </w:del>
      </w:hyperlink>
      <w:del w:id="305" w:author="PR Preview" w:date="2026-01-01T00:00:00Z">
        <w:r>
          <w:delText xml:space="preserve">),</w:delText>
        </w:r>
      </w:del>
      <w:del w:id="306" w:author="PR Preview" w:date="2026-01-01T00:00:00Z">
        <w:r>
          <w:delText xml:space="preserve"> </w:delText>
        </w:r>
      </w:del>
      <w:del w:id="307" w:author="PR Preview" w:date="2026-01-01T00:00:00Z">
        <w:r>
          <w:delText xml:space="preserve">or if its elements can be listed as a sequence (</w:delText>
        </w:r>
      </w:del>
      <w:hyperlink w:anchor="def-sequence">
        <w:del w:id="308" w:author="PR Preview" w:date="2026-01-01T00:00:00Z">
          <w:r>
            <w:rPr>
              <w:rStyle w:val="Hyperlink"/>
            </w:rPr>
            <w:delText xml:space="preserve">Definition 17</w:delText>
          </w:r>
        </w:del>
      </w:hyperlink>
      <w:del w:id="309" w:author="PR Preview" w:date="2026-01-01T00:00:00Z">
        <w:r>
          <w:delText xml:space="preserve">)</w:delText>
        </w:r>
      </w:del>
      <w:del w:id="310" w:author="PR Preview" w:date="2026-01-01T00:00:00Z">
        <w:r>
          <w:delText xml:space="preserve"> </w:delText>
        </w:r>
      </w:del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del w:id="311" w:author="PR Preview" w:date="2026-01-01T00:00:00Z">
        <w:r>
          <w:delText xml:space="preserve"> </w:delText>
        </w:r>
      </w:del>
      <w:del w:id="312" w:author="PR Preview" w:date="2026-01-01T00:00:00Z">
        <w:r>
          <w:delText xml:space="preserve">in which every element appears.</w:delText>
        </w:r>
      </w:del>
    </w:p>
    <w:p>
      <w:pPr>
        <w:pStyle w:val="BodyText"/>
      </w:pPr>
      <w:del w:id="313" w:author="PR Preview" w:date="2026-01-01T00:00:00Z">
        <w:r>
          <w:rPr>
            <w:b/>
            <w:bCs/>
          </w:rPr>
          <w:delText xml:space="preserve">Definition 25 (Countably infinite set)</w:delText>
        </w:r>
      </w:del>
      <w:del w:id="314" w:author="PR Preview" w:date="2026-01-01T00:00:00Z">
        <w:r>
          <w:delText xml:space="preserve"> </w:delText>
        </w:r>
      </w:del>
      <w:del w:id="315" w:author="PR Preview" w:date="2026-01-01T00:00:00Z">
        <w:r>
          <w:delText xml:space="preserve">A set is</w:delText>
        </w:r>
      </w:del>
      <w:del w:id="316" w:author="PR Preview" w:date="2026-01-01T00:00:00Z">
        <w:r>
          <w:delText xml:space="preserve"> </w:delText>
        </w:r>
      </w:del>
      <w:del w:id="317" w:author="PR Preview" w:date="2026-01-01T00:00:00Z">
        <w:r>
          <w:rPr>
            <w:b/>
            <w:bCs/>
          </w:rPr>
          <w:delText xml:space="preserve">countably infinite</w:delText>
        </w:r>
      </w:del>
      <w:del w:id="318" w:author="PR Preview" w:date="2026-01-01T00:00:00Z">
        <w:r>
          <w:delText xml:space="preserve"> </w:delText>
        </w:r>
      </w:del>
      <w:del w:id="319" w:author="PR Preview" w:date="2026-01-01T00:00:00Z">
        <w:r>
          <w:delText xml:space="preserve">if it is</w:delText>
        </w:r>
      </w:del>
      <w:del w:id="320" w:author="PR Preview" w:date="2026-01-01T00:00:00Z">
        <w:r>
          <w:delText xml:space="preserve"> </w:delText>
        </w:r>
      </w:del>
      <w:hyperlink w:anchor="def-countable-set">
        <w:del w:id="321" w:author="PR Preview" w:date="2026-01-01T00:00:00Z">
          <w:r>
            <w:rPr>
              <w:rStyle w:val="Hyperlink"/>
            </w:rPr>
            <w:delText xml:space="preserve">countable</w:delText>
          </w:r>
        </w:del>
      </w:hyperlink>
      <w:del w:id="322" w:author="PR Preview" w:date="2026-01-01T00:00:00Z">
        <w:r>
          <w:delText xml:space="preserve"> </w:delText>
        </w:r>
      </w:del>
      <w:del w:id="323" w:author="PR Preview" w:date="2026-01-01T00:00:00Z">
        <w:r>
          <w:delText xml:space="preserve">and not finite.</w:delText>
        </w:r>
      </w:del>
    </w:p>
    <w:p>
      <w:pPr>
        <w:pStyle w:val="BodyText"/>
      </w:pPr>
      <w:del w:id="324" w:author="PR Preview" w:date="2026-01-01T00:00:00Z">
        <w:r>
          <w:rPr>
            <w:b/>
            <w:bCs/>
          </w:rPr>
          <w:delText xml:space="preserve">Example 16 (Countable and uncountable sets)</w:delText>
        </w:r>
      </w:del>
      <w:del w:id="325" w:author="PR Preview" w:date="2026-01-01T00:00:00Z">
        <w:r>
          <w:delText xml:space="preserve"> </w:delText>
        </w:r>
      </w:del>
      <w:del w:id="326" w:author="PR Preview" w:date="2026-01-01T00:00:00Z">
        <w:r>
          <w:delText xml:space="preserve"> </w:delText>
        </w:r>
      </w:del>
    </w:p>
    <w:p>
      <w:pPr>
        <w:pStyle w:val="FirstParagraph"/>
      </w:pPr>
      <w:ins w:id="327" w:author="PR Preview" w:date="2026-01-01T00:00:00Z">
        <w:r>
          <w:rPr>
            <w:b/>
            <w:bCs/>
          </w:rPr>
          <w:t xml:space="preserve">Definition 24 (Infinite set)</w:t>
        </w:r>
      </w:ins>
      <w:ins w:id="328" w:author="PR Preview" w:date="2026-01-01T00:00:00Z">
        <w:r>
          <w:t xml:space="preserve"> </w:t>
        </w:r>
      </w:ins>
      <w:ins w:id="329" w:author="PR Preview" w:date="2026-01-01T00:00:00Z">
        <w:r>
          <w:t xml:space="preserve">A set that is not finite (</w:t>
        </w:r>
      </w:ins>
      <w:hyperlink w:anchor="def-finite-set">
        <w:ins w:id="330" w:author="PR Preview" w:date="2026-01-01T00:00:00Z">
          <w:r>
            <w:rPr>
              <w:rStyle w:val="Hyperlink"/>
            </w:rPr>
            <w:t xml:space="preserve">Definition 22</w:t>
          </w:r>
        </w:ins>
      </w:hyperlink>
      <w:ins w:id="331" w:author="PR Preview" w:date="2026-01-01T00:00:00Z">
        <w:r>
          <w:t xml:space="preserve">) is</w:t>
        </w:r>
      </w:ins>
      <w:ins w:id="332" w:author="PR Preview" w:date="2026-01-01T00:00:00Z">
        <w:r>
          <w:t xml:space="preserve"> </w:t>
        </w:r>
      </w:ins>
      <w:ins w:id="333" w:author="PR Preview" w:date="2026-01-01T00:00:00Z">
        <w:r>
          <w:rPr>
            <w:b/>
            <w:bCs/>
          </w:rPr>
          <w:t xml:space="preserve">infinite</w:t>
        </w:r>
      </w:ins>
      <w:ins w:id="334" w:author="PR Preview" w:date="2026-01-01T00:00:00Z">
        <w:r>
          <w:t xml:space="preserve"> </w:t>
        </w:r>
      </w:ins>
      <w:ins w:id="335" w:author="PR Preview" w:date="2026-01-01T00:00:00Z">
        <w:r>
          <w:t xml:space="preserve">[18]</w:t>
        </w:r>
      </w:ins>
      <w:ins w:id="336" w:author="PR Preview" w:date="2026-01-01T00:00:00Z">
        <w:r>
          <w:t xml:space="preserve">.</w:t>
        </w:r>
      </w:ins>
    </w:p>
    <w:bookmarkEnd w:id="70"/>
    <w:bookmarkStart w:id="71" w:name="def-countable-set"/>
    <w:p>
      <w:pPr>
        <w:pStyle w:val="BodyText"/>
      </w:pPr>
      <w:ins w:id="337" w:author="PR Preview" w:date="2026-01-01T00:00:00Z">
        <w:r>
          <w:rPr>
            <w:b/>
            <w:bCs/>
          </w:rPr>
          <w:t xml:space="preserve">Definition 25 (Countable set)</w:t>
        </w:r>
      </w:ins>
      <w:ins w:id="338" w:author="PR Preview" w:date="2026-01-01T00:00:00Z">
        <w:r>
          <w:t xml:space="preserve"> </w:t>
        </w:r>
      </w:ins>
      <w:ins w:id="339" w:author="PR Preview" w:date="2026-01-01T00:00:00Z">
        <w:r>
          <w:t xml:space="preserve">A set is</w:t>
        </w:r>
      </w:ins>
      <w:ins w:id="340" w:author="PR Preview" w:date="2026-01-01T00:00:00Z">
        <w:r>
          <w:t xml:space="preserve"> </w:t>
        </w:r>
      </w:ins>
      <w:ins w:id="341" w:author="PR Preview" w:date="2026-01-01T00:00:00Z">
        <w:r>
          <w:rPr>
            <w:b/>
            <w:bCs/>
          </w:rPr>
          <w:t xml:space="preserve">countable</w:t>
        </w:r>
      </w:ins>
      <w:ins w:id="342" w:author="PR Preview" w:date="2026-01-01T00:00:00Z">
        <w:r>
          <w:t xml:space="preserve"> </w:t>
        </w:r>
      </w:ins>
      <w:ins w:id="343" w:author="PR Preview" w:date="2026-01-01T00:00:00Z">
        <w:r>
          <w:t xml:space="preserve">[19]</w:t>
        </w:r>
      </w:ins>
      <w:ins w:id="344" w:author="PR Preview" w:date="2026-01-01T00:00:00Z">
        <w:r>
          <w:t xml:space="preserve"> </w:t>
        </w:r>
      </w:ins>
      <w:ins w:id="345" w:author="PR Preview" w:date="2026-01-01T00:00:00Z">
        <w:r>
          <w:t xml:space="preserve">if it is finite (</w:t>
        </w:r>
      </w:ins>
      <w:hyperlink w:anchor="def-finite-set">
        <w:ins w:id="346" w:author="PR Preview" w:date="2026-01-01T00:00:00Z">
          <w:r>
            <w:rPr>
              <w:rStyle w:val="Hyperlink"/>
            </w:rPr>
            <w:t xml:space="preserve">Definition 22</w:t>
          </w:r>
        </w:ins>
      </w:hyperlink>
      <w:ins w:id="347" w:author="PR Preview" w:date="2026-01-01T00:00:00Z">
        <w:r>
          <w:t xml:space="preserve">),</w:t>
        </w:r>
      </w:ins>
      <w:ins w:id="348" w:author="PR Preview" w:date="2026-01-01T00:00:00Z">
        <w:r>
          <w:t xml:space="preserve"> </w:t>
        </w:r>
      </w:ins>
      <w:ins w:id="349" w:author="PR Preview" w:date="2026-01-01T00:00:00Z">
        <w:r>
          <w:t xml:space="preserve">or if its elements can be listed as a sequence (</w:t>
        </w:r>
      </w:ins>
      <w:hyperlink w:anchor="def-sequence">
        <w:ins w:id="350" w:author="PR Preview" w:date="2026-01-01T00:00:00Z">
          <w:r>
            <w:rPr>
              <w:rStyle w:val="Hyperlink"/>
            </w:rPr>
            <w:t xml:space="preserve">Definition 17</w:t>
          </w:r>
        </w:ins>
      </w:hyperlink>
      <w:ins w:id="351" w:author="PR Preview" w:date="2026-01-01T00:00:00Z">
        <w:r>
          <w:t xml:space="preserve">)</w:t>
        </w:r>
      </w:ins>
      <w:ins w:id="352" w:author="PR Preview" w:date="2026-01-01T00:00:00Z">
        <w:r>
          <w:t xml:space="preserve"> </w:t>
        </w:r>
      </w:ins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ins w:id="353" w:author="PR Preview" w:date="2026-01-01T00:00:00Z">
        <w:r>
          <w:t xml:space="preserve"> </w:t>
        </w:r>
      </w:ins>
      <w:ins w:id="354" w:author="PR Preview" w:date="2026-01-01T00:00:00Z">
        <w:r>
          <w:t xml:space="preserve">in which every element appears.</w:t>
        </w:r>
      </w:ins>
    </w:p>
    <w:bookmarkEnd w:id="71"/>
    <w:bookmarkStart w:id="72" w:name="def-countably-infinite"/>
    <w:p>
      <w:pPr>
        <w:pStyle w:val="BodyText"/>
      </w:pPr>
      <w:ins w:id="355" w:author="PR Preview" w:date="2026-01-01T00:00:00Z">
        <w:r>
          <w:rPr>
            <w:b/>
            <w:bCs/>
          </w:rPr>
          <w:t xml:space="preserve">Definition 26 (Countably infinite set)</w:t>
        </w:r>
      </w:ins>
      <w:ins w:id="356" w:author="PR Preview" w:date="2026-01-01T00:00:00Z">
        <w:r>
          <w:t xml:space="preserve"> </w:t>
        </w:r>
      </w:ins>
      <w:ins w:id="357" w:author="PR Preview" w:date="2026-01-01T00:00:00Z">
        <w:r>
          <w:t xml:space="preserve">A set is</w:t>
        </w:r>
      </w:ins>
      <w:ins w:id="358" w:author="PR Preview" w:date="2026-01-01T00:00:00Z">
        <w:r>
          <w:t xml:space="preserve"> </w:t>
        </w:r>
      </w:ins>
      <w:ins w:id="359" w:author="PR Preview" w:date="2026-01-01T00:00:00Z">
        <w:r>
          <w:rPr>
            <w:b/>
            <w:bCs/>
          </w:rPr>
          <w:t xml:space="preserve">countably infinite</w:t>
        </w:r>
      </w:ins>
      <w:ins w:id="360" w:author="PR Preview" w:date="2026-01-01T00:00:00Z">
        <w:r>
          <w:t xml:space="preserve"> </w:t>
        </w:r>
      </w:ins>
      <w:ins w:id="361" w:author="PR Preview" w:date="2026-01-01T00:00:00Z">
        <w:r>
          <w:t xml:space="preserve">if it is</w:t>
        </w:r>
      </w:ins>
      <w:ins w:id="362" w:author="PR Preview" w:date="2026-01-01T00:00:00Z">
        <w:r>
          <w:t xml:space="preserve"> </w:t>
        </w:r>
      </w:ins>
      <w:hyperlink w:anchor="def-countable-set">
        <w:ins w:id="363" w:author="PR Preview" w:date="2026-01-01T00:00:00Z">
          <w:r>
            <w:rPr>
              <w:rStyle w:val="Hyperlink"/>
            </w:rPr>
            <w:t xml:space="preserve">countable</w:t>
          </w:r>
        </w:ins>
      </w:hyperlink>
      <w:ins w:id="364" w:author="PR Preview" w:date="2026-01-01T00:00:00Z">
        <w:r>
          <w:t xml:space="preserve"> </w:t>
        </w:r>
      </w:ins>
      <w:ins w:id="365" w:author="PR Preview" w:date="2026-01-01T00:00:00Z">
        <w:r>
          <w:t xml:space="preserve">and not finite.</w:t>
        </w:r>
      </w:ins>
    </w:p>
    <w:bookmarkEnd w:id="72"/>
    <w:bookmarkStart w:id="75" w:name="exm-countable-set"/>
    <w:p>
      <w:pPr>
        <w:pStyle w:val="BodyText"/>
      </w:pPr>
      <w:ins w:id="366" w:author="PR Preview" w:date="2026-01-01T00:00:00Z">
        <w:r>
          <w:rPr>
            <w:b/>
            <w:bCs/>
          </w:rPr>
          <w:t xml:space="preserve">Example 17 (Countable and uncountable sets)</w:t>
        </w:r>
      </w:ins>
      <w:ins w:id="367" w:author="PR Preview" w:date="2026-01-01T00:00:00Z">
        <w:r>
          <w:t xml:space="preserve"> </w:t>
        </w:r>
      </w:ins>
      <w:ins w:id="368" w:author="PR Preview" w:date="2026-01-01T00:00:00Z">
        <w:r>
          <w:t xml:space="preserve"> </w:t>
        </w:r>
      </w:ins>
    </w:p>
    <w:p>
      <w:pPr>
        <w:pStyle w:val="Compact"/>
        <w:numPr>
          <w:ilvl w:val="0"/>
          <w:numId w:val="1013"/>
        </w:numPr>
      </w:pP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is countable, because it is finite.</w:t>
      </w:r>
    </w:p>
    <w:p>
      <w:pPr>
        <w:pStyle w:val="Compact"/>
        <w:numPr>
          <w:ilvl w:val="0"/>
          <w:numId w:val="1013"/>
        </w:numPr>
      </w:pPr>
      <w:r>
        <w:t xml:space="preserve">The</w:t>
      </w:r>
      <w:r>
        <w:t xml:space="preserve"> </w:t>
      </w:r>
      <w:hyperlink r:id="rId73">
        <w:r>
          <w:rPr>
            <w:rStyle w:val="Hyperlink"/>
          </w:rPr>
          <w:t xml:space="preserve">non-negative integers</w:t>
        </w:r>
      </w:hyperlink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are countably infinite:</w:t>
      </w:r>
      <w:r>
        <w:t xml:space="preserve"> </w:t>
      </w:r>
      <w:r>
        <w:t xml:space="preserve">the sequence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lists them.</w:t>
      </w:r>
    </w:p>
    <w:p>
      <w:pPr>
        <w:pStyle w:val="Compact"/>
        <w:numPr>
          <w:ilvl w:val="0"/>
          <w:numId w:val="1013"/>
        </w:numPr>
      </w:pPr>
      <w:r>
        <w:t xml:space="preserve">The</w:t>
      </w:r>
      <w:r>
        <w:t xml:space="preserve"> </w:t>
      </w:r>
      <w:hyperlink r:id="rId74">
        <w:r>
          <w:rPr>
            <w:rStyle w:val="Hyperlink"/>
          </w:rPr>
          <w:t xml:space="preserve">integers</w:t>
        </w:r>
      </w:hyperlink>
      <w:r>
        <w:t xml:space="preserve"> </w:t>
      </w:r>
      <w:r>
        <w:t xml:space="preserve">are countably infinite too:</w:t>
      </w:r>
      <w:r>
        <w:t xml:space="preserve"> </w:t>
      </w:r>
      <w:r>
        <w:t xml:space="preserve">the sequence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lists every one of them.</w:t>
      </w:r>
    </w:p>
    <w:bookmarkEnd w:id="75"/>
    <w:bookmarkStart w:id="76" w:name="thm-interval-uncountable"/>
    <w:p>
      <w:pPr>
        <w:pStyle w:val="FirstParagraph"/>
      </w:pPr>
      <w:r>
        <w:rPr>
          <w:b/>
          <w:bCs/>
        </w:rPr>
        <w:t xml:space="preserve">Theorem 1 (The unit interval is not countable)</w:t>
      </w:r>
      <w:r>
        <w:t xml:space="preserve"> </w:t>
      </w:r>
      <w:r>
        <w:t xml:space="preserve">The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 not</w:t>
      </w:r>
      <w:r>
        <w:t xml:space="preserve"> </w:t>
      </w:r>
      <w:hyperlink w:anchor="def-countable-set">
        <w:r>
          <w:rPr>
            <w:rStyle w:val="Hyperlink"/>
          </w:rPr>
          <w:t xml:space="preserve">countable</w:t>
        </w:r>
      </w:hyperlink>
      <w:r>
        <w:t xml:space="preserve">.</w:t>
      </w:r>
    </w:p>
    <w:bookmarkEnd w:id="76"/>
    <w:bookmarkStart w:id="79" w:name="rem-cantor-diagonal"/>
    <w:p>
      <w:pPr>
        <w:pStyle w:val="BodyText"/>
      </w:pPr>
      <w:del w:id="369" w:author="PR Preview" w:date="2026-01-01T00:00:00Z">
        <w:r>
          <w:rPr>
            <w:i/>
            <w:iCs/>
          </w:rPr>
          <w:delText xml:space="preserve">Remark 8</w:delText>
        </w:r>
      </w:del>
      <w:del w:id="370" w:author="PR Preview" w:date="2026-01-01T00:00:00Z">
        <w:r>
          <w:delText xml:space="preserve"> (Cantor’s diagonal argument). </w:delText>
        </w:r>
      </w:del>
      <w:del w:id="371" w:author="PR Preview" w:date="2026-01-01T00:00:00Z">
        <w:r>
          <w:delText xml:space="preserve">The standard</w:delText>
        </w:r>
      </w:del>
      <w:del w:id="372" w:author="PR Preview" w:date="2026-01-01T00:00:00Z">
        <w:r>
          <w:delText xml:space="preserve"> </w:delText>
        </w:r>
      </w:del>
      <w:hyperlink r:id="rId77">
        <w:del w:id="373" w:author="PR Preview" w:date="2026-01-01T00:00:00Z">
          <w:r>
            <w:rPr>
              <w:rStyle w:val="Hyperlink"/>
            </w:rPr>
            <w:delText xml:space="preserve">proof</w:delText>
          </w:r>
        </w:del>
      </w:hyperlink>
      <w:del w:id="374" w:author="PR Preview" w:date="2026-01-01T00:00:00Z">
        <w:r>
          <w:delText xml:space="preserve"> </w:delText>
        </w:r>
      </w:del>
      <w:del w:id="375" w:author="PR Preview" w:date="2026-01-01T00:00:00Z">
        <w:r>
          <w:delText xml:space="preserve">is Cantor’s diagonal argument:</w:delText>
        </w:r>
      </w:del>
      <w:del w:id="376" w:author="PR Preview" w:date="2026-01-01T00:00:00Z">
        <w:r>
          <w:delText xml:space="preserve"> </w:delText>
        </w:r>
      </w:del>
      <w:del w:id="377" w:author="PR Preview" w:date="2026-01-01T00:00:00Z">
        <w:r>
          <w:delText xml:space="preserve">given any sequence of numbers in</w:delText>
        </w:r>
      </w:del>
      <w:del w:id="378" w:author="PR Preview" w:date="2026-01-01T00:00:00Z">
        <w:r>
          <w:delText xml:space="preserve"> </w:delText>
        </w:r>
      </w:del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del w:id="379" w:author="PR Preview" w:date="2026-01-01T00:00:00Z">
        <w:r>
          <w:delText xml:space="preserve">,</w:delText>
        </w:r>
      </w:del>
      <w:del w:id="380" w:author="PR Preview" w:date="2026-01-01T00:00:00Z">
        <w:r>
          <w:delText xml:space="preserve"> </w:delText>
        </w:r>
      </w:del>
      <w:del w:id="381" w:author="PR Preview" w:date="2026-01-01T00:00:00Z">
        <w:r>
          <w:delText xml:space="preserve">it builds a number in</w:delText>
        </w:r>
      </w:del>
      <w:del w:id="382" w:author="PR Preview" w:date="2026-01-01T00:00:00Z">
        <w:r>
          <w:delText xml:space="preserve"> </w:delText>
        </w:r>
      </w:del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del w:id="383" w:author="PR Preview" w:date="2026-01-01T00:00:00Z">
        <w:r>
          <w:delText xml:space="preserve"> </w:delText>
        </w:r>
      </w:del>
      <w:del w:id="384" w:author="PR Preview" w:date="2026-01-01T00:00:00Z">
        <w:r>
          <w:delText xml:space="preserve">whose</w:delText>
        </w:r>
      </w:del>
      <w:del w:id="385" w:author="PR Preview" w:date="2026-01-01T00:00:00Z">
        <w:r>
          <w:delText xml:space="preserve"> </w:delText>
        </w:r>
      </w:del>
      <w:hyperlink r:id="rId78">
        <w:del w:id="386" w:author="PR Preview" w:date="2026-01-01T00:00:00Z">
          <w:r>
            <w:rPr>
              <w:rStyle w:val="Hyperlink"/>
            </w:rPr>
            <w:delText xml:space="preserve">decimal expansion</w:delText>
          </w:r>
        </w:del>
      </w:hyperlink>
      <w:del w:id="387" w:author="PR Preview" w:date="2026-01-01T00:00:00Z">
        <w:r>
          <w:delText xml:space="preserve"> </w:delText>
        </w:r>
      </w:del>
      <w:del w:id="388" w:author="PR Preview" w:date="2026-01-01T00:00:00Z">
        <w:r>
          <w:delText xml:space="preserve">differs from the</w:delText>
        </w:r>
      </w:del>
      <w:del w:id="389" w:author="PR Preview" w:date="2026-01-01T00:00:00Z">
        <w:r>
          <w:delText xml:space="preserve"> </w:delText>
        </w:r>
      </w:del>
      <m:oMath>
        <m:r>
          <m:t>n</m:t>
        </m:r>
      </m:oMath>
      <w:del w:id="390" w:author="PR Preview" w:date="2026-01-01T00:00:00Z">
        <w:r>
          <w:delText xml:space="preserve">th number’s in the</w:delText>
        </w:r>
      </w:del>
      <w:del w:id="391" w:author="PR Preview" w:date="2026-01-01T00:00:00Z">
        <w:r>
          <w:delText xml:space="preserve"> </w:delText>
        </w:r>
      </w:del>
      <m:oMath>
        <m:r>
          <m:t>n</m:t>
        </m:r>
      </m:oMath>
      <w:del w:id="392" w:author="PR Preview" w:date="2026-01-01T00:00:00Z">
        <w:r>
          <w:delText xml:space="preserve">th digit</w:delText>
        </w:r>
      </w:del>
      <w:del w:id="393" w:author="PR Preview" w:date="2026-01-01T00:00:00Z">
        <w:r>
          <w:delText xml:space="preserve"> </w:delText>
        </w:r>
      </w:del>
      <w:del w:id="394" w:author="PR Preview" w:date="2026-01-01T00:00:00Z">
        <w:r>
          <w:delText xml:space="preserve">(its</w:delText>
        </w:r>
      </w:del>
      <w:del w:id="395" w:author="PR Preview" w:date="2026-01-01T00:00:00Z">
        <w:r>
          <w:delText xml:space="preserve"> </w:delText>
        </w:r>
      </w:del>
      <m:oMath>
        <m:r>
          <m:t>n</m:t>
        </m:r>
      </m:oMath>
      <w:del w:id="396" w:author="PR Preview" w:date="2026-01-01T00:00:00Z">
        <w:r>
          <w:delText xml:space="preserve">th decimal place, one of</w:delText>
        </w:r>
      </w:del>
      <w:del w:id="397" w:author="PR Preview" w:date="2026-01-01T00:00:00Z">
        <w:r>
          <w:delText xml:space="preserve"> </w:delText>
        </w:r>
      </w:del>
      <m:oMath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9</m:t>
        </m:r>
      </m:oMath>
      <w:del w:id="398" w:author="PR Preview" w:date="2026-01-01T00:00:00Z">
        <w:r>
          <w:delText xml:space="preserve">),</w:delText>
        </w:r>
      </w:del>
      <w:del w:id="399" w:author="PR Preview" w:date="2026-01-01T00:00:00Z">
        <w:r>
          <w:delText xml:space="preserve"> </w:delText>
        </w:r>
      </w:del>
      <w:del w:id="400" w:author="PR Preview" w:date="2026-01-01T00:00:00Z">
        <w:r>
          <w:delText xml:space="preserve">so the sequence misses it</w:delText>
        </w:r>
      </w:del>
      <w:del w:id="401" w:author="PR Preview" w:date="2026-01-01T00:00:00Z">
        <w:r>
          <w:delText xml:space="preserve"> </w:delText>
        </w:r>
      </w:del>
      <w:del w:id="402" w:author="PR Preview" w:date="2026-01-01T00:00:00Z">
        <w:r>
          <w:delText xml:space="preserve">[19]</w:delText>
        </w:r>
      </w:del>
      <w:del w:id="403" w:author="PR Preview" w:date="2026-01-01T00:00:00Z">
        <w:r>
          <w:delText xml:space="preserve">.</w:delText>
        </w:r>
      </w:del>
      <w:del w:id="404" w:author="PR Preview" w:date="2026-01-01T00:00:00Z">
        <w:r>
          <w:delText xml:space="preserve"> </w:delText>
        </w:r>
      </w:del>
      <w:del w:id="405" w:author="PR Preview" w:date="2026-01-01T00:00:00Z">
        <w:r>
          <w:delText xml:space="preserve">One way to choose the</w:delText>
        </w:r>
      </w:del>
      <w:del w:id="406" w:author="PR Preview" w:date="2026-01-01T00:00:00Z">
        <w:r>
          <w:delText xml:space="preserve"> </w:delText>
        </w:r>
      </w:del>
      <m:oMath>
        <m:r>
          <m:t>n</m:t>
        </m:r>
      </m:oMath>
      <w:del w:id="407" w:author="PR Preview" w:date="2026-01-01T00:00:00Z">
        <w:r>
          <w:delText xml:space="preserve">th digit is to use</w:delText>
        </w:r>
      </w:del>
      <w:del w:id="408" w:author="PR Preview" w:date="2026-01-01T00:00:00Z">
        <w:r>
          <w:delText xml:space="preserve"> </w:delText>
        </w:r>
      </w:del>
      <m:oMath>
        <m:r>
          <m:t>5</m:t>
        </m:r>
      </m:oMath>
      <w:del w:id="409" w:author="PR Preview" w:date="2026-01-01T00:00:00Z">
        <w:r>
          <w:delText xml:space="preserve">,</w:delText>
        </w:r>
      </w:del>
      <w:del w:id="410" w:author="PR Preview" w:date="2026-01-01T00:00:00Z">
        <w:r>
          <w:delText xml:space="preserve"> </w:delText>
        </w:r>
      </w:del>
      <w:del w:id="411" w:author="PR Preview" w:date="2026-01-01T00:00:00Z">
        <w:r>
          <w:delText xml:space="preserve">unless the</w:delText>
        </w:r>
      </w:del>
      <w:del w:id="412" w:author="PR Preview" w:date="2026-01-01T00:00:00Z">
        <w:r>
          <w:delText xml:space="preserve"> </w:delText>
        </w:r>
      </w:del>
      <m:oMath>
        <m:r>
          <m:t>n</m:t>
        </m:r>
      </m:oMath>
      <w:del w:id="413" w:author="PR Preview" w:date="2026-01-01T00:00:00Z">
        <w:r>
          <w:delText xml:space="preserve">th number’s</w:delText>
        </w:r>
      </w:del>
      <w:del w:id="414" w:author="PR Preview" w:date="2026-01-01T00:00:00Z">
        <w:r>
          <w:delText xml:space="preserve"> </w:delText>
        </w:r>
      </w:del>
      <m:oMath>
        <m:r>
          <m:t>n</m:t>
        </m:r>
      </m:oMath>
      <w:del w:id="415" w:author="PR Preview" w:date="2026-01-01T00:00:00Z">
        <w:r>
          <w:delText xml:space="preserve">th digit is</w:delText>
        </w:r>
      </w:del>
      <w:del w:id="416" w:author="PR Preview" w:date="2026-01-01T00:00:00Z">
        <w:r>
          <w:delText xml:space="preserve"> </w:delText>
        </w:r>
      </w:del>
      <m:oMath>
        <m:r>
          <m:t>5</m:t>
        </m:r>
      </m:oMath>
      <w:del w:id="417" w:author="PR Preview" w:date="2026-01-01T00:00:00Z">
        <w:r>
          <w:delText xml:space="preserve">, in which case use</w:delText>
        </w:r>
      </w:del>
      <w:del w:id="418" w:author="PR Preview" w:date="2026-01-01T00:00:00Z">
        <w:r>
          <w:delText xml:space="preserve"> </w:delText>
        </w:r>
      </w:del>
      <m:oMath>
        <m:r>
          <m:t>4</m:t>
        </m:r>
      </m:oMath>
      <w:del w:id="419" w:author="PR Preview" w:date="2026-01-01T00:00:00Z">
        <w:r>
          <w:delText xml:space="preserve">.</w:delText>
        </w:r>
      </w:del>
      <w:del w:id="420" w:author="PR Preview" w:date="2026-01-01T00:00:00Z">
        <w:r>
          <w:delText xml:space="preserve"> </w:delText>
        </w:r>
      </w:del>
      <w:del w:id="421" w:author="PR Preview" w:date="2026-01-01T00:00:00Z">
        <w:r>
          <w:delText xml:space="preserve">For example, if the sequence starts</w:delText>
        </w:r>
      </w:del>
      <w:del w:id="422" w:author="PR Preview" w:date="2026-01-01T00:00:00Z">
        <w:r>
          <w:delText xml:space="preserve"> </w:delText>
        </w:r>
      </w:del>
      <m:oMath>
        <m:r>
          <m:t>0.1234</m:t>
        </m:r>
        <m:r>
          <m:rPr>
            <m:sty m:val="p"/>
          </m:rPr>
          <m:t>…</m:t>
        </m:r>
      </m:oMath>
      <w:del w:id="423" w:author="PR Preview" w:date="2026-01-01T00:00:00Z">
        <w:r>
          <w:delText xml:space="preserve">,</w:delText>
        </w:r>
      </w:del>
      <w:del w:id="424" w:author="PR Preview" w:date="2026-01-01T00:00:00Z">
        <w:r>
          <w:delText xml:space="preserve"> </w:delText>
        </w:r>
      </w:del>
      <m:oMath>
        <m:r>
          <m:t>0.3579</m:t>
        </m:r>
        <m:r>
          <m:rPr>
            <m:sty m:val="p"/>
          </m:rPr>
          <m:t>…</m:t>
        </m:r>
      </m:oMath>
      <w:del w:id="425" w:author="PR Preview" w:date="2026-01-01T00:00:00Z">
        <w:r>
          <w:delText xml:space="preserve">,</w:delText>
        </w:r>
      </w:del>
      <w:del w:id="426" w:author="PR Preview" w:date="2026-01-01T00:00:00Z">
        <w:r>
          <w:delText xml:space="preserve"> </w:delText>
        </w:r>
      </w:del>
      <m:oMath>
        <m:r>
          <m:t>0.2468</m:t>
        </m:r>
        <m:r>
          <m:rPr>
            <m:sty m:val="p"/>
          </m:rPr>
          <m:t>…</m:t>
        </m:r>
      </m:oMath>
      <w:del w:id="427" w:author="PR Preview" w:date="2026-01-01T00:00:00Z">
        <w:r>
          <w:delText xml:space="preserve">,</w:delText>
        </w:r>
      </w:del>
      <w:del w:id="428" w:author="PR Preview" w:date="2026-01-01T00:00:00Z">
        <w:r>
          <w:delText xml:space="preserve"> </w:delText>
        </w:r>
      </w:del>
      <w:del w:id="429" w:author="PR Preview" w:date="2026-01-01T00:00:00Z">
        <w:r>
          <w:delText xml:space="preserve">the diagonal digits are</w:delText>
        </w:r>
      </w:del>
      <w:del w:id="430" w:author="PR Preview" w:date="2026-01-01T00:00:00Z">
        <w:r>
          <w:delText xml:space="preserve"> </w:delText>
        </w:r>
      </w:del>
      <m:oMath>
        <m:r>
          <m:t>1</m:t>
        </m:r>
      </m:oMath>
      <w:del w:id="431" w:author="PR Preview" w:date="2026-01-01T00:00:00Z">
        <w:r>
          <w:delText xml:space="preserve">,</w:delText>
        </w:r>
      </w:del>
      <w:del w:id="432" w:author="PR Preview" w:date="2026-01-01T00:00:00Z">
        <w:r>
          <w:delText xml:space="preserve"> </w:delText>
        </w:r>
      </w:del>
      <m:oMath>
        <m:r>
          <m:t>5</m:t>
        </m:r>
      </m:oMath>
      <w:del w:id="433" w:author="PR Preview" w:date="2026-01-01T00:00:00Z">
        <w:r>
          <w:delText xml:space="preserve">, and</w:delText>
        </w:r>
      </w:del>
      <w:del w:id="434" w:author="PR Preview" w:date="2026-01-01T00:00:00Z">
        <w:r>
          <w:delText xml:space="preserve"> </w:delText>
        </w:r>
      </w:del>
      <m:oMath>
        <m:r>
          <m:t>6</m:t>
        </m:r>
      </m:oMath>
      <w:del w:id="435" w:author="PR Preview" w:date="2026-01-01T00:00:00Z">
        <w:r>
          <w:delText xml:space="preserve">,</w:delText>
        </w:r>
      </w:del>
      <w:del w:id="436" w:author="PR Preview" w:date="2026-01-01T00:00:00Z">
        <w:r>
          <w:delText xml:space="preserve"> </w:delText>
        </w:r>
      </w:del>
      <w:del w:id="437" w:author="PR Preview" w:date="2026-01-01T00:00:00Z">
        <w:r>
          <w:delText xml:space="preserve">so the new number starts</w:delText>
        </w:r>
      </w:del>
      <w:del w:id="438" w:author="PR Preview" w:date="2026-01-01T00:00:00Z">
        <w:r>
          <w:delText xml:space="preserve"> </w:delText>
        </w:r>
      </w:del>
      <m:oMath>
        <m:r>
          <m:t>0.545</m:t>
        </m:r>
        <m:r>
          <m:rPr>
            <m:sty m:val="p"/>
          </m:rPr>
          <m:t>…</m:t>
        </m:r>
      </m:oMath>
      <w:del w:id="439" w:author="PR Preview" w:date="2026-01-01T00:00:00Z">
        <w:r>
          <w:delText xml:space="preserve">,</w:delText>
        </w:r>
      </w:del>
      <w:del w:id="440" w:author="PR Preview" w:date="2026-01-01T00:00:00Z">
        <w:r>
          <w:delText xml:space="preserve"> </w:delText>
        </w:r>
      </w:del>
      <w:del w:id="441" w:author="PR Preview" w:date="2026-01-01T00:00:00Z">
        <w:r>
          <w:delText xml:space="preserve">which differs from the first number in the first digit,</w:delText>
        </w:r>
      </w:del>
      <w:del w:id="442" w:author="PR Preview" w:date="2026-01-01T00:00:00Z">
        <w:r>
          <w:delText xml:space="preserve"> </w:delText>
        </w:r>
      </w:del>
      <w:del w:id="443" w:author="PR Preview" w:date="2026-01-01T00:00:00Z">
        <w:r>
          <w:delText xml:space="preserve">from the second in the second digit,</w:delText>
        </w:r>
      </w:del>
      <w:del w:id="444" w:author="PR Preview" w:date="2026-01-01T00:00:00Z">
        <w:r>
          <w:delText xml:space="preserve"> </w:delText>
        </w:r>
      </w:del>
      <w:del w:id="445" w:author="PR Preview" w:date="2026-01-01T00:00:00Z">
        <w:r>
          <w:delText xml:space="preserve">and from the third in the third digit.</w:delText>
        </w:r>
      </w:del>
    </w:p>
    <w:p>
      <w:pPr>
        <w:pStyle w:val="BodyText"/>
      </w:pPr>
      <w:ins w:id="446" w:author="PR Preview" w:date="2026-01-01T00:00:00Z">
        <w:r>
          <w:rPr>
            <w:i/>
            <w:iCs/>
          </w:rPr>
          <w:t xml:space="preserve">Remark 8</w:t>
        </w:r>
      </w:ins>
      <w:ins w:id="447" w:author="PR Preview" w:date="2026-01-01T00:00:00Z">
        <w:r>
          <w:t xml:space="preserve"> (Cantor’s diagonal argument). </w:t>
        </w:r>
      </w:ins>
      <w:ins w:id="448" w:author="PR Preview" w:date="2026-01-01T00:00:00Z">
        <w:r>
          <w:t xml:space="preserve">The standard</w:t>
        </w:r>
      </w:ins>
      <w:ins w:id="449" w:author="PR Preview" w:date="2026-01-01T00:00:00Z">
        <w:r>
          <w:t xml:space="preserve"> </w:t>
        </w:r>
      </w:ins>
      <w:hyperlink r:id="rId77">
        <w:ins w:id="450" w:author="PR Preview" w:date="2026-01-01T00:00:00Z">
          <w:r>
            <w:rPr>
              <w:rStyle w:val="Hyperlink"/>
            </w:rPr>
            <w:t xml:space="preserve">proof</w:t>
          </w:r>
        </w:ins>
      </w:hyperlink>
      <w:ins w:id="451" w:author="PR Preview" w:date="2026-01-01T00:00:00Z">
        <w:r>
          <w:t xml:space="preserve"> </w:t>
        </w:r>
      </w:ins>
      <w:ins w:id="452" w:author="PR Preview" w:date="2026-01-01T00:00:00Z">
        <w:r>
          <w:t xml:space="preserve">is Cantor’s diagonal argument:</w:t>
        </w:r>
      </w:ins>
      <w:ins w:id="453" w:author="PR Preview" w:date="2026-01-01T00:00:00Z">
        <w:r>
          <w:t xml:space="preserve"> </w:t>
        </w:r>
      </w:ins>
      <w:ins w:id="454" w:author="PR Preview" w:date="2026-01-01T00:00:00Z">
        <w:r>
          <w:t xml:space="preserve">given any sequence of numbers in</w:t>
        </w:r>
      </w:ins>
      <w:ins w:id="455" w:author="PR Preview" w:date="2026-01-01T00:00:00Z">
        <w:r>
          <w:t xml:space="preserve"> </w:t>
        </w:r>
      </w:ins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ins w:id="456" w:author="PR Preview" w:date="2026-01-01T00:00:00Z">
        <w:r>
          <w:t xml:space="preserve">,</w:t>
        </w:r>
      </w:ins>
      <w:ins w:id="457" w:author="PR Preview" w:date="2026-01-01T00:00:00Z">
        <w:r>
          <w:t xml:space="preserve"> </w:t>
        </w:r>
      </w:ins>
      <w:ins w:id="458" w:author="PR Preview" w:date="2026-01-01T00:00:00Z">
        <w:r>
          <w:t xml:space="preserve">it builds a number in</w:t>
        </w:r>
      </w:ins>
      <w:ins w:id="459" w:author="PR Preview" w:date="2026-01-01T00:00:00Z">
        <w:r>
          <w:t xml:space="preserve"> </w:t>
        </w:r>
      </w:ins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ins w:id="460" w:author="PR Preview" w:date="2026-01-01T00:00:00Z">
        <w:r>
          <w:t xml:space="preserve"> </w:t>
        </w:r>
      </w:ins>
      <w:ins w:id="461" w:author="PR Preview" w:date="2026-01-01T00:00:00Z">
        <w:r>
          <w:t xml:space="preserve">whose</w:t>
        </w:r>
      </w:ins>
      <w:ins w:id="462" w:author="PR Preview" w:date="2026-01-01T00:00:00Z">
        <w:r>
          <w:t xml:space="preserve"> </w:t>
        </w:r>
      </w:ins>
      <w:hyperlink r:id="rId78">
        <w:ins w:id="463" w:author="PR Preview" w:date="2026-01-01T00:00:00Z">
          <w:r>
            <w:rPr>
              <w:rStyle w:val="Hyperlink"/>
            </w:rPr>
            <w:t xml:space="preserve">decimal expansion</w:t>
          </w:r>
        </w:ins>
      </w:hyperlink>
      <w:ins w:id="464" w:author="PR Preview" w:date="2026-01-01T00:00:00Z">
        <w:r>
          <w:t xml:space="preserve"> </w:t>
        </w:r>
      </w:ins>
      <w:ins w:id="465" w:author="PR Preview" w:date="2026-01-01T00:00:00Z">
        <w:r>
          <w:t xml:space="preserve">differs from the</w:t>
        </w:r>
      </w:ins>
      <w:ins w:id="466" w:author="PR Preview" w:date="2026-01-01T00:00:00Z">
        <w:r>
          <w:t xml:space="preserve"> </w:t>
        </w:r>
      </w:ins>
      <m:oMath>
        <m:r>
          <m:t>n</m:t>
        </m:r>
      </m:oMath>
      <w:ins w:id="467" w:author="PR Preview" w:date="2026-01-01T00:00:00Z">
        <w:r>
          <w:t xml:space="preserve">th number’s in the</w:t>
        </w:r>
      </w:ins>
      <w:ins w:id="468" w:author="PR Preview" w:date="2026-01-01T00:00:00Z">
        <w:r>
          <w:t xml:space="preserve"> </w:t>
        </w:r>
      </w:ins>
      <m:oMath>
        <m:r>
          <m:t>n</m:t>
        </m:r>
      </m:oMath>
      <w:ins w:id="469" w:author="PR Preview" w:date="2026-01-01T00:00:00Z">
        <w:r>
          <w:t xml:space="preserve">th digit</w:t>
        </w:r>
      </w:ins>
      <w:ins w:id="470" w:author="PR Preview" w:date="2026-01-01T00:00:00Z">
        <w:r>
          <w:t xml:space="preserve"> </w:t>
        </w:r>
      </w:ins>
      <w:ins w:id="471" w:author="PR Preview" w:date="2026-01-01T00:00:00Z">
        <w:r>
          <w:t xml:space="preserve">(its</w:t>
        </w:r>
      </w:ins>
      <w:ins w:id="472" w:author="PR Preview" w:date="2026-01-01T00:00:00Z">
        <w:r>
          <w:t xml:space="preserve"> </w:t>
        </w:r>
      </w:ins>
      <m:oMath>
        <m:r>
          <m:t>n</m:t>
        </m:r>
      </m:oMath>
      <w:ins w:id="473" w:author="PR Preview" w:date="2026-01-01T00:00:00Z">
        <w:r>
          <w:t xml:space="preserve">th decimal place, one of</w:t>
        </w:r>
      </w:ins>
      <w:ins w:id="474" w:author="PR Preview" w:date="2026-01-01T00:00:00Z">
        <w:r>
          <w:t xml:space="preserve"> </w:t>
        </w:r>
      </w:ins>
      <m:oMath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9</m:t>
        </m:r>
      </m:oMath>
      <w:ins w:id="475" w:author="PR Preview" w:date="2026-01-01T00:00:00Z">
        <w:r>
          <w:t xml:space="preserve">),</w:t>
        </w:r>
      </w:ins>
      <w:ins w:id="476" w:author="PR Preview" w:date="2026-01-01T00:00:00Z">
        <w:r>
          <w:t xml:space="preserve"> </w:t>
        </w:r>
      </w:ins>
      <w:ins w:id="477" w:author="PR Preview" w:date="2026-01-01T00:00:00Z">
        <w:r>
          <w:t xml:space="preserve">so the sequence misses it</w:t>
        </w:r>
      </w:ins>
      <w:ins w:id="478" w:author="PR Preview" w:date="2026-01-01T00:00:00Z">
        <w:r>
          <w:t xml:space="preserve"> </w:t>
        </w:r>
      </w:ins>
      <w:ins w:id="479" w:author="PR Preview" w:date="2026-01-01T00:00:00Z">
        <w:r>
          <w:t xml:space="preserve">[20]</w:t>
        </w:r>
      </w:ins>
      <w:ins w:id="480" w:author="PR Preview" w:date="2026-01-01T00:00:00Z">
        <w:r>
          <w:t xml:space="preserve">.</w:t>
        </w:r>
      </w:ins>
      <w:ins w:id="481" w:author="PR Preview" w:date="2026-01-01T00:00:00Z">
        <w:r>
          <w:t xml:space="preserve"> </w:t>
        </w:r>
      </w:ins>
      <w:ins w:id="482" w:author="PR Preview" w:date="2026-01-01T00:00:00Z">
        <w:r>
          <w:t xml:space="preserve">One way to choose the</w:t>
        </w:r>
      </w:ins>
      <w:ins w:id="483" w:author="PR Preview" w:date="2026-01-01T00:00:00Z">
        <w:r>
          <w:t xml:space="preserve"> </w:t>
        </w:r>
      </w:ins>
      <m:oMath>
        <m:r>
          <m:t>n</m:t>
        </m:r>
      </m:oMath>
      <w:ins w:id="484" w:author="PR Preview" w:date="2026-01-01T00:00:00Z">
        <w:r>
          <w:t xml:space="preserve">th digit is to use</w:t>
        </w:r>
      </w:ins>
      <w:ins w:id="485" w:author="PR Preview" w:date="2026-01-01T00:00:00Z">
        <w:r>
          <w:t xml:space="preserve"> </w:t>
        </w:r>
      </w:ins>
      <m:oMath>
        <m:r>
          <m:t>5</m:t>
        </m:r>
      </m:oMath>
      <w:ins w:id="486" w:author="PR Preview" w:date="2026-01-01T00:00:00Z">
        <w:r>
          <w:t xml:space="preserve">,</w:t>
        </w:r>
      </w:ins>
      <w:ins w:id="487" w:author="PR Preview" w:date="2026-01-01T00:00:00Z">
        <w:r>
          <w:t xml:space="preserve"> </w:t>
        </w:r>
      </w:ins>
      <w:ins w:id="488" w:author="PR Preview" w:date="2026-01-01T00:00:00Z">
        <w:r>
          <w:t xml:space="preserve">unless the</w:t>
        </w:r>
      </w:ins>
      <w:ins w:id="489" w:author="PR Preview" w:date="2026-01-01T00:00:00Z">
        <w:r>
          <w:t xml:space="preserve"> </w:t>
        </w:r>
      </w:ins>
      <m:oMath>
        <m:r>
          <m:t>n</m:t>
        </m:r>
      </m:oMath>
      <w:ins w:id="490" w:author="PR Preview" w:date="2026-01-01T00:00:00Z">
        <w:r>
          <w:t xml:space="preserve">th number’s</w:t>
        </w:r>
      </w:ins>
      <w:ins w:id="491" w:author="PR Preview" w:date="2026-01-01T00:00:00Z">
        <w:r>
          <w:t xml:space="preserve"> </w:t>
        </w:r>
      </w:ins>
      <m:oMath>
        <m:r>
          <m:t>n</m:t>
        </m:r>
      </m:oMath>
      <w:ins w:id="492" w:author="PR Preview" w:date="2026-01-01T00:00:00Z">
        <w:r>
          <w:t xml:space="preserve">th digit is</w:t>
        </w:r>
      </w:ins>
      <w:ins w:id="493" w:author="PR Preview" w:date="2026-01-01T00:00:00Z">
        <w:r>
          <w:t xml:space="preserve"> </w:t>
        </w:r>
      </w:ins>
      <m:oMath>
        <m:r>
          <m:t>5</m:t>
        </m:r>
      </m:oMath>
      <w:ins w:id="494" w:author="PR Preview" w:date="2026-01-01T00:00:00Z">
        <w:r>
          <w:t xml:space="preserve">, in which case use</w:t>
        </w:r>
      </w:ins>
      <w:ins w:id="495" w:author="PR Preview" w:date="2026-01-01T00:00:00Z">
        <w:r>
          <w:t xml:space="preserve"> </w:t>
        </w:r>
      </w:ins>
      <m:oMath>
        <m:r>
          <m:t>4</m:t>
        </m:r>
      </m:oMath>
      <w:ins w:id="496" w:author="PR Preview" w:date="2026-01-01T00:00:00Z">
        <w:r>
          <w:t xml:space="preserve">.</w:t>
        </w:r>
      </w:ins>
      <w:ins w:id="497" w:author="PR Preview" w:date="2026-01-01T00:00:00Z">
        <w:r>
          <w:t xml:space="preserve"> </w:t>
        </w:r>
      </w:ins>
      <w:ins w:id="498" w:author="PR Preview" w:date="2026-01-01T00:00:00Z">
        <w:r>
          <w:t xml:space="preserve">For example, if the sequence starts</w:t>
        </w:r>
      </w:ins>
      <w:ins w:id="499" w:author="PR Preview" w:date="2026-01-01T00:00:00Z">
        <w:r>
          <w:t xml:space="preserve"> </w:t>
        </w:r>
      </w:ins>
      <m:oMath>
        <m:r>
          <m:t>0.1234</m:t>
        </m:r>
        <m:r>
          <m:rPr>
            <m:sty m:val="p"/>
          </m:rPr>
          <m:t>…</m:t>
        </m:r>
      </m:oMath>
      <w:ins w:id="500" w:author="PR Preview" w:date="2026-01-01T00:00:00Z">
        <w:r>
          <w:t xml:space="preserve">,</w:t>
        </w:r>
      </w:ins>
      <w:ins w:id="501" w:author="PR Preview" w:date="2026-01-01T00:00:00Z">
        <w:r>
          <w:t xml:space="preserve"> </w:t>
        </w:r>
      </w:ins>
      <m:oMath>
        <m:r>
          <m:t>0.3579</m:t>
        </m:r>
        <m:r>
          <m:rPr>
            <m:sty m:val="p"/>
          </m:rPr>
          <m:t>…</m:t>
        </m:r>
      </m:oMath>
      <w:ins w:id="502" w:author="PR Preview" w:date="2026-01-01T00:00:00Z">
        <w:r>
          <w:t xml:space="preserve">,</w:t>
        </w:r>
      </w:ins>
      <w:ins w:id="503" w:author="PR Preview" w:date="2026-01-01T00:00:00Z">
        <w:r>
          <w:t xml:space="preserve"> </w:t>
        </w:r>
      </w:ins>
      <m:oMath>
        <m:r>
          <m:t>0.2468</m:t>
        </m:r>
        <m:r>
          <m:rPr>
            <m:sty m:val="p"/>
          </m:rPr>
          <m:t>…</m:t>
        </m:r>
      </m:oMath>
      <w:ins w:id="504" w:author="PR Preview" w:date="2026-01-01T00:00:00Z">
        <w:r>
          <w:t xml:space="preserve">,</w:t>
        </w:r>
      </w:ins>
      <w:ins w:id="505" w:author="PR Preview" w:date="2026-01-01T00:00:00Z">
        <w:r>
          <w:t xml:space="preserve"> </w:t>
        </w:r>
      </w:ins>
      <w:ins w:id="506" w:author="PR Preview" w:date="2026-01-01T00:00:00Z">
        <w:r>
          <w:t xml:space="preserve">the diagonal digits are</w:t>
        </w:r>
      </w:ins>
      <w:ins w:id="507" w:author="PR Preview" w:date="2026-01-01T00:00:00Z">
        <w:r>
          <w:t xml:space="preserve"> </w:t>
        </w:r>
      </w:ins>
      <m:oMath>
        <m:r>
          <m:t>1</m:t>
        </m:r>
      </m:oMath>
      <w:ins w:id="508" w:author="PR Preview" w:date="2026-01-01T00:00:00Z">
        <w:r>
          <w:t xml:space="preserve">,</w:t>
        </w:r>
      </w:ins>
      <w:ins w:id="509" w:author="PR Preview" w:date="2026-01-01T00:00:00Z">
        <w:r>
          <w:t xml:space="preserve"> </w:t>
        </w:r>
      </w:ins>
      <m:oMath>
        <m:r>
          <m:t>5</m:t>
        </m:r>
      </m:oMath>
      <w:ins w:id="510" w:author="PR Preview" w:date="2026-01-01T00:00:00Z">
        <w:r>
          <w:t xml:space="preserve">, and</w:t>
        </w:r>
      </w:ins>
      <w:ins w:id="511" w:author="PR Preview" w:date="2026-01-01T00:00:00Z">
        <w:r>
          <w:t xml:space="preserve"> </w:t>
        </w:r>
      </w:ins>
      <m:oMath>
        <m:r>
          <m:t>6</m:t>
        </m:r>
      </m:oMath>
      <w:ins w:id="512" w:author="PR Preview" w:date="2026-01-01T00:00:00Z">
        <w:r>
          <w:t xml:space="preserve">,</w:t>
        </w:r>
      </w:ins>
      <w:ins w:id="513" w:author="PR Preview" w:date="2026-01-01T00:00:00Z">
        <w:r>
          <w:t xml:space="preserve"> </w:t>
        </w:r>
      </w:ins>
      <w:ins w:id="514" w:author="PR Preview" w:date="2026-01-01T00:00:00Z">
        <w:r>
          <w:t xml:space="preserve">so the new number starts</w:t>
        </w:r>
      </w:ins>
      <w:ins w:id="515" w:author="PR Preview" w:date="2026-01-01T00:00:00Z">
        <w:r>
          <w:t xml:space="preserve"> </w:t>
        </w:r>
      </w:ins>
      <m:oMath>
        <m:r>
          <m:t>0.545</m:t>
        </m:r>
        <m:r>
          <m:rPr>
            <m:sty m:val="p"/>
          </m:rPr>
          <m:t>…</m:t>
        </m:r>
      </m:oMath>
      <w:ins w:id="516" w:author="PR Preview" w:date="2026-01-01T00:00:00Z">
        <w:r>
          <w:t xml:space="preserve">,</w:t>
        </w:r>
      </w:ins>
      <w:ins w:id="517" w:author="PR Preview" w:date="2026-01-01T00:00:00Z">
        <w:r>
          <w:t xml:space="preserve"> </w:t>
        </w:r>
      </w:ins>
      <w:ins w:id="518" w:author="PR Preview" w:date="2026-01-01T00:00:00Z">
        <w:r>
          <w:t xml:space="preserve">which differs from the first number in the first digit,</w:t>
        </w:r>
      </w:ins>
      <w:ins w:id="519" w:author="PR Preview" w:date="2026-01-01T00:00:00Z">
        <w:r>
          <w:t xml:space="preserve"> </w:t>
        </w:r>
      </w:ins>
      <w:ins w:id="520" w:author="PR Preview" w:date="2026-01-01T00:00:00Z">
        <w:r>
          <w:t xml:space="preserve">from the second in the second digit,</w:t>
        </w:r>
      </w:ins>
      <w:ins w:id="521" w:author="PR Preview" w:date="2026-01-01T00:00:00Z">
        <w:r>
          <w:t xml:space="preserve"> </w:t>
        </w:r>
      </w:ins>
      <w:ins w:id="522" w:author="PR Preview" w:date="2026-01-01T00:00:00Z">
        <w:r>
          <w:t xml:space="preserve">and from the third in the third digit.</w:t>
        </w:r>
      </w:ins>
    </w:p>
    <w:bookmarkEnd w:id="79"/>
    <w:bookmarkEnd w:id="80"/>
    <w:bookmarkStart w:id="122" w:name="references"/>
    <w:p>
      <w:pPr>
        <w:pStyle w:val="Heading2"/>
      </w:pPr>
      <w:r>
        <w:t xml:space="preserve">References</w:t>
      </w:r>
    </w:p>
    <w:bookmarkStart w:id="121" w:name="refs"/>
    <w:bookmarkStart w:id="82" w:name="ref-wikipedia_function_mathematics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“Function (mathematics)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1">
        <w:r>
          <w:rPr>
            <w:rStyle w:val="Hyperlink"/>
          </w:rPr>
          <w:t xml:space="preserve">https://en.wikipedia.org/wiki/Function_(mathematics)</w:t>
        </w:r>
      </w:hyperlink>
    </w:p>
    <w:bookmarkEnd w:id="82"/>
    <w:bookmarkStart w:id="84" w:name="ref-wikipedia_binary_relation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“Binary relation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3">
        <w:r>
          <w:rPr>
            <w:rStyle w:val="Hyperlink"/>
          </w:rPr>
          <w:t xml:space="preserve">https://en.wikipedia.org/wiki/Binary_relation</w:t>
        </w:r>
      </w:hyperlink>
    </w:p>
    <w:bookmarkEnd w:id="84"/>
    <w:bookmarkStart w:id="86" w:name="ref-wikipedia_domain_of_a_function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“Domain of a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5">
        <w:r>
          <w:rPr>
            <w:rStyle w:val="Hyperlink"/>
          </w:rPr>
          <w:t xml:space="preserve">https://en.wikipedia.org/wiki/Domain_of_a_function</w:t>
        </w:r>
      </w:hyperlink>
    </w:p>
    <w:bookmarkEnd w:id="86"/>
    <w:bookmarkStart w:id="88" w:name="ref-wikipedia_codomain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“Codomain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7">
        <w:r>
          <w:rPr>
            <w:rStyle w:val="Hyperlink"/>
          </w:rPr>
          <w:t xml:space="preserve">https://en.wikipedia.org/wiki/Codomain</w:t>
        </w:r>
      </w:hyperlink>
    </w:p>
    <w:bookmarkEnd w:id="88"/>
    <w:bookmarkStart w:id="90" w:name="ref-wikipedia_image_mathematics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“Image (mathematics)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9">
        <w:r>
          <w:rPr>
            <w:rStyle w:val="Hyperlink"/>
          </w:rPr>
          <w:t xml:space="preserve">https://en.wikipedia.org/wiki/Image_(mathematics)</w:t>
        </w:r>
      </w:hyperlink>
    </w:p>
    <w:bookmarkEnd w:id="90"/>
    <w:bookmarkStart w:id="92" w:name="ref-wikipedia_range_of_a_function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“Range of a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1">
        <w:r>
          <w:rPr>
            <w:rStyle w:val="Hyperlink"/>
          </w:rPr>
          <w:t xml:space="preserve">https://en.wikipedia.org/wiki/Range_of_a_function</w:t>
        </w:r>
      </w:hyperlink>
    </w:p>
    <w:bookmarkEnd w:id="92"/>
    <w:bookmarkStart w:id="94" w:name="ref-wikipedia_graph_of_a_function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“Graph of a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3">
        <w:r>
          <w:rPr>
            <w:rStyle w:val="Hyperlink"/>
          </w:rPr>
          <w:t xml:space="preserve">https://en.wikipedia.org/wiki/Graph_of_a_function</w:t>
        </w:r>
      </w:hyperlink>
    </w:p>
    <w:bookmarkEnd w:id="94"/>
    <w:bookmarkStart w:id="96" w:name="ref-halmos1974naive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P. R. Halmos,</w:t>
      </w:r>
      <w:r>
        <w:t xml:space="preserve"> </w:t>
      </w:r>
      <w:r>
        <w:rPr>
          <w:i/>
          <w:iCs/>
        </w:rPr>
        <w:t xml:space="preserve">Naive set theory</w:t>
      </w:r>
      <w:r>
        <w:t xml:space="preserve">. in Undergraduate texts in mathematics. New York: Springer, 1974. doi:</w:t>
      </w:r>
      <w:r>
        <w:t xml:space="preserve"> </w:t>
      </w:r>
      <w:hyperlink r:id="rId95">
        <w:r>
          <w:rPr>
            <w:rStyle w:val="Hyperlink"/>
          </w:rPr>
          <w:t xml:space="preserve">10.1007/978-1-4757-1645-0</w:t>
        </w:r>
      </w:hyperlink>
      <w:r>
        <w:t xml:space="preserve">.</w:t>
      </w:r>
    </w:p>
    <w:bookmarkEnd w:id="96"/>
    <w:bookmarkStart w:id="98" w:name="ref-wikipedia_function_composition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“Function composition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7">
        <w:r>
          <w:rPr>
            <w:rStyle w:val="Hyperlink"/>
          </w:rPr>
          <w:t xml:space="preserve">https://en.wikipedia.org/wiki/Function_composition</w:t>
        </w:r>
      </w:hyperlink>
    </w:p>
    <w:bookmarkEnd w:id="98"/>
    <w:bookmarkStart w:id="100" w:name="ref-wikipedia_inverse_function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“Inverse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9">
        <w:r>
          <w:rPr>
            <w:rStyle w:val="Hyperlink"/>
          </w:rPr>
          <w:t xml:space="preserve">https://en.wikipedia.org/wiki/Inverse_function</w:t>
        </w:r>
      </w:hyperlink>
    </w:p>
    <w:bookmarkEnd w:id="100"/>
    <w:bookmarkStart w:id="102" w:name="ref-wikipedia_operator_mathematics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“Operator (mathematics)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01">
        <w:r>
          <w:rPr>
            <w:rStyle w:val="Hyperlink"/>
          </w:rPr>
          <w:t xml:space="preserve">https://en.wikipedia.org/wiki/Operator_(mathematics)</w:t>
        </w:r>
      </w:hyperlink>
    </w:p>
    <w:bookmarkEnd w:id="102"/>
    <w:bookmarkStart w:id="104" w:name="ref-wikipedia_functional_mathematics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“Functional (mathematics)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03">
        <w:r>
          <w:rPr>
            <w:rStyle w:val="Hyperlink"/>
          </w:rPr>
          <w:t xml:space="preserve">https://en.wikipedia.org/wiki/Functional_(mathematics)</w:t>
        </w:r>
      </w:hyperlink>
    </w:p>
    <w:bookmarkEnd w:id="104"/>
    <w:bookmarkStart w:id="106" w:name="ref-wikipedia_sequence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“Sequence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05">
        <w:r>
          <w:rPr>
            <w:rStyle w:val="Hyperlink"/>
          </w:rPr>
          <w:t xml:space="preserve">https://en.wikipedia.org/wiki/Sequence</w:t>
        </w:r>
      </w:hyperlink>
    </w:p>
    <w:bookmarkEnd w:id="106"/>
    <w:bookmarkStart w:id="108" w:name="ref-wikipedia_closure_mathematics"/>
    <w:p>
      <w:pPr>
        <w:pStyle w:val="Bibliography"/>
      </w:pPr>
      <w:del w:id="523" w:author="PR Preview" w:date="2026-01-01T00:00:00Z">
        <w:r>
          <w:delText xml:space="preserve">[14]</w:delText>
        </w:r>
      </w:del>
      <w:del w:id="524" w:author="PR Preview" w:date="2026-01-01T00:00:00Z">
        <w:r>
          <w:delText xml:space="preserve"> </w:delText>
        </w:r>
      </w:del>
      <w:del w:id="525" w:author="PR Preview" w:date="2026-01-01T00:00:00Z">
        <w:r>
          <w:delText xml:space="preserve">	</w:delText>
        </w:r>
      </w:del>
      <w:del w:id="526" w:author="PR Preview" w:date="2026-01-01T00:00:00Z">
        <w:r>
          <w:delText xml:space="preserve">Wikipedia contributors,</w:delText>
        </w:r>
      </w:del>
      <w:del w:id="527" w:author="PR Preview" w:date="2026-01-01T00:00:00Z">
        <w:r>
          <w:delText xml:space="preserve"> </w:delText>
        </w:r>
      </w:del>
      <w:del w:id="528" w:author="PR Preview" w:date="2026-01-01T00:00:00Z">
        <w:r>
          <w:delText xml:space="preserve">“Logistic function —</w:delText>
        </w:r>
      </w:del>
      <w:del w:id="529" w:author="PR Preview" w:date="2026-01-01T00:00:00Z">
        <w:r>
          <w:delText xml:space="preserve"> </w:delText>
        </w:r>
      </w:del>
      <w:del w:id="530" w:author="PR Preview" w:date="2026-01-01T00:00:00Z">
        <w:r>
          <w:delText xml:space="preserve">Wikipedia</w:delText>
        </w:r>
      </w:del>
      <w:del w:id="531" w:author="PR Preview" w:date="2026-01-01T00:00:00Z">
        <w:r>
          <w:delText xml:space="preserve">,</w:delText>
        </w:r>
      </w:del>
      <w:del w:id="532" w:author="PR Preview" w:date="2026-01-01T00:00:00Z">
        <w:r>
          <w:delText xml:space="preserve"> </w:delText>
        </w:r>
      </w:del>
      <w:del w:id="533" w:author="PR Preview" w:date="2026-01-01T00:00:00Z">
        <w:r>
          <w:delText xml:space="preserve">the free encyclopedia.”</w:delText>
        </w:r>
      </w:del>
      <w:del w:id="534" w:author="PR Preview" w:date="2026-01-01T00:00:00Z">
        <w:r>
          <w:delText xml:space="preserve"> </w:delText>
        </w:r>
      </w:del>
      <w:del w:id="535" w:author="PR Preview" w:date="2026-01-01T00:00:00Z">
        <w:r>
          <w:delText xml:space="preserve">2026. Available:</w:delText>
        </w:r>
      </w:del>
      <w:del w:id="536" w:author="PR Preview" w:date="2026-01-01T00:00:00Z">
        <w:r>
          <w:delText xml:space="preserve"> </w:delText>
        </w:r>
      </w:del>
      <w:hyperlink r:id="rId109">
        <w:del w:id="537" w:author="PR Preview" w:date="2026-01-01T00:00:00Z">
          <w:r>
            <w:rPr>
              <w:rStyle w:val="Hyperlink"/>
            </w:rPr>
            <w:delText xml:space="preserve">https://en.wikipedia.org/wiki/Logistic_function</w:delText>
          </w:r>
        </w:del>
      </w:hyperlink>
    </w:p>
    <w:p>
      <w:pPr>
        <w:pStyle w:val="Bibliography"/>
      </w:pPr>
      <w:del w:id="538" w:author="PR Preview" w:date="2026-01-01T00:00:00Z">
        <w:r>
          <w:delText xml:space="preserve">[15]</w:delText>
        </w:r>
      </w:del>
      <w:del w:id="539" w:author="PR Preview" w:date="2026-01-01T00:00:00Z">
        <w:r>
          <w:delText xml:space="preserve"> </w:delText>
        </w:r>
      </w:del>
      <w:del w:id="540" w:author="PR Preview" w:date="2026-01-01T00:00:00Z">
        <w:r>
          <w:delText xml:space="preserve">	</w:delText>
        </w:r>
      </w:del>
      <w:del w:id="541" w:author="PR Preview" w:date="2026-01-01T00:00:00Z">
        <w:r>
          <w:delText xml:space="preserve">Wikipedia contributors,</w:delText>
        </w:r>
      </w:del>
      <w:del w:id="542" w:author="PR Preview" w:date="2026-01-01T00:00:00Z">
        <w:r>
          <w:delText xml:space="preserve"> </w:delText>
        </w:r>
      </w:del>
      <w:del w:id="543" w:author="PR Preview" w:date="2026-01-01T00:00:00Z">
        <w:r>
          <w:delText xml:space="preserve">“Finite set —</w:delText>
        </w:r>
      </w:del>
      <w:del w:id="544" w:author="PR Preview" w:date="2026-01-01T00:00:00Z">
        <w:r>
          <w:delText xml:space="preserve"> </w:delText>
        </w:r>
      </w:del>
      <w:del w:id="545" w:author="PR Preview" w:date="2026-01-01T00:00:00Z">
        <w:r>
          <w:delText xml:space="preserve">Wikipedia</w:delText>
        </w:r>
      </w:del>
      <w:del w:id="546" w:author="PR Preview" w:date="2026-01-01T00:00:00Z">
        <w:r>
          <w:delText xml:space="preserve">,</w:delText>
        </w:r>
      </w:del>
      <w:del w:id="547" w:author="PR Preview" w:date="2026-01-01T00:00:00Z">
        <w:r>
          <w:delText xml:space="preserve"> </w:delText>
        </w:r>
      </w:del>
      <w:del w:id="548" w:author="PR Preview" w:date="2026-01-01T00:00:00Z">
        <w:r>
          <w:delText xml:space="preserve">the free encyclopedia.”</w:delText>
        </w:r>
      </w:del>
      <w:del w:id="549" w:author="PR Preview" w:date="2026-01-01T00:00:00Z">
        <w:r>
          <w:delText xml:space="preserve"> </w:delText>
        </w:r>
      </w:del>
      <w:del w:id="550" w:author="PR Preview" w:date="2026-01-01T00:00:00Z">
        <w:r>
          <w:delText xml:space="preserve">2026. Available:</w:delText>
        </w:r>
      </w:del>
      <w:del w:id="551" w:author="PR Preview" w:date="2026-01-01T00:00:00Z">
        <w:r>
          <w:delText xml:space="preserve"> </w:delText>
        </w:r>
      </w:del>
      <w:hyperlink r:id="rId111">
        <w:del w:id="552" w:author="PR Preview" w:date="2026-01-01T00:00:00Z">
          <w:r>
            <w:rPr>
              <w:rStyle w:val="Hyperlink"/>
            </w:rPr>
            <w:delText xml:space="preserve">https://en.wikipedia.org/wiki/Finite_set</w:delText>
          </w:r>
        </w:del>
      </w:hyperlink>
    </w:p>
    <w:p>
      <w:pPr>
        <w:pStyle w:val="Bibliography"/>
      </w:pPr>
      <w:del w:id="553" w:author="PR Preview" w:date="2026-01-01T00:00:00Z">
        <w:r>
          <w:delText xml:space="preserve">[16]</w:delText>
        </w:r>
      </w:del>
      <w:del w:id="554" w:author="PR Preview" w:date="2026-01-01T00:00:00Z">
        <w:r>
          <w:delText xml:space="preserve"> </w:delText>
        </w:r>
      </w:del>
      <w:del w:id="555" w:author="PR Preview" w:date="2026-01-01T00:00:00Z">
        <w:r>
          <w:delText xml:space="preserve">	</w:delText>
        </w:r>
      </w:del>
      <w:del w:id="556" w:author="PR Preview" w:date="2026-01-01T00:00:00Z">
        <w:r>
          <w:delText xml:space="preserve">Wikipedia contributors,</w:delText>
        </w:r>
      </w:del>
      <w:del w:id="557" w:author="PR Preview" w:date="2026-01-01T00:00:00Z">
        <w:r>
          <w:delText xml:space="preserve"> </w:delText>
        </w:r>
      </w:del>
      <w:del w:id="558" w:author="PR Preview" w:date="2026-01-01T00:00:00Z">
        <w:r>
          <w:delText xml:space="preserve">“Cardinality —</w:delText>
        </w:r>
      </w:del>
      <w:del w:id="559" w:author="PR Preview" w:date="2026-01-01T00:00:00Z">
        <w:r>
          <w:delText xml:space="preserve"> </w:delText>
        </w:r>
      </w:del>
      <w:del w:id="560" w:author="PR Preview" w:date="2026-01-01T00:00:00Z">
        <w:r>
          <w:delText xml:space="preserve">Wikipedia</w:delText>
        </w:r>
      </w:del>
      <w:del w:id="561" w:author="PR Preview" w:date="2026-01-01T00:00:00Z">
        <w:r>
          <w:delText xml:space="preserve">,</w:delText>
        </w:r>
      </w:del>
      <w:del w:id="562" w:author="PR Preview" w:date="2026-01-01T00:00:00Z">
        <w:r>
          <w:delText xml:space="preserve"> </w:delText>
        </w:r>
      </w:del>
      <w:del w:id="563" w:author="PR Preview" w:date="2026-01-01T00:00:00Z">
        <w:r>
          <w:delText xml:space="preserve">the free encyclopedia.”</w:delText>
        </w:r>
      </w:del>
      <w:del w:id="564" w:author="PR Preview" w:date="2026-01-01T00:00:00Z">
        <w:r>
          <w:delText xml:space="preserve"> </w:delText>
        </w:r>
      </w:del>
      <w:del w:id="565" w:author="PR Preview" w:date="2026-01-01T00:00:00Z">
        <w:r>
          <w:delText xml:space="preserve">2026. Available:</w:delText>
        </w:r>
      </w:del>
      <w:del w:id="566" w:author="PR Preview" w:date="2026-01-01T00:00:00Z">
        <w:r>
          <w:delText xml:space="preserve"> </w:delText>
        </w:r>
      </w:del>
      <w:hyperlink r:id="rId113">
        <w:del w:id="567" w:author="PR Preview" w:date="2026-01-01T00:00:00Z">
          <w:r>
            <w:rPr>
              <w:rStyle w:val="Hyperlink"/>
            </w:rPr>
            <w:delText xml:space="preserve">https://en.wikipedia.org/wiki/Cardinality</w:delText>
          </w:r>
        </w:del>
      </w:hyperlink>
    </w:p>
    <w:p>
      <w:pPr>
        <w:pStyle w:val="Bibliography"/>
      </w:pPr>
      <w:del w:id="568" w:author="PR Preview" w:date="2026-01-01T00:00:00Z">
        <w:r>
          <w:delText xml:space="preserve">[17]</w:delText>
        </w:r>
      </w:del>
      <w:del w:id="569" w:author="PR Preview" w:date="2026-01-01T00:00:00Z">
        <w:r>
          <w:delText xml:space="preserve"> </w:delText>
        </w:r>
      </w:del>
      <w:del w:id="570" w:author="PR Preview" w:date="2026-01-01T00:00:00Z">
        <w:r>
          <w:delText xml:space="preserve">	</w:delText>
        </w:r>
      </w:del>
      <w:del w:id="571" w:author="PR Preview" w:date="2026-01-01T00:00:00Z">
        <w:r>
          <w:delText xml:space="preserve">Wikipedia contributors,</w:delText>
        </w:r>
      </w:del>
      <w:del w:id="572" w:author="PR Preview" w:date="2026-01-01T00:00:00Z">
        <w:r>
          <w:delText xml:space="preserve"> </w:delText>
        </w:r>
      </w:del>
      <w:del w:id="573" w:author="PR Preview" w:date="2026-01-01T00:00:00Z">
        <w:r>
          <w:delText xml:space="preserve">“Infinite set —</w:delText>
        </w:r>
      </w:del>
      <w:del w:id="574" w:author="PR Preview" w:date="2026-01-01T00:00:00Z">
        <w:r>
          <w:delText xml:space="preserve"> </w:delText>
        </w:r>
      </w:del>
      <w:del w:id="575" w:author="PR Preview" w:date="2026-01-01T00:00:00Z">
        <w:r>
          <w:delText xml:space="preserve">Wikipedia</w:delText>
        </w:r>
      </w:del>
      <w:del w:id="576" w:author="PR Preview" w:date="2026-01-01T00:00:00Z">
        <w:r>
          <w:delText xml:space="preserve">,</w:delText>
        </w:r>
      </w:del>
      <w:del w:id="577" w:author="PR Preview" w:date="2026-01-01T00:00:00Z">
        <w:r>
          <w:delText xml:space="preserve"> </w:delText>
        </w:r>
      </w:del>
      <w:del w:id="578" w:author="PR Preview" w:date="2026-01-01T00:00:00Z">
        <w:r>
          <w:delText xml:space="preserve">the free encyclopedia.”</w:delText>
        </w:r>
      </w:del>
      <w:del w:id="579" w:author="PR Preview" w:date="2026-01-01T00:00:00Z">
        <w:r>
          <w:delText xml:space="preserve"> </w:delText>
        </w:r>
      </w:del>
      <w:del w:id="580" w:author="PR Preview" w:date="2026-01-01T00:00:00Z">
        <w:r>
          <w:delText xml:space="preserve">2026. Available:</w:delText>
        </w:r>
      </w:del>
      <w:del w:id="581" w:author="PR Preview" w:date="2026-01-01T00:00:00Z">
        <w:r>
          <w:delText xml:space="preserve"> </w:delText>
        </w:r>
      </w:del>
      <w:hyperlink r:id="rId115">
        <w:del w:id="582" w:author="PR Preview" w:date="2026-01-01T00:00:00Z">
          <w:r>
            <w:rPr>
              <w:rStyle w:val="Hyperlink"/>
            </w:rPr>
            <w:delText xml:space="preserve">https://en.wikipedia.org/wiki/Infinite_set</w:delText>
          </w:r>
        </w:del>
      </w:hyperlink>
    </w:p>
    <w:p>
      <w:pPr>
        <w:pStyle w:val="Bibliography"/>
      </w:pPr>
      <w:del w:id="583" w:author="PR Preview" w:date="2026-01-01T00:00:00Z">
        <w:r>
          <w:delText xml:space="preserve">[18]</w:delText>
        </w:r>
      </w:del>
      <w:del w:id="584" w:author="PR Preview" w:date="2026-01-01T00:00:00Z">
        <w:r>
          <w:delText xml:space="preserve"> </w:delText>
        </w:r>
      </w:del>
      <w:del w:id="585" w:author="PR Preview" w:date="2026-01-01T00:00:00Z">
        <w:r>
          <w:delText xml:space="preserve">	</w:delText>
        </w:r>
      </w:del>
      <w:del w:id="586" w:author="PR Preview" w:date="2026-01-01T00:00:00Z">
        <w:r>
          <w:delText xml:space="preserve">Wikipedia contributors,</w:delText>
        </w:r>
      </w:del>
      <w:del w:id="587" w:author="PR Preview" w:date="2026-01-01T00:00:00Z">
        <w:r>
          <w:delText xml:space="preserve"> </w:delText>
        </w:r>
      </w:del>
      <w:del w:id="588" w:author="PR Preview" w:date="2026-01-01T00:00:00Z">
        <w:r>
          <w:delText xml:space="preserve">“Countable set —</w:delText>
        </w:r>
      </w:del>
      <w:del w:id="589" w:author="PR Preview" w:date="2026-01-01T00:00:00Z">
        <w:r>
          <w:delText xml:space="preserve"> </w:delText>
        </w:r>
      </w:del>
      <w:del w:id="590" w:author="PR Preview" w:date="2026-01-01T00:00:00Z">
        <w:r>
          <w:delText xml:space="preserve">Wikipedia</w:delText>
        </w:r>
      </w:del>
      <w:del w:id="591" w:author="PR Preview" w:date="2026-01-01T00:00:00Z">
        <w:r>
          <w:delText xml:space="preserve">,</w:delText>
        </w:r>
      </w:del>
      <w:del w:id="592" w:author="PR Preview" w:date="2026-01-01T00:00:00Z">
        <w:r>
          <w:delText xml:space="preserve"> </w:delText>
        </w:r>
      </w:del>
      <w:del w:id="593" w:author="PR Preview" w:date="2026-01-01T00:00:00Z">
        <w:r>
          <w:delText xml:space="preserve">the free encyclopedia.”</w:delText>
        </w:r>
      </w:del>
      <w:del w:id="594" w:author="PR Preview" w:date="2026-01-01T00:00:00Z">
        <w:r>
          <w:delText xml:space="preserve"> </w:delText>
        </w:r>
      </w:del>
      <w:del w:id="595" w:author="PR Preview" w:date="2026-01-01T00:00:00Z">
        <w:r>
          <w:delText xml:space="preserve">2026. Available:</w:delText>
        </w:r>
      </w:del>
      <w:del w:id="596" w:author="PR Preview" w:date="2026-01-01T00:00:00Z">
        <w:r>
          <w:delText xml:space="preserve"> </w:delText>
        </w:r>
      </w:del>
      <w:hyperlink r:id="rId117">
        <w:del w:id="597" w:author="PR Preview" w:date="2026-01-01T00:00:00Z">
          <w:r>
            <w:rPr>
              <w:rStyle w:val="Hyperlink"/>
            </w:rPr>
            <w:delText xml:space="preserve">https://en.wikipedia.org/wiki/Countable_set</w:delText>
          </w:r>
        </w:del>
      </w:hyperlink>
    </w:p>
    <w:p>
      <w:pPr>
        <w:pStyle w:val="Bibliography"/>
      </w:pPr>
      <w:del w:id="598" w:author="PR Preview" w:date="2026-01-01T00:00:00Z">
        <w:r>
          <w:delText xml:space="preserve">[19]</w:delText>
        </w:r>
      </w:del>
      <w:del w:id="599" w:author="PR Preview" w:date="2026-01-01T00:00:00Z">
        <w:r>
          <w:delText xml:space="preserve"> </w:delText>
        </w:r>
      </w:del>
      <w:del w:id="600" w:author="PR Preview" w:date="2026-01-01T00:00:00Z">
        <w:r>
          <w:delText xml:space="preserve">	</w:delText>
        </w:r>
      </w:del>
      <w:del w:id="601" w:author="PR Preview" w:date="2026-01-01T00:00:00Z">
        <w:r>
          <w:delText xml:space="preserve">Wikipedia contributors,</w:delText>
        </w:r>
      </w:del>
      <w:del w:id="602" w:author="PR Preview" w:date="2026-01-01T00:00:00Z">
        <w:r>
          <w:delText xml:space="preserve"> </w:delText>
        </w:r>
      </w:del>
      <w:del w:id="603" w:author="PR Preview" w:date="2026-01-01T00:00:00Z">
        <w:r>
          <w:delText xml:space="preserve">“Cantor’s diagonal argument —</w:delText>
        </w:r>
      </w:del>
      <w:del w:id="604" w:author="PR Preview" w:date="2026-01-01T00:00:00Z">
        <w:r>
          <w:delText xml:space="preserve"> </w:delText>
        </w:r>
      </w:del>
      <w:del w:id="605" w:author="PR Preview" w:date="2026-01-01T00:00:00Z">
        <w:r>
          <w:delText xml:space="preserve">Wikipedia</w:delText>
        </w:r>
      </w:del>
      <w:del w:id="606" w:author="PR Preview" w:date="2026-01-01T00:00:00Z">
        <w:r>
          <w:delText xml:space="preserve">,</w:delText>
        </w:r>
      </w:del>
      <w:del w:id="607" w:author="PR Preview" w:date="2026-01-01T00:00:00Z">
        <w:r>
          <w:delText xml:space="preserve"> </w:delText>
        </w:r>
      </w:del>
      <w:del w:id="608" w:author="PR Preview" w:date="2026-01-01T00:00:00Z">
        <w:r>
          <w:delText xml:space="preserve">the free encyclopedia.”</w:delText>
        </w:r>
      </w:del>
      <w:del w:id="609" w:author="PR Preview" w:date="2026-01-01T00:00:00Z">
        <w:r>
          <w:delText xml:space="preserve"> </w:delText>
        </w:r>
      </w:del>
      <w:del w:id="610" w:author="PR Preview" w:date="2026-01-01T00:00:00Z">
        <w:r>
          <w:delText xml:space="preserve">2026. Available:</w:delText>
        </w:r>
      </w:del>
      <w:del w:id="611" w:author="PR Preview" w:date="2026-01-01T00:00:00Z">
        <w:r>
          <w:delText xml:space="preserve"> </w:delText>
        </w:r>
      </w:del>
      <w:hyperlink r:id="rId119">
        <w:del w:id="612" w:author="PR Preview" w:date="2026-01-01T00:00:00Z">
          <w:r>
            <w:rPr>
              <w:rStyle w:val="Hyperlink"/>
            </w:rPr>
            <w:delText xml:space="preserve">https://en.wikipedia.org/wiki/Cantor%27s_diagonal_argument</w:delText>
          </w:r>
        </w:del>
      </w:hyperlink>
    </w:p>
    <w:p>
      <w:pPr>
        <w:pStyle w:val="Bibliography"/>
      </w:pPr>
      <w:ins w:id="613" w:author="PR Preview" w:date="2026-01-01T00:00:00Z">
        <w:r>
          <w:t xml:space="preserve">[14]</w:t>
        </w:r>
      </w:ins>
      <w:ins w:id="614" w:author="PR Preview" w:date="2026-01-01T00:00:00Z">
        <w:r>
          <w:t xml:space="preserve"> </w:t>
        </w:r>
      </w:ins>
      <w:ins w:id="615" w:author="PR Preview" w:date="2026-01-01T00:00:00Z">
        <w:r>
          <w:t xml:space="preserve">	</w:t>
        </w:r>
      </w:ins>
      <w:ins w:id="616" w:author="PR Preview" w:date="2026-01-01T00:00:00Z">
        <w:r>
          <w:t xml:space="preserve">Wikipedia contributors,</w:t>
        </w:r>
      </w:ins>
      <w:ins w:id="617" w:author="PR Preview" w:date="2026-01-01T00:00:00Z">
        <w:r>
          <w:t xml:space="preserve"> </w:t>
        </w:r>
      </w:ins>
      <w:ins w:id="618" w:author="PR Preview" w:date="2026-01-01T00:00:00Z">
        <w:r>
          <w:t xml:space="preserve">“Closure (mathematics) —</w:t>
        </w:r>
      </w:ins>
      <w:ins w:id="619" w:author="PR Preview" w:date="2026-01-01T00:00:00Z">
        <w:r>
          <w:t xml:space="preserve"> </w:t>
        </w:r>
      </w:ins>
      <w:ins w:id="620" w:author="PR Preview" w:date="2026-01-01T00:00:00Z">
        <w:r>
          <w:t xml:space="preserve">Wikipedia</w:t>
        </w:r>
      </w:ins>
      <w:ins w:id="621" w:author="PR Preview" w:date="2026-01-01T00:00:00Z">
        <w:r>
          <w:t xml:space="preserve">,</w:t>
        </w:r>
      </w:ins>
      <w:ins w:id="622" w:author="PR Preview" w:date="2026-01-01T00:00:00Z">
        <w:r>
          <w:t xml:space="preserve"> </w:t>
        </w:r>
      </w:ins>
      <w:ins w:id="623" w:author="PR Preview" w:date="2026-01-01T00:00:00Z">
        <w:r>
          <w:t xml:space="preserve">the free encyclopedia.”</w:t>
        </w:r>
      </w:ins>
      <w:ins w:id="624" w:author="PR Preview" w:date="2026-01-01T00:00:00Z">
        <w:r>
          <w:t xml:space="preserve"> </w:t>
        </w:r>
      </w:ins>
      <w:ins w:id="625" w:author="PR Preview" w:date="2026-01-01T00:00:00Z">
        <w:r>
          <w:t xml:space="preserve">2026. Available:</w:t>
        </w:r>
      </w:ins>
      <w:ins w:id="626" w:author="PR Preview" w:date="2026-01-01T00:00:00Z">
        <w:r>
          <w:t xml:space="preserve"> </w:t>
        </w:r>
      </w:ins>
      <w:hyperlink r:id="rId107">
        <w:ins w:id="627" w:author="PR Preview" w:date="2026-01-01T00:00:00Z">
          <w:r>
            <w:rPr>
              <w:rStyle w:val="Hyperlink"/>
            </w:rPr>
            <w:t xml:space="preserve">https://en.wikipedia.org/wiki/Closure_(mathematics)</w:t>
          </w:r>
        </w:ins>
      </w:hyperlink>
    </w:p>
    <w:bookmarkEnd w:id="108"/>
    <w:bookmarkStart w:id="110" w:name="ref-wikipedia_logistic_function"/>
    <w:p>
      <w:pPr>
        <w:pStyle w:val="Bibliography"/>
      </w:pPr>
      <w:ins w:id="628" w:author="PR Preview" w:date="2026-01-01T00:00:00Z">
        <w:r>
          <w:t xml:space="preserve">[15]</w:t>
        </w:r>
      </w:ins>
      <w:ins w:id="629" w:author="PR Preview" w:date="2026-01-01T00:00:00Z">
        <w:r>
          <w:t xml:space="preserve"> </w:t>
        </w:r>
      </w:ins>
      <w:ins w:id="630" w:author="PR Preview" w:date="2026-01-01T00:00:00Z">
        <w:r>
          <w:t xml:space="preserve">	</w:t>
        </w:r>
      </w:ins>
      <w:ins w:id="631" w:author="PR Preview" w:date="2026-01-01T00:00:00Z">
        <w:r>
          <w:t xml:space="preserve">Wikipedia contributors,</w:t>
        </w:r>
      </w:ins>
      <w:ins w:id="632" w:author="PR Preview" w:date="2026-01-01T00:00:00Z">
        <w:r>
          <w:t xml:space="preserve"> </w:t>
        </w:r>
      </w:ins>
      <w:ins w:id="633" w:author="PR Preview" w:date="2026-01-01T00:00:00Z">
        <w:r>
          <w:t xml:space="preserve">“Logistic function —</w:t>
        </w:r>
      </w:ins>
      <w:ins w:id="634" w:author="PR Preview" w:date="2026-01-01T00:00:00Z">
        <w:r>
          <w:t xml:space="preserve"> </w:t>
        </w:r>
      </w:ins>
      <w:ins w:id="635" w:author="PR Preview" w:date="2026-01-01T00:00:00Z">
        <w:r>
          <w:t xml:space="preserve">Wikipedia</w:t>
        </w:r>
      </w:ins>
      <w:ins w:id="636" w:author="PR Preview" w:date="2026-01-01T00:00:00Z">
        <w:r>
          <w:t xml:space="preserve">,</w:t>
        </w:r>
      </w:ins>
      <w:ins w:id="637" w:author="PR Preview" w:date="2026-01-01T00:00:00Z">
        <w:r>
          <w:t xml:space="preserve"> </w:t>
        </w:r>
      </w:ins>
      <w:ins w:id="638" w:author="PR Preview" w:date="2026-01-01T00:00:00Z">
        <w:r>
          <w:t xml:space="preserve">the free encyclopedia.”</w:t>
        </w:r>
      </w:ins>
      <w:ins w:id="639" w:author="PR Preview" w:date="2026-01-01T00:00:00Z">
        <w:r>
          <w:t xml:space="preserve"> </w:t>
        </w:r>
      </w:ins>
      <w:ins w:id="640" w:author="PR Preview" w:date="2026-01-01T00:00:00Z">
        <w:r>
          <w:t xml:space="preserve">2026. Available:</w:t>
        </w:r>
      </w:ins>
      <w:ins w:id="641" w:author="PR Preview" w:date="2026-01-01T00:00:00Z">
        <w:r>
          <w:t xml:space="preserve"> </w:t>
        </w:r>
      </w:ins>
      <w:hyperlink r:id="rId109">
        <w:ins w:id="642" w:author="PR Preview" w:date="2026-01-01T00:00:00Z">
          <w:r>
            <w:rPr>
              <w:rStyle w:val="Hyperlink"/>
            </w:rPr>
            <w:t xml:space="preserve">https://en.wikipedia.org/wiki/Logistic_function</w:t>
          </w:r>
        </w:ins>
      </w:hyperlink>
    </w:p>
    <w:bookmarkEnd w:id="110"/>
    <w:bookmarkStart w:id="112" w:name="ref-wikipedia_finite_set"/>
    <w:p>
      <w:pPr>
        <w:pStyle w:val="Bibliography"/>
      </w:pPr>
      <w:ins w:id="643" w:author="PR Preview" w:date="2026-01-01T00:00:00Z">
        <w:r>
          <w:t xml:space="preserve">[16]</w:t>
        </w:r>
      </w:ins>
      <w:ins w:id="644" w:author="PR Preview" w:date="2026-01-01T00:00:00Z">
        <w:r>
          <w:t xml:space="preserve"> </w:t>
        </w:r>
      </w:ins>
      <w:ins w:id="645" w:author="PR Preview" w:date="2026-01-01T00:00:00Z">
        <w:r>
          <w:t xml:space="preserve">	</w:t>
        </w:r>
      </w:ins>
      <w:ins w:id="646" w:author="PR Preview" w:date="2026-01-01T00:00:00Z">
        <w:r>
          <w:t xml:space="preserve">Wikipedia contributors,</w:t>
        </w:r>
      </w:ins>
      <w:ins w:id="647" w:author="PR Preview" w:date="2026-01-01T00:00:00Z">
        <w:r>
          <w:t xml:space="preserve"> </w:t>
        </w:r>
      </w:ins>
      <w:ins w:id="648" w:author="PR Preview" w:date="2026-01-01T00:00:00Z">
        <w:r>
          <w:t xml:space="preserve">“Finite set —</w:t>
        </w:r>
      </w:ins>
      <w:ins w:id="649" w:author="PR Preview" w:date="2026-01-01T00:00:00Z">
        <w:r>
          <w:t xml:space="preserve"> </w:t>
        </w:r>
      </w:ins>
      <w:ins w:id="650" w:author="PR Preview" w:date="2026-01-01T00:00:00Z">
        <w:r>
          <w:t xml:space="preserve">Wikipedia</w:t>
        </w:r>
      </w:ins>
      <w:ins w:id="651" w:author="PR Preview" w:date="2026-01-01T00:00:00Z">
        <w:r>
          <w:t xml:space="preserve">,</w:t>
        </w:r>
      </w:ins>
      <w:ins w:id="652" w:author="PR Preview" w:date="2026-01-01T00:00:00Z">
        <w:r>
          <w:t xml:space="preserve"> </w:t>
        </w:r>
      </w:ins>
      <w:ins w:id="653" w:author="PR Preview" w:date="2026-01-01T00:00:00Z">
        <w:r>
          <w:t xml:space="preserve">the free encyclopedia.”</w:t>
        </w:r>
      </w:ins>
      <w:ins w:id="654" w:author="PR Preview" w:date="2026-01-01T00:00:00Z">
        <w:r>
          <w:t xml:space="preserve"> </w:t>
        </w:r>
      </w:ins>
      <w:ins w:id="655" w:author="PR Preview" w:date="2026-01-01T00:00:00Z">
        <w:r>
          <w:t xml:space="preserve">2026. Available:</w:t>
        </w:r>
      </w:ins>
      <w:ins w:id="656" w:author="PR Preview" w:date="2026-01-01T00:00:00Z">
        <w:r>
          <w:t xml:space="preserve"> </w:t>
        </w:r>
      </w:ins>
      <w:hyperlink r:id="rId111">
        <w:ins w:id="657" w:author="PR Preview" w:date="2026-01-01T00:00:00Z">
          <w:r>
            <w:rPr>
              <w:rStyle w:val="Hyperlink"/>
            </w:rPr>
            <w:t xml:space="preserve">https://en.wikipedia.org/wiki/Finite_set</w:t>
          </w:r>
        </w:ins>
      </w:hyperlink>
    </w:p>
    <w:bookmarkEnd w:id="112"/>
    <w:bookmarkStart w:id="114" w:name="ref-wikipedia_cardinality"/>
    <w:p>
      <w:pPr>
        <w:pStyle w:val="Bibliography"/>
      </w:pPr>
      <w:ins w:id="658" w:author="PR Preview" w:date="2026-01-01T00:00:00Z">
        <w:r>
          <w:t xml:space="preserve">[17]</w:t>
        </w:r>
      </w:ins>
      <w:ins w:id="659" w:author="PR Preview" w:date="2026-01-01T00:00:00Z">
        <w:r>
          <w:t xml:space="preserve"> </w:t>
        </w:r>
      </w:ins>
      <w:ins w:id="660" w:author="PR Preview" w:date="2026-01-01T00:00:00Z">
        <w:r>
          <w:t xml:space="preserve">	</w:t>
        </w:r>
      </w:ins>
      <w:ins w:id="661" w:author="PR Preview" w:date="2026-01-01T00:00:00Z">
        <w:r>
          <w:t xml:space="preserve">Wikipedia contributors,</w:t>
        </w:r>
      </w:ins>
      <w:ins w:id="662" w:author="PR Preview" w:date="2026-01-01T00:00:00Z">
        <w:r>
          <w:t xml:space="preserve"> </w:t>
        </w:r>
      </w:ins>
      <w:ins w:id="663" w:author="PR Preview" w:date="2026-01-01T00:00:00Z">
        <w:r>
          <w:t xml:space="preserve">“Cardinality —</w:t>
        </w:r>
      </w:ins>
      <w:ins w:id="664" w:author="PR Preview" w:date="2026-01-01T00:00:00Z">
        <w:r>
          <w:t xml:space="preserve"> </w:t>
        </w:r>
      </w:ins>
      <w:ins w:id="665" w:author="PR Preview" w:date="2026-01-01T00:00:00Z">
        <w:r>
          <w:t xml:space="preserve">Wikipedia</w:t>
        </w:r>
      </w:ins>
      <w:ins w:id="666" w:author="PR Preview" w:date="2026-01-01T00:00:00Z">
        <w:r>
          <w:t xml:space="preserve">,</w:t>
        </w:r>
      </w:ins>
      <w:ins w:id="667" w:author="PR Preview" w:date="2026-01-01T00:00:00Z">
        <w:r>
          <w:t xml:space="preserve"> </w:t>
        </w:r>
      </w:ins>
      <w:ins w:id="668" w:author="PR Preview" w:date="2026-01-01T00:00:00Z">
        <w:r>
          <w:t xml:space="preserve">the free encyclopedia.”</w:t>
        </w:r>
      </w:ins>
      <w:ins w:id="669" w:author="PR Preview" w:date="2026-01-01T00:00:00Z">
        <w:r>
          <w:t xml:space="preserve"> </w:t>
        </w:r>
      </w:ins>
      <w:ins w:id="670" w:author="PR Preview" w:date="2026-01-01T00:00:00Z">
        <w:r>
          <w:t xml:space="preserve">2026. Available:</w:t>
        </w:r>
      </w:ins>
      <w:ins w:id="671" w:author="PR Preview" w:date="2026-01-01T00:00:00Z">
        <w:r>
          <w:t xml:space="preserve"> </w:t>
        </w:r>
      </w:ins>
      <w:hyperlink r:id="rId113">
        <w:ins w:id="672" w:author="PR Preview" w:date="2026-01-01T00:00:00Z">
          <w:r>
            <w:rPr>
              <w:rStyle w:val="Hyperlink"/>
            </w:rPr>
            <w:t xml:space="preserve">https://en.wikipedia.org/wiki/Cardinality</w:t>
          </w:r>
        </w:ins>
      </w:hyperlink>
    </w:p>
    <w:bookmarkEnd w:id="114"/>
    <w:bookmarkStart w:id="116" w:name="ref-wikipedia_infinite_set"/>
    <w:p>
      <w:pPr>
        <w:pStyle w:val="Bibliography"/>
      </w:pPr>
      <w:ins w:id="673" w:author="PR Preview" w:date="2026-01-01T00:00:00Z">
        <w:r>
          <w:t xml:space="preserve">[18]</w:t>
        </w:r>
      </w:ins>
      <w:ins w:id="674" w:author="PR Preview" w:date="2026-01-01T00:00:00Z">
        <w:r>
          <w:t xml:space="preserve"> </w:t>
        </w:r>
      </w:ins>
      <w:ins w:id="675" w:author="PR Preview" w:date="2026-01-01T00:00:00Z">
        <w:r>
          <w:t xml:space="preserve">	</w:t>
        </w:r>
      </w:ins>
      <w:ins w:id="676" w:author="PR Preview" w:date="2026-01-01T00:00:00Z">
        <w:r>
          <w:t xml:space="preserve">Wikipedia contributors,</w:t>
        </w:r>
      </w:ins>
      <w:ins w:id="677" w:author="PR Preview" w:date="2026-01-01T00:00:00Z">
        <w:r>
          <w:t xml:space="preserve"> </w:t>
        </w:r>
      </w:ins>
      <w:ins w:id="678" w:author="PR Preview" w:date="2026-01-01T00:00:00Z">
        <w:r>
          <w:t xml:space="preserve">“Infinite set —</w:t>
        </w:r>
      </w:ins>
      <w:ins w:id="679" w:author="PR Preview" w:date="2026-01-01T00:00:00Z">
        <w:r>
          <w:t xml:space="preserve"> </w:t>
        </w:r>
      </w:ins>
      <w:ins w:id="680" w:author="PR Preview" w:date="2026-01-01T00:00:00Z">
        <w:r>
          <w:t xml:space="preserve">Wikipedia</w:t>
        </w:r>
      </w:ins>
      <w:ins w:id="681" w:author="PR Preview" w:date="2026-01-01T00:00:00Z">
        <w:r>
          <w:t xml:space="preserve">,</w:t>
        </w:r>
      </w:ins>
      <w:ins w:id="682" w:author="PR Preview" w:date="2026-01-01T00:00:00Z">
        <w:r>
          <w:t xml:space="preserve"> </w:t>
        </w:r>
      </w:ins>
      <w:ins w:id="683" w:author="PR Preview" w:date="2026-01-01T00:00:00Z">
        <w:r>
          <w:t xml:space="preserve">the free encyclopedia.”</w:t>
        </w:r>
      </w:ins>
      <w:ins w:id="684" w:author="PR Preview" w:date="2026-01-01T00:00:00Z">
        <w:r>
          <w:t xml:space="preserve"> </w:t>
        </w:r>
      </w:ins>
      <w:ins w:id="685" w:author="PR Preview" w:date="2026-01-01T00:00:00Z">
        <w:r>
          <w:t xml:space="preserve">2026. Available:</w:t>
        </w:r>
      </w:ins>
      <w:ins w:id="686" w:author="PR Preview" w:date="2026-01-01T00:00:00Z">
        <w:r>
          <w:t xml:space="preserve"> </w:t>
        </w:r>
      </w:ins>
      <w:hyperlink r:id="rId115">
        <w:ins w:id="687" w:author="PR Preview" w:date="2026-01-01T00:00:00Z">
          <w:r>
            <w:rPr>
              <w:rStyle w:val="Hyperlink"/>
            </w:rPr>
            <w:t xml:space="preserve">https://en.wikipedia.org/wiki/Infinite_set</w:t>
          </w:r>
        </w:ins>
      </w:hyperlink>
    </w:p>
    <w:bookmarkEnd w:id="116"/>
    <w:bookmarkStart w:id="118" w:name="ref-wikipedia_countable_set"/>
    <w:p>
      <w:pPr>
        <w:pStyle w:val="Bibliography"/>
      </w:pPr>
      <w:ins w:id="688" w:author="PR Preview" w:date="2026-01-01T00:00:00Z">
        <w:r>
          <w:t xml:space="preserve">[19]</w:t>
        </w:r>
      </w:ins>
      <w:ins w:id="689" w:author="PR Preview" w:date="2026-01-01T00:00:00Z">
        <w:r>
          <w:t xml:space="preserve"> </w:t>
        </w:r>
      </w:ins>
      <w:ins w:id="690" w:author="PR Preview" w:date="2026-01-01T00:00:00Z">
        <w:r>
          <w:t xml:space="preserve">	</w:t>
        </w:r>
      </w:ins>
      <w:ins w:id="691" w:author="PR Preview" w:date="2026-01-01T00:00:00Z">
        <w:r>
          <w:t xml:space="preserve">Wikipedia contributors,</w:t>
        </w:r>
      </w:ins>
      <w:ins w:id="692" w:author="PR Preview" w:date="2026-01-01T00:00:00Z">
        <w:r>
          <w:t xml:space="preserve"> </w:t>
        </w:r>
      </w:ins>
      <w:ins w:id="693" w:author="PR Preview" w:date="2026-01-01T00:00:00Z">
        <w:r>
          <w:t xml:space="preserve">“Countable set —</w:t>
        </w:r>
      </w:ins>
      <w:ins w:id="694" w:author="PR Preview" w:date="2026-01-01T00:00:00Z">
        <w:r>
          <w:t xml:space="preserve"> </w:t>
        </w:r>
      </w:ins>
      <w:ins w:id="695" w:author="PR Preview" w:date="2026-01-01T00:00:00Z">
        <w:r>
          <w:t xml:space="preserve">Wikipedia</w:t>
        </w:r>
      </w:ins>
      <w:ins w:id="696" w:author="PR Preview" w:date="2026-01-01T00:00:00Z">
        <w:r>
          <w:t xml:space="preserve">,</w:t>
        </w:r>
      </w:ins>
      <w:ins w:id="697" w:author="PR Preview" w:date="2026-01-01T00:00:00Z">
        <w:r>
          <w:t xml:space="preserve"> </w:t>
        </w:r>
      </w:ins>
      <w:ins w:id="698" w:author="PR Preview" w:date="2026-01-01T00:00:00Z">
        <w:r>
          <w:t xml:space="preserve">the free encyclopedia.”</w:t>
        </w:r>
      </w:ins>
      <w:ins w:id="699" w:author="PR Preview" w:date="2026-01-01T00:00:00Z">
        <w:r>
          <w:t xml:space="preserve"> </w:t>
        </w:r>
      </w:ins>
      <w:ins w:id="700" w:author="PR Preview" w:date="2026-01-01T00:00:00Z">
        <w:r>
          <w:t xml:space="preserve">2026. Available:</w:t>
        </w:r>
      </w:ins>
      <w:ins w:id="701" w:author="PR Preview" w:date="2026-01-01T00:00:00Z">
        <w:r>
          <w:t xml:space="preserve"> </w:t>
        </w:r>
      </w:ins>
      <w:hyperlink r:id="rId117">
        <w:ins w:id="702" w:author="PR Preview" w:date="2026-01-01T00:00:00Z">
          <w:r>
            <w:rPr>
              <w:rStyle w:val="Hyperlink"/>
            </w:rPr>
            <w:t xml:space="preserve">https://en.wikipedia.org/wiki/Countable_set</w:t>
          </w:r>
        </w:ins>
      </w:hyperlink>
    </w:p>
    <w:bookmarkEnd w:id="118"/>
    <w:bookmarkStart w:id="120" w:name="ref-wikipedia_cantors_diagonal_argument"/>
    <w:p>
      <w:pPr>
        <w:pStyle w:val="Bibliography"/>
      </w:pPr>
      <w:ins w:id="703" w:author="PR Preview" w:date="2026-01-01T00:00:00Z">
        <w:r>
          <w:t xml:space="preserve">[20]</w:t>
        </w:r>
      </w:ins>
      <w:ins w:id="704" w:author="PR Preview" w:date="2026-01-01T00:00:00Z">
        <w:r>
          <w:t xml:space="preserve"> </w:t>
        </w:r>
      </w:ins>
      <w:ins w:id="705" w:author="PR Preview" w:date="2026-01-01T00:00:00Z">
        <w:r>
          <w:t xml:space="preserve">	</w:t>
        </w:r>
      </w:ins>
      <w:ins w:id="706" w:author="PR Preview" w:date="2026-01-01T00:00:00Z">
        <w:r>
          <w:t xml:space="preserve">Wikipedia contributors,</w:t>
        </w:r>
      </w:ins>
      <w:ins w:id="707" w:author="PR Preview" w:date="2026-01-01T00:00:00Z">
        <w:r>
          <w:t xml:space="preserve"> </w:t>
        </w:r>
      </w:ins>
      <w:ins w:id="708" w:author="PR Preview" w:date="2026-01-01T00:00:00Z">
        <w:r>
          <w:t xml:space="preserve">“Cantor’s diagonal argument —</w:t>
        </w:r>
      </w:ins>
      <w:ins w:id="709" w:author="PR Preview" w:date="2026-01-01T00:00:00Z">
        <w:r>
          <w:t xml:space="preserve"> </w:t>
        </w:r>
      </w:ins>
      <w:ins w:id="710" w:author="PR Preview" w:date="2026-01-01T00:00:00Z">
        <w:r>
          <w:t xml:space="preserve">Wikipedia</w:t>
        </w:r>
      </w:ins>
      <w:ins w:id="711" w:author="PR Preview" w:date="2026-01-01T00:00:00Z">
        <w:r>
          <w:t xml:space="preserve">,</w:t>
        </w:r>
      </w:ins>
      <w:ins w:id="712" w:author="PR Preview" w:date="2026-01-01T00:00:00Z">
        <w:r>
          <w:t xml:space="preserve"> </w:t>
        </w:r>
      </w:ins>
      <w:ins w:id="713" w:author="PR Preview" w:date="2026-01-01T00:00:00Z">
        <w:r>
          <w:t xml:space="preserve">the free encyclopedia.”</w:t>
        </w:r>
      </w:ins>
      <w:ins w:id="714" w:author="PR Preview" w:date="2026-01-01T00:00:00Z">
        <w:r>
          <w:t xml:space="preserve"> </w:t>
        </w:r>
      </w:ins>
      <w:ins w:id="715" w:author="PR Preview" w:date="2026-01-01T00:00:00Z">
        <w:r>
          <w:t xml:space="preserve">2026. Available:</w:t>
        </w:r>
      </w:ins>
      <w:ins w:id="716" w:author="PR Preview" w:date="2026-01-01T00:00:00Z">
        <w:r>
          <w:t xml:space="preserve"> </w:t>
        </w:r>
      </w:ins>
      <w:hyperlink r:id="rId119">
        <w:ins w:id="717" w:author="PR Preview" w:date="2026-01-01T00:00:00Z">
          <w:r>
            <w:rPr>
              <w:rStyle w:val="Hyperlink"/>
            </w:rPr>
            <w:t xml:space="preserve">https://en.wikipedia.org/wiki/Cantor%27s_diagonal_argument</w:t>
          </w:r>
        </w:ins>
      </w:hyperlink>
    </w:p>
    <w:bookmarkEnd w:id="120"/>
    <w:bookmarkEnd w:id="121"/>
    <w:bookmarkEnd w:id="12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66" Type="http://schemas.openxmlformats.org/officeDocument/2006/relationships/hyperlink" Target="algebra-basics.html#def-absolute-value" TargetMode="External"/><Relationship Id="rId67" Type="http://schemas.openxmlformats.org/officeDocument/2006/relationships/hyperlink" Target="algebra-complex.html#def-complex-modulus" TargetMode="External"/><Relationship Id="rId95" Type="http://schemas.openxmlformats.org/officeDocument/2006/relationships/hyperlink" Target="https://doi.org/10.1007/978-1-4757-1645-0" TargetMode="External"/><Relationship Id="rId83" Type="http://schemas.openxmlformats.org/officeDocument/2006/relationships/hyperlink" Target="https://en.wikipedia.org/wiki/Binary_relation" TargetMode="External"/><Relationship Id="rId119" Type="http://schemas.openxmlformats.org/officeDocument/2006/relationships/hyperlink" Target="https://en.wikipedia.org/wiki/Cantor%27s_diagonal_argument" TargetMode="External"/><Relationship Id="rId113" Type="http://schemas.openxmlformats.org/officeDocument/2006/relationships/hyperlink" Target="https://en.wikipedia.org/wiki/Cardinality" TargetMode="External"/><Relationship Id="rId107" Type="http://schemas.openxmlformats.org/officeDocument/2006/relationships/hyperlink" Target="https://en.wikipedia.org/wiki/Closure_(mathematics)" TargetMode="External"/><Relationship Id="rId87" Type="http://schemas.openxmlformats.org/officeDocument/2006/relationships/hyperlink" Target="https://en.wikipedia.org/wiki/Codomain" TargetMode="External"/><Relationship Id="rId117" Type="http://schemas.openxmlformats.org/officeDocument/2006/relationships/hyperlink" Target="https://en.wikipedia.org/wiki/Countable_set" TargetMode="External"/><Relationship Id="rId85" Type="http://schemas.openxmlformats.org/officeDocument/2006/relationships/hyperlink" Target="https://en.wikipedia.org/wiki/Domain_of_a_function" TargetMode="External"/><Relationship Id="rId111" Type="http://schemas.openxmlformats.org/officeDocument/2006/relationships/hyperlink" Target="https://en.wikipedia.org/wiki/Finite_set" TargetMode="External"/><Relationship Id="rId81" Type="http://schemas.openxmlformats.org/officeDocument/2006/relationships/hyperlink" Target="https://en.wikipedia.org/wiki/Function_(mathematics)" TargetMode="External"/><Relationship Id="rId97" Type="http://schemas.openxmlformats.org/officeDocument/2006/relationships/hyperlink" Target="https://en.wikipedia.org/wiki/Function_composition" TargetMode="External"/><Relationship Id="rId103" Type="http://schemas.openxmlformats.org/officeDocument/2006/relationships/hyperlink" Target="https://en.wikipedia.org/wiki/Functional_(mathematics)" TargetMode="External"/><Relationship Id="rId93" Type="http://schemas.openxmlformats.org/officeDocument/2006/relationships/hyperlink" Target="https://en.wikipedia.org/wiki/Graph_of_a_function" TargetMode="External"/><Relationship Id="rId89" Type="http://schemas.openxmlformats.org/officeDocument/2006/relationships/hyperlink" Target="https://en.wikipedia.org/wiki/Image_(mathematics)" TargetMode="External"/><Relationship Id="rId115" Type="http://schemas.openxmlformats.org/officeDocument/2006/relationships/hyperlink" Target="https://en.wikipedia.org/wiki/Infinite_set" TargetMode="External"/><Relationship Id="rId99" Type="http://schemas.openxmlformats.org/officeDocument/2006/relationships/hyperlink" Target="https://en.wikipedia.org/wiki/Inverse_function" TargetMode="External"/><Relationship Id="rId109" Type="http://schemas.openxmlformats.org/officeDocument/2006/relationships/hyperlink" Target="https://en.wikipedia.org/wiki/Logistic_function" TargetMode="External"/><Relationship Id="rId101" Type="http://schemas.openxmlformats.org/officeDocument/2006/relationships/hyperlink" Target="https://en.wikipedia.org/wiki/Operator_(mathematics)" TargetMode="External"/><Relationship Id="rId91" Type="http://schemas.openxmlformats.org/officeDocument/2006/relationships/hyperlink" Target="https://en.wikipedia.org/wiki/Range_of_a_function" TargetMode="External"/><Relationship Id="rId105" Type="http://schemas.openxmlformats.org/officeDocument/2006/relationships/hyperlink" Target="https://en.wikipedia.org/wiki/Sequence" TargetMode="External"/><Relationship Id="rId47" Type="http://schemas.openxmlformats.org/officeDocument/2006/relationships/hyperlink" Target="https://morrison-lab.github.io/pds/expectation.html#def-expectation" TargetMode="External"/><Relationship Id="rId44" Type="http://schemas.openxmlformats.org/officeDocument/2006/relationships/hyperlink" Target="linear-algebra-matrices.qmd#def-linear-operator" TargetMode="External"/><Relationship Id="rId55" Type="http://schemas.openxmlformats.org/officeDocument/2006/relationships/hyperlink" Target="number-systems.qmd#def-even-odd" TargetMode="External"/><Relationship Id="rId74" Type="http://schemas.openxmlformats.org/officeDocument/2006/relationships/hyperlink" Target="number-systems.qmd#def-integers" TargetMode="External"/><Relationship Id="rId49" Type="http://schemas.openxmlformats.org/officeDocument/2006/relationships/hyperlink" Target="number-systems.qmd#def-natural-numbers" TargetMode="External"/><Relationship Id="rId73" Type="http://schemas.openxmlformats.org/officeDocument/2006/relationships/hyperlink" Target="number-systems.qmd#def-nonnegative-integers" TargetMode="External"/><Relationship Id="rId78" Type="http://schemas.openxmlformats.org/officeDocument/2006/relationships/hyperlink" Target="number-systems.qmd#def-real-numbers" TargetMode="External"/><Relationship Id="rId77" Type="http://schemas.openxmlformats.org/officeDocument/2006/relationships/hyperlink" Target="proof-writing.qmd#def-proof" TargetMode="External"/><Relationship Id="rId9" Type="http://schemas.openxmlformats.org/officeDocument/2006/relationships/hyperlink" Target="sets.qmd" TargetMode="External"/><Relationship Id="rId37" Type="http://schemas.openxmlformats.org/officeDocument/2006/relationships/hyperlink" Target="sets.qmd#def-cartesian-product" TargetMode="External"/><Relationship Id="rId56" Type="http://schemas.openxmlformats.org/officeDocument/2006/relationships/hyperlink" Target="sets.qmd#def-collection" TargetMode="External"/><Relationship Id="rId16" Type="http://schemas.openxmlformats.org/officeDocument/2006/relationships/hyperlink" Target="sets.qmd#def-ordered-pair" TargetMode="External"/><Relationship Id="rId58" Type="http://schemas.openxmlformats.org/officeDocument/2006/relationships/hyperlink" Target="sets.qmd#def-set" TargetMode="External"/><Relationship Id="rId57" Type="http://schemas.openxmlformats.org/officeDocument/2006/relationships/hyperlink" Target="sets.qmd#def-subset" TargetMode="External"/><Relationship Id="rId59" Type="http://schemas.openxmlformats.org/officeDocument/2006/relationships/hyperlink" Target="sets.qmd#def-union" TargetMode="External"/><Relationship Id="rId40" Type="http://schemas.openxmlformats.org/officeDocument/2006/relationships/hyperlink" Target="vector-calculus.qmd" TargetMode="External"/></Relationships>
</file>

<file path=word/_rels/footnotes.xml.rels><?xml version='1.0' encoding='UTF-8' standalone='yes'?>
<Relationships xmlns="http://schemas.openxmlformats.org/package/2006/relationships"><Relationship Id="rId66" Type="http://schemas.openxmlformats.org/officeDocument/2006/relationships/hyperlink" Target="algebra-basics.html#def-absolute-value" TargetMode="External"/><Relationship Id="rId67" Type="http://schemas.openxmlformats.org/officeDocument/2006/relationships/hyperlink" Target="algebra-complex.html#def-complex-modulus" TargetMode="External"/><Relationship Id="rId95" Type="http://schemas.openxmlformats.org/officeDocument/2006/relationships/hyperlink" Target="https://doi.org/10.1007/978-1-4757-1645-0" TargetMode="External"/><Relationship Id="rId83" Type="http://schemas.openxmlformats.org/officeDocument/2006/relationships/hyperlink" Target="https://en.wikipedia.org/wiki/Binary_relation" TargetMode="External"/><Relationship Id="rId119" Type="http://schemas.openxmlformats.org/officeDocument/2006/relationships/hyperlink" Target="https://en.wikipedia.org/wiki/Cantor%27s_diagonal_argument" TargetMode="External"/><Relationship Id="rId113" Type="http://schemas.openxmlformats.org/officeDocument/2006/relationships/hyperlink" Target="https://en.wikipedia.org/wiki/Cardinality" TargetMode="External"/><Relationship Id="rId107" Type="http://schemas.openxmlformats.org/officeDocument/2006/relationships/hyperlink" Target="https://en.wikipedia.org/wiki/Closure_(mathematics)" TargetMode="External"/><Relationship Id="rId87" Type="http://schemas.openxmlformats.org/officeDocument/2006/relationships/hyperlink" Target="https://en.wikipedia.org/wiki/Codomain" TargetMode="External"/><Relationship Id="rId117" Type="http://schemas.openxmlformats.org/officeDocument/2006/relationships/hyperlink" Target="https://en.wikipedia.org/wiki/Countable_set" TargetMode="External"/><Relationship Id="rId85" Type="http://schemas.openxmlformats.org/officeDocument/2006/relationships/hyperlink" Target="https://en.wikipedia.org/wiki/Domain_of_a_function" TargetMode="External"/><Relationship Id="rId111" Type="http://schemas.openxmlformats.org/officeDocument/2006/relationships/hyperlink" Target="https://en.wikipedia.org/wiki/Finite_set" TargetMode="External"/><Relationship Id="rId81" Type="http://schemas.openxmlformats.org/officeDocument/2006/relationships/hyperlink" Target="https://en.wikipedia.org/wiki/Function_(mathematics)" TargetMode="External"/><Relationship Id="rId97" Type="http://schemas.openxmlformats.org/officeDocument/2006/relationships/hyperlink" Target="https://en.wikipedia.org/wiki/Function_composition" TargetMode="External"/><Relationship Id="rId103" Type="http://schemas.openxmlformats.org/officeDocument/2006/relationships/hyperlink" Target="https://en.wikipedia.org/wiki/Functional_(mathematics)" TargetMode="External"/><Relationship Id="rId93" Type="http://schemas.openxmlformats.org/officeDocument/2006/relationships/hyperlink" Target="https://en.wikipedia.org/wiki/Graph_of_a_function" TargetMode="External"/><Relationship Id="rId89" Type="http://schemas.openxmlformats.org/officeDocument/2006/relationships/hyperlink" Target="https://en.wikipedia.org/wiki/Image_(mathematics)" TargetMode="External"/><Relationship Id="rId115" Type="http://schemas.openxmlformats.org/officeDocument/2006/relationships/hyperlink" Target="https://en.wikipedia.org/wiki/Infinite_set" TargetMode="External"/><Relationship Id="rId99" Type="http://schemas.openxmlformats.org/officeDocument/2006/relationships/hyperlink" Target="https://en.wikipedia.org/wiki/Inverse_function" TargetMode="External"/><Relationship Id="rId109" Type="http://schemas.openxmlformats.org/officeDocument/2006/relationships/hyperlink" Target="https://en.wikipedia.org/wiki/Logistic_function" TargetMode="External"/><Relationship Id="rId101" Type="http://schemas.openxmlformats.org/officeDocument/2006/relationships/hyperlink" Target="https://en.wikipedia.org/wiki/Operator_(mathematics)" TargetMode="External"/><Relationship Id="rId91" Type="http://schemas.openxmlformats.org/officeDocument/2006/relationships/hyperlink" Target="https://en.wikipedia.org/wiki/Range_of_a_function" TargetMode="External"/><Relationship Id="rId105" Type="http://schemas.openxmlformats.org/officeDocument/2006/relationships/hyperlink" Target="https://en.wikipedia.org/wiki/Sequence" TargetMode="External"/><Relationship Id="rId47" Type="http://schemas.openxmlformats.org/officeDocument/2006/relationships/hyperlink" Target="https://morrison-lab.github.io/pds/expectation.html#def-expectation" TargetMode="External"/><Relationship Id="rId44" Type="http://schemas.openxmlformats.org/officeDocument/2006/relationships/hyperlink" Target="linear-algebra-matrices.qmd#def-linear-operator" TargetMode="External"/><Relationship Id="rId55" Type="http://schemas.openxmlformats.org/officeDocument/2006/relationships/hyperlink" Target="number-systems.qmd#def-even-odd" TargetMode="External"/><Relationship Id="rId74" Type="http://schemas.openxmlformats.org/officeDocument/2006/relationships/hyperlink" Target="number-systems.qmd#def-integers" TargetMode="External"/><Relationship Id="rId49" Type="http://schemas.openxmlformats.org/officeDocument/2006/relationships/hyperlink" Target="number-systems.qmd#def-natural-numbers" TargetMode="External"/><Relationship Id="rId73" Type="http://schemas.openxmlformats.org/officeDocument/2006/relationships/hyperlink" Target="number-systems.qmd#def-nonnegative-integers" TargetMode="External"/><Relationship Id="rId78" Type="http://schemas.openxmlformats.org/officeDocument/2006/relationships/hyperlink" Target="number-systems.qmd#def-real-numbers" TargetMode="External"/><Relationship Id="rId77" Type="http://schemas.openxmlformats.org/officeDocument/2006/relationships/hyperlink" Target="proof-writing.qmd#def-proof" TargetMode="External"/><Relationship Id="rId9" Type="http://schemas.openxmlformats.org/officeDocument/2006/relationships/hyperlink" Target="sets.qmd" TargetMode="External"/><Relationship Id="rId37" Type="http://schemas.openxmlformats.org/officeDocument/2006/relationships/hyperlink" Target="sets.qmd#def-cartesian-product" TargetMode="External"/><Relationship Id="rId56" Type="http://schemas.openxmlformats.org/officeDocument/2006/relationships/hyperlink" Target="sets.qmd#def-collection" TargetMode="External"/><Relationship Id="rId16" Type="http://schemas.openxmlformats.org/officeDocument/2006/relationships/hyperlink" Target="sets.qmd#def-ordered-pair" TargetMode="External"/><Relationship Id="rId58" Type="http://schemas.openxmlformats.org/officeDocument/2006/relationships/hyperlink" Target="sets.qmd#def-set" TargetMode="External"/><Relationship Id="rId57" Type="http://schemas.openxmlformats.org/officeDocument/2006/relationships/hyperlink" Target="sets.qmd#def-subset" TargetMode="External"/><Relationship Id="rId59" Type="http://schemas.openxmlformats.org/officeDocument/2006/relationships/hyperlink" Target="sets.qmd#def-union" TargetMode="External"/><Relationship Id="rId40" Type="http://schemas.openxmlformats.org/officeDocument/2006/relationships/hyperlink" Target="vector-calculus.q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Functions</dc:title>
  <dc:creator/>
  <cp:keywords/>
  <dcterms:created xsi:type="dcterms:W3CDTF">2026-10-19T17:07:17Z</dcterms:created>
  <dcterms:modified xsi:type="dcterms:W3CDTF">2026-10-19T17:07:17Z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09:39:40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page-xrefs">
    <vt:lpwstr/>
  </property>
  <property fmtid="{D5CDD505-2E9C-101B-9397-08002B2CF9AE}" pid="18" name="page-xrefs-math">
    <vt:lpwstr/>
  </property>
  <property fmtid="{D5CDD505-2E9C-101B-9397-08002B2CF9AE}" pid="19" name="toc-title">
    <vt:lpwstr>Table of contents</vt:lpwstr>
  </property>
</Properties>
</file>