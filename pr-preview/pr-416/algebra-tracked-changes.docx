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(Powers with real exponents). </w:delText>
        </w:r>
      </w:del>
      <w:hyperlink w:anchor="def-real-power">
        <w:del w:id="5" w:author="PR Preview" w:date="2026-01-01T00:00:00Z">
          <w:r>
            <w:rPr>
              <w:rStyle w:val="Hyperlink"/>
            </w:rPr>
            <w:delText xml:space="preserve">Definition 76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extends powers to real exponents when the base is positive.</w:delText>
        </w:r>
      </w:del>
    </w:p>
    <w:p>
      <w:pPr>
        <w:pStyle w:val="FirstParagraph"/>
      </w:pPr>
      <w:ins w:id="8" w:author="PR Preview" w:date="2026-01-01T00:00:00Z">
        <w:r>
          <w:rPr>
            <w:i/>
            <w:iCs/>
          </w:rPr>
          <w:t xml:space="preserve">Remark 1</w:t>
        </w:r>
      </w:ins>
      <w:ins w:id="9" w:author="PR Preview" w:date="2026-01-01T00:00:00Z">
        <w:r>
          <w:t xml:space="preserve"> (Powers with real exponents). </w:t>
        </w:r>
      </w:ins>
      <w:hyperlink w:anchor="def-real-power">
        <w:ins w:id="10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extends powers to real exponents when the base is positive.</w:t>
        </w:r>
      </w:ins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not a real number,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because no real number squares to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4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(see</w:delText>
        </w:r>
      </w:del>
      <w:del w:id="20" w:author="PR Preview" w:date="2026-01-01T00:00:00Z">
        <w:r>
          <w:delText xml:space="preserve"> </w:delText>
        </w:r>
      </w:del>
      <w:hyperlink w:anchor="sec-complex-numbers">
        <w:del w:id="21" w:author="PR Preview" w:date="2026-01-01T00:00:00Z">
          <w:r>
            <w:rPr>
              <w:rStyle w:val="Hyperlink"/>
            </w:rPr>
            <w:delText xml:space="preserve">Section 21</w:delText>
          </w:r>
        </w:del>
      </w:hyperlink>
      <w:del w:id="2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not a real number,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because no real number squares to</w:t>
        </w:r>
      </w:ins>
      <w:ins w:id="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4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(see</w:t>
        </w:r>
      </w:ins>
      <w:ins w:id="30" w:author="PR Preview" w:date="2026-01-01T00:00:00Z">
        <w:r>
          <w:t xml:space="preserve"> </w:t>
        </w:r>
      </w:ins>
      <w:hyperlink w:anchor="sec-complex-numbers">
        <w:ins w:id="31" w:author="PR Preview" w:date="2026-01-01T00:00:00Z">
          <w:r>
            <w:rPr>
              <w:rStyle w:val="Hyperlink"/>
            </w:rPr>
            <w:t xml:space="preserve">Section 22</w:t>
          </w:r>
        </w:ins>
      </w:hyperlink>
      <w:ins w:id="32" w:author="PR Preview" w:date="2026-01-01T00:00:00Z">
        <w:r>
          <w:t xml:space="preserve">).</w:t>
        </w:r>
      </w:ins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ins w:id="33" w:author="PR Preview" w:date="2026-01-01T00:00:00Z">
        <w:r>
          <w:rPr>
            <w:b/>
            <w:bCs/>
          </w:rPr>
          <w:t xml:space="preserve">Definition 17 (Positive part of a function)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Let</w:t>
        </w:r>
      </w:ins>
      <w:ins w:id="36" w:author="PR Preview" w:date="2026-01-01T00:00:00Z">
        <w:r>
          <w:t xml:space="preserve"> </w:t>
        </w:r>
      </w:ins>
      <m:oMath>
        <m:r>
          <m:t>S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be a</w:t>
        </w:r>
      </w:ins>
      <w:ins w:id="39" w:author="PR Preview" w:date="2026-01-01T00:00:00Z">
        <w:r>
          <w:t xml:space="preserve"> </w:t>
        </w:r>
      </w:ins>
      <w:hyperlink r:id="rId59">
        <w:ins w:id="40" w:author="PR Preview" w:date="2026-01-01T00:00:00Z">
          <w:r>
            <w:rPr>
              <w:rStyle w:val="Hyperlink"/>
            </w:rPr>
            <w:t xml:space="preserve">set</w:t>
          </w:r>
        </w:ins>
      </w:hyperlink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 let</w:t>
        </w:r>
      </w:ins>
      <w:ins w:id="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be a</w:t>
        </w:r>
      </w:ins>
      <w:ins w:id="47" w:author="PR Preview" w:date="2026-01-01T00:00:00Z">
        <w:r>
          <w:t xml:space="preserve"> </w:t>
        </w:r>
      </w:ins>
      <w:hyperlink r:id="rId52">
        <w:ins w:id="4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9" w:author="PR Preview" w:date="2026-01-01T00:00:00Z">
        <w:r>
          <w:t xml:space="preserve">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positive part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of</w:t>
        </w:r>
      </w:ins>
      <w:ins w:id="56" w:author="PR Preview" w:date="2026-01-01T00:00:00Z">
        <w:r>
          <w:t xml:space="preserve"> </w:t>
        </w:r>
      </w:ins>
      <m:oMath>
        <m:r>
          <m:t>f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 the non-negative function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ins w:id="59" w:author="PR Preview" w:date="2026-01-01T00:00:00Z">
        <w:r>
          <w:rPr>
            <w:b/>
            <w:bCs/>
          </w:rPr>
          <w:t xml:space="preserve">Example 10 (The positive part of the identity function)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For</w:t>
        </w:r>
      </w:ins>
      <w:ins w:id="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on</w:t>
        </w:r>
      </w:ins>
      <w:ins w:id="6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66" w:author="PR Preview" w:date="2026-01-01T00:00:00Z">
        <w:r>
          <w:t xml:space="preserve">, the</w:t>
        </w:r>
      </w:ins>
      <w:ins w:id="67" w:author="PR Preview" w:date="2026-01-01T00:00:00Z">
        <w:r>
          <w:t xml:space="preserve"> </w:t>
        </w:r>
      </w:ins>
      <w:hyperlink w:anchor="def-positive-negative-parts">
        <w:ins w:id="68" w:author="PR Preview" w:date="2026-01-01T00:00:00Z">
          <w:r>
            <w:rPr>
              <w:rStyle w:val="Hyperlink"/>
            </w:rPr>
            <w:t xml:space="preserve">positive part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</w:t>
        </w:r>
      </w:ins>
      <w:ins w:id="7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ins w:id="72" w:author="PR Preview" w:date="2026-01-01T00:00:00Z">
        <w:r>
          <w:t xml:space="preserve">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At</w:t>
        </w:r>
      </w:ins>
      <w:ins w:id="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at</w:t>
        </w:r>
      </w:ins>
      <w:ins w:id="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84" w:author="PR Preview" w:date="2026-01-01T00:00:00Z">
        <w:r>
          <w:t xml:space="preserve">.</w:t>
        </w:r>
      </w:ins>
    </w:p>
    <w:bookmarkEnd w:id="61"/>
    <w:bookmarkStart w:id="62" w:name="def-negative-part"/>
    <w:p>
      <w:pPr>
        <w:pStyle w:val="BodyText"/>
      </w:pPr>
      <w:ins w:id="85" w:author="PR Preview" w:date="2026-01-01T00:00:00Z">
        <w:r>
          <w:rPr>
            <w:b/>
            <w:bCs/>
          </w:rPr>
          <w:t xml:space="preserve">Definition 18 (Negative part of a function)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For</w:t>
        </w:r>
      </w:ins>
      <w:ins w:id="88" w:author="PR Preview" w:date="2026-01-01T00:00:00Z">
        <w:r>
          <w:t xml:space="preserve"> </w:t>
        </w:r>
      </w:ins>
      <m:oMath>
        <m:r>
          <m:t>f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as in</w:t>
        </w:r>
      </w:ins>
      <w:ins w:id="91" w:author="PR Preview" w:date="2026-01-01T00:00:00Z">
        <w:r>
          <w:t xml:space="preserve"> </w:t>
        </w:r>
      </w:ins>
      <w:hyperlink w:anchor="def-positive-negative-parts">
        <w:ins w:id="9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b/>
            <w:bCs/>
          </w:rPr>
          <w:t xml:space="preserve">negative part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of</w:t>
        </w:r>
      </w:ins>
      <w:ins w:id="100" w:author="PR Preview" w:date="2026-01-01T00:00:00Z">
        <w:r>
          <w:t xml:space="preserve"> </w:t>
        </w:r>
      </w:ins>
      <m:oMath>
        <m:r>
          <m:t>f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is the non-negative</w:t>
        </w:r>
      </w:ins>
      <w:ins w:id="103" w:author="PR Preview" w:date="2026-01-01T00:00:00Z">
        <w:r>
          <w:t xml:space="preserve"> </w:t>
        </w:r>
      </w:ins>
      <w:hyperlink r:id="rId52">
        <w:ins w:id="104" w:author="PR Preview" w:date="2026-01-01T00:00:00Z">
          <w:r>
            <w:rPr>
              <w:rStyle w:val="Hyperlink"/>
            </w:rPr>
            <w:t xml:space="preserve">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ins w:id="105" w:author="PR Preview" w:date="2026-01-01T00:00:00Z">
        <w:r>
          <w:rPr>
            <w:b/>
            <w:bCs/>
          </w:rPr>
          <w:t xml:space="preserve">Example 11 (The negative part of the identity function)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For</w:t>
        </w:r>
      </w:ins>
      <w:ins w:id="1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on</w:t>
        </w:r>
      </w:ins>
      <w:ins w:id="1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12" w:author="PR Preview" w:date="2026-01-01T00:00:00Z">
        <w:r>
          <w:t xml:space="preserve">, the</w:t>
        </w:r>
      </w:ins>
      <w:ins w:id="113" w:author="PR Preview" w:date="2026-01-01T00:00:00Z">
        <w:r>
          <w:t xml:space="preserve"> </w:t>
        </w:r>
      </w:ins>
      <w:hyperlink w:anchor="def-negative-part">
        <w:ins w:id="114" w:author="PR Preview" w:date="2026-01-01T00:00:00Z">
          <w:r>
            <w:rPr>
              <w:rStyle w:val="Hyperlink"/>
            </w:rPr>
            <w:t xml:space="preserve">negative part</w:t>
          </w:r>
        </w:ins>
      </w:hyperlink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</w:t>
        </w:r>
      </w:ins>
      <w:ins w:id="11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ins w:id="118" w:author="PR Preview" w:date="2026-01-01T00:00:00Z">
        <w:r>
          <w:t xml:space="preserve">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At</w:t>
        </w:r>
      </w:ins>
      <w:ins w:id="1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122" w:author="PR Preview" w:date="2026-01-01T00:00:00Z">
        <w:r>
          <w:t xml:space="preserve">,</w:t>
        </w:r>
      </w:ins>
      <w:ins w:id="12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and at</w:t>
        </w:r>
      </w:ins>
      <w:ins w:id="12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28" w:author="PR Preview" w:date="2026-01-01T00:00:00Z">
        <w:r>
          <w:t xml:space="preserve">,</w:t>
        </w:r>
      </w:ins>
      <w:ins w:id="12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30" w:author="PR Preview" w:date="2026-01-01T00:00:00Z">
        <w:r>
          <w:t xml:space="preserve">.</w:t>
        </w:r>
      </w:ins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del w:id="131" w:author="PR Preview" w:date="2026-01-01T00:00:00Z">
        <w:r>
          <w:rPr>
            <w:b/>
            <w:bCs/>
          </w:rPr>
          <w:delText xml:space="preserve">Definition 17 (Global minimizer)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Let</w:delText>
        </w:r>
      </w:del>
      <w:del w:id="13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and let</w:delText>
        </w:r>
      </w:del>
      <w:del w:id="1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be a</w:delText>
        </w:r>
      </w:del>
      <w:del w:id="140" w:author="PR Preview" w:date="2026-01-01T00:00:00Z">
        <w:r>
          <w:delText xml:space="preserve"> </w:delText>
        </w:r>
      </w:del>
      <w:hyperlink r:id="rId52">
        <w:del w:id="14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2" w:author="PR Preview" w:date="2026-01-01T00:00:00Z">
        <w:r>
          <w:delText xml:space="preserve">.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A point</w:delText>
        </w:r>
      </w:del>
      <w:del w:id="14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a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rPr>
            <w:b/>
            <w:bCs/>
          </w:rPr>
          <w:delText xml:space="preserve">global minimizer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of</w:delText>
        </w:r>
      </w:del>
      <w:del w:id="152" w:author="PR Preview" w:date="2026-01-01T00:00:00Z">
        <w:r>
          <w:delText xml:space="preserve"> </w:delText>
        </w:r>
      </w:del>
      <m:oMath>
        <m:r>
          <m:t>f</m:t>
        </m:r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over</w:delText>
        </w:r>
      </w:del>
      <w:del w:id="155" w:author="PR Preview" w:date="2026-01-01T00:00:00Z">
        <w:r>
          <w:delText xml:space="preserve"> </w:delText>
        </w:r>
      </w:del>
      <m:oMath>
        <m:r>
          <m:t>A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if</w:delText>
        </w:r>
      </w:del>
      <w:del w:id="1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for all</w:delText>
        </w:r>
      </w:del>
      <w:del w:id="16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162" w:author="PR Preview" w:date="2026-01-01T00:00:00Z">
        <w:r>
          <w:delText xml:space="preserve">.</w:delText>
        </w:r>
      </w:del>
    </w:p>
    <w:p>
      <w:pPr>
        <w:pStyle w:val="FirstParagraph"/>
      </w:pPr>
      <w:ins w:id="163" w:author="PR Preview" w:date="2026-01-01T00:00:00Z">
        <w:r>
          <w:rPr>
            <w:b/>
            <w:bCs/>
          </w:rPr>
          <w:t xml:space="preserve">Definition 19 (Global minimizer)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Let</w:t>
        </w:r>
      </w:ins>
      <w:ins w:id="1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and let</w:t>
        </w:r>
      </w:ins>
      <w:ins w:id="1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be a</w:t>
        </w:r>
      </w:ins>
      <w:ins w:id="172" w:author="PR Preview" w:date="2026-01-01T00:00:00Z">
        <w:r>
          <w:t xml:space="preserve"> </w:t>
        </w:r>
      </w:ins>
      <w:hyperlink r:id="rId52">
        <w:ins w:id="17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74" w:author="PR Preview" w:date="2026-01-01T00:00:00Z">
        <w:r>
          <w:t xml:space="preserve">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 point</w:t>
        </w:r>
      </w:ins>
      <w:ins w:id="17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 a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rPr>
            <w:b/>
            <w:bCs/>
          </w:rPr>
          <w:t xml:space="preserve">global minimizer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of</w:t>
        </w:r>
      </w:ins>
      <w:ins w:id="184" w:author="PR Preview" w:date="2026-01-01T00:00:00Z">
        <w:r>
          <w:t xml:space="preserve"> </w:t>
        </w:r>
      </w:ins>
      <m:oMath>
        <m:r>
          <m:t>f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over</w:t>
        </w:r>
      </w:ins>
      <w:ins w:id="187" w:author="PR Preview" w:date="2026-01-01T00:00:00Z">
        <w:r>
          <w:t xml:space="preserve"> </w:t>
        </w:r>
      </w:ins>
      <m:oMath>
        <m:r>
          <m:t>A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if</w:t>
        </w:r>
      </w:ins>
      <w:ins w:id="1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for all</w:t>
        </w:r>
      </w:ins>
      <w:ins w:id="19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194" w:author="PR Preview" w:date="2026-01-01T00:00:00Z">
        <w:r>
          <w:t xml:space="preserve">.</w:t>
        </w:r>
      </w:ins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del w:id="195" w:author="PR Preview" w:date="2026-01-01T00:00:00Z">
        <w:r>
          <w:rPr>
            <w:b/>
            <w:bCs/>
          </w:rPr>
          <w:delText xml:space="preserve">Definition 18 (Local minimizer)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Let</w:delText>
        </w:r>
      </w:del>
      <w:del w:id="1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and let</w:delText>
        </w:r>
      </w:del>
      <w:del w:id="2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be a</w:delText>
        </w:r>
      </w:del>
      <w:del w:id="204" w:author="PR Preview" w:date="2026-01-01T00:00:00Z">
        <w:r>
          <w:delText xml:space="preserve"> </w:delText>
        </w:r>
      </w:del>
      <w:hyperlink r:id="rId52">
        <w:del w:id="20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06" w:author="PR Preview" w:date="2026-01-01T00:00:00Z">
        <w:r>
          <w:delText xml:space="preserve">.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A point</w:delText>
        </w:r>
      </w:del>
      <w:del w:id="20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is a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rPr>
            <w:b/>
            <w:bCs/>
          </w:rPr>
          <w:delText xml:space="preserve">local minimizer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of</w:delText>
        </w:r>
      </w:del>
      <w:del w:id="216" w:author="PR Preview" w:date="2026-01-01T00:00:00Z">
        <w:r>
          <w:delText xml:space="preserve"> </w:delText>
        </w:r>
      </w:del>
      <m:oMath>
        <m:r>
          <m:t>f</m:t>
        </m:r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if there is a number</w:delText>
        </w:r>
      </w:del>
      <w:del w:id="219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such that</w:delText>
        </w:r>
      </w:del>
      <w:del w:id="2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for all</w:delText>
        </w:r>
      </w:del>
      <w:del w:id="22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with</w:delText>
        </w:r>
      </w:del>
      <w:del w:id="22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229" w:author="PR Preview" w:date="2026-01-01T00:00:00Z">
        <w:r>
          <w:delText xml:space="preserve">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where</w:delText>
        </w:r>
      </w:del>
      <w:del w:id="2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is the</w:delText>
        </w:r>
      </w:del>
      <w:del w:id="235" w:author="PR Preview" w:date="2026-01-01T00:00:00Z">
        <w:r>
          <w:delText xml:space="preserve"> </w:delText>
        </w:r>
      </w:del>
      <w:hyperlink r:id="rId69">
        <w:del w:id="236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237" w:author="PR Preview" w:date="2026-01-01T00:00:00Z">
        <w:r>
          <w:delText xml:space="preserve">.</w:delText>
        </w:r>
      </w:del>
    </w:p>
    <w:p>
      <w:pPr>
        <w:pStyle w:val="BodyText"/>
      </w:pPr>
      <w:ins w:id="238" w:author="PR Preview" w:date="2026-01-01T00:00:00Z">
        <w:r>
          <w:rPr>
            <w:b/>
            <w:bCs/>
          </w:rPr>
          <w:t xml:space="preserve">Definition 20 (Local minimizer)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Let</w:t>
        </w:r>
      </w:ins>
      <w:ins w:id="2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 let</w:t>
        </w:r>
      </w:ins>
      <w:ins w:id="2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be a</w:t>
        </w:r>
      </w:ins>
      <w:ins w:id="247" w:author="PR Preview" w:date="2026-01-01T00:00:00Z">
        <w:r>
          <w:t xml:space="preserve"> </w:t>
        </w:r>
      </w:ins>
      <w:hyperlink r:id="rId52">
        <w:ins w:id="24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49" w:author="PR Preview" w:date="2026-01-01T00:00:00Z">
        <w:r>
          <w:t xml:space="preserve">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 point</w:t>
        </w:r>
      </w:ins>
      <w:ins w:id="25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is a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rPr>
            <w:b/>
            <w:bCs/>
          </w:rPr>
          <w:t xml:space="preserve">local minimizer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of</w:t>
        </w:r>
      </w:ins>
      <w:ins w:id="259" w:author="PR Preview" w:date="2026-01-01T00:00:00Z">
        <w:r>
          <w:t xml:space="preserve"> </w:t>
        </w:r>
      </w:ins>
      <m:oMath>
        <m:r>
          <m:t>f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if there is a number</w:t>
        </w:r>
      </w:ins>
      <w:ins w:id="26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such that</w:t>
        </w:r>
      </w:ins>
      <w:ins w:id="2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for all</w:t>
        </w:r>
      </w:ins>
      <w:ins w:id="2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with</w:t>
        </w:r>
      </w:ins>
      <w:ins w:id="27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where</w:t>
        </w:r>
      </w:ins>
      <w:ins w:id="27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 the</w:t>
        </w:r>
      </w:ins>
      <w:ins w:id="278" w:author="PR Preview" w:date="2026-01-01T00:00:00Z">
        <w:r>
          <w:t xml:space="preserve"> </w:t>
        </w:r>
      </w:ins>
      <w:hyperlink r:id="rId69">
        <w:ins w:id="279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280" w:author="PR Preview" w:date="2026-01-01T00:00:00Z">
        <w:r>
          <w:t xml:space="preserve">.</w:t>
        </w:r>
      </w:ins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del w:id="281" w:author="PR Preview" w:date="2026-01-01T00:00:00Z">
        <w:r>
          <w:delText xml:space="preserve">Every global minimizer (</w:delText>
        </w:r>
      </w:del>
      <w:hyperlink w:anchor="def-global-minimizer">
        <w:del w:id="28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83" w:author="PR Preview" w:date="2026-01-01T00:00:00Z">
        <w:r>
          <w:delText xml:space="preserve">) is a local minimizer: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take any</w:delText>
        </w:r>
      </w:del>
      <w:del w:id="28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287" w:author="PR Preview" w:date="2026-01-01T00:00:00Z">
        <w:r>
          <w:delText xml:space="preserve">.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For example,</w:delText>
        </w:r>
      </w:del>
      <w:del w:id="29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is a global minimizer of</w:delText>
        </w:r>
      </w:del>
      <w:del w:id="2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on</w:delText>
        </w:r>
      </w:del>
      <w:del w:id="29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97" w:author="PR Preview" w:date="2026-01-01T00:00:00Z">
        <w:r>
          <w:delText xml:space="preserve">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so it is also a local minimizer.</w:delText>
        </w:r>
      </w:del>
    </w:p>
    <w:p>
      <w:pPr>
        <w:pStyle w:val="BodyText"/>
      </w:pPr>
      <w:ins w:id="300" w:author="PR Preview" w:date="2026-01-01T00:00:00Z">
        <w:r>
          <w:t xml:space="preserve">Every global minimizer (</w:t>
        </w:r>
      </w:ins>
      <w:hyperlink w:anchor="def-global-minimizer">
        <w:ins w:id="30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302" w:author="PR Preview" w:date="2026-01-01T00:00:00Z">
        <w:r>
          <w:t xml:space="preserve">) is a local minimizer: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take any</w:t>
        </w:r>
      </w:ins>
      <w:ins w:id="305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For example,</w:t>
        </w:r>
      </w:ins>
      <w:ins w:id="30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is a global minimizer of</w:t>
        </w:r>
      </w:ins>
      <w:ins w:id="3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on</w:t>
        </w:r>
      </w:ins>
      <w:ins w:id="31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so it is also a local minimizer.</w:t>
        </w:r>
      </w:ins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del w:id="319" w:author="PR Preview" w:date="2026-01-01T00:00:00Z">
        <w:r>
          <w:rPr>
            <w:b/>
            <w:bCs/>
          </w:rPr>
          <w:delText xml:space="preserve">Example 10 (A point that is not a local minimizer)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For</w:delText>
        </w:r>
      </w:del>
      <w:del w:id="3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del w:id="323" w:author="PR Preview" w:date="2026-01-01T00:00:00Z">
        <w:r>
          <w:delText xml:space="preserve">, the point</w:delText>
        </w:r>
      </w:del>
      <w:del w:id="32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is not a local minimizer.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For any</w:delText>
        </w:r>
      </w:del>
      <w:del w:id="329" w:author="PR Preview" w:date="2026-01-01T00:00:00Z">
        <w:r>
          <w:delText xml:space="preserve"> </w:delText>
        </w:r>
      </w:del>
      <m:oMath>
        <m:r>
          <m:t>t</m:t>
        </m:r>
      </m:oMath>
      <w:del w:id="330" w:author="PR Preview" w:date="2026-01-01T00:00:00Z">
        <w:r>
          <w:delText xml:space="preserve">,</w:delText>
        </w:r>
      </w:del>
    </w:p>
    <w:p>
      <w:pPr>
        <w:pStyle w:val="BodyText"/>
      </w:pPr>
      <w:ins w:id="331" w:author="PR Preview" w:date="2026-01-01T00:00:00Z">
        <w:r>
          <w:rPr>
            <w:b/>
            <w:bCs/>
          </w:rPr>
          <w:t xml:space="preserve">Example 12 (A point that is not a local minimizer)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For</w:t>
        </w:r>
      </w:ins>
      <w:ins w:id="3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335" w:author="PR Preview" w:date="2026-01-01T00:00:00Z">
        <w:r>
          <w:t xml:space="preserve">, the point</w:t>
        </w:r>
      </w:ins>
      <w:ins w:id="33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not a local minimizer.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For any</w:t>
        </w:r>
      </w:ins>
      <w:ins w:id="341" w:author="PR Preview" w:date="2026-01-01T00:00:00Z">
        <w:r>
          <w:t xml:space="preserve"> </w:t>
        </w:r>
      </w:ins>
      <m:oMath>
        <m:r>
          <m:t>t</m:t>
        </m:r>
      </m:oMath>
      <w:ins w:id="34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del w:id="343" w:author="PR Preview" w:date="2026-01-01T00:00:00Z">
        <w:r>
          <w:rPr>
            <w:b/>
            <w:bCs/>
          </w:rPr>
          <w:delText xml:space="preserve">Definition 19 (Line segment)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Let</w:delText>
        </w:r>
      </w:del>
      <w:del w:id="34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47" w:author="PR Preview" w:date="2026-01-01T00:00:00Z">
        <w:r>
          <w:delText xml:space="preserve">.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The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rPr>
            <w:b/>
            <w:bCs/>
          </w:rPr>
          <w:delText xml:space="preserve">line segment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from</w:delText>
        </w:r>
      </w:del>
      <w:del w:id="354" w:author="PR Preview" w:date="2026-01-01T00:00:00Z">
        <w:r>
          <w:delText xml:space="preserve"> </w:delText>
        </w:r>
      </w:del>
      <m:oMath>
        <m:r>
          <m:t>x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to</w:delText>
        </w:r>
      </w:del>
      <w:del w:id="357" w:author="PR Preview" w:date="2026-01-01T00:00:00Z">
        <w:r>
          <w:delText xml:space="preserve"> </w:delText>
        </w:r>
      </w:del>
      <m:oMath>
        <m:r>
          <m:t>y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[10]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is the set of points</w:delText>
        </w:r>
      </w:del>
    </w:p>
    <w:p>
      <w:pPr>
        <w:pStyle w:val="FirstParagraph"/>
      </w:pPr>
      <w:ins w:id="362" w:author="PR Preview" w:date="2026-01-01T00:00:00Z">
        <w:r>
          <w:rPr>
            <w:b/>
            <w:bCs/>
          </w:rPr>
          <w:t xml:space="preserve">Definition 21 (Line segment)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Let</w:t>
        </w:r>
      </w:ins>
      <w:ins w:id="36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The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rPr>
            <w:b/>
            <w:bCs/>
          </w:rPr>
          <w:t xml:space="preserve">line segment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from</w:t>
        </w:r>
      </w:ins>
      <w:ins w:id="373" w:author="PR Preview" w:date="2026-01-01T00:00:00Z">
        <w:r>
          <w:t xml:space="preserve"> </w:t>
        </w:r>
      </w:ins>
      <m:oMath>
        <m:r>
          <m:t>x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to</w:t>
        </w:r>
      </w:ins>
      <w:ins w:id="376" w:author="PR Preview" w:date="2026-01-01T00:00:00Z">
        <w:r>
          <w:t xml:space="preserve"> </w:t>
        </w:r>
      </w:ins>
      <m:oMath>
        <m:r>
          <m:t>y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[10]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is the set of points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del w:id="381" w:author="PR Preview" w:date="2026-01-01T00:00:00Z">
        <w:r>
          <w:rPr>
            <w:b/>
            <w:bCs/>
          </w:rPr>
          <w:delText xml:space="preserve">Example 11 (A line segment in</w:delText>
        </w:r>
      </w:del>
      <w:del w:id="38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383" w:author="PR Preview" w:date="2026-01-01T00:00:00Z">
        <w:r>
          <w:rPr>
            <w:b/>
            <w:bCs/>
          </w:rPr>
          <w:delText xml:space="preserve">)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For</w:delText>
        </w:r>
      </w:del>
      <w:del w:id="38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387" w:author="PR Preview" w:date="2026-01-01T00:00:00Z">
        <w:r>
          <w:delText xml:space="preserve">,</w:delText>
        </w:r>
      </w:del>
      <w:del w:id="38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and</w:delText>
        </w:r>
      </w:del>
      <w:del w:id="39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4</m:t>
        </m:r>
      </m:oMath>
      <w:del w:id="392" w:author="PR Preview" w:date="2026-01-01T00:00:00Z">
        <w:r>
          <w:delText xml:space="preserve">,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the line segment from</w:delText>
        </w:r>
      </w:del>
      <w:del w:id="395" w:author="PR Preview" w:date="2026-01-01T00:00:00Z">
        <w:r>
          <w:delText xml:space="preserve"> </w:delText>
        </w:r>
      </w:del>
      <m:oMath>
        <m:r>
          <m:t>x</m:t>
        </m:r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to</w:delText>
        </w:r>
      </w:del>
      <w:del w:id="398" w:author="PR Preview" w:date="2026-01-01T00:00:00Z">
        <w:r>
          <w:delText xml:space="preserve"> </w:delText>
        </w:r>
      </w:del>
      <m:oMath>
        <m:r>
          <m:t>y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the</w:delText>
        </w:r>
      </w:del>
      <w:del w:id="401" w:author="PR Preview" w:date="2026-01-01T00:00:00Z">
        <w:r>
          <w:delText xml:space="preserve"> </w:delText>
        </w:r>
      </w:del>
      <w:hyperlink r:id="rId48">
        <w:del w:id="402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40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del w:id="404" w:author="PR Preview" w:date="2026-01-01T00:00:00Z">
        <w:r>
          <w:delText xml:space="preserve">.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The value</w:delText>
        </w:r>
      </w:del>
      <w:del w:id="40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gives the point</w:delText>
        </w:r>
      </w:del>
      <w:del w:id="410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del w:id="411" w:author="PR Preview" w:date="2026-01-01T00:00:00Z">
        <w:r>
          <w:delText xml:space="preserve">.</w:delText>
        </w:r>
      </w:del>
    </w:p>
    <w:p>
      <w:pPr>
        <w:pStyle w:val="BodyText"/>
      </w:pPr>
      <w:del w:id="412" w:author="PR Preview" w:date="2026-01-01T00:00:00Z">
        <w:r>
          <w:rPr>
            <w:b/>
            <w:bCs/>
          </w:rPr>
          <w:delText xml:space="preserve">Definition 20 (Chord)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Let</w:delText>
        </w:r>
      </w:del>
      <w:del w:id="4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be a</w:delText>
        </w:r>
      </w:del>
      <w:del w:id="418" w:author="PR Preview" w:date="2026-01-01T00:00:00Z">
        <w:r>
          <w:delText xml:space="preserve"> </w:delText>
        </w:r>
      </w:del>
      <w:hyperlink r:id="rId52">
        <w:del w:id="41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20" w:author="PR Preview" w:date="2026-01-01T00:00:00Z">
        <w:r>
          <w:delText xml:space="preserve">,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and let</w:delText>
        </w:r>
      </w:del>
      <w:del w:id="42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24" w:author="PR Preview" w:date="2026-01-01T00:00:00Z">
        <w:r>
          <w:delText xml:space="preserve">.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The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rPr>
            <w:b/>
            <w:bCs/>
          </w:rPr>
          <w:delText xml:space="preserve">chord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of</w:delText>
        </w:r>
      </w:del>
      <w:del w:id="431" w:author="PR Preview" w:date="2026-01-01T00:00:00Z">
        <w:r>
          <w:delText xml:space="preserve"> </w:delText>
        </w:r>
      </w:del>
      <m:oMath>
        <m:r>
          <m:t>f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from</w:delText>
        </w:r>
      </w:del>
      <w:del w:id="434" w:author="PR Preview" w:date="2026-01-01T00:00:00Z">
        <w:r>
          <w:delText xml:space="preserve"> </w:delText>
        </w:r>
      </w:del>
      <m:oMath>
        <m:r>
          <m:t>x</m:t>
        </m:r>
      </m:oMath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to</w:delText>
        </w:r>
      </w:del>
      <w:del w:id="437" w:author="PR Preview" w:date="2026-01-01T00:00:00Z">
        <w:r>
          <w:delText xml:space="preserve"> </w:delText>
        </w:r>
      </w:del>
      <m:oMath>
        <m:r>
          <m:t>y</m:t>
        </m:r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[11]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is the line segment (</w:delText>
        </w:r>
      </w:del>
      <w:hyperlink w:anchor="def-line-segment">
        <w:del w:id="442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443" w:author="PR Preview" w:date="2026-01-01T00:00:00Z">
        <w:r>
          <w:delText xml:space="preserve">) in</w:delText>
        </w:r>
      </w:del>
      <w:del w:id="44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from the point</w:delText>
        </w:r>
      </w:del>
      <w:del w:id="4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to the point</w:delText>
        </w:r>
      </w:del>
      <w:del w:id="4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of the</w:delText>
        </w:r>
      </w:del>
      <w:del w:id="453" w:author="PR Preview" w:date="2026-01-01T00:00:00Z">
        <w:r>
          <w:delText xml:space="preserve"> </w:delText>
        </w:r>
      </w:del>
      <w:hyperlink r:id="rId79">
        <w:del w:id="454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of</w:delText>
        </w:r>
      </w:del>
      <w:del w:id="457" w:author="PR Preview" w:date="2026-01-01T00:00:00Z">
        <w:r>
          <w:delText xml:space="preserve"> </w:delText>
        </w:r>
      </w:del>
      <m:oMath>
        <m:r>
          <m:t>f</m:t>
        </m:r>
      </m:oMath>
      <w:del w:id="458" w:author="PR Preview" w:date="2026-01-01T00:00:00Z">
        <w:r>
          <w:delText xml:space="preserve">:</w:delText>
        </w:r>
      </w:del>
    </w:p>
    <w:p>
      <w:pPr>
        <w:pStyle w:val="BodyText"/>
      </w:pPr>
      <w:ins w:id="459" w:author="PR Preview" w:date="2026-01-01T00:00:00Z">
        <w:r>
          <w:rPr>
            <w:b/>
            <w:bCs/>
          </w:rPr>
          <w:t xml:space="preserve">Example 13 (A line segment in</w:t>
        </w:r>
      </w:ins>
      <w:ins w:id="46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61" w:author="PR Preview" w:date="2026-01-01T00:00:00Z">
        <w:r>
          <w:rPr>
            <w:b/>
            <w:bCs/>
          </w:rPr>
          <w:t xml:space="preserve">)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For</w:t>
        </w:r>
      </w:ins>
      <w:ins w:id="4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465" w:author="PR Preview" w:date="2026-01-01T00:00:00Z">
        <w:r>
          <w:t xml:space="preserve">,</w:t>
        </w:r>
      </w:ins>
      <w:ins w:id="4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</w:t>
        </w:r>
      </w:ins>
      <w:ins w:id="46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4</m:t>
        </m:r>
      </m:oMath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the line segment from</w:t>
        </w:r>
      </w:ins>
      <w:ins w:id="473" w:author="PR Preview" w:date="2026-01-01T00:00:00Z">
        <w:r>
          <w:t xml:space="preserve"> </w:t>
        </w:r>
      </w:ins>
      <m:oMath>
        <m:r>
          <m:t>x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to</w:t>
        </w:r>
      </w:ins>
      <w:ins w:id="476" w:author="PR Preview" w:date="2026-01-01T00:00:00Z">
        <w:r>
          <w:t xml:space="preserve"> </w:t>
        </w:r>
      </w:ins>
      <m:oMath>
        <m:r>
          <m:t>y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is the</w:t>
        </w:r>
      </w:ins>
      <w:ins w:id="479" w:author="PR Preview" w:date="2026-01-01T00:00:00Z">
        <w:r>
          <w:t xml:space="preserve"> </w:t>
        </w:r>
      </w:ins>
      <w:hyperlink r:id="rId48">
        <w:ins w:id="480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48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ins w:id="482" w:author="PR Preview" w:date="2026-01-01T00:00:00Z">
        <w:r>
          <w:t xml:space="preserve">.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 value</w:t>
        </w:r>
      </w:ins>
      <w:ins w:id="48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gives the point</w:t>
        </w:r>
      </w:ins>
      <w:ins w:id="488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ins w:id="489" w:author="PR Preview" w:date="2026-01-01T00:00:00Z">
        <w:r>
          <w:t xml:space="preserve">.</w:t>
        </w:r>
      </w:ins>
    </w:p>
    <w:bookmarkEnd w:id="78"/>
    <w:bookmarkStart w:id="80" w:name="def-chord"/>
    <w:p>
      <w:pPr>
        <w:pStyle w:val="BodyText"/>
      </w:pPr>
      <w:ins w:id="490" w:author="PR Preview" w:date="2026-01-01T00:00:00Z">
        <w:r>
          <w:rPr>
            <w:b/>
            <w:bCs/>
          </w:rPr>
          <w:t xml:space="preserve">Definition 22 (Chord)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Let</w:t>
        </w:r>
      </w:ins>
      <w:ins w:id="4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be a</w:t>
        </w:r>
      </w:ins>
      <w:ins w:id="496" w:author="PR Preview" w:date="2026-01-01T00:00:00Z">
        <w:r>
          <w:t xml:space="preserve"> </w:t>
        </w:r>
      </w:ins>
      <w:hyperlink r:id="rId52">
        <w:ins w:id="49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and let</w:t>
        </w:r>
      </w:ins>
      <w:ins w:id="5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02" w:author="PR Preview" w:date="2026-01-01T00:00:00Z">
        <w:r>
          <w:t xml:space="preserve">.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The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rPr>
            <w:b/>
            <w:bCs/>
          </w:rPr>
          <w:t xml:space="preserve">chord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of</w:t>
        </w:r>
      </w:ins>
      <w:ins w:id="509" w:author="PR Preview" w:date="2026-01-01T00:00:00Z">
        <w:r>
          <w:t xml:space="preserve"> </w:t>
        </w:r>
      </w:ins>
      <m:oMath>
        <m:r>
          <m:t>f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from</w:t>
        </w:r>
      </w:ins>
      <w:ins w:id="512" w:author="PR Preview" w:date="2026-01-01T00:00:00Z">
        <w:r>
          <w:t xml:space="preserve"> </w:t>
        </w:r>
      </w:ins>
      <m:oMath>
        <m:r>
          <m:t>x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to</w:t>
        </w:r>
      </w:ins>
      <w:ins w:id="515" w:author="PR Preview" w:date="2026-01-01T00:00:00Z">
        <w:r>
          <w:t xml:space="preserve"> </w:t>
        </w:r>
      </w:ins>
      <m:oMath>
        <m:r>
          <m:t>y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[11]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is the line segment (</w:t>
        </w:r>
      </w:ins>
      <w:hyperlink w:anchor="def-line-segment">
        <w:ins w:id="52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21" w:author="PR Preview" w:date="2026-01-01T00:00:00Z">
        <w:r>
          <w:t xml:space="preserve">) in</w:t>
        </w:r>
      </w:ins>
      <w:ins w:id="52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from the point</w:t>
        </w:r>
      </w:ins>
      <w:ins w:id="5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to the point</w:t>
        </w:r>
      </w:ins>
      <w:ins w:id="5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of the</w:t>
        </w:r>
      </w:ins>
      <w:ins w:id="531" w:author="PR Preview" w:date="2026-01-01T00:00:00Z">
        <w:r>
          <w:t xml:space="preserve"> </w:t>
        </w:r>
      </w:ins>
      <w:hyperlink r:id="rId79">
        <w:ins w:id="532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of</w:t>
        </w:r>
      </w:ins>
      <w:ins w:id="535" w:author="PR Preview" w:date="2026-01-01T00:00:00Z">
        <w:r>
          <w:t xml:space="preserve"> </w:t>
        </w:r>
      </w:ins>
      <m:oMath>
        <m:r>
          <m:t>f</m:t>
        </m:r>
      </m:oMath>
      <w:ins w:id="5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del w:id="537" w:author="PR Preview" w:date="2026-01-01T00:00:00Z">
        <w:r>
          <w:rPr>
            <w:b/>
            <w:bCs/>
          </w:rPr>
          <w:delText xml:space="preserve">Example 12 (A chord of</w:delText>
        </w:r>
      </w:del>
      <w:del w:id="53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39" w:author="PR Preview" w:date="2026-01-01T00:00:00Z">
        <w:r>
          <w:rPr>
            <w:b/>
            <w:bCs/>
          </w:rPr>
          <w:delText xml:space="preserve">)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For</w:delText>
        </w:r>
      </w:del>
      <w:del w:id="5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543" w:author="PR Preview" w:date="2026-01-01T00:00:00Z">
        <w:r>
          <w:delText xml:space="preserve">,</w:delText>
        </w:r>
      </w:del>
      <w:del w:id="54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and</w:delText>
        </w:r>
      </w:del>
      <w:del w:id="54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3</m:t>
        </m:r>
      </m:oMath>
      <w:del w:id="548" w:author="PR Preview" w:date="2026-01-01T00:00:00Z">
        <w:r>
          <w:delText xml:space="preserve">,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the chord runs from</w:delText>
        </w:r>
      </w:del>
      <w:del w:id="5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to</w:delText>
        </w:r>
      </w:del>
      <w:del w:id="5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del w:id="555" w:author="PR Preview" w:date="2026-01-01T00:00:00Z">
        <w:r>
          <w:delText xml:space="preserve">.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With</w:delText>
        </w:r>
      </w:del>
      <w:del w:id="55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59" w:author="PR Preview" w:date="2026-01-01T00:00:00Z">
        <w:r>
          <w:delText xml:space="preserve">, it passes through</w:delText>
        </w:r>
      </w:del>
      <w:del w:id="5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561" w:author="PR Preview" w:date="2026-01-01T00:00:00Z">
        <w:r>
          <w:delText xml:space="preserve">,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so above the point</w:delText>
        </w:r>
      </w:del>
      <w:del w:id="564" w:author="PR Preview" w:date="2026-01-01T00:00:00Z">
        <w:r>
          <w:delText xml:space="preserve"> </w:delText>
        </w:r>
      </w:del>
      <m:oMath>
        <m:r>
          <m:t>1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it has height</w:delText>
        </w:r>
      </w:del>
      <w:del w:id="567" w:author="PR Preview" w:date="2026-01-01T00:00:00Z">
        <w:r>
          <w:delText xml:space="preserve"> </w:delText>
        </w:r>
      </w:del>
      <m:oMath>
        <m:r>
          <m:t>5</m:t>
        </m:r>
      </m:oMath>
      <w:del w:id="568" w:author="PR Preview" w:date="2026-01-01T00:00:00Z">
        <w:r>
          <w:delText xml:space="preserve">.</w:delText>
        </w:r>
      </w:del>
    </w:p>
    <w:p>
      <w:pPr>
        <w:pStyle w:val="BodyText"/>
      </w:pPr>
      <w:del w:id="569" w:author="PR Preview" w:date="2026-01-01T00:00:00Z">
        <w:r>
          <w:rPr>
            <w:b/>
            <w:bCs/>
          </w:rPr>
          <w:delText xml:space="preserve">Definition 21 (Convex function)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Let</w:delText>
        </w:r>
      </w:del>
      <w:del w:id="5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be a</w:delText>
        </w:r>
      </w:del>
      <w:del w:id="575" w:author="PR Preview" w:date="2026-01-01T00:00:00Z">
        <w:r>
          <w:delText xml:space="preserve"> </w:delText>
        </w:r>
      </w:del>
      <w:hyperlink r:id="rId52">
        <w:del w:id="57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77" w:author="PR Preview" w:date="2026-01-01T00:00:00Z">
        <w:r>
          <w:delText xml:space="preserve">.</w:delText>
        </w:r>
      </w:del>
      <w:del w:id="578" w:author="PR Preview" w:date="2026-01-01T00:00:00Z">
        <w:r>
          <w:delText xml:space="preserve"> </w:delText>
        </w:r>
      </w:del>
      <m:oMath>
        <m:r>
          <m:t>f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is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rPr>
            <w:b/>
            <w:bCs/>
          </w:rPr>
          <w:delText xml:space="preserve">convex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[12]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if</w:delText>
        </w:r>
      </w:del>
    </w:p>
    <w:p>
      <w:pPr>
        <w:pStyle w:val="BodyText"/>
      </w:pPr>
      <w:ins w:id="587" w:author="PR Preview" w:date="2026-01-01T00:00:00Z">
        <w:r>
          <w:rPr>
            <w:b/>
            <w:bCs/>
          </w:rPr>
          <w:t xml:space="preserve">Example 14 (A chord of</w:t>
        </w:r>
      </w:ins>
      <w:ins w:id="58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589" w:author="PR Preview" w:date="2026-01-01T00:00:00Z">
        <w:r>
          <w:rPr>
            <w:b/>
            <w:bCs/>
          </w:rPr>
          <w:t xml:space="preserve">)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For</w:t>
        </w:r>
      </w:ins>
      <w:ins w:id="5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93" w:author="PR Preview" w:date="2026-01-01T00:00:00Z">
        <w:r>
          <w:t xml:space="preserve">,</w:t>
        </w:r>
      </w:ins>
      <w:ins w:id="5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and</w:t>
        </w:r>
      </w:ins>
      <w:ins w:id="59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3</m:t>
        </m:r>
      </m:oMath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the chord runs from</w:t>
        </w:r>
      </w:ins>
      <w:ins w:id="6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to</w:t>
        </w:r>
      </w:ins>
      <w:ins w:id="6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ins w:id="605" w:author="PR Preview" w:date="2026-01-01T00:00:00Z">
        <w:r>
          <w:t xml:space="preserve">.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With</w:t>
        </w:r>
      </w:ins>
      <w:ins w:id="60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609" w:author="PR Preview" w:date="2026-01-01T00:00:00Z">
        <w:r>
          <w:t xml:space="preserve">, it passes through</w:t>
        </w:r>
      </w:ins>
      <w:ins w:id="610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so above the point</w:t>
        </w:r>
      </w:ins>
      <w:ins w:id="614" w:author="PR Preview" w:date="2026-01-01T00:00:00Z">
        <w:r>
          <w:t xml:space="preserve"> </w:t>
        </w:r>
      </w:ins>
      <m:oMath>
        <m:r>
          <m:t>1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it has height</w:t>
        </w:r>
      </w:ins>
      <w:ins w:id="617" w:author="PR Preview" w:date="2026-01-01T00:00:00Z">
        <w:r>
          <w:t xml:space="preserve"> </w:t>
        </w:r>
      </w:ins>
      <m:oMath>
        <m:r>
          <m:t>5</m:t>
        </m:r>
      </m:oMath>
      <w:ins w:id="618" w:author="PR Preview" w:date="2026-01-01T00:00:00Z">
        <w:r>
          <w:t xml:space="preserve">.</w:t>
        </w:r>
      </w:ins>
    </w:p>
    <w:bookmarkEnd w:id="81"/>
    <w:bookmarkStart w:id="82" w:name="def-convex-function"/>
    <w:p>
      <w:pPr>
        <w:pStyle w:val="BodyText"/>
      </w:pPr>
      <w:ins w:id="619" w:author="PR Preview" w:date="2026-01-01T00:00:00Z">
        <w:r>
          <w:rPr>
            <w:b/>
            <w:bCs/>
          </w:rPr>
          <w:t xml:space="preserve">Definition 23 (Convex function)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Let</w:t>
        </w:r>
      </w:ins>
      <w:ins w:id="6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be a</w:t>
        </w:r>
      </w:ins>
      <w:ins w:id="625" w:author="PR Preview" w:date="2026-01-01T00:00:00Z">
        <w:r>
          <w:t xml:space="preserve"> </w:t>
        </w:r>
      </w:ins>
      <w:hyperlink r:id="rId52">
        <w:ins w:id="62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27" w:author="PR Preview" w:date="2026-01-01T00:00:00Z">
        <w:r>
          <w:t xml:space="preserve">.</w:t>
        </w:r>
      </w:ins>
      <w:ins w:id="628" w:author="PR Preview" w:date="2026-01-01T00:00:00Z">
        <w:r>
          <w:t xml:space="preserve"> </w:t>
        </w:r>
      </w:ins>
      <m:oMath>
        <m:r>
          <m:t>f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is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rPr>
            <w:b/>
            <w:bCs/>
          </w:rPr>
          <w:t xml:space="preserve">convex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[12]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del w:id="637" w:author="PR Preview" w:date="2026-01-01T00:00:00Z">
        <w:r>
          <w:rPr>
            <w:b/>
            <w:bCs/>
          </w:rPr>
          <w:delText xml:space="preserve">Example 13 (A function that is not convex)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The function in</w:delText>
        </w:r>
      </w:del>
      <w:del w:id="640" w:author="PR Preview" w:date="2026-01-01T00:00:00Z">
        <w:r>
          <w:delText xml:space="preserve"> </w:delText>
        </w:r>
      </w:del>
      <w:hyperlink w:anchor="exr-local-vs-global-min">
        <w:del w:id="641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642" w:author="PR Preview" w:date="2026-01-01T00:00:00Z">
        <w:r>
          <w:delText xml:space="preserve">,</w:delText>
        </w:r>
      </w:del>
      <w:del w:id="6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del w:id="644" w:author="PR Preview" w:date="2026-01-01T00:00:00Z">
        <w:r>
          <w:delText xml:space="preserve">, is not convex.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Take</w:delText>
        </w:r>
      </w:del>
      <w:del w:id="6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648" w:author="PR Preview" w:date="2026-01-01T00:00:00Z">
        <w:r>
          <w:delText xml:space="preserve">,</w:delText>
        </w:r>
      </w:del>
      <w:del w:id="64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650" w:author="PR Preview" w:date="2026-01-01T00:00:00Z">
        <w:r>
          <w:delText xml:space="preserve">,</w:delText>
        </w:r>
      </w:del>
      <w:del w:id="65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652" w:author="PR Preview" w:date="2026-01-01T00:00:00Z">
        <w:r>
          <w:delText xml:space="preserve">.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The point is</w:delText>
        </w:r>
      </w:del>
      <w:del w:id="655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656" w:author="PR Preview" w:date="2026-01-01T00:00:00Z">
        <w:r>
          <w:delText xml:space="preserve">,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where the graph has height</w:delText>
        </w:r>
      </w:del>
    </w:p>
    <w:p>
      <w:pPr>
        <w:pStyle w:val="BodyText"/>
      </w:pPr>
      <w:ins w:id="659" w:author="PR Preview" w:date="2026-01-01T00:00:00Z">
        <w:r>
          <w:rPr>
            <w:b/>
            <w:bCs/>
          </w:rPr>
          <w:t xml:space="preserve">Example 15 (A function that is not convex)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The function in</w:t>
        </w:r>
      </w:ins>
      <w:ins w:id="662" w:author="PR Preview" w:date="2026-01-01T00:00:00Z">
        <w:r>
          <w:t xml:space="preserve"> </w:t>
        </w:r>
      </w:ins>
      <w:hyperlink w:anchor="exr-local-vs-global-min">
        <w:ins w:id="663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664" w:author="PR Preview" w:date="2026-01-01T00:00:00Z">
        <w:r>
          <w:t xml:space="preserve">,</w:t>
        </w:r>
      </w:ins>
      <w:ins w:id="6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666" w:author="PR Preview" w:date="2026-01-01T00:00:00Z">
        <w:r>
          <w:t xml:space="preserve">, is not convex.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Take</w:t>
        </w:r>
      </w:ins>
      <w:ins w:id="6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670" w:author="PR Preview" w:date="2026-01-01T00:00:00Z">
        <w:r>
          <w:t xml:space="preserve">,</w:t>
        </w:r>
      </w:ins>
      <w:ins w:id="67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672" w:author="PR Preview" w:date="2026-01-01T00:00:00Z">
        <w:r>
          <w:t xml:space="preserve">,</w:t>
        </w:r>
      </w:ins>
      <w:ins w:id="67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674" w:author="PR Preview" w:date="2026-01-01T00:00:00Z">
        <w:r>
          <w:t xml:space="preserve">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 point is</w:t>
        </w:r>
      </w:ins>
      <w:ins w:id="677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678" w:author="PR Preview" w:date="2026-01-01T00:00:00Z">
        <w:r>
          <w:t xml:space="preserve">,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where the graph has height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del w:id="681" w:author="PR Preview" w:date="2026-01-01T00:00:00Z">
        <w:r>
          <w:rPr>
            <w:b/>
            <w:bCs/>
          </w:rPr>
          <w:delText xml:space="preserve">Example 14 (A convex and a non-convex function)</w:delText>
        </w:r>
      </w:del>
      <w:del w:id="6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is convex (</w:delText>
        </w:r>
      </w:del>
      <w:hyperlink w:anchor="def-convex-function">
        <w:del w:id="685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686" w:author="PR Preview" w:date="2026-01-01T00:00:00Z">
        <w:r>
          <w:delText xml:space="preserve">):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by expanding the square,</w:delText>
        </w:r>
      </w:del>
      <w:del w:id="6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del w:id="690" w:author="PR Preview" w:date="2026-01-01T00:00:00Z">
        <w:r>
          <w:delText xml:space="preserve">.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Its local minimizer</w:delText>
        </w:r>
      </w:del>
      <w:del w:id="69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is also a global minimizer,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since</w:delText>
        </w:r>
      </w:del>
    </w:p>
    <w:p>
      <w:pPr>
        <w:pStyle w:val="BodyText"/>
      </w:pPr>
      <w:ins w:id="698" w:author="PR Preview" w:date="2026-01-01T00:00:00Z">
        <w:r>
          <w:rPr>
            <w:b/>
            <w:bCs/>
          </w:rPr>
          <w:t xml:space="preserve">Example 16 (A convex and a non-convex function)</w:t>
        </w:r>
      </w:ins>
      <w:ins w:id="6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is convex (</w:t>
        </w:r>
      </w:ins>
      <w:hyperlink w:anchor="def-convex-function">
        <w:ins w:id="702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703" w:author="PR Preview" w:date="2026-01-01T00:00:00Z">
        <w:r>
          <w:t xml:space="preserve">):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by expanding the square,</w:t>
        </w:r>
      </w:ins>
      <w:ins w:id="7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ins w:id="707" w:author="PR Preview" w:date="2026-01-01T00:00:00Z">
        <w:r>
          <w:t xml:space="preserve">.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Its local minimizer</w:t>
        </w:r>
      </w:ins>
      <w:ins w:id="71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 also a global minimizer,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del w:id="715" w:author="PR Preview" w:date="2026-01-01T00:00:00Z">
        <w:r>
          <w:delText xml:space="preserve">Without convexity, a local minimizer need not be global:</w:delText>
        </w:r>
      </w:del>
      <w:del w:id="7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is not convex (</w:delText>
        </w:r>
      </w:del>
      <w:hyperlink w:anchor="exm-cubic-not-convex">
        <w:del w:id="719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720" w:author="PR Preview" w:date="2026-01-01T00:00:00Z">
        <w:r>
          <w:delText xml:space="preserve">),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and it has a local minimizer at</w:delText>
        </w:r>
      </w:del>
      <w:del w:id="72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that is not global (</w:delText>
        </w:r>
      </w:del>
      <w:hyperlink w:anchor="exr-local-vs-global-min">
        <w:del w:id="726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727" w:author="PR Preview" w:date="2026-01-01T00:00:00Z">
        <w:r>
          <w:delText xml:space="preserve">).</w:delText>
        </w:r>
      </w:del>
    </w:p>
    <w:p>
      <w:pPr>
        <w:pStyle w:val="BodyText"/>
      </w:pPr>
      <w:ins w:id="728" w:author="PR Preview" w:date="2026-01-01T00:00:00Z">
        <w:r>
          <w:t xml:space="preserve">Without convexity, a local minimizer need not be global:</w:t>
        </w:r>
      </w:ins>
      <w:ins w:id="7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is not convex (</w:t>
        </w:r>
      </w:ins>
      <w:hyperlink w:anchor="exm-cubic-not-convex">
        <w:ins w:id="732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733" w:author="PR Preview" w:date="2026-01-01T00:00:00Z">
        <w:r>
          <w:t xml:space="preserve">),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and it has a local minimizer at</w:t>
        </w:r>
      </w:ins>
      <w:ins w:id="73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that is not global (</w:t>
        </w:r>
      </w:ins>
      <w:hyperlink w:anchor="exr-local-vs-global-min">
        <w:ins w:id="739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40" w:author="PR Preview" w:date="2026-01-01T00:00:00Z">
        <w:r>
          <w:t xml:space="preserve">).</w:t>
        </w:r>
      </w:ins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del w:id="741" w:author="PR Preview" w:date="2026-01-01T00:00:00Z">
        <w:r>
          <w:rPr>
            <w:i/>
            <w:iCs/>
          </w:rPr>
          <w:delText xml:space="preserve">Proof</w:delText>
        </w:r>
      </w:del>
      <w:del w:id="742" w:author="PR Preview" w:date="2026-01-01T00:00:00Z">
        <w:r>
          <w:delText xml:space="preserve">. </w:delText>
        </w:r>
      </w:del>
      <w:del w:id="743" w:author="PR Preview" w:date="2026-01-01T00:00:00Z">
        <w:r>
          <w:delText xml:space="preserve">Let</w:delText>
        </w:r>
      </w:del>
      <w:del w:id="74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be a local minimizer of</w:delText>
        </w:r>
      </w:del>
      <w:del w:id="747" w:author="PR Preview" w:date="2026-01-01T00:00:00Z">
        <w:r>
          <w:delText xml:space="preserve"> </w:delText>
        </w:r>
      </w:del>
      <m:oMath>
        <m:r>
          <m:t>f</m:t>
        </m:r>
      </m:oMath>
      <w:del w:id="748" w:author="PR Preview" w:date="2026-01-01T00:00:00Z">
        <w:r>
          <w:delText xml:space="preserve">,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so there is a</w:delText>
        </w:r>
      </w:del>
      <w:del w:id="75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with</w:delText>
        </w:r>
      </w:del>
      <w:del w:id="7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whenever</w:delText>
        </w:r>
      </w:del>
      <w:del w:id="7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(</w:delText>
        </w:r>
      </w:del>
      <w:hyperlink w:anchor="def-local-minimizer">
        <w:del w:id="760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761" w:author="PR Preview" w:date="2026-01-01T00:00:00Z">
        <w:r>
          <w:delText xml:space="preserve">).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Suppose</w:delText>
        </w:r>
      </w:del>
      <w:del w:id="76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is not a global minimizer (</w:delText>
        </w:r>
      </w:del>
      <w:hyperlink w:anchor="def-global-minimizer">
        <w:del w:id="767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768" w:author="PR Preview" w:date="2026-01-01T00:00:00Z">
        <w:r>
          <w:delText xml:space="preserve">).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Then some</w:delText>
        </w:r>
      </w:del>
      <w:del w:id="77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has</w:delText>
        </w:r>
      </w:del>
      <w:del w:id="7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775" w:author="PR Preview" w:date="2026-01-01T00:00:00Z">
        <w:r>
          <w:delText xml:space="preserve">,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and in particular</w:delText>
        </w:r>
      </w:del>
      <w:del w:id="77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779" w:author="PR Preview" w:date="2026-01-01T00:00:00Z">
        <w:r>
          <w:delText xml:space="preserve">.</w:delText>
        </w:r>
      </w:del>
    </w:p>
    <w:p>
      <w:pPr>
        <w:pStyle w:val="BodyText"/>
      </w:pPr>
      <w:ins w:id="780" w:author="PR Preview" w:date="2026-01-01T00:00:00Z">
        <w:r>
          <w:rPr>
            <w:i/>
            <w:iCs/>
          </w:rPr>
          <w:t xml:space="preserve">Proof</w:t>
        </w:r>
      </w:ins>
      <w:ins w:id="781" w:author="PR Preview" w:date="2026-01-01T00:00:00Z">
        <w:r>
          <w:t xml:space="preserve">. </w:t>
        </w:r>
      </w:ins>
      <w:ins w:id="782" w:author="PR Preview" w:date="2026-01-01T00:00:00Z">
        <w:r>
          <w:t xml:space="preserve">Let</w:t>
        </w:r>
      </w:ins>
      <w:ins w:id="78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be a local minimizer of</w:t>
        </w:r>
      </w:ins>
      <w:ins w:id="786" w:author="PR Preview" w:date="2026-01-01T00:00:00Z">
        <w:r>
          <w:t xml:space="preserve"> </w:t>
        </w:r>
      </w:ins>
      <m:oMath>
        <m:r>
          <m:t>f</m:t>
        </m:r>
      </m:oMath>
      <w:ins w:id="787" w:author="PR Preview" w:date="2026-01-01T00:00:00Z">
        <w:r>
          <w:t xml:space="preserve">,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so there is a</w:t>
        </w:r>
      </w:ins>
      <w:ins w:id="79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with</w:t>
        </w:r>
      </w:ins>
      <w:ins w:id="7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whenever</w:t>
        </w:r>
      </w:ins>
      <w:ins w:id="79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(</w:t>
        </w:r>
      </w:ins>
      <w:hyperlink w:anchor="def-local-minimizer">
        <w:ins w:id="799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800" w:author="PR Preview" w:date="2026-01-01T00:00:00Z">
        <w:r>
          <w:t xml:space="preserve">).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Suppose</w:t>
        </w:r>
      </w:ins>
      <w:ins w:id="80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is not a global minimizer (</w:t>
        </w:r>
      </w:ins>
      <w:hyperlink w:anchor="def-global-minimizer">
        <w:ins w:id="80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807" w:author="PR Preview" w:date="2026-01-01T00:00:00Z">
        <w:r>
          <w:t xml:space="preserve">).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Then some</w:t>
        </w:r>
      </w:ins>
      <w:ins w:id="81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has</w:t>
        </w:r>
      </w:ins>
      <w:ins w:id="8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814" w:author="PR Preview" w:date="2026-01-01T00:00:00Z">
        <w:r>
          <w:t xml:space="preserve">,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and in particular</w:t>
        </w:r>
      </w:ins>
      <w:ins w:id="81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818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19" w:author="PR Preview" w:date="2026-01-01T00:00:00Z">
        <w:r>
          <w:delText xml:space="preserve">Since</w:delText>
        </w:r>
      </w:del>
      <w:del w:id="82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and</w:delText>
        </w:r>
      </w:del>
      <w:del w:id="82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824" w:author="PR Preview" w:date="2026-01-01T00:00:00Z">
        <w:r>
          <w:delText xml:space="preserve">,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the definition of a convex function (</w:delText>
        </w:r>
      </w:del>
      <w:hyperlink w:anchor="def-convex-function">
        <w:del w:id="827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828" w:author="PR Preview" w:date="2026-01-01T00:00:00Z">
        <w:r>
          <w:delText xml:space="preserve">) gives</w:delText>
        </w:r>
      </w:del>
    </w:p>
    <w:p>
      <w:pPr>
        <w:pStyle w:val="FirstParagraph"/>
      </w:pPr>
      <w:ins w:id="829" w:author="PR Preview" w:date="2026-01-01T00:00:00Z">
        <w:r>
          <w:t xml:space="preserve">Since</w:t>
        </w:r>
      </w:ins>
      <w:ins w:id="83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and</w:t>
        </w:r>
      </w:ins>
      <w:ins w:id="83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34" w:author="PR Preview" w:date="2026-01-01T00:00:00Z">
        <w:r>
          <w:t xml:space="preserve">,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the definition of a convex function (</w:t>
        </w:r>
      </w:ins>
      <w:hyperlink w:anchor="def-convex-function">
        <w:ins w:id="837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838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del w:id="839" w:author="PR Preview" w:date="2026-01-01T00:00:00Z">
        <w:r>
          <w:rPr>
            <w:b/>
            <w:bCs/>
          </w:rPr>
          <w:delText xml:space="preserve">Example 15 (The average of the squares is at least the square of the average)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Take</w:delText>
        </w:r>
      </w:del>
      <w:del w:id="8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843" w:author="PR Preview" w:date="2026-01-01T00:00:00Z">
        <w:r>
          <w:delText xml:space="preserve">.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It is convex by</w:delText>
        </w:r>
      </w:del>
      <w:del w:id="846" w:author="PR Preview" w:date="2026-01-01T00:00:00Z">
        <w:r>
          <w:delText xml:space="preserve"> </w:delText>
        </w:r>
      </w:del>
      <w:hyperlink w:anchor="def-convex-function">
        <w:del w:id="847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848" w:author="PR Preview" w:date="2026-01-01T00:00:00Z">
        <w:r>
          <w:delText xml:space="preserve">: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for</w:delText>
        </w:r>
      </w:del>
      <w:del w:id="85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852" w:author="PR Preview" w:date="2026-01-01T00:00:00Z">
        <w:r>
          <w:delText xml:space="preserve">,</w:delText>
        </w:r>
      </w:del>
    </w:p>
    <w:p>
      <w:pPr>
        <w:pStyle w:val="FirstParagraph"/>
      </w:pPr>
      <w:ins w:id="853" w:author="PR Preview" w:date="2026-01-01T00:00:00Z">
        <w:r>
          <w:rPr>
            <w:b/>
            <w:bCs/>
          </w:rPr>
          <w:t xml:space="preserve">Example 17 (The average of the squares is at least the square of the average)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Take</w:t>
        </w:r>
      </w:ins>
      <w:ins w:id="8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57" w:author="PR Preview" w:date="2026-01-01T00:00:00Z">
        <w:r>
          <w:t xml:space="preserve">.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It is convex by</w:t>
        </w:r>
      </w:ins>
      <w:ins w:id="860" w:author="PR Preview" w:date="2026-01-01T00:00:00Z">
        <w:r>
          <w:t xml:space="preserve"> </w:t>
        </w:r>
      </w:ins>
      <w:hyperlink w:anchor="def-convex-function">
        <w:ins w:id="86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862" w:author="PR Preview" w:date="2026-01-01T00:00:00Z">
        <w:r>
          <w:t xml:space="preserve">: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for</w:t>
        </w:r>
      </w:ins>
      <w:ins w:id="86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6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del w:id="867" w:author="PR Preview" w:date="2026-01-01T00:00:00Z">
        <w:r>
          <w:rPr>
            <w:i/>
            <w:iCs/>
          </w:rPr>
          <w:delText xml:space="preserve">Remark 8</w:delText>
        </w:r>
      </w:del>
      <w:del w:id="868" w:author="PR Preview" w:date="2026-01-01T00:00:00Z">
        <w:r>
          <w:delText xml:space="preserve"> (The inequality reverses for concave functions). </w:delText>
        </w:r>
      </w:del>
      <w:del w:id="869" w:author="PR Preview" w:date="2026-01-01T00:00:00Z">
        <w:r>
          <w:delText xml:space="preserve">If</w:delText>
        </w:r>
      </w:del>
      <w:del w:id="870" w:author="PR Preview" w:date="2026-01-01T00:00:00Z">
        <w:r>
          <w:delText xml:space="preserve"> </w:delText>
        </w:r>
      </w:del>
      <m:oMath>
        <m:r>
          <m:t>f</m:t>
        </m:r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is</w:delText>
        </w:r>
      </w:del>
      <w:del w:id="873" w:author="PR Preview" w:date="2026-01-01T00:00:00Z">
        <w:r>
          <w:delText xml:space="preserve"> </w:delText>
        </w:r>
      </w:del>
      <w:hyperlink r:id="rId90">
        <w:del w:id="874" w:author="PR Preview" w:date="2026-01-01T00:00:00Z">
          <w:r>
            <w:rPr>
              <w:rStyle w:val="Hyperlink"/>
            </w:rPr>
            <w:delText xml:space="preserve">concave</w:delText>
          </w:r>
        </w:del>
      </w:hyperlink>
      <w:del w:id="875" w:author="PR Preview" w:date="2026-01-01T00:00:00Z">
        <w:r>
          <w:delText xml:space="preserve">,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then</w:delText>
        </w:r>
      </w:del>
      <w:del w:id="87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is convex, and applying</w:delText>
        </w:r>
      </w:del>
      <w:del w:id="881" w:author="PR Preview" w:date="2026-01-01T00:00:00Z">
        <w:r>
          <w:delText xml:space="preserve"> </w:delText>
        </w:r>
      </w:del>
      <w:hyperlink w:anchor="thm-jensen">
        <w:del w:id="882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to</w:delText>
        </w:r>
      </w:del>
      <w:del w:id="88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reverses the inequality:</w:delText>
        </w:r>
      </w:del>
      <w:del w:id="888" w:author="PR Preview" w:date="2026-01-01T00:00:00Z">
        <w:r>
          <w:delText xml:space="preserve"> </w:delText>
        </w:r>
      </w:del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889" w:author="PR Preview" w:date="2026-01-01T00:00:00Z">
        <w:r>
          <w:delText xml:space="preserve">.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For</w:delText>
        </w:r>
      </w:del>
      <w:del w:id="8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and the points in</w:delText>
        </w:r>
      </w:del>
      <w:del w:id="895" w:author="PR Preview" w:date="2026-01-01T00:00:00Z">
        <w:r>
          <w:delText xml:space="preserve"> </w:delText>
        </w:r>
      </w:del>
      <w:hyperlink w:anchor="exm-jensen">
        <w:del w:id="896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897" w:author="PR Preview" w:date="2026-01-01T00:00:00Z">
        <w:r>
          <w:delText xml:space="preserve">,</w:delText>
        </w:r>
      </w:del>
      <w:del w:id="8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899" w:author="PR Preview" w:date="2026-01-01T00:00:00Z">
        <w:r>
          <w:delText xml:space="preserve">.</w:delText>
        </w:r>
      </w:del>
    </w:p>
    <w:p>
      <w:pPr>
        <w:pStyle w:val="BodyText"/>
      </w:pPr>
      <w:ins w:id="900" w:author="PR Preview" w:date="2026-01-01T00:00:00Z">
        <w:r>
          <w:rPr>
            <w:i/>
            <w:iCs/>
          </w:rPr>
          <w:t xml:space="preserve">Remark 8</w:t>
        </w:r>
      </w:ins>
      <w:ins w:id="901" w:author="PR Preview" w:date="2026-01-01T00:00:00Z">
        <w:r>
          <w:t xml:space="preserve"> (The inequality reverses for concave functions). </w:t>
        </w:r>
      </w:ins>
      <w:ins w:id="902" w:author="PR Preview" w:date="2026-01-01T00:00:00Z">
        <w:r>
          <w:t xml:space="preserve">If</w:t>
        </w:r>
      </w:ins>
      <w:ins w:id="903" w:author="PR Preview" w:date="2026-01-01T00:00:00Z">
        <w:r>
          <w:t xml:space="preserve"> </w:t>
        </w:r>
      </w:ins>
      <m:oMath>
        <m:r>
          <m:t>f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</w:t>
        </w:r>
      </w:ins>
      <w:ins w:id="906" w:author="PR Preview" w:date="2026-01-01T00:00:00Z">
        <w:r>
          <w:t xml:space="preserve"> </w:t>
        </w:r>
      </w:ins>
      <w:hyperlink r:id="rId90">
        <w:ins w:id="907" w:author="PR Preview" w:date="2026-01-01T00:00:00Z">
          <w:r>
            <w:rPr>
              <w:rStyle w:val="Hyperlink"/>
            </w:rPr>
            <w:t xml:space="preserve">concave</w:t>
          </w:r>
        </w:ins>
      </w:hyperlink>
      <w:ins w:id="908" w:author="PR Preview" w:date="2026-01-01T00:00:00Z">
        <w:r>
          <w:t xml:space="preserve">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then</w:t>
        </w:r>
      </w:ins>
      <w:ins w:id="91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is convex, and applying</w:t>
        </w:r>
      </w:ins>
      <w:ins w:id="914" w:author="PR Preview" w:date="2026-01-01T00:00:00Z">
        <w:r>
          <w:t xml:space="preserve"> </w:t>
        </w:r>
      </w:ins>
      <w:hyperlink w:anchor="thm-jensen">
        <w:ins w:id="91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to</w:t>
        </w:r>
      </w:ins>
      <w:ins w:id="91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reverses the inequality:</w:t>
        </w:r>
      </w:ins>
      <w:ins w:id="921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922" w:author="PR Preview" w:date="2026-01-01T00:00:00Z">
        <w:r>
          <w:t xml:space="preserve">.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For</w:t>
        </w:r>
      </w:ins>
      <w:ins w:id="9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and the points in</w:t>
        </w:r>
      </w:ins>
      <w:ins w:id="928" w:author="PR Preview" w:date="2026-01-01T00:00:00Z">
        <w:r>
          <w:t xml:space="preserve"> </w:t>
        </w:r>
      </w:ins>
      <w:hyperlink w:anchor="exm-jensen">
        <w:ins w:id="929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932" w:author="PR Preview" w:date="2026-01-01T00:00:00Z">
        <w:r>
          <w:t xml:space="preserve">.</w:t>
        </w:r>
      </w:ins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del w:id="933" w:author="PR Preview" w:date="2026-01-01T00:00:00Z">
        <w:r>
          <w:rPr>
            <w:b/>
            <w:bCs/>
          </w:rPr>
          <w:delText xml:space="preserve">Definition 22 (Upper bound)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Let</w:delText>
        </w:r>
      </w:del>
      <w:del w:id="9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937" w:author="PR Preview" w:date="2026-01-01T00:00:00Z">
        <w:r>
          <w:delText xml:space="preserve">.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A real number</w:delText>
        </w:r>
      </w:del>
      <w:del w:id="940" w:author="PR Preview" w:date="2026-01-01T00:00:00Z">
        <w:r>
          <w:delText xml:space="preserve"> </w:delText>
        </w:r>
      </w:del>
      <m:oMath>
        <m:r>
          <m:t>u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is an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rPr>
            <w:b/>
            <w:bCs/>
          </w:rPr>
          <w:delText xml:space="preserve">upper bound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for</w:delText>
        </w:r>
      </w:del>
      <w:del w:id="947" w:author="PR Preview" w:date="2026-01-01T00:00:00Z">
        <w:r>
          <w:delText xml:space="preserve"> </w:delText>
        </w:r>
      </w:del>
      <m:oMath>
        <m:r>
          <m:t>A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[14]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if</w:delText>
        </w:r>
      </w:del>
      <w:del w:id="9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u</m:t>
        </m:r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for all</w:delText>
        </w:r>
      </w:del>
      <w:del w:id="95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956" w:author="PR Preview" w:date="2026-01-01T00:00:00Z">
        <w:r>
          <w:delText xml:space="preserve">.</w:delText>
        </w:r>
      </w:del>
    </w:p>
    <w:p>
      <w:pPr>
        <w:pStyle w:val="BodyText"/>
      </w:pPr>
      <w:del w:id="957" w:author="PR Preview" w:date="2026-01-01T00:00:00Z">
        <w:r>
          <w:rPr>
            <w:b/>
            <w:bCs/>
          </w:rPr>
          <w:delText xml:space="preserve">Definition 23 (Lower bound)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Let</w:delText>
        </w:r>
      </w:del>
      <w:del w:id="96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961" w:author="PR Preview" w:date="2026-01-01T00:00:00Z">
        <w:r>
          <w:delText xml:space="preserve">.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 real number</w:delText>
        </w:r>
      </w:del>
      <w:del w:id="964" w:author="PR Preview" w:date="2026-01-01T00:00:00Z">
        <w:r>
          <w:delText xml:space="preserve"> </w:delText>
        </w:r>
      </w:del>
      <m:oMath>
        <m:r>
          <m:t>ℓ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is a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rPr>
            <w:b/>
            <w:bCs/>
          </w:rPr>
          <w:delText xml:space="preserve">lower bound</w:delText>
        </w:r>
      </w:del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for</w:delText>
        </w:r>
      </w:del>
      <w:del w:id="971" w:author="PR Preview" w:date="2026-01-01T00:00:00Z">
        <w:r>
          <w:delText xml:space="preserve"> </w:delText>
        </w:r>
      </w:del>
      <m:oMath>
        <m:r>
          <m:t>A</m:t>
        </m:r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[14]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if</w:delText>
        </w:r>
      </w:del>
      <w:del w:id="976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a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for all</w:delText>
        </w:r>
      </w:del>
      <w:del w:id="97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980" w:author="PR Preview" w:date="2026-01-01T00:00:00Z">
        <w:r>
          <w:delText xml:space="preserve">.</w:delText>
        </w:r>
      </w:del>
    </w:p>
    <w:p>
      <w:pPr>
        <w:pStyle w:val="BodyText"/>
      </w:pPr>
      <w:del w:id="981" w:author="PR Preview" w:date="2026-01-01T00:00:00Z">
        <w:r>
          <w:rPr>
            <w:b/>
            <w:bCs/>
          </w:rPr>
          <w:delText xml:space="preserve">Definition 24 (Bounded above)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A set</w:delText>
        </w:r>
      </w:del>
      <w:del w:id="9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is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rPr>
            <w:b/>
            <w:bCs/>
          </w:rPr>
          <w:delText xml:space="preserve">bounded above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if it has an upper bound (</w:delText>
        </w:r>
      </w:del>
      <w:hyperlink w:anchor="def-upper-bound">
        <w:del w:id="991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992" w:author="PR Preview" w:date="2026-01-01T00:00:00Z">
        <w:r>
          <w:delText xml:space="preserve">).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A real-valued</w:delText>
        </w:r>
      </w:del>
      <w:del w:id="995" w:author="PR Preview" w:date="2026-01-01T00:00:00Z">
        <w:r>
          <w:delText xml:space="preserve"> </w:delText>
        </w:r>
      </w:del>
      <w:hyperlink r:id="rId52">
        <w:del w:id="99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is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bounded above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if its</w:delText>
        </w:r>
      </w:del>
      <w:del w:id="1003" w:author="PR Preview" w:date="2026-01-01T00:00:00Z">
        <w:r>
          <w:delText xml:space="preserve"> </w:delText>
        </w:r>
      </w:del>
      <w:hyperlink r:id="rId54">
        <w:del w:id="1004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is.</w:delText>
        </w:r>
      </w:del>
    </w:p>
    <w:p>
      <w:pPr>
        <w:pStyle w:val="BodyText"/>
      </w:pPr>
      <w:del w:id="1007" w:author="PR Preview" w:date="2026-01-01T00:00:00Z">
        <w:r>
          <w:rPr>
            <w:b/>
            <w:bCs/>
          </w:rPr>
          <w:delText xml:space="preserve">Definition 25 (Bounded below)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A set</w:delText>
        </w:r>
      </w:del>
      <w:del w:id="10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is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rPr>
            <w:b/>
            <w:bCs/>
          </w:rPr>
          <w:delText xml:space="preserve">bounded below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if it has a lower bound (</w:delText>
        </w:r>
      </w:del>
      <w:hyperlink w:anchor="def-lower-bound">
        <w:del w:id="1017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018" w:author="PR Preview" w:date="2026-01-01T00:00:00Z">
        <w:r>
          <w:delText xml:space="preserve">).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A real-valued</w:delText>
        </w:r>
      </w:del>
      <w:del w:id="1021" w:author="PR Preview" w:date="2026-01-01T00:00:00Z">
        <w:r>
          <w:delText xml:space="preserve"> </w:delText>
        </w:r>
      </w:del>
      <w:hyperlink r:id="rId52">
        <w:del w:id="102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is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bounded below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if its</w:delText>
        </w:r>
      </w:del>
      <w:del w:id="1029" w:author="PR Preview" w:date="2026-01-01T00:00:00Z">
        <w:r>
          <w:delText xml:space="preserve"> </w:delText>
        </w:r>
      </w:del>
      <w:hyperlink r:id="rId54">
        <w:del w:id="1030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is.</w:delText>
        </w:r>
      </w:del>
    </w:p>
    <w:p>
      <w:pPr>
        <w:pStyle w:val="BodyText"/>
      </w:pPr>
      <w:del w:id="1033" w:author="PR Preview" w:date="2026-01-01T00:00:00Z">
        <w:r>
          <w:rPr>
            <w:b/>
            <w:bCs/>
          </w:rPr>
          <w:delText xml:space="preserve">Definition 26 (Bounded)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A set</w:delText>
        </w:r>
      </w:del>
      <w:del w:id="10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is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rPr>
            <w:b/>
            <w:bCs/>
          </w:rPr>
          <w:delText xml:space="preserve">bounded</w:delText>
        </w:r>
      </w:del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if it is both bounded above (</w:delText>
        </w:r>
      </w:del>
      <w:hyperlink w:anchor="def-bounded-above">
        <w:del w:id="1043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044" w:author="PR Preview" w:date="2026-01-01T00:00:00Z">
        <w:r>
          <w:delText xml:space="preserve">) and bounded below (</w:delText>
        </w:r>
      </w:del>
      <w:hyperlink w:anchor="def-bounded-below">
        <w:del w:id="1045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046" w:author="PR Preview" w:date="2026-01-01T00:00:00Z">
        <w:r>
          <w:delText xml:space="preserve">).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A real-valued</w:delText>
        </w:r>
      </w:del>
      <w:del w:id="1049" w:author="PR Preview" w:date="2026-01-01T00:00:00Z">
        <w:r>
          <w:delText xml:space="preserve"> </w:delText>
        </w:r>
      </w:del>
      <w:hyperlink r:id="rId52">
        <w:del w:id="105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is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bounded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if its</w:delText>
        </w:r>
      </w:del>
      <w:del w:id="1057" w:author="PR Preview" w:date="2026-01-01T00:00:00Z">
        <w:r>
          <w:delText xml:space="preserve"> </w:delText>
        </w:r>
      </w:del>
      <w:hyperlink r:id="rId54">
        <w:del w:id="1058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is.</w:delText>
        </w:r>
      </w:del>
    </w:p>
    <w:p>
      <w:pPr>
        <w:pStyle w:val="BodyText"/>
      </w:pPr>
      <w:del w:id="1061" w:author="PR Preview" w:date="2026-01-01T00:00:00Z">
        <w:r>
          <w:rPr>
            <w:b/>
            <w:bCs/>
          </w:rPr>
          <w:delText xml:space="preserve">Example 16 (Bounded and unbounded sets)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 </w:delText>
        </w:r>
      </w:del>
    </w:p>
    <w:p>
      <w:pPr>
        <w:pStyle w:val="FirstParagraph"/>
      </w:pPr>
      <w:ins w:id="1064" w:author="PR Preview" w:date="2026-01-01T00:00:00Z">
        <w:r>
          <w:rPr>
            <w:b/>
            <w:bCs/>
          </w:rPr>
          <w:t xml:space="preserve">Definition 24 (Upper bound)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Let</w:t>
        </w:r>
      </w:ins>
      <w:ins w:id="10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068" w:author="PR Preview" w:date="2026-01-01T00:00:00Z">
        <w:r>
          <w:t xml:space="preserve">.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A real number</w:t>
        </w:r>
      </w:ins>
      <w:ins w:id="1071" w:author="PR Preview" w:date="2026-01-01T00:00:00Z">
        <w:r>
          <w:t xml:space="preserve"> </w:t>
        </w:r>
      </w:ins>
      <m:oMath>
        <m:r>
          <m:t>u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is an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rPr>
            <w:b/>
            <w:bCs/>
          </w:rPr>
          <w:t xml:space="preserve">upper bound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for</w:t>
        </w:r>
      </w:ins>
      <w:ins w:id="1078" w:author="PR Preview" w:date="2026-01-01T00:00:00Z">
        <w:r>
          <w:t xml:space="preserve"> </w:t>
        </w:r>
      </w:ins>
      <m:oMath>
        <m:r>
          <m:t>A</m:t>
        </m:r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[14]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if</w:t>
        </w:r>
      </w:ins>
      <w:ins w:id="108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u</m:t>
        </m:r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for all</w:t>
        </w:r>
      </w:ins>
      <w:ins w:id="10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087" w:author="PR Preview" w:date="2026-01-01T00:00:00Z">
        <w:r>
          <w:t xml:space="preserve">.</w:t>
        </w:r>
      </w:ins>
    </w:p>
    <w:bookmarkEnd w:id="93"/>
    <w:bookmarkStart w:id="94" w:name="def-lower-bound"/>
    <w:p>
      <w:pPr>
        <w:pStyle w:val="BodyText"/>
      </w:pPr>
      <w:ins w:id="1088" w:author="PR Preview" w:date="2026-01-01T00:00:00Z">
        <w:r>
          <w:rPr>
            <w:b/>
            <w:bCs/>
          </w:rPr>
          <w:t xml:space="preserve">Definition 25 (Lower bound)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Let</w:t>
        </w:r>
      </w:ins>
      <w:ins w:id="109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092" w:author="PR Preview" w:date="2026-01-01T00:00:00Z">
        <w:r>
          <w:t xml:space="preserve">.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 real number</w:t>
        </w:r>
      </w:ins>
      <w:ins w:id="1095" w:author="PR Preview" w:date="2026-01-01T00:00:00Z">
        <w:r>
          <w:t xml:space="preserve"> </w:t>
        </w:r>
      </w:ins>
      <m:oMath>
        <m:r>
          <m:t>ℓ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is a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rPr>
            <w:b/>
            <w:bCs/>
          </w:rPr>
          <w:t xml:space="preserve">lower bound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for</w:t>
        </w:r>
      </w:ins>
      <w:ins w:id="1102" w:author="PR Preview" w:date="2026-01-01T00:00:00Z">
        <w:r>
          <w:t xml:space="preserve"> </w:t>
        </w:r>
      </w:ins>
      <m:oMath>
        <m:r>
          <m:t>A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[14]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if</w:t>
        </w:r>
      </w:ins>
      <w:ins w:id="110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a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for all</w:t>
        </w:r>
      </w:ins>
      <w:ins w:id="11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111" w:author="PR Preview" w:date="2026-01-01T00:00:00Z">
        <w:r>
          <w:t xml:space="preserve">.</w:t>
        </w:r>
      </w:ins>
    </w:p>
    <w:bookmarkEnd w:id="94"/>
    <w:bookmarkStart w:id="95" w:name="def-bounded-above"/>
    <w:p>
      <w:pPr>
        <w:pStyle w:val="BodyText"/>
      </w:pPr>
      <w:ins w:id="1112" w:author="PR Preview" w:date="2026-01-01T00:00:00Z">
        <w:r>
          <w:rPr>
            <w:b/>
            <w:bCs/>
          </w:rPr>
          <w:t xml:space="preserve">Definition 26 (Bounded above)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A set</w:t>
        </w:r>
      </w:ins>
      <w:ins w:id="111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is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rPr>
            <w:b/>
            <w:bCs/>
          </w:rPr>
          <w:t xml:space="preserve">bounded above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if it has an upper bound (</w:t>
        </w:r>
      </w:ins>
      <w:hyperlink w:anchor="def-upper-bound">
        <w:ins w:id="1122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123" w:author="PR Preview" w:date="2026-01-01T00:00:00Z">
        <w:r>
          <w:t xml:space="preserve">).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A real-valued</w:t>
        </w:r>
      </w:ins>
      <w:ins w:id="1126" w:author="PR Preview" w:date="2026-01-01T00:00:00Z">
        <w:r>
          <w:t xml:space="preserve"> </w:t>
        </w:r>
      </w:ins>
      <w:hyperlink r:id="rId52">
        <w:ins w:id="112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is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bounded above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if its</w:t>
        </w:r>
      </w:ins>
      <w:ins w:id="1134" w:author="PR Preview" w:date="2026-01-01T00:00:00Z">
        <w:r>
          <w:t xml:space="preserve"> </w:t>
        </w:r>
      </w:ins>
      <w:hyperlink r:id="rId54">
        <w:ins w:id="1135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is.</w:t>
        </w:r>
      </w:ins>
    </w:p>
    <w:bookmarkEnd w:id="95"/>
    <w:bookmarkStart w:id="96" w:name="def-bounded-below"/>
    <w:p>
      <w:pPr>
        <w:pStyle w:val="BodyText"/>
      </w:pPr>
      <w:ins w:id="1138" w:author="PR Preview" w:date="2026-01-01T00:00:00Z">
        <w:r>
          <w:rPr>
            <w:b/>
            <w:bCs/>
          </w:rPr>
          <w:t xml:space="preserve">Definition 27 (Bounded below)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A set</w:t>
        </w:r>
      </w:ins>
      <w:ins w:id="11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is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rPr>
            <w:b/>
            <w:bCs/>
          </w:rPr>
          <w:t xml:space="preserve">bounded below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if it has a lower bound (</w:t>
        </w:r>
      </w:ins>
      <w:hyperlink w:anchor="def-lower-bound">
        <w:ins w:id="1148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149" w:author="PR Preview" w:date="2026-01-01T00:00:00Z">
        <w:r>
          <w:t xml:space="preserve">).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A real-valued</w:t>
        </w:r>
      </w:ins>
      <w:ins w:id="1152" w:author="PR Preview" w:date="2026-01-01T00:00:00Z">
        <w:r>
          <w:t xml:space="preserve"> </w:t>
        </w:r>
      </w:ins>
      <w:hyperlink r:id="rId52">
        <w:ins w:id="115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is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bounded below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if its</w:t>
        </w:r>
      </w:ins>
      <w:ins w:id="1160" w:author="PR Preview" w:date="2026-01-01T00:00:00Z">
        <w:r>
          <w:t xml:space="preserve"> </w:t>
        </w:r>
      </w:ins>
      <w:hyperlink r:id="rId54">
        <w:ins w:id="1161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is.</w:t>
        </w:r>
      </w:ins>
    </w:p>
    <w:bookmarkEnd w:id="96"/>
    <w:bookmarkStart w:id="97" w:name="def-bounded"/>
    <w:p>
      <w:pPr>
        <w:pStyle w:val="BodyText"/>
      </w:pPr>
      <w:ins w:id="1164" w:author="PR Preview" w:date="2026-01-01T00:00:00Z">
        <w:r>
          <w:rPr>
            <w:b/>
            <w:bCs/>
          </w:rPr>
          <w:t xml:space="preserve">Definition 28 (Bounded)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A set</w:t>
        </w:r>
      </w:ins>
      <w:ins w:id="11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is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rPr>
            <w:b/>
            <w:bCs/>
          </w:rPr>
          <w:t xml:space="preserve">bounded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if it is both bounded above (</w:t>
        </w:r>
      </w:ins>
      <w:hyperlink w:anchor="def-bounded-above">
        <w:ins w:id="1174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175" w:author="PR Preview" w:date="2026-01-01T00:00:00Z">
        <w:r>
          <w:t xml:space="preserve">) and bounded below (</w:t>
        </w:r>
      </w:ins>
      <w:hyperlink w:anchor="def-bounded-below">
        <w:ins w:id="1176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177" w:author="PR Preview" w:date="2026-01-01T00:00:00Z">
        <w:r>
          <w:t xml:space="preserve">).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 real-valued</w:t>
        </w:r>
      </w:ins>
      <w:ins w:id="1180" w:author="PR Preview" w:date="2026-01-01T00:00:00Z">
        <w:r>
          <w:t xml:space="preserve"> </w:t>
        </w:r>
      </w:ins>
      <w:hyperlink r:id="rId52">
        <w:ins w:id="118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is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bounded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if its</w:t>
        </w:r>
      </w:ins>
      <w:ins w:id="1188" w:author="PR Preview" w:date="2026-01-01T00:00:00Z">
        <w:r>
          <w:t xml:space="preserve"> </w:t>
        </w:r>
      </w:ins>
      <w:hyperlink r:id="rId54">
        <w:ins w:id="1189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is.</w:t>
        </w:r>
      </w:ins>
    </w:p>
    <w:bookmarkEnd w:id="97"/>
    <w:bookmarkStart w:id="98" w:name="exm-bounded"/>
    <w:p>
      <w:pPr>
        <w:pStyle w:val="BodyText"/>
      </w:pPr>
      <w:ins w:id="1192" w:author="PR Preview" w:date="2026-01-01T00:00:00Z">
        <w:r>
          <w:rPr>
            <w:b/>
            <w:bCs/>
          </w:rPr>
          <w:t xml:space="preserve">Example 18 (Bounded and unbounded sets)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del w:id="1195" w:author="PR Preview" w:date="2026-01-01T00:00:00Z">
        <w:r>
          <w:rPr>
            <w:b/>
            <w:bCs/>
          </w:rPr>
          <w:delText xml:space="preserve">Example 17 (Completeness for an interval)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For</w:delText>
        </w:r>
      </w:del>
      <w:del w:id="11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1199" w:author="PR Preview" w:date="2026-01-01T00:00:00Z">
        <w:r>
          <w:delText xml:space="preserve">,</w:delText>
        </w:r>
      </w:del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the lower bounds of</w:delText>
        </w:r>
      </w:del>
      <w:del w:id="1202" w:author="PR Preview" w:date="2026-01-01T00:00:00Z">
        <w:r>
          <w:delText xml:space="preserve"> </w:delText>
        </w:r>
      </w:del>
      <m:oMath>
        <m:r>
          <m:t>A</m:t>
        </m:r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are the numbers</w:delText>
        </w:r>
      </w:del>
      <w:del w:id="1205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1</m:t>
        </m:r>
      </m:oMath>
      <w:del w:id="1206" w:author="PR Preview" w:date="2026-01-01T00:00:00Z">
        <w:r>
          <w:delText xml:space="preserve">,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and the largest of them is</w:delText>
        </w:r>
      </w:del>
      <w:del w:id="1209" w:author="PR Preview" w:date="2026-01-01T00:00:00Z">
        <w:r>
          <w:delText xml:space="preserve"> </w:delText>
        </w:r>
      </w:del>
      <m:oMath>
        <m:r>
          <m:t>1</m:t>
        </m:r>
      </m:oMath>
      <w:del w:id="1210" w:author="PR Preview" w:date="2026-01-01T00:00:00Z">
        <w:r>
          <w:delText xml:space="preserve">.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The upper bounds of</w:delText>
        </w:r>
      </w:del>
      <w:del w:id="1213" w:author="PR Preview" w:date="2026-01-01T00:00:00Z">
        <w:r>
          <w:delText xml:space="preserve"> </w:delText>
        </w:r>
      </w:del>
      <m:oMath>
        <m:r>
          <m:t>A</m:t>
        </m:r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are the numbers</w:delText>
        </w:r>
      </w:del>
      <w:del w:id="121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≥</m:t>
        </m:r>
        <m:r>
          <m:t>2</m:t>
        </m:r>
      </m:oMath>
      <w:del w:id="1217" w:author="PR Preview" w:date="2026-01-01T00:00:00Z">
        <w:r>
          <w:delText xml:space="preserve">,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and the smallest of them is</w:delText>
        </w:r>
      </w:del>
      <w:del w:id="1220" w:author="PR Preview" w:date="2026-01-01T00:00:00Z">
        <w:r>
          <w:delText xml:space="preserve"> </w:delText>
        </w:r>
      </w:del>
      <m:oMath>
        <m:r>
          <m:t>2</m:t>
        </m:r>
      </m:oMath>
      <w:del w:id="1221" w:author="PR Preview" w:date="2026-01-01T00:00:00Z">
        <w:r>
          <w:delText xml:space="preserve">.</w:delText>
        </w:r>
      </w:del>
    </w:p>
    <w:p>
      <w:pPr>
        <w:pStyle w:val="BodyText"/>
      </w:pPr>
      <w:del w:id="1222" w:author="PR Preview" w:date="2026-01-01T00:00:00Z">
        <w:r>
          <w:rPr>
            <w:b/>
            <w:bCs/>
          </w:rPr>
          <w:delText xml:space="preserve">Definition 27 (Infimum (greatest lower bound))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Let</w:delText>
        </w:r>
      </w:del>
      <w:del w:id="12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be nonempty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and bounded below (</w:delText>
        </w:r>
      </w:del>
      <w:hyperlink w:anchor="def-bounded-below">
        <w:del w:id="1230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231" w:author="PR Preview" w:date="2026-01-01T00:00:00Z">
        <w:r>
          <w:delText xml:space="preserve">).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The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rPr>
            <w:b/>
            <w:bCs/>
          </w:rPr>
          <w:delText xml:space="preserve">infimum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of</w:delText>
        </w:r>
      </w:del>
      <w:del w:id="1238" w:author="PR Preview" w:date="2026-01-01T00:00:00Z">
        <w:r>
          <w:delText xml:space="preserve"> </w:delText>
        </w:r>
      </w:del>
      <m:oMath>
        <m:r>
          <m:t>A</m:t>
        </m:r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[17]</w:delText>
        </w:r>
      </w:del>
      <w:del w:id="1241" w:author="PR Preview" w:date="2026-01-01T00:00:00Z">
        <w:r>
          <w:delText xml:space="preserve">,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written</w:delText>
        </w:r>
      </w:del>
      <w:del w:id="1244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</m:oMath>
      <w:del w:id="1245" w:author="PR Preview" w:date="2026-01-01T00:00:00Z">
        <w:r>
          <w:delText xml:space="preserve">,</w:delText>
        </w:r>
      </w:del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is the greatest real number</w:delText>
        </w:r>
      </w:del>
      <w:del w:id="1248" w:author="PR Preview" w:date="2026-01-01T00:00:00Z">
        <w:r>
          <w:delText xml:space="preserve"> </w:delText>
        </w:r>
      </w:del>
      <m:oMath>
        <m:r>
          <m:t>t</m:t>
        </m:r>
      </m:oMath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satisfying</w:delText>
        </w:r>
      </w:del>
      <w:del w:id="125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for all</w:delText>
        </w:r>
      </w:del>
      <w:del w:id="125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255" w:author="PR Preview" w:date="2026-01-01T00:00:00Z">
        <w:r>
          <w:delText xml:space="preserve">:</w:delText>
        </w:r>
      </w:del>
    </w:p>
    <w:p>
      <w:pPr>
        <w:pStyle w:val="BodyText"/>
      </w:pPr>
      <w:ins w:id="1256" w:author="PR Preview" w:date="2026-01-01T00:00:00Z">
        <w:r>
          <w:rPr>
            <w:b/>
            <w:bCs/>
          </w:rPr>
          <w:t xml:space="preserve">Example 19 (Completeness for an interval)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For</w:t>
        </w:r>
      </w:ins>
      <w:ins w:id="12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1260" w:author="PR Preview" w:date="2026-01-01T00:00:00Z">
        <w:r>
          <w:t xml:space="preserve">,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the lower bounds of</w:t>
        </w:r>
      </w:ins>
      <w:ins w:id="1263" w:author="PR Preview" w:date="2026-01-01T00:00:00Z">
        <w:r>
          <w:t xml:space="preserve"> </w:t>
        </w:r>
      </w:ins>
      <m:oMath>
        <m:r>
          <m:t>A</m:t>
        </m:r>
      </m:oMath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are the numbers</w:t>
        </w:r>
      </w:ins>
      <w:ins w:id="1266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1</m:t>
        </m:r>
      </m:oMath>
      <w:ins w:id="1267" w:author="PR Preview" w:date="2026-01-01T00:00:00Z">
        <w:r>
          <w:t xml:space="preserve">,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and the largest of them is</w:t>
        </w:r>
      </w:ins>
      <w:ins w:id="1270" w:author="PR Preview" w:date="2026-01-01T00:00:00Z">
        <w:r>
          <w:t xml:space="preserve"> </w:t>
        </w:r>
      </w:ins>
      <m:oMath>
        <m:r>
          <m:t>1</m:t>
        </m:r>
      </m:oMath>
      <w:ins w:id="1271" w:author="PR Preview" w:date="2026-01-01T00:00:00Z">
        <w:r>
          <w:t xml:space="preserve">.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The upper bounds of</w:t>
        </w:r>
      </w:ins>
      <w:ins w:id="1274" w:author="PR Preview" w:date="2026-01-01T00:00:00Z">
        <w:r>
          <w:t xml:space="preserve"> </w:t>
        </w:r>
      </w:ins>
      <m:oMath>
        <m:r>
          <m:t>A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are the numbers</w:t>
        </w:r>
      </w:ins>
      <w:ins w:id="1277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≥</m:t>
        </m:r>
        <m:r>
          <m:t>2</m:t>
        </m:r>
      </m:oMath>
      <w:ins w:id="1278" w:author="PR Preview" w:date="2026-01-01T00:00:00Z">
        <w:r>
          <w:t xml:space="preserve">,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and the smallest of them is</w:t>
        </w:r>
      </w:ins>
      <w:ins w:id="1281" w:author="PR Preview" w:date="2026-01-01T00:00:00Z">
        <w:r>
          <w:t xml:space="preserve"> </w:t>
        </w:r>
      </w:ins>
      <m:oMath>
        <m:r>
          <m:t>2</m:t>
        </m:r>
      </m:oMath>
      <w:ins w:id="1282" w:author="PR Preview" w:date="2026-01-01T00:00:00Z">
        <w:r>
          <w:t xml:space="preserve">.</w:t>
        </w:r>
      </w:ins>
    </w:p>
    <w:bookmarkEnd w:id="100"/>
    <w:bookmarkStart w:id="101" w:name="def-infimum"/>
    <w:p>
      <w:pPr>
        <w:pStyle w:val="BodyText"/>
      </w:pPr>
      <w:ins w:id="1283" w:author="PR Preview" w:date="2026-01-01T00:00:00Z">
        <w:r>
          <w:rPr>
            <w:b/>
            <w:bCs/>
          </w:rPr>
          <w:t xml:space="preserve">Definition 29 (Infimum (greatest lower bound))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Let</w:t>
        </w:r>
      </w:ins>
      <w:ins w:id="12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be nonempty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and bounded below (</w:t>
        </w:r>
      </w:ins>
      <w:hyperlink w:anchor="def-bounded-below">
        <w:ins w:id="1291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292" w:author="PR Preview" w:date="2026-01-01T00:00:00Z">
        <w:r>
          <w:t xml:space="preserve">).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The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rPr>
            <w:b/>
            <w:bCs/>
          </w:rPr>
          <w:t xml:space="preserve">infimum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of</w:t>
        </w:r>
      </w:ins>
      <w:ins w:id="1299" w:author="PR Preview" w:date="2026-01-01T00:00:00Z">
        <w:r>
          <w:t xml:space="preserve"> </w:t>
        </w:r>
      </w:ins>
      <m:oMath>
        <m:r>
          <m:t>A</m:t>
        </m:r>
      </m:oMath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[17]</w:t>
        </w:r>
      </w:ins>
      <w:ins w:id="1302" w:author="PR Preview" w:date="2026-01-01T00:00:00Z">
        <w:r>
          <w:t xml:space="preserve">,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written</w:t>
        </w:r>
      </w:ins>
      <w:ins w:id="1305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1306" w:author="PR Preview" w:date="2026-01-01T00:00:00Z">
        <w:r>
          <w:t xml:space="preserve">,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is the greatest real number</w:t>
        </w:r>
      </w:ins>
      <w:ins w:id="1309" w:author="PR Preview" w:date="2026-01-01T00:00:00Z">
        <w:r>
          <w:t xml:space="preserve"> </w:t>
        </w:r>
      </w:ins>
      <m:oMath>
        <m:r>
          <m:t>t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satisfying</w:t>
        </w:r>
      </w:ins>
      <w:ins w:id="13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for all</w:t>
        </w:r>
      </w:ins>
      <w:ins w:id="131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3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del w:id="1317" w:author="PR Preview" w:date="2026-01-01T00:00:00Z">
        <w:r>
          <w:rPr>
            <w:i/>
            <w:iCs/>
          </w:rPr>
          <w:delText xml:space="preserve">Remark 9</w:delText>
        </w:r>
      </w:del>
      <w:del w:id="1318" w:author="PR Preview" w:date="2026-01-01T00:00:00Z">
        <w:r>
          <w:delText xml:space="preserve"> (Existence of the infimum, and when it is a minimum). </w:delText>
        </w:r>
      </w:del>
      <w:del w:id="1319" w:author="PR Preview" w:date="2026-01-01T00:00:00Z">
        <w:r>
          <w:delText xml:space="preserve">The maximum in</w:delText>
        </w:r>
      </w:del>
      <w:del w:id="1320" w:author="PR Preview" w:date="2026-01-01T00:00:00Z">
        <w:r>
          <w:delText xml:space="preserve"> </w:delText>
        </w:r>
      </w:del>
      <w:hyperlink w:anchor="def-infimum">
        <w:del w:id="1321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always exists,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by the completeness of the real numbers (</w:delText>
        </w:r>
      </w:del>
      <w:hyperlink w:anchor="thm-completeness">
        <w:del w:id="132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327" w:author="PR Preview" w:date="2026-01-01T00:00:00Z">
        <w:r>
          <w:delText xml:space="preserve">).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For example, for</w:delText>
        </w:r>
      </w:del>
      <w:del w:id="133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1331" w:author="PR Preview" w:date="2026-01-01T00:00:00Z">
        <w:r>
          <w:delText xml:space="preserve">,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the numbers</w:delText>
        </w:r>
      </w:del>
      <w:del w:id="1334" w:author="PR Preview" w:date="2026-01-01T00:00:00Z">
        <w:r>
          <w:delText xml:space="preserve"> </w:delText>
        </w:r>
      </w:del>
      <m:oMath>
        <m:r>
          <m:t>t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with</w:delText>
        </w:r>
      </w:del>
      <w:del w:id="133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for all</w:delText>
        </w:r>
      </w:del>
      <w:del w:id="134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are those with</w:delText>
        </w:r>
      </w:del>
      <w:del w:id="134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1</m:t>
        </m:r>
      </m:oMath>
      <w:del w:id="1344" w:author="PR Preview" w:date="2026-01-01T00:00:00Z">
        <w:r>
          <w:delText xml:space="preserve">,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and the largest of them is</w:delText>
        </w:r>
      </w:del>
      <w:del w:id="1347" w:author="PR Preview" w:date="2026-01-01T00:00:00Z">
        <w:r>
          <w:delText xml:space="preserve"> </w:delText>
        </w:r>
      </w:del>
      <m:oMath>
        <m:r>
          <m:t>1</m:t>
        </m:r>
      </m:oMath>
      <w:del w:id="1348" w:author="PR Preview" w:date="2026-01-01T00:00:00Z">
        <w:r>
          <w:delText xml:space="preserve">,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so</w:delText>
        </w:r>
      </w:del>
      <w:del w:id="1351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del w:id="1352" w:author="PR Preview" w:date="2026-01-01T00:00:00Z">
        <w:r>
          <w:delText xml:space="preserve">.</w:delText>
        </w:r>
      </w:del>
    </w:p>
    <w:p>
      <w:pPr>
        <w:pStyle w:val="BodyText"/>
      </w:pPr>
      <w:ins w:id="1353" w:author="PR Preview" w:date="2026-01-01T00:00:00Z">
        <w:r>
          <w:rPr>
            <w:i/>
            <w:iCs/>
          </w:rPr>
          <w:t xml:space="preserve">Remark 9</w:t>
        </w:r>
      </w:ins>
      <w:ins w:id="1354" w:author="PR Preview" w:date="2026-01-01T00:00:00Z">
        <w:r>
          <w:t xml:space="preserve"> (Existence of the infimum, and when it is a minimum). </w:t>
        </w:r>
      </w:ins>
      <w:ins w:id="1355" w:author="PR Preview" w:date="2026-01-01T00:00:00Z">
        <w:r>
          <w:t xml:space="preserve">The maximum in</w:t>
        </w:r>
      </w:ins>
      <w:ins w:id="1356" w:author="PR Preview" w:date="2026-01-01T00:00:00Z">
        <w:r>
          <w:t xml:space="preserve"> </w:t>
        </w:r>
      </w:ins>
      <w:hyperlink w:anchor="def-infimum">
        <w:ins w:id="1357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always exists,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by the completeness of the real numbers (</w:t>
        </w:r>
      </w:ins>
      <w:hyperlink w:anchor="thm-completeness">
        <w:ins w:id="1362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363" w:author="PR Preview" w:date="2026-01-01T00:00:00Z">
        <w:r>
          <w:t xml:space="preserve">).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For example, for</w:t>
        </w:r>
      </w:ins>
      <w:ins w:id="13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1367" w:author="PR Preview" w:date="2026-01-01T00:00:00Z">
        <w:r>
          <w:t xml:space="preserve">,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the numbers</w:t>
        </w:r>
      </w:ins>
      <w:ins w:id="1370" w:author="PR Preview" w:date="2026-01-01T00:00:00Z">
        <w:r>
          <w:t xml:space="preserve"> </w:t>
        </w:r>
      </w:ins>
      <m:oMath>
        <m:r>
          <m:t>t</m:t>
        </m:r>
      </m:oMath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with</w:t>
        </w:r>
      </w:ins>
      <w:ins w:id="137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for all</w:t>
        </w:r>
      </w:ins>
      <w:ins w:id="137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are those with</w:t>
        </w:r>
      </w:ins>
      <w:ins w:id="137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1</m:t>
        </m:r>
      </m:oMath>
      <w:ins w:id="1380" w:author="PR Preview" w:date="2026-01-01T00:00:00Z">
        <w:r>
          <w:t xml:space="preserve">,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and the largest of them is</w:t>
        </w:r>
      </w:ins>
      <w:ins w:id="1383" w:author="PR Preview" w:date="2026-01-01T00:00:00Z">
        <w:r>
          <w:t xml:space="preserve"> </w:t>
        </w:r>
      </w:ins>
      <m:oMath>
        <m:r>
          <m:t>1</m:t>
        </m:r>
      </m:oMath>
      <w:ins w:id="1384" w:author="PR Preview" w:date="2026-01-01T00:00:00Z">
        <w:r>
          <w:t xml:space="preserve">,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so</w:t>
        </w:r>
      </w:ins>
      <w:ins w:id="1387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ins w:id="1388" w:author="PR Preview" w:date="2026-01-01T00:00:00Z">
        <w:r>
          <w:t xml:space="preserve">.</w:t>
        </w:r>
      </w:ins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del w:id="1389" w:author="PR Preview" w:date="2026-01-01T00:00:00Z">
        <w:r>
          <w:rPr>
            <w:b/>
            <w:bCs/>
          </w:rPr>
          <w:delText xml:space="preserve">Example 18 (Numerical examples of infimum)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 </w:delText>
        </w:r>
      </w:del>
    </w:p>
    <w:p>
      <w:pPr>
        <w:pStyle w:val="BodyText"/>
      </w:pPr>
      <w:ins w:id="1392" w:author="PR Preview" w:date="2026-01-01T00:00:00Z">
        <w:r>
          <w:rPr>
            <w:b/>
            <w:bCs/>
          </w:rPr>
          <w:t xml:space="preserve">Example 20 (Numerical examples of infimum)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del w:id="1395" w:author="PR Preview" w:date="2026-01-01T00:00:00Z">
        <w:r>
          <w:rPr>
            <w:b/>
            <w:bCs/>
          </w:rPr>
          <w:delText xml:space="preserve">Definition 28 (Supremum (least upper bound))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Let</w:delText>
        </w:r>
      </w:del>
      <w:del w:id="13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be nonempty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and bounded above (</w:delText>
        </w:r>
      </w:del>
      <w:hyperlink w:anchor="def-bounded-above">
        <w:del w:id="1403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404" w:author="PR Preview" w:date="2026-01-01T00:00:00Z">
        <w:r>
          <w:delText xml:space="preserve">).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The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rPr>
            <w:b/>
            <w:bCs/>
          </w:rPr>
          <w:delText xml:space="preserve">supremum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of</w:delText>
        </w:r>
      </w:del>
      <w:del w:id="1411" w:author="PR Preview" w:date="2026-01-01T00:00:00Z">
        <w:r>
          <w:delText xml:space="preserve"> </w:delText>
        </w:r>
      </w:del>
      <m:oMath>
        <m:r>
          <m:t>A</m:t>
        </m:r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[17]</w:delText>
        </w:r>
      </w:del>
      <w:del w:id="1414" w:author="PR Preview" w:date="2026-01-01T00:00:00Z">
        <w:r>
          <w:delText xml:space="preserve">,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written</w:delText>
        </w:r>
      </w:del>
      <w:del w:id="1417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</m:oMath>
      <w:del w:id="1418" w:author="PR Preview" w:date="2026-01-01T00:00:00Z">
        <w:r>
          <w:delText xml:space="preserve">,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is the smallest real number</w:delText>
        </w:r>
      </w:del>
      <w:del w:id="1421" w:author="PR Preview" w:date="2026-01-01T00:00:00Z">
        <w:r>
          <w:delText xml:space="preserve"> </w:delText>
        </w:r>
      </w:del>
      <m:oMath>
        <m:r>
          <m:t>t</m:t>
        </m:r>
      </m:oMath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satisfying</w:delText>
        </w:r>
      </w:del>
      <w:del w:id="14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for all</w:delText>
        </w:r>
      </w:del>
      <w:del w:id="14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428" w:author="PR Preview" w:date="2026-01-01T00:00:00Z">
        <w:r>
          <w:delText xml:space="preserve">:</w:delText>
        </w:r>
      </w:del>
    </w:p>
    <w:p>
      <w:pPr>
        <w:pStyle w:val="FirstParagraph"/>
      </w:pPr>
      <w:ins w:id="1429" w:author="PR Preview" w:date="2026-01-01T00:00:00Z">
        <w:r>
          <w:rPr>
            <w:b/>
            <w:bCs/>
          </w:rPr>
          <w:t xml:space="preserve">Definition 30 (Supremum (least upper bound))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Let</w:t>
        </w:r>
      </w:ins>
      <w:ins w:id="143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be nonempty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and bounded above (</w:t>
        </w:r>
      </w:ins>
      <w:hyperlink w:anchor="def-bounded-above">
        <w:ins w:id="1437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438" w:author="PR Preview" w:date="2026-01-01T00:00:00Z">
        <w:r>
          <w:t xml:space="preserve">).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The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rPr>
            <w:b/>
            <w:bCs/>
          </w:rPr>
          <w:t xml:space="preserve">supremum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of</w:t>
        </w:r>
      </w:ins>
      <w:ins w:id="1445" w:author="PR Preview" w:date="2026-01-01T00:00:00Z">
        <w:r>
          <w:t xml:space="preserve"> </w:t>
        </w:r>
      </w:ins>
      <m:oMath>
        <m:r>
          <m:t>A</m:t>
        </m:r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[17]</w:t>
        </w:r>
      </w:ins>
      <w:ins w:id="1448" w:author="PR Preview" w:date="2026-01-01T00:00:00Z">
        <w:r>
          <w:t xml:space="preserve">,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written</w:t>
        </w:r>
      </w:ins>
      <w:ins w:id="1451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1452" w:author="PR Preview" w:date="2026-01-01T00:00:00Z">
        <w:r>
          <w:t xml:space="preserve">,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is the smallest real number</w:t>
        </w:r>
      </w:ins>
      <w:ins w:id="1455" w:author="PR Preview" w:date="2026-01-01T00:00:00Z">
        <w:r>
          <w:t xml:space="preserve"> </w:t>
        </w:r>
      </w:ins>
      <m:oMath>
        <m:r>
          <m:t>t</m:t>
        </m:r>
      </m:oMath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satisfying</w:t>
        </w:r>
      </w:ins>
      <w:ins w:id="14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for all</w:t>
        </w:r>
      </w:ins>
      <w:ins w:id="14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46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del w:id="1463" w:author="PR Preview" w:date="2026-01-01T00:00:00Z">
        <w:r>
          <w:rPr>
            <w:i/>
            <w:iCs/>
          </w:rPr>
          <w:delText xml:space="preserve">Remark 10</w:delText>
        </w:r>
      </w:del>
      <w:del w:id="1464" w:author="PR Preview" w:date="2026-01-01T00:00:00Z">
        <w:r>
          <w:delText xml:space="preserve"> (Existence of the supremum, and when it is a maximum). </w:delText>
        </w:r>
      </w:del>
      <w:del w:id="1465" w:author="PR Preview" w:date="2026-01-01T00:00:00Z">
        <w:r>
          <w:delText xml:space="preserve">The minimum in</w:delText>
        </w:r>
      </w:del>
      <w:del w:id="1466" w:author="PR Preview" w:date="2026-01-01T00:00:00Z">
        <w:r>
          <w:delText xml:space="preserve"> </w:delText>
        </w:r>
      </w:del>
      <w:hyperlink w:anchor="def-supremum">
        <w:del w:id="1467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always exists,</w:delText>
        </w:r>
      </w:del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by the completeness of the real numbers (</w:delText>
        </w:r>
      </w:del>
      <w:hyperlink w:anchor="thm-completeness">
        <w:del w:id="147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473" w:author="PR Preview" w:date="2026-01-01T00:00:00Z">
        <w:r>
          <w:delText xml:space="preserve">).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For example, for</w:delText>
        </w:r>
      </w:del>
      <w:del w:id="147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477" w:author="PR Preview" w:date="2026-01-01T00:00:00Z">
        <w:r>
          <w:delText xml:space="preserve">,</w:delText>
        </w:r>
      </w:del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the numbers</w:delText>
        </w:r>
      </w:del>
      <w:del w:id="1480" w:author="PR Preview" w:date="2026-01-01T00:00:00Z">
        <w:r>
          <w:delText xml:space="preserve"> </w:delText>
        </w:r>
      </w:del>
      <m:oMath>
        <m:r>
          <m:t>t</m:t>
        </m:r>
      </m:oMath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with</w:delText>
        </w:r>
      </w:del>
      <w:del w:id="148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for all</w:delText>
        </w:r>
      </w:del>
      <w:del w:id="148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are those with</w:delText>
        </w:r>
      </w:del>
      <w:del w:id="148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2</m:t>
        </m:r>
      </m:oMath>
      <w:del w:id="1490" w:author="PR Preview" w:date="2026-01-01T00:00:00Z">
        <w:r>
          <w:delText xml:space="preserve">,</w:delText>
        </w:r>
      </w:del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and the smallest of them is</w:delText>
        </w:r>
      </w:del>
      <w:del w:id="1493" w:author="PR Preview" w:date="2026-01-01T00:00:00Z">
        <w:r>
          <w:delText xml:space="preserve"> </w:delText>
        </w:r>
      </w:del>
      <m:oMath>
        <m:r>
          <m:t>2</m:t>
        </m:r>
      </m:oMath>
      <w:del w:id="1494" w:author="PR Preview" w:date="2026-01-01T00:00:00Z">
        <w:r>
          <w:delText xml:space="preserve">,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so</w:delText>
        </w:r>
      </w:del>
      <w:del w:id="1497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del w:id="1498" w:author="PR Preview" w:date="2026-01-01T00:00:00Z">
        <w:r>
          <w:delText xml:space="preserve">.</w:delText>
        </w:r>
      </w:del>
    </w:p>
    <w:p>
      <w:pPr>
        <w:pStyle w:val="BodyText"/>
      </w:pPr>
      <w:ins w:id="1499" w:author="PR Preview" w:date="2026-01-01T00:00:00Z">
        <w:r>
          <w:rPr>
            <w:i/>
            <w:iCs/>
          </w:rPr>
          <w:t xml:space="preserve">Remark 10</w:t>
        </w:r>
      </w:ins>
      <w:ins w:id="1500" w:author="PR Preview" w:date="2026-01-01T00:00:00Z">
        <w:r>
          <w:t xml:space="preserve"> (Existence of the supremum, and when it is a maximum). </w:t>
        </w:r>
      </w:ins>
      <w:ins w:id="1501" w:author="PR Preview" w:date="2026-01-01T00:00:00Z">
        <w:r>
          <w:t xml:space="preserve">The minimum in</w:t>
        </w:r>
      </w:ins>
      <w:ins w:id="1502" w:author="PR Preview" w:date="2026-01-01T00:00:00Z">
        <w:r>
          <w:t xml:space="preserve"> </w:t>
        </w:r>
      </w:ins>
      <w:hyperlink w:anchor="def-supremum">
        <w:ins w:id="1503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always exists,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by the completeness of the real numbers (</w:t>
        </w:r>
      </w:ins>
      <w:hyperlink w:anchor="thm-completeness">
        <w:ins w:id="150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509" w:author="PR Preview" w:date="2026-01-01T00:00:00Z">
        <w:r>
          <w:t xml:space="preserve">).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For example, for</w:t>
        </w:r>
      </w:ins>
      <w:ins w:id="151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513" w:author="PR Preview" w:date="2026-01-01T00:00:00Z">
        <w:r>
          <w:t xml:space="preserve">,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the numbers</w:t>
        </w:r>
      </w:ins>
      <w:ins w:id="1516" w:author="PR Preview" w:date="2026-01-01T00:00:00Z">
        <w:r>
          <w:t xml:space="preserve"> </w:t>
        </w:r>
      </w:ins>
      <m:oMath>
        <m:r>
          <m:t>t</m:t>
        </m:r>
      </m:oMath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with</w:t>
        </w:r>
      </w:ins>
      <w:ins w:id="15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for all</w:t>
        </w:r>
      </w:ins>
      <w:ins w:id="152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are those with</w:t>
        </w:r>
      </w:ins>
      <w:ins w:id="152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2</m:t>
        </m:r>
      </m:oMath>
      <w:ins w:id="1526" w:author="PR Preview" w:date="2026-01-01T00:00:00Z">
        <w:r>
          <w:t xml:space="preserve">,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and the smallest of them is</w:t>
        </w:r>
      </w:ins>
      <w:ins w:id="1529" w:author="PR Preview" w:date="2026-01-01T00:00:00Z">
        <w:r>
          <w:t xml:space="preserve"> </w:t>
        </w:r>
      </w:ins>
      <m:oMath>
        <m:r>
          <m:t>2</m:t>
        </m:r>
      </m:oMath>
      <w:ins w:id="1530" w:author="PR Preview" w:date="2026-01-01T00:00:00Z">
        <w:r>
          <w:t xml:space="preserve">,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so</w:t>
        </w:r>
      </w:ins>
      <w:ins w:id="1533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ins w:id="1534" w:author="PR Preview" w:date="2026-01-01T00:00:00Z">
        <w:r>
          <w:t xml:space="preserve">.</w:t>
        </w:r>
      </w:ins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del w:id="1535" w:author="PR Preview" w:date="2026-01-01T00:00:00Z">
        <w:r>
          <w:rPr>
            <w:b/>
            <w:bCs/>
          </w:rPr>
          <w:delText xml:space="preserve">Example 19 (Numerical examples of supremum)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 </w:delText>
        </w:r>
      </w:del>
    </w:p>
    <w:p>
      <w:pPr>
        <w:pStyle w:val="BodyText"/>
      </w:pPr>
      <w:ins w:id="1538" w:author="PR Preview" w:date="2026-01-01T00:00:00Z">
        <w:r>
          <w:rPr>
            <w:b/>
            <w:bCs/>
          </w:rPr>
          <w:t xml:space="preserve">Example 21 (Numerical examples of supremum)</w:t>
        </w:r>
      </w:ins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del w:id="1541" w:author="PR Preview" w:date="2026-01-01T00:00:00Z">
        <w:r>
          <w:rPr>
            <w:b/>
            <w:bCs/>
          </w:rPr>
          <w:delText xml:space="preserve">Definition 29 (Term of a sum)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In a sum</w:delText>
        </w:r>
      </w:del>
      <w:del w:id="154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545" w:author="PR Preview" w:date="2026-01-01T00:00:00Z">
        <w:r>
          <w:delText xml:space="preserve">,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each of the numbers or expressions</w:delText>
        </w:r>
      </w:del>
      <w:del w:id="154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being added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is a</w:delText>
        </w:r>
      </w:del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rPr>
            <w:b/>
            <w:bCs/>
          </w:rPr>
          <w:delText xml:space="preserve">term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of the sum.</w:delText>
        </w:r>
      </w:del>
    </w:p>
    <w:p>
      <w:pPr>
        <w:pStyle w:val="BodyText"/>
      </w:pPr>
      <w:del w:id="1557" w:author="PR Preview" w:date="2026-01-01T00:00:00Z">
        <w:r>
          <w:rPr>
            <w:b/>
            <w:bCs/>
          </w:rPr>
          <w:delText xml:space="preserve">Example 20 (Terms of a sum)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 </w:delText>
        </w:r>
      </w:del>
    </w:p>
    <w:p>
      <w:pPr>
        <w:pStyle w:val="FirstParagraph"/>
      </w:pPr>
      <w:ins w:id="1560" w:author="PR Preview" w:date="2026-01-01T00:00:00Z">
        <w:r>
          <w:rPr>
            <w:b/>
            <w:bCs/>
          </w:rPr>
          <w:t xml:space="preserve">Definition 31 (Term of a sum)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In a sum</w:t>
        </w:r>
      </w:ins>
      <w:ins w:id="156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564" w:author="PR Preview" w:date="2026-01-01T00:00:00Z">
        <w:r>
          <w:t xml:space="preserve">,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each of the numbers or expressions</w:t>
        </w:r>
      </w:ins>
      <w:ins w:id="156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being added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is a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rPr>
            <w:b/>
            <w:bCs/>
          </w:rPr>
          <w:t xml:space="preserve">term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of the sum.</w:t>
        </w:r>
      </w:ins>
    </w:p>
    <w:bookmarkEnd w:id="108"/>
    <w:bookmarkStart w:id="109" w:name="exm-term"/>
    <w:p>
      <w:pPr>
        <w:pStyle w:val="BodyText"/>
      </w:pPr>
      <w:ins w:id="1576" w:author="PR Preview" w:date="2026-01-01T00:00:00Z">
        <w:r>
          <w:rPr>
            <w:b/>
            <w:bCs/>
          </w:rPr>
          <w:t xml:space="preserve">Example 22 (Terms of a sum)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del w:id="1579" w:author="PR Preview" w:date="2026-01-01T00:00:00Z">
        <w:r>
          <w:rPr>
            <w:b/>
            <w:bCs/>
          </w:rPr>
          <w:delText xml:space="preserve">Definition 30 (Identity element)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Let</w:delText>
        </w:r>
      </w:del>
      <w:del w:id="1582" w:author="PR Preview" w:date="2026-01-01T00:00:00Z">
        <w:r>
          <w:delText xml:space="preserve"> </w:delText>
        </w:r>
      </w:del>
      <m:oMath>
        <m:r>
          <m:t>S</m:t>
        </m:r>
      </m:oMath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be a set, such as the real numbers</w:delText>
        </w:r>
      </w:del>
      <w:del w:id="158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586" w:author="PR Preview" w:date="2026-01-01T00:00:00Z">
        <w:r>
          <w:delText xml:space="preserve">,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and let</w:delText>
        </w:r>
      </w:del>
      <w:del w:id="1589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be an operation that combines two elements</w:delText>
        </w:r>
      </w:del>
      <w:del w:id="1592" w:author="PR Preview" w:date="2026-01-01T00:00:00Z">
        <w:r>
          <w:delText xml:space="preserve"> </w:delText>
        </w:r>
      </w:del>
      <m:oMath>
        <m:r>
          <m:t>a</m:t>
        </m:r>
      </m:oMath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and</w:delText>
        </w:r>
      </w:del>
      <w:del w:id="1595" w:author="PR Preview" w:date="2026-01-01T00:00:00Z">
        <w:r>
          <w:delText xml:space="preserve"> </w:delText>
        </w:r>
      </w:del>
      <m:oMath>
        <m:r>
          <m:t>b</m:t>
        </m:r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of</w:delText>
        </w:r>
      </w:del>
      <w:del w:id="1598" w:author="PR Preview" w:date="2026-01-01T00:00:00Z">
        <w:r>
          <w:delText xml:space="preserve"> </w:delText>
        </w:r>
      </w:del>
      <m:oMath>
        <m:r>
          <m:t>S</m:t>
        </m:r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into an element</w:delText>
        </w:r>
      </w:del>
      <w:del w:id="16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of</w:delText>
        </w:r>
      </w:del>
      <w:del w:id="1604" w:author="PR Preview" w:date="2026-01-01T00:00:00Z">
        <w:r>
          <w:delText xml:space="preserve"> </w:delText>
        </w:r>
      </w:del>
      <m:oMath>
        <m:r>
          <m:t>S</m:t>
        </m:r>
      </m:oMath>
      <w:del w:id="1605" w:author="PR Preview" w:date="2026-01-01T00:00:00Z">
        <w:r>
          <w:delText xml:space="preserve">,</w:delText>
        </w:r>
      </w:del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such as addition (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1608" w:author="PR Preview" w:date="2026-01-01T00:00:00Z">
        <w:r>
          <w:delText xml:space="preserve">) or multiplication (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609" w:author="PR Preview" w:date="2026-01-01T00:00:00Z">
        <w:r>
          <w:delText xml:space="preserve">) of real numbers.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An element</w:delText>
        </w:r>
      </w:del>
      <w:del w:id="1612" w:author="PR Preview" w:date="2026-01-01T00:00:00Z">
        <w:r>
          <w:delText xml:space="preserve"> </w:delText>
        </w:r>
      </w:del>
      <m:oMath>
        <m:r>
          <m:t>u</m:t>
        </m:r>
      </m:oMath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of</w:delText>
        </w:r>
      </w:del>
      <w:del w:id="1615" w:author="PR Preview" w:date="2026-01-01T00:00:00Z">
        <w:r>
          <w:delText xml:space="preserve"> </w:delText>
        </w:r>
      </w:del>
      <m:oMath>
        <m:r>
          <m:t>S</m:t>
        </m:r>
      </m:oMath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is an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rPr>
            <w:b/>
            <w:bCs/>
          </w:rPr>
          <w:delText xml:space="preserve">identity element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for</w:delText>
        </w:r>
      </w:del>
      <w:del w:id="162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[18]</w:delText>
        </w:r>
      </w:del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if</w:delText>
        </w:r>
      </w:del>
      <w:del w:id="16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and</w:delText>
        </w:r>
      </w:del>
      <w:del w:id="1630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for every</w:delText>
        </w:r>
      </w:del>
      <w:del w:id="163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1634" w:author="PR Preview" w:date="2026-01-01T00:00:00Z">
        <w:r>
          <w:delText xml:space="preserve">.</w:delText>
        </w:r>
      </w:del>
    </w:p>
    <w:p>
      <w:pPr>
        <w:pStyle w:val="BodyText"/>
      </w:pPr>
      <w:del w:id="1635" w:author="PR Preview" w:date="2026-01-01T00:00:00Z">
        <w:r>
          <w:rPr>
            <w:b/>
            <w:bCs/>
          </w:rPr>
          <w:delText xml:space="preserve">Example 21 (Identity elements for addition and multiplication)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 </w:delText>
        </w:r>
      </w:del>
    </w:p>
    <w:p>
      <w:pPr>
        <w:pStyle w:val="FirstParagraph"/>
      </w:pPr>
      <w:ins w:id="1638" w:author="PR Preview" w:date="2026-01-01T00:00:00Z">
        <w:r>
          <w:rPr>
            <w:b/>
            <w:bCs/>
          </w:rPr>
          <w:t xml:space="preserve">Definition 32 (Identity element)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Let</w:t>
        </w:r>
      </w:ins>
      <w:ins w:id="1641" w:author="PR Preview" w:date="2026-01-01T00:00:00Z">
        <w:r>
          <w:t xml:space="preserve"> </w:t>
        </w:r>
      </w:ins>
      <m:oMath>
        <m:r>
          <m:t>S</m:t>
        </m:r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be a set, such as the real numbers</w:t>
        </w:r>
      </w:ins>
      <w:ins w:id="164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645" w:author="PR Preview" w:date="2026-01-01T00:00:00Z">
        <w:r>
          <w:t xml:space="preserve">,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and let</w:t>
        </w:r>
      </w:ins>
      <w:ins w:id="1648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be an operation that combines two elements</w:t>
        </w:r>
      </w:ins>
      <w:ins w:id="1651" w:author="PR Preview" w:date="2026-01-01T00:00:00Z">
        <w:r>
          <w:t xml:space="preserve"> </w:t>
        </w:r>
      </w:ins>
      <m:oMath>
        <m:r>
          <m:t>a</m:t>
        </m:r>
      </m:oMath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and</w:t>
        </w:r>
      </w:ins>
      <w:ins w:id="1654" w:author="PR Preview" w:date="2026-01-01T00:00:00Z">
        <w:r>
          <w:t xml:space="preserve"> </w:t>
        </w:r>
      </w:ins>
      <m:oMath>
        <m:r>
          <m:t>b</m:t>
        </m:r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of</w:t>
        </w:r>
      </w:ins>
      <w:ins w:id="1657" w:author="PR Preview" w:date="2026-01-01T00:00:00Z">
        <w:r>
          <w:t xml:space="preserve"> </w:t>
        </w:r>
      </w:ins>
      <m:oMath>
        <m:r>
          <m:t>S</m:t>
        </m:r>
      </m:oMath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into an element</w:t>
        </w:r>
      </w:ins>
      <w:ins w:id="16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of</w:t>
        </w:r>
      </w:ins>
      <w:ins w:id="1663" w:author="PR Preview" w:date="2026-01-01T00:00:00Z">
        <w:r>
          <w:t xml:space="preserve"> </w:t>
        </w:r>
      </w:ins>
      <m:oMath>
        <m:r>
          <m:t>S</m:t>
        </m:r>
      </m:oMath>
      <w:ins w:id="1664" w:author="PR Preview" w:date="2026-01-01T00:00:00Z">
        <w:r>
          <w:t xml:space="preserve">,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667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668" w:author="PR Preview" w:date="2026-01-01T00:00:00Z">
        <w:r>
          <w:t xml:space="preserve">) of real numbers.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An element</w:t>
        </w:r>
      </w:ins>
      <w:ins w:id="1671" w:author="PR Preview" w:date="2026-01-01T00:00:00Z">
        <w:r>
          <w:t xml:space="preserve"> </w:t>
        </w:r>
      </w:ins>
      <m:oMath>
        <m:r>
          <m:t>u</m:t>
        </m:r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of</w:t>
        </w:r>
      </w:ins>
      <w:ins w:id="1674" w:author="PR Preview" w:date="2026-01-01T00:00:00Z">
        <w:r>
          <w:t xml:space="preserve"> </w:t>
        </w:r>
      </w:ins>
      <m:oMath>
        <m:r>
          <m:t>S</m:t>
        </m:r>
      </m:oMath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is an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rPr>
            <w:b/>
            <w:bCs/>
          </w:rPr>
          <w:t xml:space="preserve">identity element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for</w:t>
        </w:r>
      </w:ins>
      <w:ins w:id="1681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[18]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if</w:t>
        </w:r>
      </w:ins>
      <w:ins w:id="16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and</w:t>
        </w:r>
      </w:ins>
      <w:ins w:id="1689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for every</w:t>
        </w:r>
      </w:ins>
      <w:ins w:id="16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1693" w:author="PR Preview" w:date="2026-01-01T00:00:00Z">
        <w:r>
          <w:t xml:space="preserve">.</w:t>
        </w:r>
      </w:ins>
    </w:p>
    <w:bookmarkEnd w:id="110"/>
    <w:bookmarkStart w:id="111" w:name="exm-identity-element"/>
    <w:p>
      <w:pPr>
        <w:pStyle w:val="BodyText"/>
      </w:pPr>
      <w:ins w:id="1694" w:author="PR Preview" w:date="2026-01-01T00:00:00Z">
        <w:r>
          <w:rPr>
            <w:b/>
            <w:bCs/>
          </w:rPr>
          <w:t xml:space="preserve">Example 23 (Identity elements for addition and multiplication)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del w:id="1697" w:author="PR Preview" w:date="2026-01-01T00:00:00Z">
        <w:r>
          <w:rPr>
            <w:b/>
            <w:bCs/>
          </w:rPr>
          <w:delText xml:space="preserve">Definition 31 (Commutative operation)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An operation</w:delText>
        </w:r>
      </w:del>
      <w:del w:id="1700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on a set</w:delText>
        </w:r>
      </w:del>
      <w:del w:id="1703" w:author="PR Preview" w:date="2026-01-01T00:00:00Z">
        <w:r>
          <w:delText xml:space="preserve"> </w:delText>
        </w:r>
      </w:del>
      <m:oMath>
        <m:r>
          <m:t>S</m:t>
        </m:r>
      </m:oMath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(</w:delText>
        </w:r>
      </w:del>
      <w:hyperlink w:anchor="def-identity-element">
        <w:del w:id="1706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707" w:author="PR Preview" w:date="2026-01-01T00:00:00Z">
        <w:r>
          <w:delText xml:space="preserve">)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is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rPr>
            <w:b/>
            <w:bCs/>
          </w:rPr>
          <w:delText xml:space="preserve">commutative</w:delText>
        </w:r>
      </w:del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[19]</w:delText>
        </w:r>
      </w:del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delText xml:space="preserve">if</w:delText>
        </w:r>
      </w:del>
      <w:del w:id="17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for all</w:delText>
        </w:r>
      </w:del>
      <w:del w:id="171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1720" w:author="PR Preview" w:date="2026-01-01T00:00:00Z">
        <w:r>
          <w:delText xml:space="preserve">:</w:delText>
        </w:r>
      </w:del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the order of the two inputs does not matter.</w:delText>
        </w:r>
      </w:del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Some sources, including the titles of</w:delText>
        </w:r>
      </w:del>
      <w:del w:id="1725" w:author="PR Preview" w:date="2026-01-01T00:00:00Z">
        <w:r>
          <w:delText xml:space="preserve"> </w:delText>
        </w:r>
      </w:del>
      <w:hyperlink w:anchor="thm-sum-symmetric">
        <w:del w:id="172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and</w:delText>
        </w:r>
      </w:del>
      <w:del w:id="1729" w:author="PR Preview" w:date="2026-01-01T00:00:00Z">
        <w:r>
          <w:delText xml:space="preserve"> </w:delText>
        </w:r>
      </w:del>
      <w:hyperlink w:anchor="thm-prod-symmetric">
        <w:del w:id="173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731" w:author="PR Preview" w:date="2026-01-01T00:00:00Z">
        <w:r>
          <w:delText xml:space="preserve">,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call a commutative operation</w:delText>
        </w:r>
      </w:del>
      <w:del w:id="1734" w:author="PR Preview" w:date="2026-01-01T00:00:00Z">
        <w:r>
          <w:delText xml:space="preserve"> </w:delText>
        </w:r>
      </w:del>
      <w:del w:id="1735" w:author="PR Preview" w:date="2026-01-01T00:00:00Z">
        <w:r>
          <w:rPr>
            <w:b/>
            <w:bCs/>
          </w:rPr>
          <w:delText xml:space="preserve">symmetric</w:delText>
        </w:r>
      </w:del>
      <w:del w:id="1736" w:author="PR Preview" w:date="2026-01-01T00:00:00Z">
        <w:r>
          <w:delText xml:space="preserve">.</w:delText>
        </w:r>
      </w:del>
    </w:p>
    <w:p>
      <w:pPr>
        <w:pStyle w:val="BodyText"/>
      </w:pPr>
      <w:del w:id="1737" w:author="PR Preview" w:date="2026-01-01T00:00:00Z">
        <w:r>
          <w:rPr>
            <w:b/>
            <w:bCs/>
          </w:rPr>
          <w:delText xml:space="preserve">Example 22 (A commutative operation, and one that is not)</w:delText>
        </w:r>
      </w:del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 </w:delText>
        </w:r>
      </w:del>
    </w:p>
    <w:p>
      <w:pPr>
        <w:pStyle w:val="FirstParagraph"/>
      </w:pPr>
      <w:ins w:id="1740" w:author="PR Preview" w:date="2026-01-01T00:00:00Z">
        <w:r>
          <w:rPr>
            <w:b/>
            <w:bCs/>
          </w:rPr>
          <w:t xml:space="preserve">Definition 33 (Commutative operation)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An operation</w:t>
        </w:r>
      </w:ins>
      <w:ins w:id="174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on a set</w:t>
        </w:r>
      </w:ins>
      <w:ins w:id="1746" w:author="PR Preview" w:date="2026-01-01T00:00:00Z">
        <w:r>
          <w:t xml:space="preserve"> </w:t>
        </w:r>
      </w:ins>
      <m:oMath>
        <m:r>
          <m:t>S</m:t>
        </m:r>
      </m:oMath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(</w:t>
        </w:r>
      </w:ins>
      <w:hyperlink w:anchor="def-identity-element">
        <w:ins w:id="1749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1750" w:author="PR Preview" w:date="2026-01-01T00:00:00Z">
        <w:r>
          <w:t xml:space="preserve">)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is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rPr>
            <w:b/>
            <w:bCs/>
          </w:rPr>
          <w:t xml:space="preserve">commutative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[19]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if</w:t>
        </w:r>
      </w:ins>
      <w:ins w:id="17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for all</w:t>
        </w:r>
      </w:ins>
      <w:ins w:id="17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763" w:author="PR Preview" w:date="2026-01-01T00:00:00Z">
        <w:r>
          <w:t xml:space="preserve">: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the order of the two inputs does not matter.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Some sources, including the titles of</w:t>
        </w:r>
      </w:ins>
      <w:ins w:id="1768" w:author="PR Preview" w:date="2026-01-01T00:00:00Z">
        <w:r>
          <w:t xml:space="preserve"> </w:t>
        </w:r>
      </w:ins>
      <w:hyperlink w:anchor="thm-sum-symmetric">
        <w:ins w:id="176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and</w:t>
        </w:r>
      </w:ins>
      <w:ins w:id="1772" w:author="PR Preview" w:date="2026-01-01T00:00:00Z">
        <w:r>
          <w:t xml:space="preserve"> </w:t>
        </w:r>
      </w:ins>
      <w:hyperlink w:anchor="thm-prod-symmetric">
        <w:ins w:id="1773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774" w:author="PR Preview" w:date="2026-01-01T00:00:00Z">
        <w:r>
          <w:t xml:space="preserve">,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call a commutative operation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rPr>
            <w:b/>
            <w:bCs/>
          </w:rPr>
          <w:t xml:space="preserve">symmetric</w:t>
        </w:r>
      </w:ins>
      <w:ins w:id="1779" w:author="PR Preview" w:date="2026-01-01T00:00:00Z">
        <w:r>
          <w:t xml:space="preserve">.</w:t>
        </w:r>
      </w:ins>
    </w:p>
    <w:bookmarkEnd w:id="112"/>
    <w:bookmarkStart w:id="113" w:name="exm-commutative"/>
    <w:p>
      <w:pPr>
        <w:pStyle w:val="BodyText"/>
      </w:pPr>
      <w:ins w:id="1780" w:author="PR Preview" w:date="2026-01-01T00:00:00Z">
        <w:r>
          <w:rPr>
            <w:b/>
            <w:bCs/>
          </w:rPr>
          <w:t xml:space="preserve">Example 24 (A commutative operation, and one that is not)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 </w:t>
        </w:r>
      </w:ins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del w:id="1783" w:author="PR Preview" w:date="2026-01-01T00:00:00Z">
        <w:r>
          <w:rPr>
            <w:b/>
            <w:bCs/>
          </w:rPr>
          <w:delText xml:space="preserve">Definition 32 (Associative operation)</w:delText>
        </w:r>
      </w:del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An operation</w:delText>
        </w:r>
      </w:del>
      <w:del w:id="1786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on a set</w:delText>
        </w:r>
      </w:del>
      <w:del w:id="1789" w:author="PR Preview" w:date="2026-01-01T00:00:00Z">
        <w:r>
          <w:delText xml:space="preserve"> </w:delText>
        </w:r>
      </w:del>
      <m:oMath>
        <m:r>
          <m:t>S</m:t>
        </m:r>
      </m:oMath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(</w:delText>
        </w:r>
      </w:del>
      <w:hyperlink w:anchor="def-identity-element">
        <w:del w:id="1792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793" w:author="PR Preview" w:date="2026-01-01T00:00:00Z">
        <w:r>
          <w:delText xml:space="preserve">)</w:delText>
        </w:r>
      </w:del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is</w:delText>
        </w:r>
      </w:del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rPr>
            <w:b/>
            <w:bCs/>
          </w:rPr>
          <w:delText xml:space="preserve">associative</w:delText>
        </w:r>
      </w:del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[20]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if</w:delText>
        </w:r>
      </w:del>
      <w:del w:id="180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for all</w:delText>
        </w:r>
      </w:del>
      <w:del w:id="180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1806" w:author="PR Preview" w:date="2026-01-01T00:00:00Z">
        <w:r>
          <w:delText xml:space="preserve">:</w:delText>
        </w:r>
      </w:del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which pair is combined first does not matter.</w:delText>
        </w:r>
      </w:del>
    </w:p>
    <w:p>
      <w:pPr>
        <w:pStyle w:val="BodyText"/>
      </w:pPr>
      <w:del w:id="1809" w:author="PR Preview" w:date="2026-01-01T00:00:00Z">
        <w:r>
          <w:rPr>
            <w:b/>
            <w:bCs/>
          </w:rPr>
          <w:delText xml:space="preserve">Example 23 (An associative operation, and one that is not)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 </w:delText>
        </w:r>
      </w:del>
    </w:p>
    <w:p>
      <w:pPr>
        <w:pStyle w:val="FirstParagraph"/>
      </w:pPr>
      <w:ins w:id="1812" w:author="PR Preview" w:date="2026-01-01T00:00:00Z">
        <w:r>
          <w:rPr>
            <w:b/>
            <w:bCs/>
          </w:rPr>
          <w:t xml:space="preserve">Definition 34 (Associative operation)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An operation</w:t>
        </w:r>
      </w:ins>
      <w:ins w:id="1815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on a set</w:t>
        </w:r>
      </w:ins>
      <w:ins w:id="1818" w:author="PR Preview" w:date="2026-01-01T00:00:00Z">
        <w:r>
          <w:t xml:space="preserve"> </w:t>
        </w:r>
      </w:ins>
      <m:oMath>
        <m:r>
          <m:t>S</m:t>
        </m:r>
      </m:oMath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(</w:t>
        </w:r>
      </w:ins>
      <w:hyperlink w:anchor="def-identity-element">
        <w:ins w:id="1821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1822" w:author="PR Preview" w:date="2026-01-01T00:00:00Z">
        <w:r>
          <w:t xml:space="preserve">)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is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rPr>
            <w:b/>
            <w:bCs/>
          </w:rPr>
          <w:t xml:space="preserve">associative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[20]</w:t>
        </w:r>
      </w:ins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if</w:t>
        </w:r>
      </w:ins>
      <w:ins w:id="18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for all</w:t>
        </w:r>
      </w:ins>
      <w:ins w:id="18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1835" w:author="PR Preview" w:date="2026-01-01T00:00:00Z">
        <w:r>
          <w:t xml:space="preserve">: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which pair is combined first does not matter.</w:t>
        </w:r>
      </w:ins>
    </w:p>
    <w:bookmarkEnd w:id="114"/>
    <w:bookmarkStart w:id="115" w:name="exm-associative"/>
    <w:p>
      <w:pPr>
        <w:pStyle w:val="BodyText"/>
      </w:pPr>
      <w:ins w:id="1838" w:author="PR Preview" w:date="2026-01-01T00:00:00Z">
        <w:r>
          <w:rPr>
            <w:b/>
            <w:bCs/>
          </w:rPr>
          <w:t xml:space="preserve">Example 25 (An associative operation, and one that is not)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 </w:t>
        </w:r>
      </w:ins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del w:id="1841" w:author="PR Preview" w:date="2026-01-01T00:00:00Z">
        <w:r>
          <w:rPr>
            <w:b/>
            <w:bCs/>
          </w:rPr>
          <w:delText xml:space="preserve">Example 24 (Grouping a sum two ways)</w:delText>
        </w:r>
      </w:del>
    </w:p>
    <w:p>
      <w:pPr>
        <w:pStyle w:val="FirstParagraph"/>
      </w:pPr>
      <w:ins w:id="1842" w:author="PR Preview" w:date="2026-01-01T00:00:00Z">
        <w:r>
          <w:rPr>
            <w:b/>
            <w:bCs/>
          </w:rPr>
          <w:t xml:space="preserve">Example 26 (Grouping a sum two ways)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del w:id="1843" w:author="PR Preview" w:date="2026-01-01T00:00:00Z">
        <w:r>
          <w:rPr>
            <w:b/>
            <w:bCs/>
          </w:rPr>
          <w:delText xml:space="preserve">Definition 33 (Distributes over)</w:delText>
        </w:r>
      </w:del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An operation</w:delText>
        </w:r>
      </w:del>
      <w:del w:id="1846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on a set</w:delText>
        </w:r>
      </w:del>
      <w:del w:id="1849" w:author="PR Preview" w:date="2026-01-01T00:00:00Z">
        <w:r>
          <w:delText xml:space="preserve"> </w:delText>
        </w:r>
      </w:del>
      <m:oMath>
        <m:r>
          <m:t>S</m:t>
        </m:r>
      </m:oMath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rPr>
            <w:b/>
            <w:bCs/>
          </w:rPr>
          <w:delText xml:space="preserve">distributes over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an operation</w:delText>
        </w:r>
      </w:del>
      <w:del w:id="1854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</m:oMath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on</w:delText>
        </w:r>
      </w:del>
      <w:del w:id="1857" w:author="PR Preview" w:date="2026-01-01T00:00:00Z">
        <w:r>
          <w:delText xml:space="preserve"> </w:delText>
        </w:r>
      </w:del>
      <m:oMath>
        <m:r>
          <m:t>S</m:t>
        </m:r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if</w:delText>
        </w:r>
      </w:del>
    </w:p>
    <w:p>
      <w:pPr>
        <w:pStyle w:val="FirstParagraph"/>
      </w:pPr>
      <w:ins w:id="1860" w:author="PR Preview" w:date="2026-01-01T00:00:00Z">
        <w:r>
          <w:rPr>
            <w:b/>
            <w:bCs/>
          </w:rPr>
          <w:t xml:space="preserve">Definition 35 (Distributes over)</w:t>
        </w:r>
      </w:ins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An operation</w:t>
        </w:r>
      </w:ins>
      <w:ins w:id="186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on a set</w:t>
        </w:r>
      </w:ins>
      <w:ins w:id="1866" w:author="PR Preview" w:date="2026-01-01T00:00:00Z">
        <w:r>
          <w:t xml:space="preserve"> </w:t>
        </w:r>
      </w:ins>
      <m:oMath>
        <m:r>
          <m:t>S</m:t>
        </m:r>
      </m:oMath>
      <w:ins w:id="1867" w:author="PR Preview" w:date="2026-01-01T00:00:00Z">
        <w:r>
          <w:t xml:space="preserve"> </w:t>
        </w:r>
      </w:ins>
      <w:ins w:id="1868" w:author="PR Preview" w:date="2026-01-01T00:00:00Z">
        <w:r>
          <w:rPr>
            <w:b/>
            <w:bCs/>
          </w:rPr>
          <w:t xml:space="preserve">distributes over</w:t>
        </w:r>
      </w:ins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an operation</w:t>
        </w:r>
      </w:ins>
      <w:ins w:id="1871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on</w:t>
        </w:r>
      </w:ins>
      <w:ins w:id="1874" w:author="PR Preview" w:date="2026-01-01T00:00:00Z">
        <w:r>
          <w:t xml:space="preserve"> </w:t>
        </w:r>
      </w:ins>
      <m:oMath>
        <m:r>
          <m:t>S</m:t>
        </m:r>
      </m:oMath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del w:id="1877" w:author="PR Preview" w:date="2026-01-01T00:00:00Z">
        <w:r>
          <w:rPr>
            <w:b/>
            <w:bCs/>
          </w:rPr>
          <w:delText xml:space="preserve">Example 25 (Addition does not distribute over multiplication)</w:delText>
        </w:r>
      </w:del>
    </w:p>
    <w:p>
      <w:pPr>
        <w:pStyle w:val="BodyText"/>
      </w:pPr>
      <w:ins w:id="1878" w:author="PR Preview" w:date="2026-01-01T00:00:00Z">
        <w:r>
          <w:rPr>
            <w:b/>
            <w:bCs/>
          </w:rPr>
          <w:t xml:space="preserve">Example 27 (Addition does not distribute over multiplication)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879" w:author="PR Preview" w:date="2026-01-01T00:00:00Z">
        <w:r>
          <w:delText xml:space="preserve">So</w:delText>
        </w:r>
      </w:del>
      <w:del w:id="1880" w:author="PR Preview" w:date="2026-01-01T00:00:00Z">
        <w:r>
          <w:delText xml:space="preserve"> </w:delText>
        </w:r>
      </w:del>
      <w:hyperlink w:anchor="def-distributes-over">
        <w:del w:id="1881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fails with</w:delText>
        </w:r>
      </w:del>
      <w:del w:id="1884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and</w:delText>
        </w:r>
      </w:del>
      <w:del w:id="1887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del w:id="1888" w:author="PR Preview" w:date="2026-01-01T00:00:00Z">
        <w:r>
          <w:delText xml:space="preserve">.</w:delText>
        </w:r>
      </w:del>
    </w:p>
    <w:p>
      <w:pPr>
        <w:pStyle w:val="BodyText"/>
      </w:pPr>
      <w:del w:id="1889" w:author="PR Preview" w:date="2026-01-01T00:00:00Z">
        <w:r>
          <w:rPr>
            <w:b/>
            <w:bCs/>
          </w:rPr>
          <w:delText xml:space="preserve">Definition 34 (Distributive law)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The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rPr>
            <w:b/>
            <w:bCs/>
          </w:rPr>
          <w:delText xml:space="preserve">distributive law</w:delText>
        </w:r>
      </w:del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[21]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is the statement that multiplication distributes over addition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(</w:delText>
        </w:r>
      </w:del>
      <w:hyperlink w:anchor="def-distributes-over">
        <w:del w:id="1900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1901" w:author="PR Preview" w:date="2026-01-01T00:00:00Z">
        <w:r>
          <w:delText xml:space="preserve">):</w:delText>
        </w:r>
      </w:del>
      <w:del w:id="190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(</w:delText>
        </w:r>
      </w:del>
      <w:hyperlink w:anchor="thm-mult-distr">
        <w:del w:id="1905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906" w:author="PR Preview" w:date="2026-01-01T00:00:00Z">
        <w:r>
          <w:delText xml:space="preserve">).</w:delText>
        </w:r>
      </w:del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We then say multiplication is</w:delText>
        </w:r>
      </w:del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rPr>
            <w:b/>
            <w:bCs/>
          </w:rPr>
          <w:delText xml:space="preserve">distributive</w:delText>
        </w:r>
      </w:del>
      <w:del w:id="1911" w:author="PR Preview" w:date="2026-01-01T00:00:00Z">
        <w:r>
          <w:delText xml:space="preserve">.</w:delText>
        </w:r>
      </w:del>
    </w:p>
    <w:p>
      <w:pPr>
        <w:pStyle w:val="BodyText"/>
      </w:pPr>
      <w:del w:id="1912" w:author="PR Preview" w:date="2026-01-01T00:00:00Z">
        <w:r>
          <w:rPr>
            <w:b/>
            <w:bCs/>
          </w:rPr>
          <w:delText xml:space="preserve">Example 26 (Multiplication distributes over addition)</w:delText>
        </w:r>
      </w:del>
    </w:p>
    <w:p>
      <w:pPr>
        <w:pStyle w:val="FirstParagraph"/>
      </w:pPr>
      <w:ins w:id="1913" w:author="PR Preview" w:date="2026-01-01T00:00:00Z">
        <w:r>
          <w:t xml:space="preserve">So</w:t>
        </w:r>
      </w:ins>
      <w:ins w:id="1914" w:author="PR Preview" w:date="2026-01-01T00:00:00Z">
        <w:r>
          <w:t xml:space="preserve"> </w:t>
        </w:r>
      </w:ins>
      <w:hyperlink w:anchor="def-distributes-over">
        <w:ins w:id="1915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fails with</w:t>
        </w:r>
      </w:ins>
      <w:ins w:id="1918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and</w:t>
        </w:r>
      </w:ins>
      <w:ins w:id="1921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ins w:id="1922" w:author="PR Preview" w:date="2026-01-01T00:00:00Z">
        <w:r>
          <w:t xml:space="preserve">.</w:t>
        </w:r>
      </w:ins>
    </w:p>
    <w:bookmarkEnd w:id="128"/>
    <w:bookmarkStart w:id="129" w:name="def-distributive"/>
    <w:p>
      <w:pPr>
        <w:pStyle w:val="BodyText"/>
      </w:pPr>
      <w:ins w:id="1923" w:author="PR Preview" w:date="2026-01-01T00:00:00Z">
        <w:r>
          <w:rPr>
            <w:b/>
            <w:bCs/>
          </w:rPr>
          <w:t xml:space="preserve">Definition 36 (Distributive law)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The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rPr>
            <w:b/>
            <w:bCs/>
          </w:rPr>
          <w:t xml:space="preserve">distributive law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[21]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is the statement that multiplication distributes over addition</w:t>
        </w:r>
      </w:ins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(</w:t>
        </w:r>
      </w:ins>
      <w:hyperlink w:anchor="def-distributes-over">
        <w:ins w:id="1934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1935" w:author="PR Preview" w:date="2026-01-01T00:00:00Z">
        <w:r>
          <w:t xml:space="preserve">):</w:t>
        </w:r>
      </w:ins>
      <w:ins w:id="19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(</w:t>
        </w:r>
      </w:ins>
      <w:hyperlink w:anchor="thm-mult-distr">
        <w:ins w:id="193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40" w:author="PR Preview" w:date="2026-01-01T00:00:00Z">
        <w:r>
          <w:t xml:space="preserve">).</w:t>
        </w:r>
      </w:ins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We then say multiplication is</w:t>
        </w:r>
      </w:ins>
      <w:ins w:id="1943" w:author="PR Preview" w:date="2026-01-01T00:00:00Z">
        <w:r>
          <w:t xml:space="preserve"> </w:t>
        </w:r>
      </w:ins>
      <w:ins w:id="1944" w:author="PR Preview" w:date="2026-01-01T00:00:00Z">
        <w:r>
          <w:rPr>
            <w:b/>
            <w:bCs/>
          </w:rPr>
          <w:t xml:space="preserve">distributive</w:t>
        </w:r>
      </w:ins>
      <w:ins w:id="1945" w:author="PR Preview" w:date="2026-01-01T00:00:00Z">
        <w:r>
          <w:t xml:space="preserve">.</w:t>
        </w:r>
      </w:ins>
    </w:p>
    <w:bookmarkEnd w:id="129"/>
    <w:bookmarkStart w:id="130" w:name="exm-distributive"/>
    <w:p>
      <w:pPr>
        <w:pStyle w:val="BodyText"/>
      </w:pPr>
      <w:ins w:id="1946" w:author="PR Preview" w:date="2026-01-01T00:00:00Z">
        <w:r>
          <w:rPr>
            <w:b/>
            <w:bCs/>
          </w:rPr>
          <w:t xml:space="preserve">Example 28 (Multiplication distributes over addition)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del w:id="1947" w:author="PR Preview" w:date="2026-01-01T00:00:00Z">
        <w:r>
          <w:rPr>
            <w:b/>
            <w:bCs/>
          </w:rPr>
          <w:delText xml:space="preserve">Definition 35 (Like terms)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Two</w:delText>
        </w:r>
      </w:del>
      <w:del w:id="1950" w:author="PR Preview" w:date="2026-01-01T00:00:00Z">
        <w:r>
          <w:delText xml:space="preserve"> </w:delText>
        </w:r>
      </w:del>
      <w:hyperlink w:anchor="def-term">
        <w:del w:id="1951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of a sum are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rPr>
            <w:b/>
            <w:bCs/>
          </w:rPr>
          <w:delText xml:space="preserve">like terms</w:delText>
        </w:r>
      </w:del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[22]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if they are the same product of variables, each to the same power,</w:delText>
        </w:r>
      </w:del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possibly multiplied by different constants:</w:delText>
        </w:r>
      </w:del>
      <w:del w:id="196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and</w:delText>
        </w:r>
      </w:del>
      <w:del w:id="196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1966" w:author="PR Preview" w:date="2026-01-01T00:00:00Z">
        <w:r>
          <w:delText xml:space="preserve">,</w:delText>
        </w:r>
      </w:del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where</w:delText>
        </w:r>
      </w:del>
      <w:del w:id="196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and</w:delText>
        </w:r>
      </w:del>
      <w:del w:id="197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1973" w:author="PR Preview" w:date="2026-01-01T00:00:00Z">
        <w:r>
          <w:delText xml:space="preserve"> </w:delText>
        </w:r>
      </w:del>
      <w:del w:id="1974" w:author="PR Preview" w:date="2026-01-01T00:00:00Z">
        <w:r>
          <w:delText xml:space="preserve">are constants and</w:delText>
        </w:r>
      </w:del>
      <w:del w:id="1975" w:author="PR Preview" w:date="2026-01-01T00:00:00Z">
        <w:r>
          <w:delText xml:space="preserve"> </w:delText>
        </w:r>
      </w:del>
      <m:oMath>
        <m:r>
          <m:t>m</m:t>
        </m:r>
      </m:oMath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is that product.</w:delText>
        </w:r>
      </w:del>
    </w:p>
    <w:p>
      <w:pPr>
        <w:pStyle w:val="BodyText"/>
      </w:pPr>
      <w:del w:id="1978" w:author="PR Preview" w:date="2026-01-01T00:00:00Z">
        <w:r>
          <w:rPr>
            <w:b/>
            <w:bCs/>
          </w:rPr>
          <w:delText xml:space="preserve">Definition 36 (Collecting like terms)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To</w:delText>
        </w:r>
      </w:del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rPr>
            <w:b/>
            <w:bCs/>
          </w:rPr>
          <w:delText xml:space="preserve">collect</w:delText>
        </w:r>
      </w:del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like terms (</w:delText>
        </w:r>
      </w:del>
      <w:hyperlink w:anchor="def-like-terms">
        <w:del w:id="1985" w:author="PR Preview" w:date="2026-01-01T00:00:00Z">
          <w:r>
            <w:rPr>
              <w:rStyle w:val="Hyperlink"/>
            </w:rPr>
            <w:delText xml:space="preserve">Definition 35</w:delText>
          </w:r>
        </w:del>
      </w:hyperlink>
      <w:del w:id="1986" w:author="PR Preview" w:date="2026-01-01T00:00:00Z">
        <w:r>
          <w:delText xml:space="preserve">) is to replace their sum by one term,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using the distributive law (</w:delText>
        </w:r>
      </w:del>
      <w:hyperlink w:anchor="thm-mult-distr">
        <w:del w:id="198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990" w:author="PR Preview" w:date="2026-01-01T00:00:00Z">
        <w:r>
          <w:delText xml:space="preserve">):</w:delText>
        </w:r>
      </w:del>
      <w:del w:id="199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del w:id="1992" w:author="PR Preview" w:date="2026-01-01T00:00:00Z">
        <w:r>
          <w:delText xml:space="preserve">.</w:delText>
        </w:r>
      </w:del>
    </w:p>
    <w:p>
      <w:pPr>
        <w:pStyle w:val="BodyText"/>
      </w:pPr>
      <w:del w:id="1993" w:author="PR Preview" w:date="2026-01-01T00:00:00Z">
        <w:r>
          <w:rPr>
            <w:b/>
            <w:bCs/>
          </w:rPr>
          <w:delText xml:space="preserve">Example 27 (Like and unlike terms)</w:delText>
        </w:r>
      </w:del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delText xml:space="preserve"> </w:delText>
        </w:r>
      </w:del>
    </w:p>
    <w:p>
      <w:pPr>
        <w:pStyle w:val="FirstParagraph"/>
      </w:pPr>
      <w:ins w:id="1996" w:author="PR Preview" w:date="2026-01-01T00:00:00Z">
        <w:r>
          <w:rPr>
            <w:b/>
            <w:bCs/>
          </w:rPr>
          <w:t xml:space="preserve">Definition 37 (Like terms)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Two</w:t>
        </w:r>
      </w:ins>
      <w:ins w:id="1999" w:author="PR Preview" w:date="2026-01-01T00:00:00Z">
        <w:r>
          <w:t xml:space="preserve"> </w:t>
        </w:r>
      </w:ins>
      <w:hyperlink w:anchor="def-term">
        <w:ins w:id="2000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of a sum are</w:t>
        </w:r>
      </w:ins>
      <w:ins w:id="2003" w:author="PR Preview" w:date="2026-01-01T00:00:00Z">
        <w:r>
          <w:t xml:space="preserve"> </w:t>
        </w:r>
      </w:ins>
      <w:ins w:id="2004" w:author="PR Preview" w:date="2026-01-01T00:00:00Z">
        <w:r>
          <w:rPr>
            <w:b/>
            <w:bCs/>
          </w:rPr>
          <w:t xml:space="preserve">like terms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[22]</w:t>
        </w:r>
      </w:ins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if they are the same product of variables, each to the same power,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possibly multiplied by different constants:</w:t>
        </w:r>
      </w:ins>
      <w:ins w:id="201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and</w:t>
        </w:r>
      </w:ins>
      <w:ins w:id="201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2015" w:author="PR Preview" w:date="2026-01-01T00:00:00Z">
        <w:r>
          <w:t xml:space="preserve">,</w:t>
        </w:r>
      </w:ins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where</w:t>
        </w:r>
      </w:ins>
      <w:ins w:id="201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and</w:t>
        </w:r>
      </w:ins>
      <w:ins w:id="202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are constants and</w:t>
        </w:r>
      </w:ins>
      <w:ins w:id="2024" w:author="PR Preview" w:date="2026-01-01T00:00:00Z">
        <w:r>
          <w:t xml:space="preserve"> </w:t>
        </w:r>
      </w:ins>
      <m:oMath>
        <m:r>
          <m:t>m</m:t>
        </m:r>
      </m:oMath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is that product.</w:t>
        </w:r>
      </w:ins>
    </w:p>
    <w:bookmarkEnd w:id="132"/>
    <w:bookmarkStart w:id="133" w:name="def-collect-like-terms"/>
    <w:p>
      <w:pPr>
        <w:pStyle w:val="BodyText"/>
      </w:pPr>
      <w:ins w:id="2027" w:author="PR Preview" w:date="2026-01-01T00:00:00Z">
        <w:r>
          <w:rPr>
            <w:b/>
            <w:bCs/>
          </w:rPr>
          <w:t xml:space="preserve">Definition 38 (Collecting like terms)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To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rPr>
            <w:b/>
            <w:bCs/>
          </w:rPr>
          <w:t xml:space="preserve">collect</w:t>
        </w:r>
      </w:ins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like terms (</w:t>
        </w:r>
      </w:ins>
      <w:hyperlink w:anchor="def-like-terms">
        <w:ins w:id="2034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2035" w:author="PR Preview" w:date="2026-01-01T00:00:00Z">
        <w:r>
          <w:t xml:space="preserve">) is to replace their sum by one term,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using the distributive law (</w:t>
        </w:r>
      </w:ins>
      <w:hyperlink w:anchor="thm-mult-distr">
        <w:ins w:id="203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039" w:author="PR Preview" w:date="2026-01-01T00:00:00Z">
        <w:r>
          <w:t xml:space="preserve">):</w:t>
        </w:r>
      </w:ins>
      <w:ins w:id="204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ins w:id="2041" w:author="PR Preview" w:date="2026-01-01T00:00:00Z">
        <w:r>
          <w:t xml:space="preserve">.</w:t>
        </w:r>
      </w:ins>
    </w:p>
    <w:bookmarkEnd w:id="133"/>
    <w:bookmarkStart w:id="134" w:name="exm-like-terms"/>
    <w:p>
      <w:pPr>
        <w:pStyle w:val="BodyText"/>
      </w:pPr>
      <w:ins w:id="2042" w:author="PR Preview" w:date="2026-01-01T00:00:00Z">
        <w:r>
          <w:rPr>
            <w:b/>
            <w:bCs/>
          </w:rPr>
          <w:t xml:space="preserve">Example 29 (Like and unlike terms)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 </w:t>
        </w:r>
      </w:ins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del w:id="2045" w:author="PR Preview" w:date="2026-01-01T00:00:00Z">
        <w:r>
          <w:rPr>
            <w:b/>
            <w:bCs/>
          </w:rPr>
          <w:delText xml:space="preserve">Example 28 (Checking FOIL)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With</w:delText>
        </w:r>
      </w:del>
      <w:del w:id="20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1</m:t>
        </m:r>
      </m:oMath>
      <w:del w:id="2049" w:author="PR Preview" w:date="2026-01-01T00:00:00Z">
        <w:r>
          <w:delText xml:space="preserve">,</w:delText>
        </w:r>
      </w:del>
      <w:del w:id="205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2051" w:author="PR Preview" w:date="2026-01-01T00:00:00Z">
        <w:r>
          <w:delText xml:space="preserve">,</w:delText>
        </w:r>
      </w:del>
      <w:del w:id="205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3</m:t>
        </m:r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and</w:delText>
        </w:r>
      </w:del>
      <w:del w:id="205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4</m:t>
        </m:r>
      </m:oMath>
      <w:del w:id="2056" w:author="PR Preview" w:date="2026-01-01T00:00:00Z">
        <w:r>
          <w:delText xml:space="preserve">,</w:delText>
        </w:r>
      </w:del>
    </w:p>
    <w:p>
      <w:pPr>
        <w:pStyle w:val="FirstParagraph"/>
      </w:pPr>
      <w:ins w:id="2057" w:author="PR Preview" w:date="2026-01-01T00:00:00Z">
        <w:r>
          <w:rPr>
            <w:b/>
            <w:bCs/>
          </w:rPr>
          <w:t xml:space="preserve">Example 30 (Checking FOIL)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With</w:t>
        </w:r>
      </w:ins>
      <w:ins w:id="20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2061" w:author="PR Preview" w:date="2026-01-01T00:00:00Z">
        <w:r>
          <w:t xml:space="preserve">,</w:t>
        </w:r>
      </w:ins>
      <w:ins w:id="20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2063" w:author="PR Preview" w:date="2026-01-01T00:00:00Z">
        <w:r>
          <w:t xml:space="preserve">,</w:t>
        </w:r>
      </w:ins>
      <w:ins w:id="206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and</w:t>
        </w:r>
      </w:ins>
      <w:ins w:id="206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4</m:t>
        </m:r>
      </m:oMath>
      <w:ins w:id="206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del w:id="2069" w:author="PR Preview" w:date="2026-01-01T00:00:00Z">
        <w:r>
          <w:rPr>
            <w:b/>
            <w:bCs/>
          </w:rPr>
          <w:delText xml:space="preserve">Definition 37 (Summation notation)</w:delText>
        </w:r>
      </w:del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Let</w:delText>
        </w:r>
      </w:del>
      <w:del w:id="2072" w:author="PR Preview" w:date="2026-01-01T00:00:00Z">
        <w:r>
          <w:delText xml:space="preserve"> </w:delText>
        </w:r>
      </w:del>
      <m:oMath>
        <m:r>
          <m:t>m</m:t>
        </m:r>
      </m:oMath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and</w:delText>
        </w:r>
      </w:del>
      <w:del w:id="2075" w:author="PR Preview" w:date="2026-01-01T00:00:00Z">
        <w:r>
          <w:delText xml:space="preserve"> </w:delText>
        </w:r>
      </w:del>
      <m:oMath>
        <m:r>
          <m:t>n</m:t>
        </m:r>
      </m:oMath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be integers with</w:delText>
        </w:r>
      </w:del>
      <w:del w:id="207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n</m:t>
        </m:r>
      </m:oMath>
      <w:del w:id="2079" w:author="PR Preview" w:date="2026-01-01T00:00:00Z">
        <w:r>
          <w:delText xml:space="preserve">,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and let</w:delText>
        </w:r>
      </w:del>
      <w:del w:id="208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delText xml:space="preserve">be numbers.</w:delText>
        </w:r>
      </w:del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The</w:delText>
        </w:r>
      </w:del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rPr>
            <w:b/>
            <w:bCs/>
          </w:rPr>
          <w:delText xml:space="preserve">sum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of</w:delText>
        </w:r>
      </w:del>
      <w:del w:id="209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</m:oMath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through</w:delText>
        </w:r>
      </w:del>
      <w:del w:id="209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is</w:delText>
        </w:r>
      </w:del>
    </w:p>
    <w:p>
      <w:pPr>
        <w:pStyle w:val="FirstParagraph"/>
      </w:pPr>
      <w:ins w:id="2097" w:author="PR Preview" w:date="2026-01-01T00:00:00Z">
        <w:r>
          <w:rPr>
            <w:b/>
            <w:bCs/>
          </w:rPr>
          <w:t xml:space="preserve">Definition 39 (Summation notation)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Let</w:t>
        </w:r>
      </w:ins>
      <w:ins w:id="2100" w:author="PR Preview" w:date="2026-01-01T00:00:00Z">
        <w:r>
          <w:t xml:space="preserve"> </w:t>
        </w:r>
      </w:ins>
      <m:oMath>
        <m:r>
          <m:t>m</m:t>
        </m:r>
      </m:oMath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and</w:t>
        </w:r>
      </w:ins>
      <w:ins w:id="2103" w:author="PR Preview" w:date="2026-01-01T00:00:00Z">
        <w:r>
          <w:t xml:space="preserve"> </w:t>
        </w:r>
      </w:ins>
      <m:oMath>
        <m:r>
          <m:t>n</m:t>
        </m:r>
      </m:oMath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be integers with</w:t>
        </w:r>
      </w:ins>
      <w:ins w:id="210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n</m:t>
        </m:r>
      </m:oMath>
      <w:ins w:id="2107" w:author="PR Preview" w:date="2026-01-01T00:00:00Z">
        <w:r>
          <w:t xml:space="preserve">,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and let</w:t>
        </w:r>
      </w:ins>
      <w:ins w:id="211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be numbers.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The</w:t>
        </w:r>
      </w:ins>
      <w:ins w:id="2115" w:author="PR Preview" w:date="2026-01-01T00:00:00Z">
        <w:r>
          <w:t xml:space="preserve"> </w:t>
        </w:r>
      </w:ins>
      <w:ins w:id="2116" w:author="PR Preview" w:date="2026-01-01T00:00:00Z">
        <w:r>
          <w:rPr>
            <w:b/>
            <w:bCs/>
          </w:rPr>
          <w:t xml:space="preserve">sum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of</w:t>
        </w:r>
      </w:ins>
      <w:ins w:id="21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through</w:t>
        </w:r>
      </w:ins>
      <w:ins w:id="21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del w:id="2125" w:author="PR Preview" w:date="2026-01-01T00:00:00Z">
        <w:r>
          <w:rPr>
            <w:b/>
            <w:bCs/>
          </w:rPr>
          <w:delText xml:space="preserve">Definition 38 (Index of a sum)</w:delText>
        </w:r>
      </w:del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The variable</w:delText>
        </w:r>
      </w:del>
      <w:del w:id="2128" w:author="PR Preview" w:date="2026-01-01T00:00:00Z">
        <w:r>
          <w:delText xml:space="preserve"> </w:delText>
        </w:r>
      </w:del>
      <m:oMath>
        <m:r>
          <m:t>i</m:t>
        </m:r>
      </m:oMath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in</w:delText>
        </w:r>
      </w:del>
      <w:del w:id="213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(</w:delText>
        </w:r>
      </w:del>
      <w:hyperlink w:anchor="def-summation">
        <w:del w:id="2134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2135" w:author="PR Preview" w:date="2026-01-01T00:00:00Z">
        <w:r>
          <w:delText xml:space="preserve">) is the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rPr>
            <w:b/>
            <w:bCs/>
          </w:rPr>
          <w:delText xml:space="preserve">index</w:delText>
        </w:r>
      </w:del>
      <w:del w:id="2138" w:author="PR Preview" w:date="2026-01-01T00:00:00Z">
        <w:r>
          <w:delText xml:space="preserve"> </w:delText>
        </w:r>
      </w:del>
      <w:del w:id="2139" w:author="PR Preview" w:date="2026-01-01T00:00:00Z">
        <w:r>
          <w:delText xml:space="preserve">of the sum.</w:delText>
        </w:r>
      </w:del>
    </w:p>
    <w:p>
      <w:pPr>
        <w:pStyle w:val="BodyText"/>
      </w:pPr>
      <w:ins w:id="2140" w:author="PR Preview" w:date="2026-01-01T00:00:00Z">
        <w:r>
          <w:rPr>
            <w:b/>
            <w:bCs/>
          </w:rPr>
          <w:t xml:space="preserve">Definition 40 (Index of a sum)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The variable</w:t>
        </w:r>
      </w:ins>
      <w:ins w:id="2143" w:author="PR Preview" w:date="2026-01-01T00:00:00Z">
        <w:r>
          <w:t xml:space="preserve"> </w:t>
        </w:r>
      </w:ins>
      <m:oMath>
        <m:r>
          <m:t>i</m:t>
        </m:r>
      </m:oMath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in</w:t>
        </w:r>
      </w:ins>
      <w:ins w:id="214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(</w:t>
        </w:r>
      </w:ins>
      <w:hyperlink w:anchor="def-summation">
        <w:ins w:id="2149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2150" w:author="PR Preview" w:date="2026-01-01T00:00:00Z">
        <w:r>
          <w:t xml:space="preserve">) is the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rPr>
            <w:b/>
            <w:bCs/>
          </w:rPr>
          <w:t xml:space="preserve">index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of the sum.</w:t>
        </w:r>
      </w:ins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del w:id="2155" w:author="PR Preview" w:date="2026-01-01T00:00:00Z">
        <w:r>
          <w:rPr>
            <w:b/>
            <w:bCs/>
          </w:rPr>
          <w:delText xml:space="preserve">Definition 39 (Empty sum)</w:delText>
        </w:r>
      </w:del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When the upper limit is less than the lower limit (</w:delText>
        </w:r>
      </w:del>
      <m:oMath>
        <m:r>
          <m:t>n</m:t>
        </m:r>
        <m:r>
          <m:rPr>
            <m:sty m:val="p"/>
          </m:rPr>
          <m:t>&lt;</m:t>
        </m:r>
        <m:r>
          <m:t>m</m:t>
        </m:r>
      </m:oMath>
      <w:del w:id="2158" w:author="PR Preview" w:date="2026-01-01T00:00:00Z">
        <w:r>
          <w:delText xml:space="preserve">),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the sum</w:delText>
        </w:r>
      </w:del>
      <w:del w:id="216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has no terms.</w:delText>
        </w:r>
      </w:del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By convention, such an</w:delText>
        </w:r>
      </w:del>
      <w:del w:id="2166" w:author="PR Preview" w:date="2026-01-01T00:00:00Z">
        <w:r>
          <w:delText xml:space="preserve"> </w:delText>
        </w:r>
      </w:del>
      <w:del w:id="2167" w:author="PR Preview" w:date="2026-01-01T00:00:00Z">
        <w:r>
          <w:rPr>
            <w:b/>
            <w:bCs/>
          </w:rPr>
          <w:delText xml:space="preserve">empty sum</w:delText>
        </w:r>
      </w:del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equals</w:delText>
        </w:r>
      </w:del>
      <w:del w:id="2170" w:author="PR Preview" w:date="2026-01-01T00:00:00Z">
        <w:r>
          <w:delText xml:space="preserve"> </w:delText>
        </w:r>
      </w:del>
      <m:oMath>
        <m:r>
          <m:t>0</m:t>
        </m:r>
      </m:oMath>
      <w:del w:id="2171" w:author="PR Preview" w:date="2026-01-01T00:00:00Z">
        <w:r>
          <w:delText xml:space="preserve">.</w:delText>
        </w:r>
      </w:del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For example,</w:delText>
        </w:r>
      </w:del>
      <w:del w:id="217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del w:id="2175" w:author="PR Preview" w:date="2026-01-01T00:00:00Z">
        <w:r>
          <w:delText xml:space="preserve">.</w:delText>
        </w:r>
      </w:del>
    </w:p>
    <w:p>
      <w:pPr>
        <w:pStyle w:val="BodyText"/>
      </w:pPr>
      <w:del w:id="2176" w:author="PR Preview" w:date="2026-01-01T00:00:00Z">
        <w:r>
          <w:rPr>
            <w:b/>
            <w:bCs/>
          </w:rPr>
          <w:delText xml:space="preserve">Exercise 6 (Rearrange a sum)</w:delText>
        </w:r>
      </w:del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Let</w:delText>
        </w:r>
      </w:del>
      <w:del w:id="2179" w:author="PR Preview" w:date="2026-01-01T00:00:00Z">
        <w:r>
          <w:delText xml:space="preserve"> </w:delText>
        </w:r>
      </w:del>
      <m:oMath>
        <m:r>
          <m:t>c</m:t>
        </m:r>
      </m:oMath>
      <w:del w:id="2180" w:author="PR Preview" w:date="2026-01-01T00:00:00Z">
        <w:r>
          <w:delText xml:space="preserve"> </w:delText>
        </w:r>
      </w:del>
      <w:del w:id="2181" w:author="PR Preview" w:date="2026-01-01T00:00:00Z">
        <w:r>
          <w:delText xml:space="preserve">be a number, and let</w:delText>
        </w:r>
      </w:del>
      <w:del w:id="218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and</w:delText>
        </w:r>
      </w:del>
      <w:del w:id="2185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be numbers.</w:delText>
        </w:r>
      </w:del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Using</w:delText>
        </w:r>
      </w:del>
      <w:del w:id="2190" w:author="PR Preview" w:date="2026-01-01T00:00:00Z">
        <w:r>
          <w:delText xml:space="preserve"> </w:delText>
        </w:r>
      </w:del>
      <w:hyperlink w:anchor="def-summation">
        <w:del w:id="2191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and the rules of algebra above, show that:</w:delText>
        </w:r>
      </w:del>
    </w:p>
    <w:p>
      <w:pPr>
        <w:pStyle w:val="FirstParagraph"/>
      </w:pPr>
      <w:ins w:id="2194" w:author="PR Preview" w:date="2026-01-01T00:00:00Z">
        <w:r>
          <w:rPr>
            <w:b/>
            <w:bCs/>
          </w:rPr>
          <w:t xml:space="preserve">Definition 41 (Empty sum)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When the upper limit is less than the lower limit (</w:t>
        </w:r>
      </w:ins>
      <m:oMath>
        <m:r>
          <m:t>n</m:t>
        </m:r>
        <m:r>
          <m:rPr>
            <m:sty m:val="p"/>
          </m:rPr>
          <m:t>&lt;</m:t>
        </m:r>
        <m:r>
          <m:t>m</m:t>
        </m:r>
      </m:oMath>
      <w:ins w:id="2197" w:author="PR Preview" w:date="2026-01-01T00:00:00Z">
        <w:r>
          <w:t xml:space="preserve">),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the sum</w:t>
        </w:r>
      </w:ins>
      <w:ins w:id="220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has no terms.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By convention, such an</w:t>
        </w:r>
      </w:ins>
      <w:ins w:id="2205" w:author="PR Preview" w:date="2026-01-01T00:00:00Z">
        <w:r>
          <w:t xml:space="preserve"> </w:t>
        </w:r>
      </w:ins>
      <w:ins w:id="2206" w:author="PR Preview" w:date="2026-01-01T00:00:00Z">
        <w:r>
          <w:rPr>
            <w:b/>
            <w:bCs/>
          </w:rPr>
          <w:t xml:space="preserve">empty sum</w:t>
        </w:r>
      </w:ins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equals</w:t>
        </w:r>
      </w:ins>
      <w:ins w:id="2209" w:author="PR Preview" w:date="2026-01-01T00:00:00Z">
        <w:r>
          <w:t xml:space="preserve"> </w:t>
        </w:r>
      </w:ins>
      <m:oMath>
        <m:r>
          <m:t>0</m:t>
        </m:r>
      </m:oMath>
      <w:ins w:id="2210" w:author="PR Preview" w:date="2026-01-01T00:00:00Z">
        <w:r>
          <w:t xml:space="preserve">.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For example,</w:t>
        </w:r>
      </w:ins>
      <w:ins w:id="221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ins w:id="2214" w:author="PR Preview" w:date="2026-01-01T00:00:00Z">
        <w:r>
          <w:t xml:space="preserve">.</w:t>
        </w:r>
      </w:ins>
    </w:p>
    <w:bookmarkEnd w:id="147"/>
    <w:bookmarkStart w:id="148" w:name="exr-sum-rules"/>
    <w:p>
      <w:pPr>
        <w:pStyle w:val="BodyText"/>
      </w:pPr>
      <w:ins w:id="2215" w:author="PR Preview" w:date="2026-01-01T00:00:00Z">
        <w:r>
          <w:rPr>
            <w:b/>
            <w:bCs/>
          </w:rPr>
          <w:t xml:space="preserve">Exercise 6 (Rearrange a sum)</w:t>
        </w:r>
      </w:ins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Let</w:t>
        </w:r>
      </w:ins>
      <w:ins w:id="2218" w:author="PR Preview" w:date="2026-01-01T00:00:00Z">
        <w:r>
          <w:t xml:space="preserve"> </w:t>
        </w:r>
      </w:ins>
      <m:oMath>
        <m:r>
          <m:t>c</m:t>
        </m:r>
      </m:oMath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be a number, and let</w:t>
        </w:r>
      </w:ins>
      <w:ins w:id="222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and</w:t>
        </w:r>
      </w:ins>
      <w:ins w:id="2224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be numbers.</w:t>
        </w:r>
      </w:ins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Using</w:t>
        </w:r>
      </w:ins>
      <w:ins w:id="2229" w:author="PR Preview" w:date="2026-01-01T00:00:00Z">
        <w:r>
          <w:t xml:space="preserve"> </w:t>
        </w:r>
      </w:ins>
      <w:hyperlink w:anchor="def-summation">
        <w:ins w:id="2230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and the rules of algebra above, show that:</w:t>
        </w:r>
      </w:ins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del w:id="2233" w:author="PR Preview" w:date="2026-01-01T00:00:00Z">
        <w:r>
          <w:rPr>
            <w:i/>
            <w:iCs/>
          </w:rPr>
          <w:delText xml:space="preserve">Solution 6</w:delText>
        </w:r>
      </w:del>
      <w:del w:id="2234" w:author="PR Preview" w:date="2026-01-01T00:00:00Z">
        <w:r>
          <w:delText xml:space="preserve">. </w:delText>
        </w:r>
      </w:del>
      <w:del w:id="2235" w:author="PR Preview" w:date="2026-01-01T00:00:00Z">
        <w:r>
          <w:delText xml:space="preserve">Each step below applies</w:delText>
        </w:r>
      </w:del>
      <w:del w:id="2236" w:author="PR Preview" w:date="2026-01-01T00:00:00Z">
        <w:r>
          <w:delText xml:space="preserve"> </w:delText>
        </w:r>
      </w:del>
      <w:hyperlink w:anchor="def-summation">
        <w:del w:id="2237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2238" w:author="PR Preview" w:date="2026-01-01T00:00:00Z">
        <w:r>
          <w:delText xml:space="preserve">,</w:delText>
        </w:r>
      </w:del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the distributive law (</w:delText>
        </w:r>
      </w:del>
      <w:hyperlink w:anchor="thm-mult-distr">
        <w:del w:id="2241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242" w:author="PR Preview" w:date="2026-01-01T00:00:00Z">
        <w:r>
          <w:delText xml:space="preserve">),</w:delText>
        </w:r>
      </w:del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or the commutative and associative laws of addition</w:delText>
        </w:r>
      </w:del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delText xml:space="preserve">(</w:delText>
        </w:r>
      </w:del>
      <w:hyperlink w:anchor="thm-sum-symmetric">
        <w:del w:id="2247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and</w:delText>
        </w:r>
      </w:del>
      <w:del w:id="2250" w:author="PR Preview" w:date="2026-01-01T00:00:00Z">
        <w:r>
          <w:delText xml:space="preserve"> </w:delText>
        </w:r>
      </w:del>
      <w:hyperlink w:anchor="thm-sum-assoc">
        <w:del w:id="225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252" w:author="PR Preview" w:date="2026-01-01T00:00:00Z">
        <w:r>
          <w:delText xml:space="preserve">).</w:delText>
        </w:r>
      </w:del>
    </w:p>
    <w:p>
      <w:pPr>
        <w:pStyle w:val="BodyText"/>
      </w:pPr>
      <w:ins w:id="2253" w:author="PR Preview" w:date="2026-01-01T00:00:00Z">
        <w:r>
          <w:rPr>
            <w:i/>
            <w:iCs/>
          </w:rPr>
          <w:t xml:space="preserve">Solution 6</w:t>
        </w:r>
      </w:ins>
      <w:ins w:id="2254" w:author="PR Preview" w:date="2026-01-01T00:00:00Z">
        <w:r>
          <w:t xml:space="preserve">. </w:t>
        </w:r>
      </w:ins>
      <w:ins w:id="2255" w:author="PR Preview" w:date="2026-01-01T00:00:00Z">
        <w:r>
          <w:t xml:space="preserve">Each step below applies</w:t>
        </w:r>
      </w:ins>
      <w:ins w:id="2256" w:author="PR Preview" w:date="2026-01-01T00:00:00Z">
        <w:r>
          <w:t xml:space="preserve"> </w:t>
        </w:r>
      </w:ins>
      <w:hyperlink w:anchor="def-summation">
        <w:ins w:id="2257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2258" w:author="PR Preview" w:date="2026-01-01T00:00:00Z">
        <w:r>
          <w:t xml:space="preserve">,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the distributive law (</w:t>
        </w:r>
      </w:ins>
      <w:hyperlink w:anchor="thm-mult-distr">
        <w:ins w:id="226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262" w:author="PR Preview" w:date="2026-01-01T00:00:00Z">
        <w:r>
          <w:t xml:space="preserve">),</w:t>
        </w:r>
      </w:ins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or the commutative and associative laws of addition</w:t>
        </w:r>
      </w:ins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(</w:t>
        </w:r>
      </w:ins>
      <w:hyperlink w:anchor="thm-sum-symmetric">
        <w:ins w:id="226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and</w:t>
        </w:r>
      </w:ins>
      <w:ins w:id="2270" w:author="PR Preview" w:date="2026-01-01T00:00:00Z">
        <w:r>
          <w:t xml:space="preserve"> </w:t>
        </w:r>
      </w:ins>
      <w:hyperlink w:anchor="thm-sum-assoc">
        <w:ins w:id="227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272" w:author="PR Preview" w:date="2026-01-01T00:00:00Z">
        <w:r>
          <w:t xml:space="preserve">).</w:t>
        </w:r>
      </w:ins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del w:id="2273" w:author="PR Preview" w:date="2026-01-01T00:00:00Z">
        <w:r>
          <w:rPr>
            <w:b/>
            <w:bCs/>
          </w:rPr>
          <w:delText xml:space="preserve">Definition 40 (Sum over a finite set)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Let</w:delText>
        </w:r>
      </w:del>
      <w:del w:id="227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be a</w:delText>
        </w:r>
      </w:del>
      <w:del w:id="2279" w:author="PR Preview" w:date="2026-01-01T00:00:00Z">
        <w:r>
          <w:delText xml:space="preserve"> </w:delText>
        </w:r>
      </w:del>
      <w:hyperlink r:id="rId154">
        <w:del w:id="2280" w:author="PR Preview" w:date="2026-01-01T00:00:00Z">
          <w:r>
            <w:rPr>
              <w:rStyle w:val="Hyperlink"/>
            </w:rPr>
            <w:delText xml:space="preserve">finite</w:delText>
          </w:r>
        </w:del>
      </w:hyperlink>
      <w:del w:id="2281" w:author="PR Preview" w:date="2026-01-01T00:00:00Z">
        <w:r>
          <w:delText xml:space="preserve"> </w:delText>
        </w:r>
      </w:del>
      <w:hyperlink r:id="rId59">
        <w:del w:id="2282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with</w:delText>
        </w:r>
      </w:del>
      <w:del w:id="228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2286" w:author="PR Preview" w:date="2026-01-01T00:00:00Z">
        <w:r>
          <w:delText xml:space="preserve"> </w:delText>
        </w:r>
      </w:del>
      <w:del w:id="2287" w:author="PR Preview" w:date="2026-01-01T00:00:00Z">
        <w:r>
          <w:delText xml:space="preserve">different elements.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Let</w:delText>
        </w:r>
      </w:del>
      <w:del w:id="2290" w:author="PR Preview" w:date="2026-01-01T00:00:00Z">
        <w:r>
          <w:delText xml:space="preserve"> </w:delText>
        </w:r>
      </w:del>
      <m:oMath>
        <m:r>
          <m:t>f</m:t>
        </m:r>
      </m:oMath>
      <w:del w:id="2291" w:author="PR Preview" w:date="2026-01-01T00:00:00Z">
        <w:r>
          <w:delText xml:space="preserve"> </w:delText>
        </w:r>
      </w:del>
      <w:del w:id="2292" w:author="PR Preview" w:date="2026-01-01T00:00:00Z">
        <w:r>
          <w:delText xml:space="preserve">be a</w:delText>
        </w:r>
      </w:del>
      <w:del w:id="2293" w:author="PR Preview" w:date="2026-01-01T00:00:00Z">
        <w:r>
          <w:delText xml:space="preserve"> </w:delText>
        </w:r>
      </w:del>
      <w:hyperlink r:id="rId52">
        <w:del w:id="229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that gives a number</w:delText>
        </w:r>
      </w:del>
      <w:del w:id="22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for each element</w:delText>
        </w:r>
      </w:del>
      <w:del w:id="2300" w:author="PR Preview" w:date="2026-01-01T00:00:00Z">
        <w:r>
          <w:delText xml:space="preserve"> </w:delText>
        </w:r>
      </w:del>
      <m:oMath>
        <m:r>
          <m:t>x</m:t>
        </m:r>
      </m:oMath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of</w:delText>
        </w:r>
      </w:del>
      <w:del w:id="2303" w:author="PR Preview" w:date="2026-01-01T00:00:00Z">
        <w:r>
          <w:delText xml:space="preserve"> </w:delText>
        </w:r>
      </w:del>
      <m:oMath>
        <m:r>
          <m:t>A</m:t>
        </m:r>
      </m:oMath>
      <w:del w:id="2304" w:author="PR Preview" w:date="2026-01-01T00:00:00Z">
        <w:r>
          <w:delText xml:space="preserve">.</w:delText>
        </w:r>
      </w:del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The</w:delText>
        </w:r>
      </w:del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rPr>
            <w:b/>
            <w:bCs/>
          </w:rPr>
          <w:delText xml:space="preserve">sum of</w:delText>
        </w:r>
      </w:del>
      <w:del w:id="2309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2310" w:author="PR Preview" w:date="2026-01-01T00:00:00Z">
        <w:r>
          <w:rPr>
            <w:b/>
            <w:bCs/>
          </w:rPr>
          <w:delText xml:space="preserve"> </w:delText>
        </w:r>
      </w:del>
      <w:del w:id="2311" w:author="PR Preview" w:date="2026-01-01T00:00:00Z">
        <w:r>
          <w:rPr>
            <w:b/>
            <w:bCs/>
          </w:rPr>
          <w:delText xml:space="preserve">over</w:delText>
        </w:r>
      </w:del>
      <w:del w:id="2312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</m:oMath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is</w:delText>
        </w:r>
      </w:del>
    </w:p>
    <w:p>
      <w:pPr>
        <w:pStyle w:val="FirstParagraph"/>
      </w:pPr>
      <w:ins w:id="2315" w:author="PR Preview" w:date="2026-01-01T00:00:00Z">
        <w:r>
          <w:rPr>
            <w:b/>
            <w:bCs/>
          </w:rPr>
          <w:t xml:space="preserve">Definition 42 (Sum over a finite set)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Let</w:t>
        </w:r>
      </w:ins>
      <w:ins w:id="23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2319" w:author="PR Preview" w:date="2026-01-01T00:00:00Z">
        <w:r>
          <w:t xml:space="preserve"> </w:t>
        </w:r>
      </w:ins>
      <w:ins w:id="2320" w:author="PR Preview" w:date="2026-01-01T00:00:00Z">
        <w:r>
          <w:t xml:space="preserve">be a</w:t>
        </w:r>
      </w:ins>
      <w:ins w:id="2321" w:author="PR Preview" w:date="2026-01-01T00:00:00Z">
        <w:r>
          <w:t xml:space="preserve"> </w:t>
        </w:r>
      </w:ins>
      <w:hyperlink r:id="rId154">
        <w:ins w:id="2322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2323" w:author="PR Preview" w:date="2026-01-01T00:00:00Z">
        <w:r>
          <w:t xml:space="preserve"> </w:t>
        </w:r>
      </w:ins>
      <w:hyperlink r:id="rId59">
        <w:ins w:id="2324" w:author="PR Preview" w:date="2026-01-01T00:00:00Z">
          <w:r>
            <w:rPr>
              <w:rStyle w:val="Hyperlink"/>
            </w:rPr>
            <w:t xml:space="preserve">set</w:t>
          </w:r>
        </w:ins>
      </w:hyperlink>
      <w:ins w:id="2325" w:author="PR Preview" w:date="2026-01-01T00:00:00Z">
        <w:r>
          <w:t xml:space="preserve"> </w:t>
        </w:r>
      </w:ins>
      <w:ins w:id="2326" w:author="PR Preview" w:date="2026-01-01T00:00:00Z">
        <w:r>
          <w:t xml:space="preserve">with</w:t>
        </w:r>
      </w:ins>
      <w:ins w:id="232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different elements.</w:t>
        </w:r>
      </w:ins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Let</w:t>
        </w:r>
      </w:ins>
      <w:ins w:id="2332" w:author="PR Preview" w:date="2026-01-01T00:00:00Z">
        <w:r>
          <w:t xml:space="preserve"> </w:t>
        </w:r>
      </w:ins>
      <m:oMath>
        <m:r>
          <m:t>f</m:t>
        </m:r>
      </m:oMath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be a</w:t>
        </w:r>
      </w:ins>
      <w:ins w:id="2335" w:author="PR Preview" w:date="2026-01-01T00:00:00Z">
        <w:r>
          <w:t xml:space="preserve"> </w:t>
        </w:r>
      </w:ins>
      <w:hyperlink r:id="rId52">
        <w:ins w:id="233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that gives a number</w:t>
        </w:r>
      </w:ins>
      <w:ins w:id="23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for each element</w:t>
        </w:r>
      </w:ins>
      <w:ins w:id="2342" w:author="PR Preview" w:date="2026-01-01T00:00:00Z">
        <w:r>
          <w:t xml:space="preserve"> </w:t>
        </w:r>
      </w:ins>
      <m:oMath>
        <m:r>
          <m:t>x</m:t>
        </m:r>
      </m:oMath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of</w:t>
        </w:r>
      </w:ins>
      <w:ins w:id="2345" w:author="PR Preview" w:date="2026-01-01T00:00:00Z">
        <w:r>
          <w:t xml:space="preserve"> </w:t>
        </w:r>
      </w:ins>
      <m:oMath>
        <m:r>
          <m:t>A</m:t>
        </m:r>
      </m:oMath>
      <w:ins w:id="2346" w:author="PR Preview" w:date="2026-01-01T00:00:00Z">
        <w:r>
          <w:t xml:space="preserve">.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The</w:t>
        </w:r>
      </w:ins>
      <w:ins w:id="2349" w:author="PR Preview" w:date="2026-01-01T00:00:00Z">
        <w:r>
          <w:t xml:space="preserve"> </w:t>
        </w:r>
      </w:ins>
      <w:ins w:id="2350" w:author="PR Preview" w:date="2026-01-01T00:00:00Z">
        <w:r>
          <w:rPr>
            <w:b/>
            <w:bCs/>
          </w:rPr>
          <w:t xml:space="preserve">sum of</w:t>
        </w:r>
      </w:ins>
      <w:ins w:id="2351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2352" w:author="PR Preview" w:date="2026-01-01T00:00:00Z">
        <w:r>
          <w:rPr>
            <w:b/>
            <w:bCs/>
          </w:rPr>
          <w:t xml:space="preserve"> </w:t>
        </w:r>
      </w:ins>
      <w:ins w:id="2353" w:author="PR Preview" w:date="2026-01-01T00:00:00Z">
        <w:r>
          <w:rPr>
            <w:b/>
            <w:bCs/>
          </w:rPr>
          <w:t xml:space="preserve">over</w:t>
        </w:r>
      </w:ins>
      <w:ins w:id="2354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del w:id="2357" w:author="PR Preview" w:date="2026-01-01T00:00:00Z">
        <w:r>
          <w:delText xml:space="preserve">When</w:delText>
        </w:r>
      </w:del>
      <w:del w:id="235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2359" w:author="PR Preview" w:date="2026-01-01T00:00:00Z">
        <w:r>
          <w:delText xml:space="preserve">,</w:delText>
        </w:r>
      </w:del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this sum is the same as</w:delText>
        </w:r>
      </w:del>
      <w:del w:id="236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from</w:delText>
        </w:r>
      </w:del>
      <w:del w:id="2365" w:author="PR Preview" w:date="2026-01-01T00:00:00Z">
        <w:r>
          <w:delText xml:space="preserve"> </w:delText>
        </w:r>
      </w:del>
      <w:hyperlink w:anchor="def-summation">
        <w:del w:id="2366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2367" w:author="PR Preview" w:date="2026-01-01T00:00:00Z">
        <w:r>
          <w:delText xml:space="preserve">.</w:delText>
        </w:r>
      </w:del>
    </w:p>
    <w:p>
      <w:pPr>
        <w:pStyle w:val="BodyText"/>
      </w:pPr>
      <w:ins w:id="2368" w:author="PR Preview" w:date="2026-01-01T00:00:00Z">
        <w:r>
          <w:t xml:space="preserve">When</w:t>
        </w:r>
      </w:ins>
      <w:ins w:id="23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370" w:author="PR Preview" w:date="2026-01-01T00:00:00Z">
        <w:r>
          <w:t xml:space="preserve">,</w:t>
        </w:r>
      </w:ins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this sum is the same as</w:t>
        </w:r>
      </w:ins>
      <w:ins w:id="237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from</w:t>
        </w:r>
      </w:ins>
      <w:ins w:id="2376" w:author="PR Preview" w:date="2026-01-01T00:00:00Z">
        <w:r>
          <w:t xml:space="preserve"> </w:t>
        </w:r>
      </w:ins>
      <w:hyperlink w:anchor="def-summation">
        <w:ins w:id="2377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2378" w:author="PR Preview" w:date="2026-01-01T00:00:00Z">
        <w:r>
          <w:t xml:space="preserve">.</w:t>
        </w:r>
      </w:ins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del w:id="2379" w:author="PR Preview" w:date="2026-01-01T00:00:00Z">
        <w:r>
          <w:rPr>
            <w:b/>
            <w:bCs/>
          </w:rPr>
          <w:delText xml:space="preserve">Example 29 (A sum over the empty set)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For example,</w:delText>
        </w:r>
      </w:del>
      <w:del w:id="238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del w:id="2383" w:author="PR Preview" w:date="2026-01-01T00:00:00Z">
        <w:r>
          <w:delText xml:space="preserve">.</w:delText>
        </w:r>
      </w:del>
    </w:p>
    <w:p>
      <w:pPr>
        <w:pStyle w:val="BodyText"/>
      </w:pPr>
      <w:ins w:id="2384" w:author="PR Preview" w:date="2026-01-01T00:00:00Z">
        <w:r>
          <w:rPr>
            <w:b/>
            <w:bCs/>
          </w:rPr>
          <w:t xml:space="preserve">Example 31 (A sum over the empty set)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For example,</w:t>
        </w:r>
      </w:ins>
      <w:ins w:id="238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ins w:id="2388" w:author="PR Preview" w:date="2026-01-01T00:00:00Z">
        <w:r>
          <w:t xml:space="preserve">.</w:t>
        </w:r>
      </w:ins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del w:id="2389" w:author="PR Preview" w:date="2026-01-01T00:00:00Z">
        <w:r>
          <w:rPr>
            <w:b/>
            <w:bCs/>
          </w:rPr>
          <w:delText xml:space="preserve">Definition 41 (Quotient)</w:delText>
        </w:r>
      </w:del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For real numbers</w:delText>
        </w:r>
      </w:del>
      <w:del w:id="2392" w:author="PR Preview" w:date="2026-01-01T00:00:00Z">
        <w:r>
          <w:delText xml:space="preserve"> </w:delText>
        </w:r>
      </w:del>
      <m:oMath>
        <m:r>
          <m:t>a</m:t>
        </m:r>
      </m:oMath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and</w:delText>
        </w:r>
      </w:del>
      <w:del w:id="2395" w:author="PR Preview" w:date="2026-01-01T00:00:00Z">
        <w:r>
          <w:delText xml:space="preserve"> </w:delText>
        </w:r>
      </w:del>
      <m:oMath>
        <m:r>
          <m:t>b</m:t>
        </m:r>
      </m:oMath>
      <w:del w:id="2396" w:author="PR Preview" w:date="2026-01-01T00:00:00Z">
        <w:r>
          <w:delText xml:space="preserve"> </w:delText>
        </w:r>
      </w:del>
      <w:del w:id="2397" w:author="PR Preview" w:date="2026-01-01T00:00:00Z">
        <w:r>
          <w:delText xml:space="preserve">with</w:delText>
        </w:r>
      </w:del>
      <w:del w:id="239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2399" w:author="PR Preview" w:date="2026-01-01T00:00:00Z">
        <w:r>
          <w:delText xml:space="preserve">,</w:delText>
        </w:r>
      </w:del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the</w:delText>
        </w:r>
      </w:del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rPr>
            <w:b/>
            <w:bCs/>
          </w:rPr>
          <w:delText xml:space="preserve">quotient</w:delText>
        </w:r>
      </w:del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of</w:delText>
        </w:r>
      </w:del>
      <w:del w:id="2406" w:author="PR Preview" w:date="2026-01-01T00:00:00Z">
        <w:r>
          <w:delText xml:space="preserve"> </w:delText>
        </w:r>
      </w:del>
      <m:oMath>
        <m:r>
          <m:t>a</m:t>
        </m:r>
      </m:oMath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by</w:delText>
        </w:r>
      </w:del>
      <w:del w:id="2409" w:author="PR Preview" w:date="2026-01-01T00:00:00Z">
        <w:r>
          <w:delText xml:space="preserve"> </w:delText>
        </w:r>
      </w:del>
      <m:oMath>
        <m:r>
          <m:t>b</m:t>
        </m:r>
      </m:oMath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is the result of dividing</w:delText>
        </w:r>
      </w:del>
      <w:del w:id="2412" w:author="PR Preview" w:date="2026-01-01T00:00:00Z">
        <w:r>
          <w:delText xml:space="preserve"> </w:delText>
        </w:r>
      </w:del>
      <m:oMath>
        <m:r>
          <m:t>a</m:t>
        </m:r>
      </m:oMath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by</w:delText>
        </w:r>
      </w:del>
      <w:del w:id="2415" w:author="PR Preview" w:date="2026-01-01T00:00:00Z">
        <w:r>
          <w:delText xml:space="preserve"> </w:delText>
        </w:r>
      </w:del>
      <m:oMath>
        <m:r>
          <m:t>b</m:t>
        </m:r>
      </m:oMath>
      <w:del w:id="241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del w:id="2417" w:author="PR Preview" w:date="2026-01-01T00:00:00Z">
        <w:r>
          <w:rPr>
            <w:b/>
            <w:bCs/>
          </w:rPr>
          <w:delText xml:space="preserve">Definition 42 (Fraction)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A quotient</w:delText>
        </w:r>
      </w:del>
      <w:del w:id="242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(</w:delText>
        </w:r>
      </w:del>
      <w:hyperlink w:anchor="def-quotient">
        <w:del w:id="2423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2424" w:author="PR Preview" w:date="2026-01-01T00:00:00Z">
        <w:r>
          <w:delText xml:space="preserve">) is also called a</w:delText>
        </w:r>
      </w:del>
      <w:del w:id="2425" w:author="PR Preview" w:date="2026-01-01T00:00:00Z">
        <w:r>
          <w:delText xml:space="preserve"> </w:delText>
        </w:r>
      </w:del>
      <w:del w:id="2426" w:author="PR Preview" w:date="2026-01-01T00:00:00Z">
        <w:r>
          <w:rPr>
            <w:b/>
            <w:bCs/>
          </w:rPr>
          <w:delText xml:space="preserve">fraction</w:delText>
        </w:r>
      </w:del>
      <w:del w:id="2427" w:author="PR Preview" w:date="2026-01-01T00:00:00Z">
        <w:r>
          <w:delText xml:space="preserve">.</w:delText>
        </w:r>
      </w:del>
    </w:p>
    <w:p>
      <w:pPr>
        <w:pStyle w:val="BodyText"/>
      </w:pPr>
      <w:del w:id="2428" w:author="PR Preview" w:date="2026-01-01T00:00:00Z">
        <w:r>
          <w:rPr>
            <w:b/>
            <w:bCs/>
          </w:rPr>
          <w:delText xml:space="preserve">Definition 43 (Numerator)</w:delText>
        </w:r>
      </w:del>
      <w:del w:id="2429" w:author="PR Preview" w:date="2026-01-01T00:00:00Z">
        <w:r>
          <w:delText xml:space="preserve"> </w:delText>
        </w:r>
      </w:del>
      <w:del w:id="2430" w:author="PR Preview" w:date="2026-01-01T00:00:00Z">
        <w:r>
          <w:delText xml:space="preserve">In a fraction</w:delText>
        </w:r>
      </w:del>
      <w:del w:id="24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(</w:delText>
        </w:r>
      </w:del>
      <w:hyperlink w:anchor="def-fraction">
        <w:del w:id="2434" w:author="PR Preview" w:date="2026-01-01T00:00:00Z">
          <w:r>
            <w:rPr>
              <w:rStyle w:val="Hyperlink"/>
            </w:rPr>
            <w:delText xml:space="preserve">Definition 42</w:delText>
          </w:r>
        </w:del>
      </w:hyperlink>
      <w:del w:id="2435" w:author="PR Preview" w:date="2026-01-01T00:00:00Z">
        <w:r>
          <w:delText xml:space="preserve">),</w:delText>
        </w:r>
      </w:del>
      <w:del w:id="2436" w:author="PR Preview" w:date="2026-01-01T00:00:00Z">
        <w:r>
          <w:delText xml:space="preserve"> </w:delText>
        </w:r>
      </w:del>
      <m:oMath>
        <m:r>
          <m:t>a</m:t>
        </m:r>
      </m:oMath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is its</w:delText>
        </w:r>
      </w:del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rPr>
            <w:b/>
            <w:bCs/>
          </w:rPr>
          <w:delText xml:space="preserve">numerator</w:delText>
        </w:r>
      </w:del>
      <w:del w:id="2441" w:author="PR Preview" w:date="2026-01-01T00:00:00Z">
        <w:r>
          <w:delText xml:space="preserve">.</w:delText>
        </w:r>
      </w:del>
    </w:p>
    <w:p>
      <w:pPr>
        <w:pStyle w:val="BodyText"/>
      </w:pPr>
      <w:del w:id="2442" w:author="PR Preview" w:date="2026-01-01T00:00:00Z">
        <w:r>
          <w:rPr>
            <w:b/>
            <w:bCs/>
          </w:rPr>
          <w:delText xml:space="preserve">Definition 44 (Denominator)</w:delText>
        </w:r>
      </w:del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In a fraction</w:delText>
        </w:r>
      </w:del>
      <w:del w:id="244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2446" w:author="PR Preview" w:date="2026-01-01T00:00:00Z">
        <w:r>
          <w:delText xml:space="preserve"> </w:delText>
        </w:r>
      </w:del>
      <w:del w:id="2447" w:author="PR Preview" w:date="2026-01-01T00:00:00Z">
        <w:r>
          <w:delText xml:space="preserve">(</w:delText>
        </w:r>
      </w:del>
      <w:hyperlink w:anchor="def-fraction">
        <w:del w:id="2448" w:author="PR Preview" w:date="2026-01-01T00:00:00Z">
          <w:r>
            <w:rPr>
              <w:rStyle w:val="Hyperlink"/>
            </w:rPr>
            <w:delText xml:space="preserve">Definition 42</w:delText>
          </w:r>
        </w:del>
      </w:hyperlink>
      <w:del w:id="2449" w:author="PR Preview" w:date="2026-01-01T00:00:00Z">
        <w:r>
          <w:delText xml:space="preserve">),</w:delText>
        </w:r>
      </w:del>
      <w:del w:id="2450" w:author="PR Preview" w:date="2026-01-01T00:00:00Z">
        <w:r>
          <w:delText xml:space="preserve"> </w:delText>
        </w:r>
      </w:del>
      <m:oMath>
        <m:r>
          <m:t>b</m:t>
        </m:r>
      </m:oMath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is its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rPr>
            <w:b/>
            <w:bCs/>
          </w:rPr>
          <w:delText xml:space="preserve">denominator</w:delText>
        </w:r>
      </w:del>
      <w:del w:id="2455" w:author="PR Preview" w:date="2026-01-01T00:00:00Z">
        <w:r>
          <w:delText xml:space="preserve">.</w:delText>
        </w:r>
      </w:del>
    </w:p>
    <w:p>
      <w:pPr>
        <w:pStyle w:val="BodyText"/>
      </w:pPr>
      <w:del w:id="2456" w:author="PR Preview" w:date="2026-01-01T00:00:00Z">
        <w:r>
          <w:rPr>
            <w:b/>
            <w:bCs/>
          </w:rPr>
          <w:delText xml:space="preserve">Example 30 (Numerator and denominator of a fraction)</w:delText>
        </w:r>
      </w:del>
      <w:del w:id="2457" w:author="PR Preview" w:date="2026-01-01T00:00:00Z">
        <w:r>
          <w:delText xml:space="preserve"> </w:delText>
        </w:r>
      </w:del>
      <w:del w:id="2458" w:author="PR Preview" w:date="2026-01-01T00:00:00Z">
        <w:r>
          <w:delText xml:space="preserve">The fraction</w:delText>
        </w:r>
      </w:del>
      <w:del w:id="245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2460" w:author="PR Preview" w:date="2026-01-01T00:00:00Z">
        <w:r>
          <w:delText xml:space="preserve"> </w:delText>
        </w:r>
      </w:del>
      <w:del w:id="2461" w:author="PR Preview" w:date="2026-01-01T00:00:00Z">
        <w:r>
          <w:delText xml:space="preserve">has numerator</w:delText>
        </w:r>
      </w:del>
      <w:del w:id="2462" w:author="PR Preview" w:date="2026-01-01T00:00:00Z">
        <w:r>
          <w:delText xml:space="preserve"> </w:delText>
        </w:r>
      </w:del>
      <m:oMath>
        <m:r>
          <m:t>6</m:t>
        </m:r>
      </m:oMath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and denominator</w:delText>
        </w:r>
      </w:del>
      <w:del w:id="2465" w:author="PR Preview" w:date="2026-01-01T00:00:00Z">
        <w:r>
          <w:delText xml:space="preserve"> </w:delText>
        </w:r>
      </w:del>
      <m:oMath>
        <m:r>
          <m:t>4</m:t>
        </m:r>
      </m:oMath>
      <w:del w:id="2466" w:author="PR Preview" w:date="2026-01-01T00:00:00Z">
        <w:r>
          <w:delText xml:space="preserve">.</w:delText>
        </w:r>
      </w:del>
    </w:p>
    <w:p>
      <w:pPr>
        <w:pStyle w:val="BodyText"/>
      </w:pPr>
      <w:del w:id="2467" w:author="PR Preview" w:date="2026-01-01T00:00:00Z">
        <w:r>
          <w:rPr>
            <w:b/>
            <w:bCs/>
          </w:rPr>
          <w:delText xml:space="preserve">Example 31 (A quotient)</w:delText>
        </w:r>
      </w:del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The quotient of</w:delText>
        </w:r>
      </w:del>
      <w:del w:id="2470" w:author="PR Preview" w:date="2026-01-01T00:00:00Z">
        <w:r>
          <w:delText xml:space="preserve"> </w:delText>
        </w:r>
      </w:del>
      <m:oMath>
        <m:r>
          <m:t>6</m:t>
        </m:r>
      </m:oMath>
      <w:del w:id="2471" w:author="PR Preview" w:date="2026-01-01T00:00:00Z">
        <w:r>
          <w:delText xml:space="preserve"> </w:delText>
        </w:r>
      </w:del>
      <w:del w:id="2472" w:author="PR Preview" w:date="2026-01-01T00:00:00Z">
        <w:r>
          <w:delText xml:space="preserve">by</w:delText>
        </w:r>
      </w:del>
      <w:del w:id="2473" w:author="PR Preview" w:date="2026-01-01T00:00:00Z">
        <w:r>
          <w:delText xml:space="preserve"> </w:delText>
        </w:r>
      </w:del>
      <m:oMath>
        <m:r>
          <m:t>4</m:t>
        </m:r>
      </m:oMath>
      <w:del w:id="2474" w:author="PR Preview" w:date="2026-01-01T00:00:00Z">
        <w:r>
          <w:delText xml:space="preserve"> </w:delText>
        </w:r>
      </w:del>
      <w:del w:id="2475" w:author="PR Preview" w:date="2026-01-01T00:00:00Z">
        <w:r>
          <w:delText xml:space="preserve">is</w:delText>
        </w:r>
      </w:del>
      <w:del w:id="247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2477" w:author="PR Preview" w:date="2026-01-01T00:00:00Z">
        <w:r>
          <w:delText xml:space="preserve">.</w:delText>
        </w:r>
      </w:del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The quotient of</w:delText>
        </w:r>
      </w:del>
      <w:del w:id="2480" w:author="PR Preview" w:date="2026-01-01T00:00:00Z">
        <w:r>
          <w:delText xml:space="preserve"> </w:delText>
        </w:r>
      </w:del>
      <m:oMath>
        <m:r>
          <m:t>6</m:t>
        </m:r>
      </m:oMath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by</w:delText>
        </w:r>
      </w:del>
      <w:del w:id="2483" w:author="PR Preview" w:date="2026-01-01T00:00:00Z">
        <w:r>
          <w:delText xml:space="preserve"> </w:delText>
        </w:r>
      </w:del>
      <m:oMath>
        <m:r>
          <m:t>0</m:t>
        </m:r>
      </m:oMath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is undefined,</w:delText>
        </w:r>
      </w:del>
      <w:del w:id="2486" w:author="PR Preview" w:date="2026-01-01T00:00:00Z">
        <w:r>
          <w:delText xml:space="preserve"> </w:delText>
        </w:r>
      </w:del>
      <w:del w:id="2487" w:author="PR Preview" w:date="2026-01-01T00:00:00Z">
        <w:r>
          <w:delText xml:space="preserve">because</w:delText>
        </w:r>
      </w:del>
      <w:del w:id="2488" w:author="PR Preview" w:date="2026-01-01T00:00:00Z">
        <w:r>
          <w:delText xml:space="preserve"> </w:delText>
        </w:r>
      </w:del>
      <w:hyperlink w:anchor="def-quotient">
        <w:del w:id="2489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del w:id="2492" w:author="PR Preview" w:date="2026-01-01T00:00:00Z">
        <w:r>
          <w:rPr>
            <w:b/>
            <w:bCs/>
          </w:rPr>
          <w:delText xml:space="preserve">Definition 45 (Follow-up)</w:delText>
        </w:r>
      </w:del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In a study that observes participants over time,</w:delText>
        </w:r>
      </w:del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a participant’s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rPr>
            <w:b/>
            <w:bCs/>
          </w:rPr>
          <w:delText xml:space="preserve">follow-up</w:delText>
        </w:r>
      </w:del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is the length of time the study observes that participant.</w:delText>
        </w:r>
      </w:del>
    </w:p>
    <w:p>
      <w:pPr>
        <w:pStyle w:val="BodyText"/>
      </w:pPr>
      <w:del w:id="2501" w:author="PR Preview" w:date="2026-01-01T00:00:00Z">
        <w:r>
          <w:rPr>
            <w:b/>
            <w:bCs/>
          </w:rPr>
          <w:delText xml:space="preserve">Definition 46 (Person-years)</w:delText>
        </w:r>
      </w:del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In a study that observes participants over time,</w:delText>
        </w:r>
      </w:del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the study’s</w:delText>
        </w:r>
      </w:del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rPr>
            <w:b/>
            <w:bCs/>
          </w:rPr>
          <w:delText xml:space="preserve">person-years</w:delText>
        </w:r>
      </w:del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are the sum of the follow-up times (</w:delText>
        </w:r>
      </w:del>
      <w:hyperlink w:anchor="def-follow-up">
        <w:del w:id="2510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2511" w:author="PR Preview" w:date="2026-01-01T00:00:00Z">
        <w:r>
          <w:delText xml:space="preserve">) of all participants,</w:delText>
        </w:r>
      </w:del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measured in years.</w:delText>
        </w:r>
      </w:del>
    </w:p>
    <w:p>
      <w:pPr>
        <w:pStyle w:val="BodyText"/>
      </w:pPr>
      <w:del w:id="2514" w:author="PR Preview" w:date="2026-01-01T00:00:00Z">
        <w:r>
          <w:rPr>
            <w:b/>
            <w:bCs/>
          </w:rPr>
          <w:delText xml:space="preserve">Example 32 (Counting person-years)</w:delText>
        </w:r>
      </w:del>
      <w:del w:id="2515" w:author="PR Preview" w:date="2026-01-01T00:00:00Z">
        <w:r>
          <w:delText xml:space="preserve"> </w:delText>
        </w:r>
      </w:del>
      <w:del w:id="2516" w:author="PR Preview" w:date="2026-01-01T00:00:00Z">
        <w:r>
          <w:delText xml:space="preserve">If</w:delText>
        </w:r>
      </w:del>
      <w:del w:id="2517" w:author="PR Preview" w:date="2026-01-01T00:00:00Z">
        <w:r>
          <w:delText xml:space="preserve"> </w:delText>
        </w:r>
      </w:del>
      <m:oMath>
        <m:r>
          <m:t>10</m:t>
        </m:r>
      </m:oMath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people are each followed for</w:delText>
        </w:r>
      </w:del>
      <w:del w:id="2520" w:author="PR Preview" w:date="2026-01-01T00:00:00Z">
        <w:r>
          <w:delText xml:space="preserve"> </w:delText>
        </w:r>
      </w:del>
      <m:oMath>
        <m:r>
          <m:t>2</m:t>
        </m:r>
      </m:oMath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years,</w:delText>
        </w:r>
      </w:del>
      <w:del w:id="2523" w:author="PR Preview" w:date="2026-01-01T00:00:00Z">
        <w:r>
          <w:delText xml:space="preserve"> </w:delText>
        </w:r>
      </w:del>
      <w:del w:id="2524" w:author="PR Preview" w:date="2026-01-01T00:00:00Z">
        <w:r>
          <w:delText xml:space="preserve">the study has</w:delText>
        </w:r>
      </w:del>
      <w:del w:id="2525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2526" w:author="PR Preview" w:date="2026-01-01T00:00:00Z">
        <w:r>
          <w:delText xml:space="preserve"> </w:delText>
        </w:r>
      </w:del>
      <w:del w:id="2527" w:author="PR Preview" w:date="2026-01-01T00:00:00Z">
        <w:r>
          <w:delText xml:space="preserve">person-years.</w:delText>
        </w:r>
      </w:del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delText xml:space="preserve">If one person is followed for</w:delText>
        </w:r>
      </w:del>
      <w:del w:id="2530" w:author="PR Preview" w:date="2026-01-01T00:00:00Z">
        <w:r>
          <w:delText xml:space="preserve"> </w:delText>
        </w:r>
      </w:del>
      <m:oMath>
        <m:r>
          <m:t>3</m:t>
        </m:r>
      </m:oMath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years and another for</w:delText>
        </w:r>
      </w:del>
      <w:del w:id="2533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year,</w:delText>
        </w:r>
      </w:del>
      <w:del w:id="2536" w:author="PR Preview" w:date="2026-01-01T00:00:00Z">
        <w:r>
          <w:delText xml:space="preserve"> </w:delText>
        </w:r>
      </w:del>
      <w:del w:id="2537" w:author="PR Preview" w:date="2026-01-01T00:00:00Z">
        <w:r>
          <w:delText xml:space="preserve">the study has</w:delText>
        </w:r>
      </w:del>
      <w:del w:id="253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person-years.</w:delText>
        </w:r>
      </w:del>
    </w:p>
    <w:p>
      <w:pPr>
        <w:pStyle w:val="BodyText"/>
      </w:pPr>
      <w:del w:id="2541" w:author="PR Preview" w:date="2026-01-01T00:00:00Z">
        <w:r>
          <w:rPr>
            <w:b/>
            <w:bCs/>
          </w:rPr>
          <w:delText xml:space="preserve">Definition 47 (Rate)</w:delText>
        </w:r>
      </w:del>
      <w:del w:id="2542" w:author="PR Preview" w:date="2026-01-01T00:00:00Z">
        <w:r>
          <w:delText xml:space="preserve"> </w:delText>
        </w:r>
      </w:del>
      <w:del w:id="2543" w:author="PR Preview" w:date="2026-01-01T00:00:00Z">
        <w:r>
          <w:delText xml:space="preserve">A</w:delText>
        </w:r>
      </w:del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rPr>
            <w:b/>
            <w:bCs/>
          </w:rPr>
          <w:delText xml:space="preserve">rate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is a quotient of two quantities,</w:delText>
        </w:r>
      </w:del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usually with a denominator that measures time,</w:delText>
        </w:r>
      </w:del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such as weeks or person-years of follow-up (</w:delText>
        </w:r>
      </w:del>
      <w:hyperlink w:anchor="def-person-years">
        <w:del w:id="2552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2553" w:author="PR Preview" w:date="2026-01-01T00:00:00Z">
        <w:r>
          <w:delText xml:space="preserve">).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For example,</w:delText>
        </w:r>
      </w:del>
      <w:del w:id="2556" w:author="PR Preview" w:date="2026-01-01T00:00:00Z">
        <w:r>
          <w:delText xml:space="preserve"> </w:delText>
        </w:r>
      </w:del>
      <m:oMath>
        <m:r>
          <m:t>12</m:t>
        </m:r>
      </m:oMath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new cases in</w:delText>
        </w:r>
      </w:del>
      <w:del w:id="2559" w:author="PR Preview" w:date="2026-01-01T00:00:00Z">
        <w:r>
          <w:delText xml:space="preserve"> </w:delText>
        </w:r>
      </w:del>
      <m:oMath>
        <m:r>
          <m:t>4</m:t>
        </m:r>
      </m:oMath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weeks</w:delText>
        </w:r>
      </w:del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is a rate of</w:delText>
        </w:r>
      </w:del>
      <w:del w:id="256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del w:id="2565" w:author="PR Preview" w:date="2026-01-01T00:00:00Z">
        <w:r>
          <w:delText xml:space="preserve"> </w:delText>
        </w:r>
      </w:del>
      <w:del w:id="2566" w:author="PR Preview" w:date="2026-01-01T00:00:00Z">
        <w:r>
          <w:delText xml:space="preserve">new cases per week,</w:delText>
        </w:r>
      </w:del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delText xml:space="preserve">and</w:delText>
        </w:r>
      </w:del>
      <w:del w:id="2569" w:author="PR Preview" w:date="2026-01-01T00:00:00Z">
        <w:r>
          <w:delText xml:space="preserve"> </w:delText>
        </w:r>
      </w:del>
      <m:oMath>
        <m:r>
          <m:t>30</m:t>
        </m:r>
      </m:oMath>
      <w:del w:id="2570" w:author="PR Preview" w:date="2026-01-01T00:00:00Z">
        <w:r>
          <w:delText xml:space="preserve"> </w:delText>
        </w:r>
      </w:del>
      <w:del w:id="2571" w:author="PR Preview" w:date="2026-01-01T00:00:00Z">
        <w:r>
          <w:delText xml:space="preserve">cases over</w:delText>
        </w:r>
      </w:del>
      <w:del w:id="2572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person-years of follow-up</w:delText>
        </w:r>
      </w:del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is a rate of</w:delText>
        </w:r>
      </w:del>
      <w:del w:id="257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cases per person-year.</w:delText>
        </w:r>
      </w:del>
    </w:p>
    <w:p>
      <w:pPr>
        <w:pStyle w:val="FirstParagraph"/>
      </w:pPr>
      <w:ins w:id="2580" w:author="PR Preview" w:date="2026-01-01T00:00:00Z">
        <w:r>
          <w:rPr>
            <w:b/>
            <w:bCs/>
          </w:rPr>
          <w:t xml:space="preserve">Definition 43 (Quotient)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For real numbers</w:t>
        </w:r>
      </w:ins>
      <w:ins w:id="2583" w:author="PR Preview" w:date="2026-01-01T00:00:00Z">
        <w:r>
          <w:t xml:space="preserve"> </w:t>
        </w:r>
      </w:ins>
      <m:oMath>
        <m:r>
          <m:t>a</m:t>
        </m:r>
      </m:oMath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and</w:t>
        </w:r>
      </w:ins>
      <w:ins w:id="2586" w:author="PR Preview" w:date="2026-01-01T00:00:00Z">
        <w:r>
          <w:t xml:space="preserve"> </w:t>
        </w:r>
      </w:ins>
      <m:oMath>
        <m:r>
          <m:t>b</m:t>
        </m:r>
      </m:oMath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with</w:t>
        </w:r>
      </w:ins>
      <w:ins w:id="25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2590" w:author="PR Preview" w:date="2026-01-01T00:00:00Z">
        <w:r>
          <w:t xml:space="preserve">,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the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rPr>
            <w:b/>
            <w:bCs/>
          </w:rPr>
          <w:t xml:space="preserve">quotient</w:t>
        </w:r>
      </w:ins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of</w:t>
        </w:r>
      </w:ins>
      <w:ins w:id="2597" w:author="PR Preview" w:date="2026-01-01T00:00:00Z">
        <w:r>
          <w:t xml:space="preserve"> </w:t>
        </w:r>
      </w:ins>
      <m:oMath>
        <m:r>
          <m:t>a</m:t>
        </m:r>
      </m:oMath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by</w:t>
        </w:r>
      </w:ins>
      <w:ins w:id="2600" w:author="PR Preview" w:date="2026-01-01T00:00:00Z">
        <w:r>
          <w:t xml:space="preserve"> </w:t>
        </w:r>
      </w:ins>
      <m:oMath>
        <m:r>
          <m:t>b</m:t>
        </m:r>
      </m:oMath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is the result of dividing</w:t>
        </w:r>
      </w:ins>
      <w:ins w:id="2603" w:author="PR Preview" w:date="2026-01-01T00:00:00Z">
        <w:r>
          <w:t xml:space="preserve"> </w:t>
        </w:r>
      </w:ins>
      <m:oMath>
        <m:r>
          <m:t>a</m:t>
        </m:r>
      </m:oMath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by</w:t>
        </w:r>
      </w:ins>
      <w:ins w:id="2606" w:author="PR Preview" w:date="2026-01-01T00:00:00Z">
        <w:r>
          <w:t xml:space="preserve"> </w:t>
        </w:r>
      </w:ins>
      <m:oMath>
        <m:r>
          <m:t>b</m:t>
        </m:r>
      </m:oMath>
      <w:ins w:id="260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ins w:id="2608" w:author="PR Preview" w:date="2026-01-01T00:00:00Z">
        <w:r>
          <w:rPr>
            <w:b/>
            <w:bCs/>
          </w:rPr>
          <w:t xml:space="preserve">Definition 44 (Fraction)</w:t>
        </w:r>
      </w:ins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A quotient</w:t>
        </w:r>
      </w:ins>
      <w:ins w:id="26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(</w:t>
        </w:r>
      </w:ins>
      <w:hyperlink w:anchor="def-quotient">
        <w:ins w:id="2614" w:author="PR Preview" w:date="2026-01-01T00:00:00Z">
          <w:r>
            <w:rPr>
              <w:rStyle w:val="Hyperlink"/>
            </w:rPr>
            <w:t xml:space="preserve">Definition 43</w:t>
          </w:r>
        </w:ins>
      </w:hyperlink>
      <w:ins w:id="2615" w:author="PR Preview" w:date="2026-01-01T00:00:00Z">
        <w:r>
          <w:t xml:space="preserve">) is also called a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rPr>
            <w:b/>
            <w:bCs/>
          </w:rPr>
          <w:t xml:space="preserve">fraction</w:t>
        </w:r>
      </w:ins>
      <w:ins w:id="2618" w:author="PR Preview" w:date="2026-01-01T00:00:00Z">
        <w:r>
          <w:t xml:space="preserve">.</w:t>
        </w:r>
      </w:ins>
    </w:p>
    <w:bookmarkEnd w:id="161"/>
    <w:bookmarkStart w:id="162" w:name="def-numerator"/>
    <w:p>
      <w:pPr>
        <w:pStyle w:val="BodyText"/>
      </w:pPr>
      <w:ins w:id="2619" w:author="PR Preview" w:date="2026-01-01T00:00:00Z">
        <w:r>
          <w:rPr>
            <w:b/>
            <w:bCs/>
          </w:rPr>
          <w:t xml:space="preserve">Definition 45 (Numerator)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In a fraction</w:t>
        </w:r>
      </w:ins>
      <w:ins w:id="262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(</w:t>
        </w:r>
      </w:ins>
      <w:hyperlink w:anchor="def-fraction">
        <w:ins w:id="2625" w:author="PR Preview" w:date="2026-01-01T00:00:00Z">
          <w:r>
            <w:rPr>
              <w:rStyle w:val="Hyperlink"/>
            </w:rPr>
            <w:t xml:space="preserve">Definition 44</w:t>
          </w:r>
        </w:ins>
      </w:hyperlink>
      <w:ins w:id="2626" w:author="PR Preview" w:date="2026-01-01T00:00:00Z">
        <w:r>
          <w:t xml:space="preserve">),</w:t>
        </w:r>
      </w:ins>
      <w:ins w:id="2627" w:author="PR Preview" w:date="2026-01-01T00:00:00Z">
        <w:r>
          <w:t xml:space="preserve"> </w:t>
        </w:r>
      </w:ins>
      <m:oMath>
        <m:r>
          <m:t>a</m:t>
        </m:r>
      </m:oMath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is its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rPr>
            <w:b/>
            <w:bCs/>
          </w:rPr>
          <w:t xml:space="preserve">numerator</w:t>
        </w:r>
      </w:ins>
      <w:ins w:id="2632" w:author="PR Preview" w:date="2026-01-01T00:00:00Z">
        <w:r>
          <w:t xml:space="preserve">.</w:t>
        </w:r>
      </w:ins>
    </w:p>
    <w:bookmarkEnd w:id="162"/>
    <w:bookmarkStart w:id="163" w:name="def-denominator"/>
    <w:p>
      <w:pPr>
        <w:pStyle w:val="BodyText"/>
      </w:pPr>
      <w:ins w:id="2633" w:author="PR Preview" w:date="2026-01-01T00:00:00Z">
        <w:r>
          <w:rPr>
            <w:b/>
            <w:bCs/>
          </w:rPr>
          <w:t xml:space="preserve">Definition 46 (Denominator)</w:t>
        </w:r>
      </w:ins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In a fraction</w:t>
        </w:r>
      </w:ins>
      <w:ins w:id="263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(</w:t>
        </w:r>
      </w:ins>
      <w:hyperlink w:anchor="def-fraction">
        <w:ins w:id="2639" w:author="PR Preview" w:date="2026-01-01T00:00:00Z">
          <w:r>
            <w:rPr>
              <w:rStyle w:val="Hyperlink"/>
            </w:rPr>
            <w:t xml:space="preserve">Definition 44</w:t>
          </w:r>
        </w:ins>
      </w:hyperlink>
      <w:ins w:id="2640" w:author="PR Preview" w:date="2026-01-01T00:00:00Z">
        <w:r>
          <w:t xml:space="preserve">),</w:t>
        </w:r>
      </w:ins>
      <w:ins w:id="2641" w:author="PR Preview" w:date="2026-01-01T00:00:00Z">
        <w:r>
          <w:t xml:space="preserve"> </w:t>
        </w:r>
      </w:ins>
      <m:oMath>
        <m:r>
          <m:t>b</m:t>
        </m:r>
      </m:oMath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is its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rPr>
            <w:b/>
            <w:bCs/>
          </w:rPr>
          <w:t xml:space="preserve">denominator</w:t>
        </w:r>
      </w:ins>
      <w:ins w:id="2646" w:author="PR Preview" w:date="2026-01-01T00:00:00Z">
        <w:r>
          <w:t xml:space="preserve">.</w:t>
        </w:r>
      </w:ins>
    </w:p>
    <w:bookmarkEnd w:id="163"/>
    <w:bookmarkStart w:id="164" w:name="exm-fraction"/>
    <w:p>
      <w:pPr>
        <w:pStyle w:val="BodyText"/>
      </w:pPr>
      <w:ins w:id="2647" w:author="PR Preview" w:date="2026-01-01T00:00:00Z">
        <w:r>
          <w:rPr>
            <w:b/>
            <w:bCs/>
          </w:rPr>
          <w:t xml:space="preserve">Example 32 (Numerator and denominator of a fraction)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The fraction</w:t>
        </w:r>
      </w:ins>
      <w:ins w:id="265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2651" w:author="PR Preview" w:date="2026-01-01T00:00:00Z">
        <w:r>
          <w:t xml:space="preserve"> </w:t>
        </w:r>
      </w:ins>
      <w:ins w:id="2652" w:author="PR Preview" w:date="2026-01-01T00:00:00Z">
        <w:r>
          <w:t xml:space="preserve">has numerator</w:t>
        </w:r>
      </w:ins>
      <w:ins w:id="2653" w:author="PR Preview" w:date="2026-01-01T00:00:00Z">
        <w:r>
          <w:t xml:space="preserve"> </w:t>
        </w:r>
      </w:ins>
      <m:oMath>
        <m:r>
          <m:t>6</m:t>
        </m:r>
      </m:oMath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and denominator</w:t>
        </w:r>
      </w:ins>
      <w:ins w:id="2656" w:author="PR Preview" w:date="2026-01-01T00:00:00Z">
        <w:r>
          <w:t xml:space="preserve"> </w:t>
        </w:r>
      </w:ins>
      <m:oMath>
        <m:r>
          <m:t>4</m:t>
        </m:r>
      </m:oMath>
      <w:ins w:id="2657" w:author="PR Preview" w:date="2026-01-01T00:00:00Z">
        <w:r>
          <w:t xml:space="preserve">.</w:t>
        </w:r>
      </w:ins>
    </w:p>
    <w:bookmarkEnd w:id="164"/>
    <w:bookmarkStart w:id="165" w:name="exm-quotient"/>
    <w:p>
      <w:pPr>
        <w:pStyle w:val="BodyText"/>
      </w:pPr>
      <w:ins w:id="2658" w:author="PR Preview" w:date="2026-01-01T00:00:00Z">
        <w:r>
          <w:rPr>
            <w:b/>
            <w:bCs/>
          </w:rPr>
          <w:t xml:space="preserve">Example 33 (A quotient)</w:t>
        </w:r>
      </w:ins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The quotient of</w:t>
        </w:r>
      </w:ins>
      <w:ins w:id="2661" w:author="PR Preview" w:date="2026-01-01T00:00:00Z">
        <w:r>
          <w:t xml:space="preserve"> </w:t>
        </w:r>
      </w:ins>
      <m:oMath>
        <m:r>
          <m:t>6</m:t>
        </m:r>
      </m:oMath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by</w:t>
        </w:r>
      </w:ins>
      <w:ins w:id="2664" w:author="PR Preview" w:date="2026-01-01T00:00:00Z">
        <w:r>
          <w:t xml:space="preserve"> </w:t>
        </w:r>
      </w:ins>
      <m:oMath>
        <m:r>
          <m:t>4</m:t>
        </m:r>
      </m:oMath>
      <w:ins w:id="2665" w:author="PR Preview" w:date="2026-01-01T00:00:00Z">
        <w:r>
          <w:t xml:space="preserve"> </w:t>
        </w:r>
      </w:ins>
      <w:ins w:id="2666" w:author="PR Preview" w:date="2026-01-01T00:00:00Z">
        <w:r>
          <w:t xml:space="preserve">is</w:t>
        </w:r>
      </w:ins>
      <w:ins w:id="266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2668" w:author="PR Preview" w:date="2026-01-01T00:00:00Z">
        <w:r>
          <w:t xml:space="preserve">.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The quotient of</w:t>
        </w:r>
      </w:ins>
      <w:ins w:id="2671" w:author="PR Preview" w:date="2026-01-01T00:00:00Z">
        <w:r>
          <w:t xml:space="preserve"> </w:t>
        </w:r>
      </w:ins>
      <m:oMath>
        <m:r>
          <m:t>6</m:t>
        </m:r>
      </m:oMath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by</w:t>
        </w:r>
      </w:ins>
      <w:ins w:id="2674" w:author="PR Preview" w:date="2026-01-01T00:00:00Z">
        <w:r>
          <w:t xml:space="preserve"> </w:t>
        </w:r>
      </w:ins>
      <m:oMath>
        <m:r>
          <m:t>0</m:t>
        </m:r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is undefined,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because</w:t>
        </w:r>
      </w:ins>
      <w:ins w:id="2679" w:author="PR Preview" w:date="2026-01-01T00:00:00Z">
        <w:r>
          <w:t xml:space="preserve"> </w:t>
        </w:r>
      </w:ins>
      <w:hyperlink w:anchor="def-quotient">
        <w:ins w:id="2680" w:author="PR Preview" w:date="2026-01-01T00:00:00Z">
          <w:r>
            <w:rPr>
              <w:rStyle w:val="Hyperlink"/>
            </w:rPr>
            <w:t xml:space="preserve">Definition 43</w:t>
          </w:r>
        </w:ins>
      </w:hyperlink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requires a nonzero denominator.</w:t>
        </w:r>
      </w:ins>
    </w:p>
    <w:bookmarkEnd w:id="165"/>
    <w:bookmarkStart w:id="166" w:name="def-follow-up"/>
    <w:p>
      <w:pPr>
        <w:pStyle w:val="BodyText"/>
      </w:pPr>
      <w:ins w:id="2683" w:author="PR Preview" w:date="2026-01-01T00:00:00Z">
        <w:r>
          <w:rPr>
            <w:b/>
            <w:bCs/>
          </w:rPr>
          <w:t xml:space="preserve">Definition 47 (Follow-up)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In a study that observes participants over time,</w:t>
        </w:r>
      </w:ins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a participant’s</w:t>
        </w:r>
      </w:ins>
      <w:ins w:id="2688" w:author="PR Preview" w:date="2026-01-01T00:00:00Z">
        <w:r>
          <w:t xml:space="preserve"> </w:t>
        </w:r>
      </w:ins>
      <w:ins w:id="2689" w:author="PR Preview" w:date="2026-01-01T00:00:00Z">
        <w:r>
          <w:rPr>
            <w:b/>
            <w:bCs/>
          </w:rPr>
          <w:t xml:space="preserve">follow-up</w:t>
        </w:r>
      </w:ins>
      <w:ins w:id="2690" w:author="PR Preview" w:date="2026-01-01T00:00:00Z">
        <w:r>
          <w:t xml:space="preserve"> </w:t>
        </w:r>
      </w:ins>
      <w:ins w:id="2691" w:author="PR Preview" w:date="2026-01-01T00:00:00Z">
        <w:r>
          <w:t xml:space="preserve">is the length of time the study observes that participant.</w:t>
        </w:r>
      </w:ins>
    </w:p>
    <w:bookmarkEnd w:id="166"/>
    <w:bookmarkStart w:id="167" w:name="def-person-years"/>
    <w:p>
      <w:pPr>
        <w:pStyle w:val="BodyText"/>
      </w:pPr>
      <w:ins w:id="2692" w:author="PR Preview" w:date="2026-01-01T00:00:00Z">
        <w:r>
          <w:rPr>
            <w:b/>
            <w:bCs/>
          </w:rPr>
          <w:t xml:space="preserve">Definition 48 (Person-years)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In a study that observes participants over time,</w:t>
        </w:r>
      </w:ins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the study’s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rPr>
            <w:b/>
            <w:bCs/>
          </w:rPr>
          <w:t xml:space="preserve">person-years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are the sum of the follow-up times (</w:t>
        </w:r>
      </w:ins>
      <w:hyperlink w:anchor="def-follow-up">
        <w:ins w:id="2701" w:author="PR Preview" w:date="2026-01-01T00:00:00Z">
          <w:r>
            <w:rPr>
              <w:rStyle w:val="Hyperlink"/>
            </w:rPr>
            <w:t xml:space="preserve">Definition 47</w:t>
          </w:r>
        </w:ins>
      </w:hyperlink>
      <w:ins w:id="2702" w:author="PR Preview" w:date="2026-01-01T00:00:00Z">
        <w:r>
          <w:t xml:space="preserve">) of all participants,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measured in years.</w:t>
        </w:r>
      </w:ins>
    </w:p>
    <w:bookmarkEnd w:id="167"/>
    <w:bookmarkStart w:id="168" w:name="exm-person-years"/>
    <w:p>
      <w:pPr>
        <w:pStyle w:val="BodyText"/>
      </w:pPr>
      <w:ins w:id="2705" w:author="PR Preview" w:date="2026-01-01T00:00:00Z">
        <w:r>
          <w:rPr>
            <w:b/>
            <w:bCs/>
          </w:rPr>
          <w:t xml:space="preserve">Example 34 (Counting person-years)</w:t>
        </w:r>
      </w:ins>
      <w:ins w:id="2706" w:author="PR Preview" w:date="2026-01-01T00:00:00Z">
        <w:r>
          <w:t xml:space="preserve"> </w:t>
        </w:r>
      </w:ins>
      <w:ins w:id="2707" w:author="PR Preview" w:date="2026-01-01T00:00:00Z">
        <w:r>
          <w:t xml:space="preserve">If</w:t>
        </w:r>
      </w:ins>
      <w:ins w:id="2708" w:author="PR Preview" w:date="2026-01-01T00:00:00Z">
        <w:r>
          <w:t xml:space="preserve"> </w:t>
        </w:r>
      </w:ins>
      <m:oMath>
        <m:r>
          <m:t>10</m:t>
        </m:r>
      </m:oMath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people are each followed for</w:t>
        </w:r>
      </w:ins>
      <w:ins w:id="2711" w:author="PR Preview" w:date="2026-01-01T00:00:00Z">
        <w:r>
          <w:t xml:space="preserve"> </w:t>
        </w:r>
      </w:ins>
      <m:oMath>
        <m:r>
          <m:t>2</m:t>
        </m:r>
      </m:oMath>
      <w:ins w:id="2712" w:author="PR Preview" w:date="2026-01-01T00:00:00Z">
        <w:r>
          <w:t xml:space="preserve"> </w:t>
        </w:r>
      </w:ins>
      <w:ins w:id="2713" w:author="PR Preview" w:date="2026-01-01T00:00:00Z">
        <w:r>
          <w:t xml:space="preserve">years,</w:t>
        </w:r>
      </w:ins>
      <w:ins w:id="2714" w:author="PR Preview" w:date="2026-01-01T00:00:00Z">
        <w:r>
          <w:t xml:space="preserve"> </w:t>
        </w:r>
      </w:ins>
      <w:ins w:id="2715" w:author="PR Preview" w:date="2026-01-01T00:00:00Z">
        <w:r>
          <w:t xml:space="preserve">the study has</w:t>
        </w:r>
      </w:ins>
      <w:ins w:id="2716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person-years.</w:t>
        </w:r>
      </w:ins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If one person is followed for</w:t>
        </w:r>
      </w:ins>
      <w:ins w:id="2721" w:author="PR Preview" w:date="2026-01-01T00:00:00Z">
        <w:r>
          <w:t xml:space="preserve"> </w:t>
        </w:r>
      </w:ins>
      <m:oMath>
        <m:r>
          <m:t>3</m:t>
        </m:r>
      </m:oMath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years and another for</w:t>
        </w:r>
      </w:ins>
      <w:ins w:id="272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year,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the study has</w:t>
        </w:r>
      </w:ins>
      <w:ins w:id="272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person-years.</w:t>
        </w:r>
      </w:ins>
    </w:p>
    <w:bookmarkEnd w:id="168"/>
    <w:bookmarkStart w:id="169" w:name="def-rate"/>
    <w:p>
      <w:pPr>
        <w:pStyle w:val="BodyText"/>
      </w:pPr>
      <w:ins w:id="2732" w:author="PR Preview" w:date="2026-01-01T00:00:00Z">
        <w:r>
          <w:rPr>
            <w:b/>
            <w:bCs/>
          </w:rPr>
          <w:t xml:space="preserve">Definition 49 (Rate)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A</w:t>
        </w:r>
      </w:ins>
      <w:ins w:id="2735" w:author="PR Preview" w:date="2026-01-01T00:00:00Z">
        <w:r>
          <w:t xml:space="preserve"> </w:t>
        </w:r>
      </w:ins>
      <w:ins w:id="2736" w:author="PR Preview" w:date="2026-01-01T00:00:00Z">
        <w:r>
          <w:rPr>
            <w:b/>
            <w:bCs/>
          </w:rPr>
          <w:t xml:space="preserve">rate</w:t>
        </w:r>
      </w:ins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is a quotient of two quantities,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usually with a denominator that measures time,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such as weeks or person-years of follow-up (</w:t>
        </w:r>
      </w:ins>
      <w:hyperlink w:anchor="def-person-years">
        <w:ins w:id="2743" w:author="PR Preview" w:date="2026-01-01T00:00:00Z">
          <w:r>
            <w:rPr>
              <w:rStyle w:val="Hyperlink"/>
            </w:rPr>
            <w:t xml:space="preserve">Definition 48</w:t>
          </w:r>
        </w:ins>
      </w:hyperlink>
      <w:ins w:id="2744" w:author="PR Preview" w:date="2026-01-01T00:00:00Z">
        <w:r>
          <w:t xml:space="preserve">).</w:t>
        </w:r>
      </w:ins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For example,</w:t>
        </w:r>
      </w:ins>
      <w:ins w:id="2747" w:author="PR Preview" w:date="2026-01-01T00:00:00Z">
        <w:r>
          <w:t xml:space="preserve"> </w:t>
        </w:r>
      </w:ins>
      <m:oMath>
        <m:r>
          <m:t>12</m:t>
        </m:r>
      </m:oMath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new cases in</w:t>
        </w:r>
      </w:ins>
      <w:ins w:id="2750" w:author="PR Preview" w:date="2026-01-01T00:00:00Z">
        <w:r>
          <w:t xml:space="preserve"> </w:t>
        </w:r>
      </w:ins>
      <m:oMath>
        <m:r>
          <m:t>4</m:t>
        </m:r>
      </m:oMath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weeks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is a rate of</w:t>
        </w:r>
      </w:ins>
      <w:ins w:id="275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new cases per week,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and</w:t>
        </w:r>
      </w:ins>
      <w:ins w:id="2760" w:author="PR Preview" w:date="2026-01-01T00:00:00Z">
        <w:r>
          <w:t xml:space="preserve"> </w:t>
        </w:r>
      </w:ins>
      <m:oMath>
        <m:r>
          <m:t>30</m:t>
        </m:r>
      </m:oMath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cases over</w:t>
        </w:r>
      </w:ins>
      <w:ins w:id="2763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764" w:author="PR Preview" w:date="2026-01-01T00:00:00Z">
        <w:r>
          <w:t xml:space="preserve"> </w:t>
        </w:r>
      </w:ins>
      <w:ins w:id="2765" w:author="PR Preview" w:date="2026-01-01T00:00:00Z">
        <w:r>
          <w:t xml:space="preserve">person-years of follow-up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is a rate of</w:t>
        </w:r>
      </w:ins>
      <w:ins w:id="276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ins w:id="2769" w:author="PR Preview" w:date="2026-01-01T00:00:00Z">
        <w:r>
          <w:t xml:space="preserve"> </w:t>
        </w:r>
      </w:ins>
      <w:ins w:id="2770" w:author="PR Preview" w:date="2026-01-01T00:00:00Z">
        <w:r>
          <w:t xml:space="preserve">cases per person-year.</w:t>
        </w:r>
      </w:ins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del w:id="2771" w:author="PR Preview" w:date="2026-01-01T00:00:00Z">
        <w:r>
          <w:rPr>
            <w:b/>
            <w:bCs/>
          </w:rPr>
          <w:delText xml:space="preserve">Definition 48 (Ratios)</w:delText>
        </w:r>
      </w:del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A</w:delText>
        </w:r>
      </w:del>
      <w:del w:id="2774" w:author="PR Preview" w:date="2026-01-01T00:00:00Z">
        <w:r>
          <w:delText xml:space="preserve"> </w:delText>
        </w:r>
      </w:del>
      <w:del w:id="2775" w:author="PR Preview" w:date="2026-01-01T00:00:00Z">
        <w:r>
          <w:rPr>
            <w:b/>
            <w:bCs/>
          </w:rPr>
          <w:delText xml:space="preserve">ratio</w:delText>
        </w:r>
      </w:del>
      <w:del w:id="2776" w:author="PR Preview" w:date="2026-01-01T00:00:00Z">
        <w:r>
          <w:delText xml:space="preserve"> </w:delText>
        </w:r>
      </w:del>
      <w:del w:id="2777" w:author="PR Preview" w:date="2026-01-01T00:00:00Z">
        <w:r>
          <w:delText xml:space="preserve">is a quotient in which the numerator and denominator are measured using the same unit scales.</w:delText>
        </w:r>
      </w:del>
    </w:p>
    <w:p>
      <w:pPr>
        <w:pStyle w:val="BodyText"/>
      </w:pPr>
      <w:ins w:id="2778" w:author="PR Preview" w:date="2026-01-01T00:00:00Z">
        <w:r>
          <w:rPr>
            <w:b/>
            <w:bCs/>
          </w:rPr>
          <w:t xml:space="preserve">Definition 50 (Ratios)</w:t>
        </w:r>
      </w:ins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A</w:t>
        </w:r>
      </w:ins>
      <w:ins w:id="2781" w:author="PR Preview" w:date="2026-01-01T00:00:00Z">
        <w:r>
          <w:t xml:space="preserve"> </w:t>
        </w:r>
      </w:ins>
      <w:ins w:id="2782" w:author="PR Preview" w:date="2026-01-01T00:00:00Z">
        <w:r>
          <w:rPr>
            <w:b/>
            <w:bCs/>
          </w:rPr>
          <w:t xml:space="preserve">ratio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is a quotient in which the numerator and denominator are measured using the same unit scales.</w:t>
        </w:r>
      </w:ins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del w:id="2785" w:author="PR Preview" w:date="2026-01-01T00:00:00Z">
        <w:r>
          <w:rPr>
            <w:b/>
            <w:bCs/>
          </w:rPr>
          <w:delText xml:space="preserve">Example 33 (A ratio, and a quotient that is not one)</w:delText>
        </w:r>
      </w:del>
      <w:del w:id="2786" w:author="PR Preview" w:date="2026-01-01T00:00:00Z">
        <w:r>
          <w:delText xml:space="preserve"> </w:delText>
        </w:r>
      </w:del>
      <w:del w:id="2787" w:author="PR Preview" w:date="2026-01-01T00:00:00Z">
        <w:r>
          <w:delText xml:space="preserve"> </w:delText>
        </w:r>
      </w:del>
    </w:p>
    <w:p>
      <w:pPr>
        <w:pStyle w:val="BodyText"/>
      </w:pPr>
      <w:ins w:id="2788" w:author="PR Preview" w:date="2026-01-01T00:00:00Z">
        <w:r>
          <w:rPr>
            <w:b/>
            <w:bCs/>
          </w:rPr>
          <w:t xml:space="preserve">Example 35 (A ratio, and a quotient that is not one)</w:t>
        </w:r>
      </w:ins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del w:id="2791" w:author="PR Preview" w:date="2026-01-01T00:00:00Z">
        <w:r>
          <w:rPr>
            <w:b/>
            <w:bCs/>
          </w:rPr>
          <w:delText xml:space="preserve">Definition 49 (Proportion)</w:delText>
        </w:r>
      </w:del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In statistics, a</w:delText>
        </w:r>
      </w:del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rPr>
            <w:b/>
            <w:bCs/>
          </w:rPr>
          <w:delText xml:space="preserve">proportion</w:delText>
        </w:r>
      </w:del>
      <w:del w:id="2796" w:author="PR Preview" w:date="2026-01-01T00:00:00Z">
        <w:r>
          <w:delText xml:space="preserve"> </w:delText>
        </w:r>
      </w:del>
      <w:del w:id="2797" w:author="PR Preview" w:date="2026-01-01T00:00:00Z">
        <w:r>
          <w:delText xml:space="preserve">typically means a ratio where the numerator represents</w:delText>
        </w:r>
      </w:del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delText xml:space="preserve">a subset of the denominator.</w:delText>
        </w:r>
      </w:del>
    </w:p>
    <w:p>
      <w:pPr>
        <w:pStyle w:val="FirstParagraph"/>
      </w:pPr>
      <w:ins w:id="2800" w:author="PR Preview" w:date="2026-01-01T00:00:00Z">
        <w:r>
          <w:rPr>
            <w:b/>
            <w:bCs/>
          </w:rPr>
          <w:t xml:space="preserve">Definition 51 (Proportion)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In statistics, a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rPr>
            <w:b/>
            <w:bCs/>
          </w:rPr>
          <w:t xml:space="preserve">proportion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typically means a ratio where the numerator represents</w:t>
        </w:r>
      </w:ins>
      <w:ins w:id="2807" w:author="PR Preview" w:date="2026-01-01T00:00:00Z">
        <w:r>
          <w:t xml:space="preserve"> </w:t>
        </w:r>
      </w:ins>
      <w:ins w:id="2808" w:author="PR Preview" w:date="2026-01-01T00:00:00Z">
        <w:r>
          <w:t xml:space="preserve">a subset of the denominator.</w:t>
        </w:r>
      </w:ins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del w:id="2809" w:author="PR Preview" w:date="2026-01-01T00:00:00Z">
        <w:r>
          <w:rPr>
            <w:b/>
            <w:bCs/>
          </w:rPr>
          <w:delText xml:space="preserve">Example 34 (A proportion, and a ratio that is not one)</w:delText>
        </w:r>
      </w:del>
      <w:del w:id="2810" w:author="PR Preview" w:date="2026-01-01T00:00:00Z">
        <w:r>
          <w:delText xml:space="preserve"> </w:delText>
        </w:r>
      </w:del>
      <w:del w:id="2811" w:author="PR Preview" w:date="2026-01-01T00:00:00Z">
        <w:r>
          <w:delText xml:space="preserve">In a clinic with</w:delText>
        </w:r>
      </w:del>
      <w:del w:id="2812" w:author="PR Preview" w:date="2026-01-01T00:00:00Z">
        <w:r>
          <w:delText xml:space="preserve"> </w:delText>
        </w:r>
      </w:del>
      <m:oMath>
        <m:r>
          <m:t>120</m:t>
        </m:r>
      </m:oMath>
      <w:del w:id="2813" w:author="PR Preview" w:date="2026-01-01T00:00:00Z">
        <w:r>
          <w:delText xml:space="preserve"> </w:delText>
        </w:r>
      </w:del>
      <w:del w:id="2814" w:author="PR Preview" w:date="2026-01-01T00:00:00Z">
        <w:r>
          <w:delText xml:space="preserve">patients,</w:delText>
        </w:r>
      </w:del>
      <w:del w:id="2815" w:author="PR Preview" w:date="2026-01-01T00:00:00Z">
        <w:r>
          <w:delText xml:space="preserve"> </w:delText>
        </w:r>
      </w:del>
      <m:oMath>
        <m:r>
          <m:t>30</m:t>
        </m:r>
      </m:oMath>
      <w:del w:id="2816" w:author="PR Preview" w:date="2026-01-01T00:00:00Z">
        <w:r>
          <w:delText xml:space="preserve"> </w:delText>
        </w:r>
      </w:del>
      <w:del w:id="2817" w:author="PR Preview" w:date="2026-01-01T00:00:00Z">
        <w:r>
          <w:delText xml:space="preserve">of whom smoke:</w:delText>
        </w:r>
      </w:del>
    </w:p>
    <w:p>
      <w:pPr>
        <w:pStyle w:val="BodyText"/>
      </w:pPr>
      <w:ins w:id="2818" w:author="PR Preview" w:date="2026-01-01T00:00:00Z">
        <w:r>
          <w:rPr>
            <w:b/>
            <w:bCs/>
          </w:rPr>
          <w:t xml:space="preserve">Example 36 (A proportion, and a ratio that is not one)</w:t>
        </w:r>
      </w:ins>
      <w:ins w:id="2819" w:author="PR Preview" w:date="2026-01-01T00:00:00Z">
        <w:r>
          <w:t xml:space="preserve"> </w:t>
        </w:r>
      </w:ins>
      <w:ins w:id="2820" w:author="PR Preview" w:date="2026-01-01T00:00:00Z">
        <w:r>
          <w:t xml:space="preserve">In a clinic with</w:t>
        </w:r>
      </w:ins>
      <w:ins w:id="2821" w:author="PR Preview" w:date="2026-01-01T00:00:00Z">
        <w:r>
          <w:t xml:space="preserve"> </w:t>
        </w:r>
      </w:ins>
      <m:oMath>
        <m:r>
          <m:t>120</m:t>
        </m:r>
      </m:oMath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patients,</w:t>
        </w:r>
      </w:ins>
      <w:ins w:id="2824" w:author="PR Preview" w:date="2026-01-01T00:00:00Z">
        <w:r>
          <w:t xml:space="preserve"> </w:t>
        </w:r>
      </w:ins>
      <m:oMath>
        <m:r>
          <m:t>30</m:t>
        </m:r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del w:id="2827" w:author="PR Preview" w:date="2026-01-01T00:00:00Z">
        <w:r>
          <w:rPr>
            <w:b/>
            <w:bCs/>
          </w:rPr>
          <w:delText xml:space="preserve">Definition 50 (Proportional)</w:delText>
        </w:r>
      </w:del>
      <w:del w:id="2828" w:author="PR Preview" w:date="2026-01-01T00:00:00Z">
        <w:r>
          <w:delText xml:space="preserve"> </w:delText>
        </w:r>
      </w:del>
      <w:del w:id="2829" w:author="PR Preview" w:date="2026-01-01T00:00:00Z">
        <w:r>
          <w:delText xml:space="preserve">Two functions</w:delText>
        </w:r>
      </w:del>
      <w:del w:id="28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831" w:author="PR Preview" w:date="2026-01-01T00:00:00Z">
        <w:r>
          <w:delText xml:space="preserve"> </w:delText>
        </w:r>
      </w:del>
      <w:del w:id="2832" w:author="PR Preview" w:date="2026-01-01T00:00:00Z">
        <w:r>
          <w:delText xml:space="preserve">and</w:delText>
        </w:r>
      </w:del>
      <w:del w:id="283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delText xml:space="preserve">are</w:delText>
        </w:r>
      </w:del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rPr>
            <w:b/>
            <w:bCs/>
          </w:rPr>
          <w:delText xml:space="preserve">proportional</w:delText>
        </w:r>
      </w:del>
      <w:del w:id="2838" w:author="PR Preview" w:date="2026-01-01T00:00:00Z">
        <w:r>
          <w:delText xml:space="preserve"> </w:delText>
        </w:r>
      </w:del>
      <w:del w:id="2839" w:author="PR Preview" w:date="2026-01-01T00:00:00Z">
        <w:r>
          <w:delText xml:space="preserve">if</w:delText>
        </w:r>
      </w:del>
      <w:del w:id="2840" w:author="PR Preview" w:date="2026-01-01T00:00:00Z">
        <w:r>
          <w:delText xml:space="preserve"> </w:delText>
        </w:r>
      </w:del>
      <w:del w:id="2841" w:author="PR Preview" w:date="2026-01-01T00:00:00Z">
        <w:r>
          <w:delText xml:space="preserve">their ratio</w:delText>
        </w:r>
      </w:del>
      <w:del w:id="284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2843" w:author="PR Preview" w:date="2026-01-01T00:00:00Z">
        <w:r>
          <w:delText xml:space="preserve"> </w:delText>
        </w:r>
      </w:del>
      <w:del w:id="2844" w:author="PR Preview" w:date="2026-01-01T00:00:00Z">
        <w:r>
          <w:delText xml:space="preserve">does not depend on</w:delText>
        </w:r>
      </w:del>
      <w:del w:id="2845" w:author="PR Preview" w:date="2026-01-01T00:00:00Z">
        <w:r>
          <w:delText xml:space="preserve"> </w:delText>
        </w:r>
      </w:del>
      <m:oMath>
        <m:r>
          <m:t>x</m:t>
        </m:r>
      </m:oMath>
      <w:del w:id="2846" w:author="PR Preview" w:date="2026-01-01T00:00:00Z">
        <w:r>
          <w:delText xml:space="preserve">.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(cf. </w:delText>
        </w:r>
      </w:del>
      <w:hyperlink r:id="rId178">
        <w:del w:id="2849" w:author="PR Preview" w:date="2026-01-01T00:00:00Z">
          <w:r>
            <w:rPr>
              <w:rStyle w:val="Hyperlink"/>
            </w:rPr>
            <w:delText xml:space="preserve">https://en.wikipedia.org/wiki/Proportionality_(mathematics)</w:delText>
          </w:r>
        </w:del>
      </w:hyperlink>
      <w:del w:id="2850" w:author="PR Preview" w:date="2026-01-01T00:00:00Z">
        <w:r>
          <w:delText xml:space="preserve">)</w:delText>
        </w:r>
      </w:del>
    </w:p>
    <w:p>
      <w:pPr>
        <w:pStyle w:val="BodyText"/>
      </w:pPr>
      <w:del w:id="2851" w:author="PR Preview" w:date="2026-01-01T00:00:00Z">
        <w:r>
          <w:rPr>
            <w:b/>
            <w:bCs/>
          </w:rPr>
          <w:delText xml:space="preserve">Example 35 (Proportional and non-proportional functions)</w:delText>
        </w:r>
      </w:del>
      <w:del w:id="2852" w:author="PR Preview" w:date="2026-01-01T00:00:00Z">
        <w:r>
          <w:delText xml:space="preserve"> </w:delText>
        </w:r>
      </w:del>
      <w:del w:id="2853" w:author="PR Preview" w:date="2026-01-01T00:00:00Z">
        <w:r>
          <w:delText xml:space="preserve"> </w:delText>
        </w:r>
      </w:del>
    </w:p>
    <w:p>
      <w:pPr>
        <w:pStyle w:val="FirstParagraph"/>
      </w:pPr>
      <w:ins w:id="2854" w:author="PR Preview" w:date="2026-01-01T00:00:00Z">
        <w:r>
          <w:rPr>
            <w:b/>
            <w:bCs/>
          </w:rPr>
          <w:t xml:space="preserve">Definition 52 (Proportional)</w:t>
        </w:r>
      </w:ins>
      <w:ins w:id="2855" w:author="PR Preview" w:date="2026-01-01T00:00:00Z">
        <w:r>
          <w:t xml:space="preserve"> </w:t>
        </w:r>
      </w:ins>
      <w:ins w:id="2856" w:author="PR Preview" w:date="2026-01-01T00:00:00Z">
        <w:r>
          <w:t xml:space="preserve">Two functions</w:t>
        </w:r>
      </w:ins>
      <w:ins w:id="28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and</w:t>
        </w:r>
      </w:ins>
      <w:ins w:id="286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are</w:t>
        </w:r>
      </w:ins>
      <w:ins w:id="2863" w:author="PR Preview" w:date="2026-01-01T00:00:00Z">
        <w:r>
          <w:t xml:space="preserve"> </w:t>
        </w:r>
      </w:ins>
      <w:ins w:id="2864" w:author="PR Preview" w:date="2026-01-01T00:00:00Z">
        <w:r>
          <w:rPr>
            <w:b/>
            <w:bCs/>
          </w:rPr>
          <w:t xml:space="preserve">proportional</w:t>
        </w:r>
      </w:ins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if</w:t>
        </w:r>
      </w:ins>
      <w:ins w:id="2867" w:author="PR Preview" w:date="2026-01-01T00:00:00Z">
        <w:r>
          <w:t xml:space="preserve"> </w:t>
        </w:r>
      </w:ins>
      <w:ins w:id="2868" w:author="PR Preview" w:date="2026-01-01T00:00:00Z">
        <w:r>
          <w:t xml:space="preserve">their ratio</w:t>
        </w:r>
      </w:ins>
      <w:ins w:id="286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does not depend on</w:t>
        </w:r>
      </w:ins>
      <w:ins w:id="2872" w:author="PR Preview" w:date="2026-01-01T00:00:00Z">
        <w:r>
          <w:t xml:space="preserve"> </w:t>
        </w:r>
      </w:ins>
      <m:oMath>
        <m:r>
          <m:t>x</m:t>
        </m:r>
      </m:oMath>
      <w:ins w:id="2873" w:author="PR Preview" w:date="2026-01-01T00:00:00Z">
        <w:r>
          <w:t xml:space="preserve">.</w:t>
        </w:r>
      </w:ins>
      <w:ins w:id="2874" w:author="PR Preview" w:date="2026-01-01T00:00:00Z">
        <w:r>
          <w:t xml:space="preserve"> </w:t>
        </w:r>
      </w:ins>
      <w:ins w:id="2875" w:author="PR Preview" w:date="2026-01-01T00:00:00Z">
        <w:r>
          <w:t xml:space="preserve">(cf. </w:t>
        </w:r>
      </w:ins>
      <w:hyperlink r:id="rId178">
        <w:ins w:id="2876" w:author="PR Preview" w:date="2026-01-01T00:00:00Z">
          <w:r>
            <w:rPr>
              <w:rStyle w:val="Hyperlink"/>
            </w:rPr>
            <w:t xml:space="preserve">https://en.wikipedia.org/wiki/Proportionality_(mathematics)</w:t>
          </w:r>
        </w:ins>
      </w:hyperlink>
      <w:ins w:id="2877" w:author="PR Preview" w:date="2026-01-01T00:00:00Z">
        <w:r>
          <w:t xml:space="preserve">)</w:t>
        </w:r>
      </w:ins>
    </w:p>
    <w:bookmarkEnd w:id="179"/>
    <w:bookmarkStart w:id="180" w:name="exm-proportional"/>
    <w:p>
      <w:pPr>
        <w:pStyle w:val="BodyText"/>
      </w:pPr>
      <w:ins w:id="2878" w:author="PR Preview" w:date="2026-01-01T00:00:00Z">
        <w:r>
          <w:rPr>
            <w:b/>
            <w:bCs/>
          </w:rPr>
          <w:t xml:space="preserve">Example 37 (Proportional and non-proportional functions)</w:t>
        </w:r>
      </w:ins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 </w:t>
        </w:r>
      </w:ins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del w:id="2881" w:author="PR Preview" w:date="2026-01-01T00:00:00Z">
        <w:r>
          <w:rPr>
            <w:b/>
            <w:bCs/>
          </w:rPr>
          <w:delText xml:space="preserve">Definition 51 (Lower limit of a sum or integral)</w:delText>
        </w:r>
      </w:del>
      <w:del w:id="2882" w:author="PR Preview" w:date="2026-01-01T00:00:00Z">
        <w:r>
          <w:delText xml:space="preserve"> </w:delText>
        </w:r>
      </w:del>
      <w:del w:id="2883" w:author="PR Preview" w:date="2026-01-01T00:00:00Z">
        <w:r>
          <w:delText xml:space="preserve">In a</w:delText>
        </w:r>
      </w:del>
      <w:del w:id="2884" w:author="PR Preview" w:date="2026-01-01T00:00:00Z">
        <w:r>
          <w:delText xml:space="preserve"> </w:delText>
        </w:r>
      </w:del>
      <w:hyperlink w:anchor="def-summation">
        <w:del w:id="2885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288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887" w:author="PR Preview" w:date="2026-01-01T00:00:00Z">
        <w:r>
          <w:delText xml:space="preserve">,</w:delText>
        </w:r>
      </w:del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the</w:delText>
        </w:r>
      </w:del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rPr>
            <w:b/>
            <w:bCs/>
          </w:rPr>
          <w:delText xml:space="preserve">lower limit</w:delText>
        </w:r>
      </w:del>
      <w:del w:id="2892" w:author="PR Preview" w:date="2026-01-01T00:00:00Z">
        <w:r>
          <w:delText xml:space="preserve"> </w:delText>
        </w:r>
      </w:del>
      <m:oMath>
        <m:r>
          <m:t>m</m:t>
        </m:r>
      </m:oMath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is the first value of the index</w:delText>
        </w:r>
      </w:del>
      <w:del w:id="2895" w:author="PR Preview" w:date="2026-01-01T00:00:00Z">
        <w:r>
          <w:delText xml:space="preserve"> </w:delText>
        </w:r>
      </w:del>
      <m:oMath>
        <m:r>
          <m:t>i</m:t>
        </m:r>
      </m:oMath>
      <w:del w:id="2896" w:author="PR Preview" w:date="2026-01-01T00:00:00Z">
        <w:r>
          <w:delText xml:space="preserve">.</w:delText>
        </w:r>
      </w:del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delText xml:space="preserve">In an</w:delText>
        </w:r>
      </w:del>
      <w:del w:id="2899" w:author="PR Preview" w:date="2026-01-01T00:00:00Z">
        <w:r>
          <w:delText xml:space="preserve"> </w:delText>
        </w:r>
      </w:del>
      <w:hyperlink r:id="rId183">
        <w:del w:id="2900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290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902" w:author="PR Preview" w:date="2026-01-01T00:00:00Z">
        <w:r>
          <w:delText xml:space="preserve">,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delText xml:space="preserve">the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rPr>
            <w:b/>
            <w:bCs/>
          </w:rPr>
          <w:delText xml:space="preserve">lower limit</w:delText>
        </w:r>
      </w:del>
      <w:del w:id="2907" w:author="PR Preview" w:date="2026-01-01T00:00:00Z">
        <w:r>
          <w:delText xml:space="preserve"> </w:delText>
        </w:r>
      </w:del>
      <m:oMath>
        <m:r>
          <m:t>a</m:t>
        </m:r>
      </m:oMath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is the left end of the interval of integration.</w:delText>
        </w:r>
      </w:del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In both, the lower limit is written below the symbol.</w:delText>
        </w:r>
      </w:del>
    </w:p>
    <w:p>
      <w:pPr>
        <w:pStyle w:val="BodyText"/>
      </w:pPr>
      <w:del w:id="2912" w:author="PR Preview" w:date="2026-01-01T00:00:00Z">
        <w:r>
          <w:rPr>
            <w:b/>
            <w:bCs/>
          </w:rPr>
          <w:delText xml:space="preserve">Definition 52 (Upper limit of a sum or integral)</w:delText>
        </w:r>
      </w:del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delText xml:space="preserve">In a</w:delText>
        </w:r>
      </w:del>
      <w:del w:id="2915" w:author="PR Preview" w:date="2026-01-01T00:00:00Z">
        <w:r>
          <w:delText xml:space="preserve"> </w:delText>
        </w:r>
      </w:del>
      <w:hyperlink w:anchor="def-summation">
        <w:del w:id="2916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291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918" w:author="PR Preview" w:date="2026-01-01T00:00:00Z">
        <w:r>
          <w:delText xml:space="preserve">,</w:delText>
        </w:r>
      </w:del>
      <w:del w:id="2919" w:author="PR Preview" w:date="2026-01-01T00:00:00Z">
        <w:r>
          <w:delText xml:space="preserve"> </w:delText>
        </w:r>
      </w:del>
      <w:del w:id="2920" w:author="PR Preview" w:date="2026-01-01T00:00:00Z">
        <w:r>
          <w:delText xml:space="preserve">the</w:delText>
        </w:r>
      </w:del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rPr>
            <w:b/>
            <w:bCs/>
          </w:rPr>
          <w:delText xml:space="preserve">upper limit</w:delText>
        </w:r>
      </w:del>
      <w:del w:id="2923" w:author="PR Preview" w:date="2026-01-01T00:00:00Z">
        <w:r>
          <w:delText xml:space="preserve"> </w:delText>
        </w:r>
      </w:del>
      <m:oMath>
        <m:r>
          <m:t>n</m:t>
        </m:r>
      </m:oMath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is the last value of the index</w:delText>
        </w:r>
      </w:del>
      <w:del w:id="2926" w:author="PR Preview" w:date="2026-01-01T00:00:00Z">
        <w:r>
          <w:delText xml:space="preserve"> </w:delText>
        </w:r>
      </w:del>
      <m:oMath>
        <m:r>
          <m:t>i</m:t>
        </m:r>
      </m:oMath>
      <w:del w:id="2927" w:author="PR Preview" w:date="2026-01-01T00:00:00Z">
        <w:r>
          <w:delText xml:space="preserve">.</w:delText>
        </w:r>
      </w:del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In an</w:delText>
        </w:r>
      </w:del>
      <w:del w:id="2930" w:author="PR Preview" w:date="2026-01-01T00:00:00Z">
        <w:r>
          <w:delText xml:space="preserve"> </w:delText>
        </w:r>
      </w:del>
      <w:hyperlink r:id="rId183">
        <w:del w:id="2931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2932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933" w:author="PR Preview" w:date="2026-01-01T00:00:00Z">
        <w:r>
          <w:delText xml:space="preserve">,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the</w:delText>
        </w:r>
      </w:del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rPr>
            <w:b/>
            <w:bCs/>
          </w:rPr>
          <w:delText xml:space="preserve">upper limit</w:delText>
        </w:r>
      </w:del>
      <w:del w:id="2938" w:author="PR Preview" w:date="2026-01-01T00:00:00Z">
        <w:r>
          <w:delText xml:space="preserve"> </w:delText>
        </w:r>
      </w:del>
      <m:oMath>
        <m:r>
          <m:t>b</m:t>
        </m:r>
      </m:oMath>
      <w:del w:id="2939" w:author="PR Preview" w:date="2026-01-01T00:00:00Z">
        <w:r>
          <w:delText xml:space="preserve"> </w:delText>
        </w:r>
      </w:del>
      <w:del w:id="2940" w:author="PR Preview" w:date="2026-01-01T00:00:00Z">
        <w:r>
          <w:delText xml:space="preserve">is the right end of the interval of integration.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In both, the upper limit is written above the symbol.</w:delText>
        </w:r>
      </w:del>
    </w:p>
    <w:p>
      <w:pPr>
        <w:pStyle w:val="BodyText"/>
      </w:pPr>
      <w:del w:id="2943" w:author="PR Preview" w:date="2026-01-01T00:00:00Z">
        <w:r>
          <w:rPr>
            <w:b/>
            <w:bCs/>
          </w:rPr>
          <w:delText xml:space="preserve">Definition 53 (Limits of integration)</w:delText>
        </w:r>
      </w:del>
      <w:del w:id="2944" w:author="PR Preview" w:date="2026-01-01T00:00:00Z">
        <w:r>
          <w:delText xml:space="preserve"> </w:delText>
        </w:r>
      </w:del>
      <w:del w:id="2945" w:author="PR Preview" w:date="2026-01-01T00:00:00Z">
        <w:r>
          <w:delText xml:space="preserve">In an</w:delText>
        </w:r>
      </w:del>
      <w:del w:id="2946" w:author="PR Preview" w:date="2026-01-01T00:00:00Z">
        <w:r>
          <w:delText xml:space="preserve"> </w:delText>
        </w:r>
      </w:del>
      <w:hyperlink r:id="rId183">
        <w:del w:id="2947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294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949" w:author="PR Preview" w:date="2026-01-01T00:00:00Z">
        <w:r>
          <w:delText xml:space="preserve">,</w:delText>
        </w:r>
      </w:del>
      <w:del w:id="2950" w:author="PR Preview" w:date="2026-01-01T00:00:00Z">
        <w:r>
          <w:delText xml:space="preserve"> </w:delText>
        </w:r>
      </w:del>
      <w:del w:id="2951" w:author="PR Preview" w:date="2026-01-01T00:00:00Z">
        <w:r>
          <w:delText xml:space="preserve">the lower limit (</w:delText>
        </w:r>
      </w:del>
      <w:hyperlink w:anchor="def-lower-upper-limits">
        <w:del w:id="2952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2953" w:author="PR Preview" w:date="2026-01-01T00:00:00Z">
        <w:r>
          <w:delText xml:space="preserve">)</w:delText>
        </w:r>
      </w:del>
      <w:del w:id="2954" w:author="PR Preview" w:date="2026-01-01T00:00:00Z">
        <w:r>
          <w:delText xml:space="preserve"> </w:delText>
        </w:r>
      </w:del>
      <m:oMath>
        <m:r>
          <m:t>a</m:t>
        </m:r>
      </m:oMath>
      <w:del w:id="2955" w:author="PR Preview" w:date="2026-01-01T00:00:00Z">
        <w:r>
          <w:delText xml:space="preserve"> </w:delText>
        </w:r>
      </w:del>
      <w:del w:id="2956" w:author="PR Preview" w:date="2026-01-01T00:00:00Z">
        <w:r>
          <w:delText xml:space="preserve">and the upper limit (</w:delText>
        </w:r>
      </w:del>
      <w:hyperlink w:anchor="def-upper-limit">
        <w:del w:id="2957" w:author="PR Preview" w:date="2026-01-01T00:00:00Z">
          <w:r>
            <w:rPr>
              <w:rStyle w:val="Hyperlink"/>
            </w:rPr>
            <w:delText xml:space="preserve">Definition 52</w:delText>
          </w:r>
        </w:del>
      </w:hyperlink>
      <w:del w:id="2958" w:author="PR Preview" w:date="2026-01-01T00:00:00Z">
        <w:r>
          <w:delText xml:space="preserve">)</w:delText>
        </w:r>
      </w:del>
      <w:del w:id="2959" w:author="PR Preview" w:date="2026-01-01T00:00:00Z">
        <w:r>
          <w:delText xml:space="preserve"> </w:delText>
        </w:r>
      </w:del>
      <m:oMath>
        <m:r>
          <m:t>b</m:t>
        </m:r>
      </m:oMath>
      <w:del w:id="2960" w:author="PR Preview" w:date="2026-01-01T00:00:00Z">
        <w:r>
          <w:delText xml:space="preserve"> </w:delText>
        </w:r>
      </w:del>
      <w:del w:id="2961" w:author="PR Preview" w:date="2026-01-01T00:00:00Z">
        <w:r>
          <w:delText xml:space="preserve">together are the</w:delText>
        </w:r>
      </w:del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rPr>
            <w:b/>
            <w:bCs/>
          </w:rPr>
          <w:delText xml:space="preserve">limits of integration</w:delText>
        </w:r>
      </w:del>
      <w:del w:id="2964" w:author="PR Preview" w:date="2026-01-01T00:00:00Z">
        <w:r>
          <w:delText xml:space="preserve">.</w:delText>
        </w:r>
      </w:del>
    </w:p>
    <w:p>
      <w:pPr>
        <w:pStyle w:val="BodyText"/>
      </w:pPr>
      <w:del w:id="2965" w:author="PR Preview" w:date="2026-01-01T00:00:00Z">
        <w:r>
          <w:rPr>
            <w:b/>
            <w:bCs/>
          </w:rPr>
          <w:delText xml:space="preserve">Example 36 (Reading off limits)</w:delText>
        </w:r>
      </w:del>
      <w:del w:id="2966" w:author="PR Preview" w:date="2026-01-01T00:00:00Z">
        <w:r>
          <w:delText xml:space="preserve"> </w:delText>
        </w:r>
      </w:del>
      <w:del w:id="2967" w:author="PR Preview" w:date="2026-01-01T00:00:00Z">
        <w:r>
          <w:delText xml:space="preserve"> </w:delText>
        </w:r>
      </w:del>
    </w:p>
    <w:p>
      <w:pPr>
        <w:pStyle w:val="FirstParagraph"/>
      </w:pPr>
      <w:ins w:id="2968" w:author="PR Preview" w:date="2026-01-01T00:00:00Z">
        <w:r>
          <w:rPr>
            <w:b/>
            <w:bCs/>
          </w:rPr>
          <w:t xml:space="preserve">Definition 53 (Lower limit of a sum or integral)</w:t>
        </w:r>
      </w:ins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In a</w:t>
        </w:r>
      </w:ins>
      <w:ins w:id="2971" w:author="PR Preview" w:date="2026-01-01T00:00:00Z">
        <w:r>
          <w:t xml:space="preserve"> </w:t>
        </w:r>
      </w:ins>
      <w:hyperlink w:anchor="def-summation">
        <w:ins w:id="2972" w:author="PR Preview" w:date="2026-01-01T00:00:00Z">
          <w:r>
            <w:rPr>
              <w:rStyle w:val="Hyperlink"/>
            </w:rPr>
            <w:t xml:space="preserve">sum</w:t>
          </w:r>
        </w:ins>
      </w:hyperlink>
      <w:ins w:id="297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974" w:author="PR Preview" w:date="2026-01-01T00:00:00Z">
        <w:r>
          <w:t xml:space="preserve">,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the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rPr>
            <w:b/>
            <w:bCs/>
          </w:rPr>
          <w:t xml:space="preserve">lower limit</w:t>
        </w:r>
      </w:ins>
      <w:ins w:id="2979" w:author="PR Preview" w:date="2026-01-01T00:00:00Z">
        <w:r>
          <w:t xml:space="preserve"> </w:t>
        </w:r>
      </w:ins>
      <m:oMath>
        <m:r>
          <m:t>m</m:t>
        </m:r>
      </m:oMath>
      <w:ins w:id="2980" w:author="PR Preview" w:date="2026-01-01T00:00:00Z">
        <w:r>
          <w:t xml:space="preserve"> </w:t>
        </w:r>
      </w:ins>
      <w:ins w:id="2981" w:author="PR Preview" w:date="2026-01-01T00:00:00Z">
        <w:r>
          <w:t xml:space="preserve">is the first value of the index</w:t>
        </w:r>
      </w:ins>
      <w:ins w:id="2982" w:author="PR Preview" w:date="2026-01-01T00:00:00Z">
        <w:r>
          <w:t xml:space="preserve"> </w:t>
        </w:r>
      </w:ins>
      <m:oMath>
        <m:r>
          <m:t>i</m:t>
        </m:r>
      </m:oMath>
      <w:ins w:id="2983" w:author="PR Preview" w:date="2026-01-01T00:00:00Z">
        <w:r>
          <w:t xml:space="preserve">.</w:t>
        </w:r>
      </w:ins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In an</w:t>
        </w:r>
      </w:ins>
      <w:ins w:id="2986" w:author="PR Preview" w:date="2026-01-01T00:00:00Z">
        <w:r>
          <w:t xml:space="preserve"> </w:t>
        </w:r>
      </w:ins>
      <w:hyperlink r:id="rId183">
        <w:ins w:id="2987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298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989" w:author="PR Preview" w:date="2026-01-01T00:00:00Z">
        <w:r>
          <w:t xml:space="preserve">,</w:t>
        </w:r>
      </w:ins>
      <w:ins w:id="2990" w:author="PR Preview" w:date="2026-01-01T00:00:00Z">
        <w:r>
          <w:t xml:space="preserve"> </w:t>
        </w:r>
      </w:ins>
      <w:ins w:id="2991" w:author="PR Preview" w:date="2026-01-01T00:00:00Z">
        <w:r>
          <w:t xml:space="preserve">the</w:t>
        </w:r>
      </w:ins>
      <w:ins w:id="2992" w:author="PR Preview" w:date="2026-01-01T00:00:00Z">
        <w:r>
          <w:t xml:space="preserve"> </w:t>
        </w:r>
      </w:ins>
      <w:ins w:id="2993" w:author="PR Preview" w:date="2026-01-01T00:00:00Z">
        <w:r>
          <w:rPr>
            <w:b/>
            <w:bCs/>
          </w:rPr>
          <w:t xml:space="preserve">lower limit</w:t>
        </w:r>
      </w:ins>
      <w:ins w:id="2994" w:author="PR Preview" w:date="2026-01-01T00:00:00Z">
        <w:r>
          <w:t xml:space="preserve"> </w:t>
        </w:r>
      </w:ins>
      <m:oMath>
        <m:r>
          <m:t>a</m:t>
        </m:r>
      </m:oMath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is the left end of the interval of integration.</w:t>
        </w:r>
      </w:ins>
      <w:ins w:id="2997" w:author="PR Preview" w:date="2026-01-01T00:00:00Z">
        <w:r>
          <w:t xml:space="preserve"> </w:t>
        </w:r>
      </w:ins>
      <w:ins w:id="2998" w:author="PR Preview" w:date="2026-01-01T00:00:00Z">
        <w:r>
          <w:t xml:space="preserve">In both, the lower limit is written below the symbol.</w:t>
        </w:r>
      </w:ins>
    </w:p>
    <w:bookmarkEnd w:id="184"/>
    <w:bookmarkStart w:id="185" w:name="def-upper-limit"/>
    <w:p>
      <w:pPr>
        <w:pStyle w:val="BodyText"/>
      </w:pPr>
      <w:ins w:id="2999" w:author="PR Preview" w:date="2026-01-01T00:00:00Z">
        <w:r>
          <w:rPr>
            <w:b/>
            <w:bCs/>
          </w:rPr>
          <w:t xml:space="preserve">Definition 54 (Upper limit of a sum or integral)</w:t>
        </w:r>
      </w:ins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In a</w:t>
        </w:r>
      </w:ins>
      <w:ins w:id="3002" w:author="PR Preview" w:date="2026-01-01T00:00:00Z">
        <w:r>
          <w:t xml:space="preserve"> </w:t>
        </w:r>
      </w:ins>
      <w:hyperlink w:anchor="def-summation">
        <w:ins w:id="3003" w:author="PR Preview" w:date="2026-01-01T00:00:00Z">
          <w:r>
            <w:rPr>
              <w:rStyle w:val="Hyperlink"/>
            </w:rPr>
            <w:t xml:space="preserve">sum</w:t>
          </w:r>
        </w:ins>
      </w:hyperlink>
      <w:ins w:id="300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3005" w:author="PR Preview" w:date="2026-01-01T00:00:00Z">
        <w:r>
          <w:t xml:space="preserve">,</w:t>
        </w:r>
      </w:ins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the</w:t>
        </w:r>
      </w:ins>
      <w:ins w:id="3008" w:author="PR Preview" w:date="2026-01-01T00:00:00Z">
        <w:r>
          <w:t xml:space="preserve"> </w:t>
        </w:r>
      </w:ins>
      <w:ins w:id="3009" w:author="PR Preview" w:date="2026-01-01T00:00:00Z">
        <w:r>
          <w:rPr>
            <w:b/>
            <w:bCs/>
          </w:rPr>
          <w:t xml:space="preserve">upper limit</w:t>
        </w:r>
      </w:ins>
      <w:ins w:id="3010" w:author="PR Preview" w:date="2026-01-01T00:00:00Z">
        <w:r>
          <w:t xml:space="preserve"> </w:t>
        </w:r>
      </w:ins>
      <m:oMath>
        <m:r>
          <m:t>n</m:t>
        </m:r>
      </m:oMath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is the last value of the index</w:t>
        </w:r>
      </w:ins>
      <w:ins w:id="3013" w:author="PR Preview" w:date="2026-01-01T00:00:00Z">
        <w:r>
          <w:t xml:space="preserve"> </w:t>
        </w:r>
      </w:ins>
      <m:oMath>
        <m:r>
          <m:t>i</m:t>
        </m:r>
      </m:oMath>
      <w:ins w:id="3014" w:author="PR Preview" w:date="2026-01-01T00:00:00Z">
        <w:r>
          <w:t xml:space="preserve">.</w:t>
        </w:r>
      </w:ins>
      <w:ins w:id="3015" w:author="PR Preview" w:date="2026-01-01T00:00:00Z">
        <w:r>
          <w:t xml:space="preserve"> </w:t>
        </w:r>
      </w:ins>
      <w:ins w:id="3016" w:author="PR Preview" w:date="2026-01-01T00:00:00Z">
        <w:r>
          <w:t xml:space="preserve">In an</w:t>
        </w:r>
      </w:ins>
      <w:ins w:id="3017" w:author="PR Preview" w:date="2026-01-01T00:00:00Z">
        <w:r>
          <w:t xml:space="preserve"> </w:t>
        </w:r>
      </w:ins>
      <w:hyperlink r:id="rId183">
        <w:ins w:id="3018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301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020" w:author="PR Preview" w:date="2026-01-01T00:00:00Z">
        <w:r>
          <w:t xml:space="preserve">,</w:t>
        </w:r>
      </w:ins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the</w:t>
        </w:r>
      </w:ins>
      <w:ins w:id="3023" w:author="PR Preview" w:date="2026-01-01T00:00:00Z">
        <w:r>
          <w:t xml:space="preserve"> </w:t>
        </w:r>
      </w:ins>
      <w:ins w:id="3024" w:author="PR Preview" w:date="2026-01-01T00:00:00Z">
        <w:r>
          <w:rPr>
            <w:b/>
            <w:bCs/>
          </w:rPr>
          <w:t xml:space="preserve">upper limit</w:t>
        </w:r>
      </w:ins>
      <w:ins w:id="3025" w:author="PR Preview" w:date="2026-01-01T00:00:00Z">
        <w:r>
          <w:t xml:space="preserve"> </w:t>
        </w:r>
      </w:ins>
      <m:oMath>
        <m:r>
          <m:t>b</m:t>
        </m:r>
      </m:oMath>
      <w:ins w:id="3026" w:author="PR Preview" w:date="2026-01-01T00:00:00Z">
        <w:r>
          <w:t xml:space="preserve"> </w:t>
        </w:r>
      </w:ins>
      <w:ins w:id="3027" w:author="PR Preview" w:date="2026-01-01T00:00:00Z">
        <w:r>
          <w:t xml:space="preserve">is the right end of the interval of integration.</w:t>
        </w:r>
      </w:ins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In both, the upper limit is written above the symbol.</w:t>
        </w:r>
      </w:ins>
    </w:p>
    <w:bookmarkEnd w:id="185"/>
    <w:bookmarkStart w:id="186" w:name="def-limits-of-integration"/>
    <w:p>
      <w:pPr>
        <w:pStyle w:val="BodyText"/>
      </w:pPr>
      <w:ins w:id="3030" w:author="PR Preview" w:date="2026-01-01T00:00:00Z">
        <w:r>
          <w:rPr>
            <w:b/>
            <w:bCs/>
          </w:rPr>
          <w:t xml:space="preserve">Definition 55 (Limits of integration)</w:t>
        </w:r>
      </w:ins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In an</w:t>
        </w:r>
      </w:ins>
      <w:ins w:id="3033" w:author="PR Preview" w:date="2026-01-01T00:00:00Z">
        <w:r>
          <w:t xml:space="preserve"> </w:t>
        </w:r>
      </w:ins>
      <w:hyperlink r:id="rId183">
        <w:ins w:id="3034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303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036" w:author="PR Preview" w:date="2026-01-01T00:00:00Z">
        <w:r>
          <w:t xml:space="preserve">,</w:t>
        </w:r>
      </w:ins>
      <w:ins w:id="3037" w:author="PR Preview" w:date="2026-01-01T00:00:00Z">
        <w:r>
          <w:t xml:space="preserve"> </w:t>
        </w:r>
      </w:ins>
      <w:ins w:id="3038" w:author="PR Preview" w:date="2026-01-01T00:00:00Z">
        <w:r>
          <w:t xml:space="preserve">the lower limit (</w:t>
        </w:r>
      </w:ins>
      <w:hyperlink w:anchor="def-lower-upper-limits">
        <w:ins w:id="3039" w:author="PR Preview" w:date="2026-01-01T00:00:00Z">
          <w:r>
            <w:rPr>
              <w:rStyle w:val="Hyperlink"/>
            </w:rPr>
            <w:t xml:space="preserve">Definition 53</w:t>
          </w:r>
        </w:ins>
      </w:hyperlink>
      <w:ins w:id="3040" w:author="PR Preview" w:date="2026-01-01T00:00:00Z">
        <w:r>
          <w:t xml:space="preserve">)</w:t>
        </w:r>
      </w:ins>
      <w:ins w:id="3041" w:author="PR Preview" w:date="2026-01-01T00:00:00Z">
        <w:r>
          <w:t xml:space="preserve"> </w:t>
        </w:r>
      </w:ins>
      <m:oMath>
        <m:r>
          <m:t>a</m:t>
        </m:r>
      </m:oMath>
      <w:ins w:id="3042" w:author="PR Preview" w:date="2026-01-01T00:00:00Z">
        <w:r>
          <w:t xml:space="preserve"> </w:t>
        </w:r>
      </w:ins>
      <w:ins w:id="3043" w:author="PR Preview" w:date="2026-01-01T00:00:00Z">
        <w:r>
          <w:t xml:space="preserve">and the upper limit (</w:t>
        </w:r>
      </w:ins>
      <w:hyperlink w:anchor="def-upper-limit">
        <w:ins w:id="3044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3045" w:author="PR Preview" w:date="2026-01-01T00:00:00Z">
        <w:r>
          <w:t xml:space="preserve">)</w:t>
        </w:r>
      </w:ins>
      <w:ins w:id="3046" w:author="PR Preview" w:date="2026-01-01T00:00:00Z">
        <w:r>
          <w:t xml:space="preserve"> </w:t>
        </w:r>
      </w:ins>
      <m:oMath>
        <m:r>
          <m:t>b</m:t>
        </m:r>
      </m:oMath>
      <w:ins w:id="3047" w:author="PR Preview" w:date="2026-01-01T00:00:00Z">
        <w:r>
          <w:t xml:space="preserve"> </w:t>
        </w:r>
      </w:ins>
      <w:ins w:id="3048" w:author="PR Preview" w:date="2026-01-01T00:00:00Z">
        <w:r>
          <w:t xml:space="preserve">together are the</w:t>
        </w:r>
      </w:ins>
      <w:ins w:id="3049" w:author="PR Preview" w:date="2026-01-01T00:00:00Z">
        <w:r>
          <w:t xml:space="preserve"> </w:t>
        </w:r>
      </w:ins>
      <w:ins w:id="3050" w:author="PR Preview" w:date="2026-01-01T00:00:00Z">
        <w:r>
          <w:rPr>
            <w:b/>
            <w:bCs/>
          </w:rPr>
          <w:t xml:space="preserve">limits of integration</w:t>
        </w:r>
      </w:ins>
      <w:ins w:id="3051" w:author="PR Preview" w:date="2026-01-01T00:00:00Z">
        <w:r>
          <w:t xml:space="preserve">.</w:t>
        </w:r>
      </w:ins>
    </w:p>
    <w:bookmarkEnd w:id="186"/>
    <w:bookmarkStart w:id="187" w:name="exm-lower-upper-limits"/>
    <w:p>
      <w:pPr>
        <w:pStyle w:val="BodyText"/>
      </w:pPr>
      <w:ins w:id="3052" w:author="PR Preview" w:date="2026-01-01T00:00:00Z">
        <w:r>
          <w:rPr>
            <w:b/>
            <w:bCs/>
          </w:rPr>
          <w:t xml:space="preserve">Example 38 (Reading off limits)</w:t>
        </w:r>
      </w:ins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del w:id="3055" w:author="PR Preview" w:date="2026-01-01T00:00:00Z">
        <w:r>
          <w:rPr>
            <w:i/>
            <w:iCs/>
          </w:rPr>
          <w:delText xml:space="preserve">Remark 15</w:delText>
        </w:r>
      </w:del>
      <w:del w:id="3056" w:author="PR Preview" w:date="2026-01-01T00:00:00Z">
        <w:r>
          <w:delText xml:space="preserve"> (Two meanings of</w:delText>
        </w:r>
      </w:del>
      <w:del w:id="3057" w:author="PR Preview" w:date="2026-01-01T00:00:00Z">
        <w:r>
          <w:delText xml:space="preserve"> </w:delText>
        </w:r>
      </w:del>
      <w:del w:id="3058" w:author="PR Preview" w:date="2026-01-01T00:00:00Z">
        <w:r>
          <w:delText xml:space="preserve">“limit”</w:delText>
        </w:r>
      </w:del>
      <w:del w:id="3059" w:author="PR Preview" w:date="2026-01-01T00:00:00Z">
        <w:r>
          <w:delText xml:space="preserve">). </w:delText>
        </w:r>
      </w:del>
      <w:del w:id="3060" w:author="PR Preview" w:date="2026-01-01T00:00:00Z">
        <w:r>
          <w:delText xml:space="preserve">The lower and upper limits of a sum or integral (</w:delText>
        </w:r>
      </w:del>
      <w:hyperlink w:anchor="def-lower-upper-limits">
        <w:del w:id="3061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3062" w:author="PR Preview" w:date="2026-01-01T00:00:00Z">
        <w:r>
          <w:delText xml:space="preserve">,</w:delText>
        </w:r>
      </w:del>
      <w:del w:id="3063" w:author="PR Preview" w:date="2026-01-01T00:00:00Z">
        <w:r>
          <w:delText xml:space="preserve"> </w:delText>
        </w:r>
      </w:del>
      <w:hyperlink w:anchor="def-upper-limit">
        <w:del w:id="3064" w:author="PR Preview" w:date="2026-01-01T00:00:00Z">
          <w:r>
            <w:rPr>
              <w:rStyle w:val="Hyperlink"/>
            </w:rPr>
            <w:delText xml:space="preserve">Definition 52</w:delText>
          </w:r>
        </w:del>
      </w:hyperlink>
      <w:del w:id="3065" w:author="PR Preview" w:date="2026-01-01T00:00:00Z">
        <w:r>
          <w:delText xml:space="preserve">)</w:delText>
        </w:r>
      </w:del>
      <w:del w:id="3066" w:author="PR Preview" w:date="2026-01-01T00:00:00Z">
        <w:r>
          <w:delText xml:space="preserve"> </w:delText>
        </w:r>
      </w:del>
      <w:del w:id="3067" w:author="PR Preview" w:date="2026-01-01T00:00:00Z">
        <w:r>
          <w:delText xml:space="preserve">are not limits in the calculus sense,</w:delText>
        </w:r>
      </w:del>
      <w:del w:id="3068" w:author="PR Preview" w:date="2026-01-01T00:00:00Z">
        <w:r>
          <w:delText xml:space="preserve"> </w:delText>
        </w:r>
      </w:del>
      <w:del w:id="3069" w:author="PR Preview" w:date="2026-01-01T00:00:00Z">
        <w:r>
          <w:delText xml:space="preserve">such as the</w:delText>
        </w:r>
      </w:del>
      <w:del w:id="3070" w:author="PR Preview" w:date="2026-01-01T00:00:00Z">
        <w:r>
          <w:delText xml:space="preserve"> </w:delText>
        </w:r>
      </w:del>
      <w:hyperlink r:id="rId188">
        <w:del w:id="3071" w:author="PR Preview" w:date="2026-01-01T00:00:00Z">
          <w:r>
            <w:rPr>
              <w:rStyle w:val="Hyperlink"/>
            </w:rPr>
            <w:delText xml:space="preserve">limit of a function</w:delText>
          </w:r>
        </w:del>
      </w:hyperlink>
      <w:del w:id="3072" w:author="PR Preview" w:date="2026-01-01T00:00:00Z">
        <w:r>
          <w:delText xml:space="preserve"> </w:delText>
        </w:r>
      </w:del>
      <w:del w:id="3073" w:author="PR Preview" w:date="2026-01-01T00:00:00Z">
        <w:r>
          <w:delText xml:space="preserve">or the</w:delText>
        </w:r>
      </w:del>
      <w:del w:id="3074" w:author="PR Preview" w:date="2026-01-01T00:00:00Z">
        <w:r>
          <w:delText xml:space="preserve"> </w:delText>
        </w:r>
      </w:del>
      <w:hyperlink w:anchor="def-sequence-limit">
        <w:del w:id="3075" w:author="PR Preview" w:date="2026-01-01T00:00:00Z">
          <w:r>
            <w:rPr>
              <w:rStyle w:val="Hyperlink"/>
            </w:rPr>
            <w:delText xml:space="preserve">limit of a sequence</w:delText>
          </w:r>
        </w:del>
      </w:hyperlink>
      <w:del w:id="3076" w:author="PR Preview" w:date="2026-01-01T00:00:00Z">
        <w:r>
          <w:delText xml:space="preserve">.</w:delText>
        </w:r>
      </w:del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delText xml:space="preserve">They are the ends of the values the index or variable runs over.</w:delText>
        </w:r>
      </w:del>
      <w:del w:id="3079" w:author="PR Preview" w:date="2026-01-01T00:00:00Z">
        <w:r>
          <w:delText xml:space="preserve"> </w:delText>
        </w:r>
      </w:del>
      <w:del w:id="3080" w:author="PR Preview" w:date="2026-01-01T00:00:00Z">
        <w:r>
          <w:delText xml:space="preserve">The two meanings meet in an integral such as</w:delText>
        </w:r>
      </w:del>
      <w:del w:id="308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082" w:author="PR Preview" w:date="2026-01-01T00:00:00Z">
        <w:r>
          <w:delText xml:space="preserve">,</w:delText>
        </w:r>
      </w:del>
      <w:del w:id="3083" w:author="PR Preview" w:date="2026-01-01T00:00:00Z">
        <w:r>
          <w:delText xml:space="preserve"> </w:delText>
        </w:r>
      </w:del>
      <w:del w:id="3084" w:author="PR Preview" w:date="2026-01-01T00:00:00Z">
        <w:r>
          <w:delText xml:space="preserve">which means</w:delText>
        </w:r>
      </w:del>
      <w:del w:id="308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086" w:author="PR Preview" w:date="2026-01-01T00:00:00Z">
        <w:r>
          <w:delText xml:space="preserve">:</w:delText>
        </w:r>
      </w:del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the upper limit</w:delText>
        </w:r>
      </w:del>
      <w:del w:id="3089" w:author="PR Preview" w:date="2026-01-01T00:00:00Z">
        <w:r>
          <w:delText xml:space="preserve"> </w:delText>
        </w:r>
      </w:del>
      <m:oMath>
        <m:r>
          <m:t>b</m:t>
        </m:r>
      </m:oMath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is sent to infinity by a calculus limit.</w:delText>
        </w:r>
      </w:del>
    </w:p>
    <w:p>
      <w:pPr>
        <w:pStyle w:val="BodyText"/>
      </w:pPr>
      <w:del w:id="3092" w:author="PR Preview" w:date="2026-01-01T00:00:00Z">
        <w:r>
          <w:rPr>
            <w:b/>
            <w:bCs/>
          </w:rPr>
          <w:delText xml:space="preserve">Definition 54 (Notational shorthand)</w:delText>
        </w:r>
      </w:del>
      <w:del w:id="3093" w:author="PR Preview" w:date="2026-01-01T00:00:00Z">
        <w:r>
          <w:delText xml:space="preserve"> </w:delText>
        </w:r>
      </w:del>
      <w:del w:id="3094" w:author="PR Preview" w:date="2026-01-01T00:00:00Z">
        <w:r>
          <w:delText xml:space="preserve">A</w:delText>
        </w:r>
      </w:del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rPr>
            <w:b/>
            <w:bCs/>
          </w:rPr>
          <w:delText xml:space="preserve">notational shorthand</w:delText>
        </w:r>
      </w:del>
      <w:del w:id="3097" w:author="PR Preview" w:date="2026-01-01T00:00:00Z">
        <w:r>
          <w:delText xml:space="preserve"> </w:delText>
        </w:r>
      </w:del>
      <w:del w:id="3098" w:author="PR Preview" w:date="2026-01-01T00:00:00Z">
        <w:r>
          <w:delText xml:space="preserve">is a way of writing an expression</w:delText>
        </w:r>
      </w:del>
      <w:del w:id="3099" w:author="PR Preview" w:date="2026-01-01T00:00:00Z">
        <w:r>
          <w:delText xml:space="preserve"> </w:delText>
        </w:r>
      </w:del>
      <w:del w:id="3100" w:author="PR Preview" w:date="2026-01-01T00:00:00Z">
        <w:r>
          <w:delText xml:space="preserve">that leaves part of the expression out,</w:delText>
        </w:r>
      </w:del>
      <w:del w:id="3101" w:author="PR Preview" w:date="2026-01-01T00:00:00Z">
        <w:r>
          <w:delText xml:space="preserve"> </w:delText>
        </w:r>
      </w:del>
      <w:del w:id="3102" w:author="PR Preview" w:date="2026-01-01T00:00:00Z">
        <w:r>
          <w:delText xml:space="preserve">such as the set a sum runs over or the limits of an integral,</w:delText>
        </w:r>
      </w:del>
      <w:del w:id="3103" w:author="PR Preview" w:date="2026-01-01T00:00:00Z">
        <w:r>
          <w:delText xml:space="preserve"> </w:delText>
        </w:r>
      </w:del>
      <w:del w:id="3104" w:author="PR Preview" w:date="2026-01-01T00:00:00Z">
        <w:r>
          <w:delText xml:space="preserve">and relies on the reader to supply the missing part from context.</w:delText>
        </w:r>
      </w:del>
    </w:p>
    <w:p>
      <w:pPr>
        <w:pStyle w:val="BodyText"/>
      </w:pPr>
      <w:del w:id="3105" w:author="PR Preview" w:date="2026-01-01T00:00:00Z">
        <w:r>
          <w:rPr>
            <w:b/>
            <w:bCs/>
          </w:rPr>
          <w:delText xml:space="preserve">Definition 55 (Full form)</w:delText>
        </w:r>
      </w:del>
      <w:del w:id="3106" w:author="PR Preview" w:date="2026-01-01T00:00:00Z">
        <w:r>
          <w:delText xml:space="preserve"> </w:delText>
        </w:r>
      </w:del>
      <w:del w:id="3107" w:author="PR Preview" w:date="2026-01-01T00:00:00Z">
        <w:r>
          <w:delText xml:space="preserve">The</w:delText>
        </w:r>
      </w:del>
      <w:del w:id="3108" w:author="PR Preview" w:date="2026-01-01T00:00:00Z">
        <w:r>
          <w:delText xml:space="preserve"> </w:delText>
        </w:r>
      </w:del>
      <w:del w:id="3109" w:author="PR Preview" w:date="2026-01-01T00:00:00Z">
        <w:r>
          <w:rPr>
            <w:b/>
            <w:bCs/>
          </w:rPr>
          <w:delText xml:space="preserve">full form</w:delText>
        </w:r>
      </w:del>
      <w:del w:id="3110" w:author="PR Preview" w:date="2026-01-01T00:00:00Z">
        <w:r>
          <w:delText xml:space="preserve"> </w:delText>
        </w:r>
      </w:del>
      <w:del w:id="3111" w:author="PR Preview" w:date="2026-01-01T00:00:00Z">
        <w:r>
          <w:delText xml:space="preserve">of a notational shorthand (</w:delText>
        </w:r>
      </w:del>
      <w:hyperlink w:anchor="def-notational-shorthand">
        <w:del w:id="3112" w:author="PR Preview" w:date="2026-01-01T00:00:00Z">
          <w:r>
            <w:rPr>
              <w:rStyle w:val="Hyperlink"/>
            </w:rPr>
            <w:delText xml:space="preserve">Definition 54</w:delText>
          </w:r>
        </w:del>
      </w:hyperlink>
      <w:del w:id="3113" w:author="PR Preview" w:date="2026-01-01T00:00:00Z">
        <w:r>
          <w:delText xml:space="preserve">)</w:delText>
        </w:r>
      </w:del>
      <w:del w:id="3114" w:author="PR Preview" w:date="2026-01-01T00:00:00Z">
        <w:r>
          <w:delText xml:space="preserve"> </w:delText>
        </w:r>
      </w:del>
      <w:del w:id="3115" w:author="PR Preview" w:date="2026-01-01T00:00:00Z">
        <w:r>
          <w:delText xml:space="preserve">is the expression with every part written out.</w:delText>
        </w:r>
      </w:del>
    </w:p>
    <w:p>
      <w:pPr>
        <w:pStyle w:val="FirstParagraph"/>
      </w:pPr>
      <w:del w:id="3116" w:author="PR Preview" w:date="2026-01-01T00:00:00Z">
        <w:r>
          <w:rPr>
            <w:b/>
            <w:bCs/>
          </w:rPr>
          <w:delText xml:space="preserve">Definition 56 (Range of a variable)</w:delText>
        </w:r>
      </w:del>
      <w:del w:id="3117" w:author="PR Preview" w:date="2026-01-01T00:00:00Z">
        <w:r>
          <w:delText xml:space="preserve"> </w:delText>
        </w:r>
      </w:del>
      <w:del w:id="3118" w:author="PR Preview" w:date="2026-01-01T00:00:00Z">
        <w:r>
          <w:delText xml:space="preserve">The</w:delText>
        </w:r>
      </w:del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rPr>
            <w:b/>
            <w:bCs/>
          </w:rPr>
          <w:delText xml:space="preserve">range</w:delText>
        </w:r>
      </w:del>
      <w:del w:id="3121" w:author="PR Preview" w:date="2026-01-01T00:00:00Z">
        <w:r>
          <w:delText xml:space="preserve"> </w:delText>
        </w:r>
      </w:del>
      <w:del w:id="3122" w:author="PR Preview" w:date="2026-01-01T00:00:00Z">
        <w:r>
          <w:delText xml:space="preserve">of a variable</w:delText>
        </w:r>
      </w:del>
      <w:del w:id="3123" w:author="PR Preview" w:date="2026-01-01T00:00:00Z">
        <w:r>
          <w:delText xml:space="preserve"> </w:delText>
        </w:r>
      </w:del>
      <m:oMath>
        <m:r>
          <m:t>x</m:t>
        </m:r>
      </m:oMath>
      <w:del w:id="3124" w:author="PR Preview" w:date="2026-01-01T00:00:00Z">
        <w:r>
          <w:delText xml:space="preserve">, written</w:delText>
        </w:r>
      </w:del>
      <w:del w:id="31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126" w:author="PR Preview" w:date="2026-01-01T00:00:00Z">
        <w:r>
          <w:delText xml:space="preserve">,</w:delText>
        </w:r>
      </w:del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is the set of values that</w:delText>
        </w:r>
      </w:del>
      <w:del w:id="3129" w:author="PR Preview" w:date="2026-01-01T00:00:00Z">
        <w:r>
          <w:delText xml:space="preserve"> </w:delText>
        </w:r>
      </w:del>
      <m:oMath>
        <m:r>
          <m:t>x</m:t>
        </m:r>
      </m:oMath>
      <w:del w:id="3130" w:author="PR Preview" w:date="2026-01-01T00:00:00Z">
        <w:r>
          <w:delText xml:space="preserve"> </w:delText>
        </w:r>
      </w:del>
      <w:del w:id="3131" w:author="PR Preview" w:date="2026-01-01T00:00:00Z">
        <w:r>
          <w:delText xml:space="preserve">can take.</w:delText>
        </w:r>
      </w:del>
    </w:p>
    <w:p>
      <w:pPr>
        <w:pStyle w:val="FirstParagraph"/>
      </w:pPr>
      <w:ins w:id="3132" w:author="PR Preview" w:date="2026-01-01T00:00:00Z">
        <w:r>
          <w:rPr>
            <w:i/>
            <w:iCs/>
          </w:rPr>
          <w:t xml:space="preserve">Remark 15</w:t>
        </w:r>
      </w:ins>
      <w:ins w:id="3133" w:author="PR Preview" w:date="2026-01-01T00:00:00Z">
        <w:r>
          <w:t xml:space="preserve"> (Two meanings of</w:t>
        </w:r>
      </w:ins>
      <w:ins w:id="3134" w:author="PR Preview" w:date="2026-01-01T00:00:00Z">
        <w:r>
          <w:t xml:space="preserve"> </w:t>
        </w:r>
      </w:ins>
      <w:ins w:id="3135" w:author="PR Preview" w:date="2026-01-01T00:00:00Z">
        <w:r>
          <w:t xml:space="preserve">“limit”</w:t>
        </w:r>
      </w:ins>
      <w:ins w:id="3136" w:author="PR Preview" w:date="2026-01-01T00:00:00Z">
        <w:r>
          <w:t xml:space="preserve">). </w:t>
        </w:r>
      </w:ins>
      <w:ins w:id="3137" w:author="PR Preview" w:date="2026-01-01T00:00:00Z">
        <w:r>
          <w:t xml:space="preserve">The lower and upper limits of a sum or integral (</w:t>
        </w:r>
      </w:ins>
      <w:hyperlink w:anchor="def-lower-upper-limits">
        <w:ins w:id="3138" w:author="PR Preview" w:date="2026-01-01T00:00:00Z">
          <w:r>
            <w:rPr>
              <w:rStyle w:val="Hyperlink"/>
            </w:rPr>
            <w:t xml:space="preserve">Definition 53</w:t>
          </w:r>
        </w:ins>
      </w:hyperlink>
      <w:ins w:id="3139" w:author="PR Preview" w:date="2026-01-01T00:00:00Z">
        <w:r>
          <w:t xml:space="preserve">,</w:t>
        </w:r>
      </w:ins>
      <w:ins w:id="3140" w:author="PR Preview" w:date="2026-01-01T00:00:00Z">
        <w:r>
          <w:t xml:space="preserve"> </w:t>
        </w:r>
      </w:ins>
      <w:hyperlink w:anchor="def-upper-limit">
        <w:ins w:id="3141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3142" w:author="PR Preview" w:date="2026-01-01T00:00:00Z">
        <w:r>
          <w:t xml:space="preserve">)</w:t>
        </w:r>
      </w:ins>
      <w:ins w:id="3143" w:author="PR Preview" w:date="2026-01-01T00:00:00Z">
        <w:r>
          <w:t xml:space="preserve"> </w:t>
        </w:r>
      </w:ins>
      <w:ins w:id="3144" w:author="PR Preview" w:date="2026-01-01T00:00:00Z">
        <w:r>
          <w:t xml:space="preserve">are not limits in the calculus sense,</w:t>
        </w:r>
      </w:ins>
      <w:ins w:id="3145" w:author="PR Preview" w:date="2026-01-01T00:00:00Z">
        <w:r>
          <w:t xml:space="preserve"> </w:t>
        </w:r>
      </w:ins>
      <w:ins w:id="3146" w:author="PR Preview" w:date="2026-01-01T00:00:00Z">
        <w:r>
          <w:t xml:space="preserve">such as the</w:t>
        </w:r>
      </w:ins>
      <w:ins w:id="3147" w:author="PR Preview" w:date="2026-01-01T00:00:00Z">
        <w:r>
          <w:t xml:space="preserve"> </w:t>
        </w:r>
      </w:ins>
      <w:hyperlink r:id="rId188">
        <w:ins w:id="3148" w:author="PR Preview" w:date="2026-01-01T00:00:00Z">
          <w:r>
            <w:rPr>
              <w:rStyle w:val="Hyperlink"/>
            </w:rPr>
            <w:t xml:space="preserve">limit of a function</w:t>
          </w:r>
        </w:ins>
      </w:hyperlink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or the</w:t>
        </w:r>
      </w:ins>
      <w:ins w:id="3151" w:author="PR Preview" w:date="2026-01-01T00:00:00Z">
        <w:r>
          <w:t xml:space="preserve"> </w:t>
        </w:r>
      </w:ins>
      <w:hyperlink w:anchor="def-sequence-limit">
        <w:ins w:id="3152" w:author="PR Preview" w:date="2026-01-01T00:00:00Z">
          <w:r>
            <w:rPr>
              <w:rStyle w:val="Hyperlink"/>
            </w:rPr>
            <w:t xml:space="preserve">limit of a sequence</w:t>
          </w:r>
        </w:ins>
      </w:hyperlink>
      <w:ins w:id="3153" w:author="PR Preview" w:date="2026-01-01T00:00:00Z">
        <w:r>
          <w:t xml:space="preserve">.</w:t>
        </w:r>
      </w:ins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They are the ends of the values the index or variable runs over.</w:t>
        </w:r>
      </w:ins>
      <w:ins w:id="3156" w:author="PR Preview" w:date="2026-01-01T00:00:00Z">
        <w:r>
          <w:t xml:space="preserve"> </w:t>
        </w:r>
      </w:ins>
      <w:ins w:id="3157" w:author="PR Preview" w:date="2026-01-01T00:00:00Z">
        <w:r>
          <w:t xml:space="preserve">The two meanings meet in an integral such as</w:t>
        </w:r>
      </w:ins>
      <w:ins w:id="315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159" w:author="PR Preview" w:date="2026-01-01T00:00:00Z">
        <w:r>
          <w:t xml:space="preserve">,</w:t>
        </w:r>
      </w:ins>
      <w:ins w:id="3160" w:author="PR Preview" w:date="2026-01-01T00:00:00Z">
        <w:r>
          <w:t xml:space="preserve"> </w:t>
        </w:r>
      </w:ins>
      <w:ins w:id="3161" w:author="PR Preview" w:date="2026-01-01T00:00:00Z">
        <w:r>
          <w:t xml:space="preserve">which means</w:t>
        </w:r>
      </w:ins>
      <w:ins w:id="316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163" w:author="PR Preview" w:date="2026-01-01T00:00:00Z">
        <w:r>
          <w:t xml:space="preserve">:</w:t>
        </w:r>
      </w:ins>
      <w:ins w:id="3164" w:author="PR Preview" w:date="2026-01-01T00:00:00Z">
        <w:r>
          <w:t xml:space="preserve"> </w:t>
        </w:r>
      </w:ins>
      <w:ins w:id="3165" w:author="PR Preview" w:date="2026-01-01T00:00:00Z">
        <w:r>
          <w:t xml:space="preserve">the upper limit</w:t>
        </w:r>
      </w:ins>
      <w:ins w:id="3166" w:author="PR Preview" w:date="2026-01-01T00:00:00Z">
        <w:r>
          <w:t xml:space="preserve"> </w:t>
        </w:r>
      </w:ins>
      <m:oMath>
        <m:r>
          <m:t>b</m:t>
        </m:r>
      </m:oMath>
      <w:ins w:id="3167" w:author="PR Preview" w:date="2026-01-01T00:00:00Z">
        <w:r>
          <w:t xml:space="preserve"> </w:t>
        </w:r>
      </w:ins>
      <w:ins w:id="3168" w:author="PR Preview" w:date="2026-01-01T00:00:00Z">
        <w:r>
          <w:t xml:space="preserve">is sent to infinity by a calculus limit.</w:t>
        </w:r>
      </w:ins>
    </w:p>
    <w:bookmarkEnd w:id="189"/>
    <w:bookmarkStart w:id="190" w:name="def-notational-shorthand"/>
    <w:p>
      <w:pPr>
        <w:pStyle w:val="BodyText"/>
      </w:pPr>
      <w:ins w:id="3169" w:author="PR Preview" w:date="2026-01-01T00:00:00Z">
        <w:r>
          <w:rPr>
            <w:b/>
            <w:bCs/>
          </w:rPr>
          <w:t xml:space="preserve">Definition 56 (Notational shorthand)</w:t>
        </w:r>
      </w:ins>
      <w:ins w:id="3170" w:author="PR Preview" w:date="2026-01-01T00:00:00Z">
        <w:r>
          <w:t xml:space="preserve"> </w:t>
        </w:r>
      </w:ins>
      <w:ins w:id="3171" w:author="PR Preview" w:date="2026-01-01T00:00:00Z">
        <w:r>
          <w:t xml:space="preserve">A</w:t>
        </w:r>
      </w:ins>
      <w:ins w:id="3172" w:author="PR Preview" w:date="2026-01-01T00:00:00Z">
        <w:r>
          <w:t xml:space="preserve"> </w:t>
        </w:r>
      </w:ins>
      <w:ins w:id="3173" w:author="PR Preview" w:date="2026-01-01T00:00:00Z">
        <w:r>
          <w:rPr>
            <w:b/>
            <w:bCs/>
          </w:rPr>
          <w:t xml:space="preserve">notational shorthand</w:t>
        </w:r>
      </w:ins>
      <w:ins w:id="3174" w:author="PR Preview" w:date="2026-01-01T00:00:00Z">
        <w:r>
          <w:t xml:space="preserve"> </w:t>
        </w:r>
      </w:ins>
      <w:ins w:id="3175" w:author="PR Preview" w:date="2026-01-01T00:00:00Z">
        <w:r>
          <w:t xml:space="preserve">is a way of writing an expression</w:t>
        </w:r>
      </w:ins>
      <w:ins w:id="3176" w:author="PR Preview" w:date="2026-01-01T00:00:00Z">
        <w:r>
          <w:t xml:space="preserve"> </w:t>
        </w:r>
      </w:ins>
      <w:ins w:id="3177" w:author="PR Preview" w:date="2026-01-01T00:00:00Z">
        <w:r>
          <w:t xml:space="preserve">that leaves part of the expression out,</w:t>
        </w:r>
      </w:ins>
      <w:ins w:id="3178" w:author="PR Preview" w:date="2026-01-01T00:00:00Z">
        <w:r>
          <w:t xml:space="preserve"> </w:t>
        </w:r>
      </w:ins>
      <w:ins w:id="3179" w:author="PR Preview" w:date="2026-01-01T00:00:00Z">
        <w:r>
          <w:t xml:space="preserve">such as the set a sum runs over or the limits of an integral,</w:t>
        </w:r>
      </w:ins>
      <w:ins w:id="3180" w:author="PR Preview" w:date="2026-01-01T00:00:00Z">
        <w:r>
          <w:t xml:space="preserve"> </w:t>
        </w:r>
      </w:ins>
      <w:ins w:id="3181" w:author="PR Preview" w:date="2026-01-01T00:00:00Z">
        <w:r>
          <w:t xml:space="preserve">and relies on the reader to supply the missing part from context.</w:t>
        </w:r>
      </w:ins>
    </w:p>
    <w:bookmarkEnd w:id="190"/>
    <w:bookmarkStart w:id="191" w:name="def-full-form"/>
    <w:p>
      <w:pPr>
        <w:pStyle w:val="BodyText"/>
      </w:pPr>
      <w:ins w:id="3182" w:author="PR Preview" w:date="2026-01-01T00:00:00Z">
        <w:r>
          <w:rPr>
            <w:b/>
            <w:bCs/>
          </w:rPr>
          <w:t xml:space="preserve">Definition 57 (Full form)</w:t>
        </w:r>
      </w:ins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The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rPr>
            <w:b/>
            <w:bCs/>
          </w:rPr>
          <w:t xml:space="preserve">full form</w:t>
        </w:r>
      </w:ins>
      <w:ins w:id="3187" w:author="PR Preview" w:date="2026-01-01T00:00:00Z">
        <w:r>
          <w:t xml:space="preserve"> </w:t>
        </w:r>
      </w:ins>
      <w:ins w:id="3188" w:author="PR Preview" w:date="2026-01-01T00:00:00Z">
        <w:r>
          <w:t xml:space="preserve">of a notational shorthand (</w:t>
        </w:r>
      </w:ins>
      <w:hyperlink w:anchor="def-notational-shorthand">
        <w:ins w:id="3189" w:author="PR Preview" w:date="2026-01-01T00:00:00Z">
          <w:r>
            <w:rPr>
              <w:rStyle w:val="Hyperlink"/>
            </w:rPr>
            <w:t xml:space="preserve">Definition 56</w:t>
          </w:r>
        </w:ins>
      </w:hyperlink>
      <w:ins w:id="3190" w:author="PR Preview" w:date="2026-01-01T00:00:00Z">
        <w:r>
          <w:t xml:space="preserve">)</w:t>
        </w:r>
      </w:ins>
      <w:ins w:id="3191" w:author="PR Preview" w:date="2026-01-01T00:00:00Z">
        <w:r>
          <w:t xml:space="preserve"> </w:t>
        </w:r>
      </w:ins>
      <w:ins w:id="3192" w:author="PR Preview" w:date="2026-01-01T00:00:00Z">
        <w:r>
          <w:t xml:space="preserve">is the expression with every part written out.</w:t>
        </w:r>
      </w:ins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ins w:id="3193" w:author="PR Preview" w:date="2026-01-01T00:00:00Z">
        <w:r>
          <w:rPr>
            <w:b/>
            <w:bCs/>
          </w:rPr>
          <w:t xml:space="preserve">Definition 58 (Range of a variable)</w:t>
        </w:r>
      </w:ins>
      <w:ins w:id="3194" w:author="PR Preview" w:date="2026-01-01T00:00:00Z">
        <w:r>
          <w:t xml:space="preserve"> </w:t>
        </w:r>
      </w:ins>
      <w:ins w:id="3195" w:author="PR Preview" w:date="2026-01-01T00:00:00Z">
        <w:r>
          <w:t xml:space="preserve">The</w:t>
        </w:r>
      </w:ins>
      <w:ins w:id="3196" w:author="PR Preview" w:date="2026-01-01T00:00:00Z">
        <w:r>
          <w:t xml:space="preserve"> </w:t>
        </w:r>
      </w:ins>
      <w:ins w:id="3197" w:author="PR Preview" w:date="2026-01-01T00:00:00Z">
        <w:r>
          <w:rPr>
            <w:b/>
            <w:bCs/>
          </w:rPr>
          <w:t xml:space="preserve">range</w:t>
        </w:r>
      </w:ins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of a variable</w:t>
        </w:r>
      </w:ins>
      <w:ins w:id="3200" w:author="PR Preview" w:date="2026-01-01T00:00:00Z">
        <w:r>
          <w:t xml:space="preserve"> </w:t>
        </w:r>
      </w:ins>
      <m:oMath>
        <m:r>
          <m:t>x</m:t>
        </m:r>
      </m:oMath>
      <w:ins w:id="3201" w:author="PR Preview" w:date="2026-01-01T00:00:00Z">
        <w:r>
          <w:t xml:space="preserve">, written</w:t>
        </w:r>
      </w:ins>
      <w:ins w:id="32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03" w:author="PR Preview" w:date="2026-01-01T00:00:00Z">
        <w:r>
          <w:t xml:space="preserve">,</w:t>
        </w:r>
      </w:ins>
      <w:ins w:id="3204" w:author="PR Preview" w:date="2026-01-01T00:00:00Z">
        <w:r>
          <w:t xml:space="preserve"> </w:t>
        </w:r>
      </w:ins>
      <w:ins w:id="3205" w:author="PR Preview" w:date="2026-01-01T00:00:00Z">
        <w:r>
          <w:t xml:space="preserve">is the set of values that</w:t>
        </w:r>
      </w:ins>
      <w:ins w:id="3206" w:author="PR Preview" w:date="2026-01-01T00:00:00Z">
        <w:r>
          <w:t xml:space="preserve"> </w:t>
        </w:r>
      </w:ins>
      <m:oMath>
        <m:r>
          <m:t>x</m:t>
        </m:r>
      </m:oMath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can take.</w:t>
        </w:r>
      </w:ins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del w:id="3209" w:author="PR Preview" w:date="2026-01-01T00:00:00Z">
        <w:r>
          <w:rPr>
            <w:b/>
            <w:bCs/>
          </w:rPr>
          <w:delText xml:space="preserve">Example 37 (Writing out an index shorthand)</w:delText>
        </w:r>
      </w:del>
      <w:del w:id="3210" w:author="PR Preview" w:date="2026-01-01T00:00:00Z">
        <w:r>
          <w:delText xml:space="preserve"> </w:delText>
        </w:r>
      </w:del>
      <w:del w:id="3211" w:author="PR Preview" w:date="2026-01-01T00:00:00Z">
        <w:r>
          <w:delText xml:space="preserve">Let</w:delText>
        </w:r>
      </w:del>
      <w:del w:id="321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3213" w:author="PR Preview" w:date="2026-01-01T00:00:00Z">
        <w:r>
          <w:delText xml:space="preserve"> </w:delText>
        </w:r>
      </w:del>
      <w:del w:id="3214" w:author="PR Preview" w:date="2026-01-01T00:00:00Z">
        <w:r>
          <w:delText xml:space="preserve">and</w:delText>
        </w:r>
      </w:del>
      <w:del w:id="32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216" w:author="PR Preview" w:date="2026-01-01T00:00:00Z">
        <w:r>
          <w:delText xml:space="preserve">.</w:delText>
        </w:r>
      </w:del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delText xml:space="preserve">A source that writes</w:delText>
        </w:r>
      </w:del>
      <w:del w:id="321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220" w:author="PR Preview" w:date="2026-01-01T00:00:00Z">
        <w:r>
          <w:delText xml:space="preserve"> </w:delText>
        </w:r>
      </w:del>
      <w:del w:id="3221" w:author="PR Preview" w:date="2026-01-01T00:00:00Z">
        <w:r>
          <w:delText xml:space="preserve">means</w:delText>
        </w:r>
      </w:del>
      <w:del w:id="322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223" w:author="PR Preview" w:date="2026-01-01T00:00:00Z">
        <w:r>
          <w:delText xml:space="preserve">:</w:delText>
        </w:r>
      </w:del>
    </w:p>
    <w:p>
      <w:pPr>
        <w:pStyle w:val="BodyText"/>
      </w:pPr>
      <w:ins w:id="3224" w:author="PR Preview" w:date="2026-01-01T00:00:00Z">
        <w:r>
          <w:rPr>
            <w:b/>
            <w:bCs/>
          </w:rPr>
          <w:t xml:space="preserve">Example 39 (Writing out an index shorthand)</w:t>
        </w:r>
      </w:ins>
      <w:ins w:id="3225" w:author="PR Preview" w:date="2026-01-01T00:00:00Z">
        <w:r>
          <w:t xml:space="preserve"> </w:t>
        </w:r>
      </w:ins>
      <w:ins w:id="3226" w:author="PR Preview" w:date="2026-01-01T00:00:00Z">
        <w:r>
          <w:t xml:space="preserve">Let</w:t>
        </w:r>
      </w:ins>
      <w:ins w:id="32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and</w:t>
        </w:r>
      </w:ins>
      <w:ins w:id="32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31" w:author="PR Preview" w:date="2026-01-01T00:00:00Z">
        <w:r>
          <w:t xml:space="preserve">.</w:t>
        </w:r>
      </w:ins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A source that writes</w:t>
        </w:r>
      </w:ins>
      <w:ins w:id="323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means</w:t>
        </w:r>
      </w:ins>
      <w:ins w:id="323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2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del w:id="3239" w:author="PR Preview" w:date="2026-01-01T00:00:00Z">
        <w:r>
          <w:rPr>
            <w:b/>
            <w:bCs/>
          </w:rPr>
          <w:delText xml:space="preserve">Definition 57 (Constant function)</w:delText>
        </w:r>
      </w:del>
      <w:del w:id="3240" w:author="PR Preview" w:date="2026-01-01T00:00:00Z">
        <w:r>
          <w:delText xml:space="preserve"> </w:delText>
        </w:r>
      </w:del>
      <w:del w:id="3241" w:author="PR Preview" w:date="2026-01-01T00:00:00Z">
        <w:r>
          <w:delText xml:space="preserve">A</w:delText>
        </w:r>
      </w:del>
      <w:del w:id="3242" w:author="PR Preview" w:date="2026-01-01T00:00:00Z">
        <w:r>
          <w:delText xml:space="preserve"> </w:delText>
        </w:r>
      </w:del>
      <w:hyperlink r:id="rId52">
        <w:del w:id="324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2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3245" w:author="PR Preview" w:date="2026-01-01T00:00:00Z">
        <w:r>
          <w:delText xml:space="preserve"> </w:delText>
        </w:r>
      </w:del>
      <w:del w:id="3246" w:author="PR Preview" w:date="2026-01-01T00:00:00Z">
        <w:r>
          <w:delText xml:space="preserve">is</w:delText>
        </w:r>
      </w:del>
      <w:del w:id="3247" w:author="PR Preview" w:date="2026-01-01T00:00:00Z">
        <w:r>
          <w:delText xml:space="preserve"> </w:delText>
        </w:r>
      </w:del>
      <w:del w:id="3248" w:author="PR Preview" w:date="2026-01-01T00:00:00Z">
        <w:r>
          <w:rPr>
            <w:b/>
            <w:bCs/>
          </w:rPr>
          <w:delText xml:space="preserve">constant</w:delText>
        </w:r>
      </w:del>
      <w:del w:id="3249" w:author="PR Preview" w:date="2026-01-01T00:00:00Z">
        <w:r>
          <w:delText xml:space="preserve"> </w:delText>
        </w:r>
      </w:del>
      <w:del w:id="3250" w:author="PR Preview" w:date="2026-01-01T00:00:00Z">
        <w:r>
          <w:delText xml:space="preserve">if there is some</w:delText>
        </w:r>
      </w:del>
      <w:del w:id="325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t>B</m:t>
        </m:r>
      </m:oMath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with</w:delText>
        </w:r>
      </w:del>
      <w:del w:id="32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for all</w:delText>
        </w:r>
      </w:del>
      <w:del w:id="325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3258" w:author="PR Preview" w:date="2026-01-01T00:00:00Z">
        <w:r>
          <w:delText xml:space="preserve">.</w:delText>
        </w:r>
      </w:del>
    </w:p>
    <w:p>
      <w:pPr>
        <w:pStyle w:val="BodyText"/>
      </w:pPr>
      <w:del w:id="3259" w:author="PR Preview" w:date="2026-01-01T00:00:00Z">
        <w:r>
          <w:rPr>
            <w:b/>
            <w:bCs/>
          </w:rPr>
          <w:delText xml:space="preserve">Example 38 (Constant and non-constant functions)</w:delText>
        </w:r>
      </w:del>
      <w:del w:id="3260" w:author="PR Preview" w:date="2026-01-01T00:00:00Z">
        <w:r>
          <w:delText xml:space="preserve"> </w:delText>
        </w:r>
      </w:del>
      <w:del w:id="3261" w:author="PR Preview" w:date="2026-01-01T00:00:00Z">
        <w:r>
          <w:delText xml:space="preserve"> </w:delText>
        </w:r>
      </w:del>
    </w:p>
    <w:p>
      <w:pPr>
        <w:pStyle w:val="FirstParagraph"/>
      </w:pPr>
      <w:ins w:id="3262" w:author="PR Preview" w:date="2026-01-01T00:00:00Z">
        <w:r>
          <w:rPr>
            <w:b/>
            <w:bCs/>
          </w:rPr>
          <w:t xml:space="preserve">Definition 59 (Constant function)</w:t>
        </w:r>
      </w:ins>
      <w:ins w:id="3263" w:author="PR Preview" w:date="2026-01-01T00:00:00Z">
        <w:r>
          <w:t xml:space="preserve"> </w:t>
        </w:r>
      </w:ins>
      <w:ins w:id="3264" w:author="PR Preview" w:date="2026-01-01T00:00:00Z">
        <w:r>
          <w:t xml:space="preserve">A</w:t>
        </w:r>
      </w:ins>
      <w:ins w:id="3265" w:author="PR Preview" w:date="2026-01-01T00:00:00Z">
        <w:r>
          <w:t xml:space="preserve"> </w:t>
        </w:r>
      </w:ins>
      <w:hyperlink r:id="rId52">
        <w:ins w:id="326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268" w:author="PR Preview" w:date="2026-01-01T00:00:00Z">
        <w:r>
          <w:t xml:space="preserve"> </w:t>
        </w:r>
      </w:ins>
      <w:ins w:id="3269" w:author="PR Preview" w:date="2026-01-01T00:00:00Z">
        <w:r>
          <w:t xml:space="preserve">is</w:t>
        </w:r>
      </w:ins>
      <w:ins w:id="3270" w:author="PR Preview" w:date="2026-01-01T00:00:00Z">
        <w:r>
          <w:t xml:space="preserve"> </w:t>
        </w:r>
      </w:ins>
      <w:ins w:id="3271" w:author="PR Preview" w:date="2026-01-01T00:00:00Z">
        <w:r>
          <w:rPr>
            <w:b/>
            <w:bCs/>
          </w:rPr>
          <w:t xml:space="preserve">constant</w:t>
        </w:r>
      </w:ins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if there is some</w:t>
        </w:r>
      </w:ins>
      <w:ins w:id="327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B</m:t>
        </m:r>
      </m:oMath>
      <w:ins w:id="3275" w:author="PR Preview" w:date="2026-01-01T00:00:00Z">
        <w:r>
          <w:t xml:space="preserve"> </w:t>
        </w:r>
      </w:ins>
      <w:ins w:id="3276" w:author="PR Preview" w:date="2026-01-01T00:00:00Z">
        <w:r>
          <w:t xml:space="preserve">with</w:t>
        </w:r>
      </w:ins>
      <w:ins w:id="327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3278" w:author="PR Preview" w:date="2026-01-01T00:00:00Z">
        <w:r>
          <w:t xml:space="preserve"> </w:t>
        </w:r>
      </w:ins>
      <w:ins w:id="3279" w:author="PR Preview" w:date="2026-01-01T00:00:00Z">
        <w:r>
          <w:t xml:space="preserve">for all</w:t>
        </w:r>
      </w:ins>
      <w:ins w:id="32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3281" w:author="PR Preview" w:date="2026-01-01T00:00:00Z">
        <w:r>
          <w:t xml:space="preserve">.</w:t>
        </w:r>
      </w:ins>
    </w:p>
    <w:bookmarkEnd w:id="205"/>
    <w:bookmarkStart w:id="206" w:name="exm-constant-function"/>
    <w:p>
      <w:pPr>
        <w:pStyle w:val="BodyText"/>
      </w:pPr>
      <w:ins w:id="3282" w:author="PR Preview" w:date="2026-01-01T00:00:00Z">
        <w:r>
          <w:rPr>
            <w:b/>
            <w:bCs/>
          </w:rPr>
          <w:t xml:space="preserve">Example 40 (Constant and non-constant functions)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del w:id="3285" w:author="PR Preview" w:date="2026-01-01T00:00:00Z">
        <w:r>
          <w:rPr>
            <w:b/>
            <w:bCs/>
          </w:rPr>
          <w:delText xml:space="preserve">Definition 58 (Polynomial)</w:delText>
        </w:r>
      </w:del>
      <w:del w:id="3286" w:author="PR Preview" w:date="2026-01-01T00:00:00Z">
        <w:r>
          <w:delText xml:space="preserve"> </w:delText>
        </w:r>
      </w:del>
      <w:del w:id="3287" w:author="PR Preview" w:date="2026-01-01T00:00:00Z">
        <w:r>
          <w:delText xml:space="preserve">A</w:delText>
        </w:r>
      </w:del>
      <w:del w:id="3288" w:author="PR Preview" w:date="2026-01-01T00:00:00Z">
        <w:r>
          <w:delText xml:space="preserve"> </w:delText>
        </w:r>
      </w:del>
      <w:del w:id="3289" w:author="PR Preview" w:date="2026-01-01T00:00:00Z">
        <w:r>
          <w:rPr>
            <w:b/>
            <w:bCs/>
          </w:rPr>
          <w:delText xml:space="preserve">polynomial</w:delText>
        </w:r>
      </w:del>
      <w:del w:id="3290" w:author="PR Preview" w:date="2026-01-01T00:00:00Z">
        <w:r>
          <w:delText xml:space="preserve"> </w:delText>
        </w:r>
      </w:del>
      <w:del w:id="3291" w:author="PR Preview" w:date="2026-01-01T00:00:00Z">
        <w:r>
          <w:delText xml:space="preserve">(in one variable</w:delText>
        </w:r>
      </w:del>
      <w:del w:id="3292" w:author="PR Preview" w:date="2026-01-01T00:00:00Z">
        <w:r>
          <w:delText xml:space="preserve"> </w:delText>
        </w:r>
      </w:del>
      <m:oMath>
        <m:r>
          <m:t>x</m:t>
        </m:r>
      </m:oMath>
      <w:del w:id="3293" w:author="PR Preview" w:date="2026-01-01T00:00:00Z">
        <w:r>
          <w:delText xml:space="preserve">)</w:delText>
        </w:r>
      </w:del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[23]</w:delText>
        </w:r>
      </w:del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is a</w:delText>
        </w:r>
      </w:del>
      <w:del w:id="3298" w:author="PR Preview" w:date="2026-01-01T00:00:00Z">
        <w:r>
          <w:delText xml:space="preserve"> </w:delText>
        </w:r>
      </w:del>
      <w:hyperlink r:id="rId52">
        <w:del w:id="329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3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301" w:author="PR Preview" w:date="2026-01-01T00:00:00Z">
        <w:r>
          <w:delText xml:space="preserve"> </w:delText>
        </w:r>
      </w:del>
      <w:del w:id="3302" w:author="PR Preview" w:date="2026-01-01T00:00:00Z">
        <w:r>
          <w:delText xml:space="preserve">that can be written as</w:delText>
        </w:r>
      </w:del>
    </w:p>
    <w:p>
      <w:pPr>
        <w:pStyle w:val="FirstParagraph"/>
      </w:pPr>
      <w:ins w:id="3303" w:author="PR Preview" w:date="2026-01-01T00:00:00Z">
        <w:r>
          <w:rPr>
            <w:b/>
            <w:bCs/>
          </w:rPr>
          <w:t xml:space="preserve">Definition 60 (Polynomial)</w:t>
        </w:r>
      </w:ins>
      <w:ins w:id="3304" w:author="PR Preview" w:date="2026-01-01T00:00:00Z">
        <w:r>
          <w:t xml:space="preserve"> </w:t>
        </w:r>
      </w:ins>
      <w:ins w:id="3305" w:author="PR Preview" w:date="2026-01-01T00:00:00Z">
        <w:r>
          <w:t xml:space="preserve">A</w:t>
        </w:r>
      </w:ins>
      <w:ins w:id="3306" w:author="PR Preview" w:date="2026-01-01T00:00:00Z">
        <w:r>
          <w:t xml:space="preserve"> </w:t>
        </w:r>
      </w:ins>
      <w:ins w:id="3307" w:author="PR Preview" w:date="2026-01-01T00:00:00Z">
        <w:r>
          <w:rPr>
            <w:b/>
            <w:bCs/>
          </w:rPr>
          <w:t xml:space="preserve">polynomial</w:t>
        </w:r>
      </w:ins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(in one variable</w:t>
        </w:r>
      </w:ins>
      <w:ins w:id="3310" w:author="PR Preview" w:date="2026-01-01T00:00:00Z">
        <w:r>
          <w:t xml:space="preserve"> </w:t>
        </w:r>
      </w:ins>
      <m:oMath>
        <m:r>
          <m:t>x</m:t>
        </m:r>
      </m:oMath>
      <w:ins w:id="3311" w:author="PR Preview" w:date="2026-01-01T00:00:00Z">
        <w:r>
          <w:t xml:space="preserve">)</w:t>
        </w:r>
      </w:ins>
      <w:ins w:id="3312" w:author="PR Preview" w:date="2026-01-01T00:00:00Z">
        <w:r>
          <w:t xml:space="preserve"> </w:t>
        </w:r>
      </w:ins>
      <w:ins w:id="3313" w:author="PR Preview" w:date="2026-01-01T00:00:00Z">
        <w:r>
          <w:t xml:space="preserve">[23]</w:t>
        </w:r>
      </w:ins>
      <w:ins w:id="3314" w:author="PR Preview" w:date="2026-01-01T00:00:00Z">
        <w:r>
          <w:t xml:space="preserve"> </w:t>
        </w:r>
      </w:ins>
      <w:ins w:id="3315" w:author="PR Preview" w:date="2026-01-01T00:00:00Z">
        <w:r>
          <w:t xml:space="preserve">is a</w:t>
        </w:r>
      </w:ins>
      <w:ins w:id="3316" w:author="PR Preview" w:date="2026-01-01T00:00:00Z">
        <w:r>
          <w:t xml:space="preserve"> </w:t>
        </w:r>
      </w:ins>
      <w:hyperlink r:id="rId52">
        <w:ins w:id="331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3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319" w:author="PR Preview" w:date="2026-01-01T00:00:00Z">
        <w:r>
          <w:t xml:space="preserve"> </w:t>
        </w:r>
      </w:ins>
      <w:ins w:id="3320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del w:id="3321" w:author="PR Preview" w:date="2026-01-01T00:00:00Z">
        <w:r>
          <w:rPr>
            <w:b/>
            <w:bCs/>
          </w:rPr>
          <w:delText xml:space="preserve">Definition 59 (Coefficients of a polynomial)</w:delText>
        </w:r>
      </w:del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The constants</w:delText>
        </w:r>
      </w:del>
      <w:del w:id="33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3325" w:author="PR Preview" w:date="2026-01-01T00:00:00Z">
        <w:r>
          <w:delText xml:space="preserve"> </w:delText>
        </w:r>
      </w:del>
      <w:del w:id="3326" w:author="PR Preview" w:date="2026-01-01T00:00:00Z">
        <w:r>
          <w:delText xml:space="preserve">of a polynomial</w:delText>
        </w:r>
      </w:del>
      <w:del w:id="3327" w:author="PR Preview" w:date="2026-01-01T00:00:00Z">
        <w:r>
          <w:delText xml:space="preserve"> </w:delText>
        </w:r>
      </w:del>
      <m:oMath>
        <m:r>
          <m:t>f</m:t>
        </m:r>
      </m:oMath>
      <w:del w:id="3328" w:author="PR Preview" w:date="2026-01-01T00:00:00Z">
        <w:r>
          <w:delText xml:space="preserve"> </w:delText>
        </w:r>
      </w:del>
      <w:del w:id="3329" w:author="PR Preview" w:date="2026-01-01T00:00:00Z">
        <w:r>
          <w:delText xml:space="preserve">(</w:delText>
        </w:r>
      </w:del>
      <w:hyperlink w:anchor="def-polynomial">
        <w:del w:id="3330" w:author="PR Preview" w:date="2026-01-01T00:00:00Z">
          <w:r>
            <w:rPr>
              <w:rStyle w:val="Hyperlink"/>
            </w:rPr>
            <w:delText xml:space="preserve">Definition 58</w:delText>
          </w:r>
        </w:del>
      </w:hyperlink>
      <w:del w:id="3331" w:author="PR Preview" w:date="2026-01-01T00:00:00Z">
        <w:r>
          <w:delText xml:space="preserve">) are the</w:delText>
        </w:r>
      </w:del>
      <w:del w:id="3332" w:author="PR Preview" w:date="2026-01-01T00:00:00Z">
        <w:r>
          <w:delText xml:space="preserve"> </w:delText>
        </w:r>
      </w:del>
      <w:del w:id="3333" w:author="PR Preview" w:date="2026-01-01T00:00:00Z">
        <w:r>
          <w:rPr>
            <w:b/>
            <w:bCs/>
          </w:rPr>
          <w:delText xml:space="preserve">coefficients</w:delText>
        </w:r>
      </w:del>
      <w:del w:id="3334" w:author="PR Preview" w:date="2026-01-01T00:00:00Z">
        <w:r>
          <w:delText xml:space="preserve"> </w:delText>
        </w:r>
      </w:del>
      <w:del w:id="3335" w:author="PR Preview" w:date="2026-01-01T00:00:00Z">
        <w:r>
          <w:delText xml:space="preserve">of</w:delText>
        </w:r>
      </w:del>
      <w:del w:id="3336" w:author="PR Preview" w:date="2026-01-01T00:00:00Z">
        <w:r>
          <w:delText xml:space="preserve"> </w:delText>
        </w:r>
      </w:del>
      <m:oMath>
        <m:r>
          <m:t>f</m:t>
        </m:r>
      </m:oMath>
      <w:del w:id="3337" w:author="PR Preview" w:date="2026-01-01T00:00:00Z">
        <w:r>
          <w:delText xml:space="preserve">,</w:delText>
        </w:r>
      </w:del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delText xml:space="preserve">with</w:delText>
        </w:r>
      </w:del>
      <w:del w:id="334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k</m:t>
            </m:r>
          </m:sub>
        </m:sSub>
      </m:oMath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the coefficient of</w:delText>
        </w:r>
      </w:del>
      <w:del w:id="334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k</m:t>
            </m:r>
          </m:sup>
        </m:sSup>
      </m:oMath>
      <w:del w:id="3344" w:author="PR Preview" w:date="2026-01-01T00:00:00Z">
        <w:r>
          <w:delText xml:space="preserve">.</w:delText>
        </w:r>
      </w:del>
    </w:p>
    <w:p>
      <w:pPr>
        <w:pStyle w:val="BodyText"/>
      </w:pPr>
      <w:del w:id="3345" w:author="PR Preview" w:date="2026-01-01T00:00:00Z">
        <w:r>
          <w:rPr>
            <w:b/>
            <w:bCs/>
          </w:rPr>
          <w:delText xml:space="preserve">Definition 60 (Degree of a polynomial)</w:delText>
        </w:r>
      </w:del>
      <w:del w:id="3346" w:author="PR Preview" w:date="2026-01-01T00:00:00Z">
        <w:r>
          <w:delText xml:space="preserve"> </w:delText>
        </w:r>
      </w:del>
      <w:del w:id="3347" w:author="PR Preview" w:date="2026-01-01T00:00:00Z">
        <w:r>
          <w:delText xml:space="preserve">Let</w:delText>
        </w:r>
      </w:del>
      <w:del w:id="334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be a</w:delText>
        </w:r>
      </w:del>
      <w:del w:id="3351" w:author="PR Preview" w:date="2026-01-01T00:00:00Z">
        <w:r>
          <w:delText xml:space="preserve"> </w:delText>
        </w:r>
      </w:del>
      <w:hyperlink w:anchor="def-polynomial">
        <w:del w:id="3352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353" w:author="PR Preview" w:date="2026-01-01T00:00:00Z">
        <w:r>
          <w:delText xml:space="preserve"> </w:delText>
        </w:r>
      </w:del>
      <w:del w:id="3354" w:author="PR Preview" w:date="2026-01-01T00:00:00Z">
        <w:r>
          <w:delText xml:space="preserve">with</w:delText>
        </w:r>
      </w:del>
      <w:del w:id="335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3356" w:author="PR Preview" w:date="2026-01-01T00:00:00Z">
        <w:r>
          <w:delText xml:space="preserve">.</w:delText>
        </w:r>
      </w:del>
      <w:del w:id="3357" w:author="PR Preview" w:date="2026-01-01T00:00:00Z">
        <w:r>
          <w:delText xml:space="preserve"> </w:delText>
        </w:r>
      </w:del>
      <w:del w:id="3358" w:author="PR Preview" w:date="2026-01-01T00:00:00Z">
        <w:r>
          <w:delText xml:space="preserve">The integer</w:delText>
        </w:r>
      </w:del>
      <w:del w:id="3359" w:author="PR Preview" w:date="2026-01-01T00:00:00Z">
        <w:r>
          <w:delText xml:space="preserve"> </w:delText>
        </w:r>
      </w:del>
      <m:oMath>
        <m:r>
          <m:t>n</m:t>
        </m:r>
      </m:oMath>
      <w:del w:id="3360" w:author="PR Preview" w:date="2026-01-01T00:00:00Z">
        <w:r>
          <w:delText xml:space="preserve"> </w:delText>
        </w:r>
      </w:del>
      <w:del w:id="3361" w:author="PR Preview" w:date="2026-01-01T00:00:00Z">
        <w:r>
          <w:delText xml:space="preserve">is the</w:delText>
        </w:r>
      </w:del>
      <w:del w:id="3362" w:author="PR Preview" w:date="2026-01-01T00:00:00Z">
        <w:r>
          <w:delText xml:space="preserve"> </w:delText>
        </w:r>
      </w:del>
      <w:del w:id="3363" w:author="PR Preview" w:date="2026-01-01T00:00:00Z">
        <w:r>
          <w:rPr>
            <w:b/>
            <w:bCs/>
          </w:rPr>
          <w:delText xml:space="preserve">degree</w:delText>
        </w:r>
      </w:del>
      <w:del w:id="3364" w:author="PR Preview" w:date="2026-01-01T00:00:00Z">
        <w:r>
          <w:delText xml:space="preserve"> </w:delText>
        </w:r>
      </w:del>
      <w:del w:id="3365" w:author="PR Preview" w:date="2026-01-01T00:00:00Z">
        <w:r>
          <w:delText xml:space="preserve">of</w:delText>
        </w:r>
      </w:del>
      <w:del w:id="3366" w:author="PR Preview" w:date="2026-01-01T00:00:00Z">
        <w:r>
          <w:delText xml:space="preserve"> </w:delText>
        </w:r>
      </w:del>
      <m:oMath>
        <m:r>
          <m:t>f</m:t>
        </m:r>
      </m:oMath>
      <w:del w:id="3367" w:author="PR Preview" w:date="2026-01-01T00:00:00Z">
        <w:r>
          <w:delText xml:space="preserve">.</w:delText>
        </w:r>
      </w:del>
    </w:p>
    <w:p>
      <w:pPr>
        <w:pStyle w:val="BodyText"/>
      </w:pPr>
      <w:del w:id="3368" w:author="PR Preview" w:date="2026-01-01T00:00:00Z">
        <w:r>
          <w:rPr>
            <w:b/>
            <w:bCs/>
          </w:rPr>
          <w:delText xml:space="preserve">Example 39 (Degrees of some polynomials)</w:delText>
        </w:r>
      </w:del>
      <w:del w:id="3369" w:author="PR Preview" w:date="2026-01-01T00:00:00Z">
        <w:r>
          <w:delText xml:space="preserve"> </w:delText>
        </w:r>
      </w:del>
      <w:del w:id="3370" w:author="PR Preview" w:date="2026-01-01T00:00:00Z">
        <w:r>
          <w:delText xml:space="preserve"> </w:delText>
        </w:r>
      </w:del>
    </w:p>
    <w:p>
      <w:pPr>
        <w:pStyle w:val="BodyText"/>
      </w:pPr>
      <w:ins w:id="3371" w:author="PR Preview" w:date="2026-01-01T00:00:00Z">
        <w:r>
          <w:rPr>
            <w:b/>
            <w:bCs/>
          </w:rPr>
          <w:t xml:space="preserve">Definition 61 (Coefficients of a polynomial)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The constants</w:t>
        </w:r>
      </w:ins>
      <w:ins w:id="337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375" w:author="PR Preview" w:date="2026-01-01T00:00:00Z">
        <w:r>
          <w:t xml:space="preserve"> </w:t>
        </w:r>
      </w:ins>
      <w:ins w:id="3376" w:author="PR Preview" w:date="2026-01-01T00:00:00Z">
        <w:r>
          <w:t xml:space="preserve">of a polynomial</w:t>
        </w:r>
      </w:ins>
      <w:ins w:id="3377" w:author="PR Preview" w:date="2026-01-01T00:00:00Z">
        <w:r>
          <w:t xml:space="preserve"> </w:t>
        </w:r>
      </w:ins>
      <m:oMath>
        <m:r>
          <m:t>f</m:t>
        </m:r>
      </m:oMath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(</w:t>
        </w:r>
      </w:ins>
      <w:hyperlink w:anchor="def-polynomial">
        <w:ins w:id="3380" w:author="PR Preview" w:date="2026-01-01T00:00:00Z">
          <w:r>
            <w:rPr>
              <w:rStyle w:val="Hyperlink"/>
            </w:rPr>
            <w:t xml:space="preserve">Definition 60</w:t>
          </w:r>
        </w:ins>
      </w:hyperlink>
      <w:ins w:id="3381" w:author="PR Preview" w:date="2026-01-01T00:00:00Z">
        <w:r>
          <w:t xml:space="preserve">) are the</w:t>
        </w:r>
      </w:ins>
      <w:ins w:id="3382" w:author="PR Preview" w:date="2026-01-01T00:00:00Z">
        <w:r>
          <w:t xml:space="preserve"> </w:t>
        </w:r>
      </w:ins>
      <w:ins w:id="3383" w:author="PR Preview" w:date="2026-01-01T00:00:00Z">
        <w:r>
          <w:rPr>
            <w:b/>
            <w:bCs/>
          </w:rPr>
          <w:t xml:space="preserve">coefficients</w:t>
        </w:r>
      </w:ins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of</w:t>
        </w:r>
      </w:ins>
      <w:ins w:id="3386" w:author="PR Preview" w:date="2026-01-01T00:00:00Z">
        <w:r>
          <w:t xml:space="preserve"> </w:t>
        </w:r>
      </w:ins>
      <m:oMath>
        <m:r>
          <m:t>f</m:t>
        </m:r>
      </m:oMath>
      <w:ins w:id="3387" w:author="PR Preview" w:date="2026-01-01T00:00:00Z">
        <w:r>
          <w:t xml:space="preserve">,</w:t>
        </w:r>
      </w:ins>
      <w:ins w:id="3388" w:author="PR Preview" w:date="2026-01-01T00:00:00Z">
        <w:r>
          <w:t xml:space="preserve"> </w:t>
        </w:r>
      </w:ins>
      <w:ins w:id="3389" w:author="PR Preview" w:date="2026-01-01T00:00:00Z">
        <w:r>
          <w:t xml:space="preserve">with</w:t>
        </w:r>
      </w:ins>
      <w:ins w:id="339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3391" w:author="PR Preview" w:date="2026-01-01T00:00:00Z">
        <w:r>
          <w:t xml:space="preserve"> </w:t>
        </w:r>
      </w:ins>
      <w:ins w:id="3392" w:author="PR Preview" w:date="2026-01-01T00:00:00Z">
        <w:r>
          <w:t xml:space="preserve">the coefficient of</w:t>
        </w:r>
      </w:ins>
      <w:ins w:id="339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k</m:t>
            </m:r>
          </m:sup>
        </m:sSup>
      </m:oMath>
      <w:ins w:id="3394" w:author="PR Preview" w:date="2026-01-01T00:00:00Z">
        <w:r>
          <w:t xml:space="preserve">.</w:t>
        </w:r>
      </w:ins>
    </w:p>
    <w:bookmarkEnd w:id="209"/>
    <w:bookmarkStart w:id="210" w:name="def-polynomial-degree"/>
    <w:p>
      <w:pPr>
        <w:pStyle w:val="BodyText"/>
      </w:pPr>
      <w:ins w:id="3395" w:author="PR Preview" w:date="2026-01-01T00:00:00Z">
        <w:r>
          <w:rPr>
            <w:b/>
            <w:bCs/>
          </w:rPr>
          <w:t xml:space="preserve">Definition 62 (Degree of a polynomial)</w:t>
        </w:r>
      </w:ins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Let</w:t>
        </w:r>
      </w:ins>
      <w:ins w:id="33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399" w:author="PR Preview" w:date="2026-01-01T00:00:00Z">
        <w:r>
          <w:t xml:space="preserve"> </w:t>
        </w:r>
      </w:ins>
      <w:ins w:id="3400" w:author="PR Preview" w:date="2026-01-01T00:00:00Z">
        <w:r>
          <w:t xml:space="preserve">be a</w:t>
        </w:r>
      </w:ins>
      <w:ins w:id="3401" w:author="PR Preview" w:date="2026-01-01T00:00:00Z">
        <w:r>
          <w:t xml:space="preserve"> </w:t>
        </w:r>
      </w:ins>
      <w:hyperlink w:anchor="def-polynomial">
        <w:ins w:id="3402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403" w:author="PR Preview" w:date="2026-01-01T00:00:00Z">
        <w:r>
          <w:t xml:space="preserve"> </w:t>
        </w:r>
      </w:ins>
      <w:ins w:id="3404" w:author="PR Preview" w:date="2026-01-01T00:00:00Z">
        <w:r>
          <w:t xml:space="preserve">with</w:t>
        </w:r>
      </w:ins>
      <w:ins w:id="340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3406" w:author="PR Preview" w:date="2026-01-01T00:00:00Z">
        <w:r>
          <w:t xml:space="preserve">.</w:t>
        </w:r>
      </w:ins>
      <w:ins w:id="3407" w:author="PR Preview" w:date="2026-01-01T00:00:00Z">
        <w:r>
          <w:t xml:space="preserve"> </w:t>
        </w:r>
      </w:ins>
      <w:ins w:id="3408" w:author="PR Preview" w:date="2026-01-01T00:00:00Z">
        <w:r>
          <w:t xml:space="preserve">The integer</w:t>
        </w:r>
      </w:ins>
      <w:ins w:id="3409" w:author="PR Preview" w:date="2026-01-01T00:00:00Z">
        <w:r>
          <w:t xml:space="preserve"> </w:t>
        </w:r>
      </w:ins>
      <m:oMath>
        <m:r>
          <m:t>n</m:t>
        </m:r>
      </m:oMath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is the</w:t>
        </w:r>
      </w:ins>
      <w:ins w:id="3412" w:author="PR Preview" w:date="2026-01-01T00:00:00Z">
        <w:r>
          <w:t xml:space="preserve"> </w:t>
        </w:r>
      </w:ins>
      <w:ins w:id="3413" w:author="PR Preview" w:date="2026-01-01T00:00:00Z">
        <w:r>
          <w:rPr>
            <w:b/>
            <w:bCs/>
          </w:rPr>
          <w:t xml:space="preserve">degree</w:t>
        </w:r>
      </w:ins>
      <w:ins w:id="3414" w:author="PR Preview" w:date="2026-01-01T00:00:00Z">
        <w:r>
          <w:t xml:space="preserve"> </w:t>
        </w:r>
      </w:ins>
      <w:ins w:id="3415" w:author="PR Preview" w:date="2026-01-01T00:00:00Z">
        <w:r>
          <w:t xml:space="preserve">of</w:t>
        </w:r>
      </w:ins>
      <w:ins w:id="3416" w:author="PR Preview" w:date="2026-01-01T00:00:00Z">
        <w:r>
          <w:t xml:space="preserve"> </w:t>
        </w:r>
      </w:ins>
      <m:oMath>
        <m:r>
          <m:t>f</m:t>
        </m:r>
      </m:oMath>
      <w:ins w:id="3417" w:author="PR Preview" w:date="2026-01-01T00:00:00Z">
        <w:r>
          <w:t xml:space="preserve">.</w:t>
        </w:r>
      </w:ins>
    </w:p>
    <w:bookmarkEnd w:id="210"/>
    <w:bookmarkStart w:id="211" w:name="exm-polynomial-degree"/>
    <w:p>
      <w:pPr>
        <w:pStyle w:val="BodyText"/>
      </w:pPr>
      <w:ins w:id="3418" w:author="PR Preview" w:date="2026-01-01T00:00:00Z">
        <w:r>
          <w:rPr>
            <w:b/>
            <w:bCs/>
          </w:rPr>
          <w:t xml:space="preserve">Example 41 (Degrees of some polynomials)</w:t>
        </w:r>
      </w:ins>
      <w:ins w:id="3419" w:author="PR Preview" w:date="2026-01-01T00:00:00Z">
        <w:r>
          <w:t xml:space="preserve"> </w:t>
        </w:r>
      </w:ins>
      <w:ins w:id="342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del w:id="3421" w:author="PR Preview" w:date="2026-01-01T00:00:00Z">
        <w:r>
          <w:rPr>
            <w:b/>
            <w:bCs/>
          </w:rPr>
          <w:delText xml:space="preserve">Definition 61 (Leading coefficient)</w:delText>
        </w:r>
      </w:del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Let</w:delText>
        </w:r>
      </w:del>
      <w:del w:id="34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425" w:author="PR Preview" w:date="2026-01-01T00:00:00Z">
        <w:r>
          <w:delText xml:space="preserve"> </w:delText>
        </w:r>
      </w:del>
      <w:del w:id="3426" w:author="PR Preview" w:date="2026-01-01T00:00:00Z">
        <w:r>
          <w:delText xml:space="preserve">be a</w:delText>
        </w:r>
      </w:del>
      <w:del w:id="3427" w:author="PR Preview" w:date="2026-01-01T00:00:00Z">
        <w:r>
          <w:delText xml:space="preserve"> </w:delText>
        </w:r>
      </w:del>
      <w:hyperlink w:anchor="def-polynomial">
        <w:del w:id="3428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429" w:author="PR Preview" w:date="2026-01-01T00:00:00Z">
        <w:r>
          <w:delText xml:space="preserve"> </w:delText>
        </w:r>
      </w:del>
      <w:del w:id="3430" w:author="PR Preview" w:date="2026-01-01T00:00:00Z">
        <w:r>
          <w:delText xml:space="preserve">of</w:delText>
        </w:r>
      </w:del>
      <w:del w:id="3431" w:author="PR Preview" w:date="2026-01-01T00:00:00Z">
        <w:r>
          <w:delText xml:space="preserve"> </w:delText>
        </w:r>
      </w:del>
      <w:hyperlink w:anchor="def-polynomial-degree">
        <w:del w:id="3432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3433" w:author="PR Preview" w:date="2026-01-01T00:00:00Z">
        <w:r>
          <w:delText xml:space="preserve"> </w:delText>
        </w:r>
      </w:del>
      <m:oMath>
        <m:r>
          <m:t>n</m:t>
        </m:r>
      </m:oMath>
      <w:del w:id="3434" w:author="PR Preview" w:date="2026-01-01T00:00:00Z">
        <w:r>
          <w:delText xml:space="preserve">.</w:delText>
        </w:r>
      </w:del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The constant</w:delText>
        </w:r>
      </w:del>
      <w:del w:id="343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3438" w:author="PR Preview" w:date="2026-01-01T00:00:00Z">
        <w:r>
          <w:delText xml:space="preserve"> </w:delText>
        </w:r>
      </w:del>
      <w:del w:id="3439" w:author="PR Preview" w:date="2026-01-01T00:00:00Z">
        <w:r>
          <w:delText xml:space="preserve">is the</w:delText>
        </w:r>
      </w:del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rPr>
            <w:b/>
            <w:bCs/>
          </w:rPr>
          <w:delText xml:space="preserve">leading coefficient</w:delText>
        </w:r>
      </w:del>
      <w:del w:id="3442" w:author="PR Preview" w:date="2026-01-01T00:00:00Z">
        <w:r>
          <w:delText xml:space="preserve"> </w:delText>
        </w:r>
      </w:del>
      <w:del w:id="3443" w:author="PR Preview" w:date="2026-01-01T00:00:00Z">
        <w:r>
          <w:delText xml:space="preserve">of</w:delText>
        </w:r>
      </w:del>
      <w:del w:id="3444" w:author="PR Preview" w:date="2026-01-01T00:00:00Z">
        <w:r>
          <w:delText xml:space="preserve"> </w:delText>
        </w:r>
      </w:del>
      <m:oMath>
        <m:r>
          <m:t>f</m:t>
        </m:r>
      </m:oMath>
      <w:del w:id="3445" w:author="PR Preview" w:date="2026-01-01T00:00:00Z">
        <w:r>
          <w:delText xml:space="preserve">.</w:delText>
        </w:r>
      </w:del>
    </w:p>
    <w:p>
      <w:pPr>
        <w:pStyle w:val="BodyText"/>
      </w:pPr>
      <w:del w:id="3446" w:author="PR Preview" w:date="2026-01-01T00:00:00Z">
        <w:r>
          <w:rPr>
            <w:b/>
            <w:bCs/>
          </w:rPr>
          <w:delText xml:space="preserve">Example 40 (Leading coefficients)</w:delText>
        </w:r>
      </w:del>
      <w:del w:id="3447" w:author="PR Preview" w:date="2026-01-01T00:00:00Z">
        <w:r>
          <w:delText xml:space="preserve"> </w:delText>
        </w:r>
      </w:del>
      <w:del w:id="3448" w:author="PR Preview" w:date="2026-01-01T00:00:00Z">
        <w:r>
          <w:delText xml:space="preserve"> </w:delText>
        </w:r>
      </w:del>
    </w:p>
    <w:p>
      <w:pPr>
        <w:pStyle w:val="FirstParagraph"/>
      </w:pPr>
      <w:ins w:id="3449" w:author="PR Preview" w:date="2026-01-01T00:00:00Z">
        <w:r>
          <w:rPr>
            <w:b/>
            <w:bCs/>
          </w:rPr>
          <w:t xml:space="preserve">Definition 63 (Leading coefficient)</w:t>
        </w:r>
      </w:ins>
      <w:ins w:id="3450" w:author="PR Preview" w:date="2026-01-01T00:00:00Z">
        <w:r>
          <w:t xml:space="preserve"> </w:t>
        </w:r>
      </w:ins>
      <w:ins w:id="3451" w:author="PR Preview" w:date="2026-01-01T00:00:00Z">
        <w:r>
          <w:t xml:space="preserve">Let</w:t>
        </w:r>
      </w:ins>
      <w:ins w:id="34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be a</w:t>
        </w:r>
      </w:ins>
      <w:ins w:id="3455" w:author="PR Preview" w:date="2026-01-01T00:00:00Z">
        <w:r>
          <w:t xml:space="preserve"> </w:t>
        </w:r>
      </w:ins>
      <w:hyperlink w:anchor="def-polynomial">
        <w:ins w:id="3456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457" w:author="PR Preview" w:date="2026-01-01T00:00:00Z">
        <w:r>
          <w:t xml:space="preserve"> </w:t>
        </w:r>
      </w:ins>
      <w:ins w:id="3458" w:author="PR Preview" w:date="2026-01-01T00:00:00Z">
        <w:r>
          <w:t xml:space="preserve">of</w:t>
        </w:r>
      </w:ins>
      <w:ins w:id="3459" w:author="PR Preview" w:date="2026-01-01T00:00:00Z">
        <w:r>
          <w:t xml:space="preserve"> </w:t>
        </w:r>
      </w:ins>
      <w:hyperlink w:anchor="def-polynomial-degree">
        <w:ins w:id="3460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461" w:author="PR Preview" w:date="2026-01-01T00:00:00Z">
        <w:r>
          <w:t xml:space="preserve"> </w:t>
        </w:r>
      </w:ins>
      <m:oMath>
        <m:r>
          <m:t>n</m:t>
        </m:r>
      </m:oMath>
      <w:ins w:id="3462" w:author="PR Preview" w:date="2026-01-01T00:00:00Z">
        <w:r>
          <w:t xml:space="preserve">.</w:t>
        </w:r>
      </w:ins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The constant</w:t>
        </w:r>
      </w:ins>
      <w:ins w:id="346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3466" w:author="PR Preview" w:date="2026-01-01T00:00:00Z">
        <w:r>
          <w:t xml:space="preserve"> </w:t>
        </w:r>
      </w:ins>
      <w:ins w:id="3467" w:author="PR Preview" w:date="2026-01-01T00:00:00Z">
        <w:r>
          <w:t xml:space="preserve">is the</w:t>
        </w:r>
      </w:ins>
      <w:ins w:id="3468" w:author="PR Preview" w:date="2026-01-01T00:00:00Z">
        <w:r>
          <w:t xml:space="preserve"> </w:t>
        </w:r>
      </w:ins>
      <w:ins w:id="3469" w:author="PR Preview" w:date="2026-01-01T00:00:00Z">
        <w:r>
          <w:rPr>
            <w:b/>
            <w:bCs/>
          </w:rPr>
          <w:t xml:space="preserve">leading coefficient</w:t>
        </w:r>
      </w:ins>
      <w:ins w:id="3470" w:author="PR Preview" w:date="2026-01-01T00:00:00Z">
        <w:r>
          <w:t xml:space="preserve"> </w:t>
        </w:r>
      </w:ins>
      <w:ins w:id="3471" w:author="PR Preview" w:date="2026-01-01T00:00:00Z">
        <w:r>
          <w:t xml:space="preserve">of</w:t>
        </w:r>
      </w:ins>
      <w:ins w:id="3472" w:author="PR Preview" w:date="2026-01-01T00:00:00Z">
        <w:r>
          <w:t xml:space="preserve"> </w:t>
        </w:r>
      </w:ins>
      <m:oMath>
        <m:r>
          <m:t>f</m:t>
        </m:r>
      </m:oMath>
      <w:ins w:id="3473" w:author="PR Preview" w:date="2026-01-01T00:00:00Z">
        <w:r>
          <w:t xml:space="preserve">.</w:t>
        </w:r>
      </w:ins>
    </w:p>
    <w:bookmarkEnd w:id="212"/>
    <w:bookmarkStart w:id="213" w:name="exm-leading-coefficient"/>
    <w:p>
      <w:pPr>
        <w:pStyle w:val="BodyText"/>
      </w:pPr>
      <w:ins w:id="3474" w:author="PR Preview" w:date="2026-01-01T00:00:00Z">
        <w:r>
          <w:rPr>
            <w:b/>
            <w:bCs/>
          </w:rPr>
          <w:t xml:space="preserve">Example 42 (Leading coefficients)</w:t>
        </w:r>
      </w:ins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del w:id="3477" w:author="PR Preview" w:date="2026-01-01T00:00:00Z">
        <w:r>
          <w:rPr>
            <w:b/>
            <w:bCs/>
          </w:rPr>
          <w:delText xml:space="preserve">Definition 62 (Quadratic polynomial)</w:delText>
        </w:r>
      </w:del>
      <w:del w:id="3478" w:author="PR Preview" w:date="2026-01-01T00:00:00Z">
        <w:r>
          <w:delText xml:space="preserve"> </w:delText>
        </w:r>
      </w:del>
      <w:bookmarkStart w:id="210" w:name="def-quadratic-cubic"/>
      <w:bookmarkEnd w:id="210"/>
      <w:del w:id="3479" w:author="PR Preview" w:date="2026-01-01T00:00:00Z">
        <w:r>
          <w:delText xml:space="preserve">A</w:delText>
        </w:r>
      </w:del>
      <w:del w:id="3480" w:author="PR Preview" w:date="2026-01-01T00:00:00Z">
        <w:r>
          <w:delText xml:space="preserve"> </w:delText>
        </w:r>
      </w:del>
      <w:hyperlink w:anchor="def-polynomial">
        <w:del w:id="3481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482" w:author="PR Preview" w:date="2026-01-01T00:00:00Z">
        <w:r>
          <w:delText xml:space="preserve"> </w:delText>
        </w:r>
      </w:del>
      <w:del w:id="3483" w:author="PR Preview" w:date="2026-01-01T00:00:00Z">
        <w:r>
          <w:delText xml:space="preserve">of</w:delText>
        </w:r>
      </w:del>
      <w:del w:id="3484" w:author="PR Preview" w:date="2026-01-01T00:00:00Z">
        <w:r>
          <w:delText xml:space="preserve"> </w:delText>
        </w:r>
      </w:del>
      <w:hyperlink w:anchor="def-polynomial-degree">
        <w:del w:id="3485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3486" w:author="PR Preview" w:date="2026-01-01T00:00:00Z">
        <w:r>
          <w:delText xml:space="preserve"> </w:delText>
        </w:r>
      </w:del>
      <m:oMath>
        <m:r>
          <m:t>2</m:t>
        </m:r>
      </m:oMath>
      <w:del w:id="3487" w:author="PR Preview" w:date="2026-01-01T00:00:00Z">
        <w:r>
          <w:delText xml:space="preserve">,</w:delText>
        </w:r>
      </w:del>
      <w:del w:id="34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489" w:author="PR Preview" w:date="2026-01-01T00:00:00Z">
        <w:r>
          <w:delText xml:space="preserve"> </w:delText>
        </w:r>
      </w:del>
      <w:del w:id="3490" w:author="PR Preview" w:date="2026-01-01T00:00:00Z">
        <w:r>
          <w:delText xml:space="preserve">with</w:delText>
        </w:r>
      </w:del>
      <w:del w:id="349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3492" w:author="PR Preview" w:date="2026-01-01T00:00:00Z">
        <w:r>
          <w:delText xml:space="preserve">,</w:delText>
        </w:r>
      </w:del>
      <w:del w:id="3493" w:author="PR Preview" w:date="2026-01-01T00:00:00Z">
        <w:r>
          <w:delText xml:space="preserve"> </w:delText>
        </w:r>
      </w:del>
      <w:del w:id="3494" w:author="PR Preview" w:date="2026-01-01T00:00:00Z">
        <w:r>
          <w:delText xml:space="preserve">is a</w:delText>
        </w:r>
      </w:del>
      <w:del w:id="3495" w:author="PR Preview" w:date="2026-01-01T00:00:00Z">
        <w:r>
          <w:delText xml:space="preserve"> </w:delText>
        </w:r>
      </w:del>
      <w:del w:id="3496" w:author="PR Preview" w:date="2026-01-01T00:00:00Z">
        <w:r>
          <w:rPr>
            <w:b/>
            <w:bCs/>
          </w:rPr>
          <w:delText xml:space="preserve">quadratic</w:delText>
        </w:r>
      </w:del>
      <w:del w:id="3497" w:author="PR Preview" w:date="2026-01-01T00:00:00Z">
        <w:r>
          <w:delText xml:space="preserve"> </w:delText>
        </w:r>
      </w:del>
      <w:del w:id="3498" w:author="PR Preview" w:date="2026-01-01T00:00:00Z">
        <w:r>
          <w:delText xml:space="preserve">[24]</w:delText>
        </w:r>
      </w:del>
      <w:del w:id="3499" w:author="PR Preview" w:date="2026-01-01T00:00:00Z">
        <w:r>
          <w:delText xml:space="preserve"> </w:delText>
        </w:r>
      </w:del>
      <w:del w:id="3500" w:author="PR Preview" w:date="2026-01-01T00:00:00Z">
        <w:r>
          <w:delText xml:space="preserve">polynomial.</w:delText>
        </w:r>
      </w:del>
    </w:p>
    <w:p>
      <w:pPr>
        <w:pStyle w:val="BodyText"/>
      </w:pPr>
      <w:del w:id="3501" w:author="PR Preview" w:date="2026-01-01T00:00:00Z">
        <w:r>
          <w:rPr>
            <w:b/>
            <w:bCs/>
          </w:rPr>
          <w:delText xml:space="preserve">Definition 63 (Cubic polynomial)</w:delText>
        </w:r>
      </w:del>
      <w:del w:id="3502" w:author="PR Preview" w:date="2026-01-01T00:00:00Z">
        <w:r>
          <w:delText xml:space="preserve"> </w:delText>
        </w:r>
      </w:del>
      <w:del w:id="3503" w:author="PR Preview" w:date="2026-01-01T00:00:00Z">
        <w:r>
          <w:delText xml:space="preserve">A</w:delText>
        </w:r>
      </w:del>
      <w:del w:id="3504" w:author="PR Preview" w:date="2026-01-01T00:00:00Z">
        <w:r>
          <w:delText xml:space="preserve"> </w:delText>
        </w:r>
      </w:del>
      <w:hyperlink w:anchor="def-polynomial">
        <w:del w:id="3505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506" w:author="PR Preview" w:date="2026-01-01T00:00:00Z">
        <w:r>
          <w:delText xml:space="preserve"> </w:delText>
        </w:r>
      </w:del>
      <w:del w:id="3507" w:author="PR Preview" w:date="2026-01-01T00:00:00Z">
        <w:r>
          <w:delText xml:space="preserve">of</w:delText>
        </w:r>
      </w:del>
      <w:del w:id="3508" w:author="PR Preview" w:date="2026-01-01T00:00:00Z">
        <w:r>
          <w:delText xml:space="preserve"> </w:delText>
        </w:r>
      </w:del>
      <w:hyperlink w:anchor="def-polynomial-degree">
        <w:del w:id="3509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3510" w:author="PR Preview" w:date="2026-01-01T00:00:00Z">
        <w:r>
          <w:delText xml:space="preserve"> </w:delText>
        </w:r>
      </w:del>
      <m:oMath>
        <m:r>
          <m:t>3</m:t>
        </m:r>
      </m:oMath>
      <w:del w:id="3511" w:author="PR Preview" w:date="2026-01-01T00:00:00Z">
        <w:r>
          <w:delText xml:space="preserve"> </w:delText>
        </w:r>
      </w:del>
      <w:del w:id="3512" w:author="PR Preview" w:date="2026-01-01T00:00:00Z">
        <w:r>
          <w:delText xml:space="preserve">is a</w:delText>
        </w:r>
      </w:del>
      <w:del w:id="3513" w:author="PR Preview" w:date="2026-01-01T00:00:00Z">
        <w:r>
          <w:delText xml:space="preserve"> </w:delText>
        </w:r>
      </w:del>
      <w:del w:id="3514" w:author="PR Preview" w:date="2026-01-01T00:00:00Z">
        <w:r>
          <w:rPr>
            <w:b/>
            <w:bCs/>
          </w:rPr>
          <w:delText xml:space="preserve">cubic</w:delText>
        </w:r>
      </w:del>
      <w:del w:id="3515" w:author="PR Preview" w:date="2026-01-01T00:00:00Z">
        <w:r>
          <w:delText xml:space="preserve"> </w:delText>
        </w:r>
      </w:del>
      <w:del w:id="3516" w:author="PR Preview" w:date="2026-01-01T00:00:00Z">
        <w:r>
          <w:delText xml:space="preserve">polynomial.</w:delText>
        </w:r>
      </w:del>
    </w:p>
    <w:p>
      <w:pPr>
        <w:pStyle w:val="BodyText"/>
      </w:pPr>
      <w:del w:id="3517" w:author="PR Preview" w:date="2026-01-01T00:00:00Z">
        <w:r>
          <w:rPr>
            <w:b/>
            <w:bCs/>
          </w:rPr>
          <w:delText xml:space="preserve">Example 41 (Quadratic and cubic polynomials)</w:delText>
        </w:r>
      </w:del>
      <w:del w:id="3518" w:author="PR Preview" w:date="2026-01-01T00:00:00Z">
        <w:r>
          <w:delText xml:space="preserve"> </w:delText>
        </w:r>
      </w:del>
      <w:del w:id="3519" w:author="PR Preview" w:date="2026-01-01T00:00:00Z">
        <w:r>
          <w:delText xml:space="preserve"> </w:delText>
        </w:r>
      </w:del>
    </w:p>
    <w:p>
      <w:pPr>
        <w:pStyle w:val="FirstParagraph"/>
      </w:pPr>
      <w:ins w:id="3520" w:author="PR Preview" w:date="2026-01-01T00:00:00Z">
        <w:r>
          <w:rPr>
            <w:b/>
            <w:bCs/>
          </w:rPr>
          <w:t xml:space="preserve">Definition 64 (Quadratic polynomial)</w:t>
        </w:r>
      </w:ins>
      <w:ins w:id="3521" w:author="PR Preview" w:date="2026-01-01T00:00:00Z">
        <w:r>
          <w:t xml:space="preserve"> </w:t>
        </w:r>
      </w:ins>
      <w:bookmarkStart w:id="214" w:name="def-quadratic-cubic"/>
      <w:bookmarkEnd w:id="214"/>
      <w:ins w:id="3522" w:author="PR Preview" w:date="2026-01-01T00:00:00Z">
        <w:r>
          <w:t xml:space="preserve">A</w:t>
        </w:r>
      </w:ins>
      <w:ins w:id="3523" w:author="PR Preview" w:date="2026-01-01T00:00:00Z">
        <w:r>
          <w:t xml:space="preserve"> </w:t>
        </w:r>
      </w:ins>
      <w:hyperlink w:anchor="def-polynomial">
        <w:ins w:id="3524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525" w:author="PR Preview" w:date="2026-01-01T00:00:00Z">
        <w:r>
          <w:t xml:space="preserve"> </w:t>
        </w:r>
      </w:ins>
      <w:ins w:id="3526" w:author="PR Preview" w:date="2026-01-01T00:00:00Z">
        <w:r>
          <w:t xml:space="preserve">of</w:t>
        </w:r>
      </w:ins>
      <w:ins w:id="3527" w:author="PR Preview" w:date="2026-01-01T00:00:00Z">
        <w:r>
          <w:t xml:space="preserve"> </w:t>
        </w:r>
      </w:ins>
      <w:hyperlink w:anchor="def-polynomial-degree">
        <w:ins w:id="3528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529" w:author="PR Preview" w:date="2026-01-01T00:00:00Z">
        <w:r>
          <w:t xml:space="preserve"> </w:t>
        </w:r>
      </w:ins>
      <m:oMath>
        <m:r>
          <m:t>2</m:t>
        </m:r>
      </m:oMath>
      <w:ins w:id="3530" w:author="PR Preview" w:date="2026-01-01T00:00:00Z">
        <w:r>
          <w:t xml:space="preserve">,</w:t>
        </w:r>
      </w:ins>
      <w:ins w:id="35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with</w:t>
        </w:r>
      </w:ins>
      <w:ins w:id="353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3535" w:author="PR Preview" w:date="2026-01-01T00:00:00Z">
        <w:r>
          <w:t xml:space="preserve">,</w:t>
        </w:r>
      </w:ins>
      <w:ins w:id="3536" w:author="PR Preview" w:date="2026-01-01T00:00:00Z">
        <w:r>
          <w:t xml:space="preserve"> </w:t>
        </w:r>
      </w:ins>
      <w:ins w:id="3537" w:author="PR Preview" w:date="2026-01-01T00:00:00Z">
        <w:r>
          <w:t xml:space="preserve">is a</w:t>
        </w:r>
      </w:ins>
      <w:ins w:id="3538" w:author="PR Preview" w:date="2026-01-01T00:00:00Z">
        <w:r>
          <w:t xml:space="preserve"> </w:t>
        </w:r>
      </w:ins>
      <w:ins w:id="3539" w:author="PR Preview" w:date="2026-01-01T00:00:00Z">
        <w:r>
          <w:rPr>
            <w:b/>
            <w:bCs/>
          </w:rPr>
          <w:t xml:space="preserve">quadratic</w:t>
        </w:r>
      </w:ins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[24]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polynomial.</w:t>
        </w:r>
      </w:ins>
    </w:p>
    <w:bookmarkEnd w:id="215"/>
    <w:bookmarkStart w:id="216" w:name="def-cubic-polynomial"/>
    <w:p>
      <w:pPr>
        <w:pStyle w:val="BodyText"/>
      </w:pPr>
      <w:ins w:id="3544" w:author="PR Preview" w:date="2026-01-01T00:00:00Z">
        <w:r>
          <w:rPr>
            <w:b/>
            <w:bCs/>
          </w:rPr>
          <w:t xml:space="preserve">Definition 65 (Cubic polynomial)</w:t>
        </w:r>
      </w:ins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A</w:t>
        </w:r>
      </w:ins>
      <w:ins w:id="3547" w:author="PR Preview" w:date="2026-01-01T00:00:00Z">
        <w:r>
          <w:t xml:space="preserve"> </w:t>
        </w:r>
      </w:ins>
      <w:hyperlink w:anchor="def-polynomial">
        <w:ins w:id="3548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549" w:author="PR Preview" w:date="2026-01-01T00:00:00Z">
        <w:r>
          <w:t xml:space="preserve"> </w:t>
        </w:r>
      </w:ins>
      <w:ins w:id="3550" w:author="PR Preview" w:date="2026-01-01T00:00:00Z">
        <w:r>
          <w:t xml:space="preserve">of</w:t>
        </w:r>
      </w:ins>
      <w:ins w:id="3551" w:author="PR Preview" w:date="2026-01-01T00:00:00Z">
        <w:r>
          <w:t xml:space="preserve"> </w:t>
        </w:r>
      </w:ins>
      <w:hyperlink w:anchor="def-polynomial-degree">
        <w:ins w:id="3552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553" w:author="PR Preview" w:date="2026-01-01T00:00:00Z">
        <w:r>
          <w:t xml:space="preserve"> </w:t>
        </w:r>
      </w:ins>
      <m:oMath>
        <m:r>
          <m:t>3</m:t>
        </m:r>
      </m:oMath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is a</w:t>
        </w:r>
      </w:ins>
      <w:ins w:id="3556" w:author="PR Preview" w:date="2026-01-01T00:00:00Z">
        <w:r>
          <w:t xml:space="preserve"> </w:t>
        </w:r>
      </w:ins>
      <w:ins w:id="3557" w:author="PR Preview" w:date="2026-01-01T00:00:00Z">
        <w:r>
          <w:rPr>
            <w:b/>
            <w:bCs/>
          </w:rPr>
          <w:t xml:space="preserve">cubic</w:t>
        </w:r>
      </w:ins>
      <w:ins w:id="3558" w:author="PR Preview" w:date="2026-01-01T00:00:00Z">
        <w:r>
          <w:t xml:space="preserve"> </w:t>
        </w:r>
      </w:ins>
      <w:ins w:id="3559" w:author="PR Preview" w:date="2026-01-01T00:00:00Z">
        <w:r>
          <w:t xml:space="preserve">polynomial.</w:t>
        </w:r>
      </w:ins>
    </w:p>
    <w:bookmarkEnd w:id="216"/>
    <w:bookmarkStart w:id="217" w:name="exm-quadratic-cubic"/>
    <w:p>
      <w:pPr>
        <w:pStyle w:val="BodyText"/>
      </w:pPr>
      <w:ins w:id="3560" w:author="PR Preview" w:date="2026-01-01T00:00:00Z">
        <w:r>
          <w:rPr>
            <w:b/>
            <w:bCs/>
          </w:rPr>
          <w:t xml:space="preserve">Example 43 (Quadratic and cubic polynomials)</w:t>
        </w:r>
      </w:ins>
      <w:ins w:id="3561" w:author="PR Preview" w:date="2026-01-01T00:00:00Z">
        <w:r>
          <w:t xml:space="preserve"> </w:t>
        </w:r>
      </w:ins>
      <w:ins w:id="3562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del w:id="3563" w:author="PR Preview" w:date="2026-01-01T00:00:00Z">
        <w:r>
          <w:rPr>
            <w:b/>
            <w:bCs/>
          </w:rPr>
          <w:delText xml:space="preserve">Definition 64 (Parabola)</w:delText>
        </w:r>
      </w:del>
      <w:del w:id="3564" w:author="PR Preview" w:date="2026-01-01T00:00:00Z">
        <w:r>
          <w:delText xml:space="preserve"> </w:delText>
        </w:r>
      </w:del>
      <w:del w:id="3565" w:author="PR Preview" w:date="2026-01-01T00:00:00Z">
        <w:r>
          <w:delText xml:space="preserve">A</w:delText>
        </w:r>
      </w:del>
      <w:del w:id="3566" w:author="PR Preview" w:date="2026-01-01T00:00:00Z">
        <w:r>
          <w:delText xml:space="preserve"> </w:delText>
        </w:r>
      </w:del>
      <w:del w:id="3567" w:author="PR Preview" w:date="2026-01-01T00:00:00Z">
        <w:r>
          <w:rPr>
            <w:b/>
            <w:bCs/>
          </w:rPr>
          <w:delText xml:space="preserve">parabola</w:delText>
        </w:r>
      </w:del>
      <w:del w:id="3568" w:author="PR Preview" w:date="2026-01-01T00:00:00Z">
        <w:r>
          <w:delText xml:space="preserve"> </w:delText>
        </w:r>
      </w:del>
      <w:del w:id="3569" w:author="PR Preview" w:date="2026-01-01T00:00:00Z">
        <w:r>
          <w:delText xml:space="preserve">[25]</w:delText>
        </w:r>
      </w:del>
      <w:del w:id="3570" w:author="PR Preview" w:date="2026-01-01T00:00:00Z">
        <w:r>
          <w:delText xml:space="preserve"> </w:delText>
        </w:r>
      </w:del>
      <w:del w:id="3571" w:author="PR Preview" w:date="2026-01-01T00:00:00Z">
        <w:r>
          <w:delText xml:space="preserve">is the</w:delText>
        </w:r>
      </w:del>
      <w:del w:id="3572" w:author="PR Preview" w:date="2026-01-01T00:00:00Z">
        <w:r>
          <w:delText xml:space="preserve"> </w:delText>
        </w:r>
      </w:del>
      <w:hyperlink r:id="rId79">
        <w:del w:id="3573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of a quadratic polynomial (</w:delText>
        </w:r>
      </w:del>
      <w:hyperlink w:anchor="def-quadratic-polynomial">
        <w:del w:id="3576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3577" w:author="PR Preview" w:date="2026-01-01T00:00:00Z">
        <w:r>
          <w:delText xml:space="preserve">).</w:delText>
        </w:r>
      </w:del>
    </w:p>
    <w:p>
      <w:pPr>
        <w:pStyle w:val="BodyText"/>
      </w:pPr>
      <w:del w:id="3578" w:author="PR Preview" w:date="2026-01-01T00:00:00Z">
        <w:r>
          <w:rPr>
            <w:b/>
            <w:bCs/>
          </w:rPr>
          <w:delText xml:space="preserve">Example 42 (The parabola</w:delText>
        </w:r>
      </w:del>
      <w:del w:id="3579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580" w:author="PR Preview" w:date="2026-01-01T00:00:00Z">
        <w:r>
          <w:rPr>
            <w:b/>
            <w:bCs/>
          </w:rPr>
          <w:delText xml:space="preserve">)</w:delText>
        </w:r>
      </w:del>
      <w:del w:id="3581" w:author="PR Preview" w:date="2026-01-01T00:00:00Z">
        <w:r>
          <w:delText xml:space="preserve"> </w:delText>
        </w:r>
      </w:del>
      <w:del w:id="3582" w:author="PR Preview" w:date="2026-01-01T00:00:00Z">
        <w:r>
          <w:delText xml:space="preserve">The graph of</w:delText>
        </w:r>
      </w:del>
      <w:del w:id="35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584" w:author="PR Preview" w:date="2026-01-01T00:00:00Z">
        <w:r>
          <w:delText xml:space="preserve"> </w:delText>
        </w:r>
      </w:del>
      <w:del w:id="3585" w:author="PR Preview" w:date="2026-01-01T00:00:00Z">
        <w:r>
          <w:delText xml:space="preserve">is a parabola.</w:delText>
        </w:r>
      </w:del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It contains the points</w:delText>
        </w:r>
      </w:del>
      <w:del w:id="35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589" w:author="PR Preview" w:date="2026-01-01T00:00:00Z">
        <w:r>
          <w:delText xml:space="preserve">,</w:delText>
        </w:r>
      </w:del>
      <w:del w:id="35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591" w:author="PR Preview" w:date="2026-01-01T00:00:00Z">
        <w:r>
          <w:delText xml:space="preserve"> </w:delText>
        </w:r>
      </w:del>
      <w:del w:id="3592" w:author="PR Preview" w:date="2026-01-01T00:00:00Z">
        <w:r>
          <w:delText xml:space="preserve">and</w:delText>
        </w:r>
      </w:del>
      <w:del w:id="35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3594" w:author="PR Preview" w:date="2026-01-01T00:00:00Z">
        <w:r>
          <w:delText xml:space="preserve">,</w:delText>
        </w:r>
      </w:del>
      <w:del w:id="3595" w:author="PR Preview" w:date="2026-01-01T00:00:00Z">
        <w:r>
          <w:delText xml:space="preserve"> </w:delText>
        </w:r>
      </w:del>
      <w:del w:id="3596" w:author="PR Preview" w:date="2026-01-01T00:00:00Z">
        <w:r>
          <w:delText xml:space="preserve">and its lowest point is</w:delText>
        </w:r>
      </w:del>
      <w:del w:id="35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598" w:author="PR Preview" w:date="2026-01-01T00:00:00Z">
        <w:r>
          <w:delText xml:space="preserve">, since</w:delText>
        </w:r>
      </w:del>
      <w:del w:id="359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3600" w:author="PR Preview" w:date="2026-01-01T00:00:00Z">
        <w:r>
          <w:delText xml:space="preserve"> </w:delText>
        </w:r>
      </w:del>
      <w:del w:id="3601" w:author="PR Preview" w:date="2026-01-01T00:00:00Z">
        <w:r>
          <w:delText xml:space="preserve">for every</w:delText>
        </w:r>
      </w:del>
      <w:del w:id="3602" w:author="PR Preview" w:date="2026-01-01T00:00:00Z">
        <w:r>
          <w:delText xml:space="preserve"> </w:delText>
        </w:r>
      </w:del>
      <m:oMath>
        <m:r>
          <m:t>x</m:t>
        </m:r>
      </m:oMath>
      <w:del w:id="3603" w:author="PR Preview" w:date="2026-01-01T00:00:00Z">
        <w:r>
          <w:delText xml:space="preserve">.</w:delText>
        </w:r>
      </w:del>
    </w:p>
    <w:p>
      <w:pPr>
        <w:pStyle w:val="FirstParagraph"/>
      </w:pPr>
      <w:ins w:id="3604" w:author="PR Preview" w:date="2026-01-01T00:00:00Z">
        <w:r>
          <w:rPr>
            <w:b/>
            <w:bCs/>
          </w:rPr>
          <w:t xml:space="preserve">Definition 66 (Parabola)</w:t>
        </w:r>
      </w:ins>
      <w:ins w:id="3605" w:author="PR Preview" w:date="2026-01-01T00:00:00Z">
        <w:r>
          <w:t xml:space="preserve"> </w:t>
        </w:r>
      </w:ins>
      <w:ins w:id="3606" w:author="PR Preview" w:date="2026-01-01T00:00:00Z">
        <w:r>
          <w:t xml:space="preserve">A</w:t>
        </w:r>
      </w:ins>
      <w:ins w:id="3607" w:author="PR Preview" w:date="2026-01-01T00:00:00Z">
        <w:r>
          <w:t xml:space="preserve"> </w:t>
        </w:r>
      </w:ins>
      <w:ins w:id="3608" w:author="PR Preview" w:date="2026-01-01T00:00:00Z">
        <w:r>
          <w:rPr>
            <w:b/>
            <w:bCs/>
          </w:rPr>
          <w:t xml:space="preserve">parabola</w:t>
        </w:r>
      </w:ins>
      <w:ins w:id="3609" w:author="PR Preview" w:date="2026-01-01T00:00:00Z">
        <w:r>
          <w:t xml:space="preserve"> </w:t>
        </w:r>
      </w:ins>
      <w:ins w:id="3610" w:author="PR Preview" w:date="2026-01-01T00:00:00Z">
        <w:r>
          <w:t xml:space="preserve">[25]</w:t>
        </w:r>
      </w:ins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is the</w:t>
        </w:r>
      </w:ins>
      <w:ins w:id="3613" w:author="PR Preview" w:date="2026-01-01T00:00:00Z">
        <w:r>
          <w:t xml:space="preserve"> </w:t>
        </w:r>
      </w:ins>
      <w:hyperlink r:id="rId79">
        <w:ins w:id="3614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3615" w:author="PR Preview" w:date="2026-01-01T00:00:00Z">
        <w:r>
          <w:t xml:space="preserve"> </w:t>
        </w:r>
      </w:ins>
      <w:ins w:id="3616" w:author="PR Preview" w:date="2026-01-01T00:00:00Z">
        <w:r>
          <w:t xml:space="preserve">of a quadratic polynomial (</w:t>
        </w:r>
      </w:ins>
      <w:hyperlink w:anchor="def-quadratic-polynomial">
        <w:ins w:id="3617" w:author="PR Preview" w:date="2026-01-01T00:00:00Z">
          <w:r>
            <w:rPr>
              <w:rStyle w:val="Hyperlink"/>
            </w:rPr>
            <w:t xml:space="preserve">Definition 64</w:t>
          </w:r>
        </w:ins>
      </w:hyperlink>
      <w:ins w:id="3618" w:author="PR Preview" w:date="2026-01-01T00:00:00Z">
        <w:r>
          <w:t xml:space="preserve">).</w:t>
        </w:r>
      </w:ins>
    </w:p>
    <w:bookmarkEnd w:id="218"/>
    <w:bookmarkStart w:id="219" w:name="exm-parabola"/>
    <w:p>
      <w:pPr>
        <w:pStyle w:val="BodyText"/>
      </w:pPr>
      <w:ins w:id="3619" w:author="PR Preview" w:date="2026-01-01T00:00:00Z">
        <w:r>
          <w:rPr>
            <w:b/>
            <w:bCs/>
          </w:rPr>
          <w:t xml:space="preserve">Example 44 (The parabola</w:t>
        </w:r>
      </w:ins>
      <w:ins w:id="3620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621" w:author="PR Preview" w:date="2026-01-01T00:00:00Z">
        <w:r>
          <w:rPr>
            <w:b/>
            <w:bCs/>
          </w:rPr>
          <w:t xml:space="preserve">)</w:t>
        </w:r>
      </w:ins>
      <w:ins w:id="3622" w:author="PR Preview" w:date="2026-01-01T00:00:00Z">
        <w:r>
          <w:t xml:space="preserve"> </w:t>
        </w:r>
      </w:ins>
      <w:ins w:id="3623" w:author="PR Preview" w:date="2026-01-01T00:00:00Z">
        <w:r>
          <w:t xml:space="preserve">The graph of</w:t>
        </w:r>
      </w:ins>
      <w:ins w:id="36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625" w:author="PR Preview" w:date="2026-01-01T00:00:00Z">
        <w:r>
          <w:t xml:space="preserve"> </w:t>
        </w:r>
      </w:ins>
      <w:ins w:id="3626" w:author="PR Preview" w:date="2026-01-01T00:00:00Z">
        <w:r>
          <w:t xml:space="preserve">is a parabola.</w:t>
        </w:r>
      </w:ins>
      <w:ins w:id="3627" w:author="PR Preview" w:date="2026-01-01T00:00:00Z">
        <w:r>
          <w:t xml:space="preserve"> </w:t>
        </w:r>
      </w:ins>
      <w:ins w:id="3628" w:author="PR Preview" w:date="2026-01-01T00:00:00Z">
        <w:r>
          <w:t xml:space="preserve">It contains the points</w:t>
        </w:r>
      </w:ins>
      <w:ins w:id="36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630" w:author="PR Preview" w:date="2026-01-01T00:00:00Z">
        <w:r>
          <w:t xml:space="preserve">,</w:t>
        </w:r>
      </w:ins>
      <w:ins w:id="36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and</w:t>
        </w:r>
      </w:ins>
      <w:ins w:id="36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3635" w:author="PR Preview" w:date="2026-01-01T00:00:00Z">
        <w:r>
          <w:t xml:space="preserve">,</w:t>
        </w:r>
      </w:ins>
      <w:ins w:id="3636" w:author="PR Preview" w:date="2026-01-01T00:00:00Z">
        <w:r>
          <w:t xml:space="preserve"> </w:t>
        </w:r>
      </w:ins>
      <w:ins w:id="3637" w:author="PR Preview" w:date="2026-01-01T00:00:00Z">
        <w:r>
          <w:t xml:space="preserve">and its lowest point is</w:t>
        </w:r>
      </w:ins>
      <w:ins w:id="36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639" w:author="PR Preview" w:date="2026-01-01T00:00:00Z">
        <w:r>
          <w:t xml:space="preserve">, since</w:t>
        </w:r>
      </w:ins>
      <w:ins w:id="364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for every</w:t>
        </w:r>
      </w:ins>
      <w:ins w:id="3643" w:author="PR Preview" w:date="2026-01-01T00:00:00Z">
        <w:r>
          <w:t xml:space="preserve"> </w:t>
        </w:r>
      </w:ins>
      <m:oMath>
        <m:r>
          <m:t>x</m:t>
        </m:r>
      </m:oMath>
      <w:ins w:id="3644" w:author="PR Preview" w:date="2026-01-01T00:00:00Z">
        <w:r>
          <w:t xml:space="preserve">.</w:t>
        </w:r>
      </w:ins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del w:id="3645" w:author="PR Preview" w:date="2026-01-01T00:00:00Z">
        <w:r>
          <w:rPr>
            <w:b/>
            <w:bCs/>
          </w:rPr>
          <w:delText xml:space="preserve">Definition 65 (Affine function of one variable)</w:delText>
        </w:r>
      </w:del>
      <w:del w:id="3646" w:author="PR Preview" w:date="2026-01-01T00:00:00Z">
        <w:r>
          <w:delText xml:space="preserve"> </w:delText>
        </w:r>
      </w:del>
      <w:del w:id="3647" w:author="PR Preview" w:date="2026-01-01T00:00:00Z">
        <w:r>
          <w:delText xml:space="preserve">A</w:delText>
        </w:r>
      </w:del>
      <w:del w:id="3648" w:author="PR Preview" w:date="2026-01-01T00:00:00Z">
        <w:r>
          <w:delText xml:space="preserve"> </w:delText>
        </w:r>
      </w:del>
      <w:hyperlink r:id="rId52">
        <w:del w:id="364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65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651" w:author="PR Preview" w:date="2026-01-01T00:00:00Z">
        <w:r>
          <w:delText xml:space="preserve"> </w:delText>
        </w:r>
      </w:del>
      <w:del w:id="3652" w:author="PR Preview" w:date="2026-01-01T00:00:00Z">
        <w:r>
          <w:delText xml:space="preserve">is</w:delText>
        </w:r>
      </w:del>
      <w:del w:id="3653" w:author="PR Preview" w:date="2026-01-01T00:00:00Z">
        <w:r>
          <w:delText xml:space="preserve"> </w:delText>
        </w:r>
      </w:del>
      <w:del w:id="3654" w:author="PR Preview" w:date="2026-01-01T00:00:00Z">
        <w:r>
          <w:rPr>
            <w:b/>
            <w:bCs/>
          </w:rPr>
          <w:delText xml:space="preserve">affine</w:delText>
        </w:r>
      </w:del>
      <w:del w:id="3655" w:author="PR Preview" w:date="2026-01-01T00:00:00Z">
        <w:r>
          <w:delText xml:space="preserve"> </w:delText>
        </w:r>
      </w:del>
      <w:del w:id="3656" w:author="PR Preview" w:date="2026-01-01T00:00:00Z">
        <w:r>
          <w:delText xml:space="preserve">[26]</w:delText>
        </w:r>
      </w:del>
      <w:del w:id="3657" w:author="PR Preview" w:date="2026-01-01T00:00:00Z">
        <w:r>
          <w:delText xml:space="preserve"> </w:delText>
        </w:r>
      </w:del>
      <w:del w:id="3658" w:author="PR Preview" w:date="2026-01-01T00:00:00Z">
        <w:r>
          <w:delText xml:space="preserve">if there are numbers</w:delText>
        </w:r>
      </w:del>
      <w:del w:id="3659" w:author="PR Preview" w:date="2026-01-01T00:00:00Z">
        <w:r>
          <w:delText xml:space="preserve"> </w:delText>
        </w:r>
      </w:del>
      <m:oMath>
        <m:r>
          <m:t>m</m:t>
        </m:r>
      </m:oMath>
      <w:del w:id="3660" w:author="PR Preview" w:date="2026-01-01T00:00:00Z">
        <w:r>
          <w:delText xml:space="preserve"> </w:delText>
        </w:r>
      </w:del>
      <w:del w:id="3661" w:author="PR Preview" w:date="2026-01-01T00:00:00Z">
        <w:r>
          <w:delText xml:space="preserve">and</w:delText>
        </w:r>
      </w:del>
      <w:del w:id="3662" w:author="PR Preview" w:date="2026-01-01T00:00:00Z">
        <w:r>
          <w:delText xml:space="preserve"> </w:delText>
        </w:r>
      </w:del>
      <m:oMath>
        <m:r>
          <m:t>b</m:t>
        </m:r>
      </m:oMath>
      <w:del w:id="3663" w:author="PR Preview" w:date="2026-01-01T00:00:00Z">
        <w:r>
          <w:delText xml:space="preserve"> </w:delText>
        </w:r>
      </w:del>
      <w:del w:id="3664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3665" w:author="PR Preview" w:date="2026-01-01T00:00:00Z">
        <w:r>
          <w:rPr>
            <w:b/>
            <w:bCs/>
          </w:rPr>
          <w:delText xml:space="preserve">Definition 66 (Slope)</w:delText>
        </w:r>
      </w:del>
      <w:del w:id="3666" w:author="PR Preview" w:date="2026-01-01T00:00:00Z">
        <w:r>
          <w:delText xml:space="preserve"> </w:delText>
        </w:r>
      </w:del>
      <w:del w:id="3667" w:author="PR Preview" w:date="2026-01-01T00:00:00Z">
        <w:r>
          <w:delText xml:space="preserve">In the formula</w:delText>
        </w:r>
      </w:del>
      <w:del w:id="366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3669" w:author="PR Preview" w:date="2026-01-01T00:00:00Z">
        <w:r>
          <w:delText xml:space="preserve"> </w:delText>
        </w:r>
      </w:del>
      <w:del w:id="3670" w:author="PR Preview" w:date="2026-01-01T00:00:00Z">
        <w:r>
          <w:delText xml:space="preserve">for an affine function</w:delText>
        </w:r>
      </w:del>
      <w:del w:id="3671" w:author="PR Preview" w:date="2026-01-01T00:00:00Z">
        <w:r>
          <w:delText xml:space="preserve"> </w:delText>
        </w:r>
      </w:del>
      <m:oMath>
        <m:r>
          <m:t>f</m:t>
        </m:r>
      </m:oMath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(</w:delText>
        </w:r>
      </w:del>
      <w:hyperlink w:anchor="def-affine-function">
        <w:del w:id="3674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3675" w:author="PR Preview" w:date="2026-01-01T00:00:00Z">
        <w:r>
          <w:delText xml:space="preserve">),</w:delText>
        </w:r>
      </w:del>
      <w:del w:id="3676" w:author="PR Preview" w:date="2026-01-01T00:00:00Z">
        <w:r>
          <w:delText xml:space="preserve"> </w:delText>
        </w:r>
      </w:del>
      <m:oMath>
        <m:r>
          <m:t>m</m:t>
        </m:r>
      </m:oMath>
      <w:del w:id="3677" w:author="PR Preview" w:date="2026-01-01T00:00:00Z">
        <w:r>
          <w:delText xml:space="preserve"> </w:delText>
        </w:r>
      </w:del>
      <w:del w:id="3678" w:author="PR Preview" w:date="2026-01-01T00:00:00Z">
        <w:r>
          <w:delText xml:space="preserve">is called the</w:delText>
        </w:r>
      </w:del>
      <w:del w:id="3679" w:author="PR Preview" w:date="2026-01-01T00:00:00Z">
        <w:r>
          <w:delText xml:space="preserve"> </w:delText>
        </w:r>
      </w:del>
      <w:del w:id="3680" w:author="PR Preview" w:date="2026-01-01T00:00:00Z">
        <w:r>
          <w:rPr>
            <w:b/>
            <w:bCs/>
          </w:rPr>
          <w:delText xml:space="preserve">slope</w:delText>
        </w:r>
      </w:del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of</w:delText>
        </w:r>
      </w:del>
      <w:del w:id="3683" w:author="PR Preview" w:date="2026-01-01T00:00:00Z">
        <w:r>
          <w:delText xml:space="preserve"> </w:delText>
        </w:r>
      </w:del>
      <m:oMath>
        <m:r>
          <m:t>f</m:t>
        </m:r>
      </m:oMath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[27]</w:delText>
        </w:r>
      </w:del>
      <w:del w:id="3686" w:author="PR Preview" w:date="2026-01-01T00:00:00Z">
        <w:r>
          <w:delText xml:space="preserve">.</w:delText>
        </w:r>
      </w:del>
    </w:p>
    <w:p>
      <w:pPr>
        <w:pStyle w:val="BodyText"/>
      </w:pPr>
      <w:del w:id="3687" w:author="PR Preview" w:date="2026-01-01T00:00:00Z">
        <w:r>
          <w:rPr>
            <w:b/>
            <w:bCs/>
          </w:rPr>
          <w:delText xml:space="preserve">Definition 67 (Intercept)</w:delText>
        </w:r>
      </w:del>
      <w:del w:id="3688" w:author="PR Preview" w:date="2026-01-01T00:00:00Z">
        <w:r>
          <w:delText xml:space="preserve"> </w:delText>
        </w:r>
      </w:del>
      <w:del w:id="3689" w:author="PR Preview" w:date="2026-01-01T00:00:00Z">
        <w:r>
          <w:delText xml:space="preserve">In the formula</w:delText>
        </w:r>
      </w:del>
      <w:del w:id="36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3691" w:author="PR Preview" w:date="2026-01-01T00:00:00Z">
        <w:r>
          <w:delText xml:space="preserve"> </w:delText>
        </w:r>
      </w:del>
      <w:del w:id="3692" w:author="PR Preview" w:date="2026-01-01T00:00:00Z">
        <w:r>
          <w:delText xml:space="preserve">for an affine function</w:delText>
        </w:r>
      </w:del>
      <w:del w:id="3693" w:author="PR Preview" w:date="2026-01-01T00:00:00Z">
        <w:r>
          <w:delText xml:space="preserve"> </w:delText>
        </w:r>
      </w:del>
      <m:oMath>
        <m:r>
          <m:t>f</m:t>
        </m:r>
      </m:oMath>
      <w:del w:id="3694" w:author="PR Preview" w:date="2026-01-01T00:00:00Z">
        <w:r>
          <w:delText xml:space="preserve"> </w:delText>
        </w:r>
      </w:del>
      <w:del w:id="3695" w:author="PR Preview" w:date="2026-01-01T00:00:00Z">
        <w:r>
          <w:delText xml:space="preserve">(</w:delText>
        </w:r>
      </w:del>
      <w:hyperlink w:anchor="def-affine-function">
        <w:del w:id="3696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3697" w:author="PR Preview" w:date="2026-01-01T00:00:00Z">
        <w:r>
          <w:delText xml:space="preserve">),</w:delText>
        </w:r>
      </w:del>
      <w:del w:id="3698" w:author="PR Preview" w:date="2026-01-01T00:00:00Z">
        <w:r>
          <w:delText xml:space="preserve"> </w:delText>
        </w:r>
      </w:del>
      <m:oMath>
        <m:r>
          <m:t>b</m:t>
        </m:r>
      </m:oMath>
      <w:del w:id="3699" w:author="PR Preview" w:date="2026-01-01T00:00:00Z">
        <w:r>
          <w:delText xml:space="preserve"> </w:delText>
        </w:r>
      </w:del>
      <w:del w:id="3700" w:author="PR Preview" w:date="2026-01-01T00:00:00Z">
        <w:r>
          <w:delText xml:space="preserve">is called the</w:delText>
        </w:r>
      </w:del>
      <w:del w:id="3701" w:author="PR Preview" w:date="2026-01-01T00:00:00Z">
        <w:r>
          <w:delText xml:space="preserve"> </w:delText>
        </w:r>
      </w:del>
      <w:del w:id="3702" w:author="PR Preview" w:date="2026-01-01T00:00:00Z">
        <w:r>
          <w:rPr>
            <w:b/>
            <w:bCs/>
          </w:rPr>
          <w:delText xml:space="preserve">intercept</w:delText>
        </w:r>
      </w:del>
      <w:del w:id="3703" w:author="PR Preview" w:date="2026-01-01T00:00:00Z">
        <w:r>
          <w:delText xml:space="preserve"> </w:delText>
        </w:r>
      </w:del>
      <w:del w:id="3704" w:author="PR Preview" w:date="2026-01-01T00:00:00Z">
        <w:r>
          <w:delText xml:space="preserve">of</w:delText>
        </w:r>
      </w:del>
      <w:del w:id="3705" w:author="PR Preview" w:date="2026-01-01T00:00:00Z">
        <w:r>
          <w:delText xml:space="preserve"> </w:delText>
        </w:r>
      </w:del>
      <m:oMath>
        <m:r>
          <m:t>f</m:t>
        </m:r>
      </m:oMath>
      <w:del w:id="3706" w:author="PR Preview" w:date="2026-01-01T00:00:00Z">
        <w:r>
          <w:delText xml:space="preserve">.</w:delText>
        </w:r>
      </w:del>
    </w:p>
    <w:p>
      <w:pPr>
        <w:pStyle w:val="BodyText"/>
      </w:pPr>
      <w:del w:id="3707" w:author="PR Preview" w:date="2026-01-01T00:00:00Z">
        <w:r>
          <w:rPr>
            <w:b/>
            <w:bCs/>
          </w:rPr>
          <w:delText xml:space="preserve">Definition 68 (Linear function of one variable)</w:delText>
        </w:r>
      </w:del>
      <w:del w:id="3708" w:author="PR Preview" w:date="2026-01-01T00:00:00Z">
        <w:r>
          <w:delText xml:space="preserve"> </w:delText>
        </w:r>
      </w:del>
      <w:del w:id="3709" w:author="PR Preview" w:date="2026-01-01T00:00:00Z">
        <w:r>
          <w:delText xml:space="preserve">A function</w:delText>
        </w:r>
      </w:del>
      <w:del w:id="37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711" w:author="PR Preview" w:date="2026-01-01T00:00:00Z">
        <w:r>
          <w:delText xml:space="preserve"> </w:delText>
        </w:r>
      </w:del>
      <w:del w:id="3712" w:author="PR Preview" w:date="2026-01-01T00:00:00Z">
        <w:r>
          <w:delText xml:space="preserve">is</w:delText>
        </w:r>
      </w:del>
      <w:del w:id="3713" w:author="PR Preview" w:date="2026-01-01T00:00:00Z">
        <w:r>
          <w:delText xml:space="preserve"> </w:delText>
        </w:r>
      </w:del>
      <w:del w:id="3714" w:author="PR Preview" w:date="2026-01-01T00:00:00Z">
        <w:r>
          <w:rPr>
            <w:b/>
            <w:bCs/>
          </w:rPr>
          <w:delText xml:space="preserve">linear</w:delText>
        </w:r>
      </w:del>
      <w:del w:id="3715" w:author="PR Preview" w:date="2026-01-01T00:00:00Z">
        <w:r>
          <w:delText xml:space="preserve"> </w:delText>
        </w:r>
      </w:del>
      <w:del w:id="3716" w:author="PR Preview" w:date="2026-01-01T00:00:00Z">
        <w:r>
          <w:delText xml:space="preserve">[28]</w:delText>
        </w:r>
      </w:del>
      <w:del w:id="3717" w:author="PR Preview" w:date="2026-01-01T00:00:00Z">
        <w:r>
          <w:delText xml:space="preserve"> </w:delText>
        </w:r>
      </w:del>
      <w:del w:id="3718" w:author="PR Preview" w:date="2026-01-01T00:00:00Z">
        <w:r>
          <w:delText xml:space="preserve">if it is affine (</w:delText>
        </w:r>
      </w:del>
      <w:hyperlink w:anchor="def-affine-function">
        <w:del w:id="3719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3720" w:author="PR Preview" w:date="2026-01-01T00:00:00Z">
        <w:r>
          <w:delText xml:space="preserve">) with intercept</w:delText>
        </w:r>
      </w:del>
      <w:del w:id="3721" w:author="PR Preview" w:date="2026-01-01T00:00:00Z">
        <w:r>
          <w:delText xml:space="preserve"> </w:delText>
        </w:r>
      </w:del>
      <m:oMath>
        <m:r>
          <m:t>0</m:t>
        </m:r>
      </m:oMath>
      <w:del w:id="3722" w:author="PR Preview" w:date="2026-01-01T00:00:00Z">
        <w:r>
          <w:delText xml:space="preserve">;</w:delText>
        </w:r>
      </w:del>
      <w:del w:id="3723" w:author="PR Preview" w:date="2026-01-01T00:00:00Z">
        <w:r>
          <w:delText xml:space="preserve"> </w:delText>
        </w:r>
      </w:del>
      <w:del w:id="3724" w:author="PR Preview" w:date="2026-01-01T00:00:00Z">
        <w:r>
          <w:delText xml:space="preserve">that is, if there is a number</w:delText>
        </w:r>
      </w:del>
      <w:del w:id="3725" w:author="PR Preview" w:date="2026-01-01T00:00:00Z">
        <w:r>
          <w:delText xml:space="preserve"> </w:delText>
        </w:r>
      </w:del>
      <m:oMath>
        <m:r>
          <m:t>m</m:t>
        </m:r>
      </m:oMath>
      <w:del w:id="3726" w:author="PR Preview" w:date="2026-01-01T00:00:00Z">
        <w:r>
          <w:delText xml:space="preserve"> </w:delText>
        </w:r>
      </w:del>
      <w:del w:id="3727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3728" w:author="PR Preview" w:date="2026-01-01T00:00:00Z">
        <w:r>
          <w:rPr>
            <w:b/>
            <w:bCs/>
          </w:rPr>
          <w:delText xml:space="preserve">Theorem 22 (Intercept and slope of an affine function)</w:delText>
        </w:r>
      </w:del>
      <w:del w:id="3729" w:author="PR Preview" w:date="2026-01-01T00:00:00Z">
        <w:r>
          <w:delText xml:space="preserve"> </w:delText>
        </w:r>
      </w:del>
      <w:del w:id="3730" w:author="PR Preview" w:date="2026-01-01T00:00:00Z">
        <w:r>
          <w:delText xml:space="preserve">Let</w:delText>
        </w:r>
      </w:del>
      <w:del w:id="37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3732" w:author="PR Preview" w:date="2026-01-01T00:00:00Z">
        <w:r>
          <w:delText xml:space="preserve"> </w:delText>
        </w:r>
      </w:del>
      <w:del w:id="3733" w:author="PR Preview" w:date="2026-01-01T00:00:00Z">
        <w:r>
          <w:delText xml:space="preserve">be an affine function (</w:delText>
        </w:r>
      </w:del>
      <w:hyperlink w:anchor="def-affine-function">
        <w:del w:id="3734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3735" w:author="PR Preview" w:date="2026-01-01T00:00:00Z">
        <w:r>
          <w:delText xml:space="preserve">).</w:delText>
        </w:r>
      </w:del>
    </w:p>
    <w:p>
      <w:pPr>
        <w:pStyle w:val="FirstParagraph"/>
      </w:pPr>
      <w:ins w:id="3736" w:author="PR Preview" w:date="2026-01-01T00:00:00Z">
        <w:r>
          <w:rPr>
            <w:b/>
            <w:bCs/>
          </w:rPr>
          <w:t xml:space="preserve">Definition 67 (Affine function of one variable)</w:t>
        </w:r>
      </w:ins>
      <w:ins w:id="3737" w:author="PR Preview" w:date="2026-01-01T00:00:00Z">
        <w:r>
          <w:t xml:space="preserve"> </w:t>
        </w:r>
      </w:ins>
      <w:ins w:id="3738" w:author="PR Preview" w:date="2026-01-01T00:00:00Z">
        <w:r>
          <w:t xml:space="preserve">A</w:t>
        </w:r>
      </w:ins>
      <w:ins w:id="3739" w:author="PR Preview" w:date="2026-01-01T00:00:00Z">
        <w:r>
          <w:t xml:space="preserve"> </w:t>
        </w:r>
      </w:ins>
      <w:hyperlink r:id="rId52">
        <w:ins w:id="374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7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742" w:author="PR Preview" w:date="2026-01-01T00:00:00Z">
        <w:r>
          <w:t xml:space="preserve"> </w:t>
        </w:r>
      </w:ins>
      <w:ins w:id="3743" w:author="PR Preview" w:date="2026-01-01T00:00:00Z">
        <w:r>
          <w:t xml:space="preserve">is</w:t>
        </w:r>
      </w:ins>
      <w:ins w:id="3744" w:author="PR Preview" w:date="2026-01-01T00:00:00Z">
        <w:r>
          <w:t xml:space="preserve"> </w:t>
        </w:r>
      </w:ins>
      <w:ins w:id="3745" w:author="PR Preview" w:date="2026-01-01T00:00:00Z">
        <w:r>
          <w:rPr>
            <w:b/>
            <w:bCs/>
          </w:rPr>
          <w:t xml:space="preserve">affine</w:t>
        </w:r>
      </w:ins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[26]</w:t>
        </w:r>
      </w:ins>
      <w:ins w:id="3748" w:author="PR Preview" w:date="2026-01-01T00:00:00Z">
        <w:r>
          <w:t xml:space="preserve"> </w:t>
        </w:r>
      </w:ins>
      <w:ins w:id="3749" w:author="PR Preview" w:date="2026-01-01T00:00:00Z">
        <w:r>
          <w:t xml:space="preserve">if there are numbers</w:t>
        </w:r>
      </w:ins>
      <w:ins w:id="3750" w:author="PR Preview" w:date="2026-01-01T00:00:00Z">
        <w:r>
          <w:t xml:space="preserve"> </w:t>
        </w:r>
      </w:ins>
      <m:oMath>
        <m:r>
          <m:t>m</m:t>
        </m:r>
      </m:oMath>
      <w:ins w:id="3751" w:author="PR Preview" w:date="2026-01-01T00:00:00Z">
        <w:r>
          <w:t xml:space="preserve"> </w:t>
        </w:r>
      </w:ins>
      <w:ins w:id="3752" w:author="PR Preview" w:date="2026-01-01T00:00:00Z">
        <w:r>
          <w:t xml:space="preserve">and</w:t>
        </w:r>
      </w:ins>
      <w:ins w:id="3753" w:author="PR Preview" w:date="2026-01-01T00:00:00Z">
        <w:r>
          <w:t xml:space="preserve"> </w:t>
        </w:r>
      </w:ins>
      <m:oMath>
        <m:r>
          <m:t>b</m:t>
        </m:r>
      </m:oMath>
      <w:ins w:id="3754" w:author="PR Preview" w:date="2026-01-01T00:00:00Z">
        <w:r>
          <w:t xml:space="preserve"> </w:t>
        </w:r>
      </w:ins>
      <w:ins w:id="3755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ins w:id="3756" w:author="PR Preview" w:date="2026-01-01T00:00:00Z">
        <w:r>
          <w:rPr>
            <w:b/>
            <w:bCs/>
          </w:rPr>
          <w:t xml:space="preserve">Definition 68 (Slope)</w:t>
        </w:r>
      </w:ins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In the formula</w:t>
        </w:r>
      </w:ins>
      <w:ins w:id="37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for an affine function</w:t>
        </w:r>
      </w:ins>
      <w:ins w:id="3762" w:author="PR Preview" w:date="2026-01-01T00:00:00Z">
        <w:r>
          <w:t xml:space="preserve"> </w:t>
        </w:r>
      </w:ins>
      <m:oMath>
        <m:r>
          <m:t>f</m:t>
        </m:r>
      </m:oMath>
      <w:ins w:id="3763" w:author="PR Preview" w:date="2026-01-01T00:00:00Z">
        <w:r>
          <w:t xml:space="preserve"> </w:t>
        </w:r>
      </w:ins>
      <w:ins w:id="3764" w:author="PR Preview" w:date="2026-01-01T00:00:00Z">
        <w:r>
          <w:t xml:space="preserve">(</w:t>
        </w:r>
      </w:ins>
      <w:hyperlink w:anchor="def-affine-function">
        <w:ins w:id="3765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3766" w:author="PR Preview" w:date="2026-01-01T00:00:00Z">
        <w:r>
          <w:t xml:space="preserve">),</w:t>
        </w:r>
      </w:ins>
      <w:ins w:id="3767" w:author="PR Preview" w:date="2026-01-01T00:00:00Z">
        <w:r>
          <w:t xml:space="preserve"> </w:t>
        </w:r>
      </w:ins>
      <m:oMath>
        <m:r>
          <m:t>m</m:t>
        </m:r>
      </m:oMath>
      <w:ins w:id="3768" w:author="PR Preview" w:date="2026-01-01T00:00:00Z">
        <w:r>
          <w:t xml:space="preserve"> </w:t>
        </w:r>
      </w:ins>
      <w:ins w:id="3769" w:author="PR Preview" w:date="2026-01-01T00:00:00Z">
        <w:r>
          <w:t xml:space="preserve">is called the</w:t>
        </w:r>
      </w:ins>
      <w:ins w:id="3770" w:author="PR Preview" w:date="2026-01-01T00:00:00Z">
        <w:r>
          <w:t xml:space="preserve"> </w:t>
        </w:r>
      </w:ins>
      <w:ins w:id="3771" w:author="PR Preview" w:date="2026-01-01T00:00:00Z">
        <w:r>
          <w:rPr>
            <w:b/>
            <w:bCs/>
          </w:rPr>
          <w:t xml:space="preserve">slope</w:t>
        </w:r>
      </w:ins>
      <w:ins w:id="3772" w:author="PR Preview" w:date="2026-01-01T00:00:00Z">
        <w:r>
          <w:t xml:space="preserve"> </w:t>
        </w:r>
      </w:ins>
      <w:ins w:id="3773" w:author="PR Preview" w:date="2026-01-01T00:00:00Z">
        <w:r>
          <w:t xml:space="preserve">of</w:t>
        </w:r>
      </w:ins>
      <w:ins w:id="3774" w:author="PR Preview" w:date="2026-01-01T00:00:00Z">
        <w:r>
          <w:t xml:space="preserve"> </w:t>
        </w:r>
      </w:ins>
      <m:oMath>
        <m:r>
          <m:t>f</m:t>
        </m:r>
      </m:oMath>
      <w:ins w:id="3775" w:author="PR Preview" w:date="2026-01-01T00:00:00Z">
        <w:r>
          <w:t xml:space="preserve"> </w:t>
        </w:r>
      </w:ins>
      <w:ins w:id="3776" w:author="PR Preview" w:date="2026-01-01T00:00:00Z">
        <w:r>
          <w:t xml:space="preserve">[27]</w:t>
        </w:r>
      </w:ins>
      <w:ins w:id="3777" w:author="PR Preview" w:date="2026-01-01T00:00:00Z">
        <w:r>
          <w:t xml:space="preserve">.</w:t>
        </w:r>
      </w:ins>
    </w:p>
    <w:bookmarkEnd w:id="222"/>
    <w:bookmarkStart w:id="223" w:name="def-intercept"/>
    <w:p>
      <w:pPr>
        <w:pStyle w:val="BodyText"/>
      </w:pPr>
      <w:ins w:id="3778" w:author="PR Preview" w:date="2026-01-01T00:00:00Z">
        <w:r>
          <w:rPr>
            <w:b/>
            <w:bCs/>
          </w:rPr>
          <w:t xml:space="preserve">Definition 69 (Intercept)</w:t>
        </w:r>
      </w:ins>
      <w:ins w:id="3779" w:author="PR Preview" w:date="2026-01-01T00:00:00Z">
        <w:r>
          <w:t xml:space="preserve"> </w:t>
        </w:r>
      </w:ins>
      <w:ins w:id="3780" w:author="PR Preview" w:date="2026-01-01T00:00:00Z">
        <w:r>
          <w:t xml:space="preserve">In the formula</w:t>
        </w:r>
      </w:ins>
      <w:ins w:id="37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782" w:author="PR Preview" w:date="2026-01-01T00:00:00Z">
        <w:r>
          <w:t xml:space="preserve"> </w:t>
        </w:r>
      </w:ins>
      <w:ins w:id="3783" w:author="PR Preview" w:date="2026-01-01T00:00:00Z">
        <w:r>
          <w:t xml:space="preserve">for an affine function</w:t>
        </w:r>
      </w:ins>
      <w:ins w:id="3784" w:author="PR Preview" w:date="2026-01-01T00:00:00Z">
        <w:r>
          <w:t xml:space="preserve"> </w:t>
        </w:r>
      </w:ins>
      <m:oMath>
        <m:r>
          <m:t>f</m:t>
        </m:r>
      </m:oMath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(</w:t>
        </w:r>
      </w:ins>
      <w:hyperlink w:anchor="def-affine-function">
        <w:ins w:id="3787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3788" w:author="PR Preview" w:date="2026-01-01T00:00:00Z">
        <w:r>
          <w:t xml:space="preserve">),</w:t>
        </w:r>
      </w:ins>
      <w:ins w:id="3789" w:author="PR Preview" w:date="2026-01-01T00:00:00Z">
        <w:r>
          <w:t xml:space="preserve"> </w:t>
        </w:r>
      </w:ins>
      <m:oMath>
        <m:r>
          <m:t>b</m:t>
        </m:r>
      </m:oMath>
      <w:ins w:id="3790" w:author="PR Preview" w:date="2026-01-01T00:00:00Z">
        <w:r>
          <w:t xml:space="preserve"> </w:t>
        </w:r>
      </w:ins>
      <w:ins w:id="3791" w:author="PR Preview" w:date="2026-01-01T00:00:00Z">
        <w:r>
          <w:t xml:space="preserve">is called the</w:t>
        </w:r>
      </w:ins>
      <w:ins w:id="3792" w:author="PR Preview" w:date="2026-01-01T00:00:00Z">
        <w:r>
          <w:t xml:space="preserve"> </w:t>
        </w:r>
      </w:ins>
      <w:ins w:id="3793" w:author="PR Preview" w:date="2026-01-01T00:00:00Z">
        <w:r>
          <w:rPr>
            <w:b/>
            <w:bCs/>
          </w:rPr>
          <w:t xml:space="preserve">intercept</w:t>
        </w:r>
      </w:ins>
      <w:ins w:id="3794" w:author="PR Preview" w:date="2026-01-01T00:00:00Z">
        <w:r>
          <w:t xml:space="preserve"> </w:t>
        </w:r>
      </w:ins>
      <w:ins w:id="3795" w:author="PR Preview" w:date="2026-01-01T00:00:00Z">
        <w:r>
          <w:t xml:space="preserve">of</w:t>
        </w:r>
      </w:ins>
      <w:ins w:id="3796" w:author="PR Preview" w:date="2026-01-01T00:00:00Z">
        <w:r>
          <w:t xml:space="preserve"> </w:t>
        </w:r>
      </w:ins>
      <m:oMath>
        <m:r>
          <m:t>f</m:t>
        </m:r>
      </m:oMath>
      <w:ins w:id="3797" w:author="PR Preview" w:date="2026-01-01T00:00:00Z">
        <w:r>
          <w:t xml:space="preserve">.</w:t>
        </w:r>
      </w:ins>
    </w:p>
    <w:bookmarkEnd w:id="223"/>
    <w:bookmarkStart w:id="224" w:name="def-linear-function"/>
    <w:p>
      <w:pPr>
        <w:pStyle w:val="BodyText"/>
      </w:pPr>
      <w:ins w:id="3798" w:author="PR Preview" w:date="2026-01-01T00:00:00Z">
        <w:r>
          <w:rPr>
            <w:b/>
            <w:bCs/>
          </w:rPr>
          <w:t xml:space="preserve">Definition 70 (Linear function of one variable)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A function</w:t>
        </w:r>
      </w:ins>
      <w:ins w:id="38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802" w:author="PR Preview" w:date="2026-01-01T00:00:00Z">
        <w:r>
          <w:t xml:space="preserve"> </w:t>
        </w:r>
      </w:ins>
      <w:ins w:id="3803" w:author="PR Preview" w:date="2026-01-01T00:00:00Z">
        <w:r>
          <w:t xml:space="preserve">is</w:t>
        </w:r>
      </w:ins>
      <w:ins w:id="3804" w:author="PR Preview" w:date="2026-01-01T00:00:00Z">
        <w:r>
          <w:t xml:space="preserve"> </w:t>
        </w:r>
      </w:ins>
      <w:ins w:id="3805" w:author="PR Preview" w:date="2026-01-01T00:00:00Z">
        <w:r>
          <w:rPr>
            <w:b/>
            <w:bCs/>
          </w:rPr>
          <w:t xml:space="preserve">linear</w:t>
        </w:r>
      </w:ins>
      <w:ins w:id="3806" w:author="PR Preview" w:date="2026-01-01T00:00:00Z">
        <w:r>
          <w:t xml:space="preserve"> </w:t>
        </w:r>
      </w:ins>
      <w:ins w:id="3807" w:author="PR Preview" w:date="2026-01-01T00:00:00Z">
        <w:r>
          <w:t xml:space="preserve">[28]</w:t>
        </w:r>
      </w:ins>
      <w:ins w:id="3808" w:author="PR Preview" w:date="2026-01-01T00:00:00Z">
        <w:r>
          <w:t xml:space="preserve"> </w:t>
        </w:r>
      </w:ins>
      <w:ins w:id="3809" w:author="PR Preview" w:date="2026-01-01T00:00:00Z">
        <w:r>
          <w:t xml:space="preserve">if it is affine (</w:t>
        </w:r>
      </w:ins>
      <w:hyperlink w:anchor="def-affine-function">
        <w:ins w:id="3810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3811" w:author="PR Preview" w:date="2026-01-01T00:00:00Z">
        <w:r>
          <w:t xml:space="preserve">) with intercept</w:t>
        </w:r>
      </w:ins>
      <w:ins w:id="3812" w:author="PR Preview" w:date="2026-01-01T00:00:00Z">
        <w:r>
          <w:t xml:space="preserve"> </w:t>
        </w:r>
      </w:ins>
      <m:oMath>
        <m:r>
          <m:t>0</m:t>
        </m:r>
      </m:oMath>
      <w:ins w:id="3813" w:author="PR Preview" w:date="2026-01-01T00:00:00Z">
        <w:r>
          <w:t xml:space="preserve">;</w:t>
        </w:r>
      </w:ins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that is, if there is a number</w:t>
        </w:r>
      </w:ins>
      <w:ins w:id="3816" w:author="PR Preview" w:date="2026-01-01T00:00:00Z">
        <w:r>
          <w:t xml:space="preserve"> </w:t>
        </w:r>
      </w:ins>
      <m:oMath>
        <m:r>
          <m:t>m</m:t>
        </m:r>
      </m:oMath>
      <w:ins w:id="3817" w:author="PR Preview" w:date="2026-01-01T00:00:00Z">
        <w:r>
          <w:t xml:space="preserve"> </w:t>
        </w:r>
      </w:ins>
      <w:ins w:id="3818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ins w:id="3819" w:author="PR Preview" w:date="2026-01-01T00:00:00Z">
        <w:r>
          <w:rPr>
            <w:b/>
            <w:bCs/>
          </w:rPr>
          <w:t xml:space="preserve">Theorem 22 (Intercept and slope of an affine function)</w:t>
        </w:r>
      </w:ins>
      <w:ins w:id="3820" w:author="PR Preview" w:date="2026-01-01T00:00:00Z">
        <w:r>
          <w:t xml:space="preserve"> </w:t>
        </w:r>
      </w:ins>
      <w:ins w:id="3821" w:author="PR Preview" w:date="2026-01-01T00:00:00Z">
        <w:r>
          <w:t xml:space="preserve">Let</w:t>
        </w:r>
      </w:ins>
      <w:ins w:id="38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823" w:author="PR Preview" w:date="2026-01-01T00:00:00Z">
        <w:r>
          <w:t xml:space="preserve"> </w:t>
        </w:r>
      </w:ins>
      <w:ins w:id="3824" w:author="PR Preview" w:date="2026-01-01T00:00:00Z">
        <w:r>
          <w:t xml:space="preserve">be an affine function (</w:t>
        </w:r>
      </w:ins>
      <w:hyperlink w:anchor="def-affine-function">
        <w:ins w:id="3825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382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del w:id="3827" w:author="PR Preview" w:date="2026-01-01T00:00:00Z">
        <w:r>
          <w:rPr>
            <w:b/>
            <w:bCs/>
          </w:rPr>
          <w:delText xml:space="preserve">Example 43 (An affine function, and a linear one)</w:delText>
        </w:r>
      </w:del>
      <w:del w:id="38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del w:id="3829" w:author="PR Preview" w:date="2026-01-01T00:00:00Z">
        <w:r>
          <w:delText xml:space="preserve"> </w:delText>
        </w:r>
      </w:del>
      <w:del w:id="3830" w:author="PR Preview" w:date="2026-01-01T00:00:00Z">
        <w:r>
          <w:delText xml:space="preserve">is affine with slope</w:delText>
        </w:r>
      </w:del>
      <w:del w:id="3831" w:author="PR Preview" w:date="2026-01-01T00:00:00Z">
        <w:r>
          <w:delText xml:space="preserve"> </w:delText>
        </w:r>
      </w:del>
      <m:oMath>
        <m:r>
          <m:t>2</m:t>
        </m:r>
      </m:oMath>
      <w:del w:id="3832" w:author="PR Preview" w:date="2026-01-01T00:00:00Z">
        <w:r>
          <w:delText xml:space="preserve"> </w:delText>
        </w:r>
      </w:del>
      <w:del w:id="3833" w:author="PR Preview" w:date="2026-01-01T00:00:00Z">
        <w:r>
          <w:delText xml:space="preserve">and intercept</w:delText>
        </w:r>
      </w:del>
      <w:del w:id="3834" w:author="PR Preview" w:date="2026-01-01T00:00:00Z">
        <w:r>
          <w:delText xml:space="preserve"> </w:delText>
        </w:r>
      </w:del>
      <m:oMath>
        <m:r>
          <m:t>3</m:t>
        </m:r>
      </m:oMath>
      <w:del w:id="3835" w:author="PR Preview" w:date="2026-01-01T00:00:00Z">
        <w:r>
          <w:delText xml:space="preserve">.</w:delText>
        </w:r>
      </w:del>
      <w:del w:id="3836" w:author="PR Preview" w:date="2026-01-01T00:00:00Z">
        <w:r>
          <w:delText xml:space="preserve"> </w:delText>
        </w:r>
      </w:del>
      <w:del w:id="3837" w:author="PR Preview" w:date="2026-01-01T00:00:00Z">
        <w:r>
          <w:delText xml:space="preserve">By</w:delText>
        </w:r>
      </w:del>
      <w:del w:id="3838" w:author="PR Preview" w:date="2026-01-01T00:00:00Z">
        <w:r>
          <w:delText xml:space="preserve"> </w:delText>
        </w:r>
      </w:del>
      <w:hyperlink w:anchor="thm-affine-function-props">
        <w:del w:id="3839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3840" w:author="PR Preview" w:date="2026-01-01T00:00:00Z">
        <w:r>
          <w:delText xml:space="preserve">,</w:delText>
        </w:r>
      </w:del>
      <w:del w:id="38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3842" w:author="PR Preview" w:date="2026-01-01T00:00:00Z">
        <w:r>
          <w:delText xml:space="preserve">,</w:delText>
        </w:r>
      </w:del>
      <w:del w:id="3843" w:author="PR Preview" w:date="2026-01-01T00:00:00Z">
        <w:r>
          <w:delText xml:space="preserve"> </w:delText>
        </w:r>
      </w:del>
      <w:del w:id="3844" w:author="PR Preview" w:date="2026-01-01T00:00:00Z">
        <w:r>
          <w:delText xml:space="preserve">and each unit step in</w:delText>
        </w:r>
      </w:del>
      <w:del w:id="3845" w:author="PR Preview" w:date="2026-01-01T00:00:00Z">
        <w:r>
          <w:delText xml:space="preserve"> </w:delText>
        </w:r>
      </w:del>
      <m:oMath>
        <m:r>
          <m:t>x</m:t>
        </m:r>
      </m:oMath>
      <w:del w:id="3846" w:author="PR Preview" w:date="2026-01-01T00:00:00Z">
        <w:r>
          <w:delText xml:space="preserve"> </w:delText>
        </w:r>
      </w:del>
      <w:del w:id="3847" w:author="PR Preview" w:date="2026-01-01T00:00:00Z">
        <w:r>
          <w:delText xml:space="preserve">raises</w:delText>
        </w:r>
      </w:del>
      <w:del w:id="3848" w:author="PR Preview" w:date="2026-01-01T00:00:00Z">
        <w:r>
          <w:delText xml:space="preserve"> </w:delText>
        </w:r>
      </w:del>
      <m:oMath>
        <m:r>
          <m:t>f</m:t>
        </m:r>
      </m:oMath>
      <w:del w:id="3849" w:author="PR Preview" w:date="2026-01-01T00:00:00Z">
        <w:r>
          <w:delText xml:space="preserve"> </w:delText>
        </w:r>
      </w:del>
      <w:del w:id="3850" w:author="PR Preview" w:date="2026-01-01T00:00:00Z">
        <w:r>
          <w:delText xml:space="preserve">by</w:delText>
        </w:r>
      </w:del>
      <w:del w:id="3851" w:author="PR Preview" w:date="2026-01-01T00:00:00Z">
        <w:r>
          <w:delText xml:space="preserve"> </w:delText>
        </w:r>
      </w:del>
      <m:oMath>
        <m:r>
          <m:t>2</m:t>
        </m:r>
      </m:oMath>
      <w:del w:id="3852" w:author="PR Preview" w:date="2026-01-01T00:00:00Z">
        <w:r>
          <w:delText xml:space="preserve">:</w:delText>
        </w:r>
      </w:del>
      <w:del w:id="3853" w:author="PR Preview" w:date="2026-01-01T00:00:00Z">
        <w:r>
          <w:delText xml:space="preserve"> </w:delText>
        </w:r>
      </w:del>
      <w:del w:id="3854" w:author="PR Preview" w:date="2026-01-01T00:00:00Z">
        <w:r>
          <w:delText xml:space="preserve">for example,</w:delText>
        </w:r>
      </w:del>
      <w:del w:id="38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3856" w:author="PR Preview" w:date="2026-01-01T00:00:00Z">
        <w:r>
          <w:delText xml:space="preserve"> </w:delText>
        </w:r>
      </w:del>
      <w:del w:id="3857" w:author="PR Preview" w:date="2026-01-01T00:00:00Z">
        <w:r>
          <w:delText xml:space="preserve">and</w:delText>
        </w:r>
      </w:del>
      <w:del w:id="38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3859" w:author="PR Preview" w:date="2026-01-01T00:00:00Z">
        <w:r>
          <w:delText xml:space="preserve">.</w:delText>
        </w:r>
      </w:del>
      <w:del w:id="3860" w:author="PR Preview" w:date="2026-01-01T00:00:00Z">
        <w:r>
          <w:delText xml:space="preserve"> </w:delText>
        </w:r>
      </w:del>
      <w:del w:id="3861" w:author="PR Preview" w:date="2026-01-01T00:00:00Z">
        <w:r>
          <w:delText xml:space="preserve">Its intercept is not</w:delText>
        </w:r>
      </w:del>
      <w:del w:id="3862" w:author="PR Preview" w:date="2026-01-01T00:00:00Z">
        <w:r>
          <w:delText xml:space="preserve"> </w:delText>
        </w:r>
      </w:del>
      <m:oMath>
        <m:r>
          <m:t>0</m:t>
        </m:r>
      </m:oMath>
      <w:del w:id="3863" w:author="PR Preview" w:date="2026-01-01T00:00:00Z">
        <w:r>
          <w:delText xml:space="preserve">, so it is not linear.</w:delText>
        </w:r>
      </w:del>
    </w:p>
    <w:p>
      <w:pPr>
        <w:pStyle w:val="FirstParagraph"/>
      </w:pPr>
      <w:ins w:id="3864" w:author="PR Preview" w:date="2026-01-01T00:00:00Z">
        <w:r>
          <w:rPr>
            <w:b/>
            <w:bCs/>
          </w:rPr>
          <w:t xml:space="preserve">Example 45 (An affine function, and a linear one)</w:t>
        </w:r>
      </w:ins>
      <w:ins w:id="38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ins w:id="3866" w:author="PR Preview" w:date="2026-01-01T00:00:00Z">
        <w:r>
          <w:t xml:space="preserve"> </w:t>
        </w:r>
      </w:ins>
      <w:ins w:id="3867" w:author="PR Preview" w:date="2026-01-01T00:00:00Z">
        <w:r>
          <w:t xml:space="preserve">is affine with slope</w:t>
        </w:r>
      </w:ins>
      <w:ins w:id="3868" w:author="PR Preview" w:date="2026-01-01T00:00:00Z">
        <w:r>
          <w:t xml:space="preserve"> </w:t>
        </w:r>
      </w:ins>
      <m:oMath>
        <m:r>
          <m:t>2</m:t>
        </m:r>
      </m:oMath>
      <w:ins w:id="3869" w:author="PR Preview" w:date="2026-01-01T00:00:00Z">
        <w:r>
          <w:t xml:space="preserve"> </w:t>
        </w:r>
      </w:ins>
      <w:ins w:id="3870" w:author="PR Preview" w:date="2026-01-01T00:00:00Z">
        <w:r>
          <w:t xml:space="preserve">and intercept</w:t>
        </w:r>
      </w:ins>
      <w:ins w:id="3871" w:author="PR Preview" w:date="2026-01-01T00:00:00Z">
        <w:r>
          <w:t xml:space="preserve"> </w:t>
        </w:r>
      </w:ins>
      <m:oMath>
        <m:r>
          <m:t>3</m:t>
        </m:r>
      </m:oMath>
      <w:ins w:id="3872" w:author="PR Preview" w:date="2026-01-01T00:00:00Z">
        <w:r>
          <w:t xml:space="preserve">.</w:t>
        </w:r>
      </w:ins>
      <w:ins w:id="3873" w:author="PR Preview" w:date="2026-01-01T00:00:00Z">
        <w:r>
          <w:t xml:space="preserve"> </w:t>
        </w:r>
      </w:ins>
      <w:ins w:id="3874" w:author="PR Preview" w:date="2026-01-01T00:00:00Z">
        <w:r>
          <w:t xml:space="preserve">By</w:t>
        </w:r>
      </w:ins>
      <w:ins w:id="3875" w:author="PR Preview" w:date="2026-01-01T00:00:00Z">
        <w:r>
          <w:t xml:space="preserve"> </w:t>
        </w:r>
      </w:ins>
      <w:hyperlink w:anchor="thm-affine-function-props">
        <w:ins w:id="3876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3877" w:author="PR Preview" w:date="2026-01-01T00:00:00Z">
        <w:r>
          <w:t xml:space="preserve">,</w:t>
        </w:r>
      </w:ins>
      <w:ins w:id="38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3879" w:author="PR Preview" w:date="2026-01-01T00:00:00Z">
        <w:r>
          <w:t xml:space="preserve">,</w:t>
        </w:r>
      </w:ins>
      <w:ins w:id="3880" w:author="PR Preview" w:date="2026-01-01T00:00:00Z">
        <w:r>
          <w:t xml:space="preserve"> </w:t>
        </w:r>
      </w:ins>
      <w:ins w:id="3881" w:author="PR Preview" w:date="2026-01-01T00:00:00Z">
        <w:r>
          <w:t xml:space="preserve">and each unit step in</w:t>
        </w:r>
      </w:ins>
      <w:ins w:id="3882" w:author="PR Preview" w:date="2026-01-01T00:00:00Z">
        <w:r>
          <w:t xml:space="preserve"> </w:t>
        </w:r>
      </w:ins>
      <m:oMath>
        <m:r>
          <m:t>x</m:t>
        </m:r>
      </m:oMath>
      <w:ins w:id="3883" w:author="PR Preview" w:date="2026-01-01T00:00:00Z">
        <w:r>
          <w:t xml:space="preserve"> </w:t>
        </w:r>
      </w:ins>
      <w:ins w:id="3884" w:author="PR Preview" w:date="2026-01-01T00:00:00Z">
        <w:r>
          <w:t xml:space="preserve">raises</w:t>
        </w:r>
      </w:ins>
      <w:ins w:id="3885" w:author="PR Preview" w:date="2026-01-01T00:00:00Z">
        <w:r>
          <w:t xml:space="preserve"> </w:t>
        </w:r>
      </w:ins>
      <m:oMath>
        <m:r>
          <m:t>f</m:t>
        </m:r>
      </m:oMath>
      <w:ins w:id="3886" w:author="PR Preview" w:date="2026-01-01T00:00:00Z">
        <w:r>
          <w:t xml:space="preserve"> </w:t>
        </w:r>
      </w:ins>
      <w:ins w:id="3887" w:author="PR Preview" w:date="2026-01-01T00:00:00Z">
        <w:r>
          <w:t xml:space="preserve">by</w:t>
        </w:r>
      </w:ins>
      <w:ins w:id="3888" w:author="PR Preview" w:date="2026-01-01T00:00:00Z">
        <w:r>
          <w:t xml:space="preserve"> </w:t>
        </w:r>
      </w:ins>
      <m:oMath>
        <m:r>
          <m:t>2</m:t>
        </m:r>
      </m:oMath>
      <w:ins w:id="3889" w:author="PR Preview" w:date="2026-01-01T00:00:00Z">
        <w:r>
          <w:t xml:space="preserve">:</w:t>
        </w:r>
      </w:ins>
      <w:ins w:id="3890" w:author="PR Preview" w:date="2026-01-01T00:00:00Z">
        <w:r>
          <w:t xml:space="preserve"> </w:t>
        </w:r>
      </w:ins>
      <w:ins w:id="3891" w:author="PR Preview" w:date="2026-01-01T00:00:00Z">
        <w:r>
          <w:t xml:space="preserve">for example,</w:t>
        </w:r>
      </w:ins>
      <w:ins w:id="38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3893" w:author="PR Preview" w:date="2026-01-01T00:00:00Z">
        <w:r>
          <w:t xml:space="preserve"> </w:t>
        </w:r>
      </w:ins>
      <w:ins w:id="3894" w:author="PR Preview" w:date="2026-01-01T00:00:00Z">
        <w:r>
          <w:t xml:space="preserve">and</w:t>
        </w:r>
      </w:ins>
      <w:ins w:id="38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3896" w:author="PR Preview" w:date="2026-01-01T00:00:00Z">
        <w:r>
          <w:t xml:space="preserve">.</w:t>
        </w:r>
      </w:ins>
      <w:ins w:id="3897" w:author="PR Preview" w:date="2026-01-01T00:00:00Z">
        <w:r>
          <w:t xml:space="preserve"> </w:t>
        </w:r>
      </w:ins>
      <w:ins w:id="3898" w:author="PR Preview" w:date="2026-01-01T00:00:00Z">
        <w:r>
          <w:t xml:space="preserve">Its intercept is not</w:t>
        </w:r>
      </w:ins>
      <w:ins w:id="3899" w:author="PR Preview" w:date="2026-01-01T00:00:00Z">
        <w:r>
          <w:t xml:space="preserve"> </w:t>
        </w:r>
      </w:ins>
      <m:oMath>
        <m:r>
          <m:t>0</m:t>
        </m:r>
      </m:oMath>
      <w:ins w:id="3900" w:author="PR Preview" w:date="2026-01-01T00:00:00Z">
        <w:r>
          <w:t xml:space="preserve">, so it is not linear.</w:t>
        </w:r>
      </w:ins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del w:id="3901" w:author="PR Preview" w:date="2026-01-01T00:00:00Z">
        <w:r>
          <w:rPr>
            <w:b/>
            <w:bCs/>
          </w:rPr>
          <w:delText xml:space="preserve">Definition 69 (Limit of a sequence)</w:delText>
        </w:r>
      </w:del>
      <w:del w:id="3902" w:author="PR Preview" w:date="2026-01-01T00:00:00Z">
        <w:r>
          <w:delText xml:space="preserve"> </w:delText>
        </w:r>
      </w:del>
      <w:del w:id="3903" w:author="PR Preview" w:date="2026-01-01T00:00:00Z">
        <w:r>
          <w:delText xml:space="preserve">A real number</w:delText>
        </w:r>
      </w:del>
      <w:del w:id="3904" w:author="PR Preview" w:date="2026-01-01T00:00:00Z">
        <w:r>
          <w:delText xml:space="preserve"> </w:delText>
        </w:r>
      </w:del>
      <m:oMath>
        <m:r>
          <m:t>L</m:t>
        </m:r>
      </m:oMath>
      <w:del w:id="3905" w:author="PR Preview" w:date="2026-01-01T00:00:00Z">
        <w:r>
          <w:delText xml:space="preserve"> </w:delText>
        </w:r>
      </w:del>
      <w:del w:id="3906" w:author="PR Preview" w:date="2026-01-01T00:00:00Z">
        <w:r>
          <w:delText xml:space="preserve">is the</w:delText>
        </w:r>
      </w:del>
      <w:del w:id="3907" w:author="PR Preview" w:date="2026-01-01T00:00:00Z">
        <w:r>
          <w:delText xml:space="preserve"> </w:delText>
        </w:r>
      </w:del>
      <w:del w:id="3908" w:author="PR Preview" w:date="2026-01-01T00:00:00Z">
        <w:r>
          <w:rPr>
            <w:b/>
            <w:bCs/>
          </w:rPr>
          <w:delText xml:space="preserve">limit</w:delText>
        </w:r>
      </w:del>
      <w:del w:id="3909" w:author="PR Preview" w:date="2026-01-01T00:00:00Z">
        <w:r>
          <w:delText xml:space="preserve"> </w:delText>
        </w:r>
      </w:del>
      <w:del w:id="3910" w:author="PR Preview" w:date="2026-01-01T00:00:00Z">
        <w:r>
          <w:delText xml:space="preserve">of a</w:delText>
        </w:r>
      </w:del>
      <w:del w:id="3911" w:author="PR Preview" w:date="2026-01-01T00:00:00Z">
        <w:r>
          <w:delText xml:space="preserve"> </w:delText>
        </w:r>
      </w:del>
      <w:hyperlink r:id="rId231">
        <w:del w:id="3912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39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914" w:author="PR Preview" w:date="2026-01-01T00:00:00Z">
        <w:r>
          <w:delText xml:space="preserve"> </w:delText>
        </w:r>
      </w:del>
      <w:del w:id="3915" w:author="PR Preview" w:date="2026-01-01T00:00:00Z">
        <w:r>
          <w:delText xml:space="preserve">of real numbers</w:delText>
        </w:r>
      </w:del>
      <w:del w:id="3916" w:author="PR Preview" w:date="2026-01-01T00:00:00Z">
        <w:r>
          <w:delText xml:space="preserve"> </w:delText>
        </w:r>
      </w:del>
      <w:del w:id="3917" w:author="PR Preview" w:date="2026-01-01T00:00:00Z">
        <w:r>
          <w:delText xml:space="preserve">[29]</w:delText>
        </w:r>
      </w:del>
      <w:del w:id="3918" w:author="PR Preview" w:date="2026-01-01T00:00:00Z">
        <w:r>
          <w:delText xml:space="preserve">,</w:delText>
        </w:r>
      </w:del>
      <w:del w:id="3919" w:author="PR Preview" w:date="2026-01-01T00:00:00Z">
        <w:r>
          <w:delText xml:space="preserve"> </w:delText>
        </w:r>
      </w:del>
      <w:del w:id="3920" w:author="PR Preview" w:date="2026-01-01T00:00:00Z">
        <w:r>
          <w:delText xml:space="preserve">written</w:delText>
        </w:r>
      </w:del>
      <w:del w:id="392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3922" w:author="PR Preview" w:date="2026-01-01T00:00:00Z">
        <w:r>
          <w:delText xml:space="preserve"> </w:delText>
        </w:r>
      </w:del>
      <w:del w:id="3923" w:author="PR Preview" w:date="2026-01-01T00:00:00Z">
        <w:r>
          <w:delText xml:space="preserve">or</w:delText>
        </w:r>
      </w:del>
      <w:del w:id="39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3925" w:author="PR Preview" w:date="2026-01-01T00:00:00Z">
        <w:r>
          <w:delText xml:space="preserve">,</w:delText>
        </w:r>
      </w:del>
      <w:del w:id="3926" w:author="PR Preview" w:date="2026-01-01T00:00:00Z">
        <w:r>
          <w:delText xml:space="preserve"> </w:delText>
        </w:r>
      </w:del>
      <w:del w:id="3927" w:author="PR Preview" w:date="2026-01-01T00:00:00Z">
        <w:r>
          <w:delText xml:space="preserve">if for every</w:delText>
        </w:r>
      </w:del>
      <w:del w:id="392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929" w:author="PR Preview" w:date="2026-01-01T00:00:00Z">
        <w:r>
          <w:delText xml:space="preserve"> </w:delText>
        </w:r>
      </w:del>
      <w:del w:id="3930" w:author="PR Preview" w:date="2026-01-01T00:00:00Z">
        <w:r>
          <w:delText xml:space="preserve">there is a natural number</w:delText>
        </w:r>
      </w:del>
      <w:del w:id="3931" w:author="PR Preview" w:date="2026-01-01T00:00:00Z">
        <w:r>
          <w:delText xml:space="preserve"> </w:delText>
        </w:r>
      </w:del>
      <m:oMath>
        <m:r>
          <m:t>N</m:t>
        </m:r>
      </m:oMath>
      <w:del w:id="3932" w:author="PR Preview" w:date="2026-01-01T00:00:00Z">
        <w:r>
          <w:delText xml:space="preserve"> </w:delText>
        </w:r>
      </w:del>
      <w:del w:id="3933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934" w:author="PR Preview" w:date="2026-01-01T00:00:00Z">
        <w:r>
          <w:rPr>
            <w:b/>
            <w:bCs/>
          </w:rPr>
          <w:delText xml:space="preserve">Example 44 (The limit of a sequence)</w:delText>
        </w:r>
      </w:del>
      <w:del w:id="393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3936" w:author="PR Preview" w:date="2026-01-01T00:00:00Z">
        <w:r>
          <w:delText xml:space="preserve"> </w:delText>
        </w:r>
      </w:del>
      <w:del w:id="3937" w:author="PR Preview" w:date="2026-01-01T00:00:00Z">
        <w:r>
          <w:delText xml:space="preserve">has limit</w:delText>
        </w:r>
      </w:del>
      <w:del w:id="3938" w:author="PR Preview" w:date="2026-01-01T00:00:00Z">
        <w:r>
          <w:delText xml:space="preserve"> </w:delText>
        </w:r>
      </w:del>
      <m:oMath>
        <m:r>
          <m:t>0</m:t>
        </m:r>
      </m:oMath>
      <w:del w:id="3939" w:author="PR Preview" w:date="2026-01-01T00:00:00Z">
        <w:r>
          <w:delText xml:space="preserve">.</w:delText>
        </w:r>
      </w:del>
      <w:del w:id="3940" w:author="PR Preview" w:date="2026-01-01T00:00:00Z">
        <w:r>
          <w:delText xml:space="preserve"> </w:delText>
        </w:r>
      </w:del>
      <w:del w:id="3941" w:author="PR Preview" w:date="2026-01-01T00:00:00Z">
        <w:r>
          <w:delText xml:space="preserve">Given</w:delText>
        </w:r>
      </w:del>
      <w:del w:id="3942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943" w:author="PR Preview" w:date="2026-01-01T00:00:00Z">
        <w:r>
          <w:delText xml:space="preserve">, take</w:delText>
        </w:r>
      </w:del>
      <w:del w:id="3944" w:author="PR Preview" w:date="2026-01-01T00:00:00Z">
        <w:r>
          <w:delText xml:space="preserve"> </w:delText>
        </w:r>
      </w:del>
      <m:oMath>
        <m:r>
          <m:t>N</m:t>
        </m:r>
      </m:oMath>
      <w:del w:id="3945" w:author="PR Preview" w:date="2026-01-01T00:00:00Z">
        <w:r>
          <w:delText xml:space="preserve"> </w:delText>
        </w:r>
      </w:del>
      <w:del w:id="3946" w:author="PR Preview" w:date="2026-01-01T00:00:00Z">
        <w:r>
          <w:delText xml:space="preserve">to be any natural number larger than</w:delText>
        </w:r>
      </w:del>
      <w:del w:id="39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del w:id="3948" w:author="PR Preview" w:date="2026-01-01T00:00:00Z">
        <w:r>
          <w:delText xml:space="preserve">.</w:delText>
        </w:r>
      </w:del>
      <w:del w:id="3949" w:author="PR Preview" w:date="2026-01-01T00:00:00Z">
        <w:r>
          <w:delText xml:space="preserve"> </w:delText>
        </w:r>
      </w:del>
      <w:del w:id="3950" w:author="PR Preview" w:date="2026-01-01T00:00:00Z">
        <w:r>
          <w:delText xml:space="preserve">For every</w:delText>
        </w:r>
      </w:del>
      <w:del w:id="395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3952" w:author="PR Preview" w:date="2026-01-01T00:00:00Z">
        <w:r>
          <w:delText xml:space="preserve">,</w:delText>
        </w:r>
      </w:del>
      <w:del w:id="39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del w:id="3954" w:author="PR Preview" w:date="2026-01-01T00:00:00Z">
        <w:r>
          <w:delText xml:space="preserve">.</w:delText>
        </w:r>
      </w:del>
      <w:del w:id="3955" w:author="PR Preview" w:date="2026-01-01T00:00:00Z">
        <w:r>
          <w:delText xml:space="preserve"> </w:delText>
        </w:r>
      </w:del>
      <w:del w:id="3956" w:author="PR Preview" w:date="2026-01-01T00:00:00Z">
        <w:r>
          <w:delText xml:space="preserve">For example, with</w:delText>
        </w:r>
      </w:del>
      <w:del w:id="3957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0.01</m:t>
        </m:r>
      </m:oMath>
      <w:del w:id="3958" w:author="PR Preview" w:date="2026-01-01T00:00:00Z">
        <w:r>
          <w:delText xml:space="preserve">, take</w:delText>
        </w:r>
      </w:del>
      <w:del w:id="395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101</m:t>
        </m:r>
      </m:oMath>
      <w:del w:id="3960" w:author="PR Preview" w:date="2026-01-01T00:00:00Z">
        <w:r>
          <w:delText xml:space="preserve">:</w:delText>
        </w:r>
      </w:del>
      <w:del w:id="3961" w:author="PR Preview" w:date="2026-01-01T00:00:00Z">
        <w:r>
          <w:delText xml:space="preserve"> </w:delText>
        </w:r>
      </w:del>
      <w:del w:id="3962" w:author="PR Preview" w:date="2026-01-01T00:00:00Z">
        <w:r>
          <w:delText xml:space="preserve">every</w:delText>
        </w:r>
      </w:del>
      <w:del w:id="396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101</m:t>
        </m:r>
      </m:oMath>
      <w:del w:id="3964" w:author="PR Preview" w:date="2026-01-01T00:00:00Z">
        <w:r>
          <w:delText xml:space="preserve"> </w:delText>
        </w:r>
      </w:del>
      <w:del w:id="3965" w:author="PR Preview" w:date="2026-01-01T00:00:00Z">
        <w:r>
          <w:delText xml:space="preserve">has</w:delText>
        </w:r>
      </w:del>
      <w:del w:id="396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del w:id="3967" w:author="PR Preview" w:date="2026-01-01T00:00:00Z">
        <w:r>
          <w:delText xml:space="preserve">.</w:delText>
        </w:r>
      </w:del>
    </w:p>
    <w:p>
      <w:pPr>
        <w:pStyle w:val="BodyText"/>
      </w:pPr>
      <w:del w:id="3968" w:author="PR Preview" w:date="2026-01-01T00:00:00Z">
        <w:r>
          <w:rPr>
            <w:b/>
            <w:bCs/>
          </w:rPr>
          <w:delText xml:space="preserve">Definition 70 (Convergent sequence (converges))</w:delText>
        </w:r>
      </w:del>
      <w:del w:id="3969" w:author="PR Preview" w:date="2026-01-01T00:00:00Z">
        <w:r>
          <w:delText xml:space="preserve"> </w:delText>
        </w:r>
      </w:del>
      <w:del w:id="3970" w:author="PR Preview" w:date="2026-01-01T00:00:00Z">
        <w:r>
          <w:delText xml:space="preserve">A sequence</w:delText>
        </w:r>
      </w:del>
      <w:del w:id="39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972" w:author="PR Preview" w:date="2026-01-01T00:00:00Z">
        <w:r>
          <w:delText xml:space="preserve"> </w:delText>
        </w:r>
      </w:del>
      <w:del w:id="3973" w:author="PR Preview" w:date="2026-01-01T00:00:00Z">
        <w:r>
          <w:delText xml:space="preserve">of real numbers</w:delText>
        </w:r>
      </w:del>
      <w:del w:id="3974" w:author="PR Preview" w:date="2026-01-01T00:00:00Z">
        <w:r>
          <w:delText xml:space="preserve"> </w:delText>
        </w:r>
      </w:del>
      <w:del w:id="3975" w:author="PR Preview" w:date="2026-01-01T00:00:00Z">
        <w:r>
          <w:rPr>
            <w:b/>
            <w:bCs/>
          </w:rPr>
          <w:delText xml:space="preserve">converges</w:delText>
        </w:r>
      </w:del>
      <w:del w:id="3976" w:author="PR Preview" w:date="2026-01-01T00:00:00Z">
        <w:r>
          <w:delText xml:space="preserve"> </w:delText>
        </w:r>
      </w:del>
      <w:del w:id="3977" w:author="PR Preview" w:date="2026-01-01T00:00:00Z">
        <w:r>
          <w:delText xml:space="preserve">to a real number</w:delText>
        </w:r>
      </w:del>
      <w:del w:id="3978" w:author="PR Preview" w:date="2026-01-01T00:00:00Z">
        <w:r>
          <w:delText xml:space="preserve"> </w:delText>
        </w:r>
      </w:del>
      <m:oMath>
        <m:r>
          <m:t>L</m:t>
        </m:r>
      </m:oMath>
      <w:del w:id="3979" w:author="PR Preview" w:date="2026-01-01T00:00:00Z">
        <w:r>
          <w:delText xml:space="preserve"> </w:delText>
        </w:r>
      </w:del>
      <w:del w:id="3980" w:author="PR Preview" w:date="2026-01-01T00:00:00Z">
        <w:r>
          <w:delText xml:space="preserve">if</w:delText>
        </w:r>
      </w:del>
      <w:del w:id="3981" w:author="PR Preview" w:date="2026-01-01T00:00:00Z">
        <w:r>
          <w:delText xml:space="preserve"> </w:delText>
        </w:r>
      </w:del>
      <m:oMath>
        <m:r>
          <m:t>L</m:t>
        </m:r>
      </m:oMath>
      <w:del w:id="3982" w:author="PR Preview" w:date="2026-01-01T00:00:00Z">
        <w:r>
          <w:delText xml:space="preserve"> </w:delText>
        </w:r>
      </w:del>
      <w:del w:id="3983" w:author="PR Preview" w:date="2026-01-01T00:00:00Z">
        <w:r>
          <w:delText xml:space="preserve">is its limit (</w:delText>
        </w:r>
      </w:del>
      <w:hyperlink w:anchor="def-sequence-limit">
        <w:del w:id="3984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3985" w:author="PR Preview" w:date="2026-01-01T00:00:00Z">
        <w:r>
          <w:delText xml:space="preserve">).</w:delText>
        </w:r>
      </w:del>
      <w:del w:id="3986" w:author="PR Preview" w:date="2026-01-01T00:00:00Z">
        <w:r>
          <w:delText xml:space="preserve"> </w:delText>
        </w:r>
      </w:del>
      <w:del w:id="3987" w:author="PR Preview" w:date="2026-01-01T00:00:00Z">
        <w:r>
          <w:delText xml:space="preserve">A sequence that converges to some real number is</w:delText>
        </w:r>
      </w:del>
      <w:del w:id="3988" w:author="PR Preview" w:date="2026-01-01T00:00:00Z">
        <w:r>
          <w:delText xml:space="preserve"> </w:delText>
        </w:r>
      </w:del>
      <w:del w:id="3989" w:author="PR Preview" w:date="2026-01-01T00:00:00Z">
        <w:r>
          <w:rPr>
            <w:b/>
            <w:bCs/>
          </w:rPr>
          <w:delText xml:space="preserve">convergent</w:delText>
        </w:r>
      </w:del>
      <w:del w:id="3990" w:author="PR Preview" w:date="2026-01-01T00:00:00Z">
        <w:r>
          <w:delText xml:space="preserve">.</w:delText>
        </w:r>
      </w:del>
    </w:p>
    <w:p>
      <w:pPr>
        <w:pStyle w:val="BodyText"/>
      </w:pPr>
      <w:del w:id="3991" w:author="PR Preview" w:date="2026-01-01T00:00:00Z">
        <w:r>
          <w:rPr>
            <w:b/>
            <w:bCs/>
          </w:rPr>
          <w:delText xml:space="preserve">Example 45 (A convergent sequence)</w:delText>
        </w:r>
      </w:del>
      <w:del w:id="399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3993" w:author="PR Preview" w:date="2026-01-01T00:00:00Z">
        <w:r>
          <w:delText xml:space="preserve"> </w:delText>
        </w:r>
      </w:del>
      <w:del w:id="3994" w:author="PR Preview" w:date="2026-01-01T00:00:00Z">
        <w:r>
          <w:delText xml:space="preserve">converges to</w:delText>
        </w:r>
      </w:del>
      <w:del w:id="3995" w:author="PR Preview" w:date="2026-01-01T00:00:00Z">
        <w:r>
          <w:delText xml:space="preserve"> </w:delText>
        </w:r>
      </w:del>
      <m:oMath>
        <m:r>
          <m:t>0</m:t>
        </m:r>
      </m:oMath>
      <w:del w:id="3996" w:author="PR Preview" w:date="2026-01-01T00:00:00Z">
        <w:r>
          <w:delText xml:space="preserve">, because</w:delText>
        </w:r>
      </w:del>
      <w:del w:id="3997" w:author="PR Preview" w:date="2026-01-01T00:00:00Z">
        <w:r>
          <w:delText xml:space="preserve"> </w:delText>
        </w:r>
      </w:del>
      <m:oMath>
        <m:r>
          <m:t>0</m:t>
        </m:r>
      </m:oMath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delText xml:space="preserve">is its limit (</w:delText>
        </w:r>
      </w:del>
      <w:hyperlink w:anchor="exm-sequence-limit">
        <w:del w:id="4000" w:author="PR Preview" w:date="2026-01-01T00:00:00Z">
          <w:r>
            <w:rPr>
              <w:rStyle w:val="Hyperlink"/>
            </w:rPr>
            <w:delText xml:space="preserve">Example 44</w:delText>
          </w:r>
        </w:del>
      </w:hyperlink>
      <w:del w:id="4001" w:author="PR Preview" w:date="2026-01-01T00:00:00Z">
        <w:r>
          <w:delText xml:space="preserve">),</w:delText>
        </w:r>
      </w:del>
      <w:del w:id="4002" w:author="PR Preview" w:date="2026-01-01T00:00:00Z">
        <w:r>
          <w:delText xml:space="preserve"> </w:delText>
        </w:r>
      </w:del>
      <w:del w:id="4003" w:author="PR Preview" w:date="2026-01-01T00:00:00Z">
        <w:r>
          <w:delText xml:space="preserve">so</w:delText>
        </w:r>
      </w:del>
      <w:del w:id="400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4005" w:author="PR Preview" w:date="2026-01-01T00:00:00Z">
        <w:r>
          <w:delText xml:space="preserve"> </w:delText>
        </w:r>
      </w:del>
      <w:del w:id="4006" w:author="PR Preview" w:date="2026-01-01T00:00:00Z">
        <w:r>
          <w:delText xml:space="preserve">is convergent.</w:delText>
        </w:r>
      </w:del>
    </w:p>
    <w:p>
      <w:pPr>
        <w:pStyle w:val="BodyText"/>
      </w:pPr>
      <w:del w:id="4007" w:author="PR Preview" w:date="2026-01-01T00:00:00Z">
        <w:r>
          <w:rPr>
            <w:b/>
            <w:bCs/>
          </w:rPr>
          <w:delText xml:space="preserve">Definition 71 (Divergent sequence (diverges))</w:delText>
        </w:r>
      </w:del>
      <w:del w:id="4008" w:author="PR Preview" w:date="2026-01-01T00:00:00Z">
        <w:r>
          <w:delText xml:space="preserve"> </w:delText>
        </w:r>
      </w:del>
      <w:del w:id="4009" w:author="PR Preview" w:date="2026-01-01T00:00:00Z">
        <w:r>
          <w:delText xml:space="preserve">A sequence that does not converge (</w:delText>
        </w:r>
      </w:del>
      <w:hyperlink w:anchor="def-convergent-sequence">
        <w:del w:id="4010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4011" w:author="PR Preview" w:date="2026-01-01T00:00:00Z">
        <w:r>
          <w:delText xml:space="preserve">) to any real number</w:delText>
        </w:r>
      </w:del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rPr>
            <w:b/>
            <w:bCs/>
          </w:rPr>
          <w:delText xml:space="preserve">diverges</w:delText>
        </w:r>
      </w:del>
      <w:del w:id="4014" w:author="PR Preview" w:date="2026-01-01T00:00:00Z">
        <w:r>
          <w:delText xml:space="preserve">,</w:delText>
        </w:r>
      </w:del>
      <w:del w:id="4015" w:author="PR Preview" w:date="2026-01-01T00:00:00Z">
        <w:r>
          <w:delText xml:space="preserve"> </w:delText>
        </w:r>
      </w:del>
      <w:del w:id="4016" w:author="PR Preview" w:date="2026-01-01T00:00:00Z">
        <w:r>
          <w:delText xml:space="preserve">and a sequence that diverges is</w:delText>
        </w:r>
      </w:del>
      <w:del w:id="4017" w:author="PR Preview" w:date="2026-01-01T00:00:00Z">
        <w:r>
          <w:delText xml:space="preserve"> </w:delText>
        </w:r>
      </w:del>
      <w:del w:id="4018" w:author="PR Preview" w:date="2026-01-01T00:00:00Z">
        <w:r>
          <w:rPr>
            <w:b/>
            <w:bCs/>
          </w:rPr>
          <w:delText xml:space="preserve">divergent</w:delText>
        </w:r>
      </w:del>
      <w:del w:id="4019" w:author="PR Preview" w:date="2026-01-01T00:00:00Z">
        <w:r>
          <w:delText xml:space="preserve">.</w:delText>
        </w:r>
      </w:del>
    </w:p>
    <w:p>
      <w:pPr>
        <w:pStyle w:val="BodyText"/>
      </w:pPr>
      <w:del w:id="4020" w:author="PR Preview" w:date="2026-01-01T00:00:00Z">
        <w:r>
          <w:rPr>
            <w:b/>
            <w:bCs/>
          </w:rPr>
          <w:delText xml:space="preserve">Example 46 (A divergent sequence)</w:delText>
        </w:r>
      </w:del>
      <w:del w:id="402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4022" w:author="PR Preview" w:date="2026-01-01T00:00:00Z">
        <w:r>
          <w:delText xml:space="preserve"> </w:delText>
        </w:r>
      </w:del>
      <w:del w:id="4023" w:author="PR Preview" w:date="2026-01-01T00:00:00Z">
        <w:r>
          <w:delText xml:space="preserve">diverges.</w:delText>
        </w:r>
      </w:del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For any real number</w:delText>
        </w:r>
      </w:del>
      <w:del w:id="4026" w:author="PR Preview" w:date="2026-01-01T00:00:00Z">
        <w:r>
          <w:delText xml:space="preserve"> </w:delText>
        </w:r>
      </w:del>
      <m:oMath>
        <m:r>
          <m:t>L</m:t>
        </m:r>
      </m:oMath>
      <w:del w:id="4027" w:author="PR Preview" w:date="2026-01-01T00:00:00Z">
        <w:r>
          <w:delText xml:space="preserve"> </w:delText>
        </w:r>
      </w:del>
      <w:del w:id="4028" w:author="PR Preview" w:date="2026-01-01T00:00:00Z">
        <w:r>
          <w:delText xml:space="preserve">and</w:delText>
        </w:r>
      </w:del>
      <w:del w:id="402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1</m:t>
        </m:r>
      </m:oMath>
      <w:del w:id="4030" w:author="PR Preview" w:date="2026-01-01T00:00:00Z">
        <w:r>
          <w:delText xml:space="preserve">,</w:delText>
        </w:r>
      </w:del>
      <w:del w:id="4031" w:author="PR Preview" w:date="2026-01-01T00:00:00Z">
        <w:r>
          <w:delText xml:space="preserve"> </w:delText>
        </w:r>
      </w:del>
      <w:del w:id="4032" w:author="PR Preview" w:date="2026-01-01T00:00:00Z">
        <w:r>
          <w:delText xml:space="preserve">every</w:delText>
        </w:r>
      </w:del>
      <w:del w:id="403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del w:id="4034" w:author="PR Preview" w:date="2026-01-01T00:00:00Z">
        <w:r>
          <w:delText xml:space="preserve"> </w:delText>
        </w:r>
      </w:del>
      <w:del w:id="4035" w:author="PR Preview" w:date="2026-01-01T00:00:00Z">
        <w:r>
          <w:delText xml:space="preserve">has</w:delText>
        </w:r>
      </w:del>
      <w:del w:id="40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del w:id="4037" w:author="PR Preview" w:date="2026-01-01T00:00:00Z">
        <w:r>
          <w:delText xml:space="preserve">,</w:delText>
        </w:r>
      </w:del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so no</w:delText>
        </w:r>
      </w:del>
      <w:del w:id="4040" w:author="PR Preview" w:date="2026-01-01T00:00:00Z">
        <w:r>
          <w:delText xml:space="preserve"> </w:delText>
        </w:r>
      </w:del>
      <m:oMath>
        <m:r>
          <m:t>N</m:t>
        </m:r>
      </m:oMath>
      <w:del w:id="4041" w:author="PR Preview" w:date="2026-01-01T00:00:00Z">
        <w:r>
          <w:delText xml:space="preserve"> </w:delText>
        </w:r>
      </w:del>
      <w:del w:id="4042" w:author="PR Preview" w:date="2026-01-01T00:00:00Z">
        <w:r>
          <w:delText xml:space="preserve">works.</w:delText>
        </w:r>
      </w:del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For example, with</w:delText>
        </w:r>
      </w:del>
      <w:del w:id="4045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5</m:t>
        </m:r>
      </m:oMath>
      <w:del w:id="4046" w:author="PR Preview" w:date="2026-01-01T00:00:00Z">
        <w:r>
          <w:delText xml:space="preserve">, every</w:delText>
        </w:r>
      </w:del>
      <w:del w:id="404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7</m:t>
        </m:r>
      </m:oMath>
      <w:del w:id="4048" w:author="PR Preview" w:date="2026-01-01T00:00:00Z">
        <w:r>
          <w:delText xml:space="preserve"> </w:delText>
        </w:r>
      </w:del>
      <w:del w:id="4049" w:author="PR Preview" w:date="2026-01-01T00:00:00Z">
        <w:r>
          <w:delText xml:space="preserve">has</w:delText>
        </w:r>
      </w:del>
      <w:del w:id="405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del w:id="4051" w:author="PR Preview" w:date="2026-01-01T00:00:00Z">
        <w:r>
          <w:delText xml:space="preserve">.</w:delText>
        </w:r>
      </w:del>
      <w:del w:id="4052" w:author="PR Preview" w:date="2026-01-01T00:00:00Z">
        <w:r>
          <w:delText xml:space="preserve"> </w:delText>
        </w:r>
      </w:del>
      <w:del w:id="4053" w:author="PR Preview" w:date="2026-01-01T00:00:00Z">
        <w:r>
          <w:delText xml:space="preserve">It diverges to</w:delText>
        </w:r>
      </w:del>
      <w:del w:id="4054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4055" w:author="PR Preview" w:date="2026-01-01T00:00:00Z">
        <w:r>
          <w:delText xml:space="preserve">:</w:delText>
        </w:r>
      </w:del>
      <w:del w:id="4056" w:author="PR Preview" w:date="2026-01-01T00:00:00Z">
        <w:r>
          <w:delText xml:space="preserve"> </w:delText>
        </w:r>
      </w:del>
      <w:del w:id="4057" w:author="PR Preview" w:date="2026-01-01T00:00:00Z">
        <w:r>
          <w:delText xml:space="preserve">for every real number</w:delText>
        </w:r>
      </w:del>
      <w:del w:id="4058" w:author="PR Preview" w:date="2026-01-01T00:00:00Z">
        <w:r>
          <w:delText xml:space="preserve"> </w:delText>
        </w:r>
      </w:del>
      <m:oMath>
        <m:r>
          <m:t>M</m:t>
        </m:r>
      </m:oMath>
      <w:del w:id="4059" w:author="PR Preview" w:date="2026-01-01T00:00:00Z">
        <w:r>
          <w:delText xml:space="preserve">, every</w:delText>
        </w:r>
      </w:del>
      <w:del w:id="406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has</w:delText>
        </w:r>
      </w:del>
      <w:del w:id="406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del w:id="4064" w:author="PR Preview" w:date="2026-01-01T00:00:00Z">
        <w:r>
          <w:delText xml:space="preserve"> </w:delText>
        </w:r>
      </w:del>
      <w:del w:id="4065" w:author="PR Preview" w:date="2026-01-01T00:00:00Z">
        <w:r>
          <w:delText xml:space="preserve">when</w:delText>
        </w:r>
      </w:del>
      <w:del w:id="4066" w:author="PR Preview" w:date="2026-01-01T00:00:00Z">
        <w:r>
          <w:delText xml:space="preserve"> </w:delText>
        </w:r>
      </w:del>
      <m:oMath>
        <m:r>
          <m:t>N</m:t>
        </m:r>
      </m:oMath>
      <w:del w:id="4067" w:author="PR Preview" w:date="2026-01-01T00:00:00Z">
        <w:r>
          <w:delText xml:space="preserve"> </w:delText>
        </w:r>
      </w:del>
      <w:del w:id="4068" w:author="PR Preview" w:date="2026-01-01T00:00:00Z">
        <w:r>
          <w:delText xml:space="preserve">is a natural number larger than</w:delText>
        </w:r>
      </w:del>
      <w:del w:id="4069" w:author="PR Preview" w:date="2026-01-01T00:00:00Z">
        <w:r>
          <w:delText xml:space="preserve"> </w:delText>
        </w:r>
      </w:del>
      <m:oMath>
        <m:r>
          <m:t>M</m:t>
        </m:r>
      </m:oMath>
      <w:del w:id="4070" w:author="PR Preview" w:date="2026-01-01T00:00:00Z">
        <w:r>
          <w:delText xml:space="preserve">.</w:delText>
        </w:r>
      </w:del>
    </w:p>
    <w:p>
      <w:pPr>
        <w:pStyle w:val="BodyText"/>
      </w:pPr>
      <w:del w:id="4071" w:author="PR Preview" w:date="2026-01-01T00:00:00Z">
        <w:r>
          <w:rPr>
            <w:b/>
            <w:bCs/>
          </w:rPr>
          <w:delText xml:space="preserve">Definition 72 (Divergence of a sequence to infinity)</w:delText>
        </w:r>
      </w:del>
      <w:del w:id="4072" w:author="PR Preview" w:date="2026-01-01T00:00:00Z">
        <w:r>
          <w:delText xml:space="preserve"> </w:delText>
        </w:r>
      </w:del>
      <w:del w:id="4073" w:author="PR Preview" w:date="2026-01-01T00:00:00Z">
        <w:r>
          <w:delText xml:space="preserve">A</w:delText>
        </w:r>
      </w:del>
      <w:del w:id="4074" w:author="PR Preview" w:date="2026-01-01T00:00:00Z">
        <w:r>
          <w:delText xml:space="preserve"> </w:delText>
        </w:r>
      </w:del>
      <w:hyperlink r:id="rId231">
        <w:del w:id="4075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0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077" w:author="PR Preview" w:date="2026-01-01T00:00:00Z">
        <w:r>
          <w:delText xml:space="preserve"> </w:delText>
        </w:r>
      </w:del>
      <w:del w:id="4078" w:author="PR Preview" w:date="2026-01-01T00:00:00Z">
        <w:r>
          <w:delText xml:space="preserve">of real numbers</w:delText>
        </w:r>
      </w:del>
      <w:del w:id="4079" w:author="PR Preview" w:date="2026-01-01T00:00:00Z">
        <w:r>
          <w:delText xml:space="preserve"> </w:delText>
        </w:r>
      </w:del>
      <w:del w:id="4080" w:author="PR Preview" w:date="2026-01-01T00:00:00Z">
        <w:r>
          <w:rPr>
            <w:b/>
            <w:bCs/>
          </w:rPr>
          <w:delText xml:space="preserve">diverges to</w:delText>
        </w:r>
      </w:del>
      <w:del w:id="408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4082" w:author="PR Preview" w:date="2026-01-01T00:00:00Z">
        <w:r>
          <w:delText xml:space="preserve">, written</w:delText>
        </w:r>
      </w:del>
      <w:del w:id="408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84" w:author="PR Preview" w:date="2026-01-01T00:00:00Z">
        <w:r>
          <w:delText xml:space="preserve">,</w:delText>
        </w:r>
      </w:del>
      <w:del w:id="4085" w:author="PR Preview" w:date="2026-01-01T00:00:00Z">
        <w:r>
          <w:delText xml:space="preserve"> </w:delText>
        </w:r>
      </w:del>
      <w:del w:id="4086" w:author="PR Preview" w:date="2026-01-01T00:00:00Z">
        <w:r>
          <w:delText xml:space="preserve">if for every real number</w:delText>
        </w:r>
      </w:del>
      <w:del w:id="4087" w:author="PR Preview" w:date="2026-01-01T00:00:00Z">
        <w:r>
          <w:delText xml:space="preserve"> </w:delText>
        </w:r>
      </w:del>
      <m:oMath>
        <m:r>
          <m:t>M</m:t>
        </m:r>
      </m:oMath>
      <w:del w:id="4088" w:author="PR Preview" w:date="2026-01-01T00:00:00Z">
        <w:r>
          <w:delText xml:space="preserve"> </w:delText>
        </w:r>
      </w:del>
      <w:del w:id="4089" w:author="PR Preview" w:date="2026-01-01T00:00:00Z">
        <w:r>
          <w:delText xml:space="preserve">there is a natural number</w:delText>
        </w:r>
      </w:del>
      <w:del w:id="4090" w:author="PR Preview" w:date="2026-01-01T00:00:00Z">
        <w:r>
          <w:delText xml:space="preserve"> </w:delText>
        </w:r>
      </w:del>
      <m:oMath>
        <m:r>
          <m:t>N</m:t>
        </m:r>
      </m:oMath>
      <w:del w:id="4091" w:author="PR Preview" w:date="2026-01-01T00:00:00Z">
        <w:r>
          <w:delText xml:space="preserve"> </w:delText>
        </w:r>
      </w:del>
      <w:del w:id="4092" w:author="PR Preview" w:date="2026-01-01T00:00:00Z">
        <w:r>
          <w:delText xml:space="preserve">such that</w:delText>
        </w:r>
      </w:del>
      <w:del w:id="40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del w:id="4094" w:author="PR Preview" w:date="2026-01-01T00:00:00Z">
        <w:r>
          <w:delText xml:space="preserve"> </w:delText>
        </w:r>
      </w:del>
      <w:del w:id="4095" w:author="PR Preview" w:date="2026-01-01T00:00:00Z">
        <w:r>
          <w:delText xml:space="preserve">for every</w:delText>
        </w:r>
      </w:del>
      <w:del w:id="409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4097" w:author="PR Preview" w:date="2026-01-01T00:00:00Z">
        <w:r>
          <w:delText xml:space="preserve">.</w:delText>
        </w:r>
      </w:del>
    </w:p>
    <w:p>
      <w:pPr>
        <w:pStyle w:val="Heading2"/>
      </w:pPr>
      <w:del w:id="4098" w:author="PR Preview" w:date="2026-01-01T00:00:00Z">
        <w:r>
          <w:delText xml:space="preserve">19 Exponentials and Logarithms</w:delText>
        </w:r>
      </w:del>
    </w:p>
    <w:p>
      <w:pPr>
        <w:pStyle w:val="FirstParagraph"/>
      </w:pPr>
      <w:del w:id="4099" w:author="PR Preview" w:date="2026-01-01T00:00:00Z">
        <w:r>
          <w:rPr>
            <w:b/>
            <w:bCs/>
          </w:rPr>
          <w:delText xml:space="preserve">Definition 73 (Exponential function)</w:delText>
        </w:r>
      </w:del>
      <w:del w:id="4100" w:author="PR Preview" w:date="2026-01-01T00:00:00Z">
        <w:r>
          <w:delText xml:space="preserve"> </w:delText>
        </w:r>
      </w:del>
      <w:del w:id="4101" w:author="PR Preview" w:date="2026-01-01T00:00:00Z">
        <w:r>
          <w:delText xml:space="preserve">The</w:delText>
        </w:r>
      </w:del>
      <w:del w:id="4102" w:author="PR Preview" w:date="2026-01-01T00:00:00Z">
        <w:r>
          <w:delText xml:space="preserve"> </w:delText>
        </w:r>
      </w:del>
      <w:del w:id="4103" w:author="PR Preview" w:date="2026-01-01T00:00:00Z">
        <w:r>
          <w:rPr>
            <w:b/>
            <w:bCs/>
          </w:rPr>
          <w:delText xml:space="preserve">exponential function</w:delText>
        </w:r>
      </w:del>
      <w:del w:id="4104" w:author="PR Preview" w:date="2026-01-01T00:00:00Z">
        <w:r>
          <w:delText xml:space="preserve"> </w:delText>
        </w:r>
      </w:del>
      <w:del w:id="4105" w:author="PR Preview" w:date="2026-01-01T00:00:00Z">
        <w:r>
          <w:delText xml:space="preserve">[30]</w:delText>
        </w:r>
      </w:del>
      <w:del w:id="410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107" w:author="PR Preview" w:date="2026-01-01T00:00:00Z">
        <w:r>
          <w:delText xml:space="preserve"> </w:delText>
        </w:r>
      </w:del>
      <w:del w:id="4108" w:author="PR Preview" w:date="2026-01-01T00:00:00Z">
        <w:r>
          <w:delText xml:space="preserve">is</w:delText>
        </w:r>
      </w:del>
    </w:p>
    <w:p>
      <w:pPr>
        <w:pStyle w:val="FirstParagraph"/>
      </w:pPr>
      <w:ins w:id="4109" w:author="PR Preview" w:date="2026-01-01T00:00:00Z">
        <w:r>
          <w:rPr>
            <w:b/>
            <w:bCs/>
          </w:rPr>
          <w:t xml:space="preserve">Definition 71 (Limit of a sequence)</w:t>
        </w:r>
      </w:ins>
      <w:ins w:id="4110" w:author="PR Preview" w:date="2026-01-01T00:00:00Z">
        <w:r>
          <w:t xml:space="preserve"> </w:t>
        </w:r>
      </w:ins>
      <w:ins w:id="4111" w:author="PR Preview" w:date="2026-01-01T00:00:00Z">
        <w:r>
          <w:t xml:space="preserve">A real number</w:t>
        </w:r>
      </w:ins>
      <w:ins w:id="4112" w:author="PR Preview" w:date="2026-01-01T00:00:00Z">
        <w:r>
          <w:t xml:space="preserve"> </w:t>
        </w:r>
      </w:ins>
      <m:oMath>
        <m:r>
          <m:t>L</m:t>
        </m:r>
      </m:oMath>
      <w:ins w:id="4113" w:author="PR Preview" w:date="2026-01-01T00:00:00Z">
        <w:r>
          <w:t xml:space="preserve"> </w:t>
        </w:r>
      </w:ins>
      <w:ins w:id="4114" w:author="PR Preview" w:date="2026-01-01T00:00:00Z">
        <w:r>
          <w:t xml:space="preserve">is the</w:t>
        </w:r>
      </w:ins>
      <w:ins w:id="4115" w:author="PR Preview" w:date="2026-01-01T00:00:00Z">
        <w:r>
          <w:t xml:space="preserve"> </w:t>
        </w:r>
      </w:ins>
      <w:ins w:id="4116" w:author="PR Preview" w:date="2026-01-01T00:00:00Z">
        <w:r>
          <w:rPr>
            <w:b/>
            <w:bCs/>
          </w:rPr>
          <w:t xml:space="preserve">limit</w:t>
        </w:r>
      </w:ins>
      <w:ins w:id="4117" w:author="PR Preview" w:date="2026-01-01T00:00:00Z">
        <w:r>
          <w:t xml:space="preserve"> </w:t>
        </w:r>
      </w:ins>
      <w:ins w:id="4118" w:author="PR Preview" w:date="2026-01-01T00:00:00Z">
        <w:r>
          <w:t xml:space="preserve">of a</w:t>
        </w:r>
      </w:ins>
      <w:ins w:id="4119" w:author="PR Preview" w:date="2026-01-01T00:00:00Z">
        <w:r>
          <w:t xml:space="preserve"> </w:t>
        </w:r>
      </w:ins>
      <w:hyperlink r:id="rId231">
        <w:ins w:id="4120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1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122" w:author="PR Preview" w:date="2026-01-01T00:00:00Z">
        <w:r>
          <w:t xml:space="preserve"> </w:t>
        </w:r>
      </w:ins>
      <w:ins w:id="4123" w:author="PR Preview" w:date="2026-01-01T00:00:00Z">
        <w:r>
          <w:t xml:space="preserve">of real numbers</w:t>
        </w:r>
      </w:ins>
      <w:ins w:id="4124" w:author="PR Preview" w:date="2026-01-01T00:00:00Z">
        <w:r>
          <w:t xml:space="preserve"> </w:t>
        </w:r>
      </w:ins>
      <w:ins w:id="4125" w:author="PR Preview" w:date="2026-01-01T00:00:00Z">
        <w:r>
          <w:t xml:space="preserve">[29]</w:t>
        </w:r>
      </w:ins>
      <w:ins w:id="4126" w:author="PR Preview" w:date="2026-01-01T00:00:00Z">
        <w:r>
          <w:t xml:space="preserve">,</w:t>
        </w:r>
      </w:ins>
      <w:ins w:id="4127" w:author="PR Preview" w:date="2026-01-01T00:00:00Z">
        <w:r>
          <w:t xml:space="preserve"> </w:t>
        </w:r>
      </w:ins>
      <w:ins w:id="4128" w:author="PR Preview" w:date="2026-01-01T00:00:00Z">
        <w:r>
          <w:t xml:space="preserve">written</w:t>
        </w:r>
      </w:ins>
      <w:ins w:id="412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4130" w:author="PR Preview" w:date="2026-01-01T00:00:00Z">
        <w:r>
          <w:t xml:space="preserve"> </w:t>
        </w:r>
      </w:ins>
      <w:ins w:id="4131" w:author="PR Preview" w:date="2026-01-01T00:00:00Z">
        <w:r>
          <w:t xml:space="preserve">or</w:t>
        </w:r>
      </w:ins>
      <w:ins w:id="413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4133" w:author="PR Preview" w:date="2026-01-01T00:00:00Z">
        <w:r>
          <w:t xml:space="preserve">,</w:t>
        </w:r>
      </w:ins>
      <w:ins w:id="4134" w:author="PR Preview" w:date="2026-01-01T00:00:00Z">
        <w:r>
          <w:t xml:space="preserve"> </w:t>
        </w:r>
      </w:ins>
      <w:ins w:id="4135" w:author="PR Preview" w:date="2026-01-01T00:00:00Z">
        <w:r>
          <w:t xml:space="preserve">if for every</w:t>
        </w:r>
      </w:ins>
      <w:ins w:id="413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4137" w:author="PR Preview" w:date="2026-01-01T00:00:00Z">
        <w:r>
          <w:t xml:space="preserve"> </w:t>
        </w:r>
      </w:ins>
      <w:ins w:id="4138" w:author="PR Preview" w:date="2026-01-01T00:00:00Z">
        <w:r>
          <w:t xml:space="preserve">there is a natural number</w:t>
        </w:r>
      </w:ins>
      <w:ins w:id="4139" w:author="PR Preview" w:date="2026-01-01T00:00:00Z">
        <w:r>
          <w:t xml:space="preserve"> </w:t>
        </w:r>
      </w:ins>
      <m:oMath>
        <m:r>
          <m:t>N</m:t>
        </m:r>
      </m:oMath>
      <w:ins w:id="4140" w:author="PR Preview" w:date="2026-01-01T00:00:00Z">
        <w:r>
          <w:t xml:space="preserve"> </w:t>
        </w:r>
      </w:ins>
      <w:ins w:id="4141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ins w:id="4142" w:author="PR Preview" w:date="2026-01-01T00:00:00Z">
        <w:r>
          <w:rPr>
            <w:b/>
            <w:bCs/>
          </w:rPr>
          <w:t xml:space="preserve">Example 46 (The limit of a sequence)</w:t>
        </w:r>
      </w:ins>
      <w:ins w:id="414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4144" w:author="PR Preview" w:date="2026-01-01T00:00:00Z">
        <w:r>
          <w:t xml:space="preserve"> </w:t>
        </w:r>
      </w:ins>
      <w:ins w:id="4145" w:author="PR Preview" w:date="2026-01-01T00:00:00Z">
        <w:r>
          <w:t xml:space="preserve">has limit</w:t>
        </w:r>
      </w:ins>
      <w:ins w:id="4146" w:author="PR Preview" w:date="2026-01-01T00:00:00Z">
        <w:r>
          <w:t xml:space="preserve"> </w:t>
        </w:r>
      </w:ins>
      <m:oMath>
        <m:r>
          <m:t>0</m:t>
        </m:r>
      </m:oMath>
      <w:ins w:id="4147" w:author="PR Preview" w:date="2026-01-01T00:00:00Z">
        <w:r>
          <w:t xml:space="preserve">.</w:t>
        </w:r>
      </w:ins>
      <w:ins w:id="4148" w:author="PR Preview" w:date="2026-01-01T00:00:00Z">
        <w:r>
          <w:t xml:space="preserve"> </w:t>
        </w:r>
      </w:ins>
      <w:ins w:id="4149" w:author="PR Preview" w:date="2026-01-01T00:00:00Z">
        <w:r>
          <w:t xml:space="preserve">Given</w:t>
        </w:r>
      </w:ins>
      <w:ins w:id="415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4151" w:author="PR Preview" w:date="2026-01-01T00:00:00Z">
        <w:r>
          <w:t xml:space="preserve">, take</w:t>
        </w:r>
      </w:ins>
      <w:ins w:id="4152" w:author="PR Preview" w:date="2026-01-01T00:00:00Z">
        <w:r>
          <w:t xml:space="preserve"> </w:t>
        </w:r>
      </w:ins>
      <m:oMath>
        <m:r>
          <m:t>N</m:t>
        </m:r>
      </m:oMath>
      <w:ins w:id="4153" w:author="PR Preview" w:date="2026-01-01T00:00:00Z">
        <w:r>
          <w:t xml:space="preserve"> </w:t>
        </w:r>
      </w:ins>
      <w:ins w:id="4154" w:author="PR Preview" w:date="2026-01-01T00:00:00Z">
        <w:r>
          <w:t xml:space="preserve">to be any natural number larger than</w:t>
        </w:r>
      </w:ins>
      <w:ins w:id="415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ins w:id="4156" w:author="PR Preview" w:date="2026-01-01T00:00:00Z">
        <w:r>
          <w:t xml:space="preserve">.</w:t>
        </w:r>
      </w:ins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For every</w:t>
        </w:r>
      </w:ins>
      <w:ins w:id="415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4160" w:author="PR Preview" w:date="2026-01-01T00:00:00Z">
        <w:r>
          <w:t xml:space="preserve">,</w:t>
        </w:r>
      </w:ins>
      <w:ins w:id="416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ins w:id="4162" w:author="PR Preview" w:date="2026-01-01T00:00:00Z">
        <w:r>
          <w:t xml:space="preserve">.</w:t>
        </w:r>
      </w:ins>
      <w:ins w:id="4163" w:author="PR Preview" w:date="2026-01-01T00:00:00Z">
        <w:r>
          <w:t xml:space="preserve"> </w:t>
        </w:r>
      </w:ins>
      <w:ins w:id="4164" w:author="PR Preview" w:date="2026-01-01T00:00:00Z">
        <w:r>
          <w:t xml:space="preserve">For example, with</w:t>
        </w:r>
      </w:ins>
      <w:ins w:id="4165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4166" w:author="PR Preview" w:date="2026-01-01T00:00:00Z">
        <w:r>
          <w:t xml:space="preserve">, take</w:t>
        </w:r>
      </w:ins>
      <w:ins w:id="41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101</m:t>
        </m:r>
      </m:oMath>
      <w:ins w:id="4168" w:author="PR Preview" w:date="2026-01-01T00:00:00Z">
        <w:r>
          <w:t xml:space="preserve">:</w:t>
        </w:r>
      </w:ins>
      <w:ins w:id="4169" w:author="PR Preview" w:date="2026-01-01T00:00:00Z">
        <w:r>
          <w:t xml:space="preserve"> </w:t>
        </w:r>
      </w:ins>
      <w:ins w:id="4170" w:author="PR Preview" w:date="2026-01-01T00:00:00Z">
        <w:r>
          <w:t xml:space="preserve">every</w:t>
        </w:r>
      </w:ins>
      <w:ins w:id="41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101</m:t>
        </m:r>
      </m:oMath>
      <w:ins w:id="4172" w:author="PR Preview" w:date="2026-01-01T00:00:00Z">
        <w:r>
          <w:t xml:space="preserve"> </w:t>
        </w:r>
      </w:ins>
      <w:ins w:id="4173" w:author="PR Preview" w:date="2026-01-01T00:00:00Z">
        <w:r>
          <w:t xml:space="preserve">has</w:t>
        </w:r>
      </w:ins>
      <w:ins w:id="417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ins w:id="4175" w:author="PR Preview" w:date="2026-01-01T00:00:00Z">
        <w:r>
          <w:t xml:space="preserve">.</w:t>
        </w:r>
      </w:ins>
    </w:p>
    <w:bookmarkEnd w:id="233"/>
    <w:bookmarkStart w:id="234" w:name="def-convergent-sequence"/>
    <w:p>
      <w:pPr>
        <w:pStyle w:val="BodyText"/>
      </w:pPr>
      <w:ins w:id="4176" w:author="PR Preview" w:date="2026-01-01T00:00:00Z">
        <w:r>
          <w:rPr>
            <w:b/>
            <w:bCs/>
          </w:rPr>
          <w:t xml:space="preserve">Definition 72 (Convergent sequence (converges))</w:t>
        </w:r>
      </w:ins>
      <w:ins w:id="4177" w:author="PR Preview" w:date="2026-01-01T00:00:00Z">
        <w:r>
          <w:t xml:space="preserve"> </w:t>
        </w:r>
      </w:ins>
      <w:ins w:id="4178" w:author="PR Preview" w:date="2026-01-01T00:00:00Z">
        <w:r>
          <w:t xml:space="preserve">A sequence</w:t>
        </w:r>
      </w:ins>
      <w:ins w:id="41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180" w:author="PR Preview" w:date="2026-01-01T00:00:00Z">
        <w:r>
          <w:t xml:space="preserve"> </w:t>
        </w:r>
      </w:ins>
      <w:ins w:id="4181" w:author="PR Preview" w:date="2026-01-01T00:00:00Z">
        <w:r>
          <w:t xml:space="preserve">of real numbers</w:t>
        </w:r>
      </w:ins>
      <w:ins w:id="4182" w:author="PR Preview" w:date="2026-01-01T00:00:00Z">
        <w:r>
          <w:t xml:space="preserve"> </w:t>
        </w:r>
      </w:ins>
      <w:ins w:id="4183" w:author="PR Preview" w:date="2026-01-01T00:00:00Z">
        <w:r>
          <w:rPr>
            <w:b/>
            <w:bCs/>
          </w:rPr>
          <w:t xml:space="preserve">converges</w:t>
        </w:r>
      </w:ins>
      <w:ins w:id="4184" w:author="PR Preview" w:date="2026-01-01T00:00:00Z">
        <w:r>
          <w:t xml:space="preserve"> </w:t>
        </w:r>
      </w:ins>
      <w:ins w:id="4185" w:author="PR Preview" w:date="2026-01-01T00:00:00Z">
        <w:r>
          <w:t xml:space="preserve">to a real number</w:t>
        </w:r>
      </w:ins>
      <w:ins w:id="4186" w:author="PR Preview" w:date="2026-01-01T00:00:00Z">
        <w:r>
          <w:t xml:space="preserve"> </w:t>
        </w:r>
      </w:ins>
      <m:oMath>
        <m:r>
          <m:t>L</m:t>
        </m:r>
      </m:oMath>
      <w:ins w:id="4187" w:author="PR Preview" w:date="2026-01-01T00:00:00Z">
        <w:r>
          <w:t xml:space="preserve"> </w:t>
        </w:r>
      </w:ins>
      <w:ins w:id="4188" w:author="PR Preview" w:date="2026-01-01T00:00:00Z">
        <w:r>
          <w:t xml:space="preserve">if</w:t>
        </w:r>
      </w:ins>
      <w:ins w:id="4189" w:author="PR Preview" w:date="2026-01-01T00:00:00Z">
        <w:r>
          <w:t xml:space="preserve"> </w:t>
        </w:r>
      </w:ins>
      <m:oMath>
        <m:r>
          <m:t>L</m:t>
        </m:r>
      </m:oMath>
      <w:ins w:id="4190" w:author="PR Preview" w:date="2026-01-01T00:00:00Z">
        <w:r>
          <w:t xml:space="preserve"> </w:t>
        </w:r>
      </w:ins>
      <w:ins w:id="4191" w:author="PR Preview" w:date="2026-01-01T00:00:00Z">
        <w:r>
          <w:t xml:space="preserve">is its limit (</w:t>
        </w:r>
      </w:ins>
      <w:hyperlink w:anchor="def-sequence-limit">
        <w:ins w:id="4192" w:author="PR Preview" w:date="2026-01-01T00:00:00Z">
          <w:r>
            <w:rPr>
              <w:rStyle w:val="Hyperlink"/>
            </w:rPr>
            <w:t xml:space="preserve">Definition 71</w:t>
          </w:r>
        </w:ins>
      </w:hyperlink>
      <w:ins w:id="4193" w:author="PR Preview" w:date="2026-01-01T00:00:00Z">
        <w:r>
          <w:t xml:space="preserve">).</w:t>
        </w:r>
      </w:ins>
      <w:ins w:id="4194" w:author="PR Preview" w:date="2026-01-01T00:00:00Z">
        <w:r>
          <w:t xml:space="preserve"> </w:t>
        </w:r>
      </w:ins>
      <w:ins w:id="4195" w:author="PR Preview" w:date="2026-01-01T00:00:00Z">
        <w:r>
          <w:t xml:space="preserve">A sequence that converges to some real number is</w:t>
        </w:r>
      </w:ins>
      <w:ins w:id="4196" w:author="PR Preview" w:date="2026-01-01T00:00:00Z">
        <w:r>
          <w:t xml:space="preserve"> </w:t>
        </w:r>
      </w:ins>
      <w:ins w:id="4197" w:author="PR Preview" w:date="2026-01-01T00:00:00Z">
        <w:r>
          <w:rPr>
            <w:b/>
            <w:bCs/>
          </w:rPr>
          <w:t xml:space="preserve">convergent</w:t>
        </w:r>
      </w:ins>
      <w:ins w:id="4198" w:author="PR Preview" w:date="2026-01-01T00:00:00Z">
        <w:r>
          <w:t xml:space="preserve">.</w:t>
        </w:r>
      </w:ins>
    </w:p>
    <w:bookmarkEnd w:id="234"/>
    <w:bookmarkStart w:id="235" w:name="exm-convergent-sequence"/>
    <w:p>
      <w:pPr>
        <w:pStyle w:val="BodyText"/>
      </w:pPr>
      <w:ins w:id="4199" w:author="PR Preview" w:date="2026-01-01T00:00:00Z">
        <w:r>
          <w:rPr>
            <w:b/>
            <w:bCs/>
          </w:rPr>
          <w:t xml:space="preserve">Example 47 (A convergent sequence)</w:t>
        </w:r>
      </w:ins>
      <w:ins w:id="420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4201" w:author="PR Preview" w:date="2026-01-01T00:00:00Z">
        <w:r>
          <w:t xml:space="preserve"> </w:t>
        </w:r>
      </w:ins>
      <w:ins w:id="4202" w:author="PR Preview" w:date="2026-01-01T00:00:00Z">
        <w:r>
          <w:t xml:space="preserve">converges to</w:t>
        </w:r>
      </w:ins>
      <w:ins w:id="4203" w:author="PR Preview" w:date="2026-01-01T00:00:00Z">
        <w:r>
          <w:t xml:space="preserve"> </w:t>
        </w:r>
      </w:ins>
      <m:oMath>
        <m:r>
          <m:t>0</m:t>
        </m:r>
      </m:oMath>
      <w:ins w:id="4204" w:author="PR Preview" w:date="2026-01-01T00:00:00Z">
        <w:r>
          <w:t xml:space="preserve">, because</w:t>
        </w:r>
      </w:ins>
      <w:ins w:id="4205" w:author="PR Preview" w:date="2026-01-01T00:00:00Z">
        <w:r>
          <w:t xml:space="preserve"> </w:t>
        </w:r>
      </w:ins>
      <m:oMath>
        <m:r>
          <m:t>0</m:t>
        </m:r>
      </m:oMath>
      <w:ins w:id="4206" w:author="PR Preview" w:date="2026-01-01T00:00:00Z">
        <w:r>
          <w:t xml:space="preserve"> </w:t>
        </w:r>
      </w:ins>
      <w:ins w:id="4207" w:author="PR Preview" w:date="2026-01-01T00:00:00Z">
        <w:r>
          <w:t xml:space="preserve">is its limit (</w:t>
        </w:r>
      </w:ins>
      <w:hyperlink w:anchor="exm-sequence-limit">
        <w:ins w:id="4208" w:author="PR Preview" w:date="2026-01-01T00:00:00Z">
          <w:r>
            <w:rPr>
              <w:rStyle w:val="Hyperlink"/>
            </w:rPr>
            <w:t xml:space="preserve">Example 46</w:t>
          </w:r>
        </w:ins>
      </w:hyperlink>
      <w:ins w:id="4209" w:author="PR Preview" w:date="2026-01-01T00:00:00Z">
        <w:r>
          <w:t xml:space="preserve">),</w:t>
        </w:r>
      </w:ins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so</w:t>
        </w:r>
      </w:ins>
      <w:ins w:id="42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4213" w:author="PR Preview" w:date="2026-01-01T00:00:00Z">
        <w:r>
          <w:t xml:space="preserve"> </w:t>
        </w:r>
      </w:ins>
      <w:ins w:id="4214" w:author="PR Preview" w:date="2026-01-01T00:00:00Z">
        <w:r>
          <w:t xml:space="preserve">is convergent.</w:t>
        </w:r>
      </w:ins>
    </w:p>
    <w:bookmarkEnd w:id="235"/>
    <w:bookmarkStart w:id="236" w:name="def-divergent-sequence"/>
    <w:p>
      <w:pPr>
        <w:pStyle w:val="BodyText"/>
      </w:pPr>
      <w:ins w:id="4215" w:author="PR Preview" w:date="2026-01-01T00:00:00Z">
        <w:r>
          <w:rPr>
            <w:b/>
            <w:bCs/>
          </w:rPr>
          <w:t xml:space="preserve">Definition 73 (Divergent sequence (diverges))</w:t>
        </w:r>
      </w:ins>
      <w:ins w:id="4216" w:author="PR Preview" w:date="2026-01-01T00:00:00Z">
        <w:r>
          <w:t xml:space="preserve"> </w:t>
        </w:r>
      </w:ins>
      <w:ins w:id="4217" w:author="PR Preview" w:date="2026-01-01T00:00:00Z">
        <w:r>
          <w:t xml:space="preserve">A sequence that does not converge (</w:t>
        </w:r>
      </w:ins>
      <w:hyperlink w:anchor="def-convergent-sequence">
        <w:ins w:id="4218" w:author="PR Preview" w:date="2026-01-01T00:00:00Z">
          <w:r>
            <w:rPr>
              <w:rStyle w:val="Hyperlink"/>
            </w:rPr>
            <w:t xml:space="preserve">Definition 72</w:t>
          </w:r>
        </w:ins>
      </w:hyperlink>
      <w:ins w:id="4219" w:author="PR Preview" w:date="2026-01-01T00:00:00Z">
        <w:r>
          <w:t xml:space="preserve">) to any real number</w:t>
        </w:r>
      </w:ins>
      <w:ins w:id="4220" w:author="PR Preview" w:date="2026-01-01T00:00:00Z">
        <w:r>
          <w:t xml:space="preserve"> </w:t>
        </w:r>
      </w:ins>
      <w:ins w:id="4221" w:author="PR Preview" w:date="2026-01-01T00:00:00Z">
        <w:r>
          <w:rPr>
            <w:b/>
            <w:bCs/>
          </w:rPr>
          <w:t xml:space="preserve">diverges</w:t>
        </w:r>
      </w:ins>
      <w:ins w:id="4222" w:author="PR Preview" w:date="2026-01-01T00:00:00Z">
        <w:r>
          <w:t xml:space="preserve">,</w:t>
        </w:r>
      </w:ins>
      <w:ins w:id="4223" w:author="PR Preview" w:date="2026-01-01T00:00:00Z">
        <w:r>
          <w:t xml:space="preserve"> </w:t>
        </w:r>
      </w:ins>
      <w:ins w:id="4224" w:author="PR Preview" w:date="2026-01-01T00:00:00Z">
        <w:r>
          <w:t xml:space="preserve">and a sequence that diverges is</w:t>
        </w:r>
      </w:ins>
      <w:ins w:id="4225" w:author="PR Preview" w:date="2026-01-01T00:00:00Z">
        <w:r>
          <w:t xml:space="preserve"> </w:t>
        </w:r>
      </w:ins>
      <w:ins w:id="4226" w:author="PR Preview" w:date="2026-01-01T00:00:00Z">
        <w:r>
          <w:rPr>
            <w:b/>
            <w:bCs/>
          </w:rPr>
          <w:t xml:space="preserve">divergent</w:t>
        </w:r>
      </w:ins>
      <w:ins w:id="4227" w:author="PR Preview" w:date="2026-01-01T00:00:00Z">
        <w:r>
          <w:t xml:space="preserve">.</w:t>
        </w:r>
      </w:ins>
    </w:p>
    <w:bookmarkEnd w:id="236"/>
    <w:bookmarkStart w:id="237" w:name="exm-divergent-sequence"/>
    <w:p>
      <w:pPr>
        <w:pStyle w:val="BodyText"/>
      </w:pPr>
      <w:ins w:id="4228" w:author="PR Preview" w:date="2026-01-01T00:00:00Z">
        <w:r>
          <w:rPr>
            <w:b/>
            <w:bCs/>
          </w:rPr>
          <w:t xml:space="preserve">Example 48 (A divergent sequence)</w:t>
        </w:r>
      </w:ins>
      <w:ins w:id="422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4230" w:author="PR Preview" w:date="2026-01-01T00:00:00Z">
        <w:r>
          <w:t xml:space="preserve"> </w:t>
        </w:r>
      </w:ins>
      <w:ins w:id="4231" w:author="PR Preview" w:date="2026-01-01T00:00:00Z">
        <w:r>
          <w:t xml:space="preserve">diverges.</w:t>
        </w:r>
      </w:ins>
      <w:ins w:id="4232" w:author="PR Preview" w:date="2026-01-01T00:00:00Z">
        <w:r>
          <w:t xml:space="preserve"> </w:t>
        </w:r>
      </w:ins>
      <w:ins w:id="4233" w:author="PR Preview" w:date="2026-01-01T00:00:00Z">
        <w:r>
          <w:t xml:space="preserve">For any real number</w:t>
        </w:r>
      </w:ins>
      <w:ins w:id="4234" w:author="PR Preview" w:date="2026-01-01T00:00:00Z">
        <w:r>
          <w:t xml:space="preserve"> </w:t>
        </w:r>
      </w:ins>
      <m:oMath>
        <m:r>
          <m:t>L</m:t>
        </m:r>
      </m:oMath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and</w:t>
        </w:r>
      </w:ins>
      <w:ins w:id="423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</m:t>
        </m:r>
      </m:oMath>
      <w:ins w:id="4238" w:author="PR Preview" w:date="2026-01-01T00:00:00Z">
        <w:r>
          <w:t xml:space="preserve">,</w:t>
        </w:r>
      </w:ins>
      <w:ins w:id="4239" w:author="PR Preview" w:date="2026-01-01T00:00:00Z">
        <w:r>
          <w:t xml:space="preserve"> </w:t>
        </w:r>
      </w:ins>
      <w:ins w:id="4240" w:author="PR Preview" w:date="2026-01-01T00:00:00Z">
        <w:r>
          <w:t xml:space="preserve">every</w:t>
        </w:r>
      </w:ins>
      <w:ins w:id="42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ins w:id="4242" w:author="PR Preview" w:date="2026-01-01T00:00:00Z">
        <w:r>
          <w:t xml:space="preserve"> </w:t>
        </w:r>
      </w:ins>
      <w:ins w:id="4243" w:author="PR Preview" w:date="2026-01-01T00:00:00Z">
        <w:r>
          <w:t xml:space="preserve">has</w:t>
        </w:r>
      </w:ins>
      <w:ins w:id="424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ins w:id="4245" w:author="PR Preview" w:date="2026-01-01T00:00:00Z">
        <w:r>
          <w:t xml:space="preserve">,</w:t>
        </w:r>
      </w:ins>
      <w:ins w:id="4246" w:author="PR Preview" w:date="2026-01-01T00:00:00Z">
        <w:r>
          <w:t xml:space="preserve"> </w:t>
        </w:r>
      </w:ins>
      <w:ins w:id="4247" w:author="PR Preview" w:date="2026-01-01T00:00:00Z">
        <w:r>
          <w:t xml:space="preserve">so no</w:t>
        </w:r>
      </w:ins>
      <w:ins w:id="4248" w:author="PR Preview" w:date="2026-01-01T00:00:00Z">
        <w:r>
          <w:t xml:space="preserve"> </w:t>
        </w:r>
      </w:ins>
      <m:oMath>
        <m:r>
          <m:t>N</m:t>
        </m:r>
      </m:oMath>
      <w:ins w:id="4249" w:author="PR Preview" w:date="2026-01-01T00:00:00Z">
        <w:r>
          <w:t xml:space="preserve"> </w:t>
        </w:r>
      </w:ins>
      <w:ins w:id="4250" w:author="PR Preview" w:date="2026-01-01T00:00:00Z">
        <w:r>
          <w:t xml:space="preserve">works.</w:t>
        </w:r>
      </w:ins>
      <w:ins w:id="4251" w:author="PR Preview" w:date="2026-01-01T00:00:00Z">
        <w:r>
          <w:t xml:space="preserve"> </w:t>
        </w:r>
      </w:ins>
      <w:ins w:id="4252" w:author="PR Preview" w:date="2026-01-01T00:00:00Z">
        <w:r>
          <w:t xml:space="preserve">For example, with</w:t>
        </w:r>
      </w:ins>
      <w:ins w:id="425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5</m:t>
        </m:r>
      </m:oMath>
      <w:ins w:id="4254" w:author="PR Preview" w:date="2026-01-01T00:00:00Z">
        <w:r>
          <w:t xml:space="preserve">, every</w:t>
        </w:r>
      </w:ins>
      <w:ins w:id="42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7</m:t>
        </m:r>
      </m:oMath>
      <w:ins w:id="4256" w:author="PR Preview" w:date="2026-01-01T00:00:00Z">
        <w:r>
          <w:t xml:space="preserve"> </w:t>
        </w:r>
      </w:ins>
      <w:ins w:id="4257" w:author="PR Preview" w:date="2026-01-01T00:00:00Z">
        <w:r>
          <w:t xml:space="preserve">has</w:t>
        </w:r>
      </w:ins>
      <w:ins w:id="425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ins w:id="4259" w:author="PR Preview" w:date="2026-01-01T00:00:00Z">
        <w:r>
          <w:t xml:space="preserve">.</w:t>
        </w:r>
      </w:ins>
      <w:ins w:id="4260" w:author="PR Preview" w:date="2026-01-01T00:00:00Z">
        <w:r>
          <w:t xml:space="preserve"> </w:t>
        </w:r>
      </w:ins>
      <w:ins w:id="4261" w:author="PR Preview" w:date="2026-01-01T00:00:00Z">
        <w:r>
          <w:t xml:space="preserve">It diverges to</w:t>
        </w:r>
      </w:ins>
      <w:ins w:id="426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263" w:author="PR Preview" w:date="2026-01-01T00:00:00Z">
        <w:r>
          <w:t xml:space="preserve">:</w:t>
        </w:r>
      </w:ins>
      <w:ins w:id="4264" w:author="PR Preview" w:date="2026-01-01T00:00:00Z">
        <w:r>
          <w:t xml:space="preserve"> </w:t>
        </w:r>
      </w:ins>
      <w:ins w:id="4265" w:author="PR Preview" w:date="2026-01-01T00:00:00Z">
        <w:r>
          <w:t xml:space="preserve">for every real number</w:t>
        </w:r>
      </w:ins>
      <w:ins w:id="4266" w:author="PR Preview" w:date="2026-01-01T00:00:00Z">
        <w:r>
          <w:t xml:space="preserve"> </w:t>
        </w:r>
      </w:ins>
      <m:oMath>
        <m:r>
          <m:t>M</m:t>
        </m:r>
      </m:oMath>
      <w:ins w:id="4267" w:author="PR Preview" w:date="2026-01-01T00:00:00Z">
        <w:r>
          <w:t xml:space="preserve">, every</w:t>
        </w:r>
      </w:ins>
      <w:ins w:id="42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4269" w:author="PR Preview" w:date="2026-01-01T00:00:00Z">
        <w:r>
          <w:t xml:space="preserve"> </w:t>
        </w:r>
      </w:ins>
      <w:ins w:id="4270" w:author="PR Preview" w:date="2026-01-01T00:00:00Z">
        <w:r>
          <w:t xml:space="preserve">has</w:t>
        </w:r>
      </w:ins>
      <w:ins w:id="427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ins w:id="4272" w:author="PR Preview" w:date="2026-01-01T00:00:00Z">
        <w:r>
          <w:t xml:space="preserve"> </w:t>
        </w:r>
      </w:ins>
      <w:ins w:id="4273" w:author="PR Preview" w:date="2026-01-01T00:00:00Z">
        <w:r>
          <w:t xml:space="preserve">when</w:t>
        </w:r>
      </w:ins>
      <w:ins w:id="4274" w:author="PR Preview" w:date="2026-01-01T00:00:00Z">
        <w:r>
          <w:t xml:space="preserve"> </w:t>
        </w:r>
      </w:ins>
      <m:oMath>
        <m:r>
          <m:t>N</m:t>
        </m:r>
      </m:oMath>
      <w:ins w:id="4275" w:author="PR Preview" w:date="2026-01-01T00:00:00Z">
        <w:r>
          <w:t xml:space="preserve"> </w:t>
        </w:r>
      </w:ins>
      <w:ins w:id="4276" w:author="PR Preview" w:date="2026-01-01T00:00:00Z">
        <w:r>
          <w:t xml:space="preserve">is a natural number larger than</w:t>
        </w:r>
      </w:ins>
      <w:ins w:id="4277" w:author="PR Preview" w:date="2026-01-01T00:00:00Z">
        <w:r>
          <w:t xml:space="preserve"> </w:t>
        </w:r>
      </w:ins>
      <m:oMath>
        <m:r>
          <m:t>M</m:t>
        </m:r>
      </m:oMath>
      <w:ins w:id="4278" w:author="PR Preview" w:date="2026-01-01T00:00:00Z">
        <w:r>
          <w:t xml:space="preserve">.</w:t>
        </w:r>
      </w:ins>
    </w:p>
    <w:bookmarkEnd w:id="237"/>
    <w:bookmarkStart w:id="238" w:name="def-diverges-to-infinity"/>
    <w:p>
      <w:pPr>
        <w:pStyle w:val="BodyText"/>
      </w:pPr>
      <w:ins w:id="4279" w:author="PR Preview" w:date="2026-01-01T00:00:00Z">
        <w:r>
          <w:rPr>
            <w:b/>
            <w:bCs/>
          </w:rPr>
          <w:t xml:space="preserve">Definition 74 (Divergence of a sequence to infinity)</w:t>
        </w:r>
      </w:ins>
      <w:ins w:id="4280" w:author="PR Preview" w:date="2026-01-01T00:00:00Z">
        <w:r>
          <w:t xml:space="preserve"> </w:t>
        </w:r>
      </w:ins>
      <w:ins w:id="4281" w:author="PR Preview" w:date="2026-01-01T00:00:00Z">
        <w:r>
          <w:t xml:space="preserve">A</w:t>
        </w:r>
      </w:ins>
      <w:ins w:id="4282" w:author="PR Preview" w:date="2026-01-01T00:00:00Z">
        <w:r>
          <w:t xml:space="preserve"> </w:t>
        </w:r>
      </w:ins>
      <w:hyperlink r:id="rId231">
        <w:ins w:id="4283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2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285" w:author="PR Preview" w:date="2026-01-01T00:00:00Z">
        <w:r>
          <w:t xml:space="preserve"> </w:t>
        </w:r>
      </w:ins>
      <w:ins w:id="4286" w:author="PR Preview" w:date="2026-01-01T00:00:00Z">
        <w:r>
          <w:t xml:space="preserve">of real numbers</w:t>
        </w:r>
      </w:ins>
      <w:ins w:id="4287" w:author="PR Preview" w:date="2026-01-01T00:00:00Z">
        <w:r>
          <w:t xml:space="preserve"> </w:t>
        </w:r>
      </w:ins>
      <w:ins w:id="4288" w:author="PR Preview" w:date="2026-01-01T00:00:00Z">
        <w:r>
          <w:rPr>
            <w:b/>
            <w:bCs/>
          </w:rPr>
          <w:t xml:space="preserve">diverges to</w:t>
        </w:r>
      </w:ins>
      <w:ins w:id="428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4290" w:author="PR Preview" w:date="2026-01-01T00:00:00Z">
        <w:r>
          <w:t xml:space="preserve">, written</w:t>
        </w:r>
      </w:ins>
      <w:ins w:id="429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292" w:author="PR Preview" w:date="2026-01-01T00:00:00Z">
        <w:r>
          <w:t xml:space="preserve">,</w:t>
        </w:r>
      </w:ins>
      <w:ins w:id="4293" w:author="PR Preview" w:date="2026-01-01T00:00:00Z">
        <w:r>
          <w:t xml:space="preserve"> </w:t>
        </w:r>
      </w:ins>
      <w:ins w:id="4294" w:author="PR Preview" w:date="2026-01-01T00:00:00Z">
        <w:r>
          <w:t xml:space="preserve">if for every real number</w:t>
        </w:r>
      </w:ins>
      <w:ins w:id="4295" w:author="PR Preview" w:date="2026-01-01T00:00:00Z">
        <w:r>
          <w:t xml:space="preserve"> </w:t>
        </w:r>
      </w:ins>
      <m:oMath>
        <m:r>
          <m:t>M</m:t>
        </m:r>
      </m:oMath>
      <w:ins w:id="4296" w:author="PR Preview" w:date="2026-01-01T00:00:00Z">
        <w:r>
          <w:t xml:space="preserve"> </w:t>
        </w:r>
      </w:ins>
      <w:ins w:id="4297" w:author="PR Preview" w:date="2026-01-01T00:00:00Z">
        <w:r>
          <w:t xml:space="preserve">there is a natural number</w:t>
        </w:r>
      </w:ins>
      <w:ins w:id="4298" w:author="PR Preview" w:date="2026-01-01T00:00:00Z">
        <w:r>
          <w:t xml:space="preserve"> </w:t>
        </w:r>
      </w:ins>
      <m:oMath>
        <m:r>
          <m:t>N</m:t>
        </m:r>
      </m:oMath>
      <w:ins w:id="4299" w:author="PR Preview" w:date="2026-01-01T00:00:00Z">
        <w:r>
          <w:t xml:space="preserve"> </w:t>
        </w:r>
      </w:ins>
      <w:ins w:id="4300" w:author="PR Preview" w:date="2026-01-01T00:00:00Z">
        <w:r>
          <w:t xml:space="preserve">such that</w:t>
        </w:r>
      </w:ins>
      <w:ins w:id="430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ins w:id="4302" w:author="PR Preview" w:date="2026-01-01T00:00:00Z">
        <w:r>
          <w:t xml:space="preserve"> </w:t>
        </w:r>
      </w:ins>
      <w:ins w:id="4303" w:author="PR Preview" w:date="2026-01-01T00:00:00Z">
        <w:r>
          <w:t xml:space="preserve">for every</w:t>
        </w:r>
      </w:ins>
      <w:ins w:id="43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4305" w:author="PR Preview" w:date="2026-01-01T00:00:00Z">
        <w:r>
          <w:t xml:space="preserve">.</w:t>
        </w:r>
      </w:ins>
    </w:p>
    <w:bookmarkEnd w:id="238"/>
    <w:bookmarkEnd w:id="239"/>
    <w:bookmarkStart w:id="248" w:name="sec-series"/>
    <w:p>
      <w:pPr>
        <w:pStyle w:val="Heading2"/>
      </w:pPr>
      <w:ins w:id="4306" w:author="PR Preview" w:date="2026-01-01T00:00:00Z">
        <w:r>
          <w:t xml:space="preserve">19 Series</w:t>
        </w:r>
      </w:ins>
    </w:p>
    <w:bookmarkStart w:id="241" w:name="def-non-decreasing"/>
    <w:p>
      <w:pPr>
        <w:pStyle w:val="FirstParagraph"/>
      </w:pPr>
      <w:ins w:id="4307" w:author="PR Preview" w:date="2026-01-01T00:00:00Z">
        <w:r>
          <w:rPr>
            <w:b/>
            <w:bCs/>
          </w:rPr>
          <w:t xml:space="preserve">Definition 75 (Non-decreasing sequence)</w:t>
        </w:r>
      </w:ins>
      <w:ins w:id="4308" w:author="PR Preview" w:date="2026-01-01T00:00:00Z">
        <w:r>
          <w:t xml:space="preserve"> </w:t>
        </w:r>
      </w:ins>
      <w:ins w:id="4309" w:author="PR Preview" w:date="2026-01-01T00:00:00Z">
        <w:r>
          <w:t xml:space="preserve">A</w:t>
        </w:r>
      </w:ins>
      <w:ins w:id="4310" w:author="PR Preview" w:date="2026-01-01T00:00:00Z">
        <w:r>
          <w:t xml:space="preserve"> </w:t>
        </w:r>
      </w:ins>
      <w:hyperlink r:id="rId231">
        <w:ins w:id="431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3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313" w:author="PR Preview" w:date="2026-01-01T00:00:00Z">
        <w:r>
          <w:t xml:space="preserve"> </w:t>
        </w:r>
      </w:ins>
      <w:ins w:id="4314" w:author="PR Preview" w:date="2026-01-01T00:00:00Z">
        <w:r>
          <w:t xml:space="preserve">of real numbers or of</w:t>
        </w:r>
      </w:ins>
      <w:ins w:id="4315" w:author="PR Preview" w:date="2026-01-01T00:00:00Z">
        <w:r>
          <w:t xml:space="preserve"> </w:t>
        </w:r>
      </w:ins>
      <w:hyperlink r:id="rId240">
        <w:ins w:id="4316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4317" w:author="PR Preview" w:date="2026-01-01T00:00:00Z">
        <w:r>
          <w:t xml:space="preserve"> </w:t>
        </w:r>
      </w:ins>
      <w:ins w:id="4318" w:author="PR Preview" w:date="2026-01-01T00:00:00Z">
        <w:r>
          <w:t xml:space="preserve">is</w:t>
        </w:r>
      </w:ins>
      <w:ins w:id="4319" w:author="PR Preview" w:date="2026-01-01T00:00:00Z">
        <w:r>
          <w:t xml:space="preserve"> </w:t>
        </w:r>
      </w:ins>
      <w:ins w:id="4320" w:author="PR Preview" w:date="2026-01-01T00:00:00Z">
        <w:r>
          <w:rPr>
            <w:b/>
            <w:bCs/>
          </w:rPr>
          <w:t xml:space="preserve">non-decreasing</w:t>
        </w:r>
      </w:ins>
      <w:ins w:id="4321" w:author="PR Preview" w:date="2026-01-01T00:00:00Z">
        <w:r>
          <w:t xml:space="preserve"> </w:t>
        </w:r>
      </w:ins>
      <w:ins w:id="4322" w:author="PR Preview" w:date="2026-01-01T00:00:00Z">
        <w:r>
          <w:t xml:space="preserve">if each term is at least as large as the one before it: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ins w:id="4323" w:author="PR Preview" w:date="2026-01-01T00:00:00Z">
        <w:r>
          <w:rPr>
            <w:b/>
            <w:bCs/>
          </w:rPr>
          <w:t xml:space="preserve">Example 49 (Non-decreasing and not)</w:t>
        </w:r>
      </w:ins>
      <w:ins w:id="4324" w:author="PR Preview" w:date="2026-01-01T00:00:00Z">
        <w:r>
          <w:t xml:space="preserve"> </w:t>
        </w:r>
      </w:ins>
      <w:ins w:id="4325" w:author="PR Preview" w:date="2026-01-01T00:00:00Z">
        <w:r>
          <w:t xml:space="preserve"> </w:t>
        </w:r>
      </w:ins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326" w:author="PR Preview" w:date="2026-01-01T00:00:00Z">
        <w:r>
          <w:t xml:space="preserve"> </w:t>
        </w:r>
      </w:ins>
      <w:ins w:id="4327" w:author="PR Preview" w:date="2026-01-01T00:00:00Z">
        <w:r>
          <w:t xml:space="preserve">is non-decreasing:</w:t>
        </w:r>
      </w:ins>
      <w:ins w:id="4328" w:author="PR Preview" w:date="2026-01-01T00:00:00Z">
        <w:r>
          <w:t xml:space="preserve"> </w:t>
        </w:r>
      </w:ins>
      <w:ins w:id="4329" w:author="PR Preview" w:date="2026-01-01T00:00:00Z">
        <w:r>
          <w:t xml:space="preserve">a term may equal the one before it.</w:t>
        </w:r>
      </w:ins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330" w:author="PR Preview" w:date="2026-01-01T00:00:00Z">
        <w:r>
          <w:t xml:space="preserve"> </w:t>
        </w:r>
      </w:ins>
      <w:ins w:id="4331" w:author="PR Preview" w:date="2026-01-01T00:00:00Z">
        <w:r>
          <w:t xml:space="preserve">is non-decreasing,</w:t>
        </w:r>
      </w:ins>
      <w:ins w:id="4332" w:author="PR Preview" w:date="2026-01-01T00:00:00Z">
        <w:r>
          <w:t xml:space="preserve"> </w:t>
        </w:r>
      </w:ins>
      <w:ins w:id="4333" w:author="PR Preview" w:date="2026-01-01T00:00:00Z">
        <w:r>
          <w:t xml:space="preserve">because</w:t>
        </w:r>
      </w:ins>
      <w:ins w:id="433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335" w:author="PR Preview" w:date="2026-01-01T00:00:00Z">
        <w:r>
          <w:t xml:space="preserve"> </w:t>
        </w:r>
      </w:ins>
      <w:ins w:id="4336" w:author="PR Preview" w:date="2026-01-01T00:00:00Z">
        <w:r>
          <w:t xml:space="preserve">is greater than every real number.</w:t>
        </w:r>
      </w:ins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337" w:author="PR Preview" w:date="2026-01-01T00:00:00Z">
        <w:r>
          <w:t xml:space="preserve"> </w:t>
        </w:r>
      </w:ins>
      <w:ins w:id="4338" w:author="PR Preview" w:date="2026-01-01T00:00:00Z">
        <w:r>
          <w:t xml:space="preserve">is not non-decreasing,</w:t>
        </w:r>
      </w:ins>
      <w:ins w:id="4339" w:author="PR Preview" w:date="2026-01-01T00:00:00Z">
        <w:r>
          <w:t xml:space="preserve"> </w:t>
        </w:r>
      </w:ins>
      <w:ins w:id="4340" w:author="PR Preview" w:date="2026-01-01T00:00:00Z">
        <w:r>
          <w:t xml:space="preserve">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ins w:id="4341" w:author="PR Preview" w:date="2026-01-01T00:00:00Z">
        <w:r>
          <w:rPr>
            <w:b/>
            <w:bCs/>
          </w:rPr>
          <w:t xml:space="preserve">Definition 76 (Partial sum)</w:t>
        </w:r>
      </w:ins>
      <w:ins w:id="4342" w:author="PR Preview" w:date="2026-01-01T00:00:00Z">
        <w:r>
          <w:t xml:space="preserve"> </w:t>
        </w:r>
      </w:ins>
      <w:ins w:id="4343" w:author="PR Preview" w:date="2026-01-01T00:00:00Z">
        <w:r>
          <w:t xml:space="preserve">Let</w:t>
        </w:r>
      </w:ins>
      <w:ins w:id="43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be a</w:t>
        </w:r>
      </w:ins>
      <w:ins w:id="4347" w:author="PR Preview" w:date="2026-01-01T00:00:00Z">
        <w:r>
          <w:t xml:space="preserve"> </w:t>
        </w:r>
      </w:ins>
      <w:hyperlink r:id="rId231">
        <w:ins w:id="4348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349" w:author="PR Preview" w:date="2026-01-01T00:00:00Z">
        <w:r>
          <w:t xml:space="preserve"> </w:t>
        </w:r>
      </w:ins>
      <w:ins w:id="4350" w:author="PR Preview" w:date="2026-01-01T00:00:00Z">
        <w:r>
          <w:t xml:space="preserve">of real numbers or of</w:t>
        </w:r>
      </w:ins>
      <w:ins w:id="4351" w:author="PR Preview" w:date="2026-01-01T00:00:00Z">
        <w:r>
          <w:t xml:space="preserve"> </w:t>
        </w:r>
      </w:ins>
      <w:hyperlink r:id="rId240">
        <w:ins w:id="4352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4353" w:author="PR Preview" w:date="2026-01-01T00:00:00Z">
        <w:r>
          <w:t xml:space="preserve">.</w:t>
        </w:r>
      </w:ins>
      <w:ins w:id="4354" w:author="PR Preview" w:date="2026-01-01T00:00:00Z">
        <w:r>
          <w:t xml:space="preserve"> </w:t>
        </w:r>
      </w:ins>
      <w:ins w:id="4355" w:author="PR Preview" w:date="2026-01-01T00:00:00Z">
        <w:r>
          <w:t xml:space="preserve">For each</w:t>
        </w:r>
      </w:ins>
      <w:ins w:id="435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4357" w:author="PR Preview" w:date="2026-01-01T00:00:00Z">
        <w:r>
          <w:t xml:space="preserve">, its</w:t>
        </w:r>
      </w:ins>
      <w:ins w:id="4358" w:author="PR Preview" w:date="2026-01-01T00:00:00Z">
        <w:r>
          <w:t xml:space="preserve"> </w:t>
        </w:r>
      </w:ins>
      <m:oMath>
        <m:r>
          <m:t>n</m:t>
        </m:r>
      </m:oMath>
      <w:ins w:id="4359" w:author="PR Preview" w:date="2026-01-01T00:00:00Z">
        <w:r>
          <w:t xml:space="preserve">th</w:t>
        </w:r>
      </w:ins>
      <w:ins w:id="4360" w:author="PR Preview" w:date="2026-01-01T00:00:00Z">
        <w:r>
          <w:t xml:space="preserve"> </w:t>
        </w:r>
      </w:ins>
      <w:ins w:id="4361" w:author="PR Preview" w:date="2026-01-01T00:00:00Z">
        <w:r>
          <w:rPr>
            <w:b/>
            <w:bCs/>
          </w:rPr>
          <w:t xml:space="preserve">partial sum</w:t>
        </w:r>
      </w:ins>
      <w:ins w:id="4362" w:author="PR Preview" w:date="2026-01-01T00:00:00Z">
        <w:r>
          <w:t xml:space="preserve"> </w:t>
        </w:r>
      </w:ins>
      <w:ins w:id="4363" w:author="PR Preview" w:date="2026-01-01T00:00:00Z">
        <w:r>
          <w:t xml:space="preserve">[30]</w:t>
        </w:r>
      </w:ins>
      <w:ins w:id="4364" w:author="PR Preview" w:date="2026-01-01T00:00:00Z">
        <w:r>
          <w:t xml:space="preserve"> </w:t>
        </w:r>
      </w:ins>
      <w:ins w:id="4365" w:author="PR Preview" w:date="2026-01-01T00:00:00Z">
        <w:r>
          <w:t xml:space="preserve">is the</w:t>
        </w:r>
      </w:ins>
      <w:ins w:id="4366" w:author="PR Preview" w:date="2026-01-01T00:00:00Z">
        <w:r>
          <w:t xml:space="preserve"> </w:t>
        </w:r>
      </w:ins>
      <w:hyperlink w:anchor="def-summation">
        <w:ins w:id="4367" w:author="PR Preview" w:date="2026-01-01T00:00:00Z">
          <w:r>
            <w:rPr>
              <w:rStyle w:val="Hyperlink"/>
            </w:rPr>
            <w:t xml:space="preserve">sum</w:t>
          </w:r>
        </w:ins>
      </w:hyperlink>
      <w:ins w:id="4368" w:author="PR Preview" w:date="2026-01-01T00:00:00Z">
        <w:r>
          <w:t xml:space="preserve"> </w:t>
        </w:r>
      </w:ins>
      <w:ins w:id="4369" w:author="PR Preview" w:date="2026-01-01T00:00:00Z">
        <w:r>
          <w:t xml:space="preserve">of its first</w:t>
        </w:r>
      </w:ins>
      <w:ins w:id="4370" w:author="PR Preview" w:date="2026-01-01T00:00:00Z">
        <w:r>
          <w:t xml:space="preserve"> </w:t>
        </w:r>
      </w:ins>
      <m:oMath>
        <m:r>
          <m:t>n</m:t>
        </m:r>
      </m:oMath>
      <w:ins w:id="4371" w:author="PR Preview" w:date="2026-01-01T00:00:00Z">
        <w:r>
          <w:t xml:space="preserve"> </w:t>
        </w:r>
      </w:ins>
      <w:ins w:id="4372" w:author="PR Preview" w:date="2026-01-01T00:00:00Z">
        <w:r>
          <w:t xml:space="preserve">terms: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ins w:id="4373" w:author="PR Preview" w:date="2026-01-01T00:00:00Z">
        <w:r>
          <w:rPr>
            <w:b/>
            <w:bCs/>
          </w:rPr>
          <w:t xml:space="preserve">Example 50 (Partial sums of halves)</w:t>
        </w:r>
      </w:ins>
      <w:ins w:id="4374" w:author="PR Preview" w:date="2026-01-01T00:00:00Z">
        <w:r>
          <w:t xml:space="preserve"> </w:t>
        </w:r>
      </w:ins>
      <w:ins w:id="4375" w:author="PR Preview" w:date="2026-01-01T00:00:00Z">
        <w:r>
          <w:t xml:space="preserve">For</w:t>
        </w:r>
      </w:ins>
      <w:ins w:id="437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4377" w:author="PR Preview" w:date="2026-01-01T00:00:00Z">
        <w:r>
          <w:t xml:space="preserve">, the sequence</w:t>
        </w:r>
      </w:ins>
      <w:ins w:id="43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379" w:author="PR Preview" w:date="2026-01-01T00:00:00Z">
        <w:r>
          <w:t xml:space="preserve">,</w:t>
        </w:r>
      </w:ins>
      <w:ins w:id="4380" w:author="PR Preview" w:date="2026-01-01T00:00:00Z">
        <w:r>
          <w:t xml:space="preserve"> </w:t>
        </w:r>
      </w:ins>
      <w:ins w:id="4381" w:author="PR Preview" w:date="2026-01-01T00:00:00Z">
        <w:r>
          <w:t xml:space="preserve">the first three partial sums are</w:t>
        </w:r>
      </w:ins>
      <w:ins w:id="438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438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38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385" w:author="PR Preview" w:date="2026-01-01T00:00:00Z">
        <w:r>
          <w:t xml:space="preserve">In general,</w:t>
        </w:r>
      </w:ins>
      <w:ins w:id="438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4387" w:author="PR Preview" w:date="2026-01-01T00:00:00Z">
        <w:r>
          <w:t xml:space="preserve">.</w:t>
        </w:r>
      </w:ins>
    </w:p>
    <w:bookmarkEnd w:id="244"/>
    <w:bookmarkStart w:id="245" w:name="def-infinite-sum"/>
    <w:p>
      <w:pPr>
        <w:pStyle w:val="BodyText"/>
      </w:pPr>
      <w:ins w:id="4388" w:author="PR Preview" w:date="2026-01-01T00:00:00Z">
        <w:r>
          <w:rPr>
            <w:b/>
            <w:bCs/>
          </w:rPr>
          <w:t xml:space="preserve">Definition 77 (Infinite sum (series))</w:t>
        </w:r>
      </w:ins>
      <w:ins w:id="4389" w:author="PR Preview" w:date="2026-01-01T00:00:00Z">
        <w:r>
          <w:t xml:space="preserve"> </w:t>
        </w:r>
      </w:ins>
      <w:ins w:id="4390" w:author="PR Preview" w:date="2026-01-01T00:00:00Z">
        <w:r>
          <w:t xml:space="preserve">Let</w:t>
        </w:r>
      </w:ins>
      <w:ins w:id="439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392" w:author="PR Preview" w:date="2026-01-01T00:00:00Z">
        <w:r>
          <w:t xml:space="preserve"> </w:t>
        </w:r>
      </w:ins>
      <w:ins w:id="4393" w:author="PR Preview" w:date="2026-01-01T00:00:00Z">
        <w:r>
          <w:t xml:space="preserve">be a sequence in</w:t>
        </w:r>
      </w:ins>
      <w:ins w:id="43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395" w:author="PR Preview" w:date="2026-01-01T00:00:00Z">
        <w:r>
          <w:t xml:space="preserve">,</w:t>
        </w:r>
      </w:ins>
      <w:ins w:id="4396" w:author="PR Preview" w:date="2026-01-01T00:00:00Z">
        <w:r>
          <w:t xml:space="preserve"> </w:t>
        </w:r>
      </w:ins>
      <w:ins w:id="4397" w:author="PR Preview" w:date="2026-01-01T00:00:00Z">
        <w:r>
          <w:t xml:space="preserve">with partial sums</w:t>
        </w:r>
      </w:ins>
      <w:ins w:id="439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4399" w:author="PR Preview" w:date="2026-01-01T00:00:00Z">
        <w:r>
          <w:t xml:space="preserve"> </w:t>
        </w:r>
      </w:ins>
      <w:ins w:id="4400" w:author="PR Preview" w:date="2026-01-01T00:00:00Z">
        <w:r>
          <w:t xml:space="preserve">(</w:t>
        </w:r>
      </w:ins>
      <w:hyperlink w:anchor="def-partial-sum">
        <w:ins w:id="4401" w:author="PR Preview" w:date="2026-01-01T00:00:00Z">
          <w:r>
            <w:rPr>
              <w:rStyle w:val="Hyperlink"/>
            </w:rPr>
            <w:t xml:space="preserve">Definition 76</w:t>
          </w:r>
        </w:ins>
      </w:hyperlink>
      <w:ins w:id="4402" w:author="PR Preview" w:date="2026-01-01T00:00:00Z">
        <w:r>
          <w:t xml:space="preserve">).</w:t>
        </w:r>
      </w:ins>
      <w:ins w:id="4403" w:author="PR Preview" w:date="2026-01-01T00:00:00Z">
        <w:r>
          <w:t xml:space="preserve"> </w:t>
        </w:r>
      </w:ins>
      <w:ins w:id="4404" w:author="PR Preview" w:date="2026-01-01T00:00:00Z">
        <w:r>
          <w:t xml:space="preserve">The</w:t>
        </w:r>
      </w:ins>
      <w:ins w:id="4405" w:author="PR Preview" w:date="2026-01-01T00:00:00Z">
        <w:r>
          <w:t xml:space="preserve"> </w:t>
        </w:r>
      </w:ins>
      <w:ins w:id="4406" w:author="PR Preview" w:date="2026-01-01T00:00:00Z">
        <w:r>
          <w:rPr>
            <w:b/>
            <w:bCs/>
          </w:rPr>
          <w:t xml:space="preserve">infinite sum</w:t>
        </w:r>
      </w:ins>
      <w:ins w:id="4407" w:author="PR Preview" w:date="2026-01-01T00:00:00Z">
        <w:r>
          <w:t xml:space="preserve"> </w:t>
        </w:r>
      </w:ins>
      <w:ins w:id="4408" w:author="PR Preview" w:date="2026-01-01T00:00:00Z">
        <w:r>
          <w:t xml:space="preserve">(also called a</w:t>
        </w:r>
      </w:ins>
      <w:ins w:id="4409" w:author="PR Preview" w:date="2026-01-01T00:00:00Z">
        <w:r>
          <w:t xml:space="preserve"> </w:t>
        </w:r>
      </w:ins>
      <w:ins w:id="4410" w:author="PR Preview" w:date="2026-01-01T00:00:00Z">
        <w:r>
          <w:rPr>
            <w:b/>
            <w:bCs/>
          </w:rPr>
          <w:t xml:space="preserve">series</w:t>
        </w:r>
      </w:ins>
      <w:ins w:id="4411" w:author="PR Preview" w:date="2026-01-01T00:00:00Z">
        <w:r>
          <w:t xml:space="preserve">)</w:t>
        </w:r>
      </w:ins>
      <w:ins w:id="4412" w:author="PR Preview" w:date="2026-01-01T00:00:00Z">
        <w:r>
          <w:t xml:space="preserve"> </w:t>
        </w:r>
      </w:ins>
      <w:ins w:id="4413" w:author="PR Preview" w:date="2026-01-01T00:00:00Z">
        <w:r>
          <w:t xml:space="preserve">[30]</w:t>
        </w:r>
      </w:ins>
      <w:ins w:id="441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4415" w:author="PR Preview" w:date="2026-01-01T00:00:00Z">
        <w:r>
          <w:t xml:space="preserve"> </w:t>
        </w:r>
      </w:ins>
      <w:ins w:id="4416" w:author="PR Preview" w:date="2026-01-01T00:00:00Z">
        <w:r>
          <w:t xml:space="preserve">is the limit of the partial sums: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ins w:id="4417" w:author="PR Preview" w:date="2026-01-01T00:00:00Z">
        <w:r>
          <w:t xml:space="preserve">Here the limit is a real number</w:t>
        </w:r>
      </w:ins>
      <w:ins w:id="4418" w:author="PR Preview" w:date="2026-01-01T00:00:00Z">
        <w:r>
          <w:t xml:space="preserve"> </w:t>
        </w:r>
      </w:ins>
      <w:ins w:id="4419" w:author="PR Preview" w:date="2026-01-01T00:00:00Z">
        <w:r>
          <w:t xml:space="preserve">when the partial sums are real numbers that</w:t>
        </w:r>
      </w:ins>
      <w:ins w:id="4420" w:author="PR Preview" w:date="2026-01-01T00:00:00Z">
        <w:r>
          <w:t xml:space="preserve"> </w:t>
        </w:r>
      </w:ins>
      <w:hyperlink w:anchor="def-convergent-sequence">
        <w:ins w:id="4421" w:author="PR Preview" w:date="2026-01-01T00:00:00Z">
          <w:r>
            <w:rPr>
              <w:rStyle w:val="Hyperlink"/>
            </w:rPr>
            <w:t xml:space="preserve">converge</w:t>
          </w:r>
        </w:ins>
      </w:hyperlink>
      <w:ins w:id="4422" w:author="PR Preview" w:date="2026-01-01T00:00:00Z">
        <w:r>
          <w:t xml:space="preserve"> </w:t>
        </w:r>
      </w:ins>
      <w:ins w:id="4423" w:author="PR Preview" w:date="2026-01-01T00:00:00Z">
        <w:r>
          <w:t xml:space="preserve">to it,</w:t>
        </w:r>
      </w:ins>
      <w:ins w:id="4424" w:author="PR Preview" w:date="2026-01-01T00:00:00Z">
        <w:r>
          <w:t xml:space="preserve"> </w:t>
        </w:r>
      </w:ins>
      <w:ins w:id="4425" w:author="PR Preview" w:date="2026-01-01T00:00:00Z">
        <w:r>
          <w:t xml:space="preserve">and it is</w:t>
        </w:r>
      </w:ins>
      <w:ins w:id="442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427" w:author="PR Preview" w:date="2026-01-01T00:00:00Z">
        <w:r>
          <w:t xml:space="preserve"> </w:t>
        </w:r>
      </w:ins>
      <w:ins w:id="4428" w:author="PR Preview" w:date="2026-01-01T00:00:00Z">
        <w:r>
          <w:t xml:space="preserve">when the partial sums</w:t>
        </w:r>
      </w:ins>
      <w:ins w:id="4429" w:author="PR Preview" w:date="2026-01-01T00:00:00Z">
        <w:r>
          <w:t xml:space="preserve"> </w:t>
        </w:r>
      </w:ins>
      <w:hyperlink w:anchor="def-diverges-to-infinity">
        <w:ins w:id="4430" w:author="PR Preview" w:date="2026-01-01T00:00:00Z">
          <w:r>
            <w:rPr>
              <w:rStyle w:val="Hyperlink"/>
            </w:rPr>
            <w:t xml:space="preserve">diverge to</w:t>
          </w:r>
        </w:ins>
        <w:ins w:id="443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rPr>
              <m:sty m:val="p"/>
            </m:rPr>
            <m:t>∞</m:t>
          </m:r>
        </m:oMath>
      </w:hyperlink>
      <w:ins w:id="4432" w:author="PR Preview" w:date="2026-01-01T00:00:00Z">
        <w:r>
          <w:t xml:space="preserve"> </w:t>
        </w:r>
      </w:ins>
      <w:ins w:id="4433" w:author="PR Preview" w:date="2026-01-01T00:00:00Z">
        <w:r>
          <w:t xml:space="preserve">or some partial sum is</w:t>
        </w:r>
      </w:ins>
      <w:ins w:id="443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435" w:author="PR Preview" w:date="2026-01-01T00:00:00Z">
        <w:r>
          <w:t xml:space="preserve">;</w:t>
        </w:r>
      </w:ins>
      <w:ins w:id="4436" w:author="PR Preview" w:date="2026-01-01T00:00:00Z">
        <w:r>
          <w:t xml:space="preserve"> </w:t>
        </w:r>
      </w:ins>
      <w:hyperlink w:anchor="lem-nonneg-series">
        <w:ins w:id="443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438" w:author="PR Preview" w:date="2026-01-01T00:00:00Z">
        <w:r>
          <w:t xml:space="preserve">, next, shows that one of these always happens.</w:t>
        </w:r>
      </w:ins>
      <w:ins w:id="4439" w:author="PR Preview" w:date="2026-01-01T00:00:00Z">
        <w:r>
          <w:t xml:space="preserve"> </w:t>
        </w:r>
      </w:ins>
      <w:ins w:id="4440" w:author="PR Preview" w:date="2026-01-01T00:00:00Z">
        <w:r>
          <w:t xml:space="preserve">Sums with other index ranges, such as</w:t>
        </w:r>
      </w:ins>
      <w:ins w:id="444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ins w:id="4442" w:author="PR Preview" w:date="2026-01-01T00:00:00Z">
        <w:r>
          <w:t xml:space="preserve">,</w:t>
        </w:r>
      </w:ins>
      <w:ins w:id="4443" w:author="PR Preview" w:date="2026-01-01T00:00:00Z">
        <w:r>
          <w:t xml:space="preserve"> </w:t>
        </w:r>
      </w:ins>
      <w:ins w:id="4444" w:author="PR Preview" w:date="2026-01-01T00:00:00Z">
        <w:r>
          <w:t xml:space="preserve">are defined the same way.</w:t>
        </w:r>
      </w:ins>
    </w:p>
    <w:bookmarkEnd w:id="245"/>
    <w:bookmarkStart w:id="246" w:name="exm-infinite-sum"/>
    <w:p>
      <w:pPr>
        <w:pStyle w:val="BodyText"/>
      </w:pPr>
      <w:ins w:id="4445" w:author="PR Preview" w:date="2026-01-01T00:00:00Z">
        <w:r>
          <w:rPr>
            <w:b/>
            <w:bCs/>
          </w:rPr>
          <w:t xml:space="preserve">Example 51 (A finite and an infinite sum)</w:t>
        </w:r>
      </w:ins>
      <w:ins w:id="4446" w:author="PR Preview" w:date="2026-01-01T00:00:00Z">
        <w:r>
          <w:t xml:space="preserve"> </w:t>
        </w:r>
      </w:ins>
      <w:ins w:id="444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5"/>
        </w:numPr>
      </w:pPr>
      <w:ins w:id="4448" w:author="PR Preview" w:date="2026-01-01T00:00:00Z">
        <w:r>
          <w:t xml:space="preserve">For</w:t>
        </w:r>
      </w:ins>
      <w:ins w:id="444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4450" w:author="PR Preview" w:date="2026-01-01T00:00:00Z">
        <w:r>
          <w:t xml:space="preserve">, the partial sums</w:t>
        </w:r>
      </w:ins>
      <w:ins w:id="445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4452" w:author="PR Preview" w:date="2026-01-01T00:00:00Z">
        <w:r>
          <w:t xml:space="preserve"> </w:t>
        </w:r>
      </w:ins>
      <w:ins w:id="4453" w:author="PR Preview" w:date="2026-01-01T00:00:00Z">
        <w:r>
          <w:t xml:space="preserve">(</w:t>
        </w:r>
      </w:ins>
      <w:hyperlink w:anchor="exm-partial-sum">
        <w:ins w:id="4454" w:author="PR Preview" w:date="2026-01-01T00:00:00Z">
          <w:r>
            <w:rPr>
              <w:rStyle w:val="Hyperlink"/>
            </w:rPr>
            <w:t xml:space="preserve">Example 50</w:t>
          </w:r>
        </w:ins>
      </w:hyperlink>
      <w:ins w:id="4455" w:author="PR Preview" w:date="2026-01-01T00:00:00Z">
        <w:r>
          <w:t xml:space="preserve">)</w:t>
        </w:r>
      </w:ins>
      <w:ins w:id="4456" w:author="PR Preview" w:date="2026-01-01T00:00:00Z">
        <w:r>
          <w:t xml:space="preserve"> </w:t>
        </w:r>
      </w:ins>
      <w:ins w:id="4457" w:author="PR Preview" w:date="2026-01-01T00:00:00Z">
        <w:r>
          <w:t xml:space="preserve">converge to</w:t>
        </w:r>
      </w:ins>
      <w:ins w:id="4458" w:author="PR Preview" w:date="2026-01-01T00:00:00Z">
        <w:r>
          <w:t xml:space="preserve"> </w:t>
        </w:r>
      </w:ins>
      <m:oMath>
        <m:r>
          <m:t>1</m:t>
        </m:r>
      </m:oMath>
      <w:ins w:id="4459" w:author="PR Preview" w:date="2026-01-01T00:00:00Z">
        <w:r>
          <w:t xml:space="preserve">, because</w:t>
        </w:r>
      </w:ins>
      <w:ins w:id="446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ins w:id="4461" w:author="PR Preview" w:date="2026-01-01T00:00:00Z">
        <w:r>
          <w:t xml:space="preserve">.</w:t>
        </w:r>
      </w:ins>
      <w:ins w:id="4462" w:author="PR Preview" w:date="2026-01-01T00:00:00Z">
        <w:r>
          <w:t xml:space="preserve"> </w:t>
        </w:r>
      </w:ins>
      <w:ins w:id="4463" w:author="PR Preview" w:date="2026-01-01T00:00:00Z">
        <w:r>
          <w:t xml:space="preserve">So</w:t>
        </w:r>
      </w:ins>
      <w:ins w:id="446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ins w:id="446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45"/>
        </w:numPr>
      </w:pPr>
      <w:ins w:id="4466" w:author="PR Preview" w:date="2026-01-01T00:00:00Z">
        <w:r>
          <w:t xml:space="preserve">For</w:t>
        </w:r>
      </w:ins>
      <w:ins w:id="446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4468" w:author="PR Preview" w:date="2026-01-01T00:00:00Z">
        <w:r>
          <w:t xml:space="preserve">, the partial sums are</w:t>
        </w:r>
      </w:ins>
      <w:ins w:id="446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4470" w:author="PR Preview" w:date="2026-01-01T00:00:00Z">
        <w:r>
          <w:t xml:space="preserve">,</w:t>
        </w:r>
      </w:ins>
      <w:ins w:id="4471" w:author="PR Preview" w:date="2026-01-01T00:00:00Z">
        <w:r>
          <w:t xml:space="preserve"> </w:t>
        </w:r>
      </w:ins>
      <w:ins w:id="4472" w:author="PR Preview" w:date="2026-01-01T00:00:00Z">
        <w:r>
          <w:t xml:space="preserve">which diverge to</w:t>
        </w:r>
      </w:ins>
      <w:ins w:id="447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474" w:author="PR Preview" w:date="2026-01-01T00:00:00Z">
        <w:r>
          <w:t xml:space="preserve">.</w:t>
        </w:r>
      </w:ins>
      <w:ins w:id="4475" w:author="PR Preview" w:date="2026-01-01T00:00:00Z">
        <w:r>
          <w:t xml:space="preserve"> </w:t>
        </w:r>
      </w:ins>
      <w:ins w:id="4476" w:author="PR Preview" w:date="2026-01-01T00:00:00Z">
        <w:r>
          <w:t xml:space="preserve">So</w:t>
        </w:r>
      </w:ins>
      <w:ins w:id="447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478" w:author="PR Preview" w:date="2026-01-01T00:00:00Z">
        <w:r>
          <w:t xml:space="preserve">.</w:t>
        </w:r>
      </w:ins>
    </w:p>
    <w:bookmarkEnd w:id="246"/>
    <w:bookmarkStart w:id="247" w:name="lem-nonneg-series"/>
    <w:p>
      <w:pPr>
        <w:pStyle w:val="FirstParagraph"/>
      </w:pPr>
      <w:ins w:id="4479" w:author="PR Preview" w:date="2026-01-01T00:00:00Z">
        <w:r>
          <w:rPr>
            <w:b/>
            <w:bCs/>
          </w:rPr>
          <w:t xml:space="preserve">Lemma 1 (Sums of non-negative terms)</w:t>
        </w:r>
      </w:ins>
      <w:ins w:id="4480" w:author="PR Preview" w:date="2026-01-01T00:00:00Z">
        <w:r>
          <w:t xml:space="preserve"> </w:t>
        </w:r>
      </w:ins>
      <w:ins w:id="4481" w:author="PR Preview" w:date="2026-01-01T00:00:00Z">
        <w:r>
          <w:t xml:space="preserve">Let</w:t>
        </w:r>
      </w:ins>
      <w:ins w:id="448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483" w:author="PR Preview" w:date="2026-01-01T00:00:00Z">
        <w:r>
          <w:t xml:space="preserve"> </w:t>
        </w:r>
      </w:ins>
      <w:ins w:id="4484" w:author="PR Preview" w:date="2026-01-01T00:00:00Z">
        <w:r>
          <w:t xml:space="preserve">be values in</w:t>
        </w:r>
      </w:ins>
      <w:ins w:id="448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486" w:author="PR Preview" w:date="2026-01-01T00:00:00Z">
        <w:r>
          <w:t xml:space="preserve">,</w:t>
        </w:r>
      </w:ins>
      <w:ins w:id="4487" w:author="PR Preview" w:date="2026-01-01T00:00:00Z">
        <w:r>
          <w:t xml:space="preserve"> </w:t>
        </w:r>
      </w:ins>
      <w:ins w:id="4488" w:author="PR Preview" w:date="2026-01-01T00:00:00Z">
        <w:r>
          <w:t xml:space="preserve">with partial sums</w:t>
        </w:r>
      </w:ins>
      <w:ins w:id="448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4490" w:author="PR Preview" w:date="2026-01-01T00:00:00Z">
        <w:r>
          <w:t xml:space="preserve"> </w:t>
        </w:r>
      </w:ins>
      <w:ins w:id="4491" w:author="PR Preview" w:date="2026-01-01T00:00:00Z">
        <w:r>
          <w:t xml:space="preserve">(</w:t>
        </w:r>
      </w:ins>
      <w:hyperlink w:anchor="def-partial-sum">
        <w:ins w:id="4492" w:author="PR Preview" w:date="2026-01-01T00:00:00Z">
          <w:r>
            <w:rPr>
              <w:rStyle w:val="Hyperlink"/>
            </w:rPr>
            <w:t xml:space="preserve">Definition 76</w:t>
          </w:r>
        </w:ins>
      </w:hyperlink>
      <w:ins w:id="4493" w:author="PR Preview" w:date="2026-01-01T00:00:00Z">
        <w:r>
          <w:t xml:space="preserve">),</w:t>
        </w:r>
      </w:ins>
      <w:ins w:id="4494" w:author="PR Preview" w:date="2026-01-01T00:00:00Z">
        <w:r>
          <w:t xml:space="preserve"> </w:t>
        </w:r>
      </w:ins>
      <w:ins w:id="4495" w:author="PR Preview" w:date="2026-01-01T00:00:00Z">
        <w:r>
          <w:t xml:space="preserve">where</w:t>
        </w:r>
      </w:ins>
      <w:ins w:id="449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497" w:author="PR Preview" w:date="2026-01-01T00:00:00Z">
        <w:r>
          <w:t xml:space="preserve"> </w:t>
        </w:r>
      </w:ins>
      <w:ins w:id="4498" w:author="PR Preview" w:date="2026-01-01T00:00:00Z">
        <w:r>
          <w:t xml:space="preserve">for every</w:t>
        </w:r>
      </w:ins>
      <w:ins w:id="4499" w:author="PR Preview" w:date="2026-01-01T00:00:00Z">
        <w:r>
          <w:t xml:space="preserve"> </w:t>
        </w:r>
      </w:ins>
      <m:oMath>
        <m:r>
          <m:t>x</m:t>
        </m:r>
      </m:oMath>
      <w:ins w:id="4500" w:author="PR Preview" w:date="2026-01-01T00:00:00Z">
        <w:r>
          <w:t xml:space="preserve"> </w:t>
        </w:r>
      </w:ins>
      <w:ins w:id="4501" w:author="PR Preview" w:date="2026-01-01T00:00:00Z">
        <w:r>
          <w:t xml:space="preserve">in</w:t>
        </w:r>
      </w:ins>
      <w:ins w:id="45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503" w:author="PR Preview" w:date="2026-01-01T00:00:00Z">
        <w:r>
          <w:t xml:space="preserve">.</w:t>
        </w:r>
      </w:ins>
      <w:ins w:id="4504" w:author="PR Preview" w:date="2026-01-01T00:00:00Z">
        <w:r>
          <w:t xml:space="preserve"> </w:t>
        </w:r>
      </w:ins>
      <w:ins w:id="4505" w:author="PR Preview" w:date="2026-01-01T00:00:00Z">
        <w:r>
          <w:t xml:space="preserve">Then the partial sums are</w:t>
        </w:r>
      </w:ins>
      <w:ins w:id="4506" w:author="PR Preview" w:date="2026-01-01T00:00:00Z">
        <w:r>
          <w:t xml:space="preserve"> </w:t>
        </w:r>
      </w:ins>
      <w:hyperlink w:anchor="def-non-decreasing">
        <w:ins w:id="4507" w:author="PR Preview" w:date="2026-01-01T00:00:00Z">
          <w:r>
            <w:rPr>
              <w:rStyle w:val="Hyperlink"/>
            </w:rPr>
            <w:t xml:space="preserve">non-decreasing</w:t>
          </w:r>
        </w:ins>
      </w:hyperlink>
      <w:ins w:id="4508" w:author="PR Preview" w:date="2026-01-01T00:00:00Z">
        <w:r>
          <w:t xml:space="preserve">,</w:t>
        </w:r>
      </w:ins>
      <w:ins w:id="450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ins w:id="4510" w:author="PR Preview" w:date="2026-01-01T00:00:00Z">
        <w:r>
          <w:t xml:space="preserve">,</w:t>
        </w:r>
      </w:ins>
      <w:ins w:id="4511" w:author="PR Preview" w:date="2026-01-01T00:00:00Z">
        <w:r>
          <w:t xml:space="preserve"> </w:t>
        </w:r>
      </w:ins>
      <w:ins w:id="4512" w:author="PR Preview" w:date="2026-01-01T00:00:00Z">
        <w:r>
          <w:t xml:space="preserve">so their</w:t>
        </w:r>
      </w:ins>
      <w:ins w:id="4513" w:author="PR Preview" w:date="2026-01-01T00:00:00Z">
        <w:r>
          <w:t xml:space="preserve"> </w:t>
        </w:r>
      </w:ins>
      <w:hyperlink w:anchor="def-sequence-limit">
        <w:ins w:id="4514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4515" w:author="PR Preview" w:date="2026-01-01T00:00:00Z">
        <w:r>
          <w:t xml:space="preserve">,</w:t>
        </w:r>
      </w:ins>
      <w:ins w:id="4516" w:author="PR Preview" w:date="2026-01-01T00:00:00Z">
        <w:r>
          <w:t xml:space="preserve"> </w:t>
        </w:r>
      </w:ins>
      <w:ins w:id="4517" w:author="PR Preview" w:date="2026-01-01T00:00:00Z">
        <w:r>
          <w:t xml:space="preserve">the infinite sum</w:t>
        </w:r>
      </w:ins>
      <w:ins w:id="451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4519" w:author="PR Preview" w:date="2026-01-01T00:00:00Z">
        <w:r>
          <w:t xml:space="preserve"> </w:t>
        </w:r>
      </w:ins>
      <w:ins w:id="4520" w:author="PR Preview" w:date="2026-01-01T00:00:00Z">
        <w:r>
          <w:t xml:space="preserve">(</w:t>
        </w:r>
      </w:ins>
      <w:hyperlink w:anchor="def-infinite-sum">
        <w:ins w:id="4521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4522" w:author="PR Preview" w:date="2026-01-01T00:00:00Z">
        <w:r>
          <w:t xml:space="preserve">),</w:t>
        </w:r>
      </w:ins>
      <w:ins w:id="4523" w:author="PR Preview" w:date="2026-01-01T00:00:00Z">
        <w:r>
          <w:t xml:space="preserve"> </w:t>
        </w:r>
      </w:ins>
      <w:ins w:id="4524" w:author="PR Preview" w:date="2026-01-01T00:00:00Z">
        <w:r>
          <w:t xml:space="preserve">always exists,</w:t>
        </w:r>
      </w:ins>
      <w:ins w:id="4525" w:author="PR Preview" w:date="2026-01-01T00:00:00Z">
        <w:r>
          <w:t xml:space="preserve"> </w:t>
        </w:r>
      </w:ins>
      <w:ins w:id="4526" w:author="PR Preview" w:date="2026-01-01T00:00:00Z">
        <w:r>
          <w:t xml:space="preserve">and it is either a finite number or</w:t>
        </w:r>
      </w:ins>
      <w:ins w:id="452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528" w:author="PR Preview" w:date="2026-01-01T00:00:00Z">
        <w:r>
          <w:t xml:space="preserve">.</w:t>
        </w:r>
      </w:ins>
    </w:p>
    <w:bookmarkEnd w:id="247"/>
    <w:p>
      <w:pPr>
        <w:pStyle w:val="BodyText"/>
      </w:pPr>
      <w:ins w:id="4529" w:author="PR Preview" w:date="2026-01-01T00:00:00Z">
        <w:r>
          <w:rPr>
            <w:i/>
            <w:iCs/>
          </w:rPr>
          <w:t xml:space="preserve">Proof</w:t>
        </w:r>
      </w:ins>
      <w:ins w:id="4530" w:author="PR Preview" w:date="2026-01-01T00:00:00Z">
        <w:r>
          <w:t xml:space="preserve">. </w:t>
        </w:r>
      </w:ins>
      <w:ins w:id="4531" w:author="PR Preview" w:date="2026-01-01T00:00:00Z">
        <w:r>
          <w:t xml:space="preserve">For each</w:t>
        </w:r>
      </w:ins>
      <w:ins w:id="4532" w:author="PR Preview" w:date="2026-01-01T00:00:00Z">
        <w:r>
          <w:t xml:space="preserve"> </w:t>
        </w:r>
      </w:ins>
      <m:oMath>
        <m:r>
          <m:t>n</m:t>
        </m:r>
      </m:oMath>
      <w:ins w:id="45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534" w:author="PR Preview" w:date="2026-01-01T00:00:00Z">
        <w:r>
          <w:t xml:space="preserve">If some partial sum</w:t>
        </w:r>
      </w:ins>
      <w:ins w:id="453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4536" w:author="PR Preview" w:date="2026-01-01T00:00:00Z">
        <w:r>
          <w:t xml:space="preserve"> </w:t>
        </w:r>
      </w:ins>
      <w:ins w:id="4537" w:author="PR Preview" w:date="2026-01-01T00:00:00Z">
        <w:r>
          <w:t xml:space="preserve">is</w:t>
        </w:r>
      </w:ins>
      <w:ins w:id="4538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539" w:author="PR Preview" w:date="2026-01-01T00:00:00Z">
        <w:r>
          <w:t xml:space="preserve">,</w:t>
        </w:r>
      </w:ins>
      <w:ins w:id="4540" w:author="PR Preview" w:date="2026-01-01T00:00:00Z">
        <w:r>
          <w:t xml:space="preserve"> </w:t>
        </w:r>
      </w:ins>
      <w:ins w:id="4541" w:author="PR Preview" w:date="2026-01-01T00:00:00Z">
        <w:r>
          <w:t xml:space="preserve">then</w:t>
        </w:r>
      </w:ins>
      <w:ins w:id="454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543" w:author="PR Preview" w:date="2026-01-01T00:00:00Z">
        <w:r>
          <w:t xml:space="preserve"> </w:t>
        </w:r>
      </w:ins>
      <w:ins w:id="4544" w:author="PR Preview" w:date="2026-01-01T00:00:00Z">
        <w:r>
          <w:t xml:space="preserve">for every</w:t>
        </w:r>
      </w:ins>
      <w:ins w:id="454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4546" w:author="PR Preview" w:date="2026-01-01T00:00:00Z">
        <w:r>
          <w:t xml:space="preserve">,</w:t>
        </w:r>
      </w:ins>
      <w:ins w:id="4547" w:author="PR Preview" w:date="2026-01-01T00:00:00Z">
        <w:r>
          <w:t xml:space="preserve"> </w:t>
        </w:r>
      </w:ins>
      <w:ins w:id="4548" w:author="PR Preview" w:date="2026-01-01T00:00:00Z">
        <w:r>
          <w:t xml:space="preserve">so the limit is</w:t>
        </w:r>
      </w:ins>
      <w:ins w:id="4549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550" w:author="PR Preview" w:date="2026-01-01T00:00:00Z">
        <w:r>
          <w:t xml:space="preserve">.</w:t>
        </w:r>
      </w:ins>
      <w:ins w:id="4551" w:author="PR Preview" w:date="2026-01-01T00:00:00Z">
        <w:r>
          <w:t xml:space="preserve"> </w:t>
        </w:r>
      </w:ins>
      <w:ins w:id="4552" w:author="PR Preview" w:date="2026-01-01T00:00:00Z">
        <w:r>
          <w:t xml:space="preserve">Otherwise, the partial sums form a non-decreasing sequence of</w:t>
        </w:r>
      </w:ins>
      <w:ins w:id="4553" w:author="PR Preview" w:date="2026-01-01T00:00:00Z">
        <w:r>
          <w:t xml:space="preserve"> </w:t>
        </w:r>
      </w:ins>
      <w:hyperlink r:id="rId15">
        <w:ins w:id="4554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4555" w:author="PR Preview" w:date="2026-01-01T00:00:00Z">
        <w:r>
          <w:t xml:space="preserve">.</w:t>
        </w:r>
      </w:ins>
      <w:ins w:id="4556" w:author="PR Preview" w:date="2026-01-01T00:00:00Z">
        <w:r>
          <w:t xml:space="preserve"> </w:t>
        </w:r>
      </w:ins>
      <w:ins w:id="4557" w:author="PR Preview" w:date="2026-01-01T00:00:00Z">
        <w:r>
          <w:t xml:space="preserve">If that sequence is</w:t>
        </w:r>
      </w:ins>
      <w:ins w:id="4558" w:author="PR Preview" w:date="2026-01-01T00:00:00Z">
        <w:r>
          <w:t xml:space="preserve"> </w:t>
        </w:r>
      </w:ins>
      <w:hyperlink w:anchor="def-bounded-above">
        <w:ins w:id="4559" w:author="PR Preview" w:date="2026-01-01T00:00:00Z">
          <w:r>
            <w:rPr>
              <w:rStyle w:val="Hyperlink"/>
            </w:rPr>
            <w:t xml:space="preserve">bounded above</w:t>
          </w:r>
        </w:ins>
      </w:hyperlink>
      <w:ins w:id="4560" w:author="PR Preview" w:date="2026-01-01T00:00:00Z">
        <w:r>
          <w:t xml:space="preserve">,</w:t>
        </w:r>
      </w:ins>
      <w:ins w:id="4561" w:author="PR Preview" w:date="2026-01-01T00:00:00Z">
        <w:r>
          <w:t xml:space="preserve"> </w:t>
        </w:r>
      </w:ins>
      <w:ins w:id="4562" w:author="PR Preview" w:date="2026-01-01T00:00:00Z">
        <w:r>
          <w:t xml:space="preserve">it</w:t>
        </w:r>
      </w:ins>
      <w:ins w:id="4563" w:author="PR Preview" w:date="2026-01-01T00:00:00Z">
        <w:r>
          <w:t xml:space="preserve"> </w:t>
        </w:r>
      </w:ins>
      <w:hyperlink w:anchor="def-convergent-sequence">
        <w:ins w:id="4564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4565" w:author="PR Preview" w:date="2026-01-01T00:00:00Z">
        <w:r>
          <w:t xml:space="preserve"> </w:t>
        </w:r>
      </w:ins>
      <w:ins w:id="4566" w:author="PR Preview" w:date="2026-01-01T00:00:00Z">
        <w:r>
          <w:t xml:space="preserve">to a finite number</w:t>
        </w:r>
      </w:ins>
      <w:ins w:id="4567" w:author="PR Preview" w:date="2026-01-01T00:00:00Z">
        <w:r>
          <w:t xml:space="preserve"> </w:t>
        </w:r>
      </w:ins>
      <w:ins w:id="4568" w:author="PR Preview" w:date="2026-01-01T00:00:00Z">
        <w:r>
          <w:t xml:space="preserve">[31]</w:t>
        </w:r>
      </w:ins>
      <w:ins w:id="4569" w:author="PR Preview" w:date="2026-01-01T00:00:00Z">
        <w:r>
          <w:t xml:space="preserve">.</w:t>
        </w:r>
      </w:ins>
      <w:ins w:id="4570" w:author="PR Preview" w:date="2026-01-01T00:00:00Z">
        <w:r>
          <w:t xml:space="preserve"> </w:t>
        </w:r>
      </w:ins>
      <w:ins w:id="4571" w:author="PR Preview" w:date="2026-01-01T00:00:00Z">
        <w:r>
          <w:t xml:space="preserve">If it is not bounded above,</w:t>
        </w:r>
      </w:ins>
      <w:ins w:id="4572" w:author="PR Preview" w:date="2026-01-01T00:00:00Z">
        <w:r>
          <w:t xml:space="preserve"> </w:t>
        </w:r>
      </w:ins>
      <w:ins w:id="4573" w:author="PR Preview" w:date="2026-01-01T00:00:00Z">
        <w:r>
          <w:t xml:space="preserve">then for every number</w:t>
        </w:r>
      </w:ins>
      <w:ins w:id="4574" w:author="PR Preview" w:date="2026-01-01T00:00:00Z">
        <w:r>
          <w:t xml:space="preserve"> </w:t>
        </w:r>
      </w:ins>
      <m:oMath>
        <m:r>
          <m:t>M</m:t>
        </m:r>
      </m:oMath>
      <w:ins w:id="4575" w:author="PR Preview" w:date="2026-01-01T00:00:00Z">
        <w:r>
          <w:t xml:space="preserve"> </w:t>
        </w:r>
      </w:ins>
      <w:ins w:id="4576" w:author="PR Preview" w:date="2026-01-01T00:00:00Z">
        <w:r>
          <w:t xml:space="preserve">some</w:t>
        </w:r>
      </w:ins>
      <w:ins w:id="457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4578" w:author="PR Preview" w:date="2026-01-01T00:00:00Z">
        <w:r>
          <w:t xml:space="preserve"> </w:t>
        </w:r>
      </w:ins>
      <w:ins w:id="4579" w:author="PR Preview" w:date="2026-01-01T00:00:00Z">
        <w:r>
          <w:t xml:space="preserve">exceeds</w:t>
        </w:r>
      </w:ins>
      <w:ins w:id="4580" w:author="PR Preview" w:date="2026-01-01T00:00:00Z">
        <w:r>
          <w:t xml:space="preserve"> </w:t>
        </w:r>
      </w:ins>
      <m:oMath>
        <m:r>
          <m:t>M</m:t>
        </m:r>
      </m:oMath>
      <w:ins w:id="4581" w:author="PR Preview" w:date="2026-01-01T00:00:00Z">
        <w:r>
          <w:t xml:space="preserve">,</w:t>
        </w:r>
      </w:ins>
      <w:ins w:id="4582" w:author="PR Preview" w:date="2026-01-01T00:00:00Z">
        <w:r>
          <w:t xml:space="preserve"> </w:t>
        </w:r>
      </w:ins>
      <w:ins w:id="4583" w:author="PR Preview" w:date="2026-01-01T00:00:00Z">
        <w:r>
          <w:t xml:space="preserve">and so does every later</w:t>
        </w:r>
      </w:ins>
      <w:ins w:id="458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4585" w:author="PR Preview" w:date="2026-01-01T00:00:00Z">
        <w:r>
          <w:t xml:space="preserve">;</w:t>
        </w:r>
      </w:ins>
      <w:ins w:id="4586" w:author="PR Preview" w:date="2026-01-01T00:00:00Z">
        <w:r>
          <w:t xml:space="preserve"> </w:t>
        </w:r>
      </w:ins>
      <w:ins w:id="4587" w:author="PR Preview" w:date="2026-01-01T00:00:00Z">
        <w:r>
          <w:t xml:space="preserve">the limit is</w:t>
        </w:r>
      </w:ins>
      <w:ins w:id="4588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589" w:author="PR Preview" w:date="2026-01-01T00:00:00Z">
        <w:r>
          <w:t xml:space="preserve">.</w:t>
        </w:r>
      </w:ins>
    </w:p>
    <w:bookmarkEnd w:id="248"/>
    <w:bookmarkStart w:id="292" w:name="exponentials-and-logarithms"/>
    <w:p>
      <w:pPr>
        <w:pStyle w:val="Heading2"/>
      </w:pPr>
      <w:ins w:id="4590" w:author="PR Preview" w:date="2026-01-01T00:00:00Z">
        <w:r>
          <w:t xml:space="preserve">20 Exponentials and Logarithms</w:t>
        </w:r>
      </w:ins>
    </w:p>
    <w:bookmarkStart w:id="249" w:name="def-exponential-function"/>
    <w:p>
      <w:pPr>
        <w:pStyle w:val="FirstParagraph"/>
      </w:pPr>
      <w:ins w:id="4591" w:author="PR Preview" w:date="2026-01-01T00:00:00Z">
        <w:r>
          <w:rPr>
            <w:b/>
            <w:bCs/>
          </w:rPr>
          <w:t xml:space="preserve">Definition 78 (Exponential function)</w:t>
        </w:r>
      </w:ins>
      <w:ins w:id="4592" w:author="PR Preview" w:date="2026-01-01T00:00:00Z">
        <w:r>
          <w:t xml:space="preserve"> </w:t>
        </w:r>
      </w:ins>
      <w:ins w:id="4593" w:author="PR Preview" w:date="2026-01-01T00:00:00Z">
        <w:r>
          <w:t xml:space="preserve">The</w:t>
        </w:r>
      </w:ins>
      <w:ins w:id="4594" w:author="PR Preview" w:date="2026-01-01T00:00:00Z">
        <w:r>
          <w:t xml:space="preserve"> </w:t>
        </w:r>
      </w:ins>
      <w:ins w:id="4595" w:author="PR Preview" w:date="2026-01-01T00:00:00Z">
        <w:r>
          <w:rPr>
            <w:b/>
            <w:bCs/>
          </w:rPr>
          <w:t xml:space="preserve">exponential function</w:t>
        </w:r>
      </w:ins>
      <w:ins w:id="4596" w:author="PR Preview" w:date="2026-01-01T00:00:00Z">
        <w:r>
          <w:t xml:space="preserve"> </w:t>
        </w:r>
      </w:ins>
      <w:ins w:id="4597" w:author="PR Preview" w:date="2026-01-01T00:00:00Z">
        <w:r>
          <w:t xml:space="preserve">[32]</w:t>
        </w:r>
      </w:ins>
      <w:ins w:id="459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599" w:author="PR Preview" w:date="2026-01-01T00:00:00Z">
        <w:r>
          <w:t xml:space="preserve"> </w:t>
        </w:r>
      </w:ins>
      <w:ins w:id="460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del w:id="4601" w:author="PR Preview" w:date="2026-01-01T00:00:00Z">
        <w:r>
          <w:rPr>
            <w:b/>
            <w:bCs/>
          </w:rPr>
          <w:delText xml:space="preserve">Example 47 (Approximating</w:delText>
        </w:r>
      </w:del>
      <w:del w:id="460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4603" w:author="PR Preview" w:date="2026-01-01T00:00:00Z">
        <w:r>
          <w:rPr>
            <w:b/>
            <w:bCs/>
          </w:rPr>
          <w:delText xml:space="preserve">)</w:delText>
        </w:r>
      </w:del>
      <w:del w:id="4604" w:author="PR Preview" w:date="2026-01-01T00:00:00Z">
        <w:r>
          <w:delText xml:space="preserve"> </w:delText>
        </w:r>
      </w:del>
      <w:del w:id="4605" w:author="PR Preview" w:date="2026-01-01T00:00:00Z">
        <w:r>
          <w:delText xml:space="preserve">For</w:delText>
        </w:r>
      </w:del>
      <w:del w:id="460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607" w:author="PR Preview" w:date="2026-01-01T00:00:00Z">
        <w:r>
          <w:delText xml:space="preserve">, the terms</w:delText>
        </w:r>
      </w:del>
      <w:del w:id="46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4609" w:author="PR Preview" w:date="2026-01-01T00:00:00Z">
        <w:r>
          <w:delText xml:space="preserve"> </w:delText>
        </w:r>
      </w:del>
      <w:del w:id="4610" w:author="PR Preview" w:date="2026-01-01T00:00:00Z">
        <w:r>
          <w:delText xml:space="preserve">are:</w:delText>
        </w:r>
      </w:del>
    </w:p>
    <w:p>
      <w:pPr>
        <w:pStyle w:val="BodyText"/>
      </w:pPr>
      <w:ins w:id="4611" w:author="PR Preview" w:date="2026-01-01T00:00:00Z">
        <w:r>
          <w:rPr>
            <w:b/>
            <w:bCs/>
          </w:rPr>
          <w:t xml:space="preserve">Example 52 (Approximating</w:t>
        </w:r>
      </w:ins>
      <w:ins w:id="461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4613" w:author="PR Preview" w:date="2026-01-01T00:00:00Z">
        <w:r>
          <w:rPr>
            <w:b/>
            <w:bCs/>
          </w:rPr>
          <w:t xml:space="preserve">)</w:t>
        </w:r>
      </w:ins>
      <w:ins w:id="4614" w:author="PR Preview" w:date="2026-01-01T00:00:00Z">
        <w:r>
          <w:t xml:space="preserve"> </w:t>
        </w:r>
      </w:ins>
      <w:ins w:id="4615" w:author="PR Preview" w:date="2026-01-01T00:00:00Z">
        <w:r>
          <w:t xml:space="preserve">For</w:t>
        </w:r>
      </w:ins>
      <w:ins w:id="46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4617" w:author="PR Preview" w:date="2026-01-01T00:00:00Z">
        <w:r>
          <w:t xml:space="preserve">, the terms</w:t>
        </w:r>
      </w:ins>
      <w:ins w:id="461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4619" w:author="PR Preview" w:date="2026-01-01T00:00:00Z">
        <w:r>
          <w:t xml:space="preserve"> </w:t>
        </w:r>
      </w:ins>
      <w:ins w:id="4620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del w:id="4621" w:author="PR Preview" w:date="2026-01-01T00:00:00Z">
        <w:r>
          <w:rPr>
            <w:b/>
            <w:bCs/>
          </w:rPr>
          <w:delText xml:space="preserve">Definition 74 (Euler’s number)</w:delText>
        </w:r>
      </w:del>
      <w:del w:id="4622" w:author="PR Preview" w:date="2026-01-01T00:00:00Z">
        <w:r>
          <w:delText xml:space="preserve"> </w:delText>
        </w:r>
      </w:del>
      <w:del w:id="4623" w:author="PR Preview" w:date="2026-01-01T00:00:00Z">
        <w:r>
          <w:rPr>
            <w:b/>
            <w:bCs/>
          </w:rPr>
          <w:delText xml:space="preserve">Euler’s number</w:delText>
        </w:r>
      </w:del>
      <w:del w:id="4624" w:author="PR Preview" w:date="2026-01-01T00:00:00Z">
        <w:r>
          <w:delText xml:space="preserve"> </w:delText>
        </w:r>
      </w:del>
      <w:del w:id="4625" w:author="PR Preview" w:date="2026-01-01T00:00:00Z">
        <w:r>
          <w:delText xml:space="preserve">[31]</w:delText>
        </w:r>
      </w:del>
      <w:del w:id="4626" w:author="PR Preview" w:date="2026-01-01T00:00:00Z">
        <w:r>
          <w:delText xml:space="preserve"> </w:delText>
        </w:r>
      </w:del>
      <w:del w:id="4627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4628" w:author="PR Preview" w:date="2026-01-01T00:00:00Z">
        <w:r>
          <w:rPr>
            <w:b/>
            <w:bCs/>
          </w:rPr>
          <w:delText xml:space="preserve">Example 48 (Euler’s number is irrational)</w:delText>
        </w:r>
      </w:del>
      <w:del w:id="4629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4630" w:author="PR Preview" w:date="2026-01-01T00:00:00Z">
        <w:r>
          <w:delText xml:space="preserve"> </w:delText>
        </w:r>
      </w:del>
      <w:del w:id="4631" w:author="PR Preview" w:date="2026-01-01T00:00:00Z">
        <w:r>
          <w:delText xml:space="preserve">is an</w:delText>
        </w:r>
      </w:del>
      <w:del w:id="4632" w:author="PR Preview" w:date="2026-01-01T00:00:00Z">
        <w:r>
          <w:delText xml:space="preserve"> </w:delText>
        </w:r>
      </w:del>
      <w:hyperlink r:id="rId252">
        <w:del w:id="4633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4634" w:author="PR Preview" w:date="2026-01-01T00:00:00Z">
        <w:r>
          <w:delText xml:space="preserve">,</w:delText>
        </w:r>
      </w:del>
      <w:del w:id="4635" w:author="PR Preview" w:date="2026-01-01T00:00:00Z">
        <w:r>
          <w:delText xml:space="preserve"> </w:delText>
        </w:r>
      </w:del>
      <w:del w:id="4636" w:author="PR Preview" w:date="2026-01-01T00:00:00Z">
        <w:r>
          <w:delText xml:space="preserve">so no fraction equals it exactly.</w:delText>
        </w:r>
      </w:del>
      <w:del w:id="4637" w:author="PR Preview" w:date="2026-01-01T00:00:00Z">
        <w:r>
          <w:delText xml:space="preserve"> </w:delText>
        </w:r>
      </w:del>
      <w:del w:id="4638" w:author="PR Preview" w:date="2026-01-01T00:00:00Z">
        <w:r>
          <w:delText xml:space="preserve">The fraction</w:delText>
        </w:r>
      </w:del>
      <w:del w:id="463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4640" w:author="PR Preview" w:date="2026-01-01T00:00:00Z">
        <w:r>
          <w:delText xml:space="preserve"> </w:delText>
        </w:r>
      </w:del>
      <w:del w:id="4641" w:author="PR Preview" w:date="2026-01-01T00:00:00Z">
        <w:r>
          <w:delText xml:space="preserve">is close,</w:delText>
        </w:r>
      </w:del>
      <w:del w:id="4642" w:author="PR Preview" w:date="2026-01-01T00:00:00Z">
        <w:r>
          <w:delText xml:space="preserve"> </w:delText>
        </w:r>
      </w:del>
      <w:del w:id="4643" w:author="PR Preview" w:date="2026-01-01T00:00:00Z">
        <w:r>
          <w:delText xml:space="preserve">but</w:delText>
        </w:r>
      </w:del>
      <w:del w:id="464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4645" w:author="PR Preview" w:date="2026-01-01T00:00:00Z">
        <w:r>
          <w:delText xml:space="preserve"> </w:delText>
        </w:r>
      </w:del>
      <w:del w:id="4646" w:author="PR Preview" w:date="2026-01-01T00:00:00Z">
        <w:r>
          <w:delText xml:space="preserve">[31]</w:delText>
        </w:r>
      </w:del>
      <w:del w:id="4647" w:author="PR Preview" w:date="2026-01-01T00:00:00Z">
        <w:r>
          <w:delText xml:space="preserve">.</w:delText>
        </w:r>
      </w:del>
    </w:p>
    <w:p>
      <w:pPr>
        <w:pStyle w:val="BodyText"/>
      </w:pPr>
      <w:del w:id="4648" w:author="PR Preview" w:date="2026-01-01T00:00:00Z">
        <w:r>
          <w:rPr>
            <w:b/>
            <w:bCs/>
          </w:rPr>
          <w:delText xml:space="preserve">Definition 75 (Natural logarithm)</w:delText>
        </w:r>
      </w:del>
      <w:del w:id="4649" w:author="PR Preview" w:date="2026-01-01T00:00:00Z">
        <w:r>
          <w:delText xml:space="preserve"> </w:delText>
        </w:r>
      </w:del>
      <w:del w:id="4650" w:author="PR Preview" w:date="2026-01-01T00:00:00Z">
        <w:r>
          <w:delText xml:space="preserve">For a real number</w:delText>
        </w:r>
      </w:del>
      <w:del w:id="465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4652" w:author="PR Preview" w:date="2026-01-01T00:00:00Z">
        <w:r>
          <w:delText xml:space="preserve">,</w:delText>
        </w:r>
      </w:del>
      <w:del w:id="4653" w:author="PR Preview" w:date="2026-01-01T00:00:00Z">
        <w:r>
          <w:delText xml:space="preserve"> </w:delText>
        </w:r>
      </w:del>
      <w:del w:id="4654" w:author="PR Preview" w:date="2026-01-01T00:00:00Z">
        <w:r>
          <w:delText xml:space="preserve">the</w:delText>
        </w:r>
      </w:del>
      <w:del w:id="4655" w:author="PR Preview" w:date="2026-01-01T00:00:00Z">
        <w:r>
          <w:delText xml:space="preserve"> </w:delText>
        </w:r>
      </w:del>
      <w:del w:id="4656" w:author="PR Preview" w:date="2026-01-01T00:00:00Z">
        <w:r>
          <w:rPr>
            <w:b/>
            <w:bCs/>
          </w:rPr>
          <w:delText xml:space="preserve">natural logarithm</w:delText>
        </w:r>
      </w:del>
      <w:del w:id="4657" w:author="PR Preview" w:date="2026-01-01T00:00:00Z">
        <w:r>
          <w:delText xml:space="preserve"> </w:delText>
        </w:r>
      </w:del>
      <w:del w:id="4658" w:author="PR Preview" w:date="2026-01-01T00:00:00Z">
        <w:r>
          <w:delText xml:space="preserve">of</w:delText>
        </w:r>
      </w:del>
      <w:del w:id="4659" w:author="PR Preview" w:date="2026-01-01T00:00:00Z">
        <w:r>
          <w:delText xml:space="preserve"> </w:delText>
        </w:r>
      </w:del>
      <m:oMath>
        <m:r>
          <m:t>a</m:t>
        </m:r>
      </m:oMath>
      <w:del w:id="4660" w:author="PR Preview" w:date="2026-01-01T00:00:00Z">
        <w:r>
          <w:delText xml:space="preserve">, written</w:delText>
        </w:r>
      </w:del>
      <w:del w:id="466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4662" w:author="PR Preview" w:date="2026-01-01T00:00:00Z">
        <w:r>
          <w:delText xml:space="preserve"> </w:delText>
        </w:r>
      </w:del>
      <w:del w:id="4663" w:author="PR Preview" w:date="2026-01-01T00:00:00Z">
        <w:r>
          <w:delText xml:space="preserve">[32]</w:delText>
        </w:r>
      </w:del>
      <w:del w:id="4664" w:author="PR Preview" w:date="2026-01-01T00:00:00Z">
        <w:r>
          <w:delText xml:space="preserve">,</w:delText>
        </w:r>
      </w:del>
      <w:del w:id="4665" w:author="PR Preview" w:date="2026-01-01T00:00:00Z">
        <w:r>
          <w:delText xml:space="preserve"> </w:delText>
        </w:r>
      </w:del>
      <w:del w:id="4666" w:author="PR Preview" w:date="2026-01-01T00:00:00Z">
        <w:r>
          <w:delText xml:space="preserve">is the real number</w:delText>
        </w:r>
      </w:del>
      <w:del w:id="4667" w:author="PR Preview" w:date="2026-01-01T00:00:00Z">
        <w:r>
          <w:delText xml:space="preserve"> </w:delText>
        </w:r>
      </w:del>
      <m:oMath>
        <m:r>
          <m:t>y</m:t>
        </m:r>
      </m:oMath>
      <w:del w:id="4668" w:author="PR Preview" w:date="2026-01-01T00:00:00Z">
        <w:r>
          <w:delText xml:space="preserve"> </w:delText>
        </w:r>
      </w:del>
      <w:del w:id="4669" w:author="PR Preview" w:date="2026-01-01T00:00:00Z">
        <w:r>
          <w:delText xml:space="preserve">with</w:delText>
        </w:r>
      </w:del>
      <w:del w:id="467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4671" w:author="PR Preview" w:date="2026-01-01T00:00:00Z">
        <w:r>
          <w:delText xml:space="preserve">.</w:delText>
        </w:r>
      </w:del>
      <w:del w:id="4672" w:author="PR Preview" w:date="2026-01-01T00:00:00Z">
        <w:r>
          <w:delText xml:space="preserve"> </w:delText>
        </w:r>
      </w:del>
      <w:del w:id="4673" w:author="PR Preview" w:date="2026-01-01T00:00:00Z">
        <w:r>
          <w:delText xml:space="preserve">The exponential function takes each positive value at exactly one input,</w:delText>
        </w:r>
      </w:del>
      <w:del w:id="4674" w:author="PR Preview" w:date="2026-01-01T00:00:00Z">
        <w:r>
          <w:delText xml:space="preserve"> </w:delText>
        </w:r>
      </w:del>
      <w:del w:id="4675" w:author="PR Preview" w:date="2026-01-01T00:00:00Z">
        <w:r>
          <w:delText xml:space="preserve">so there is exactly one such</w:delText>
        </w:r>
      </w:del>
      <w:del w:id="4676" w:author="PR Preview" w:date="2026-01-01T00:00:00Z">
        <w:r>
          <w:delText xml:space="preserve"> </w:delText>
        </w:r>
      </w:del>
      <m:oMath>
        <m:r>
          <m:t>y</m:t>
        </m:r>
      </m:oMath>
      <w:del w:id="4677" w:author="PR Preview" w:date="2026-01-01T00:00:00Z">
        <w:r>
          <w:delText xml:space="preserve">,</w:delText>
        </w:r>
      </w:del>
      <w:del w:id="4678" w:author="PR Preview" w:date="2026-01-01T00:00:00Z">
        <w:r>
          <w:delText xml:space="preserve"> </w:delText>
        </w:r>
      </w:del>
      <w:del w:id="4679" w:author="PR Preview" w:date="2026-01-01T00:00:00Z">
        <w:r>
          <w:delText xml:space="preserve">and</w:delText>
        </w:r>
      </w:del>
      <w:del w:id="4680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681" w:author="PR Preview" w:date="2026-01-01T00:00:00Z">
        <w:r>
          <w:delText xml:space="preserve"> </w:delText>
        </w:r>
      </w:del>
      <w:del w:id="4682" w:author="PR Preview" w:date="2026-01-01T00:00:00Z">
        <w:r>
          <w:delText xml:space="preserve">is the</w:delText>
        </w:r>
      </w:del>
      <w:del w:id="4683" w:author="PR Preview" w:date="2026-01-01T00:00:00Z">
        <w:r>
          <w:delText xml:space="preserve"> </w:delText>
        </w:r>
      </w:del>
      <w:hyperlink r:id="rId254">
        <w:del w:id="4684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4685" w:author="PR Preview" w:date="2026-01-01T00:00:00Z">
        <w:r>
          <w:delText xml:space="preserve"> </w:delText>
        </w:r>
      </w:del>
      <w:del w:id="4686" w:author="PR Preview" w:date="2026-01-01T00:00:00Z">
        <w:r>
          <w:delText xml:space="preserve">of</w:delText>
        </w:r>
      </w:del>
      <w:del w:id="468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4688" w:author="PR Preview" w:date="2026-01-01T00:00:00Z">
        <w:r>
          <w:delText xml:space="preserve"> </w:delText>
        </w:r>
      </w:del>
      <w:del w:id="4689" w:author="PR Preview" w:date="2026-01-01T00:00:00Z">
        <w:r>
          <w:delText xml:space="preserve">(</w:delText>
        </w:r>
      </w:del>
      <w:hyperlink w:anchor="def-exponential-function">
        <w:del w:id="4690" w:author="PR Preview" w:date="2026-01-01T00:00:00Z">
          <w:r>
            <w:rPr>
              <w:rStyle w:val="Hyperlink"/>
            </w:rPr>
            <w:delText xml:space="preserve">Definition 73</w:delText>
          </w:r>
        </w:del>
      </w:hyperlink>
      <w:del w:id="4691" w:author="PR Preview" w:date="2026-01-01T00:00:00Z">
        <w:r>
          <w:delText xml:space="preserve">).</w:delText>
        </w:r>
      </w:del>
    </w:p>
    <w:p>
      <w:pPr>
        <w:pStyle w:val="BodyText"/>
      </w:pPr>
      <w:del w:id="4692" w:author="PR Preview" w:date="2026-01-01T00:00:00Z">
        <w:r>
          <w:rPr>
            <w:i/>
            <w:iCs/>
          </w:rPr>
          <w:delText xml:space="preserve">Remark 19</w:delText>
        </w:r>
      </w:del>
      <w:del w:id="4693" w:author="PR Preview" w:date="2026-01-01T00:00:00Z">
        <w:r>
          <w:delText xml:space="preserve"> (Other notations for the natural logarithm). </w:delText>
        </w:r>
      </w:del>
      <w:del w:id="4694" w:author="PR Preview" w:date="2026-01-01T00:00:00Z">
        <w:r>
          <w:delText xml:space="preserve">In these notes,</w:delText>
        </w:r>
      </w:del>
      <w:del w:id="469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4696" w:author="PR Preview" w:date="2026-01-01T00:00:00Z">
        <w:r>
          <w:delText xml:space="preserve"> </w:delText>
        </w:r>
      </w:del>
      <w:del w:id="4697" w:author="PR Preview" w:date="2026-01-01T00:00:00Z">
        <w:r>
          <w:delText xml:space="preserve">is always the natural logarithm,</w:delText>
        </w:r>
      </w:del>
      <w:del w:id="4698" w:author="PR Preview" w:date="2026-01-01T00:00:00Z">
        <w:r>
          <w:delText xml:space="preserve"> </w:delText>
        </w:r>
      </w:del>
      <w:del w:id="4699" w:author="PR Preview" w:date="2026-01-01T00:00:00Z">
        <w:r>
          <w:delText xml:space="preserve">the logarithm with base</w:delText>
        </w:r>
      </w:del>
      <w:del w:id="4700" w:author="PR Preview" w:date="2026-01-01T00:00:00Z">
        <w:r>
          <w:delText xml:space="preserve"> </w:delText>
        </w:r>
      </w:del>
      <m:oMath>
        <m:r>
          <m:t>e</m:t>
        </m:r>
      </m:oMath>
      <w:del w:id="4701" w:author="PR Preview" w:date="2026-01-01T00:00:00Z">
        <w:r>
          <w:delText xml:space="preserve"> </w:delText>
        </w:r>
      </w:del>
      <w:del w:id="4702" w:author="PR Preview" w:date="2026-01-01T00:00:00Z">
        <w:r>
          <w:delText xml:space="preserve">(</w:delText>
        </w:r>
      </w:del>
      <w:hyperlink w:anchor="def-euler-number">
        <w:del w:id="4703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4704" w:author="PR Preview" w:date="2026-01-01T00:00:00Z">
        <w:r>
          <w:delText xml:space="preserve">)</w:delText>
        </w:r>
      </w:del>
      <w:del w:id="4705" w:author="PR Preview" w:date="2026-01-01T00:00:00Z">
        <w:r>
          <w:delText xml:space="preserve"> </w:delText>
        </w:r>
      </w:del>
      <w:del w:id="4706" w:author="PR Preview" w:date="2026-01-01T00:00:00Z">
        <w:r>
          <w:delText xml:space="preserve">[33]</w:delText>
        </w:r>
      </w:del>
      <w:del w:id="4707" w:author="PR Preview" w:date="2026-01-01T00:00:00Z">
        <w:r>
          <w:delText xml:space="preserve">.</w:delText>
        </w:r>
      </w:del>
      <w:del w:id="4708" w:author="PR Preview" w:date="2026-01-01T00:00:00Z">
        <w:r>
          <w:delText xml:space="preserve"> </w:delText>
        </w:r>
      </w:del>
      <w:del w:id="4709" w:author="PR Preview" w:date="2026-01-01T00:00:00Z">
        <w:r>
          <w:delText xml:space="preserve">Some sources write</w:delText>
        </w:r>
      </w:del>
      <w:del w:id="4710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4711" w:author="PR Preview" w:date="2026-01-01T00:00:00Z">
        <w:r>
          <w:delText xml:space="preserve"> </w:delText>
        </w:r>
      </w:del>
      <w:del w:id="4712" w:author="PR Preview" w:date="2026-01-01T00:00:00Z">
        <w:r>
          <w:delText xml:space="preserve">for the natural logarithm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and reserve</w:delText>
        </w:r>
      </w:del>
      <w:del w:id="471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4716" w:author="PR Preview" w:date="2026-01-01T00:00:00Z">
        <w:r>
          <w:delText xml:space="preserve"> </w:delText>
        </w:r>
      </w:del>
      <w:del w:id="4717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4718" w:author="PR Preview" w:date="2026-01-01T00:00:00Z">
        <w:r>
          <w:rPr>
            <w:b/>
            <w:bCs/>
          </w:rPr>
          <w:delText xml:space="preserve">Example 49 (Natural logarithms)</w:delText>
        </w:r>
      </w:del>
      <w:del w:id="4719" w:author="PR Preview" w:date="2026-01-01T00:00:00Z">
        <w:r>
          <w:delText xml:space="preserve"> </w:delText>
        </w:r>
      </w:del>
      <w:del w:id="4720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721" w:author="PR Preview" w:date="2026-01-01T00:00:00Z">
        <w:r>
          <w:delText xml:space="preserve">, because</w:delText>
        </w:r>
      </w:del>
      <w:del w:id="472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723" w:author="PR Preview" w:date="2026-01-01T00:00:00Z">
        <w:r>
          <w:delText xml:space="preserve"> </w:delText>
        </w:r>
      </w:del>
      <w:del w:id="4724" w:author="PR Preview" w:date="2026-01-01T00:00:00Z">
        <w:r>
          <w:delText xml:space="preserve">(</w:delText>
        </w:r>
      </w:del>
      <w:hyperlink w:anchor="exm-exponential-function">
        <w:del w:id="4725" w:author="PR Preview" w:date="2026-01-01T00:00:00Z">
          <w:r>
            <w:rPr>
              <w:rStyle w:val="Hyperlink"/>
            </w:rPr>
            <w:delText xml:space="preserve">Example 47</w:delText>
          </w:r>
        </w:del>
      </w:hyperlink>
      <w:del w:id="472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727" w:author="PR Preview" w:date="2026-01-01T00:00:00Z">
        <w:r>
          <w:delText xml:space="preserve">, because</w:delText>
        </w:r>
      </w:del>
      <w:del w:id="472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4729" w:author="PR Preview" w:date="2026-01-01T00:00:00Z">
        <w:r>
          <w:delText xml:space="preserve"> </w:delText>
        </w:r>
      </w:del>
      <w:del w:id="4730" w:author="PR Preview" w:date="2026-01-01T00:00:00Z">
        <w:r>
          <w:delText xml:space="preserve">(</w:delText>
        </w:r>
      </w:del>
      <w:hyperlink w:anchor="def-euler-number">
        <w:del w:id="4731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4732" w:author="PR Preview" w:date="2026-01-01T00:00:00Z">
        <w:r>
          <w:delText xml:space="preserve">).</w:delText>
        </w:r>
      </w:del>
    </w:p>
    <w:p>
      <w:pPr>
        <w:pStyle w:val="BodyText"/>
      </w:pPr>
      <w:ins w:id="4733" w:author="PR Preview" w:date="2026-01-01T00:00:00Z">
        <w:r>
          <w:rPr>
            <w:b/>
            <w:bCs/>
          </w:rPr>
          <w:t xml:space="preserve">Definition 79 (Euler’s number)</w:t>
        </w:r>
      </w:ins>
      <w:ins w:id="4734" w:author="PR Preview" w:date="2026-01-01T00:00:00Z">
        <w:r>
          <w:t xml:space="preserve"> </w:t>
        </w:r>
      </w:ins>
      <w:ins w:id="4735" w:author="PR Preview" w:date="2026-01-01T00:00:00Z">
        <w:r>
          <w:rPr>
            <w:b/>
            <w:bCs/>
          </w:rPr>
          <w:t xml:space="preserve">Euler’s number</w:t>
        </w:r>
      </w:ins>
      <w:ins w:id="4736" w:author="PR Preview" w:date="2026-01-01T00:00:00Z">
        <w:r>
          <w:t xml:space="preserve"> </w:t>
        </w:r>
      </w:ins>
      <w:ins w:id="4737" w:author="PR Preview" w:date="2026-01-01T00:00:00Z">
        <w:r>
          <w:t xml:space="preserve">[33]</w:t>
        </w:r>
      </w:ins>
      <w:ins w:id="4738" w:author="PR Preview" w:date="2026-01-01T00:00:00Z">
        <w:r>
          <w:t xml:space="preserve"> </w:t>
        </w:r>
      </w:ins>
      <w:ins w:id="473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ins w:id="4740" w:author="PR Preview" w:date="2026-01-01T00:00:00Z">
        <w:r>
          <w:rPr>
            <w:b/>
            <w:bCs/>
          </w:rPr>
          <w:t xml:space="preserve">Example 53 (Euler’s number is irrational)</w:t>
        </w:r>
      </w:ins>
      <w:ins w:id="4741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4742" w:author="PR Preview" w:date="2026-01-01T00:00:00Z">
        <w:r>
          <w:t xml:space="preserve"> </w:t>
        </w:r>
      </w:ins>
      <w:ins w:id="4743" w:author="PR Preview" w:date="2026-01-01T00:00:00Z">
        <w:r>
          <w:t xml:space="preserve">is an</w:t>
        </w:r>
      </w:ins>
      <w:ins w:id="4744" w:author="PR Preview" w:date="2026-01-01T00:00:00Z">
        <w:r>
          <w:t xml:space="preserve"> </w:t>
        </w:r>
      </w:ins>
      <w:hyperlink r:id="rId252">
        <w:ins w:id="4745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4746" w:author="PR Preview" w:date="2026-01-01T00:00:00Z">
        <w:r>
          <w:t xml:space="preserve">,</w:t>
        </w:r>
      </w:ins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so no fraction equals it exactly.</w:t>
        </w:r>
      </w:ins>
      <w:ins w:id="4749" w:author="PR Preview" w:date="2026-01-01T00:00:00Z">
        <w:r>
          <w:t xml:space="preserve"> </w:t>
        </w:r>
      </w:ins>
      <w:ins w:id="4750" w:author="PR Preview" w:date="2026-01-01T00:00:00Z">
        <w:r>
          <w:t xml:space="preserve">The fraction</w:t>
        </w:r>
      </w:ins>
      <w:ins w:id="475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4752" w:author="PR Preview" w:date="2026-01-01T00:00:00Z">
        <w:r>
          <w:t xml:space="preserve"> </w:t>
        </w:r>
      </w:ins>
      <w:ins w:id="4753" w:author="PR Preview" w:date="2026-01-01T00:00:00Z">
        <w:r>
          <w:t xml:space="preserve">is close,</w:t>
        </w:r>
      </w:ins>
      <w:ins w:id="4754" w:author="PR Preview" w:date="2026-01-01T00:00:00Z">
        <w:r>
          <w:t xml:space="preserve"> </w:t>
        </w:r>
      </w:ins>
      <w:ins w:id="4755" w:author="PR Preview" w:date="2026-01-01T00:00:00Z">
        <w:r>
          <w:t xml:space="preserve">but</w:t>
        </w:r>
      </w:ins>
      <w:ins w:id="475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[33]</w:t>
        </w:r>
      </w:ins>
      <w:ins w:id="4759" w:author="PR Preview" w:date="2026-01-01T00:00:00Z">
        <w:r>
          <w:t xml:space="preserve">.</w:t>
        </w:r>
      </w:ins>
    </w:p>
    <w:bookmarkEnd w:id="253"/>
    <w:bookmarkStart w:id="255" w:name="def-natural-log"/>
    <w:p>
      <w:pPr>
        <w:pStyle w:val="BodyText"/>
      </w:pPr>
      <w:ins w:id="4760" w:author="PR Preview" w:date="2026-01-01T00:00:00Z">
        <w:r>
          <w:rPr>
            <w:b/>
            <w:bCs/>
          </w:rPr>
          <w:t xml:space="preserve">Definition 80 (Natural logarithm)</w:t>
        </w:r>
      </w:ins>
      <w:ins w:id="4761" w:author="PR Preview" w:date="2026-01-01T00:00:00Z">
        <w:r>
          <w:t xml:space="preserve"> </w:t>
        </w:r>
      </w:ins>
      <w:ins w:id="4762" w:author="PR Preview" w:date="2026-01-01T00:00:00Z">
        <w:r>
          <w:t xml:space="preserve">For a real number</w:t>
        </w:r>
      </w:ins>
      <w:ins w:id="47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764" w:author="PR Preview" w:date="2026-01-01T00:00:00Z">
        <w:r>
          <w:t xml:space="preserve">,</w:t>
        </w:r>
      </w:ins>
      <w:ins w:id="4765" w:author="PR Preview" w:date="2026-01-01T00:00:00Z">
        <w:r>
          <w:t xml:space="preserve"> </w:t>
        </w:r>
      </w:ins>
      <w:ins w:id="4766" w:author="PR Preview" w:date="2026-01-01T00:00:00Z">
        <w:r>
          <w:t xml:space="preserve">the</w:t>
        </w:r>
      </w:ins>
      <w:ins w:id="4767" w:author="PR Preview" w:date="2026-01-01T00:00:00Z">
        <w:r>
          <w:t xml:space="preserve"> </w:t>
        </w:r>
      </w:ins>
      <w:ins w:id="4768" w:author="PR Preview" w:date="2026-01-01T00:00:00Z">
        <w:r>
          <w:rPr>
            <w:b/>
            <w:bCs/>
          </w:rPr>
          <w:t xml:space="preserve">natural logarithm</w:t>
        </w:r>
      </w:ins>
      <w:ins w:id="4769" w:author="PR Preview" w:date="2026-01-01T00:00:00Z">
        <w:r>
          <w:t xml:space="preserve"> </w:t>
        </w:r>
      </w:ins>
      <w:ins w:id="4770" w:author="PR Preview" w:date="2026-01-01T00:00:00Z">
        <w:r>
          <w:t xml:space="preserve">of</w:t>
        </w:r>
      </w:ins>
      <w:ins w:id="4771" w:author="PR Preview" w:date="2026-01-01T00:00:00Z">
        <w:r>
          <w:t xml:space="preserve"> </w:t>
        </w:r>
      </w:ins>
      <m:oMath>
        <m:r>
          <m:t>a</m:t>
        </m:r>
      </m:oMath>
      <w:ins w:id="4772" w:author="PR Preview" w:date="2026-01-01T00:00:00Z">
        <w:r>
          <w:t xml:space="preserve">, written</w:t>
        </w:r>
      </w:ins>
      <w:ins w:id="4773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4774" w:author="PR Preview" w:date="2026-01-01T00:00:00Z">
        <w:r>
          <w:t xml:space="preserve"> </w:t>
        </w:r>
      </w:ins>
      <w:ins w:id="4775" w:author="PR Preview" w:date="2026-01-01T00:00:00Z">
        <w:r>
          <w:t xml:space="preserve">[34]</w:t>
        </w:r>
      </w:ins>
      <w:ins w:id="4776" w:author="PR Preview" w:date="2026-01-01T00:00:00Z">
        <w:r>
          <w:t xml:space="preserve">,</w:t>
        </w:r>
      </w:ins>
      <w:ins w:id="4777" w:author="PR Preview" w:date="2026-01-01T00:00:00Z">
        <w:r>
          <w:t xml:space="preserve"> </w:t>
        </w:r>
      </w:ins>
      <w:ins w:id="4778" w:author="PR Preview" w:date="2026-01-01T00:00:00Z">
        <w:r>
          <w:t xml:space="preserve">is the real number</w:t>
        </w:r>
      </w:ins>
      <w:ins w:id="4779" w:author="PR Preview" w:date="2026-01-01T00:00:00Z">
        <w:r>
          <w:t xml:space="preserve"> </w:t>
        </w:r>
      </w:ins>
      <m:oMath>
        <m:r>
          <m:t>y</m:t>
        </m:r>
      </m:oMath>
      <w:ins w:id="4780" w:author="PR Preview" w:date="2026-01-01T00:00:00Z">
        <w:r>
          <w:t xml:space="preserve"> </w:t>
        </w:r>
      </w:ins>
      <w:ins w:id="4781" w:author="PR Preview" w:date="2026-01-01T00:00:00Z">
        <w:r>
          <w:t xml:space="preserve">with</w:t>
        </w:r>
      </w:ins>
      <w:ins w:id="478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4783" w:author="PR Preview" w:date="2026-01-01T00:00:00Z">
        <w:r>
          <w:t xml:space="preserve">.</w:t>
        </w:r>
      </w:ins>
      <w:ins w:id="4784" w:author="PR Preview" w:date="2026-01-01T00:00:00Z">
        <w:r>
          <w:t xml:space="preserve"> </w:t>
        </w:r>
      </w:ins>
      <w:ins w:id="4785" w:author="PR Preview" w:date="2026-01-01T00:00:00Z">
        <w:r>
          <w:t xml:space="preserve">The exponential function takes each positive value at exactly one input,</w:t>
        </w:r>
      </w:ins>
      <w:ins w:id="4786" w:author="PR Preview" w:date="2026-01-01T00:00:00Z">
        <w:r>
          <w:t xml:space="preserve"> </w:t>
        </w:r>
      </w:ins>
      <w:ins w:id="4787" w:author="PR Preview" w:date="2026-01-01T00:00:00Z">
        <w:r>
          <w:t xml:space="preserve">so there is exactly one such</w:t>
        </w:r>
      </w:ins>
      <w:ins w:id="4788" w:author="PR Preview" w:date="2026-01-01T00:00:00Z">
        <w:r>
          <w:t xml:space="preserve"> </w:t>
        </w:r>
      </w:ins>
      <m:oMath>
        <m:r>
          <m:t>y</m:t>
        </m:r>
      </m:oMath>
      <w:ins w:id="4789" w:author="PR Preview" w:date="2026-01-01T00:00:00Z">
        <w:r>
          <w:t xml:space="preserve">,</w:t>
        </w:r>
      </w:ins>
      <w:ins w:id="4790" w:author="PR Preview" w:date="2026-01-01T00:00:00Z">
        <w:r>
          <w:t xml:space="preserve"> </w:t>
        </w:r>
      </w:ins>
      <w:ins w:id="4791" w:author="PR Preview" w:date="2026-01-01T00:00:00Z">
        <w:r>
          <w:t xml:space="preserve">and</w:t>
        </w:r>
      </w:ins>
      <w:ins w:id="479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793" w:author="PR Preview" w:date="2026-01-01T00:00:00Z">
        <w:r>
          <w:t xml:space="preserve"> </w:t>
        </w:r>
      </w:ins>
      <w:ins w:id="4794" w:author="PR Preview" w:date="2026-01-01T00:00:00Z">
        <w:r>
          <w:t xml:space="preserve">is the</w:t>
        </w:r>
      </w:ins>
      <w:ins w:id="4795" w:author="PR Preview" w:date="2026-01-01T00:00:00Z">
        <w:r>
          <w:t xml:space="preserve"> </w:t>
        </w:r>
      </w:ins>
      <w:hyperlink r:id="rId254">
        <w:ins w:id="4796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4797" w:author="PR Preview" w:date="2026-01-01T00:00:00Z">
        <w:r>
          <w:t xml:space="preserve"> </w:t>
        </w:r>
      </w:ins>
      <w:ins w:id="4798" w:author="PR Preview" w:date="2026-01-01T00:00:00Z">
        <w:r>
          <w:t xml:space="preserve">of</w:t>
        </w:r>
      </w:ins>
      <w:ins w:id="479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4800" w:author="PR Preview" w:date="2026-01-01T00:00:00Z">
        <w:r>
          <w:t xml:space="preserve"> </w:t>
        </w:r>
      </w:ins>
      <w:ins w:id="4801" w:author="PR Preview" w:date="2026-01-01T00:00:00Z">
        <w:r>
          <w:t xml:space="preserve">(</w:t>
        </w:r>
      </w:ins>
      <w:hyperlink w:anchor="def-exponential-function">
        <w:ins w:id="4802" w:author="PR Preview" w:date="2026-01-01T00:00:00Z">
          <w:r>
            <w:rPr>
              <w:rStyle w:val="Hyperlink"/>
            </w:rPr>
            <w:t xml:space="preserve">Definition 78</w:t>
          </w:r>
        </w:ins>
      </w:hyperlink>
      <w:ins w:id="4803" w:author="PR Preview" w:date="2026-01-01T00:00:00Z">
        <w:r>
          <w:t xml:space="preserve">).</w:t>
        </w:r>
      </w:ins>
    </w:p>
    <w:bookmarkEnd w:id="255"/>
    <w:bookmarkStart w:id="256" w:name="rem-log-notation"/>
    <w:p>
      <w:pPr>
        <w:pStyle w:val="BodyText"/>
      </w:pPr>
      <w:ins w:id="4804" w:author="PR Preview" w:date="2026-01-01T00:00:00Z">
        <w:r>
          <w:rPr>
            <w:i/>
            <w:iCs/>
          </w:rPr>
          <w:t xml:space="preserve">Remark 19</w:t>
        </w:r>
      </w:ins>
      <w:ins w:id="4805" w:author="PR Preview" w:date="2026-01-01T00:00:00Z">
        <w:r>
          <w:t xml:space="preserve"> (Other notations for the natural logarithm). </w:t>
        </w:r>
      </w:ins>
      <w:ins w:id="4806" w:author="PR Preview" w:date="2026-01-01T00:00:00Z">
        <w:r>
          <w:t xml:space="preserve">In these notes,</w:t>
        </w:r>
      </w:ins>
      <w:ins w:id="480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4808" w:author="PR Preview" w:date="2026-01-01T00:00:00Z">
        <w:r>
          <w:t xml:space="preserve"> </w:t>
        </w:r>
      </w:ins>
      <w:ins w:id="4809" w:author="PR Preview" w:date="2026-01-01T00:00:00Z">
        <w:r>
          <w:t xml:space="preserve">is always the natural logarithm,</w:t>
        </w:r>
      </w:ins>
      <w:ins w:id="4810" w:author="PR Preview" w:date="2026-01-01T00:00:00Z">
        <w:r>
          <w:t xml:space="preserve"> </w:t>
        </w:r>
      </w:ins>
      <w:ins w:id="4811" w:author="PR Preview" w:date="2026-01-01T00:00:00Z">
        <w:r>
          <w:t xml:space="preserve">the logarithm with base</w:t>
        </w:r>
      </w:ins>
      <w:ins w:id="4812" w:author="PR Preview" w:date="2026-01-01T00:00:00Z">
        <w:r>
          <w:t xml:space="preserve"> </w:t>
        </w:r>
      </w:ins>
      <m:oMath>
        <m:r>
          <m:t>e</m:t>
        </m:r>
      </m:oMath>
      <w:ins w:id="4813" w:author="PR Preview" w:date="2026-01-01T00:00:00Z">
        <w:r>
          <w:t xml:space="preserve"> </w:t>
        </w:r>
      </w:ins>
      <w:ins w:id="4814" w:author="PR Preview" w:date="2026-01-01T00:00:00Z">
        <w:r>
          <w:t xml:space="preserve">(</w:t>
        </w:r>
      </w:ins>
      <w:hyperlink w:anchor="def-euler-number">
        <w:ins w:id="4815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4816" w:author="PR Preview" w:date="2026-01-01T00:00:00Z">
        <w:r>
          <w:t xml:space="preserve">)</w:t>
        </w:r>
      </w:ins>
      <w:ins w:id="4817" w:author="PR Preview" w:date="2026-01-01T00:00:00Z">
        <w:r>
          <w:t xml:space="preserve"> </w:t>
        </w:r>
      </w:ins>
      <w:ins w:id="4818" w:author="PR Preview" w:date="2026-01-01T00:00:00Z">
        <w:r>
          <w:t xml:space="preserve">[35]</w:t>
        </w:r>
      </w:ins>
      <w:ins w:id="4819" w:author="PR Preview" w:date="2026-01-01T00:00:00Z">
        <w:r>
          <w:t xml:space="preserve">.</w:t>
        </w:r>
      </w:ins>
      <w:ins w:id="4820" w:author="PR Preview" w:date="2026-01-01T00:00:00Z">
        <w:r>
          <w:t xml:space="preserve"> </w:t>
        </w:r>
      </w:ins>
      <w:ins w:id="4821" w:author="PR Preview" w:date="2026-01-01T00:00:00Z">
        <w:r>
          <w:t xml:space="preserve">Some sources write</w:t>
        </w:r>
      </w:ins>
      <w:ins w:id="4822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4823" w:author="PR Preview" w:date="2026-01-01T00:00:00Z">
        <w:r>
          <w:t xml:space="preserve"> </w:t>
        </w:r>
      </w:ins>
      <w:ins w:id="4824" w:author="PR Preview" w:date="2026-01-01T00:00:00Z">
        <w:r>
          <w:t xml:space="preserve">for the natural logarithm</w:t>
        </w:r>
      </w:ins>
      <w:ins w:id="4825" w:author="PR Preview" w:date="2026-01-01T00:00:00Z">
        <w:r>
          <w:t xml:space="preserve"> </w:t>
        </w:r>
      </w:ins>
      <w:ins w:id="4826" w:author="PR Preview" w:date="2026-01-01T00:00:00Z">
        <w:r>
          <w:t xml:space="preserve">and reserve</w:t>
        </w:r>
      </w:ins>
      <w:ins w:id="482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4828" w:author="PR Preview" w:date="2026-01-01T00:00:00Z">
        <w:r>
          <w:t xml:space="preserve"> </w:t>
        </w:r>
      </w:ins>
      <w:ins w:id="4829" w:author="PR Preview" w:date="2026-01-01T00:00:00Z">
        <w:r>
          <w:t xml:space="preserve">for the logarithm with base 10.</w:t>
        </w:r>
      </w:ins>
    </w:p>
    <w:bookmarkEnd w:id="256"/>
    <w:bookmarkStart w:id="257" w:name="exm-natural-log"/>
    <w:p>
      <w:pPr>
        <w:pStyle w:val="BodyText"/>
      </w:pPr>
      <w:ins w:id="4830" w:author="PR Preview" w:date="2026-01-01T00:00:00Z">
        <w:r>
          <w:rPr>
            <w:b/>
            <w:bCs/>
          </w:rPr>
          <w:t xml:space="preserve">Example 54 (Natural logarithms)</w:t>
        </w:r>
      </w:ins>
      <w:ins w:id="4831" w:author="PR Preview" w:date="2026-01-01T00:00:00Z">
        <w:r>
          <w:t xml:space="preserve"> </w:t>
        </w:r>
      </w:ins>
      <w:ins w:id="48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833" w:author="PR Preview" w:date="2026-01-01T00:00:00Z">
        <w:r>
          <w:t xml:space="preserve">, because</w:t>
        </w:r>
      </w:ins>
      <w:ins w:id="483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835" w:author="PR Preview" w:date="2026-01-01T00:00:00Z">
        <w:r>
          <w:t xml:space="preserve"> </w:t>
        </w:r>
      </w:ins>
      <w:ins w:id="4836" w:author="PR Preview" w:date="2026-01-01T00:00:00Z">
        <w:r>
          <w:t xml:space="preserve">(</w:t>
        </w:r>
      </w:ins>
      <w:hyperlink w:anchor="exm-exponential-function">
        <w:ins w:id="4837" w:author="PR Preview" w:date="2026-01-01T00:00:00Z">
          <w:r>
            <w:rPr>
              <w:rStyle w:val="Hyperlink"/>
            </w:rPr>
            <w:t xml:space="preserve">Example 52</w:t>
          </w:r>
        </w:ins>
      </w:hyperlink>
      <w:ins w:id="483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839" w:author="PR Preview" w:date="2026-01-01T00:00:00Z">
        <w:r>
          <w:t xml:space="preserve">, because</w:t>
        </w:r>
      </w:ins>
      <w:ins w:id="484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4841" w:author="PR Preview" w:date="2026-01-01T00:00:00Z">
        <w:r>
          <w:t xml:space="preserve"> </w:t>
        </w:r>
      </w:ins>
      <w:ins w:id="4842" w:author="PR Preview" w:date="2026-01-01T00:00:00Z">
        <w:r>
          <w:t xml:space="preserve">(</w:t>
        </w:r>
      </w:ins>
      <w:hyperlink w:anchor="def-euler-number">
        <w:ins w:id="4843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484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del w:id="4845" w:author="PR Preview" w:date="2026-01-01T00:00:00Z">
        <w:r>
          <w:rPr>
            <w:b/>
            <w:bCs/>
          </w:rPr>
          <w:delText xml:space="preserve">Definition 76 (Power with a real exponent)</w:delText>
        </w:r>
      </w:del>
      <w:del w:id="4846" w:author="PR Preview" w:date="2026-01-01T00:00:00Z">
        <w:r>
          <w:delText xml:space="preserve"> </w:delText>
        </w:r>
      </w:del>
      <w:del w:id="4847" w:author="PR Preview" w:date="2026-01-01T00:00:00Z">
        <w:r>
          <w:delText xml:space="preserve">For a real number</w:delText>
        </w:r>
      </w:del>
      <w:del w:id="48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4849" w:author="PR Preview" w:date="2026-01-01T00:00:00Z">
        <w:r>
          <w:delText xml:space="preserve"> </w:delText>
        </w:r>
      </w:del>
      <w:del w:id="4850" w:author="PR Preview" w:date="2026-01-01T00:00:00Z">
        <w:r>
          <w:delText xml:space="preserve">and a real number</w:delText>
        </w:r>
      </w:del>
      <w:del w:id="4851" w:author="PR Preview" w:date="2026-01-01T00:00:00Z">
        <w:r>
          <w:delText xml:space="preserve"> </w:delText>
        </w:r>
      </w:del>
      <m:oMath>
        <m:r>
          <m:t>b</m:t>
        </m:r>
      </m:oMath>
      <w:del w:id="4852" w:author="PR Preview" w:date="2026-01-01T00:00:00Z">
        <w:r>
          <w:delText xml:space="preserve">,</w:delText>
        </w:r>
      </w:del>
    </w:p>
    <w:p>
      <w:pPr>
        <w:pStyle w:val="FirstParagraph"/>
      </w:pPr>
      <w:ins w:id="4853" w:author="PR Preview" w:date="2026-01-01T00:00:00Z">
        <w:r>
          <w:rPr>
            <w:b/>
            <w:bCs/>
          </w:rPr>
          <w:t xml:space="preserve">Definition 81 (Power with a real exponent)</w:t>
        </w:r>
      </w:ins>
      <w:ins w:id="4854" w:author="PR Preview" w:date="2026-01-01T00:00:00Z">
        <w:r>
          <w:t xml:space="preserve"> </w:t>
        </w:r>
      </w:ins>
      <w:ins w:id="4855" w:author="PR Preview" w:date="2026-01-01T00:00:00Z">
        <w:r>
          <w:t xml:space="preserve">For a real number</w:t>
        </w:r>
      </w:ins>
      <w:ins w:id="48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857" w:author="PR Preview" w:date="2026-01-01T00:00:00Z">
        <w:r>
          <w:t xml:space="preserve"> </w:t>
        </w:r>
      </w:ins>
      <w:ins w:id="4858" w:author="PR Preview" w:date="2026-01-01T00:00:00Z">
        <w:r>
          <w:t xml:space="preserve">and a real number</w:t>
        </w:r>
      </w:ins>
      <w:ins w:id="4859" w:author="PR Preview" w:date="2026-01-01T00:00:00Z">
        <w:r>
          <w:t xml:space="preserve"> </w:t>
        </w:r>
      </w:ins>
      <m:oMath>
        <m:r>
          <m:t>b</m:t>
        </m:r>
      </m:oMath>
      <w:ins w:id="486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del w:id="4861" w:author="PR Preview" w:date="2026-01-01T00:00:00Z">
        <w:r>
          <w:rPr>
            <w:b/>
            <w:bCs/>
          </w:rPr>
          <w:delText xml:space="preserve">Example 50 (Real powers, and</w:delText>
        </w:r>
      </w:del>
      <w:del w:id="486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4863" w:author="PR Preview" w:date="2026-01-01T00:00:00Z">
        <w:r>
          <w:rPr>
            <w:b/>
            <w:bCs/>
          </w:rPr>
          <w:delText xml:space="preserve">)</w:delText>
        </w:r>
      </w:del>
      <w:del w:id="4864" w:author="PR Preview" w:date="2026-01-01T00:00:00Z">
        <w:r>
          <w:delText xml:space="preserve"> </w:delText>
        </w:r>
      </w:del>
      <w:del w:id="4865" w:author="PR Preview" w:date="2026-01-01T00:00:00Z">
        <w:r>
          <w:delText xml:space="preserve"> </w:delText>
        </w:r>
      </w:del>
    </w:p>
    <w:p>
      <w:pPr>
        <w:pStyle w:val="BodyText"/>
      </w:pPr>
      <w:ins w:id="4866" w:author="PR Preview" w:date="2026-01-01T00:00:00Z">
        <w:r>
          <w:rPr>
            <w:b/>
            <w:bCs/>
          </w:rPr>
          <w:t xml:space="preserve">Example 55 (Real powers, and</w:t>
        </w:r>
      </w:ins>
      <w:ins w:id="486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4868" w:author="PR Preview" w:date="2026-01-01T00:00:00Z">
        <w:r>
          <w:rPr>
            <w:b/>
            <w:bCs/>
          </w:rPr>
          <w:t xml:space="preserve">)</w:t>
        </w:r>
      </w:ins>
      <w:ins w:id="4869" w:author="PR Preview" w:date="2026-01-01T00:00:00Z">
        <w:r>
          <w:t xml:space="preserve"> </w:t>
        </w:r>
      </w:ins>
      <w:ins w:id="4870" w:author="PR Preview" w:date="2026-01-01T00:00:00Z">
        <w:r>
          <w:t xml:space="preserve"> </w:t>
        </w:r>
      </w:ins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del w:id="4871" w:author="PR Preview" w:date="2026-01-01T00:00:00Z">
        <w:r>
          <w:delText xml:space="preserve">For every real</w:delText>
        </w:r>
      </w:del>
      <w:del w:id="4872" w:author="PR Preview" w:date="2026-01-01T00:00:00Z">
        <w:r>
          <w:delText xml:space="preserve"> </w:delText>
        </w:r>
      </w:del>
      <m:oMath>
        <m:r>
          <m:t>x</m:t>
        </m:r>
      </m:oMath>
      <w:del w:id="4873" w:author="PR Preview" w:date="2026-01-01T00:00:00Z">
        <w:r>
          <w:delText xml:space="preserve">, with base</w:delText>
        </w:r>
      </w:del>
      <w:del w:id="4874" w:author="PR Preview" w:date="2026-01-01T00:00:00Z">
        <w:r>
          <w:delText xml:space="preserve"> </w:delText>
        </w:r>
      </w:del>
      <m:oMath>
        <m:r>
          <m:t>e</m:t>
        </m:r>
      </m:oMath>
      <w:del w:id="4875" w:author="PR Preview" w:date="2026-01-01T00:00:00Z">
        <w:r>
          <w:delText xml:space="preserve"> </w:delText>
        </w:r>
      </w:del>
      <w:del w:id="4876" w:author="PR Preview" w:date="2026-01-01T00:00:00Z">
        <w:r>
          <w:delText xml:space="preserve">(</w:delText>
        </w:r>
      </w:del>
      <w:hyperlink w:anchor="def-euler-number">
        <w:del w:id="4877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4878" w:author="PR Preview" w:date="2026-01-01T00:00:00Z">
        <w:r>
          <w:delText xml:space="preserve">):</w:delText>
        </w:r>
      </w:del>
    </w:p>
    <w:p>
      <w:pPr>
        <w:numPr>
          <w:ilvl w:val="0"/>
          <w:numId w:val="1047"/>
        </w:numPr>
      </w:pPr>
      <w:ins w:id="4879" w:author="PR Preview" w:date="2026-01-01T00:00:00Z">
        <w:r>
          <w:t xml:space="preserve">For every real</w:t>
        </w:r>
      </w:ins>
      <w:ins w:id="4880" w:author="PR Preview" w:date="2026-01-01T00:00:00Z">
        <w:r>
          <w:t xml:space="preserve"> </w:t>
        </w:r>
      </w:ins>
      <m:oMath>
        <m:r>
          <m:t>x</m:t>
        </m:r>
      </m:oMath>
      <w:ins w:id="4881" w:author="PR Preview" w:date="2026-01-01T00:00:00Z">
        <w:r>
          <w:t xml:space="preserve">, with base</w:t>
        </w:r>
      </w:ins>
      <w:ins w:id="4882" w:author="PR Preview" w:date="2026-01-01T00:00:00Z">
        <w:r>
          <w:t xml:space="preserve"> </w:t>
        </w:r>
      </w:ins>
      <m:oMath>
        <m:r>
          <m:t>e</m:t>
        </m:r>
      </m:oMath>
      <w:ins w:id="4883" w:author="PR Preview" w:date="2026-01-01T00:00:00Z">
        <w:r>
          <w:t xml:space="preserve"> </w:t>
        </w:r>
      </w:ins>
      <w:ins w:id="4884" w:author="PR Preview" w:date="2026-01-01T00:00:00Z">
        <w:r>
          <w:t xml:space="preserve">(</w:t>
        </w:r>
      </w:ins>
      <w:hyperlink w:anchor="def-euler-number">
        <w:ins w:id="4885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488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del w:id="4887" w:author="PR Preview" w:date="2026-01-01T00:00:00Z">
        <w:r>
          <w:rPr>
            <w:b/>
            <w:bCs/>
          </w:rPr>
          <w:delText xml:space="preserve">Definition 77 (Real powers of zero and of negative numbers)</w:delText>
        </w:r>
      </w:del>
      <w:del w:id="4888" w:author="PR Preview" w:date="2026-01-01T00:00:00Z">
        <w:r>
          <w:delText xml:space="preserve"> </w:delText>
        </w:r>
      </w:del>
      <w:hyperlink w:anchor="def-power">
        <w:del w:id="488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890" w:author="PR Preview" w:date="2026-01-01T00:00:00Z">
        <w:r>
          <w:delText xml:space="preserve">,</w:delText>
        </w:r>
      </w:del>
      <w:del w:id="4891" w:author="PR Preview" w:date="2026-01-01T00:00:00Z">
        <w:r>
          <w:delText xml:space="preserve"> </w:delText>
        </w:r>
      </w:del>
      <w:hyperlink w:anchor="def-power-integer">
        <w:del w:id="4892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893" w:author="PR Preview" w:date="2026-01-01T00:00:00Z">
        <w:r>
          <w:delText xml:space="preserve"> </w:delText>
        </w:r>
      </w:del>
      <w:del w:id="4894" w:author="PR Preview" w:date="2026-01-01T00:00:00Z">
        <w:r>
          <w:delText xml:space="preserve">and</w:delText>
        </w:r>
      </w:del>
      <w:del w:id="4895" w:author="PR Preview" w:date="2026-01-01T00:00:00Z">
        <w:r>
          <w:delText xml:space="preserve"> </w:delText>
        </w:r>
      </w:del>
      <w:hyperlink w:anchor="def-real-power">
        <w:del w:id="4896" w:author="PR Preview" w:date="2026-01-01T00:00:00Z">
          <w:r>
            <w:rPr>
              <w:rStyle w:val="Hyperlink"/>
            </w:rPr>
            <w:delText xml:space="preserve">Definition 76</w:delText>
          </w:r>
        </w:del>
      </w:hyperlink>
      <w:del w:id="4897" w:author="PR Preview" w:date="2026-01-01T00:00:00Z">
        <w:r>
          <w:delText xml:space="preserve"> </w:delText>
        </w:r>
      </w:del>
      <w:del w:id="4898" w:author="PR Preview" w:date="2026-01-01T00:00:00Z">
        <w:r>
          <w:delText xml:space="preserve">leave some powers</w:delText>
        </w:r>
      </w:del>
      <w:del w:id="4899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900" w:author="PR Preview" w:date="2026-01-01T00:00:00Z">
        <w:r>
          <w:delText xml:space="preserve"> </w:delText>
        </w:r>
      </w:del>
      <w:del w:id="4901" w:author="PR Preview" w:date="2026-01-01T00:00:00Z">
        <w:r>
          <w:delText xml:space="preserve">with</w:delText>
        </w:r>
      </w:del>
      <w:del w:id="490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4903" w:author="PR Preview" w:date="2026-01-01T00:00:00Z">
        <w:r>
          <w:delText xml:space="preserve"> </w:delText>
        </w:r>
      </w:del>
      <w:del w:id="4904" w:author="PR Preview" w:date="2026-01-01T00:00:00Z">
        <w:r>
          <w:delText xml:space="preserve">unassigned.</w:delText>
        </w:r>
      </w:del>
      <w:del w:id="4905" w:author="PR Preview" w:date="2026-01-01T00:00:00Z">
        <w:r>
          <w:delText xml:space="preserve"> </w:delText>
        </w:r>
      </w:del>
      <w:del w:id="4906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4907" w:author="PR Preview" w:date="2026-01-01T00:00:00Z">
        <w:r>
          <w:rPr>
            <w:b/>
            <w:bCs/>
          </w:rPr>
          <w:t xml:space="preserve">Definition 82 (Real powers of zero and of negative numbers)</w:t>
        </w:r>
      </w:ins>
      <w:ins w:id="4908" w:author="PR Preview" w:date="2026-01-01T00:00:00Z">
        <w:r>
          <w:t xml:space="preserve"> </w:t>
        </w:r>
      </w:ins>
      <w:hyperlink w:anchor="def-power">
        <w:ins w:id="490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910" w:author="PR Preview" w:date="2026-01-01T00:00:00Z">
        <w:r>
          <w:t xml:space="preserve">,</w:t>
        </w:r>
      </w:ins>
      <w:ins w:id="4911" w:author="PR Preview" w:date="2026-01-01T00:00:00Z">
        <w:r>
          <w:t xml:space="preserve"> </w:t>
        </w:r>
      </w:ins>
      <w:hyperlink w:anchor="def-power-integer">
        <w:ins w:id="491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913" w:author="PR Preview" w:date="2026-01-01T00:00:00Z">
        <w:r>
          <w:t xml:space="preserve"> </w:t>
        </w:r>
      </w:ins>
      <w:ins w:id="4914" w:author="PR Preview" w:date="2026-01-01T00:00:00Z">
        <w:r>
          <w:t xml:space="preserve">and</w:t>
        </w:r>
      </w:ins>
      <w:ins w:id="4915" w:author="PR Preview" w:date="2026-01-01T00:00:00Z">
        <w:r>
          <w:t xml:space="preserve"> </w:t>
        </w:r>
      </w:ins>
      <w:hyperlink w:anchor="def-real-power">
        <w:ins w:id="4916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4917" w:author="PR Preview" w:date="2026-01-01T00:00:00Z">
        <w:r>
          <w:t xml:space="preserve"> </w:t>
        </w:r>
      </w:ins>
      <w:ins w:id="4918" w:author="PR Preview" w:date="2026-01-01T00:00:00Z">
        <w:r>
          <w:t xml:space="preserve">leave some powers</w:t>
        </w:r>
      </w:ins>
      <w:ins w:id="4919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920" w:author="PR Preview" w:date="2026-01-01T00:00:00Z">
        <w:r>
          <w:t xml:space="preserve"> </w:t>
        </w:r>
      </w:ins>
      <w:ins w:id="4921" w:author="PR Preview" w:date="2026-01-01T00:00:00Z">
        <w:r>
          <w:t xml:space="preserve">with</w:t>
        </w:r>
      </w:ins>
      <w:ins w:id="49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unassigned.</w:t>
        </w:r>
      </w:ins>
      <w:ins w:id="4925" w:author="PR Preview" w:date="2026-01-01T00:00:00Z">
        <w:r>
          <w:t xml:space="preserve"> </w:t>
        </w:r>
      </w:ins>
      <w:ins w:id="4926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del w:id="4927" w:author="PR Preview" w:date="2026-01-01T00:00:00Z">
        <w:r>
          <w:rPr>
            <w:b/>
            <w:bCs/>
          </w:rPr>
          <w:delText xml:space="preserve">Example 51 (Powers of zero and of negative numbers)</w:delText>
        </w:r>
      </w:del>
      <w:del w:id="4928" w:author="PR Preview" w:date="2026-01-01T00:00:00Z">
        <w:r>
          <w:delText xml:space="preserve"> </w:delText>
        </w:r>
      </w:del>
      <w:del w:id="4929" w:author="PR Preview" w:date="2026-01-01T00:00:00Z">
        <w:r>
          <w:delText xml:space="preserve"> </w:delText>
        </w:r>
      </w:del>
    </w:p>
    <w:p>
      <w:pPr>
        <w:pStyle w:val="FirstParagraph"/>
      </w:pPr>
      <w:ins w:id="4930" w:author="PR Preview" w:date="2026-01-01T00:00:00Z">
        <w:r>
          <w:rPr>
            <w:b/>
            <w:bCs/>
          </w:rPr>
          <w:t xml:space="preserve">Example 56 (Powers of zero and of negative numbers)</w:t>
        </w:r>
      </w:ins>
      <w:ins w:id="4931" w:author="PR Preview" w:date="2026-01-01T00:00:00Z">
        <w:r>
          <w:t xml:space="preserve"> </w:t>
        </w:r>
      </w:ins>
      <w:ins w:id="49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del w:id="4933" w:author="PR Preview" w:date="2026-01-01T00:00:00Z">
        <w:r>
          <w:rPr>
            <w:b/>
            <w:bCs/>
          </w:rPr>
          <w:delText xml:space="preserve">Example 52 (Exponential of a sum)</w:delText>
        </w:r>
      </w:del>
      <w:del w:id="4934" w:author="PR Preview" w:date="2026-01-01T00:00:00Z">
        <w:r>
          <w:delText xml:space="preserve"> </w:delText>
        </w:r>
      </w:del>
      <w:del w:id="4935" w:author="PR Preview" w:date="2026-01-01T00:00:00Z">
        <w:r>
          <w:delText xml:space="preserve">With</w:delText>
        </w:r>
      </w:del>
      <w:del w:id="49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937" w:author="PR Preview" w:date="2026-01-01T00:00:00Z">
        <w:r>
          <w:delText xml:space="preserve"> </w:delText>
        </w:r>
      </w:del>
      <w:del w:id="4938" w:author="PR Preview" w:date="2026-01-01T00:00:00Z">
        <w:r>
          <w:delText xml:space="preserve">and</w:delText>
        </w:r>
      </w:del>
      <w:del w:id="493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940" w:author="PR Preview" w:date="2026-01-01T00:00:00Z">
        <w:r>
          <w:delText xml:space="preserve">,</w:delText>
        </w:r>
      </w:del>
      <w:del w:id="494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4942" w:author="PR Preview" w:date="2026-01-01T00:00:00Z">
        <w:r>
          <w:delText xml:space="preserve">,</w:delText>
        </w:r>
      </w:del>
      <w:del w:id="4943" w:author="PR Preview" w:date="2026-01-01T00:00:00Z">
        <w:r>
          <w:delText xml:space="preserve"> </w:delText>
        </w:r>
      </w:del>
      <w:del w:id="4944" w:author="PR Preview" w:date="2026-01-01T00:00:00Z">
        <w:r>
          <w:delText xml:space="preserve">and</w:delText>
        </w:r>
      </w:del>
      <w:del w:id="494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4946" w:author="PR Preview" w:date="2026-01-01T00:00:00Z">
        <w:r>
          <w:delText xml:space="preserve">.</w:delText>
        </w:r>
      </w:del>
    </w:p>
    <w:p>
      <w:pPr>
        <w:pStyle w:val="FirstParagraph"/>
      </w:pPr>
      <w:ins w:id="4947" w:author="PR Preview" w:date="2026-01-01T00:00:00Z">
        <w:r>
          <w:rPr>
            <w:b/>
            <w:bCs/>
          </w:rPr>
          <w:t xml:space="preserve">Example 57 (Exponential of a sum)</w:t>
        </w:r>
      </w:ins>
      <w:ins w:id="4948" w:author="PR Preview" w:date="2026-01-01T00:00:00Z">
        <w:r>
          <w:t xml:space="preserve"> </w:t>
        </w:r>
      </w:ins>
      <w:ins w:id="4949" w:author="PR Preview" w:date="2026-01-01T00:00:00Z">
        <w:r>
          <w:t xml:space="preserve">With</w:t>
        </w:r>
      </w:ins>
      <w:ins w:id="49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951" w:author="PR Preview" w:date="2026-01-01T00:00:00Z">
        <w:r>
          <w:t xml:space="preserve"> </w:t>
        </w:r>
      </w:ins>
      <w:ins w:id="4952" w:author="PR Preview" w:date="2026-01-01T00:00:00Z">
        <w:r>
          <w:t xml:space="preserve">and</w:t>
        </w:r>
      </w:ins>
      <w:ins w:id="495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4954" w:author="PR Preview" w:date="2026-01-01T00:00:00Z">
        <w:r>
          <w:t xml:space="preserve">,</w:t>
        </w:r>
      </w:ins>
      <w:ins w:id="4955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4956" w:author="PR Preview" w:date="2026-01-01T00:00:00Z">
        <w:r>
          <w:t xml:space="preserve">,</w:t>
        </w:r>
      </w:ins>
      <w:ins w:id="4957" w:author="PR Preview" w:date="2026-01-01T00:00:00Z">
        <w:r>
          <w:t xml:space="preserve"> </w:t>
        </w:r>
      </w:ins>
      <w:ins w:id="4958" w:author="PR Preview" w:date="2026-01-01T00:00:00Z">
        <w:r>
          <w:t xml:space="preserve">and</w:t>
        </w:r>
      </w:ins>
      <w:ins w:id="495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4960" w:author="PR Preview" w:date="2026-01-01T00:00:00Z">
        <w:r>
          <w:t xml:space="preserve">.</w:t>
        </w:r>
      </w:ins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del w:id="4961" w:author="PR Preview" w:date="2026-01-01T00:00:00Z">
        <w:r>
          <w:rPr>
            <w:b/>
            <w:bCs/>
          </w:rPr>
          <w:delText xml:space="preserve">Example 53 (Exponential of a difference)</w:delText>
        </w:r>
      </w:del>
      <w:del w:id="4962" w:author="PR Preview" w:date="2026-01-01T00:00:00Z">
        <w:r>
          <w:delText xml:space="preserve"> </w:delText>
        </w:r>
      </w:del>
      <w:del w:id="4963" w:author="PR Preview" w:date="2026-01-01T00:00:00Z">
        <w:r>
          <w:delText xml:space="preserve">With</w:delText>
        </w:r>
      </w:del>
      <w:del w:id="496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4965" w:author="PR Preview" w:date="2026-01-01T00:00:00Z">
        <w:r>
          <w:delText xml:space="preserve"> </w:delText>
        </w:r>
      </w:del>
      <w:del w:id="4966" w:author="PR Preview" w:date="2026-01-01T00:00:00Z">
        <w:r>
          <w:delText xml:space="preserve">and</w:delText>
        </w:r>
      </w:del>
      <w:del w:id="496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4968" w:author="PR Preview" w:date="2026-01-01T00:00:00Z">
        <w:r>
          <w:delText xml:space="preserve">,</w:delText>
        </w:r>
      </w:del>
      <w:del w:id="496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4970" w:author="PR Preview" w:date="2026-01-01T00:00:00Z">
        <w:r>
          <w:delText xml:space="preserve">,</w:delText>
        </w:r>
      </w:del>
      <w:del w:id="4971" w:author="PR Preview" w:date="2026-01-01T00:00:00Z">
        <w:r>
          <w:delText xml:space="preserve"> </w:delText>
        </w:r>
      </w:del>
      <w:del w:id="4972" w:author="PR Preview" w:date="2026-01-01T00:00:00Z">
        <w:r>
          <w:delText xml:space="preserve">and</w:delText>
        </w:r>
      </w:del>
      <w:del w:id="497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4974" w:author="PR Preview" w:date="2026-01-01T00:00:00Z">
        <w:r>
          <w:delText xml:space="preserve">.</w:delText>
        </w:r>
      </w:del>
    </w:p>
    <w:p>
      <w:pPr>
        <w:pStyle w:val="FirstParagraph"/>
      </w:pPr>
      <w:ins w:id="4975" w:author="PR Preview" w:date="2026-01-01T00:00:00Z">
        <w:r>
          <w:rPr>
            <w:b/>
            <w:bCs/>
          </w:rPr>
          <w:t xml:space="preserve">Example 58 (Exponential of a difference)</w:t>
        </w:r>
      </w:ins>
      <w:ins w:id="4976" w:author="PR Preview" w:date="2026-01-01T00:00:00Z">
        <w:r>
          <w:t xml:space="preserve"> </w:t>
        </w:r>
      </w:ins>
      <w:ins w:id="4977" w:author="PR Preview" w:date="2026-01-01T00:00:00Z">
        <w:r>
          <w:t xml:space="preserve">With</w:t>
        </w:r>
      </w:ins>
      <w:ins w:id="49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4979" w:author="PR Preview" w:date="2026-01-01T00:00:00Z">
        <w:r>
          <w:t xml:space="preserve"> </w:t>
        </w:r>
      </w:ins>
      <w:ins w:id="4980" w:author="PR Preview" w:date="2026-01-01T00:00:00Z">
        <w:r>
          <w:t xml:space="preserve">and</w:t>
        </w:r>
      </w:ins>
      <w:ins w:id="498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4982" w:author="PR Preview" w:date="2026-01-01T00:00:00Z">
        <w:r>
          <w:t xml:space="preserve">,</w:t>
        </w:r>
      </w:ins>
      <w:ins w:id="498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4984" w:author="PR Preview" w:date="2026-01-01T00:00:00Z">
        <w:r>
          <w:t xml:space="preserve">,</w:t>
        </w:r>
      </w:ins>
      <w:ins w:id="4985" w:author="PR Preview" w:date="2026-01-01T00:00:00Z">
        <w:r>
          <w:t xml:space="preserve"> </w:t>
        </w:r>
      </w:ins>
      <w:ins w:id="4986" w:author="PR Preview" w:date="2026-01-01T00:00:00Z">
        <w:r>
          <w:t xml:space="preserve">and</w:t>
        </w:r>
      </w:ins>
      <w:ins w:id="498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4988" w:author="PR Preview" w:date="2026-01-01T00:00:00Z">
        <w:r>
          <w:t xml:space="preserve">.</w:t>
        </w:r>
      </w:ins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del w:id="4989" w:author="PR Preview" w:date="2026-01-01T00:00:00Z">
        <w:r>
          <w:rPr>
            <w:b/>
            <w:bCs/>
          </w:rPr>
          <w:delText xml:space="preserve">Example 54 (Power of a sum)</w:delText>
        </w:r>
      </w:del>
      <w:del w:id="4990" w:author="PR Preview" w:date="2026-01-01T00:00:00Z">
        <w:r>
          <w:delText xml:space="preserve"> </w:delText>
        </w:r>
      </w:del>
      <w:del w:id="4991" w:author="PR Preview" w:date="2026-01-01T00:00:00Z">
        <w:r>
          <w:delText xml:space="preserve">With</w:delText>
        </w:r>
      </w:del>
      <w:del w:id="49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993" w:author="PR Preview" w:date="2026-01-01T00:00:00Z">
        <w:r>
          <w:delText xml:space="preserve">,</w:delText>
        </w:r>
      </w:del>
      <w:del w:id="499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995" w:author="PR Preview" w:date="2026-01-01T00:00:00Z">
        <w:r>
          <w:delText xml:space="preserve">, and</w:delText>
        </w:r>
      </w:del>
      <w:del w:id="499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4997" w:author="PR Preview" w:date="2026-01-01T00:00:00Z">
        <w:r>
          <w:delText xml:space="preserve">,</w:delText>
        </w:r>
      </w:del>
    </w:p>
    <w:p>
      <w:pPr>
        <w:pStyle w:val="FirstParagraph"/>
      </w:pPr>
      <w:ins w:id="4998" w:author="PR Preview" w:date="2026-01-01T00:00:00Z">
        <w:r>
          <w:rPr>
            <w:b/>
            <w:bCs/>
          </w:rPr>
          <w:t xml:space="preserve">Example 59 (Power of a sum)</w:t>
        </w:r>
      </w:ins>
      <w:ins w:id="4999" w:author="PR Preview" w:date="2026-01-01T00:00:00Z">
        <w:r>
          <w:t xml:space="preserve"> </w:t>
        </w:r>
      </w:ins>
      <w:ins w:id="5000" w:author="PR Preview" w:date="2026-01-01T00:00:00Z">
        <w:r>
          <w:t xml:space="preserve">With</w:t>
        </w:r>
      </w:ins>
      <w:ins w:id="50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5002" w:author="PR Preview" w:date="2026-01-01T00:00:00Z">
        <w:r>
          <w:t xml:space="preserve">,</w:t>
        </w:r>
      </w:ins>
      <w:ins w:id="500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5004" w:author="PR Preview" w:date="2026-01-01T00:00:00Z">
        <w:r>
          <w:t xml:space="preserve">, and</w:t>
        </w:r>
      </w:ins>
      <w:ins w:id="500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500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del w:id="5007" w:author="PR Preview" w:date="2026-01-01T00:00:00Z">
        <w:r>
          <w:rPr>
            <w:b/>
            <w:bCs/>
          </w:rPr>
          <w:delText xml:space="preserve">Example 55 (Power of a product)</w:delText>
        </w:r>
      </w:del>
      <w:del w:id="5008" w:author="PR Preview" w:date="2026-01-01T00:00:00Z">
        <w:r>
          <w:delText xml:space="preserve"> </w:delText>
        </w:r>
      </w:del>
      <w:del w:id="5009" w:author="PR Preview" w:date="2026-01-01T00:00:00Z">
        <w:r>
          <w:delText xml:space="preserve">With</w:delText>
        </w:r>
      </w:del>
      <w:del w:id="50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5011" w:author="PR Preview" w:date="2026-01-01T00:00:00Z">
        <w:r>
          <w:delText xml:space="preserve">,</w:delText>
        </w:r>
      </w:del>
      <w:del w:id="501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5013" w:author="PR Preview" w:date="2026-01-01T00:00:00Z">
        <w:r>
          <w:delText xml:space="preserve">, and</w:delText>
        </w:r>
      </w:del>
      <w:del w:id="501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5015" w:author="PR Preview" w:date="2026-01-01T00:00:00Z">
        <w:r>
          <w:delText xml:space="preserve">,</w:delText>
        </w:r>
      </w:del>
    </w:p>
    <w:p>
      <w:pPr>
        <w:pStyle w:val="BodyText"/>
      </w:pPr>
      <w:ins w:id="5016" w:author="PR Preview" w:date="2026-01-01T00:00:00Z">
        <w:r>
          <w:rPr>
            <w:b/>
            <w:bCs/>
          </w:rPr>
          <w:t xml:space="preserve">Example 60 (Power of a product)</w:t>
        </w:r>
      </w:ins>
      <w:ins w:id="5017" w:author="PR Preview" w:date="2026-01-01T00:00:00Z">
        <w:r>
          <w:t xml:space="preserve"> </w:t>
        </w:r>
      </w:ins>
      <w:ins w:id="5018" w:author="PR Preview" w:date="2026-01-01T00:00:00Z">
        <w:r>
          <w:t xml:space="preserve">With</w:t>
        </w:r>
      </w:ins>
      <w:ins w:id="50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5020" w:author="PR Preview" w:date="2026-01-01T00:00:00Z">
        <w:r>
          <w:t xml:space="preserve">,</w:t>
        </w:r>
      </w:ins>
      <w:ins w:id="50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5022" w:author="PR Preview" w:date="2026-01-01T00:00:00Z">
        <w:r>
          <w:t xml:space="preserve">, and</w:t>
        </w:r>
      </w:ins>
      <w:ins w:id="502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502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del w:id="5025" w:author="PR Preview" w:date="2026-01-01T00:00:00Z">
        <w:r>
          <w:rPr>
            <w:b/>
            <w:bCs/>
          </w:rPr>
          <w:delText xml:space="preserve">Example 56 (A negative base)</w:delText>
        </w:r>
      </w:del>
      <w:del w:id="5026" w:author="PR Preview" w:date="2026-01-01T00:00:00Z">
        <w:r>
          <w:delText xml:space="preserve"> </w:delText>
        </w:r>
      </w:del>
      <w:del w:id="5027" w:author="PR Preview" w:date="2026-01-01T00:00:00Z">
        <w:r>
          <w:delText xml:space="preserve">With</w:delText>
        </w:r>
      </w:del>
      <w:del w:id="50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5029" w:author="PR Preview" w:date="2026-01-01T00:00:00Z">
        <w:r>
          <w:delText xml:space="preserve">,</w:delText>
        </w:r>
      </w:del>
      <w:del w:id="50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5031" w:author="PR Preview" w:date="2026-01-01T00:00:00Z">
        <w:r>
          <w:delText xml:space="preserve">, and</w:delText>
        </w:r>
      </w:del>
      <w:del w:id="503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5033" w:author="PR Preview" w:date="2026-01-01T00:00:00Z">
        <w:r>
          <w:delText xml:space="preserve">:</w:delText>
        </w:r>
      </w:del>
    </w:p>
    <w:p>
      <w:pPr>
        <w:pStyle w:val="FirstParagraph"/>
      </w:pPr>
      <w:ins w:id="5034" w:author="PR Preview" w:date="2026-01-01T00:00:00Z">
        <w:r>
          <w:rPr>
            <w:b/>
            <w:bCs/>
          </w:rPr>
          <w:t xml:space="preserve">Example 61 (A negative base)</w:t>
        </w:r>
      </w:ins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With</w:t>
        </w:r>
      </w:ins>
      <w:ins w:id="50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038" w:author="PR Preview" w:date="2026-01-01T00:00:00Z">
        <w:r>
          <w:t xml:space="preserve">,</w:t>
        </w:r>
      </w:ins>
      <w:ins w:id="503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5040" w:author="PR Preview" w:date="2026-01-01T00:00:00Z">
        <w:r>
          <w:t xml:space="preserve">, and</w:t>
        </w:r>
      </w:ins>
      <w:ins w:id="504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50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del w:id="5043" w:author="PR Preview" w:date="2026-01-01T00:00:00Z">
        <w:r>
          <w:rPr>
            <w:i/>
            <w:iCs/>
          </w:rPr>
          <w:delText xml:space="preserve">Remark 20</w:delText>
        </w:r>
      </w:del>
      <w:del w:id="5044" w:author="PR Preview" w:date="2026-01-01T00:00:00Z">
        <w:r>
          <w:delText xml:space="preserve"> (Tarski’s high school identities). </w:delText>
        </w:r>
      </w:del>
      <w:del w:id="5045" w:author="PR Preview" w:date="2026-01-01T00:00:00Z">
        <w:r>
          <w:delText xml:space="preserve">Restricted to positive integers,</w:delText>
        </w:r>
      </w:del>
      <w:del w:id="5046" w:author="PR Preview" w:date="2026-01-01T00:00:00Z">
        <w:r>
          <w:delText xml:space="preserve"> </w:delText>
        </w:r>
      </w:del>
      <w:del w:id="5047" w:author="PR Preview" w:date="2026-01-01T00:00:00Z">
        <w:r>
          <w:delText xml:space="preserve">the following results are</w:delText>
        </w:r>
      </w:del>
      <w:del w:id="5048" w:author="PR Preview" w:date="2026-01-01T00:00:00Z">
        <w:r>
          <w:delText xml:space="preserve"> </w:delText>
        </w:r>
      </w:del>
      <w:del w:id="5049" w:author="PR Preview" w:date="2026-01-01T00:00:00Z">
        <w:r>
          <w:delText xml:space="preserve">Tarski’s eleven</w:delText>
        </w:r>
      </w:del>
      <w:del w:id="5050" w:author="PR Preview" w:date="2026-01-01T00:00:00Z">
        <w:r>
          <w:delText xml:space="preserve"> </w:delText>
        </w:r>
      </w:del>
      <w:del w:id="5051" w:author="PR Preview" w:date="2026-01-01T00:00:00Z">
        <w:r>
          <w:delText xml:space="preserve">“high school”</w:delText>
        </w:r>
      </w:del>
      <w:del w:id="5052" w:author="PR Preview" w:date="2026-01-01T00:00:00Z">
        <w:r>
          <w:delText xml:space="preserve"> </w:delText>
        </w:r>
      </w:del>
      <w:del w:id="5053" w:author="PR Preview" w:date="2026-01-01T00:00:00Z">
        <w:r>
          <w:delText xml:space="preserve">identities</w:delText>
        </w:r>
      </w:del>
      <w:del w:id="5054" w:author="PR Preview" w:date="2026-01-01T00:00:00Z">
        <w:r>
          <w:delText xml:space="preserve"> </w:delText>
        </w:r>
      </w:del>
      <w:del w:id="5055" w:author="PR Preview" w:date="2026-01-01T00:00:00Z">
        <w:r>
          <w:delText xml:space="preserve">[34]</w:delText>
        </w:r>
      </w:del>
      <w:del w:id="5056" w:author="PR Preview" w:date="2026-01-01T00:00:00Z">
        <w:r>
          <w:delText xml:space="preserve">:</w:delText>
        </w:r>
      </w:del>
    </w:p>
    <w:p>
      <w:pPr>
        <w:pStyle w:val="FirstParagraph"/>
      </w:pPr>
      <w:ins w:id="5057" w:author="PR Preview" w:date="2026-01-01T00:00:00Z">
        <w:r>
          <w:rPr>
            <w:i/>
            <w:iCs/>
          </w:rPr>
          <w:t xml:space="preserve">Remark 20</w:t>
        </w:r>
      </w:ins>
      <w:ins w:id="5058" w:author="PR Preview" w:date="2026-01-01T00:00:00Z">
        <w:r>
          <w:t xml:space="preserve"> (Tarski’s high school identities). </w:t>
        </w:r>
      </w:ins>
      <w:ins w:id="5059" w:author="PR Preview" w:date="2026-01-01T00:00:00Z">
        <w:r>
          <w:t xml:space="preserve">Restricted to positive integers,</w:t>
        </w:r>
      </w:ins>
      <w:ins w:id="5060" w:author="PR Preview" w:date="2026-01-01T00:00:00Z">
        <w:r>
          <w:t xml:space="preserve"> </w:t>
        </w:r>
      </w:ins>
      <w:ins w:id="5061" w:author="PR Preview" w:date="2026-01-01T00:00:00Z">
        <w:r>
          <w:t xml:space="preserve">the following results are</w:t>
        </w:r>
      </w:ins>
      <w:ins w:id="5062" w:author="PR Preview" w:date="2026-01-01T00:00:00Z">
        <w:r>
          <w:t xml:space="preserve"> </w:t>
        </w:r>
      </w:ins>
      <w:ins w:id="5063" w:author="PR Preview" w:date="2026-01-01T00:00:00Z">
        <w:r>
          <w:t xml:space="preserve">Tarski’s eleven</w:t>
        </w:r>
      </w:ins>
      <w:ins w:id="5064" w:author="PR Preview" w:date="2026-01-01T00:00:00Z">
        <w:r>
          <w:t xml:space="preserve"> </w:t>
        </w:r>
      </w:ins>
      <w:ins w:id="5065" w:author="PR Preview" w:date="2026-01-01T00:00:00Z">
        <w:r>
          <w:t xml:space="preserve">“high school”</w:t>
        </w:r>
      </w:ins>
      <w:ins w:id="5066" w:author="PR Preview" w:date="2026-01-01T00:00:00Z">
        <w:r>
          <w:t xml:space="preserve"> </w:t>
        </w:r>
      </w:ins>
      <w:ins w:id="5067" w:author="PR Preview" w:date="2026-01-01T00:00:00Z">
        <w:r>
          <w:t xml:space="preserve">identities</w:t>
        </w:r>
      </w:ins>
      <w:ins w:id="5068" w:author="PR Preview" w:date="2026-01-01T00:00:00Z">
        <w:r>
          <w:t xml:space="preserve"> </w:t>
        </w:r>
      </w:ins>
      <w:ins w:id="5069" w:author="PR Preview" w:date="2026-01-01T00:00:00Z">
        <w:r>
          <w:t xml:space="preserve">[36]</w:t>
        </w:r>
      </w:ins>
      <w:ins w:id="507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del w:id="5071" w:author="PR Preview" w:date="2026-01-01T00:00:00Z">
        <w:r>
          <w:rPr>
            <w:b/>
            <w:bCs/>
          </w:rPr>
          <w:delText xml:space="preserve">Definition 78 (Contour line)</w:delText>
        </w:r>
      </w:del>
      <w:del w:id="5072" w:author="PR Preview" w:date="2026-01-01T00:00:00Z">
        <w:r>
          <w:delText xml:space="preserve"> </w:delText>
        </w:r>
      </w:del>
      <w:del w:id="5073" w:author="PR Preview" w:date="2026-01-01T00:00:00Z">
        <w:r>
          <w:delText xml:space="preserve">For a function</w:delText>
        </w:r>
      </w:del>
      <w:del w:id="5074" w:author="PR Preview" w:date="2026-01-01T00:00:00Z">
        <w:r>
          <w:delText xml:space="preserve"> </w:delText>
        </w:r>
      </w:del>
      <m:oMath>
        <m:r>
          <m:t>g</m:t>
        </m:r>
      </m:oMath>
      <w:del w:id="5075" w:author="PR Preview" w:date="2026-01-01T00:00:00Z">
        <w:r>
          <w:delText xml:space="preserve"> </w:delText>
        </w:r>
      </w:del>
      <w:del w:id="5076" w:author="PR Preview" w:date="2026-01-01T00:00:00Z">
        <w:r>
          <w:delText xml:space="preserve">of two real variables</w:delText>
        </w:r>
      </w:del>
      <w:del w:id="5077" w:author="PR Preview" w:date="2026-01-01T00:00:00Z">
        <w:r>
          <w:delText xml:space="preserve"> </w:delText>
        </w:r>
      </w:del>
      <m:oMath>
        <m:r>
          <m:t>b</m:t>
        </m:r>
      </m:oMath>
      <w:del w:id="5078" w:author="PR Preview" w:date="2026-01-01T00:00:00Z">
        <w:r>
          <w:delText xml:space="preserve"> </w:delText>
        </w:r>
      </w:del>
      <w:del w:id="5079" w:author="PR Preview" w:date="2026-01-01T00:00:00Z">
        <w:r>
          <w:delText xml:space="preserve">and</w:delText>
        </w:r>
      </w:del>
      <w:del w:id="5080" w:author="PR Preview" w:date="2026-01-01T00:00:00Z">
        <w:r>
          <w:delText xml:space="preserve"> </w:delText>
        </w:r>
      </w:del>
      <m:oMath>
        <m:r>
          <m:t>c</m:t>
        </m:r>
      </m:oMath>
      <w:del w:id="5081" w:author="PR Preview" w:date="2026-01-01T00:00:00Z">
        <w:r>
          <w:delText xml:space="preserve"> </w:delText>
        </w:r>
      </w:del>
      <w:del w:id="5082" w:author="PR Preview" w:date="2026-01-01T00:00:00Z">
        <w:r>
          <w:delText xml:space="preserve">and a number</w:delText>
        </w:r>
      </w:del>
      <w:del w:id="5083" w:author="PR Preview" w:date="2026-01-01T00:00:00Z">
        <w:r>
          <w:delText xml:space="preserve"> </w:delText>
        </w:r>
      </w:del>
      <m:oMath>
        <m:r>
          <m:t>k</m:t>
        </m:r>
      </m:oMath>
      <w:del w:id="5084" w:author="PR Preview" w:date="2026-01-01T00:00:00Z">
        <w:r>
          <w:delText xml:space="preserve">,</w:delText>
        </w:r>
      </w:del>
      <w:del w:id="5085" w:author="PR Preview" w:date="2026-01-01T00:00:00Z">
        <w:r>
          <w:delText xml:space="preserve"> </w:delText>
        </w:r>
      </w:del>
      <w:del w:id="5086" w:author="PR Preview" w:date="2026-01-01T00:00:00Z">
        <w:r>
          <w:delText xml:space="preserve">the</w:delText>
        </w:r>
      </w:del>
      <w:del w:id="5087" w:author="PR Preview" w:date="2026-01-01T00:00:00Z">
        <w:r>
          <w:delText xml:space="preserve"> </w:delText>
        </w:r>
      </w:del>
      <w:del w:id="5088" w:author="PR Preview" w:date="2026-01-01T00:00:00Z">
        <w:r>
          <w:rPr>
            <w:b/>
            <w:bCs/>
          </w:rPr>
          <w:delText xml:space="preserve">contour line</w:delText>
        </w:r>
      </w:del>
      <w:del w:id="5089" w:author="PR Preview" w:date="2026-01-01T00:00:00Z">
        <w:r>
          <w:delText xml:space="preserve"> </w:delText>
        </w:r>
      </w:del>
      <w:del w:id="5090" w:author="PR Preview" w:date="2026-01-01T00:00:00Z">
        <w:r>
          <w:delText xml:space="preserve">[35]</w:delText>
        </w:r>
      </w:del>
      <w:del w:id="5091" w:author="PR Preview" w:date="2026-01-01T00:00:00Z">
        <w:r>
          <w:delText xml:space="preserve"> </w:delText>
        </w:r>
      </w:del>
      <w:del w:id="5092" w:author="PR Preview" w:date="2026-01-01T00:00:00Z">
        <w:r>
          <w:delText xml:space="preserve">of</w:delText>
        </w:r>
      </w:del>
      <w:del w:id="5093" w:author="PR Preview" w:date="2026-01-01T00:00:00Z">
        <w:r>
          <w:delText xml:space="preserve"> </w:delText>
        </w:r>
      </w:del>
      <m:oMath>
        <m:r>
          <m:t>g</m:t>
        </m:r>
      </m:oMath>
      <w:del w:id="5094" w:author="PR Preview" w:date="2026-01-01T00:00:00Z">
        <w:r>
          <w:delText xml:space="preserve"> </w:delText>
        </w:r>
      </w:del>
      <w:del w:id="5095" w:author="PR Preview" w:date="2026-01-01T00:00:00Z">
        <w:r>
          <w:delText xml:space="preserve">at height</w:delText>
        </w:r>
      </w:del>
      <w:del w:id="5096" w:author="PR Preview" w:date="2026-01-01T00:00:00Z">
        <w:r>
          <w:delText xml:space="preserve"> </w:delText>
        </w:r>
      </w:del>
      <m:oMath>
        <m:r>
          <m:t>k</m:t>
        </m:r>
      </m:oMath>
      <w:del w:id="5097" w:author="PR Preview" w:date="2026-01-01T00:00:00Z">
        <w:r>
          <w:delText xml:space="preserve"> </w:delText>
        </w:r>
      </w:del>
      <w:del w:id="5098" w:author="PR Preview" w:date="2026-01-01T00:00:00Z">
        <w:r>
          <w:delText xml:space="preserve">is the set of points where</w:delText>
        </w:r>
      </w:del>
      <w:del w:id="5099" w:author="PR Preview" w:date="2026-01-01T00:00:00Z">
        <w:r>
          <w:delText xml:space="preserve"> </w:delText>
        </w:r>
      </w:del>
      <m:oMath>
        <m:r>
          <m:t>g</m:t>
        </m:r>
      </m:oMath>
      <w:del w:id="5100" w:author="PR Preview" w:date="2026-01-01T00:00:00Z">
        <w:r>
          <w:delText xml:space="preserve"> </w:delText>
        </w:r>
      </w:del>
      <w:del w:id="5101" w:author="PR Preview" w:date="2026-01-01T00:00:00Z">
        <w:r>
          <w:delText xml:space="preserve">equals</w:delText>
        </w:r>
      </w:del>
      <w:del w:id="5102" w:author="PR Preview" w:date="2026-01-01T00:00:00Z">
        <w:r>
          <w:delText xml:space="preserve"> </w:delText>
        </w:r>
      </w:del>
      <m:oMath>
        <m:r>
          <m:t>k</m:t>
        </m:r>
      </m:oMath>
      <w:del w:id="510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del w:id="5104" w:author="PR Preview" w:date="2026-01-01T00:00:00Z">
        <w:r>
          <w:rPr>
            <w:b/>
            <w:bCs/>
          </w:rPr>
          <w:delText xml:space="preserve">Example 57 (Contour lines of a bowl)</w:delText>
        </w:r>
      </w:del>
      <w:del w:id="5105" w:author="PR Preview" w:date="2026-01-01T00:00:00Z">
        <w:r>
          <w:delText xml:space="preserve"> </w:delText>
        </w:r>
      </w:del>
      <w:del w:id="5106" w:author="PR Preview" w:date="2026-01-01T00:00:00Z">
        <w:r>
          <w:delText xml:space="preserve">For</w:delText>
        </w:r>
      </w:del>
      <w:del w:id="510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5108" w:author="PR Preview" w:date="2026-01-01T00:00:00Z">
        <w:r>
          <w:delText xml:space="preserve">,</w:delText>
        </w:r>
      </w:del>
      <w:del w:id="5109" w:author="PR Preview" w:date="2026-01-01T00:00:00Z">
        <w:r>
          <w:delText xml:space="preserve"> </w:delText>
        </w:r>
      </w:del>
      <w:del w:id="5110" w:author="PR Preview" w:date="2026-01-01T00:00:00Z">
        <w:r>
          <w:delText xml:space="preserve">the contour line at height</w:delText>
        </w:r>
      </w:del>
      <w:del w:id="511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5112" w:author="PR Preview" w:date="2026-01-01T00:00:00Z">
        <w:r>
          <w:delText xml:space="preserve"> </w:delText>
        </w:r>
      </w:del>
      <w:del w:id="5113" w:author="PR Preview" w:date="2026-01-01T00:00:00Z">
        <w:r>
          <w:delText xml:space="preserve">is</w:delText>
        </w:r>
      </w:del>
      <w:del w:id="511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5115" w:author="PR Preview" w:date="2026-01-01T00:00:00Z">
        <w:r>
          <w:delText xml:space="preserve">,</w:delText>
        </w:r>
      </w:del>
      <w:del w:id="5116" w:author="PR Preview" w:date="2026-01-01T00:00:00Z">
        <w:r>
          <w:delText xml:space="preserve"> </w:delText>
        </w:r>
      </w:del>
      <w:del w:id="5117" w:author="PR Preview" w:date="2026-01-01T00:00:00Z">
        <w:r>
          <w:delText xml:space="preserve">the circle of radius</w:delText>
        </w:r>
      </w:del>
      <w:del w:id="5118" w:author="PR Preview" w:date="2026-01-01T00:00:00Z">
        <w:r>
          <w:delText xml:space="preserve"> </w:delText>
        </w:r>
      </w:del>
      <m:oMath>
        <m:r>
          <m:t>2</m:t>
        </m:r>
      </m:oMath>
      <w:del w:id="5119" w:author="PR Preview" w:date="2026-01-01T00:00:00Z">
        <w:r>
          <w:delText xml:space="preserve"> </w:delText>
        </w:r>
      </w:del>
      <w:del w:id="5120" w:author="PR Preview" w:date="2026-01-01T00:00:00Z">
        <w:r>
          <w:delText xml:space="preserve">around</w:delText>
        </w:r>
      </w:del>
      <w:del w:id="51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122" w:author="PR Preview" w:date="2026-01-01T00:00:00Z">
        <w:r>
          <w:delText xml:space="preserve">:</w:delText>
        </w:r>
      </w:del>
      <w:del w:id="5123" w:author="PR Preview" w:date="2026-01-01T00:00:00Z">
        <w:r>
          <w:delText xml:space="preserve"> </w:delText>
        </w:r>
      </w:del>
      <w:del w:id="5124" w:author="PR Preview" w:date="2026-01-01T00:00:00Z">
        <w:r>
          <w:delText xml:space="preserve">for example,</w:delText>
        </w:r>
      </w:del>
    </w:p>
    <w:p>
      <w:pPr>
        <w:pStyle w:val="BodyText"/>
      </w:pPr>
      <w:ins w:id="5125" w:author="PR Preview" w:date="2026-01-01T00:00:00Z">
        <w:r>
          <w:rPr>
            <w:b/>
            <w:bCs/>
          </w:rPr>
          <w:t xml:space="preserve">Definition 83 (Contour line)</w:t>
        </w:r>
      </w:ins>
      <w:ins w:id="5126" w:author="PR Preview" w:date="2026-01-01T00:00:00Z">
        <w:r>
          <w:t xml:space="preserve"> </w:t>
        </w:r>
      </w:ins>
      <w:ins w:id="5127" w:author="PR Preview" w:date="2026-01-01T00:00:00Z">
        <w:r>
          <w:t xml:space="preserve">For a function</w:t>
        </w:r>
      </w:ins>
      <w:ins w:id="5128" w:author="PR Preview" w:date="2026-01-01T00:00:00Z">
        <w:r>
          <w:t xml:space="preserve"> </w:t>
        </w:r>
      </w:ins>
      <m:oMath>
        <m:r>
          <m:t>g</m:t>
        </m:r>
      </m:oMath>
      <w:ins w:id="5129" w:author="PR Preview" w:date="2026-01-01T00:00:00Z">
        <w:r>
          <w:t xml:space="preserve"> </w:t>
        </w:r>
      </w:ins>
      <w:ins w:id="5130" w:author="PR Preview" w:date="2026-01-01T00:00:00Z">
        <w:r>
          <w:t xml:space="preserve">of two real variables</w:t>
        </w:r>
      </w:ins>
      <w:ins w:id="5131" w:author="PR Preview" w:date="2026-01-01T00:00:00Z">
        <w:r>
          <w:t xml:space="preserve"> </w:t>
        </w:r>
      </w:ins>
      <m:oMath>
        <m:r>
          <m:t>b</m:t>
        </m:r>
      </m:oMath>
      <w:ins w:id="5132" w:author="PR Preview" w:date="2026-01-01T00:00:00Z">
        <w:r>
          <w:t xml:space="preserve"> </w:t>
        </w:r>
      </w:ins>
      <w:ins w:id="5133" w:author="PR Preview" w:date="2026-01-01T00:00:00Z">
        <w:r>
          <w:t xml:space="preserve">and</w:t>
        </w:r>
      </w:ins>
      <w:ins w:id="5134" w:author="PR Preview" w:date="2026-01-01T00:00:00Z">
        <w:r>
          <w:t xml:space="preserve"> </w:t>
        </w:r>
      </w:ins>
      <m:oMath>
        <m:r>
          <m:t>c</m:t>
        </m:r>
      </m:oMath>
      <w:ins w:id="5135" w:author="PR Preview" w:date="2026-01-01T00:00:00Z">
        <w:r>
          <w:t xml:space="preserve"> </w:t>
        </w:r>
      </w:ins>
      <w:ins w:id="5136" w:author="PR Preview" w:date="2026-01-01T00:00:00Z">
        <w:r>
          <w:t xml:space="preserve">and a number</w:t>
        </w:r>
      </w:ins>
      <w:ins w:id="5137" w:author="PR Preview" w:date="2026-01-01T00:00:00Z">
        <w:r>
          <w:t xml:space="preserve"> </w:t>
        </w:r>
      </w:ins>
      <m:oMath>
        <m:r>
          <m:t>k</m:t>
        </m:r>
      </m:oMath>
      <w:ins w:id="5138" w:author="PR Preview" w:date="2026-01-01T00:00:00Z">
        <w:r>
          <w:t xml:space="preserve">,</w:t>
        </w:r>
      </w:ins>
      <w:ins w:id="5139" w:author="PR Preview" w:date="2026-01-01T00:00:00Z">
        <w:r>
          <w:t xml:space="preserve"> </w:t>
        </w:r>
      </w:ins>
      <w:ins w:id="5140" w:author="PR Preview" w:date="2026-01-01T00:00:00Z">
        <w:r>
          <w:t xml:space="preserve">the</w:t>
        </w:r>
      </w:ins>
      <w:ins w:id="5141" w:author="PR Preview" w:date="2026-01-01T00:00:00Z">
        <w:r>
          <w:t xml:space="preserve"> </w:t>
        </w:r>
      </w:ins>
      <w:ins w:id="5142" w:author="PR Preview" w:date="2026-01-01T00:00:00Z">
        <w:r>
          <w:rPr>
            <w:b/>
            <w:bCs/>
          </w:rPr>
          <w:t xml:space="preserve">contour line</w:t>
        </w:r>
      </w:ins>
      <w:ins w:id="5143" w:author="PR Preview" w:date="2026-01-01T00:00:00Z">
        <w:r>
          <w:t xml:space="preserve"> </w:t>
        </w:r>
      </w:ins>
      <w:ins w:id="5144" w:author="PR Preview" w:date="2026-01-01T00:00:00Z">
        <w:r>
          <w:t xml:space="preserve">[37]</w:t>
        </w:r>
      </w:ins>
      <w:ins w:id="5145" w:author="PR Preview" w:date="2026-01-01T00:00:00Z">
        <w:r>
          <w:t xml:space="preserve"> </w:t>
        </w:r>
      </w:ins>
      <w:ins w:id="5146" w:author="PR Preview" w:date="2026-01-01T00:00:00Z">
        <w:r>
          <w:t xml:space="preserve">of</w:t>
        </w:r>
      </w:ins>
      <w:ins w:id="5147" w:author="PR Preview" w:date="2026-01-01T00:00:00Z">
        <w:r>
          <w:t xml:space="preserve"> </w:t>
        </w:r>
      </w:ins>
      <m:oMath>
        <m:r>
          <m:t>g</m:t>
        </m:r>
      </m:oMath>
      <w:ins w:id="5148" w:author="PR Preview" w:date="2026-01-01T00:00:00Z">
        <w:r>
          <w:t xml:space="preserve"> </w:t>
        </w:r>
      </w:ins>
      <w:ins w:id="5149" w:author="PR Preview" w:date="2026-01-01T00:00:00Z">
        <w:r>
          <w:t xml:space="preserve">at height</w:t>
        </w:r>
      </w:ins>
      <w:ins w:id="5150" w:author="PR Preview" w:date="2026-01-01T00:00:00Z">
        <w:r>
          <w:t xml:space="preserve"> </w:t>
        </w:r>
      </w:ins>
      <m:oMath>
        <m:r>
          <m:t>k</m:t>
        </m:r>
      </m:oMath>
      <w:ins w:id="5151" w:author="PR Preview" w:date="2026-01-01T00:00:00Z">
        <w:r>
          <w:t xml:space="preserve"> </w:t>
        </w:r>
      </w:ins>
      <w:ins w:id="5152" w:author="PR Preview" w:date="2026-01-01T00:00:00Z">
        <w:r>
          <w:t xml:space="preserve">is the set of points where</w:t>
        </w:r>
      </w:ins>
      <w:ins w:id="5153" w:author="PR Preview" w:date="2026-01-01T00:00:00Z">
        <w:r>
          <w:t xml:space="preserve"> </w:t>
        </w:r>
      </w:ins>
      <m:oMath>
        <m:r>
          <m:t>g</m:t>
        </m:r>
      </m:oMath>
      <w:ins w:id="5154" w:author="PR Preview" w:date="2026-01-01T00:00:00Z">
        <w:r>
          <w:t xml:space="preserve"> </w:t>
        </w:r>
      </w:ins>
      <w:ins w:id="5155" w:author="PR Preview" w:date="2026-01-01T00:00:00Z">
        <w:r>
          <w:t xml:space="preserve">equals</w:t>
        </w:r>
      </w:ins>
      <w:ins w:id="5156" w:author="PR Preview" w:date="2026-01-01T00:00:00Z">
        <w:r>
          <w:t xml:space="preserve"> </w:t>
        </w:r>
      </w:ins>
      <m:oMath>
        <m:r>
          <m:t>k</m:t>
        </m:r>
      </m:oMath>
      <w:ins w:id="51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ins w:id="5158" w:author="PR Preview" w:date="2026-01-01T00:00:00Z">
        <w:r>
          <w:rPr>
            <w:b/>
            <w:bCs/>
          </w:rPr>
          <w:t xml:space="preserve">Example 62 (Contour lines of a bowl)</w:t>
        </w:r>
      </w:ins>
      <w:ins w:id="5159" w:author="PR Preview" w:date="2026-01-01T00:00:00Z">
        <w:r>
          <w:t xml:space="preserve"> </w:t>
        </w:r>
      </w:ins>
      <w:ins w:id="5160" w:author="PR Preview" w:date="2026-01-01T00:00:00Z">
        <w:r>
          <w:t xml:space="preserve">For</w:t>
        </w:r>
      </w:ins>
      <w:ins w:id="516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5162" w:author="PR Preview" w:date="2026-01-01T00:00:00Z">
        <w:r>
          <w:t xml:space="preserve">,</w:t>
        </w:r>
      </w:ins>
      <w:ins w:id="5163" w:author="PR Preview" w:date="2026-01-01T00:00:00Z">
        <w:r>
          <w:t xml:space="preserve"> </w:t>
        </w:r>
      </w:ins>
      <w:ins w:id="5164" w:author="PR Preview" w:date="2026-01-01T00:00:00Z">
        <w:r>
          <w:t xml:space="preserve">the contour line at height</w:t>
        </w:r>
      </w:ins>
      <w:ins w:id="516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5166" w:author="PR Preview" w:date="2026-01-01T00:00:00Z">
        <w:r>
          <w:t xml:space="preserve"> </w:t>
        </w:r>
      </w:ins>
      <w:ins w:id="5167" w:author="PR Preview" w:date="2026-01-01T00:00:00Z">
        <w:r>
          <w:t xml:space="preserve">is</w:t>
        </w:r>
      </w:ins>
      <w:ins w:id="516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5169" w:author="PR Preview" w:date="2026-01-01T00:00:00Z">
        <w:r>
          <w:t xml:space="preserve">,</w:t>
        </w:r>
      </w:ins>
      <w:ins w:id="5170" w:author="PR Preview" w:date="2026-01-01T00:00:00Z">
        <w:r>
          <w:t xml:space="preserve"> </w:t>
        </w:r>
      </w:ins>
      <w:ins w:id="5171" w:author="PR Preview" w:date="2026-01-01T00:00:00Z">
        <w:r>
          <w:t xml:space="preserve">the circle of radius</w:t>
        </w:r>
      </w:ins>
      <w:ins w:id="5172" w:author="PR Preview" w:date="2026-01-01T00:00:00Z">
        <w:r>
          <w:t xml:space="preserve"> </w:t>
        </w:r>
      </w:ins>
      <m:oMath>
        <m:r>
          <m:t>2</m:t>
        </m:r>
      </m:oMath>
      <w:ins w:id="5173" w:author="PR Preview" w:date="2026-01-01T00:00:00Z">
        <w:r>
          <w:t xml:space="preserve"> </w:t>
        </w:r>
      </w:ins>
      <w:ins w:id="5174" w:author="PR Preview" w:date="2026-01-01T00:00:00Z">
        <w:r>
          <w:t xml:space="preserve">around</w:t>
        </w:r>
      </w:ins>
      <w:ins w:id="51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176" w:author="PR Preview" w:date="2026-01-01T00:00:00Z">
        <w:r>
          <w:t xml:space="preserve">:</w:t>
        </w:r>
      </w:ins>
      <w:ins w:id="5177" w:author="PR Preview" w:date="2026-01-01T00:00:00Z">
        <w:r>
          <w:t xml:space="preserve"> </w:t>
        </w:r>
      </w:ins>
      <w:ins w:id="5178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del w:id="5179" w:author="PR Preview" w:date="2026-01-01T00:00:00Z">
        <w:r>
          <w:rPr>
            <w:i/>
            <w:iCs/>
          </w:rPr>
          <w:delText xml:space="preserve">Solution 9</w:delText>
        </w:r>
      </w:del>
      <w:del w:id="5180" w:author="PR Preview" w:date="2026-01-01T00:00:00Z">
        <w:r>
          <w:delText xml:space="preserve">. </w:delText>
        </w:r>
      </w:del>
      <w:del w:id="5181" w:author="PR Preview" w:date="2026-01-01T00:00:00Z">
        <w:r>
          <w:delText xml:space="preserve">We only count a pair</w:delText>
        </w:r>
      </w:del>
      <w:del w:id="51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5183" w:author="PR Preview" w:date="2026-01-01T00:00:00Z">
        <w:r>
          <w:delText xml:space="preserve"> </w:delText>
        </w:r>
      </w:del>
      <w:del w:id="5184" w:author="PR Preview" w:date="2026-01-01T00:00:00Z">
        <w:r>
          <w:delText xml:space="preserve">when</w:delText>
        </w:r>
      </w:del>
      <w:del w:id="5185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5186" w:author="PR Preview" w:date="2026-01-01T00:00:00Z">
        <w:r>
          <w:delText xml:space="preserve"> </w:delText>
        </w:r>
      </w:del>
      <w:del w:id="5187" w:author="PR Preview" w:date="2026-01-01T00:00:00Z">
        <w:r>
          <w:delText xml:space="preserve">is defined,</w:delText>
        </w:r>
      </w:del>
      <w:del w:id="5188" w:author="PR Preview" w:date="2026-01-01T00:00:00Z">
        <w:r>
          <w:delText xml:space="preserve"> </w:delText>
        </w:r>
      </w:del>
      <w:del w:id="5189" w:author="PR Preview" w:date="2026-01-01T00:00:00Z">
        <w:r>
          <w:delText xml:space="preserve">so for</w:delText>
        </w:r>
      </w:del>
      <w:del w:id="519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5191" w:author="PR Preview" w:date="2026-01-01T00:00:00Z">
        <w:r>
          <w:delText xml:space="preserve"> </w:delText>
        </w:r>
      </w:del>
      <w:del w:id="5192" w:author="PR Preview" w:date="2026-01-01T00:00:00Z">
        <w:r>
          <w:delText xml:space="preserve">we only consider integer</w:delText>
        </w:r>
      </w:del>
      <w:del w:id="5193" w:author="PR Preview" w:date="2026-01-01T00:00:00Z">
        <w:r>
          <w:delText xml:space="preserve"> </w:delText>
        </w:r>
      </w:del>
      <m:oMath>
        <m:r>
          <m:t>c</m:t>
        </m:r>
      </m:oMath>
      <w:del w:id="5194" w:author="PR Preview" w:date="2026-01-01T00:00:00Z">
        <w:r>
          <w:delText xml:space="preserve"> </w:delText>
        </w:r>
      </w:del>
      <w:del w:id="5195" w:author="PR Preview" w:date="2026-01-01T00:00:00Z">
        <w:r>
          <w:delText xml:space="preserve">(</w:delText>
        </w:r>
      </w:del>
      <w:hyperlink w:anchor="def-power-nonpositive-base">
        <w:del w:id="5196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5197" w:author="PR Preview" w:date="2026-01-01T00:00:00Z">
        <w:r>
          <w:delText xml:space="preserve">).</w:delText>
        </w:r>
      </w:del>
      <w:del w:id="5198" w:author="PR Preview" w:date="2026-01-01T00:00:00Z">
        <w:r>
          <w:delText xml:space="preserve"> </w:delText>
        </w:r>
      </w:del>
      <w:del w:id="5199" w:author="PR Preview" w:date="2026-01-01T00:00:00Z">
        <w:r>
          <w:delText xml:space="preserve">With that convention,</w:delText>
        </w:r>
      </w:del>
      <w:del w:id="5200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5201" w:author="PR Preview" w:date="2026-01-01T00:00:00Z">
        <w:r>
          <w:delText xml:space="preserve"> </w:delText>
        </w:r>
      </w:del>
      <w:del w:id="5202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5203" w:author="PR Preview" w:date="2026-01-01T00:00:00Z">
        <w:r>
          <w:rPr>
            <w:i/>
            <w:iCs/>
          </w:rPr>
          <w:t xml:space="preserve">Solution 9</w:t>
        </w:r>
      </w:ins>
      <w:ins w:id="5204" w:author="PR Preview" w:date="2026-01-01T00:00:00Z">
        <w:r>
          <w:t xml:space="preserve">. </w:t>
        </w:r>
      </w:ins>
      <w:ins w:id="5205" w:author="PR Preview" w:date="2026-01-01T00:00:00Z">
        <w:r>
          <w:t xml:space="preserve">We only count a pair</w:t>
        </w:r>
      </w:ins>
      <w:ins w:id="52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5207" w:author="PR Preview" w:date="2026-01-01T00:00:00Z">
        <w:r>
          <w:t xml:space="preserve"> </w:t>
        </w:r>
      </w:ins>
      <w:ins w:id="5208" w:author="PR Preview" w:date="2026-01-01T00:00:00Z">
        <w:r>
          <w:t xml:space="preserve">when</w:t>
        </w:r>
      </w:ins>
      <w:ins w:id="5209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5210" w:author="PR Preview" w:date="2026-01-01T00:00:00Z">
        <w:r>
          <w:t xml:space="preserve"> </w:t>
        </w:r>
      </w:ins>
      <w:ins w:id="5211" w:author="PR Preview" w:date="2026-01-01T00:00:00Z">
        <w:r>
          <w:t xml:space="preserve">is defined,</w:t>
        </w:r>
      </w:ins>
      <w:ins w:id="5212" w:author="PR Preview" w:date="2026-01-01T00:00:00Z">
        <w:r>
          <w:t xml:space="preserve"> </w:t>
        </w:r>
      </w:ins>
      <w:ins w:id="5213" w:author="PR Preview" w:date="2026-01-01T00:00:00Z">
        <w:r>
          <w:t xml:space="preserve">so for</w:t>
        </w:r>
      </w:ins>
      <w:ins w:id="521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5215" w:author="PR Preview" w:date="2026-01-01T00:00:00Z">
        <w:r>
          <w:t xml:space="preserve"> </w:t>
        </w:r>
      </w:ins>
      <w:ins w:id="5216" w:author="PR Preview" w:date="2026-01-01T00:00:00Z">
        <w:r>
          <w:t xml:space="preserve">we only consider integer</w:t>
        </w:r>
      </w:ins>
      <w:ins w:id="5217" w:author="PR Preview" w:date="2026-01-01T00:00:00Z">
        <w:r>
          <w:t xml:space="preserve"> </w:t>
        </w:r>
      </w:ins>
      <m:oMath>
        <m:r>
          <m:t>c</m:t>
        </m:r>
      </m:oMath>
      <w:ins w:id="5218" w:author="PR Preview" w:date="2026-01-01T00:00:00Z">
        <w:r>
          <w:t xml:space="preserve"> </w:t>
        </w:r>
      </w:ins>
      <w:ins w:id="5219" w:author="PR Preview" w:date="2026-01-01T00:00:00Z">
        <w:r>
          <w:t xml:space="preserve">(</w:t>
        </w:r>
      </w:ins>
      <w:hyperlink w:anchor="def-power-nonpositive-base">
        <w:ins w:id="5220" w:author="PR Preview" w:date="2026-01-01T00:00:00Z">
          <w:r>
            <w:rPr>
              <w:rStyle w:val="Hyperlink"/>
            </w:rPr>
            <w:t xml:space="preserve">Definition 82</w:t>
          </w:r>
        </w:ins>
      </w:hyperlink>
      <w:ins w:id="5221" w:author="PR Preview" w:date="2026-01-01T00:00:00Z">
        <w:r>
          <w:t xml:space="preserve">).</w:t>
        </w:r>
      </w:ins>
      <w:ins w:id="5222" w:author="PR Preview" w:date="2026-01-01T00:00:00Z">
        <w:r>
          <w:t xml:space="preserve"> </w:t>
        </w:r>
      </w:ins>
      <w:ins w:id="5223" w:author="PR Preview" w:date="2026-01-01T00:00:00Z">
        <w:r>
          <w:t xml:space="preserve">With that convention,</w:t>
        </w:r>
      </w:ins>
      <w:ins w:id="5224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5225" w:author="PR Preview" w:date="2026-01-01T00:00:00Z">
        <w:r>
          <w:t xml:space="preserve"> </w:t>
        </w:r>
      </w:ins>
      <w:ins w:id="5226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del w:id="5227" w:author="PR Preview" w:date="2026-01-01T00:00:00Z">
        <w:r>
          <w:rPr>
            <w:b/>
            <w:bCs/>
          </w:rPr>
          <w:delText xml:space="preserve">Theorem 31 (When exponentiation equals multiplication)</w:delText>
        </w:r>
      </w:del>
      <w:del w:id="5228" w:author="PR Preview" w:date="2026-01-01T00:00:00Z">
        <w:r>
          <w:delText xml:space="preserve"> </w:delText>
        </w:r>
      </w:del>
      <w:del w:id="5229" w:author="PR Preview" w:date="2026-01-01T00:00:00Z">
        <w:r>
          <w:delText xml:space="preserve">Let</w:delText>
        </w:r>
      </w:del>
      <w:del w:id="52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5231" w:author="PR Preview" w:date="2026-01-01T00:00:00Z">
        <w:r>
          <w:delText xml:space="preserve">, where</w:delText>
        </w:r>
      </w:del>
      <w:del w:id="5232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5233" w:author="PR Preview" w:date="2026-01-01T00:00:00Z">
        <w:r>
          <w:delText xml:space="preserve"> </w:delText>
        </w:r>
      </w:del>
      <w:del w:id="5234" w:author="PR Preview" w:date="2026-01-01T00:00:00Z">
        <w:r>
          <w:delText xml:space="preserve">is defined</w:delText>
        </w:r>
      </w:del>
      <w:del w:id="5235" w:author="PR Preview" w:date="2026-01-01T00:00:00Z">
        <w:r>
          <w:delText xml:space="preserve"> </w:delText>
        </w:r>
      </w:del>
      <w:del w:id="5236" w:author="PR Preview" w:date="2026-01-01T00:00:00Z">
        <w:r>
          <w:delText xml:space="preserve">(for</w:delText>
        </w:r>
      </w:del>
      <w:del w:id="523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5238" w:author="PR Preview" w:date="2026-01-01T00:00:00Z">
        <w:r>
          <w:delText xml:space="preserve">, only integer</w:delText>
        </w:r>
      </w:del>
      <w:del w:id="5239" w:author="PR Preview" w:date="2026-01-01T00:00:00Z">
        <w:r>
          <w:delText xml:space="preserve"> </w:delText>
        </w:r>
      </w:del>
      <m:oMath>
        <m:r>
          <m:t>c</m:t>
        </m:r>
      </m:oMath>
      <w:del w:id="5240" w:author="PR Preview" w:date="2026-01-01T00:00:00Z">
        <w:r>
          <w:delText xml:space="preserve"> </w:delText>
        </w:r>
      </w:del>
      <w:del w:id="5241" w:author="PR Preview" w:date="2026-01-01T00:00:00Z">
        <w:r>
          <w:delText xml:space="preserve">is allowed;</w:delText>
        </w:r>
      </w:del>
      <w:del w:id="5242" w:author="PR Preview" w:date="2026-01-01T00:00:00Z">
        <w:r>
          <w:delText xml:space="preserve"> </w:delText>
        </w:r>
      </w:del>
      <w:hyperlink w:anchor="def-power-nonpositive-base">
        <w:del w:id="5243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5244" w:author="PR Preview" w:date="2026-01-01T00:00:00Z">
        <w:r>
          <w:delText xml:space="preserve">).</w:delText>
        </w:r>
      </w:del>
      <w:del w:id="5245" w:author="PR Preview" w:date="2026-01-01T00:00:00Z">
        <w:r>
          <w:delText xml:space="preserve"> </w:delText>
        </w:r>
      </w:del>
      <w:del w:id="5246" w:author="PR Preview" w:date="2026-01-01T00:00:00Z">
        <w:r>
          <w:delText xml:space="preserve">Then</w:delText>
        </w:r>
      </w:del>
      <w:del w:id="524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5248" w:author="PR Preview" w:date="2026-01-01T00:00:00Z">
        <w:r>
          <w:delText xml:space="preserve"> </w:delText>
        </w:r>
      </w:del>
      <w:del w:id="5249" w:author="PR Preview" w:date="2026-01-01T00:00:00Z">
        <w:r>
          <w:delText xml:space="preserve">if and only if one of the following holds:</w:delText>
        </w:r>
      </w:del>
    </w:p>
    <w:p>
      <w:pPr>
        <w:pStyle w:val="BodyText"/>
      </w:pPr>
      <w:ins w:id="5250" w:author="PR Preview" w:date="2026-01-01T00:00:00Z">
        <w:r>
          <w:rPr>
            <w:b/>
            <w:bCs/>
          </w:rPr>
          <w:t xml:space="preserve">Theorem 31 (When exponentiation equals multiplication)</w:t>
        </w:r>
      </w:ins>
      <w:ins w:id="5251" w:author="PR Preview" w:date="2026-01-01T00:00:00Z">
        <w:r>
          <w:t xml:space="preserve"> </w:t>
        </w:r>
      </w:ins>
      <w:ins w:id="5252" w:author="PR Preview" w:date="2026-01-01T00:00:00Z">
        <w:r>
          <w:t xml:space="preserve">Let</w:t>
        </w:r>
      </w:ins>
      <w:ins w:id="525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5254" w:author="PR Preview" w:date="2026-01-01T00:00:00Z">
        <w:r>
          <w:t xml:space="preserve">, where</w:t>
        </w:r>
      </w:ins>
      <w:ins w:id="525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5256" w:author="PR Preview" w:date="2026-01-01T00:00:00Z">
        <w:r>
          <w:t xml:space="preserve"> </w:t>
        </w:r>
      </w:ins>
      <w:ins w:id="5257" w:author="PR Preview" w:date="2026-01-01T00:00:00Z">
        <w:r>
          <w:t xml:space="preserve">is defined</w:t>
        </w:r>
      </w:ins>
      <w:ins w:id="5258" w:author="PR Preview" w:date="2026-01-01T00:00:00Z">
        <w:r>
          <w:t xml:space="preserve"> </w:t>
        </w:r>
      </w:ins>
      <w:ins w:id="5259" w:author="PR Preview" w:date="2026-01-01T00:00:00Z">
        <w:r>
          <w:t xml:space="preserve">(for</w:t>
        </w:r>
      </w:ins>
      <w:ins w:id="526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5261" w:author="PR Preview" w:date="2026-01-01T00:00:00Z">
        <w:r>
          <w:t xml:space="preserve">, only integer</w:t>
        </w:r>
      </w:ins>
      <w:ins w:id="5262" w:author="PR Preview" w:date="2026-01-01T00:00:00Z">
        <w:r>
          <w:t xml:space="preserve"> </w:t>
        </w:r>
      </w:ins>
      <m:oMath>
        <m:r>
          <m:t>c</m:t>
        </m:r>
      </m:oMath>
      <w:ins w:id="5263" w:author="PR Preview" w:date="2026-01-01T00:00:00Z">
        <w:r>
          <w:t xml:space="preserve"> </w:t>
        </w:r>
      </w:ins>
      <w:ins w:id="5264" w:author="PR Preview" w:date="2026-01-01T00:00:00Z">
        <w:r>
          <w:t xml:space="preserve">is allowed;</w:t>
        </w:r>
      </w:ins>
      <w:ins w:id="5265" w:author="PR Preview" w:date="2026-01-01T00:00:00Z">
        <w:r>
          <w:t xml:space="preserve"> </w:t>
        </w:r>
      </w:ins>
      <w:hyperlink w:anchor="def-power-nonpositive-base">
        <w:ins w:id="5266" w:author="PR Preview" w:date="2026-01-01T00:00:00Z">
          <w:r>
            <w:rPr>
              <w:rStyle w:val="Hyperlink"/>
            </w:rPr>
            <w:t xml:space="preserve">Definition 82</w:t>
          </w:r>
        </w:ins>
      </w:hyperlink>
      <w:ins w:id="5267" w:author="PR Preview" w:date="2026-01-01T00:00:00Z">
        <w:r>
          <w:t xml:space="preserve">).</w:t>
        </w:r>
      </w:ins>
      <w:ins w:id="5268" w:author="PR Preview" w:date="2026-01-01T00:00:00Z">
        <w:r>
          <w:t xml:space="preserve"> </w:t>
        </w:r>
      </w:ins>
      <w:ins w:id="5269" w:author="PR Preview" w:date="2026-01-01T00:00:00Z">
        <w:r>
          <w:t xml:space="preserve">Then</w:t>
        </w:r>
      </w:ins>
      <w:ins w:id="527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5271" w:author="PR Preview" w:date="2026-01-01T00:00:00Z">
        <w:r>
          <w:t xml:space="preserve"> </w:t>
        </w:r>
      </w:ins>
      <w:ins w:id="5272" w:author="PR Preview" w:date="2026-01-01T00:00:00Z">
        <w:r>
          <w:t xml:space="preserve">if and only if one of the following holds:</w:t>
        </w:r>
      </w:ins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del w:id="5273" w:author="PR Preview" w:date="2026-01-01T00:00:00Z">
        <w:r>
          <w:rPr>
            <w:b/>
            <w:bCs/>
          </w:rPr>
          <w:delText xml:space="preserve">Case</w:delText>
        </w:r>
      </w:del>
      <w:del w:id="5274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5275" w:author="PR Preview" w:date="2026-01-01T00:00:00Z">
        <w:r>
          <w:rPr>
            <w:b/>
            <w:bCs/>
          </w:rPr>
          <w:delText xml:space="preserve">.</w:delText>
        </w:r>
      </w:del>
      <w:del w:id="5276" w:author="PR Preview" w:date="2026-01-01T00:00:00Z">
        <w:r>
          <w:delText xml:space="preserve"> </w:delText>
        </w:r>
      </w:del>
      <w:del w:id="5277" w:author="PR Preview" w:date="2026-01-01T00:00:00Z">
        <w:r>
          <w:delText xml:space="preserve">Here we cannot take logarithms, so we work from the values of powers of</w:delText>
        </w:r>
      </w:del>
      <w:del w:id="5278" w:author="PR Preview" w:date="2026-01-01T00:00:00Z">
        <w:r>
          <w:delText xml:space="preserve"> </w:delText>
        </w:r>
      </w:del>
      <m:oMath>
        <m:r>
          <m:t>0</m:t>
        </m:r>
      </m:oMath>
      <w:del w:id="5279" w:author="PR Preview" w:date="2026-01-01T00:00:00Z">
        <w:r>
          <w:delText xml:space="preserve">:</w:delText>
        </w:r>
      </w:del>
      <w:del w:id="5280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5281" w:author="PR Preview" w:date="2026-01-01T00:00:00Z">
        <w:r>
          <w:delText xml:space="preserve"> </w:delText>
        </w:r>
      </w:del>
      <w:del w:id="5282" w:author="PR Preview" w:date="2026-01-01T00:00:00Z">
        <w:r>
          <w:delText xml:space="preserve">for</w:delText>
        </w:r>
      </w:del>
      <w:del w:id="528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5284" w:author="PR Preview" w:date="2026-01-01T00:00:00Z">
        <w:r>
          <w:delText xml:space="preserve"> </w:delText>
        </w:r>
      </w:del>
      <w:del w:id="5285" w:author="PR Preview" w:date="2026-01-01T00:00:00Z">
        <w:r>
          <w:delText xml:space="preserve">(</w:delText>
        </w:r>
      </w:del>
      <w:hyperlink w:anchor="def-power-nonpositive-base">
        <w:del w:id="5286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5287" w:author="PR Preview" w:date="2026-01-01T00:00:00Z">
        <w:r>
          <w:delText xml:space="preserve">),</w:delText>
        </w:r>
      </w:del>
      <w:del w:id="5288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5289" w:author="PR Preview" w:date="2026-01-01T00:00:00Z">
        <w:r>
          <w:delText xml:space="preserve">,</w:delText>
        </w:r>
      </w:del>
      <w:del w:id="5290" w:author="PR Preview" w:date="2026-01-01T00:00:00Z">
        <w:r>
          <w:delText xml:space="preserve"> </w:delText>
        </w:r>
      </w:del>
      <w:del w:id="5291" w:author="PR Preview" w:date="2026-01-01T00:00:00Z">
        <w:r>
          <w:delText xml:space="preserve">and</w:delText>
        </w:r>
      </w:del>
      <w:del w:id="5292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5293" w:author="PR Preview" w:date="2026-01-01T00:00:00Z">
        <w:r>
          <w:delText xml:space="preserve"> </w:delText>
        </w:r>
      </w:del>
      <w:del w:id="5294" w:author="PR Preview" w:date="2026-01-01T00:00:00Z">
        <w:r>
          <w:delText xml:space="preserve">is undefined for</w:delText>
        </w:r>
      </w:del>
      <w:del w:id="529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5296" w:author="PR Preview" w:date="2026-01-01T00:00:00Z">
        <w:r>
          <w:delText xml:space="preserve">.</w:delText>
        </w:r>
      </w:del>
    </w:p>
    <w:p>
      <w:pPr>
        <w:pStyle w:val="FirstParagraph"/>
      </w:pPr>
      <w:ins w:id="5297" w:author="PR Preview" w:date="2026-01-01T00:00:00Z">
        <w:r>
          <w:rPr>
            <w:b/>
            <w:bCs/>
          </w:rPr>
          <w:t xml:space="preserve">Case</w:t>
        </w:r>
      </w:ins>
      <w:ins w:id="5298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5299" w:author="PR Preview" w:date="2026-01-01T00:00:00Z">
        <w:r>
          <w:rPr>
            <w:b/>
            <w:bCs/>
          </w:rPr>
          <w:t xml:space="preserve">.</w:t>
        </w:r>
      </w:ins>
      <w:ins w:id="5300" w:author="PR Preview" w:date="2026-01-01T00:00:00Z">
        <w:r>
          <w:t xml:space="preserve"> </w:t>
        </w:r>
      </w:ins>
      <w:ins w:id="5301" w:author="PR Preview" w:date="2026-01-01T00:00:00Z">
        <w:r>
          <w:t xml:space="preserve">Here we cannot take logarithms, so we work from the values of powers of</w:t>
        </w:r>
      </w:ins>
      <w:ins w:id="5302" w:author="PR Preview" w:date="2026-01-01T00:00:00Z">
        <w:r>
          <w:t xml:space="preserve"> </w:t>
        </w:r>
      </w:ins>
      <m:oMath>
        <m:r>
          <m:t>0</m:t>
        </m:r>
      </m:oMath>
      <w:ins w:id="5303" w:author="PR Preview" w:date="2026-01-01T00:00:00Z">
        <w:r>
          <w:t xml:space="preserve">:</w:t>
        </w:r>
      </w:ins>
      <w:ins w:id="5304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5305" w:author="PR Preview" w:date="2026-01-01T00:00:00Z">
        <w:r>
          <w:t xml:space="preserve"> </w:t>
        </w:r>
      </w:ins>
      <w:ins w:id="5306" w:author="PR Preview" w:date="2026-01-01T00:00:00Z">
        <w:r>
          <w:t xml:space="preserve">for</w:t>
        </w:r>
      </w:ins>
      <w:ins w:id="530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5308" w:author="PR Preview" w:date="2026-01-01T00:00:00Z">
        <w:r>
          <w:t xml:space="preserve"> </w:t>
        </w:r>
      </w:ins>
      <w:ins w:id="5309" w:author="PR Preview" w:date="2026-01-01T00:00:00Z">
        <w:r>
          <w:t xml:space="preserve">(</w:t>
        </w:r>
      </w:ins>
      <w:hyperlink w:anchor="def-power-nonpositive-base">
        <w:ins w:id="5310" w:author="PR Preview" w:date="2026-01-01T00:00:00Z">
          <w:r>
            <w:rPr>
              <w:rStyle w:val="Hyperlink"/>
            </w:rPr>
            <w:t xml:space="preserve">Definition 82</w:t>
          </w:r>
        </w:ins>
      </w:hyperlink>
      <w:ins w:id="5311" w:author="PR Preview" w:date="2026-01-01T00:00:00Z">
        <w:r>
          <w:t xml:space="preserve">),</w:t>
        </w:r>
      </w:ins>
      <w:ins w:id="5312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5313" w:author="PR Preview" w:date="2026-01-01T00:00:00Z">
        <w:r>
          <w:t xml:space="preserve">,</w:t>
        </w:r>
      </w:ins>
      <w:ins w:id="5314" w:author="PR Preview" w:date="2026-01-01T00:00:00Z">
        <w:r>
          <w:t xml:space="preserve"> </w:t>
        </w:r>
      </w:ins>
      <w:ins w:id="5315" w:author="PR Preview" w:date="2026-01-01T00:00:00Z">
        <w:r>
          <w:t xml:space="preserve">and</w:t>
        </w:r>
      </w:ins>
      <w:ins w:id="5316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5317" w:author="PR Preview" w:date="2026-01-01T00:00:00Z">
        <w:r>
          <w:t xml:space="preserve"> </w:t>
        </w:r>
      </w:ins>
      <w:ins w:id="5318" w:author="PR Preview" w:date="2026-01-01T00:00:00Z">
        <w:r>
          <w:t xml:space="preserve">is undefined for</w:t>
        </w:r>
      </w:ins>
      <w:ins w:id="531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5320" w:author="PR Preview" w:date="2026-01-01T00:00:00Z">
        <w:r>
          <w:t xml:space="preserve">.</w:t>
        </w:r>
      </w:ins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3" w:name="sec-cosine-sine"/>
    <w:p>
      <w:pPr>
        <w:pStyle w:val="Heading2"/>
      </w:pPr>
      <w:del w:id="5321" w:author="PR Preview" w:date="2026-01-01T00:00:00Z">
        <w:r>
          <w:delText xml:space="preserve">20 Cosine and sine</w:delText>
        </w:r>
      </w:del>
    </w:p>
    <w:p>
      <w:pPr>
        <w:pStyle w:val="FirstParagraph"/>
      </w:pPr>
      <w:del w:id="5322" w:author="PR Preview" w:date="2026-01-01T00:00:00Z">
        <w:r>
          <w:rPr>
            <w:b/>
            <w:bCs/>
          </w:rPr>
          <w:delText xml:space="preserve">Definition 79 (Unit circle)</w:delText>
        </w:r>
      </w:del>
      <w:del w:id="5323" w:author="PR Preview" w:date="2026-01-01T00:00:00Z">
        <w:r>
          <w:delText xml:space="preserve"> </w:delText>
        </w:r>
      </w:del>
      <w:del w:id="5324" w:author="PR Preview" w:date="2026-01-01T00:00:00Z">
        <w:r>
          <w:delText xml:space="preserve">The</w:delText>
        </w:r>
      </w:del>
      <w:del w:id="5325" w:author="PR Preview" w:date="2026-01-01T00:00:00Z">
        <w:r>
          <w:delText xml:space="preserve"> </w:delText>
        </w:r>
      </w:del>
      <w:del w:id="5326" w:author="PR Preview" w:date="2026-01-01T00:00:00Z">
        <w:r>
          <w:rPr>
            <w:b/>
            <w:bCs/>
          </w:rPr>
          <w:delText xml:space="preserve">unit circle</w:delText>
        </w:r>
      </w:del>
      <w:del w:id="5327" w:author="PR Preview" w:date="2026-01-01T00:00:00Z">
        <w:r>
          <w:delText xml:space="preserve"> </w:delText>
        </w:r>
      </w:del>
      <w:del w:id="5328" w:author="PR Preview" w:date="2026-01-01T00:00:00Z">
        <w:r>
          <w:delText xml:space="preserve">[36]</w:delText>
        </w:r>
      </w:del>
      <w:del w:id="5329" w:author="PR Preview" w:date="2026-01-01T00:00:00Z">
        <w:r>
          <w:delText xml:space="preserve"> </w:delText>
        </w:r>
      </w:del>
      <w:del w:id="5330" w:author="PR Preview" w:date="2026-01-01T00:00:00Z">
        <w:r>
          <w:delText xml:space="preserve">is the set of points</w:delText>
        </w:r>
      </w:del>
      <w:del w:id="53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5332" w:author="PR Preview" w:date="2026-01-01T00:00:00Z">
        <w:r>
          <w:delText xml:space="preserve"> </w:delText>
        </w:r>
      </w:del>
      <w:del w:id="5333" w:author="PR Preview" w:date="2026-01-01T00:00:00Z">
        <w:r>
          <w:delText xml:space="preserve">in the plane with</w:delText>
        </w:r>
      </w:del>
      <w:del w:id="5334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5335" w:author="PR Preview" w:date="2026-01-01T00:00:00Z">
        <w:r>
          <w:delText xml:space="preserve">.</w:delText>
        </w:r>
      </w:del>
    </w:p>
    <w:p>
      <w:pPr>
        <w:pStyle w:val="BodyText"/>
      </w:pPr>
      <w:del w:id="5336" w:author="PR Preview" w:date="2026-01-01T00:00:00Z">
        <w:r>
          <w:rPr>
            <w:b/>
            <w:bCs/>
          </w:rPr>
          <w:delText xml:space="preserve">Example 58 (Points on the unit circle)</w:delText>
        </w:r>
      </w:del>
      <w:del w:id="5337" w:author="PR Preview" w:date="2026-01-01T00:00:00Z">
        <w:r>
          <w:delText xml:space="preserve"> </w:delText>
        </w:r>
      </w:del>
      <w:del w:id="5338" w:author="PR Preview" w:date="2026-01-01T00:00:00Z">
        <w:r>
          <w:delText xml:space="preserve"> </w:delText>
        </w:r>
      </w:del>
    </w:p>
    <w:p>
      <w:pPr>
        <w:pStyle w:val="Heading2"/>
      </w:pPr>
      <w:ins w:id="5339" w:author="PR Preview" w:date="2026-01-01T00:00:00Z">
        <w:r>
          <w:t xml:space="preserve">21 Cosine and sine</w:t>
        </w:r>
      </w:ins>
    </w:p>
    <w:bookmarkStart w:id="293" w:name="def-unit-circle"/>
    <w:p>
      <w:pPr>
        <w:pStyle w:val="FirstParagraph"/>
      </w:pPr>
      <w:ins w:id="5340" w:author="PR Preview" w:date="2026-01-01T00:00:00Z">
        <w:r>
          <w:rPr>
            <w:b/>
            <w:bCs/>
          </w:rPr>
          <w:t xml:space="preserve">Definition 84 (Unit circle)</w:t>
        </w:r>
      </w:ins>
      <w:ins w:id="5341" w:author="PR Preview" w:date="2026-01-01T00:00:00Z">
        <w:r>
          <w:t xml:space="preserve"> </w:t>
        </w:r>
      </w:ins>
      <w:ins w:id="5342" w:author="PR Preview" w:date="2026-01-01T00:00:00Z">
        <w:r>
          <w:t xml:space="preserve">The</w:t>
        </w:r>
      </w:ins>
      <w:ins w:id="5343" w:author="PR Preview" w:date="2026-01-01T00:00:00Z">
        <w:r>
          <w:t xml:space="preserve"> </w:t>
        </w:r>
      </w:ins>
      <w:ins w:id="5344" w:author="PR Preview" w:date="2026-01-01T00:00:00Z">
        <w:r>
          <w:rPr>
            <w:b/>
            <w:bCs/>
          </w:rPr>
          <w:t xml:space="preserve">unit circle</w:t>
        </w:r>
      </w:ins>
      <w:ins w:id="5345" w:author="PR Preview" w:date="2026-01-01T00:00:00Z">
        <w:r>
          <w:t xml:space="preserve"> </w:t>
        </w:r>
      </w:ins>
      <w:ins w:id="5346" w:author="PR Preview" w:date="2026-01-01T00:00:00Z">
        <w:r>
          <w:t xml:space="preserve">[38]</w:t>
        </w:r>
      </w:ins>
      <w:ins w:id="5347" w:author="PR Preview" w:date="2026-01-01T00:00:00Z">
        <w:r>
          <w:t xml:space="preserve"> </w:t>
        </w:r>
      </w:ins>
      <w:ins w:id="5348" w:author="PR Preview" w:date="2026-01-01T00:00:00Z">
        <w:r>
          <w:t xml:space="preserve">is the set of points</w:t>
        </w:r>
      </w:ins>
      <w:ins w:id="53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5350" w:author="PR Preview" w:date="2026-01-01T00:00:00Z">
        <w:r>
          <w:t xml:space="preserve"> </w:t>
        </w:r>
      </w:ins>
      <w:ins w:id="5351" w:author="PR Preview" w:date="2026-01-01T00:00:00Z">
        <w:r>
          <w:t xml:space="preserve">in the plane with</w:t>
        </w:r>
      </w:ins>
      <w:ins w:id="5352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5353" w:author="PR Preview" w:date="2026-01-01T00:00:00Z">
        <w:r>
          <w:t xml:space="preserve">.</w:t>
        </w:r>
      </w:ins>
    </w:p>
    <w:bookmarkEnd w:id="293"/>
    <w:bookmarkStart w:id="294" w:name="exm-unit-circle"/>
    <w:p>
      <w:pPr>
        <w:pStyle w:val="BodyText"/>
      </w:pPr>
      <w:ins w:id="5354" w:author="PR Preview" w:date="2026-01-01T00:00:00Z">
        <w:r>
          <w:rPr>
            <w:b/>
            <w:bCs/>
          </w:rPr>
          <w:t xml:space="preserve">Example 63 (Points on the unit circle)</w:t>
        </w:r>
      </w:ins>
      <w:ins w:id="5355" w:author="PR Preview" w:date="2026-01-01T00:00:00Z">
        <w:r>
          <w:t xml:space="preserve"> </w:t>
        </w:r>
      </w:ins>
      <w:ins w:id="535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del w:id="5357" w:author="PR Preview" w:date="2026-01-01T00:00:00Z">
        <w:r>
          <w:rPr>
            <w:b/>
            <w:bCs/>
          </w:rPr>
          <w:delText xml:space="preserve">Definition 80 (The number</w:delText>
        </w:r>
      </w:del>
      <w:del w:id="5358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</m:oMath>
      <w:del w:id="5359" w:author="PR Preview" w:date="2026-01-01T00:00:00Z">
        <w:r>
          <w:rPr>
            <w:b/>
            <w:bCs/>
          </w:rPr>
          <w:delText xml:space="preserve">)</w:delText>
        </w:r>
      </w:del>
      <w:del w:id="5360" w:author="PR Preview" w:date="2026-01-01T00:00:00Z">
        <w:r>
          <w:delText xml:space="preserve"> </w:delText>
        </w:r>
      </w:del>
      <w:del w:id="5361" w:author="PR Preview" w:date="2026-01-01T00:00:00Z">
        <w:r>
          <w:delText xml:space="preserve">The number</w:delText>
        </w:r>
      </w:del>
      <w:del w:id="536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5363" w:author="PR Preview" w:date="2026-01-01T00:00:00Z">
        <w:r>
          <w:delText xml:space="preserve"> </w:delText>
        </w:r>
      </w:del>
      <w:del w:id="5364" w:author="PR Preview" w:date="2026-01-01T00:00:00Z">
        <w:r>
          <w:delText xml:space="preserve">[37]</w:delText>
        </w:r>
      </w:del>
      <w:del w:id="5365" w:author="PR Preview" w:date="2026-01-01T00:00:00Z">
        <w:r>
          <w:delText xml:space="preserve"> </w:delText>
        </w:r>
      </w:del>
      <w:del w:id="5366" w:author="PR Preview" w:date="2026-01-01T00:00:00Z">
        <w:r>
          <w:delText xml:space="preserve">is half of the circumference of the unit circle (</w:delText>
        </w:r>
      </w:del>
      <w:hyperlink w:anchor="def-unit-circle">
        <w:del w:id="5367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5368" w:author="PR Preview" w:date="2026-01-01T00:00:00Z">
        <w:r>
          <w:delText xml:space="preserve">).</w:delText>
        </w:r>
      </w:del>
    </w:p>
    <w:p>
      <w:pPr>
        <w:pStyle w:val="BodyText"/>
      </w:pPr>
      <w:del w:id="5369" w:author="PR Preview" w:date="2026-01-01T00:00:00Z">
        <w:r>
          <w:rPr>
            <w:b/>
            <w:bCs/>
          </w:rPr>
          <w:delText xml:space="preserve">Example 59 (Distances around the unit circle)</w:delText>
        </w:r>
      </w:del>
      <w:del w:id="5370" w:author="PR Preview" w:date="2026-01-01T00:00:00Z">
        <w:r>
          <w:delText xml:space="preserve"> </w:delText>
        </w:r>
      </w:del>
      <w:del w:id="5371" w:author="PR Preview" w:date="2026-01-01T00:00:00Z">
        <w:r>
          <w:delText xml:space="preserve">The whole unit circle has circumference</w:delText>
        </w:r>
      </w:del>
      <w:del w:id="5372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5373" w:author="PR Preview" w:date="2026-01-01T00:00:00Z">
        <w:r>
          <w:delText xml:space="preserve">.</w:delText>
        </w:r>
      </w:del>
      <w:del w:id="5374" w:author="PR Preview" w:date="2026-01-01T00:00:00Z">
        <w:r>
          <w:delText xml:space="preserve"> </w:delText>
        </w:r>
      </w:del>
      <w:del w:id="5375" w:author="PR Preview" w:date="2026-01-01T00:00:00Z">
        <w:r>
          <w:delText xml:space="preserve">Moving from</w:delText>
        </w:r>
      </w:del>
      <w:del w:id="53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377" w:author="PR Preview" w:date="2026-01-01T00:00:00Z">
        <w:r>
          <w:delText xml:space="preserve"> </w:delText>
        </w:r>
      </w:del>
      <w:del w:id="5378" w:author="PR Preview" w:date="2026-01-01T00:00:00Z">
        <w:r>
          <w:delText xml:space="preserve">to</w:delText>
        </w:r>
      </w:del>
      <w:del w:id="53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380" w:author="PR Preview" w:date="2026-01-01T00:00:00Z">
        <w:r>
          <w:delText xml:space="preserve"> </w:delText>
        </w:r>
      </w:del>
      <w:del w:id="5381" w:author="PR Preview" w:date="2026-01-01T00:00:00Z">
        <w:r>
          <w:delText xml:space="preserve">along the upper half of the circle covers a distance of</w:delText>
        </w:r>
      </w:del>
      <w:del w:id="5382" w:author="PR Preview" w:date="2026-01-01T00:00:00Z">
        <w:r>
          <w:delText xml:space="preserve"> </w:delText>
        </w:r>
      </w:del>
      <m:oMath>
        <m:r>
          <m:t>π</m:t>
        </m:r>
      </m:oMath>
      <w:del w:id="5383" w:author="PR Preview" w:date="2026-01-01T00:00:00Z">
        <w:r>
          <w:delText xml:space="preserve">,</w:delText>
        </w:r>
      </w:del>
      <w:del w:id="5384" w:author="PR Preview" w:date="2026-01-01T00:00:00Z">
        <w:r>
          <w:delText xml:space="preserve"> </w:delText>
        </w:r>
      </w:del>
      <w:del w:id="5385" w:author="PR Preview" w:date="2026-01-01T00:00:00Z">
        <w:r>
          <w:delText xml:space="preserve">and moving from</w:delText>
        </w:r>
      </w:del>
      <w:del w:id="53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387" w:author="PR Preview" w:date="2026-01-01T00:00:00Z">
        <w:r>
          <w:delText xml:space="preserve"> </w:delText>
        </w:r>
      </w:del>
      <w:del w:id="5388" w:author="PR Preview" w:date="2026-01-01T00:00:00Z">
        <w:r>
          <w:delText xml:space="preserve">to</w:delText>
        </w:r>
      </w:del>
      <w:del w:id="53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390" w:author="PR Preview" w:date="2026-01-01T00:00:00Z">
        <w:r>
          <w:delText xml:space="preserve"> </w:delText>
        </w:r>
      </w:del>
      <w:del w:id="5391" w:author="PR Preview" w:date="2026-01-01T00:00:00Z">
        <w:r>
          <w:delText xml:space="preserve">covers a quarter of the circle, a distance of</w:delText>
        </w:r>
      </w:del>
      <w:del w:id="539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5393" w:author="PR Preview" w:date="2026-01-01T00:00:00Z">
        <w:r>
          <w:delText xml:space="preserve">.</w:delText>
        </w:r>
      </w:del>
    </w:p>
    <w:p>
      <w:pPr>
        <w:pStyle w:val="BodyText"/>
      </w:pPr>
      <w:del w:id="5394" w:author="PR Preview" w:date="2026-01-01T00:00:00Z">
        <w:r>
          <w:rPr>
            <w:b/>
            <w:bCs/>
          </w:rPr>
          <w:delText xml:space="preserve">Definition 81 (Angle on the unit circle)</w:delText>
        </w:r>
      </w:del>
      <w:del w:id="5395" w:author="PR Preview" w:date="2026-01-01T00:00:00Z">
        <w:r>
          <w:delText xml:space="preserve"> </w:delText>
        </w:r>
      </w:del>
      <w:del w:id="5396" w:author="PR Preview" w:date="2026-01-01T00:00:00Z">
        <w:r>
          <w:delText xml:space="preserve">The</w:delText>
        </w:r>
      </w:del>
      <w:del w:id="5397" w:author="PR Preview" w:date="2026-01-01T00:00:00Z">
        <w:r>
          <w:delText xml:space="preserve"> </w:delText>
        </w:r>
      </w:del>
      <w:del w:id="5398" w:author="PR Preview" w:date="2026-01-01T00:00:00Z">
        <w:r>
          <w:rPr>
            <w:b/>
            <w:bCs/>
          </w:rPr>
          <w:delText xml:space="preserve">angle</w:delText>
        </w:r>
      </w:del>
      <w:del w:id="5399" w:author="PR Preview" w:date="2026-01-01T00:00:00Z">
        <w:r>
          <w:delText xml:space="preserve"> </w:delText>
        </w:r>
      </w:del>
      <w:del w:id="5400" w:author="PR Preview" w:date="2026-01-01T00:00:00Z">
        <w:r>
          <w:delText xml:space="preserve">between two points of the</w:delText>
        </w:r>
      </w:del>
      <w:del w:id="5401" w:author="PR Preview" w:date="2026-01-01T00:00:00Z">
        <w:r>
          <w:delText xml:space="preserve"> </w:delText>
        </w:r>
      </w:del>
      <w:hyperlink w:anchor="def-unit-circle">
        <w:del w:id="5402" w:author="PR Preview" w:date="2026-01-01T00:00:00Z">
          <w:r>
            <w:rPr>
              <w:rStyle w:val="Hyperlink"/>
            </w:rPr>
            <w:delText xml:space="preserve">unit circle</w:delText>
          </w:r>
        </w:del>
      </w:hyperlink>
      <w:del w:id="5403" w:author="PR Preview" w:date="2026-01-01T00:00:00Z">
        <w:r>
          <w:delText xml:space="preserve"> </w:delText>
        </w:r>
      </w:del>
      <w:del w:id="5404" w:author="PR Preview" w:date="2026-01-01T00:00:00Z">
        <w:r>
          <w:delText xml:space="preserve">is how far apart they are along the circle, going the short way round.</w:delText>
        </w:r>
      </w:del>
      <w:del w:id="5405" w:author="PR Preview" w:date="2026-01-01T00:00:00Z">
        <w:r>
          <w:delText xml:space="preserve"> </w:delText>
        </w:r>
      </w:del>
      <w:del w:id="5406" w:author="PR Preview" w:date="2026-01-01T00:00:00Z">
        <w:r>
          <w:delText xml:space="preserve">Let the counterclockwise distance from the first point to the second be</w:delText>
        </w:r>
      </w:del>
      <w:del w:id="540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del w:id="5408" w:author="PR Preview" w:date="2026-01-01T00:00:00Z">
        <w:r>
          <w:delText xml:space="preserve">.</w:delText>
        </w:r>
      </w:del>
      <w:del w:id="5409" w:author="PR Preview" w:date="2026-01-01T00:00:00Z">
        <w:r>
          <w:delText xml:space="preserve"> </w:delText>
        </w:r>
      </w:del>
      <w:del w:id="5410" w:author="PR Preview" w:date="2026-01-01T00:00:00Z">
        <w:r>
          <w:delText xml:space="preserve">Then the angle is</w:delText>
        </w:r>
      </w:del>
    </w:p>
    <w:p>
      <w:pPr>
        <w:pStyle w:val="FirstParagraph"/>
      </w:pPr>
      <w:ins w:id="5411" w:author="PR Preview" w:date="2026-01-01T00:00:00Z">
        <w:r>
          <w:rPr>
            <w:b/>
            <w:bCs/>
          </w:rPr>
          <w:t xml:space="preserve">Definition 85 (The number</w:t>
        </w:r>
      </w:ins>
      <w:ins w:id="5412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5413" w:author="PR Preview" w:date="2026-01-01T00:00:00Z">
        <w:r>
          <w:rPr>
            <w:b/>
            <w:bCs/>
          </w:rPr>
          <w:t xml:space="preserve">)</w:t>
        </w:r>
      </w:ins>
      <w:ins w:id="5414" w:author="PR Preview" w:date="2026-01-01T00:00:00Z">
        <w:r>
          <w:t xml:space="preserve"> </w:t>
        </w:r>
      </w:ins>
      <w:ins w:id="5415" w:author="PR Preview" w:date="2026-01-01T00:00:00Z">
        <w:r>
          <w:t xml:space="preserve">The number</w:t>
        </w:r>
      </w:ins>
      <w:ins w:id="5416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5417" w:author="PR Preview" w:date="2026-01-01T00:00:00Z">
        <w:r>
          <w:t xml:space="preserve"> </w:t>
        </w:r>
      </w:ins>
      <w:ins w:id="5418" w:author="PR Preview" w:date="2026-01-01T00:00:00Z">
        <w:r>
          <w:t xml:space="preserve">[39]</w:t>
        </w:r>
      </w:ins>
      <w:ins w:id="5419" w:author="PR Preview" w:date="2026-01-01T00:00:00Z">
        <w:r>
          <w:t xml:space="preserve"> </w:t>
        </w:r>
      </w:ins>
      <w:ins w:id="5420" w:author="PR Preview" w:date="2026-01-01T00:00:00Z">
        <w:r>
          <w:t xml:space="preserve">is half of the circumference of the unit circle (</w:t>
        </w:r>
      </w:ins>
      <w:hyperlink w:anchor="def-unit-circle">
        <w:ins w:id="5421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5422" w:author="PR Preview" w:date="2026-01-01T00:00:00Z">
        <w:r>
          <w:t xml:space="preserve">).</w:t>
        </w:r>
      </w:ins>
    </w:p>
    <w:bookmarkEnd w:id="295"/>
    <w:bookmarkStart w:id="296" w:name="exm-pi"/>
    <w:p>
      <w:pPr>
        <w:pStyle w:val="BodyText"/>
      </w:pPr>
      <w:ins w:id="5423" w:author="PR Preview" w:date="2026-01-01T00:00:00Z">
        <w:r>
          <w:rPr>
            <w:b/>
            <w:bCs/>
          </w:rPr>
          <w:t xml:space="preserve">Example 64 (Distances around the unit circle)</w:t>
        </w:r>
      </w:ins>
      <w:ins w:id="5424" w:author="PR Preview" w:date="2026-01-01T00:00:00Z">
        <w:r>
          <w:t xml:space="preserve"> </w:t>
        </w:r>
      </w:ins>
      <w:ins w:id="5425" w:author="PR Preview" w:date="2026-01-01T00:00:00Z">
        <w:r>
          <w:t xml:space="preserve">The whole unit circle has circumference</w:t>
        </w:r>
      </w:ins>
      <w:ins w:id="5426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5427" w:author="PR Preview" w:date="2026-01-01T00:00:00Z">
        <w:r>
          <w:t xml:space="preserve">.</w:t>
        </w:r>
      </w:ins>
      <w:ins w:id="5428" w:author="PR Preview" w:date="2026-01-01T00:00:00Z">
        <w:r>
          <w:t xml:space="preserve"> </w:t>
        </w:r>
      </w:ins>
      <w:ins w:id="5429" w:author="PR Preview" w:date="2026-01-01T00:00:00Z">
        <w:r>
          <w:t xml:space="preserve">Moving from</w:t>
        </w:r>
      </w:ins>
      <w:ins w:id="54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431" w:author="PR Preview" w:date="2026-01-01T00:00:00Z">
        <w:r>
          <w:t xml:space="preserve"> </w:t>
        </w:r>
      </w:ins>
      <w:ins w:id="5432" w:author="PR Preview" w:date="2026-01-01T00:00:00Z">
        <w:r>
          <w:t xml:space="preserve">to</w:t>
        </w:r>
      </w:ins>
      <w:ins w:id="54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434" w:author="PR Preview" w:date="2026-01-01T00:00:00Z">
        <w:r>
          <w:t xml:space="preserve"> </w:t>
        </w:r>
      </w:ins>
      <w:ins w:id="5435" w:author="PR Preview" w:date="2026-01-01T00:00:00Z">
        <w:r>
          <w:t xml:space="preserve">along the upper half of the circle covers a distance of</w:t>
        </w:r>
      </w:ins>
      <w:ins w:id="5436" w:author="PR Preview" w:date="2026-01-01T00:00:00Z">
        <w:r>
          <w:t xml:space="preserve"> </w:t>
        </w:r>
      </w:ins>
      <m:oMath>
        <m:r>
          <m:t>π</m:t>
        </m:r>
      </m:oMath>
      <w:ins w:id="5437" w:author="PR Preview" w:date="2026-01-01T00:00:00Z">
        <w:r>
          <w:t xml:space="preserve">,</w:t>
        </w:r>
      </w:ins>
      <w:ins w:id="5438" w:author="PR Preview" w:date="2026-01-01T00:00:00Z">
        <w:r>
          <w:t xml:space="preserve"> </w:t>
        </w:r>
      </w:ins>
      <w:ins w:id="5439" w:author="PR Preview" w:date="2026-01-01T00:00:00Z">
        <w:r>
          <w:t xml:space="preserve">and moving from</w:t>
        </w:r>
      </w:ins>
      <w:ins w:id="54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441" w:author="PR Preview" w:date="2026-01-01T00:00:00Z">
        <w:r>
          <w:t xml:space="preserve"> </w:t>
        </w:r>
      </w:ins>
      <w:ins w:id="5442" w:author="PR Preview" w:date="2026-01-01T00:00:00Z">
        <w:r>
          <w:t xml:space="preserve">to</w:t>
        </w:r>
      </w:ins>
      <w:ins w:id="54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444" w:author="PR Preview" w:date="2026-01-01T00:00:00Z">
        <w:r>
          <w:t xml:space="preserve"> </w:t>
        </w:r>
      </w:ins>
      <w:ins w:id="5445" w:author="PR Preview" w:date="2026-01-01T00:00:00Z">
        <w:r>
          <w:t xml:space="preserve">covers a quarter of the circle, a distance of</w:t>
        </w:r>
      </w:ins>
      <w:ins w:id="5446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5447" w:author="PR Preview" w:date="2026-01-01T00:00:00Z">
        <w:r>
          <w:t xml:space="preserve">.</w:t>
        </w:r>
      </w:ins>
    </w:p>
    <w:bookmarkEnd w:id="296"/>
    <w:bookmarkStart w:id="297" w:name="def-angle-unit-circle"/>
    <w:p>
      <w:pPr>
        <w:pStyle w:val="BodyText"/>
      </w:pPr>
      <w:ins w:id="5448" w:author="PR Preview" w:date="2026-01-01T00:00:00Z">
        <w:r>
          <w:rPr>
            <w:b/>
            <w:bCs/>
          </w:rPr>
          <w:t xml:space="preserve">Definition 86 (Angle on the unit circle)</w:t>
        </w:r>
      </w:ins>
      <w:ins w:id="5449" w:author="PR Preview" w:date="2026-01-01T00:00:00Z">
        <w:r>
          <w:t xml:space="preserve"> </w:t>
        </w:r>
      </w:ins>
      <w:ins w:id="5450" w:author="PR Preview" w:date="2026-01-01T00:00:00Z">
        <w:r>
          <w:t xml:space="preserve">The</w:t>
        </w:r>
      </w:ins>
      <w:ins w:id="5451" w:author="PR Preview" w:date="2026-01-01T00:00:00Z">
        <w:r>
          <w:t xml:space="preserve"> </w:t>
        </w:r>
      </w:ins>
      <w:ins w:id="5452" w:author="PR Preview" w:date="2026-01-01T00:00:00Z">
        <w:r>
          <w:rPr>
            <w:b/>
            <w:bCs/>
          </w:rPr>
          <w:t xml:space="preserve">angle</w:t>
        </w:r>
      </w:ins>
      <w:ins w:id="5453" w:author="PR Preview" w:date="2026-01-01T00:00:00Z">
        <w:r>
          <w:t xml:space="preserve"> </w:t>
        </w:r>
      </w:ins>
      <w:ins w:id="5454" w:author="PR Preview" w:date="2026-01-01T00:00:00Z">
        <w:r>
          <w:t xml:space="preserve">between two points of the</w:t>
        </w:r>
      </w:ins>
      <w:ins w:id="5455" w:author="PR Preview" w:date="2026-01-01T00:00:00Z">
        <w:r>
          <w:t xml:space="preserve"> </w:t>
        </w:r>
      </w:ins>
      <w:hyperlink w:anchor="def-unit-circle">
        <w:ins w:id="5456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5457" w:author="PR Preview" w:date="2026-01-01T00:00:00Z">
        <w:r>
          <w:t xml:space="preserve"> </w:t>
        </w:r>
      </w:ins>
      <w:ins w:id="5458" w:author="PR Preview" w:date="2026-01-01T00:00:00Z">
        <w:r>
          <w:t xml:space="preserve">is how far apart they are along the circle, going the short way round.</w:t>
        </w:r>
      </w:ins>
      <w:ins w:id="5459" w:author="PR Preview" w:date="2026-01-01T00:00:00Z">
        <w:r>
          <w:t xml:space="preserve"> </w:t>
        </w:r>
      </w:ins>
      <w:ins w:id="5460" w:author="PR Preview" w:date="2026-01-01T00:00:00Z">
        <w:r>
          <w:t xml:space="preserve">Let the counterclockwise distance from the first point to the second be</w:t>
        </w:r>
      </w:ins>
      <w:ins w:id="546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ins w:id="5462" w:author="PR Preview" w:date="2026-01-01T00:00:00Z">
        <w:r>
          <w:t xml:space="preserve">.</w:t>
        </w:r>
      </w:ins>
      <w:ins w:id="5463" w:author="PR Preview" w:date="2026-01-01T00:00:00Z">
        <w:r>
          <w:t xml:space="preserve"> </w:t>
        </w:r>
      </w:ins>
      <w:ins w:id="5464" w:author="PR Preview" w:date="2026-01-01T00:00:00Z">
        <w:r>
          <w:t xml:space="preserve">Then the angle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del w:id="5465" w:author="PR Preview" w:date="2026-01-01T00:00:00Z">
        <w:r>
          <w:rPr>
            <w:b/>
            <w:bCs/>
          </w:rPr>
          <w:delText xml:space="preserve">Example 60 (Three angles on the unit circle)</w:delText>
        </w:r>
      </w:del>
      <w:del w:id="5466" w:author="PR Preview" w:date="2026-01-01T00:00:00Z">
        <w:r>
          <w:delText xml:space="preserve"> </w:delText>
        </w:r>
      </w:del>
      <w:del w:id="5467" w:author="PR Preview" w:date="2026-01-01T00:00:00Z">
        <w:r>
          <w:delText xml:space="preserve"> </w:delText>
        </w:r>
      </w:del>
    </w:p>
    <w:p>
      <w:pPr>
        <w:pStyle w:val="BodyText"/>
      </w:pPr>
      <w:ins w:id="5468" w:author="PR Preview" w:date="2026-01-01T00:00:00Z">
        <w:r>
          <w:rPr>
            <w:b/>
            <w:bCs/>
          </w:rPr>
          <w:t xml:space="preserve">Example 65 (Three angles on the unit circle)</w:t>
        </w:r>
      </w:ins>
      <w:ins w:id="5469" w:author="PR Preview" w:date="2026-01-01T00:00:00Z">
        <w:r>
          <w:t xml:space="preserve"> </w:t>
        </w:r>
      </w:ins>
      <w:ins w:id="547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prp-angle-unit-circle-range"/>
    <w:p>
      <w:pPr>
        <w:pStyle w:val="FirstParagraph"/>
      </w:pPr>
      <w:del w:id="5471" w:author="PR Preview" w:date="2026-01-01T00:00:00Z">
        <w:r>
          <w:rPr>
            <w:b/>
            <w:bCs/>
          </w:rPr>
          <w:delText xml:space="preserve">Proposition 1 (Range of an angle on the unit circle)</w:delText>
        </w:r>
      </w:del>
      <w:del w:id="5472" w:author="PR Preview" w:date="2026-01-01T00:00:00Z">
        <w:r>
          <w:delText xml:space="preserve"> </w:delText>
        </w:r>
      </w:del>
      <w:del w:id="5473" w:author="PR Preview" w:date="2026-01-01T00:00:00Z">
        <w:r>
          <w:delText xml:space="preserve">An</w:delText>
        </w:r>
      </w:del>
      <w:del w:id="5474" w:author="PR Preview" w:date="2026-01-01T00:00:00Z">
        <w:r>
          <w:delText xml:space="preserve"> </w:delText>
        </w:r>
      </w:del>
      <w:hyperlink w:anchor="def-angle-unit-circle">
        <w:del w:id="5475" w:author="PR Preview" w:date="2026-01-01T00:00:00Z">
          <w:r>
            <w:rPr>
              <w:rStyle w:val="Hyperlink"/>
            </w:rPr>
            <w:delText xml:space="preserve">angle</w:delText>
          </w:r>
        </w:del>
      </w:hyperlink>
      <w:del w:id="5476" w:author="PR Preview" w:date="2026-01-01T00:00:00Z">
        <w:r>
          <w:delText xml:space="preserve"> </w:delText>
        </w:r>
      </w:del>
      <w:del w:id="5477" w:author="PR Preview" w:date="2026-01-01T00:00:00Z">
        <w:r>
          <w:delText xml:space="preserve">between two points of the</w:delText>
        </w:r>
      </w:del>
      <w:del w:id="5478" w:author="PR Preview" w:date="2026-01-01T00:00:00Z">
        <w:r>
          <w:delText xml:space="preserve"> </w:delText>
        </w:r>
      </w:del>
      <w:hyperlink w:anchor="def-unit-circle">
        <w:del w:id="5479" w:author="PR Preview" w:date="2026-01-01T00:00:00Z">
          <w:r>
            <w:rPr>
              <w:rStyle w:val="Hyperlink"/>
            </w:rPr>
            <w:delText xml:space="preserve">unit circle</w:delText>
          </w:r>
        </w:del>
      </w:hyperlink>
      <w:del w:id="5480" w:author="PR Preview" w:date="2026-01-01T00:00:00Z">
        <w:r>
          <w:delText xml:space="preserve"> </w:delText>
        </w:r>
      </w:del>
      <w:del w:id="5481" w:author="PR Preview" w:date="2026-01-01T00:00:00Z">
        <w:r>
          <w:delText xml:space="preserve">is at least</w:delText>
        </w:r>
      </w:del>
      <w:del w:id="5482" w:author="PR Preview" w:date="2026-01-01T00:00:00Z">
        <w:r>
          <w:delText xml:space="preserve"> </w:delText>
        </w:r>
      </w:del>
      <m:oMath>
        <m:r>
          <m:t>0</m:t>
        </m:r>
      </m:oMath>
      <w:del w:id="5483" w:author="PR Preview" w:date="2026-01-01T00:00:00Z">
        <w:r>
          <w:delText xml:space="preserve">, at most</w:delText>
        </w:r>
      </w:del>
      <w:del w:id="5484" w:author="PR Preview" w:date="2026-01-01T00:00:00Z">
        <w:r>
          <w:delText xml:space="preserve"> </w:delText>
        </w:r>
      </w:del>
      <m:oMath>
        <m:r>
          <m:t>π</m:t>
        </m:r>
      </m:oMath>
      <w:del w:id="5485" w:author="PR Preview" w:date="2026-01-01T00:00:00Z">
        <w:r>
          <w:delText xml:space="preserve"> </w:delText>
        </w:r>
      </w:del>
      <w:del w:id="5486" w:author="PR Preview" w:date="2026-01-01T00:00:00Z">
        <w:r>
          <w:delText xml:space="preserve">(</w:delText>
        </w:r>
      </w:del>
      <w:hyperlink w:anchor="def-pi">
        <w:del w:id="5487" w:author="PR Preview" w:date="2026-01-01T00:00:00Z">
          <w:r>
            <w:rPr>
              <w:rStyle w:val="Hyperlink"/>
            </w:rPr>
            <w:delText xml:space="preserve">Definition 80</w:delText>
          </w:r>
        </w:del>
      </w:hyperlink>
      <w:del w:id="5488" w:author="PR Preview" w:date="2026-01-01T00:00:00Z">
        <w:r>
          <w:delText xml:space="preserve">).</w:delText>
        </w:r>
      </w:del>
    </w:p>
    <w:p>
      <w:pPr>
        <w:pStyle w:val="BodyText"/>
      </w:pPr>
      <w:del w:id="5489" w:author="PR Preview" w:date="2026-01-01T00:00:00Z">
        <w:r>
          <w:rPr>
            <w:i/>
            <w:iCs/>
          </w:rPr>
          <w:delText xml:space="preserve">Proof</w:delText>
        </w:r>
      </w:del>
      <w:del w:id="5490" w:author="PR Preview" w:date="2026-01-01T00:00:00Z">
        <w:r>
          <w:delText xml:space="preserve">. </w:delText>
        </w:r>
      </w:del>
      <w:del w:id="5491" w:author="PR Preview" w:date="2026-01-01T00:00:00Z">
        <w:r>
          <w:delText xml:space="preserve">The whole circle has length</w:delText>
        </w:r>
      </w:del>
      <w:del w:id="5492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5493" w:author="PR Preview" w:date="2026-01-01T00:00:00Z">
        <w:r>
          <w:delText xml:space="preserve"> </w:delText>
        </w:r>
      </w:del>
      <w:del w:id="5494" w:author="PR Preview" w:date="2026-01-01T00:00:00Z">
        <w:r>
          <w:delText xml:space="preserve">(</w:delText>
        </w:r>
      </w:del>
      <w:hyperlink w:anchor="def-pi">
        <w:del w:id="5495" w:author="PR Preview" w:date="2026-01-01T00:00:00Z">
          <w:r>
            <w:rPr>
              <w:rStyle w:val="Hyperlink"/>
            </w:rPr>
            <w:delText xml:space="preserve">Definition 80</w:delText>
          </w:r>
        </w:del>
      </w:hyperlink>
      <w:del w:id="5496" w:author="PR Preview" w:date="2026-01-01T00:00:00Z">
        <w:r>
          <w:delText xml:space="preserve">).</w:delText>
        </w:r>
      </w:del>
      <w:del w:id="5497" w:author="PR Preview" w:date="2026-01-01T00:00:00Z">
        <w:r>
          <w:delText xml:space="preserve"> </w:delText>
        </w:r>
      </w:del>
      <w:del w:id="5498" w:author="PR Preview" w:date="2026-01-01T00:00:00Z">
        <w:r>
          <w:delText xml:space="preserve">Going the short way round covers at most half of the circle, which is</w:delText>
        </w:r>
      </w:del>
      <w:del w:id="5499" w:author="PR Preview" w:date="2026-01-01T00:00:00Z">
        <w:r>
          <w:delText xml:space="preserve"> </w:delText>
        </w:r>
      </w:del>
      <m:oMath>
        <m:r>
          <m:t>π</m:t>
        </m:r>
      </m:oMath>
      <w:del w:id="5500" w:author="PR Preview" w:date="2026-01-01T00:00:00Z">
        <w:r>
          <w:delText xml:space="preserve">.</w:delText>
        </w:r>
      </w:del>
      <w:del w:id="5501" w:author="PR Preview" w:date="2026-01-01T00:00:00Z">
        <w:r>
          <w:delText xml:space="preserve"> </w:delText>
        </w:r>
      </w:del>
      <w:del w:id="5502" w:author="PR Preview" w:date="2026-01-01T00:00:00Z">
        <w:r>
          <w:delText xml:space="preserve">A distance along the circle is at least</w:delText>
        </w:r>
      </w:del>
      <w:del w:id="5503" w:author="PR Preview" w:date="2026-01-01T00:00:00Z">
        <w:r>
          <w:delText xml:space="preserve"> </w:delText>
        </w:r>
      </w:del>
      <m:oMath>
        <m:r>
          <m:t>0</m:t>
        </m:r>
      </m:oMath>
      <w:del w:id="5504" w:author="PR Preview" w:date="2026-01-01T00:00:00Z">
        <w:r>
          <w:delText xml:space="preserve">.</w:delText>
        </w:r>
      </w:del>
    </w:p>
    <w:p>
      <w:pPr>
        <w:pStyle w:val="BodyText"/>
      </w:pPr>
      <w:del w:id="5505" w:author="PR Preview" w:date="2026-01-01T00:00:00Z">
        <w:r>
          <w:rPr>
            <w:b/>
            <w:bCs/>
          </w:rPr>
          <w:delText xml:space="preserve">Definition 82 (Cosine)</w:delText>
        </w:r>
      </w:del>
      <w:del w:id="5506" w:author="PR Preview" w:date="2026-01-01T00:00:00Z">
        <w:r>
          <w:delText xml:space="preserve"> </w:delText>
        </w:r>
      </w:del>
      <w:del w:id="5507" w:author="PR Preview" w:date="2026-01-01T00:00:00Z">
        <w:r>
          <w:delText xml:space="preserve">For a real number</w:delText>
        </w:r>
      </w:del>
      <w:del w:id="5508" w:author="PR Preview" w:date="2026-01-01T00:00:00Z">
        <w:r>
          <w:delText xml:space="preserve"> </w:delText>
        </w:r>
      </w:del>
      <m:oMath>
        <m:r>
          <m:t>θ</m:t>
        </m:r>
      </m:oMath>
      <w:del w:id="5509" w:author="PR Preview" w:date="2026-01-01T00:00:00Z">
        <w:r>
          <w:delText xml:space="preserve">, start at the point</w:delText>
        </w:r>
      </w:del>
      <w:del w:id="55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511" w:author="PR Preview" w:date="2026-01-01T00:00:00Z">
        <w:r>
          <w:delText xml:space="preserve"> </w:delText>
        </w:r>
      </w:del>
      <w:del w:id="5512" w:author="PR Preview" w:date="2026-01-01T00:00:00Z">
        <w:r>
          <w:delText xml:space="preserve">of the unit circle (</w:delText>
        </w:r>
      </w:del>
      <w:hyperlink w:anchor="def-unit-circle">
        <w:del w:id="5513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5514" w:author="PR Preview" w:date="2026-01-01T00:00:00Z">
        <w:r>
          <w:delText xml:space="preserve">)</w:delText>
        </w:r>
      </w:del>
      <w:del w:id="5515" w:author="PR Preview" w:date="2026-01-01T00:00:00Z">
        <w:r>
          <w:delText xml:space="preserve"> </w:delText>
        </w:r>
      </w:del>
      <w:del w:id="5516" w:author="PR Preview" w:date="2026-01-01T00:00:00Z">
        <w:r>
          <w:delText xml:space="preserve">and move a distance</w:delText>
        </w:r>
      </w:del>
      <w:del w:id="55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5518" w:author="PR Preview" w:date="2026-01-01T00:00:00Z">
        <w:r>
          <w:delText xml:space="preserve"> </w:delText>
        </w:r>
      </w:del>
      <w:del w:id="5519" w:author="PR Preview" w:date="2026-01-01T00:00:00Z">
        <w:r>
          <w:delText xml:space="preserve">along the circle,</w:delText>
        </w:r>
      </w:del>
      <w:del w:id="5520" w:author="PR Preview" w:date="2026-01-01T00:00:00Z">
        <w:r>
          <w:delText xml:space="preserve"> </w:delText>
        </w:r>
      </w:del>
      <w:del w:id="5521" w:author="PR Preview" w:date="2026-01-01T00:00:00Z">
        <w:r>
          <w:delText xml:space="preserve">counterclockwise if</w:delText>
        </w:r>
      </w:del>
      <w:del w:id="552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5523" w:author="PR Preview" w:date="2026-01-01T00:00:00Z">
        <w:r>
          <w:delText xml:space="preserve"> </w:delText>
        </w:r>
      </w:del>
      <w:del w:id="5524" w:author="PR Preview" w:date="2026-01-01T00:00:00Z">
        <w:r>
          <w:delText xml:space="preserve">and clockwise if</w:delText>
        </w:r>
      </w:del>
      <w:del w:id="5525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5526" w:author="PR Preview" w:date="2026-01-01T00:00:00Z">
        <w:r>
          <w:delText xml:space="preserve">.</w:delText>
        </w:r>
      </w:del>
      <w:del w:id="5527" w:author="PR Preview" w:date="2026-01-01T00:00:00Z">
        <w:r>
          <w:delText xml:space="preserve"> </w:delText>
        </w:r>
      </w:del>
      <w:del w:id="5528" w:author="PR Preview" w:date="2026-01-01T00:00:00Z">
        <w:r>
          <w:delText xml:space="preserve">The first coordinate of the point reached is the</w:delText>
        </w:r>
      </w:del>
      <w:del w:id="5529" w:author="PR Preview" w:date="2026-01-01T00:00:00Z">
        <w:r>
          <w:delText xml:space="preserve"> </w:delText>
        </w:r>
      </w:del>
      <w:del w:id="5530" w:author="PR Preview" w:date="2026-01-01T00:00:00Z">
        <w:r>
          <w:rPr>
            <w:b/>
            <w:bCs/>
          </w:rPr>
          <w:delText xml:space="preserve">cosine</w:delText>
        </w:r>
      </w:del>
      <w:del w:id="5531" w:author="PR Preview" w:date="2026-01-01T00:00:00Z">
        <w:r>
          <w:delText xml:space="preserve"> </w:delText>
        </w:r>
      </w:del>
      <w:del w:id="5532" w:author="PR Preview" w:date="2026-01-01T00:00:00Z">
        <w:r>
          <w:delText xml:space="preserve">of</w:delText>
        </w:r>
      </w:del>
      <w:del w:id="5533" w:author="PR Preview" w:date="2026-01-01T00:00:00Z">
        <w:r>
          <w:delText xml:space="preserve"> </w:delText>
        </w:r>
      </w:del>
      <m:oMath>
        <m:r>
          <m:t>θ</m:t>
        </m:r>
      </m:oMath>
      <w:del w:id="5534" w:author="PR Preview" w:date="2026-01-01T00:00:00Z">
        <w:r>
          <w:delText xml:space="preserve"> </w:delText>
        </w:r>
      </w:del>
      <w:del w:id="5535" w:author="PR Preview" w:date="2026-01-01T00:00:00Z">
        <w:r>
          <w:delText xml:space="preserve">[38]</w:delText>
        </w:r>
      </w:del>
      <w:del w:id="5536" w:author="PR Preview" w:date="2026-01-01T00:00:00Z">
        <w:r>
          <w:delText xml:space="preserve">, written</w:delText>
        </w:r>
      </w:del>
      <w:del w:id="5537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5538" w:author="PR Preview" w:date="2026-01-01T00:00:00Z">
        <w:r>
          <w:delText xml:space="preserve">.</w:delText>
        </w:r>
      </w:del>
    </w:p>
    <w:p>
      <w:pPr>
        <w:pStyle w:val="BodyText"/>
      </w:pPr>
      <w:del w:id="5539" w:author="PR Preview" w:date="2026-01-01T00:00:00Z">
        <w:r>
          <w:rPr>
            <w:b/>
            <w:bCs/>
          </w:rPr>
          <w:delText xml:space="preserve">Example 61 (Cosines of some angles)</w:delText>
        </w:r>
      </w:del>
      <w:del w:id="5540" w:author="PR Preview" w:date="2026-01-01T00:00:00Z">
        <w:r>
          <w:delText xml:space="preserve"> </w:delText>
        </w:r>
      </w:del>
      <w:del w:id="5541" w:author="PR Preview" w:date="2026-01-01T00:00:00Z">
        <w:r>
          <w:delText xml:space="preserve"> </w:delText>
        </w:r>
      </w:del>
    </w:p>
    <w:p>
      <w:pPr>
        <w:pStyle w:val="FirstParagraph"/>
      </w:pPr>
      <w:ins w:id="5542" w:author="PR Preview" w:date="2026-01-01T00:00:00Z">
        <w:r>
          <w:rPr>
            <w:b/>
            <w:bCs/>
          </w:rPr>
          <w:t xml:space="preserve">Proposition 1 (Range of an angle on the unit circle)</w:t>
        </w:r>
      </w:ins>
      <w:ins w:id="5543" w:author="PR Preview" w:date="2026-01-01T00:00:00Z">
        <w:r>
          <w:t xml:space="preserve"> </w:t>
        </w:r>
      </w:ins>
      <w:ins w:id="5544" w:author="PR Preview" w:date="2026-01-01T00:00:00Z">
        <w:r>
          <w:t xml:space="preserve">An</w:t>
        </w:r>
      </w:ins>
      <w:ins w:id="5545" w:author="PR Preview" w:date="2026-01-01T00:00:00Z">
        <w:r>
          <w:t xml:space="preserve"> </w:t>
        </w:r>
      </w:ins>
      <w:hyperlink w:anchor="def-angle-unit-circle">
        <w:ins w:id="5546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5547" w:author="PR Preview" w:date="2026-01-01T00:00:00Z">
        <w:r>
          <w:t xml:space="preserve"> </w:t>
        </w:r>
      </w:ins>
      <w:ins w:id="5548" w:author="PR Preview" w:date="2026-01-01T00:00:00Z">
        <w:r>
          <w:t xml:space="preserve">between two points of the</w:t>
        </w:r>
      </w:ins>
      <w:ins w:id="5549" w:author="PR Preview" w:date="2026-01-01T00:00:00Z">
        <w:r>
          <w:t xml:space="preserve"> </w:t>
        </w:r>
      </w:ins>
      <w:hyperlink w:anchor="def-unit-circle">
        <w:ins w:id="5550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5551" w:author="PR Preview" w:date="2026-01-01T00:00:00Z">
        <w:r>
          <w:t xml:space="preserve"> </w:t>
        </w:r>
      </w:ins>
      <w:ins w:id="5552" w:author="PR Preview" w:date="2026-01-01T00:00:00Z">
        <w:r>
          <w:t xml:space="preserve">is at least</w:t>
        </w:r>
      </w:ins>
      <w:ins w:id="5553" w:author="PR Preview" w:date="2026-01-01T00:00:00Z">
        <w:r>
          <w:t xml:space="preserve"> </w:t>
        </w:r>
      </w:ins>
      <m:oMath>
        <m:r>
          <m:t>0</m:t>
        </m:r>
      </m:oMath>
      <w:ins w:id="5554" w:author="PR Preview" w:date="2026-01-01T00:00:00Z">
        <w:r>
          <w:t xml:space="preserve">, at most</w:t>
        </w:r>
      </w:ins>
      <w:ins w:id="5555" w:author="PR Preview" w:date="2026-01-01T00:00:00Z">
        <w:r>
          <w:t xml:space="preserve"> </w:t>
        </w:r>
      </w:ins>
      <m:oMath>
        <m:r>
          <m:t>π</m:t>
        </m:r>
      </m:oMath>
      <w:ins w:id="5556" w:author="PR Preview" w:date="2026-01-01T00:00:00Z">
        <w:r>
          <w:t xml:space="preserve"> </w:t>
        </w:r>
      </w:ins>
      <w:ins w:id="5557" w:author="PR Preview" w:date="2026-01-01T00:00:00Z">
        <w:r>
          <w:t xml:space="preserve">(</w:t>
        </w:r>
      </w:ins>
      <w:hyperlink w:anchor="def-pi">
        <w:ins w:id="5558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5559" w:author="PR Preview" w:date="2026-01-01T00:00:00Z">
        <w:r>
          <w:t xml:space="preserve">).</w:t>
        </w:r>
      </w:ins>
    </w:p>
    <w:bookmarkEnd w:id="299"/>
    <w:p>
      <w:pPr>
        <w:pStyle w:val="BodyText"/>
      </w:pPr>
      <w:ins w:id="5560" w:author="PR Preview" w:date="2026-01-01T00:00:00Z">
        <w:r>
          <w:rPr>
            <w:i/>
            <w:iCs/>
          </w:rPr>
          <w:t xml:space="preserve">Proof</w:t>
        </w:r>
      </w:ins>
      <w:ins w:id="5561" w:author="PR Preview" w:date="2026-01-01T00:00:00Z">
        <w:r>
          <w:t xml:space="preserve">. </w:t>
        </w:r>
      </w:ins>
      <w:ins w:id="5562" w:author="PR Preview" w:date="2026-01-01T00:00:00Z">
        <w:r>
          <w:t xml:space="preserve">The whole circle has length</w:t>
        </w:r>
      </w:ins>
      <w:ins w:id="5563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5564" w:author="PR Preview" w:date="2026-01-01T00:00:00Z">
        <w:r>
          <w:t xml:space="preserve"> </w:t>
        </w:r>
      </w:ins>
      <w:ins w:id="5565" w:author="PR Preview" w:date="2026-01-01T00:00:00Z">
        <w:r>
          <w:t xml:space="preserve">(</w:t>
        </w:r>
      </w:ins>
      <w:hyperlink w:anchor="def-pi">
        <w:ins w:id="5566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5567" w:author="PR Preview" w:date="2026-01-01T00:00:00Z">
        <w:r>
          <w:t xml:space="preserve">).</w:t>
        </w:r>
      </w:ins>
      <w:ins w:id="5568" w:author="PR Preview" w:date="2026-01-01T00:00:00Z">
        <w:r>
          <w:t xml:space="preserve"> </w:t>
        </w:r>
      </w:ins>
      <w:ins w:id="5569" w:author="PR Preview" w:date="2026-01-01T00:00:00Z">
        <w:r>
          <w:t xml:space="preserve">Going the short way round covers at most half of the circle, which is</w:t>
        </w:r>
      </w:ins>
      <w:ins w:id="5570" w:author="PR Preview" w:date="2026-01-01T00:00:00Z">
        <w:r>
          <w:t xml:space="preserve"> </w:t>
        </w:r>
      </w:ins>
      <m:oMath>
        <m:r>
          <m:t>π</m:t>
        </m:r>
      </m:oMath>
      <w:ins w:id="5571" w:author="PR Preview" w:date="2026-01-01T00:00:00Z">
        <w:r>
          <w:t xml:space="preserve">.</w:t>
        </w:r>
      </w:ins>
      <w:ins w:id="5572" w:author="PR Preview" w:date="2026-01-01T00:00:00Z">
        <w:r>
          <w:t xml:space="preserve"> </w:t>
        </w:r>
      </w:ins>
      <w:ins w:id="5573" w:author="PR Preview" w:date="2026-01-01T00:00:00Z">
        <w:r>
          <w:t xml:space="preserve">A distance along the circle is at least</w:t>
        </w:r>
      </w:ins>
      <w:ins w:id="5574" w:author="PR Preview" w:date="2026-01-01T00:00:00Z">
        <w:r>
          <w:t xml:space="preserve"> </w:t>
        </w:r>
      </w:ins>
      <m:oMath>
        <m:r>
          <m:t>0</m:t>
        </m:r>
      </m:oMath>
      <w:ins w:id="5575" w:author="PR Preview" w:date="2026-01-01T00:00:00Z">
        <w:r>
          <w:t xml:space="preserve">.</w:t>
        </w:r>
      </w:ins>
    </w:p>
    <w:bookmarkStart w:id="300" w:name="def-cosine-sine"/>
    <w:p>
      <w:pPr>
        <w:pStyle w:val="BodyText"/>
      </w:pPr>
      <w:ins w:id="5576" w:author="PR Preview" w:date="2026-01-01T00:00:00Z">
        <w:r>
          <w:rPr>
            <w:b/>
            <w:bCs/>
          </w:rPr>
          <w:t xml:space="preserve">Definition 87 (Cosine)</w:t>
        </w:r>
      </w:ins>
      <w:ins w:id="5577" w:author="PR Preview" w:date="2026-01-01T00:00:00Z">
        <w:r>
          <w:t xml:space="preserve"> </w:t>
        </w:r>
      </w:ins>
      <w:ins w:id="5578" w:author="PR Preview" w:date="2026-01-01T00:00:00Z">
        <w:r>
          <w:t xml:space="preserve">For a real number</w:t>
        </w:r>
      </w:ins>
      <w:ins w:id="5579" w:author="PR Preview" w:date="2026-01-01T00:00:00Z">
        <w:r>
          <w:t xml:space="preserve"> </w:t>
        </w:r>
      </w:ins>
      <m:oMath>
        <m:r>
          <m:t>θ</m:t>
        </m:r>
      </m:oMath>
      <w:ins w:id="5580" w:author="PR Preview" w:date="2026-01-01T00:00:00Z">
        <w:r>
          <w:t xml:space="preserve">, start at the point</w:t>
        </w:r>
      </w:ins>
      <w:ins w:id="55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582" w:author="PR Preview" w:date="2026-01-01T00:00:00Z">
        <w:r>
          <w:t xml:space="preserve"> </w:t>
        </w:r>
      </w:ins>
      <w:ins w:id="5583" w:author="PR Preview" w:date="2026-01-01T00:00:00Z">
        <w:r>
          <w:t xml:space="preserve">of the unit circle (</w:t>
        </w:r>
      </w:ins>
      <w:hyperlink w:anchor="def-unit-circle">
        <w:ins w:id="5584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5585" w:author="PR Preview" w:date="2026-01-01T00:00:00Z">
        <w:r>
          <w:t xml:space="preserve">)</w:t>
        </w:r>
      </w:ins>
      <w:ins w:id="5586" w:author="PR Preview" w:date="2026-01-01T00:00:00Z">
        <w:r>
          <w:t xml:space="preserve"> </w:t>
        </w:r>
      </w:ins>
      <w:ins w:id="5587" w:author="PR Preview" w:date="2026-01-01T00:00:00Z">
        <w:r>
          <w:t xml:space="preserve">and move a distance</w:t>
        </w:r>
      </w:ins>
      <w:ins w:id="558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5589" w:author="PR Preview" w:date="2026-01-01T00:00:00Z">
        <w:r>
          <w:t xml:space="preserve"> </w:t>
        </w:r>
      </w:ins>
      <w:ins w:id="5590" w:author="PR Preview" w:date="2026-01-01T00:00:00Z">
        <w:r>
          <w:t xml:space="preserve">along the circle,</w:t>
        </w:r>
      </w:ins>
      <w:ins w:id="5591" w:author="PR Preview" w:date="2026-01-01T00:00:00Z">
        <w:r>
          <w:t xml:space="preserve"> </w:t>
        </w:r>
      </w:ins>
      <w:ins w:id="5592" w:author="PR Preview" w:date="2026-01-01T00:00:00Z">
        <w:r>
          <w:t xml:space="preserve">counterclockwise if</w:t>
        </w:r>
      </w:ins>
      <w:ins w:id="559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5594" w:author="PR Preview" w:date="2026-01-01T00:00:00Z">
        <w:r>
          <w:t xml:space="preserve"> </w:t>
        </w:r>
      </w:ins>
      <w:ins w:id="5595" w:author="PR Preview" w:date="2026-01-01T00:00:00Z">
        <w:r>
          <w:t xml:space="preserve">and clockwise if</w:t>
        </w:r>
      </w:ins>
      <w:ins w:id="559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5597" w:author="PR Preview" w:date="2026-01-01T00:00:00Z">
        <w:r>
          <w:t xml:space="preserve">.</w:t>
        </w:r>
      </w:ins>
      <w:ins w:id="5598" w:author="PR Preview" w:date="2026-01-01T00:00:00Z">
        <w:r>
          <w:t xml:space="preserve"> </w:t>
        </w:r>
      </w:ins>
      <w:ins w:id="5599" w:author="PR Preview" w:date="2026-01-01T00:00:00Z">
        <w:r>
          <w:t xml:space="preserve">The first coordinate of the point reached is the</w:t>
        </w:r>
      </w:ins>
      <w:ins w:id="5600" w:author="PR Preview" w:date="2026-01-01T00:00:00Z">
        <w:r>
          <w:t xml:space="preserve"> </w:t>
        </w:r>
      </w:ins>
      <w:ins w:id="5601" w:author="PR Preview" w:date="2026-01-01T00:00:00Z">
        <w:r>
          <w:rPr>
            <w:b/>
            <w:bCs/>
          </w:rPr>
          <w:t xml:space="preserve">cosine</w:t>
        </w:r>
      </w:ins>
      <w:ins w:id="5602" w:author="PR Preview" w:date="2026-01-01T00:00:00Z">
        <w:r>
          <w:t xml:space="preserve"> </w:t>
        </w:r>
      </w:ins>
      <w:ins w:id="5603" w:author="PR Preview" w:date="2026-01-01T00:00:00Z">
        <w:r>
          <w:t xml:space="preserve">of</w:t>
        </w:r>
      </w:ins>
      <w:ins w:id="5604" w:author="PR Preview" w:date="2026-01-01T00:00:00Z">
        <w:r>
          <w:t xml:space="preserve"> </w:t>
        </w:r>
      </w:ins>
      <m:oMath>
        <m:r>
          <m:t>θ</m:t>
        </m:r>
      </m:oMath>
      <w:ins w:id="5605" w:author="PR Preview" w:date="2026-01-01T00:00:00Z">
        <w:r>
          <w:t xml:space="preserve"> </w:t>
        </w:r>
      </w:ins>
      <w:ins w:id="5606" w:author="PR Preview" w:date="2026-01-01T00:00:00Z">
        <w:r>
          <w:t xml:space="preserve">[40]</w:t>
        </w:r>
      </w:ins>
      <w:ins w:id="5607" w:author="PR Preview" w:date="2026-01-01T00:00:00Z">
        <w:r>
          <w:t xml:space="preserve">, written</w:t>
        </w:r>
      </w:ins>
      <w:ins w:id="560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5609" w:author="PR Preview" w:date="2026-01-01T00:00:00Z">
        <w:r>
          <w:t xml:space="preserve">.</w:t>
        </w:r>
      </w:ins>
    </w:p>
    <w:bookmarkEnd w:id="300"/>
    <w:bookmarkStart w:id="301" w:name="exm-cosine-sine"/>
    <w:p>
      <w:pPr>
        <w:pStyle w:val="BodyText"/>
      </w:pPr>
      <w:ins w:id="5610" w:author="PR Preview" w:date="2026-01-01T00:00:00Z">
        <w:r>
          <w:rPr>
            <w:b/>
            <w:bCs/>
          </w:rPr>
          <w:t xml:space="preserve">Example 66 (Cosines of some angles)</w:t>
        </w:r>
      </w:ins>
      <w:ins w:id="5611" w:author="PR Preview" w:date="2026-01-01T00:00:00Z">
        <w:r>
          <w:t xml:space="preserve"> </w:t>
        </w:r>
      </w:ins>
      <w:ins w:id="561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1"/>
    <w:bookmarkStart w:id="302" w:name="def-sine"/>
    <w:p>
      <w:pPr>
        <w:pStyle w:val="BodyText"/>
      </w:pPr>
      <w:del w:id="5613" w:author="PR Preview" w:date="2026-01-01T00:00:00Z">
        <w:r>
          <w:rPr>
            <w:b/>
            <w:bCs/>
          </w:rPr>
          <w:delText xml:space="preserve">Definition 83 (Sine)</w:delText>
        </w:r>
      </w:del>
      <w:del w:id="5614" w:author="PR Preview" w:date="2026-01-01T00:00:00Z">
        <w:r>
          <w:delText xml:space="preserve"> </w:delText>
        </w:r>
      </w:del>
      <w:del w:id="5615" w:author="PR Preview" w:date="2026-01-01T00:00:00Z">
        <w:r>
          <w:delText xml:space="preserve">For a real number</w:delText>
        </w:r>
      </w:del>
      <w:del w:id="5616" w:author="PR Preview" w:date="2026-01-01T00:00:00Z">
        <w:r>
          <w:delText xml:space="preserve"> </w:delText>
        </w:r>
      </w:del>
      <m:oMath>
        <m:r>
          <m:t>θ</m:t>
        </m:r>
      </m:oMath>
      <w:del w:id="5617" w:author="PR Preview" w:date="2026-01-01T00:00:00Z">
        <w:r>
          <w:delText xml:space="preserve">, the second coordinate of the point reached from</w:delText>
        </w:r>
      </w:del>
      <w:del w:id="56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619" w:author="PR Preview" w:date="2026-01-01T00:00:00Z">
        <w:r>
          <w:delText xml:space="preserve"> </w:delText>
        </w:r>
      </w:del>
      <w:del w:id="5620" w:author="PR Preview" w:date="2026-01-01T00:00:00Z">
        <w:r>
          <w:delText xml:space="preserve">by moving a distance</w:delText>
        </w:r>
      </w:del>
      <w:del w:id="562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5622" w:author="PR Preview" w:date="2026-01-01T00:00:00Z">
        <w:r>
          <w:delText xml:space="preserve"> </w:delText>
        </w:r>
      </w:del>
      <w:del w:id="5623" w:author="PR Preview" w:date="2026-01-01T00:00:00Z">
        <w:r>
          <w:delText xml:space="preserve">along the unit circle (</w:delText>
        </w:r>
      </w:del>
      <w:hyperlink w:anchor="def-cosine-sine">
        <w:del w:id="5624" w:author="PR Preview" w:date="2026-01-01T00:00:00Z">
          <w:r>
            <w:rPr>
              <w:rStyle w:val="Hyperlink"/>
            </w:rPr>
            <w:delText xml:space="preserve">Definition 82</w:delText>
          </w:r>
        </w:del>
      </w:hyperlink>
      <w:del w:id="5625" w:author="PR Preview" w:date="2026-01-01T00:00:00Z">
        <w:r>
          <w:delText xml:space="preserve">)</w:delText>
        </w:r>
      </w:del>
      <w:del w:id="5626" w:author="PR Preview" w:date="2026-01-01T00:00:00Z">
        <w:r>
          <w:delText xml:space="preserve"> </w:delText>
        </w:r>
      </w:del>
      <w:del w:id="5627" w:author="PR Preview" w:date="2026-01-01T00:00:00Z">
        <w:r>
          <w:delText xml:space="preserve">is the</w:delText>
        </w:r>
      </w:del>
      <w:del w:id="5628" w:author="PR Preview" w:date="2026-01-01T00:00:00Z">
        <w:r>
          <w:delText xml:space="preserve"> </w:delText>
        </w:r>
      </w:del>
      <w:del w:id="5629" w:author="PR Preview" w:date="2026-01-01T00:00:00Z">
        <w:r>
          <w:rPr>
            <w:b/>
            <w:bCs/>
          </w:rPr>
          <w:delText xml:space="preserve">sine</w:delText>
        </w:r>
      </w:del>
      <w:del w:id="5630" w:author="PR Preview" w:date="2026-01-01T00:00:00Z">
        <w:r>
          <w:delText xml:space="preserve"> </w:delText>
        </w:r>
      </w:del>
      <w:del w:id="5631" w:author="PR Preview" w:date="2026-01-01T00:00:00Z">
        <w:r>
          <w:delText xml:space="preserve">of</w:delText>
        </w:r>
      </w:del>
      <w:del w:id="5632" w:author="PR Preview" w:date="2026-01-01T00:00:00Z">
        <w:r>
          <w:delText xml:space="preserve"> </w:delText>
        </w:r>
      </w:del>
      <m:oMath>
        <m:r>
          <m:t>θ</m:t>
        </m:r>
      </m:oMath>
      <w:del w:id="5633" w:author="PR Preview" w:date="2026-01-01T00:00:00Z">
        <w:r>
          <w:delText xml:space="preserve"> </w:delText>
        </w:r>
      </w:del>
      <w:del w:id="5634" w:author="PR Preview" w:date="2026-01-01T00:00:00Z">
        <w:r>
          <w:delText xml:space="preserve">[38]</w:delText>
        </w:r>
      </w:del>
      <w:del w:id="5635" w:author="PR Preview" w:date="2026-01-01T00:00:00Z">
        <w:r>
          <w:delText xml:space="preserve">, written</w:delText>
        </w:r>
      </w:del>
      <w:del w:id="5636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5637" w:author="PR Preview" w:date="2026-01-01T00:00:00Z">
        <w:r>
          <w:delText xml:space="preserve">.</w:delText>
        </w:r>
      </w:del>
      <w:del w:id="5638" w:author="PR Preview" w:date="2026-01-01T00:00:00Z">
        <w:r>
          <w:delText xml:space="preserve"> </w:delText>
        </w:r>
      </w:del>
      <w:del w:id="5639" w:author="PR Preview" w:date="2026-01-01T00:00:00Z">
        <w:r>
          <w:delText xml:space="preserve">The sine is one of the trigonometric functions</w:delText>
        </w:r>
      </w:del>
      <w:del w:id="5640" w:author="PR Preview" w:date="2026-01-01T00:00:00Z">
        <w:r>
          <w:delText xml:space="preserve"> </w:delText>
        </w:r>
      </w:del>
      <w:del w:id="5641" w:author="PR Preview" w:date="2026-01-01T00:00:00Z">
        <w:r>
          <w:delText xml:space="preserve">[39]</w:delText>
        </w:r>
      </w:del>
      <w:del w:id="5642" w:author="PR Preview" w:date="2026-01-01T00:00:00Z">
        <w:r>
          <w:delText xml:space="preserve">.</w:delText>
        </w:r>
      </w:del>
    </w:p>
    <w:p>
      <w:pPr>
        <w:pStyle w:val="BodyText"/>
      </w:pPr>
      <w:del w:id="5643" w:author="PR Preview" w:date="2026-01-01T00:00:00Z">
        <w:r>
          <w:rPr>
            <w:b/>
            <w:bCs/>
          </w:rPr>
          <w:delText xml:space="preserve">Example 62 (Sines of some angles)</w:delText>
        </w:r>
      </w:del>
      <w:del w:id="5644" w:author="PR Preview" w:date="2026-01-01T00:00:00Z">
        <w:r>
          <w:delText xml:space="preserve"> </w:delText>
        </w:r>
      </w:del>
      <w:del w:id="5645" w:author="PR Preview" w:date="2026-01-01T00:00:00Z">
        <w:r>
          <w:delText xml:space="preserve"> </w:delText>
        </w:r>
      </w:del>
    </w:p>
    <w:p>
      <w:pPr>
        <w:pStyle w:val="BodyText"/>
      </w:pPr>
      <w:ins w:id="5646" w:author="PR Preview" w:date="2026-01-01T00:00:00Z">
        <w:r>
          <w:rPr>
            <w:b/>
            <w:bCs/>
          </w:rPr>
          <w:t xml:space="preserve">Definition 88 (Sine)</w:t>
        </w:r>
      </w:ins>
      <w:ins w:id="5647" w:author="PR Preview" w:date="2026-01-01T00:00:00Z">
        <w:r>
          <w:t xml:space="preserve"> </w:t>
        </w:r>
      </w:ins>
      <w:ins w:id="5648" w:author="PR Preview" w:date="2026-01-01T00:00:00Z">
        <w:r>
          <w:t xml:space="preserve">For a real number</w:t>
        </w:r>
      </w:ins>
      <w:ins w:id="5649" w:author="PR Preview" w:date="2026-01-01T00:00:00Z">
        <w:r>
          <w:t xml:space="preserve"> </w:t>
        </w:r>
      </w:ins>
      <m:oMath>
        <m:r>
          <m:t>θ</m:t>
        </m:r>
      </m:oMath>
      <w:ins w:id="5650" w:author="PR Preview" w:date="2026-01-01T00:00:00Z">
        <w:r>
          <w:t xml:space="preserve">, the second coordinate of the point reached from</w:t>
        </w:r>
      </w:ins>
      <w:ins w:id="56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652" w:author="PR Preview" w:date="2026-01-01T00:00:00Z">
        <w:r>
          <w:t xml:space="preserve"> </w:t>
        </w:r>
      </w:ins>
      <w:ins w:id="5653" w:author="PR Preview" w:date="2026-01-01T00:00:00Z">
        <w:r>
          <w:t xml:space="preserve">by moving a distance</w:t>
        </w:r>
      </w:ins>
      <w:ins w:id="565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5655" w:author="PR Preview" w:date="2026-01-01T00:00:00Z">
        <w:r>
          <w:t xml:space="preserve"> </w:t>
        </w:r>
      </w:ins>
      <w:ins w:id="5656" w:author="PR Preview" w:date="2026-01-01T00:00:00Z">
        <w:r>
          <w:t xml:space="preserve">along the unit circle (</w:t>
        </w:r>
      </w:ins>
      <w:hyperlink w:anchor="def-cosine-sine">
        <w:ins w:id="5657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5658" w:author="PR Preview" w:date="2026-01-01T00:00:00Z">
        <w:r>
          <w:t xml:space="preserve">)</w:t>
        </w:r>
      </w:ins>
      <w:ins w:id="5659" w:author="PR Preview" w:date="2026-01-01T00:00:00Z">
        <w:r>
          <w:t xml:space="preserve"> </w:t>
        </w:r>
      </w:ins>
      <w:ins w:id="5660" w:author="PR Preview" w:date="2026-01-01T00:00:00Z">
        <w:r>
          <w:t xml:space="preserve">is the</w:t>
        </w:r>
      </w:ins>
      <w:ins w:id="5661" w:author="PR Preview" w:date="2026-01-01T00:00:00Z">
        <w:r>
          <w:t xml:space="preserve"> </w:t>
        </w:r>
      </w:ins>
      <w:ins w:id="5662" w:author="PR Preview" w:date="2026-01-01T00:00:00Z">
        <w:r>
          <w:rPr>
            <w:b/>
            <w:bCs/>
          </w:rPr>
          <w:t xml:space="preserve">sine</w:t>
        </w:r>
      </w:ins>
      <w:ins w:id="5663" w:author="PR Preview" w:date="2026-01-01T00:00:00Z">
        <w:r>
          <w:t xml:space="preserve"> </w:t>
        </w:r>
      </w:ins>
      <w:ins w:id="5664" w:author="PR Preview" w:date="2026-01-01T00:00:00Z">
        <w:r>
          <w:t xml:space="preserve">of</w:t>
        </w:r>
      </w:ins>
      <w:ins w:id="5665" w:author="PR Preview" w:date="2026-01-01T00:00:00Z">
        <w:r>
          <w:t xml:space="preserve"> </w:t>
        </w:r>
      </w:ins>
      <m:oMath>
        <m:r>
          <m:t>θ</m:t>
        </m:r>
      </m:oMath>
      <w:ins w:id="5666" w:author="PR Preview" w:date="2026-01-01T00:00:00Z">
        <w:r>
          <w:t xml:space="preserve"> </w:t>
        </w:r>
      </w:ins>
      <w:ins w:id="5667" w:author="PR Preview" w:date="2026-01-01T00:00:00Z">
        <w:r>
          <w:t xml:space="preserve">[40]</w:t>
        </w:r>
      </w:ins>
      <w:ins w:id="5668" w:author="PR Preview" w:date="2026-01-01T00:00:00Z">
        <w:r>
          <w:t xml:space="preserve">, written</w:t>
        </w:r>
      </w:ins>
      <w:ins w:id="5669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5670" w:author="PR Preview" w:date="2026-01-01T00:00:00Z">
        <w:r>
          <w:t xml:space="preserve">.</w:t>
        </w:r>
      </w:ins>
      <w:ins w:id="5671" w:author="PR Preview" w:date="2026-01-01T00:00:00Z">
        <w:r>
          <w:t xml:space="preserve"> </w:t>
        </w:r>
      </w:ins>
      <w:ins w:id="5672" w:author="PR Preview" w:date="2026-01-01T00:00:00Z">
        <w:r>
          <w:t xml:space="preserve">The sine is one of the trigonometric functions</w:t>
        </w:r>
      </w:ins>
      <w:ins w:id="5673" w:author="PR Preview" w:date="2026-01-01T00:00:00Z">
        <w:r>
          <w:t xml:space="preserve"> </w:t>
        </w:r>
      </w:ins>
      <w:ins w:id="5674" w:author="PR Preview" w:date="2026-01-01T00:00:00Z">
        <w:r>
          <w:t xml:space="preserve">[41]</w:t>
        </w:r>
      </w:ins>
      <w:ins w:id="5675" w:author="PR Preview" w:date="2026-01-01T00:00:00Z">
        <w:r>
          <w:t xml:space="preserve">.</w:t>
        </w:r>
      </w:ins>
    </w:p>
    <w:bookmarkEnd w:id="302"/>
    <w:bookmarkStart w:id="303" w:name="exm-sine"/>
    <w:p>
      <w:pPr>
        <w:pStyle w:val="BodyText"/>
      </w:pPr>
      <w:ins w:id="5676" w:author="PR Preview" w:date="2026-01-01T00:00:00Z">
        <w:r>
          <w:rPr>
            <w:b/>
            <w:bCs/>
          </w:rPr>
          <w:t xml:space="preserve">Example 67 (Sines of some angles)</w:t>
        </w:r>
      </w:ins>
      <w:ins w:id="5677" w:author="PR Preview" w:date="2026-01-01T00:00:00Z">
        <w:r>
          <w:t xml:space="preserve"> </w:t>
        </w:r>
      </w:ins>
      <w:ins w:id="567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5679" w:author="PR Preview" w:date="2026-01-01T00:00:00Z">
        <w:r>
          <w:delText xml:space="preserve"> </w:delText>
        </w:r>
      </w:del>
      <w:del w:id="5680" w:author="PR Preview" w:date="2026-01-01T00:00:00Z">
        <w:r>
          <w:delText xml:space="preserve">reaches the point with</w:delText>
        </w:r>
      </w:del>
      <w:del w:id="568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5682" w:author="PR Preview" w:date="2026-01-01T00:00:00Z">
        <w:r>
          <w:delText xml:space="preserve"> </w:delText>
        </w:r>
      </w:del>
      <w:del w:id="5683" w:author="PR Preview" w:date="2026-01-01T00:00:00Z">
        <w:r>
          <w:delText xml:space="preserve">(</w:delText>
        </w:r>
      </w:del>
      <w:hyperlink w:anchor="exm-cosine-sine">
        <w:del w:id="5684" w:author="PR Preview" w:date="2026-01-01T00:00:00Z">
          <w:r>
            <w:rPr>
              <w:rStyle w:val="Hyperlink"/>
            </w:rPr>
            <w:delText xml:space="preserve">Example 61</w:delText>
          </w:r>
        </w:del>
      </w:hyperlink>
      <w:del w:id="5685" w:author="PR Preview" w:date="2026-01-01T00:00:00Z">
        <w:r>
          <w:delText xml:space="preserve">),</w:delText>
        </w:r>
      </w:del>
      <w:del w:id="5686" w:author="PR Preview" w:date="2026-01-01T00:00:00Z">
        <w:r>
          <w:delText xml:space="preserve"> </w:delText>
        </w:r>
      </w:del>
      <w:del w:id="5687" w:author="PR Preview" w:date="2026-01-01T00:00:00Z">
        <w:r>
          <w:delText xml:space="preserve">so</w:delText>
        </w:r>
      </w:del>
      <w:del w:id="5688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5689" w:author="PR Preview" w:date="2026-01-01T00:00:00Z">
        <w:r>
          <w:delText xml:space="preserve">.</w:delText>
        </w:r>
      </w:del>
    </w:p>
    <w:p>
      <w:pPr>
        <w:pStyle w:val="FirstParagraph"/>
      </w:pPr>
      <w:del w:id="5690" w:author="PR Preview" w:date="2026-01-01T00:00:00Z">
        <w:r>
          <w:rPr>
            <w:b/>
            <w:bCs/>
          </w:rPr>
          <w:delText xml:space="preserve">Theorem 33 (The Pythagorean identity)</w:delText>
        </w:r>
      </w:del>
      <w:del w:id="5691" w:author="PR Preview" w:date="2026-01-01T00:00:00Z">
        <w:r>
          <w:delText xml:space="preserve"> </w:delText>
        </w:r>
      </w:del>
      <w:del w:id="5692" w:author="PR Preview" w:date="2026-01-01T00:00:00Z">
        <w:r>
          <w:delText xml:space="preserve">For every real number</w:delText>
        </w:r>
      </w:del>
      <w:del w:id="5693" w:author="PR Preview" w:date="2026-01-01T00:00:00Z">
        <w:r>
          <w:delText xml:space="preserve"> </w:delText>
        </w:r>
      </w:del>
      <m:oMath>
        <m:r>
          <m:t>θ</m:t>
        </m:r>
      </m:oMath>
      <w:del w:id="5694" w:author="PR Preview" w:date="2026-01-01T00:00:00Z">
        <w:r>
          <w:delText xml:space="preserve"> </w:delText>
        </w:r>
      </w:del>
      <w:del w:id="5695" w:author="PR Preview" w:date="2026-01-01T00:00:00Z">
        <w:r>
          <w:delText xml:space="preserve">[40]</w:delText>
        </w:r>
      </w:del>
      <w:del w:id="569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697" w:author="PR Preview" w:date="2026-01-01T00:00:00Z">
        <w:r>
          <w:rPr>
            <w:i/>
            <w:iCs/>
          </w:rPr>
          <w:delText xml:space="preserve">Proof</w:delText>
        </w:r>
      </w:del>
      <w:del w:id="5698" w:author="PR Preview" w:date="2026-01-01T00:00:00Z">
        <w:r>
          <w:delText xml:space="preserve">. </w:delText>
        </w:r>
      </w:del>
      <w:del w:id="5699" w:author="PR Preview" w:date="2026-01-01T00:00:00Z">
        <w:r>
          <w:delText xml:space="preserve">The point</w:delText>
        </w:r>
      </w:del>
      <w:del w:id="57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5701" w:author="PR Preview" w:date="2026-01-01T00:00:00Z">
        <w:r>
          <w:delText xml:space="preserve"> </w:delText>
        </w:r>
      </w:del>
      <w:del w:id="5702" w:author="PR Preview" w:date="2026-01-01T00:00:00Z">
        <w:r>
          <w:delText xml:space="preserve">lies on the unit circle (</w:delText>
        </w:r>
      </w:del>
      <w:hyperlink w:anchor="def-unit-circle">
        <w:del w:id="5703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5704" w:author="PR Preview" w:date="2026-01-01T00:00:00Z">
        <w:r>
          <w:delText xml:space="preserve">),</w:delText>
        </w:r>
      </w:del>
      <w:del w:id="5705" w:author="PR Preview" w:date="2026-01-01T00:00:00Z">
        <w:r>
          <w:delText xml:space="preserve"> </w:delText>
        </w:r>
      </w:del>
      <w:del w:id="5706" w:author="PR Preview" w:date="2026-01-01T00:00:00Z">
        <w:r>
          <w:delText xml:space="preserve">so its coordinates satisfy</w:delText>
        </w:r>
      </w:del>
      <w:del w:id="570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5708" w:author="PR Preview" w:date="2026-01-01T00:00:00Z">
        <w:r>
          <w:delText xml:space="preserve">.</w:delText>
        </w:r>
      </w:del>
    </w:p>
    <w:p>
      <w:pPr>
        <w:pStyle w:val="BodyText"/>
      </w:pPr>
      <w:del w:id="5709" w:author="PR Preview" w:date="2026-01-01T00:00:00Z">
        <w:r>
          <w:rPr>
            <w:b/>
            <w:bCs/>
          </w:rPr>
          <w:delText xml:space="preserve">Example 63 (The unit circle and the angle</w:delText>
        </w:r>
      </w:del>
      <w:del w:id="5710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5711" w:author="PR Preview" w:date="2026-01-01T00:00:00Z">
        <w:r>
          <w:rPr>
            <w:b/>
            <w:bCs/>
          </w:rPr>
          <w:delText xml:space="preserve">)</w:delText>
        </w:r>
      </w:del>
      <w:del w:id="5712" w:author="PR Preview" w:date="2026-01-01T00:00:00Z">
        <w:r>
          <w:delText xml:space="preserve"> </w:delText>
        </w:r>
      </w:del>
      <w:del w:id="5713" w:author="PR Preview" w:date="2026-01-01T00:00:00Z">
        <w:r>
          <w:delText xml:space="preserve">Take</w:delText>
        </w:r>
      </w:del>
      <w:del w:id="57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5715" w:author="PR Preview" w:date="2026-01-01T00:00:00Z">
        <w:r>
          <w:delText xml:space="preserve">, one sixth of the way round the circle.</w:delText>
        </w:r>
      </w:del>
      <w:del w:id="5716" w:author="PR Preview" w:date="2026-01-01T00:00:00Z">
        <w:r>
          <w:delText xml:space="preserve"> </w:delText>
        </w:r>
      </w:del>
      <w:hyperlink w:anchor="fig-cosine-sine-unit-circle">
        <w:del w:id="5717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5718" w:author="PR Preview" w:date="2026-01-01T00:00:00Z">
        <w:r>
          <w:delText xml:space="preserve"> </w:delText>
        </w:r>
      </w:del>
      <w:del w:id="5719" w:author="PR Preview" w:date="2026-01-01T00:00:00Z">
        <w:r>
          <w:delText xml:space="preserve">shows the point reached,</w:delText>
        </w:r>
      </w:del>
      <w:del w:id="57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5721" w:author="PR Preview" w:date="2026-01-01T00:00:00Z">
        <w:r>
          <w:delText xml:space="preserve">, and its two coordinates.</w:delText>
        </w:r>
      </w:del>
      <w:del w:id="5722" w:author="PR Preview" w:date="2026-01-01T00:00:00Z">
        <w:r>
          <w:delText xml:space="preserve"> </w:delText>
        </w:r>
      </w:del>
      <w:del w:id="5723" w:author="PR Preview" w:date="2026-01-01T00:00:00Z">
        <w:r>
          <w:delText xml:space="preserve">The point is a vertex of a regular hexagon inscribed in the unit circle,</w:delText>
        </w:r>
      </w:del>
      <w:del w:id="5724" w:author="PR Preview" w:date="2026-01-01T00:00:00Z">
        <w:r>
          <w:delText xml:space="preserve"> </w:delText>
        </w:r>
      </w:del>
      <w:del w:id="5725" w:author="PR Preview" w:date="2026-01-01T00:00:00Z">
        <w:r>
          <w:delText xml:space="preserve">whose sides have the same length as its radius,</w:delText>
        </w:r>
      </w:del>
      <w:del w:id="5726" w:author="PR Preview" w:date="2026-01-01T00:00:00Z">
        <w:r>
          <w:delText xml:space="preserve"> </w:delText>
        </w:r>
      </w:del>
      <w:del w:id="5727" w:author="PR Preview" w:date="2026-01-01T00:00:00Z">
        <w:r>
          <w:delText xml:space="preserve">so the point is at distance</w:delText>
        </w:r>
      </w:del>
      <w:del w:id="5728" w:author="PR Preview" w:date="2026-01-01T00:00:00Z">
        <w:r>
          <w:delText xml:space="preserve"> </w:delText>
        </w:r>
      </w:del>
      <m:oMath>
        <m:r>
          <m:t>1</m:t>
        </m:r>
      </m:oMath>
      <w:del w:id="5729" w:author="PR Preview" w:date="2026-01-01T00:00:00Z">
        <w:r>
          <w:delText xml:space="preserve"> </w:delText>
        </w:r>
      </w:del>
      <w:del w:id="5730" w:author="PR Preview" w:date="2026-01-01T00:00:00Z">
        <w:r>
          <w:delText xml:space="preserve">from</w:delText>
        </w:r>
      </w:del>
      <w:del w:id="57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732" w:author="PR Preview" w:date="2026-01-01T00:00:00Z">
        <w:r>
          <w:delText xml:space="preserve">.</w:delText>
        </w:r>
      </w:del>
      <w:del w:id="5733" w:author="PR Preview" w:date="2026-01-01T00:00:00Z">
        <w:r>
          <w:delText xml:space="preserve"> </w:delText>
        </w:r>
      </w:del>
      <w:del w:id="5734" w:author="PR Preview" w:date="2026-01-01T00:00:00Z">
        <w:r>
          <w:delText xml:space="preserve">Writing</w:delText>
        </w:r>
      </w:del>
      <w:del w:id="57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5736" w:author="PR Preview" w:date="2026-01-01T00:00:00Z">
        <w:r>
          <w:delText xml:space="preserve">,</w:delText>
        </w:r>
      </w:del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5737" w:author="PR Preview" w:date="2026-01-01T00:00:00Z">
        <w:r>
          <w:t xml:space="preserve"> </w:t>
        </w:r>
      </w:ins>
      <w:ins w:id="5738" w:author="PR Preview" w:date="2026-01-01T00:00:00Z">
        <w:r>
          <w:t xml:space="preserve">reaches the point with</w:t>
        </w:r>
      </w:ins>
      <w:ins w:id="57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5740" w:author="PR Preview" w:date="2026-01-01T00:00:00Z">
        <w:r>
          <w:t xml:space="preserve"> </w:t>
        </w:r>
      </w:ins>
      <w:ins w:id="5741" w:author="PR Preview" w:date="2026-01-01T00:00:00Z">
        <w:r>
          <w:t xml:space="preserve">(</w:t>
        </w:r>
      </w:ins>
      <w:hyperlink w:anchor="exm-cosine-sine">
        <w:ins w:id="5742" w:author="PR Preview" w:date="2026-01-01T00:00:00Z">
          <w:r>
            <w:rPr>
              <w:rStyle w:val="Hyperlink"/>
            </w:rPr>
            <w:t xml:space="preserve">Example 66</w:t>
          </w:r>
        </w:ins>
      </w:hyperlink>
      <w:ins w:id="5743" w:author="PR Preview" w:date="2026-01-01T00:00:00Z">
        <w:r>
          <w:t xml:space="preserve">),</w:t>
        </w:r>
      </w:ins>
      <w:ins w:id="5744" w:author="PR Preview" w:date="2026-01-01T00:00:00Z">
        <w:r>
          <w:t xml:space="preserve"> </w:t>
        </w:r>
      </w:ins>
      <w:ins w:id="5745" w:author="PR Preview" w:date="2026-01-01T00:00:00Z">
        <w:r>
          <w:t xml:space="preserve">so</w:t>
        </w:r>
      </w:ins>
      <w:ins w:id="5746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5747" w:author="PR Preview" w:date="2026-01-01T00:00:00Z">
        <w:r>
          <w:t xml:space="preserve">.</w:t>
        </w:r>
      </w:ins>
    </w:p>
    <w:bookmarkEnd w:id="303"/>
    <w:bookmarkStart w:id="304" w:name="thm-cosine-sine-identity"/>
    <w:p>
      <w:pPr>
        <w:pStyle w:val="FirstParagraph"/>
      </w:pPr>
      <w:ins w:id="5748" w:author="PR Preview" w:date="2026-01-01T00:00:00Z">
        <w:r>
          <w:rPr>
            <w:b/>
            <w:bCs/>
          </w:rPr>
          <w:t xml:space="preserve">Theorem 33 (The Pythagorean identity)</w:t>
        </w:r>
      </w:ins>
      <w:ins w:id="5749" w:author="PR Preview" w:date="2026-01-01T00:00:00Z">
        <w:r>
          <w:t xml:space="preserve"> </w:t>
        </w:r>
      </w:ins>
      <w:ins w:id="5750" w:author="PR Preview" w:date="2026-01-01T00:00:00Z">
        <w:r>
          <w:t xml:space="preserve">For every real number</w:t>
        </w:r>
      </w:ins>
      <w:ins w:id="5751" w:author="PR Preview" w:date="2026-01-01T00:00:00Z">
        <w:r>
          <w:t xml:space="preserve"> </w:t>
        </w:r>
      </w:ins>
      <m:oMath>
        <m:r>
          <m:t>θ</m:t>
        </m:r>
      </m:oMath>
      <w:ins w:id="5752" w:author="PR Preview" w:date="2026-01-01T00:00:00Z">
        <w:r>
          <w:t xml:space="preserve"> </w:t>
        </w:r>
      </w:ins>
      <w:ins w:id="5753" w:author="PR Preview" w:date="2026-01-01T00:00:00Z">
        <w:r>
          <w:t xml:space="preserve">[42]</w:t>
        </w:r>
      </w:ins>
      <w:ins w:id="575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ins w:id="5755" w:author="PR Preview" w:date="2026-01-01T00:00:00Z">
        <w:r>
          <w:rPr>
            <w:i/>
            <w:iCs/>
          </w:rPr>
          <w:t xml:space="preserve">Proof</w:t>
        </w:r>
      </w:ins>
      <w:ins w:id="5756" w:author="PR Preview" w:date="2026-01-01T00:00:00Z">
        <w:r>
          <w:t xml:space="preserve">. </w:t>
        </w:r>
      </w:ins>
      <w:ins w:id="5757" w:author="PR Preview" w:date="2026-01-01T00:00:00Z">
        <w:r>
          <w:t xml:space="preserve">The point</w:t>
        </w:r>
      </w:ins>
      <w:ins w:id="57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5759" w:author="PR Preview" w:date="2026-01-01T00:00:00Z">
        <w:r>
          <w:t xml:space="preserve"> </w:t>
        </w:r>
      </w:ins>
      <w:ins w:id="5760" w:author="PR Preview" w:date="2026-01-01T00:00:00Z">
        <w:r>
          <w:t xml:space="preserve">lies on the unit circle (</w:t>
        </w:r>
      </w:ins>
      <w:hyperlink w:anchor="def-unit-circle">
        <w:ins w:id="5761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5762" w:author="PR Preview" w:date="2026-01-01T00:00:00Z">
        <w:r>
          <w:t xml:space="preserve">),</w:t>
        </w:r>
      </w:ins>
      <w:ins w:id="5763" w:author="PR Preview" w:date="2026-01-01T00:00:00Z">
        <w:r>
          <w:t xml:space="preserve"> </w:t>
        </w:r>
      </w:ins>
      <w:ins w:id="5764" w:author="PR Preview" w:date="2026-01-01T00:00:00Z">
        <w:r>
          <w:t xml:space="preserve">so its coordinates satisfy</w:t>
        </w:r>
      </w:ins>
      <w:ins w:id="576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5766" w:author="PR Preview" w:date="2026-01-01T00:00:00Z">
        <w:r>
          <w:t xml:space="preserve">.</w:t>
        </w:r>
      </w:ins>
    </w:p>
    <w:bookmarkStart w:id="309" w:name="exm-cosine-sine-unit-circle"/>
    <w:p>
      <w:pPr>
        <w:pStyle w:val="BodyText"/>
      </w:pPr>
      <w:ins w:id="5767" w:author="PR Preview" w:date="2026-01-01T00:00:00Z">
        <w:r>
          <w:rPr>
            <w:b/>
            <w:bCs/>
          </w:rPr>
          <w:t xml:space="preserve">Example 68 (The unit circle and the angle</w:t>
        </w:r>
      </w:ins>
      <w:ins w:id="5768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5769" w:author="PR Preview" w:date="2026-01-01T00:00:00Z">
        <w:r>
          <w:rPr>
            <w:b/>
            <w:bCs/>
          </w:rPr>
          <w:t xml:space="preserve">)</w:t>
        </w:r>
      </w:ins>
      <w:ins w:id="5770" w:author="PR Preview" w:date="2026-01-01T00:00:00Z">
        <w:r>
          <w:t xml:space="preserve"> </w:t>
        </w:r>
      </w:ins>
      <w:ins w:id="5771" w:author="PR Preview" w:date="2026-01-01T00:00:00Z">
        <w:r>
          <w:t xml:space="preserve">Take</w:t>
        </w:r>
      </w:ins>
      <w:ins w:id="577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5773" w:author="PR Preview" w:date="2026-01-01T00:00:00Z">
        <w:r>
          <w:t xml:space="preserve">, one sixth of the way round the circle.</w:t>
        </w:r>
      </w:ins>
      <w:ins w:id="5774" w:author="PR Preview" w:date="2026-01-01T00:00:00Z">
        <w:r>
          <w:t xml:space="preserve"> </w:t>
        </w:r>
      </w:ins>
      <w:hyperlink w:anchor="fig-cosine-sine-unit-circle">
        <w:ins w:id="5775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5776" w:author="PR Preview" w:date="2026-01-01T00:00:00Z">
        <w:r>
          <w:t xml:space="preserve"> </w:t>
        </w:r>
      </w:ins>
      <w:ins w:id="5777" w:author="PR Preview" w:date="2026-01-01T00:00:00Z">
        <w:r>
          <w:t xml:space="preserve">shows the point reached,</w:t>
        </w:r>
      </w:ins>
      <w:ins w:id="57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5779" w:author="PR Preview" w:date="2026-01-01T00:00:00Z">
        <w:r>
          <w:t xml:space="preserve">, and its two coordinates.</w:t>
        </w:r>
      </w:ins>
      <w:ins w:id="5780" w:author="PR Preview" w:date="2026-01-01T00:00:00Z">
        <w:r>
          <w:t xml:space="preserve"> </w:t>
        </w:r>
      </w:ins>
      <w:ins w:id="5781" w:author="PR Preview" w:date="2026-01-01T00:00:00Z">
        <w:r>
          <w:t xml:space="preserve">The point is a vertex of a regular hexagon inscribed in the unit circle,</w:t>
        </w:r>
      </w:ins>
      <w:ins w:id="5782" w:author="PR Preview" w:date="2026-01-01T00:00:00Z">
        <w:r>
          <w:t xml:space="preserve"> </w:t>
        </w:r>
      </w:ins>
      <w:ins w:id="5783" w:author="PR Preview" w:date="2026-01-01T00:00:00Z">
        <w:r>
          <w:t xml:space="preserve">whose sides have the same length as its radius,</w:t>
        </w:r>
      </w:ins>
      <w:ins w:id="5784" w:author="PR Preview" w:date="2026-01-01T00:00:00Z">
        <w:r>
          <w:t xml:space="preserve"> </w:t>
        </w:r>
      </w:ins>
      <w:ins w:id="5785" w:author="PR Preview" w:date="2026-01-01T00:00:00Z">
        <w:r>
          <w:t xml:space="preserve">so the point is at distance</w:t>
        </w:r>
      </w:ins>
      <w:ins w:id="5786" w:author="PR Preview" w:date="2026-01-01T00:00:00Z">
        <w:r>
          <w:t xml:space="preserve"> </w:t>
        </w:r>
      </w:ins>
      <m:oMath>
        <m:r>
          <m:t>1</m:t>
        </m:r>
      </m:oMath>
      <w:ins w:id="5787" w:author="PR Preview" w:date="2026-01-01T00:00:00Z">
        <w:r>
          <w:t xml:space="preserve"> </w:t>
        </w:r>
      </w:ins>
      <w:ins w:id="5788" w:author="PR Preview" w:date="2026-01-01T00:00:00Z">
        <w:r>
          <w:t xml:space="preserve">from</w:t>
        </w:r>
      </w:ins>
      <w:ins w:id="57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790" w:author="PR Preview" w:date="2026-01-01T00:00:00Z">
        <w:r>
          <w:t xml:space="preserve">.</w:t>
        </w:r>
      </w:ins>
      <w:ins w:id="5791" w:author="PR Preview" w:date="2026-01-01T00:00:00Z">
        <w:r>
          <w:t xml:space="preserve"> </w:t>
        </w:r>
      </w:ins>
      <w:ins w:id="5792" w:author="PR Preview" w:date="2026-01-01T00:00:00Z">
        <w:r>
          <w:t xml:space="preserve">Writing</w:t>
        </w:r>
      </w:ins>
      <w:ins w:id="57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579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08"/>
        </w:tc>
      </w:tr>
    </w:tbl>
    <w:bookmarkEnd w:id="309"/>
    <w:bookmarkStart w:id="310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1" w:name="def-arccosine"/>
    <w:p>
      <w:pPr>
        <w:pStyle w:val="BodyText"/>
      </w:pPr>
      <w:del w:id="5795" w:author="PR Preview" w:date="2026-01-01T00:00:00Z">
        <w:r>
          <w:rPr>
            <w:b/>
            <w:bCs/>
          </w:rPr>
          <w:delText xml:space="preserve">Definition 84 (Arccosine)</w:delText>
        </w:r>
      </w:del>
      <w:del w:id="5796" w:author="PR Preview" w:date="2026-01-01T00:00:00Z">
        <w:r>
          <w:delText xml:space="preserve"> </w:delText>
        </w:r>
      </w:del>
      <w:del w:id="5797" w:author="PR Preview" w:date="2026-01-01T00:00:00Z">
        <w:r>
          <w:delText xml:space="preserve">The</w:delText>
        </w:r>
      </w:del>
      <w:del w:id="5798" w:author="PR Preview" w:date="2026-01-01T00:00:00Z">
        <w:r>
          <w:delText xml:space="preserve"> </w:delText>
        </w:r>
      </w:del>
      <w:del w:id="5799" w:author="PR Preview" w:date="2026-01-01T00:00:00Z">
        <w:r>
          <w:rPr>
            <w:b/>
            <w:bCs/>
          </w:rPr>
          <w:delText xml:space="preserve">arccosine</w:delText>
        </w:r>
      </w:del>
      <w:del w:id="5800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5801" w:author="PR Preview" w:date="2026-01-01T00:00:00Z">
        <w:r>
          <w:delText xml:space="preserve"> </w:delText>
        </w:r>
      </w:del>
      <w:del w:id="5802" w:author="PR Preview" w:date="2026-01-01T00:00:00Z">
        <w:r>
          <w:delText xml:space="preserve">is the</w:delText>
        </w:r>
      </w:del>
      <w:del w:id="5803" w:author="PR Preview" w:date="2026-01-01T00:00:00Z">
        <w:r>
          <w:delText xml:space="preserve"> </w:delText>
        </w:r>
      </w:del>
      <w:hyperlink r:id="rId52">
        <w:del w:id="580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805" w:author="PR Preview" w:date="2026-01-01T00:00:00Z">
        <w:r>
          <w:delText xml:space="preserve"> </w:delText>
        </w:r>
      </w:del>
      <w:del w:id="5806" w:author="PR Preview" w:date="2026-01-01T00:00:00Z">
        <w:r>
          <w:delText xml:space="preserve">that sends each</w:delText>
        </w:r>
      </w:del>
      <w:del w:id="5807" w:author="PR Preview" w:date="2026-01-01T00:00:00Z">
        <w:r>
          <w:delText xml:space="preserve"> </w:delText>
        </w:r>
      </w:del>
      <w:hyperlink w:anchor="def-cosine-sine">
        <w:del w:id="5808" w:author="PR Preview" w:date="2026-01-01T00:00:00Z">
          <w:r>
            <w:rPr>
              <w:rStyle w:val="Hyperlink"/>
            </w:rPr>
            <w:delText xml:space="preserve">cosine</w:delText>
          </w:r>
        </w:del>
      </w:hyperlink>
      <w:del w:id="5809" w:author="PR Preview" w:date="2026-01-01T00:00:00Z">
        <w:r>
          <w:delText xml:space="preserve">,</w:delText>
        </w:r>
      </w:del>
      <w:del w:id="581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811" w:author="PR Preview" w:date="2026-01-01T00:00:00Z">
        <w:r>
          <w:delText xml:space="preserve">,</w:delText>
        </w:r>
      </w:del>
      <w:del w:id="5812" w:author="PR Preview" w:date="2026-01-01T00:00:00Z">
        <w:r>
          <w:delText xml:space="preserve"> </w:delText>
        </w:r>
      </w:del>
      <w:del w:id="5813" w:author="PR Preview" w:date="2026-01-01T00:00:00Z">
        <w:r>
          <w:delText xml:space="preserve">to the one</w:delText>
        </w:r>
      </w:del>
      <w:del w:id="5814" w:author="PR Preview" w:date="2026-01-01T00:00:00Z">
        <w:r>
          <w:delText xml:space="preserve"> </w:delText>
        </w:r>
      </w:del>
      <w:hyperlink r:id="rId15">
        <w:del w:id="5815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5816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5817" w:author="PR Preview" w:date="2026-01-01T00:00:00Z">
        <w:r>
          <w:delText xml:space="preserve"> </w:delText>
        </w:r>
      </w:del>
      <w:del w:id="5818" w:author="PR Preview" w:date="2026-01-01T00:00:00Z">
        <w:r>
          <w:delText xml:space="preserve">whose cosine is</w:delText>
        </w:r>
      </w:del>
      <w:del w:id="5819" w:author="PR Preview" w:date="2026-01-01T00:00:00Z">
        <w:r>
          <w:delText xml:space="preserve"> </w:delText>
        </w:r>
      </w:del>
      <m:oMath>
        <m:r>
          <m:t>c</m:t>
        </m:r>
      </m:oMath>
      <w:del w:id="5820" w:author="PR Preview" w:date="2026-01-01T00:00:00Z">
        <w:r>
          <w:delText xml:space="preserve">.</w:delText>
        </w:r>
      </w:del>
      <w:del w:id="5821" w:author="PR Preview" w:date="2026-01-01T00:00:00Z">
        <w:r>
          <w:delText xml:space="preserve"> </w:delText>
        </w:r>
      </w:del>
      <w:del w:id="5822" w:author="PR Preview" w:date="2026-01-01T00:00:00Z">
        <w:r>
          <w:delText xml:space="preserve">By</w:delText>
        </w:r>
      </w:del>
      <w:del w:id="5823" w:author="PR Preview" w:date="2026-01-01T00:00:00Z">
        <w:r>
          <w:delText xml:space="preserve"> </w:delText>
        </w:r>
      </w:del>
      <w:hyperlink w:anchor="thm-cosine-bijection">
        <w:del w:id="5824" w:author="PR Preview" w:date="2026-01-01T00:00:00Z">
          <w:r>
            <w:rPr>
              <w:rStyle w:val="Hyperlink"/>
            </w:rPr>
            <w:delText xml:space="preserve">Theorem 34</w:delText>
          </w:r>
        </w:del>
      </w:hyperlink>
      <w:del w:id="5825" w:author="PR Preview" w:date="2026-01-01T00:00:00Z">
        <w:r>
          <w:delText xml:space="preserve">, there is just one such</w:delText>
        </w:r>
      </w:del>
      <w:del w:id="5826" w:author="PR Preview" w:date="2026-01-01T00:00:00Z">
        <w:r>
          <w:delText xml:space="preserve"> </w:delText>
        </w:r>
      </w:del>
      <m:oMath>
        <m:r>
          <m:t>θ</m:t>
        </m:r>
      </m:oMath>
      <w:del w:id="5827" w:author="PR Preview" w:date="2026-01-01T00:00:00Z">
        <w:r>
          <w:delText xml:space="preserve">.</w:delText>
        </w:r>
      </w:del>
    </w:p>
    <w:p>
      <w:pPr>
        <w:pStyle w:val="BodyText"/>
      </w:pPr>
      <w:del w:id="5828" w:author="PR Preview" w:date="2026-01-01T00:00:00Z">
        <w:r>
          <w:rPr>
            <w:b/>
            <w:bCs/>
          </w:rPr>
          <w:delText xml:space="preserve">Example 64 (Three arccosines)</w:delText>
        </w:r>
      </w:del>
      <w:del w:id="5829" w:author="PR Preview" w:date="2026-01-01T00:00:00Z">
        <w:r>
          <w:delText xml:space="preserve"> </w:delText>
        </w:r>
      </w:del>
      <w:del w:id="5830" w:author="PR Preview" w:date="2026-01-01T00:00:00Z">
        <w:r>
          <w:delText xml:space="preserve"> </w:delText>
        </w:r>
      </w:del>
    </w:p>
    <w:p>
      <w:pPr>
        <w:pStyle w:val="BodyText"/>
      </w:pPr>
      <w:ins w:id="5831" w:author="PR Preview" w:date="2026-01-01T00:00:00Z">
        <w:r>
          <w:rPr>
            <w:b/>
            <w:bCs/>
          </w:rPr>
          <w:t xml:space="preserve">Definition 89 (Arccosine)</w:t>
        </w:r>
      </w:ins>
      <w:ins w:id="5832" w:author="PR Preview" w:date="2026-01-01T00:00:00Z">
        <w:r>
          <w:t xml:space="preserve"> </w:t>
        </w:r>
      </w:ins>
      <w:ins w:id="5833" w:author="PR Preview" w:date="2026-01-01T00:00:00Z">
        <w:r>
          <w:t xml:space="preserve">The</w:t>
        </w:r>
      </w:ins>
      <w:ins w:id="5834" w:author="PR Preview" w:date="2026-01-01T00:00:00Z">
        <w:r>
          <w:t xml:space="preserve"> </w:t>
        </w:r>
      </w:ins>
      <w:ins w:id="5835" w:author="PR Preview" w:date="2026-01-01T00:00:00Z">
        <w:r>
          <w:rPr>
            <w:b/>
            <w:bCs/>
          </w:rPr>
          <w:t xml:space="preserve">arccosine</w:t>
        </w:r>
      </w:ins>
      <w:ins w:id="583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5837" w:author="PR Preview" w:date="2026-01-01T00:00:00Z">
        <w:r>
          <w:t xml:space="preserve"> </w:t>
        </w:r>
      </w:ins>
      <w:ins w:id="5838" w:author="PR Preview" w:date="2026-01-01T00:00:00Z">
        <w:r>
          <w:t xml:space="preserve">is the</w:t>
        </w:r>
      </w:ins>
      <w:ins w:id="5839" w:author="PR Preview" w:date="2026-01-01T00:00:00Z">
        <w:r>
          <w:t xml:space="preserve"> </w:t>
        </w:r>
      </w:ins>
      <w:hyperlink r:id="rId52">
        <w:ins w:id="584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841" w:author="PR Preview" w:date="2026-01-01T00:00:00Z">
        <w:r>
          <w:t xml:space="preserve"> </w:t>
        </w:r>
      </w:ins>
      <w:ins w:id="5842" w:author="PR Preview" w:date="2026-01-01T00:00:00Z">
        <w:r>
          <w:t xml:space="preserve">that sends each</w:t>
        </w:r>
      </w:ins>
      <w:ins w:id="5843" w:author="PR Preview" w:date="2026-01-01T00:00:00Z">
        <w:r>
          <w:t xml:space="preserve"> </w:t>
        </w:r>
      </w:ins>
      <w:hyperlink w:anchor="def-cosine-sine">
        <w:ins w:id="5844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5845" w:author="PR Preview" w:date="2026-01-01T00:00:00Z">
        <w:r>
          <w:t xml:space="preserve">,</w:t>
        </w:r>
      </w:ins>
      <w:ins w:id="584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847" w:author="PR Preview" w:date="2026-01-01T00:00:00Z">
        <w:r>
          <w:t xml:space="preserve">,</w:t>
        </w:r>
      </w:ins>
      <w:ins w:id="5848" w:author="PR Preview" w:date="2026-01-01T00:00:00Z">
        <w:r>
          <w:t xml:space="preserve"> </w:t>
        </w:r>
      </w:ins>
      <w:ins w:id="5849" w:author="PR Preview" w:date="2026-01-01T00:00:00Z">
        <w:r>
          <w:t xml:space="preserve">to the one</w:t>
        </w:r>
      </w:ins>
      <w:ins w:id="5850" w:author="PR Preview" w:date="2026-01-01T00:00:00Z">
        <w:r>
          <w:t xml:space="preserve"> </w:t>
        </w:r>
      </w:ins>
      <w:hyperlink r:id="rId15">
        <w:ins w:id="5851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585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5853" w:author="PR Preview" w:date="2026-01-01T00:00:00Z">
        <w:r>
          <w:t xml:space="preserve"> </w:t>
        </w:r>
      </w:ins>
      <w:ins w:id="5854" w:author="PR Preview" w:date="2026-01-01T00:00:00Z">
        <w:r>
          <w:t xml:space="preserve">whose cosine is</w:t>
        </w:r>
      </w:ins>
      <w:ins w:id="5855" w:author="PR Preview" w:date="2026-01-01T00:00:00Z">
        <w:r>
          <w:t xml:space="preserve"> </w:t>
        </w:r>
      </w:ins>
      <m:oMath>
        <m:r>
          <m:t>c</m:t>
        </m:r>
      </m:oMath>
      <w:ins w:id="5856" w:author="PR Preview" w:date="2026-01-01T00:00:00Z">
        <w:r>
          <w:t xml:space="preserve">.</w:t>
        </w:r>
      </w:ins>
      <w:ins w:id="5857" w:author="PR Preview" w:date="2026-01-01T00:00:00Z">
        <w:r>
          <w:t xml:space="preserve"> </w:t>
        </w:r>
      </w:ins>
      <w:ins w:id="5858" w:author="PR Preview" w:date="2026-01-01T00:00:00Z">
        <w:r>
          <w:t xml:space="preserve">By</w:t>
        </w:r>
      </w:ins>
      <w:ins w:id="5859" w:author="PR Preview" w:date="2026-01-01T00:00:00Z">
        <w:r>
          <w:t xml:space="preserve"> </w:t>
        </w:r>
      </w:ins>
      <w:hyperlink w:anchor="thm-cosine-bijection">
        <w:ins w:id="5860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5861" w:author="PR Preview" w:date="2026-01-01T00:00:00Z">
        <w:r>
          <w:t xml:space="preserve">, there is just one such</w:t>
        </w:r>
      </w:ins>
      <w:ins w:id="5862" w:author="PR Preview" w:date="2026-01-01T00:00:00Z">
        <w:r>
          <w:t xml:space="preserve"> </w:t>
        </w:r>
      </w:ins>
      <m:oMath>
        <m:r>
          <m:t>θ</m:t>
        </m:r>
      </m:oMath>
      <w:ins w:id="5863" w:author="PR Preview" w:date="2026-01-01T00:00:00Z">
        <w:r>
          <w:t xml:space="preserve">.</w:t>
        </w:r>
      </w:ins>
    </w:p>
    <w:bookmarkEnd w:id="311"/>
    <w:bookmarkStart w:id="312" w:name="exm-arccosine"/>
    <w:p>
      <w:pPr>
        <w:pStyle w:val="BodyText"/>
      </w:pPr>
      <w:ins w:id="5864" w:author="PR Preview" w:date="2026-01-01T00:00:00Z">
        <w:r>
          <w:rPr>
            <w:b/>
            <w:bCs/>
          </w:rPr>
          <w:t xml:space="preserve">Example 69 (Three arccosines)</w:t>
        </w:r>
      </w:ins>
      <w:ins w:id="5865" w:author="PR Preview" w:date="2026-01-01T00:00:00Z">
        <w:r>
          <w:t xml:space="preserve"> </w:t>
        </w:r>
      </w:ins>
      <w:ins w:id="58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61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End w:id="313"/>
    <w:bookmarkStart w:id="335" w:name="sec-complex-numbers"/>
    <w:p>
      <w:pPr>
        <w:pStyle w:val="Heading2"/>
      </w:pPr>
      <w:del w:id="5867" w:author="PR Preview" w:date="2026-01-01T00:00:00Z">
        <w:r>
          <w:delText xml:space="preserve">21 Complex numbers</w:delText>
        </w:r>
      </w:del>
    </w:p>
    <w:p>
      <w:pPr>
        <w:pStyle w:val="FirstParagraph"/>
      </w:pPr>
      <w:del w:id="5868" w:author="PR Preview" w:date="2026-01-01T00:00:00Z">
        <w:r>
          <w:rPr>
            <w:b/>
            <w:bCs/>
          </w:rPr>
          <w:delText xml:space="preserve">Definition 85 (Imaginary unit)</w:delText>
        </w:r>
      </w:del>
      <w:del w:id="5869" w:author="PR Preview" w:date="2026-01-01T00:00:00Z">
        <w:r>
          <w:delText xml:space="preserve"> </w:delText>
        </w:r>
      </w:del>
      <w:del w:id="5870" w:author="PR Preview" w:date="2026-01-01T00:00:00Z">
        <w:r>
          <w:delText xml:space="preserve">The</w:delText>
        </w:r>
      </w:del>
      <w:del w:id="5871" w:author="PR Preview" w:date="2026-01-01T00:00:00Z">
        <w:r>
          <w:delText xml:space="preserve"> </w:delText>
        </w:r>
      </w:del>
      <w:del w:id="5872" w:author="PR Preview" w:date="2026-01-01T00:00:00Z">
        <w:r>
          <w:rPr>
            <w:b/>
            <w:bCs/>
          </w:rPr>
          <w:delText xml:space="preserve">imaginary unit</w:delText>
        </w:r>
      </w:del>
      <w:del w:id="5873" w:author="PR Preview" w:date="2026-01-01T00:00:00Z">
        <w:r>
          <w:delText xml:space="preserve"> </w:delText>
        </w:r>
      </w:del>
      <m:oMath>
        <m:r>
          <m:t>i</m:t>
        </m:r>
      </m:oMath>
      <w:del w:id="5874" w:author="PR Preview" w:date="2026-01-01T00:00:00Z">
        <w:r>
          <w:delText xml:space="preserve"> </w:delText>
        </w:r>
      </w:del>
      <w:del w:id="5875" w:author="PR Preview" w:date="2026-01-01T00:00:00Z">
        <w:r>
          <w:delText xml:space="preserve">is a number whose square is</w:delText>
        </w:r>
      </w:del>
      <w:del w:id="587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877" w:author="PR Preview" w:date="2026-01-01T00:00:00Z">
        <w:r>
          <w:delText xml:space="preserve"> </w:delText>
        </w:r>
      </w:del>
      <w:del w:id="5878" w:author="PR Preview" w:date="2026-01-01T00:00:00Z">
        <w:r>
          <w:delText xml:space="preserve">[41]</w:delText>
        </w:r>
      </w:del>
      <w:del w:id="5879" w:author="PR Preview" w:date="2026-01-01T00:00:00Z">
        <w:r>
          <w:delText xml:space="preserve">:</w:delText>
        </w:r>
      </w:del>
    </w:p>
    <w:p>
      <w:pPr>
        <w:pStyle w:val="Heading2"/>
      </w:pPr>
      <w:ins w:id="5880" w:author="PR Preview" w:date="2026-01-01T00:00:00Z">
        <w:r>
          <w:t xml:space="preserve">22 Complex numbers</w:t>
        </w:r>
      </w:ins>
    </w:p>
    <w:bookmarkStart w:id="314" w:name="def-imaginary-unit"/>
    <w:p>
      <w:pPr>
        <w:pStyle w:val="FirstParagraph"/>
      </w:pPr>
      <w:ins w:id="5881" w:author="PR Preview" w:date="2026-01-01T00:00:00Z">
        <w:r>
          <w:rPr>
            <w:b/>
            <w:bCs/>
          </w:rPr>
          <w:t xml:space="preserve">Definition 90 (Imaginary unit)</w:t>
        </w:r>
      </w:ins>
      <w:ins w:id="5882" w:author="PR Preview" w:date="2026-01-01T00:00:00Z">
        <w:r>
          <w:t xml:space="preserve"> </w:t>
        </w:r>
      </w:ins>
      <w:ins w:id="5883" w:author="PR Preview" w:date="2026-01-01T00:00:00Z">
        <w:r>
          <w:t xml:space="preserve">The</w:t>
        </w:r>
      </w:ins>
      <w:ins w:id="5884" w:author="PR Preview" w:date="2026-01-01T00:00:00Z">
        <w:r>
          <w:t xml:space="preserve"> </w:t>
        </w:r>
      </w:ins>
      <w:ins w:id="5885" w:author="PR Preview" w:date="2026-01-01T00:00:00Z">
        <w:r>
          <w:rPr>
            <w:b/>
            <w:bCs/>
          </w:rPr>
          <w:t xml:space="preserve">imaginary unit</w:t>
        </w:r>
      </w:ins>
      <w:ins w:id="5886" w:author="PR Preview" w:date="2026-01-01T00:00:00Z">
        <w:r>
          <w:t xml:space="preserve"> </w:t>
        </w:r>
      </w:ins>
      <m:oMath>
        <m:r>
          <m:t>i</m:t>
        </m:r>
      </m:oMath>
      <w:ins w:id="5887" w:author="PR Preview" w:date="2026-01-01T00:00:00Z">
        <w:r>
          <w:t xml:space="preserve"> </w:t>
        </w:r>
      </w:ins>
      <w:ins w:id="5888" w:author="PR Preview" w:date="2026-01-01T00:00:00Z">
        <w:r>
          <w:t xml:space="preserve">is a number whose square is</w:t>
        </w:r>
      </w:ins>
      <w:ins w:id="588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890" w:author="PR Preview" w:date="2026-01-01T00:00:00Z">
        <w:r>
          <w:t xml:space="preserve"> </w:t>
        </w:r>
      </w:ins>
      <w:ins w:id="5891" w:author="PR Preview" w:date="2026-01-01T00:00:00Z">
        <w:r>
          <w:t xml:space="preserve">[43]</w:t>
        </w:r>
      </w:ins>
      <w:ins w:id="58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2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4"/>
    <w:p>
      <w:pPr>
        <w:pStyle w:val="FirstParagraph"/>
      </w:pPr>
      <w:del w:id="5893" w:author="PR Preview" w:date="2026-01-01T00:00:00Z">
        <w:r>
          <w:delText xml:space="preserve">Axler [42], Definition 1.1, p. 2</w:delText>
        </w:r>
      </w:del>
      <w:del w:id="5894" w:author="PR Preview" w:date="2026-01-01T00:00:00Z">
        <w:r>
          <w:delText xml:space="preserve"> </w:delText>
        </w:r>
      </w:del>
      <w:del w:id="5895" w:author="PR Preview" w:date="2026-01-01T00:00:00Z">
        <w:r>
          <w:delText xml:space="preserve">makes this idea rigorous:</w:delText>
        </w:r>
      </w:del>
      <w:del w:id="5896" w:author="PR Preview" w:date="2026-01-01T00:00:00Z">
        <w:r>
          <w:delText xml:space="preserve"> </w:delText>
        </w:r>
      </w:del>
      <w:del w:id="5897" w:author="PR Preview" w:date="2026-01-01T00:00:00Z">
        <w:r>
          <w:delText xml:space="preserve">it defines a complex number as an ordered pair</w:delText>
        </w:r>
      </w:del>
      <w:del w:id="58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5899" w:author="PR Preview" w:date="2026-01-01T00:00:00Z">
        <w:r>
          <w:delText xml:space="preserve"> </w:delText>
        </w:r>
      </w:del>
      <w:del w:id="5900" w:author="PR Preview" w:date="2026-01-01T00:00:00Z">
        <w:r>
          <w:delText xml:space="preserve">of real numbers,</w:delText>
        </w:r>
      </w:del>
      <w:del w:id="5901" w:author="PR Preview" w:date="2026-01-01T00:00:00Z">
        <w:r>
          <w:delText xml:space="preserve"> </w:delText>
        </w:r>
      </w:del>
      <w:del w:id="5902" w:author="PR Preview" w:date="2026-01-01T00:00:00Z">
        <w:r>
          <w:delText xml:space="preserve">written</w:delText>
        </w:r>
      </w:del>
      <w:del w:id="590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5904" w:author="PR Preview" w:date="2026-01-01T00:00:00Z">
        <w:r>
          <w:delText xml:space="preserve">,</w:delText>
        </w:r>
      </w:del>
      <w:del w:id="5905" w:author="PR Preview" w:date="2026-01-01T00:00:00Z">
        <w:r>
          <w:delText xml:space="preserve"> </w:delText>
        </w:r>
      </w:del>
      <w:del w:id="5906" w:author="PR Preview" w:date="2026-01-01T00:00:00Z">
        <w:r>
          <w:delText xml:space="preserve">defines addition and multiplication of such pairs,</w:delText>
        </w:r>
      </w:del>
      <w:del w:id="5907" w:author="PR Preview" w:date="2026-01-01T00:00:00Z">
        <w:r>
          <w:delText xml:space="preserve"> </w:delText>
        </w:r>
      </w:del>
      <w:del w:id="5908" w:author="PR Preview" w:date="2026-01-01T00:00:00Z">
        <w:r>
          <w:delText xml:space="preserve">writes</w:delText>
        </w:r>
      </w:del>
      <w:del w:id="590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del w:id="5910" w:author="PR Preview" w:date="2026-01-01T00:00:00Z">
        <w:r>
          <w:delText xml:space="preserve"> </w:delText>
        </w:r>
      </w:del>
      <w:del w:id="5911" w:author="PR Preview" w:date="2026-01-01T00:00:00Z">
        <w:r>
          <w:delText xml:space="preserve">as</w:delText>
        </w:r>
      </w:del>
      <w:del w:id="5912" w:author="PR Preview" w:date="2026-01-01T00:00:00Z">
        <w:r>
          <w:delText xml:space="preserve"> </w:delText>
        </w:r>
      </w:del>
      <m:oMath>
        <m:r>
          <m:t>i</m:t>
        </m:r>
      </m:oMath>
      <w:del w:id="5913" w:author="PR Preview" w:date="2026-01-01T00:00:00Z">
        <w:r>
          <w:delText xml:space="preserve">,</w:delText>
        </w:r>
      </w:del>
      <w:del w:id="5914" w:author="PR Preview" w:date="2026-01-01T00:00:00Z">
        <w:r>
          <w:delText xml:space="preserve"> </w:delText>
        </w:r>
      </w:del>
      <w:del w:id="5915" w:author="PR Preview" w:date="2026-01-01T00:00:00Z">
        <w:r>
          <w:delText xml:space="preserve">and leaves it to the reader to verify that</w:delText>
        </w:r>
      </w:del>
      <w:del w:id="5916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5917" w:author="PR Preview" w:date="2026-01-01T00:00:00Z">
        <w:r>
          <w:delText xml:space="preserve">.</w:delText>
        </w:r>
      </w:del>
    </w:p>
    <w:p>
      <w:pPr>
        <w:pStyle w:val="BodyText"/>
      </w:pPr>
      <w:del w:id="5918" w:author="PR Preview" w:date="2026-01-01T00:00:00Z">
        <w:r>
          <w:rPr>
            <w:b/>
            <w:bCs/>
          </w:rPr>
          <w:delText xml:space="preserve">Example 65 (Powers of the imaginary unit)</w:delText>
        </w:r>
      </w:del>
      <w:del w:id="5919" w:author="PR Preview" w:date="2026-01-01T00:00:00Z">
        <w:r>
          <w:delText xml:space="preserve"> </w:delText>
        </w:r>
      </w:del>
      <w:del w:id="5920" w:author="PR Preview" w:date="2026-01-01T00:00:00Z">
        <w:r>
          <w:delText xml:space="preserve">The powers of</w:delText>
        </w:r>
      </w:del>
      <w:del w:id="5921" w:author="PR Preview" w:date="2026-01-01T00:00:00Z">
        <w:r>
          <w:delText xml:space="preserve"> </w:delText>
        </w:r>
      </w:del>
      <m:oMath>
        <m:r>
          <m:t>i</m:t>
        </m:r>
      </m:oMath>
      <w:del w:id="5922" w:author="PR Preview" w:date="2026-01-01T00:00:00Z">
        <w:r>
          <w:delText xml:space="preserve"> </w:delText>
        </w:r>
      </w:del>
      <w:del w:id="5923" w:author="PR Preview" w:date="2026-01-01T00:00:00Z">
        <w:r>
          <w:delText xml:space="preserve">repeat in a cycle of four:</w:delText>
        </w:r>
      </w:del>
    </w:p>
    <w:p>
      <w:pPr>
        <w:pStyle w:val="FirstParagraph"/>
      </w:pPr>
      <w:ins w:id="5924" w:author="PR Preview" w:date="2026-01-01T00:00:00Z">
        <w:r>
          <w:t xml:space="preserve">Axler [44], Definition 1.1, p. 2</w:t>
        </w:r>
      </w:ins>
      <w:ins w:id="5925" w:author="PR Preview" w:date="2026-01-01T00:00:00Z">
        <w:r>
          <w:t xml:space="preserve"> </w:t>
        </w:r>
      </w:ins>
      <w:ins w:id="5926" w:author="PR Preview" w:date="2026-01-01T00:00:00Z">
        <w:r>
          <w:t xml:space="preserve">makes this idea rigorous:</w:t>
        </w:r>
      </w:ins>
      <w:ins w:id="5927" w:author="PR Preview" w:date="2026-01-01T00:00:00Z">
        <w:r>
          <w:t xml:space="preserve"> </w:t>
        </w:r>
      </w:ins>
      <w:ins w:id="5928" w:author="PR Preview" w:date="2026-01-01T00:00:00Z">
        <w:r>
          <w:t xml:space="preserve">it defines a complex number as an ordered pair</w:t>
        </w:r>
      </w:ins>
      <w:ins w:id="59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5930" w:author="PR Preview" w:date="2026-01-01T00:00:00Z">
        <w:r>
          <w:t xml:space="preserve"> </w:t>
        </w:r>
      </w:ins>
      <w:ins w:id="5931" w:author="PR Preview" w:date="2026-01-01T00:00:00Z">
        <w:r>
          <w:t xml:space="preserve">of real numbers,</w:t>
        </w:r>
      </w:ins>
      <w:ins w:id="5932" w:author="PR Preview" w:date="2026-01-01T00:00:00Z">
        <w:r>
          <w:t xml:space="preserve"> </w:t>
        </w:r>
      </w:ins>
      <w:ins w:id="5933" w:author="PR Preview" w:date="2026-01-01T00:00:00Z">
        <w:r>
          <w:t xml:space="preserve">written</w:t>
        </w:r>
      </w:ins>
      <w:ins w:id="59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5935" w:author="PR Preview" w:date="2026-01-01T00:00:00Z">
        <w:r>
          <w:t xml:space="preserve">,</w:t>
        </w:r>
      </w:ins>
      <w:ins w:id="5936" w:author="PR Preview" w:date="2026-01-01T00:00:00Z">
        <w:r>
          <w:t xml:space="preserve"> </w:t>
        </w:r>
      </w:ins>
      <w:ins w:id="5937" w:author="PR Preview" w:date="2026-01-01T00:00:00Z">
        <w:r>
          <w:t xml:space="preserve">defines addition and multiplication of such pairs,</w:t>
        </w:r>
      </w:ins>
      <w:ins w:id="5938" w:author="PR Preview" w:date="2026-01-01T00:00:00Z">
        <w:r>
          <w:t xml:space="preserve"> </w:t>
        </w:r>
      </w:ins>
      <w:ins w:id="5939" w:author="PR Preview" w:date="2026-01-01T00:00:00Z">
        <w:r>
          <w:t xml:space="preserve">writes</w:t>
        </w:r>
      </w:ins>
      <w:ins w:id="594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ins w:id="5941" w:author="PR Preview" w:date="2026-01-01T00:00:00Z">
        <w:r>
          <w:t xml:space="preserve"> </w:t>
        </w:r>
      </w:ins>
      <w:ins w:id="5942" w:author="PR Preview" w:date="2026-01-01T00:00:00Z">
        <w:r>
          <w:t xml:space="preserve">as</w:t>
        </w:r>
      </w:ins>
      <w:ins w:id="5943" w:author="PR Preview" w:date="2026-01-01T00:00:00Z">
        <w:r>
          <w:t xml:space="preserve"> </w:t>
        </w:r>
      </w:ins>
      <m:oMath>
        <m:r>
          <m:t>i</m:t>
        </m:r>
      </m:oMath>
      <w:ins w:id="5944" w:author="PR Preview" w:date="2026-01-01T00:00:00Z">
        <w:r>
          <w:t xml:space="preserve">,</w:t>
        </w:r>
      </w:ins>
      <w:ins w:id="5945" w:author="PR Preview" w:date="2026-01-01T00:00:00Z">
        <w:r>
          <w:t xml:space="preserve"> </w:t>
        </w:r>
      </w:ins>
      <w:ins w:id="5946" w:author="PR Preview" w:date="2026-01-01T00:00:00Z">
        <w:r>
          <w:t xml:space="preserve">and leaves it to the reader to verify that</w:t>
        </w:r>
      </w:ins>
      <w:ins w:id="5947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948" w:author="PR Preview" w:date="2026-01-01T00:00:00Z">
        <w:r>
          <w:t xml:space="preserve">.</w:t>
        </w:r>
      </w:ins>
    </w:p>
    <w:bookmarkStart w:id="315" w:name="exm-imaginary-unit-powers"/>
    <w:p>
      <w:pPr>
        <w:pStyle w:val="BodyText"/>
      </w:pPr>
      <w:ins w:id="5949" w:author="PR Preview" w:date="2026-01-01T00:00:00Z">
        <w:r>
          <w:rPr>
            <w:b/>
            <w:bCs/>
          </w:rPr>
          <w:t xml:space="preserve">Example 70 (Powers of the imaginary unit)</w:t>
        </w:r>
      </w:ins>
      <w:ins w:id="5950" w:author="PR Preview" w:date="2026-01-01T00:00:00Z">
        <w:r>
          <w:t xml:space="preserve"> </w:t>
        </w:r>
      </w:ins>
      <w:ins w:id="5951" w:author="PR Preview" w:date="2026-01-01T00:00:00Z">
        <w:r>
          <w:t xml:space="preserve">The powers of</w:t>
        </w:r>
      </w:ins>
      <w:ins w:id="5952" w:author="PR Preview" w:date="2026-01-01T00:00:00Z">
        <w:r>
          <w:t xml:space="preserve"> </w:t>
        </w:r>
      </w:ins>
      <m:oMath>
        <m:r>
          <m:t>i</m:t>
        </m:r>
      </m:oMath>
      <w:ins w:id="5953" w:author="PR Preview" w:date="2026-01-01T00:00:00Z">
        <w:r>
          <w:t xml:space="preserve"> </w:t>
        </w:r>
      </w:ins>
      <w:ins w:id="5954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5"/>
    <w:bookmarkStart w:id="316" w:name="exm-no-real-imaginary-unit"/>
    <w:p>
      <w:pPr>
        <w:pStyle w:val="BodyText"/>
      </w:pPr>
      <w:del w:id="5955" w:author="PR Preview" w:date="2026-01-01T00:00:00Z">
        <w:r>
          <w:rPr>
            <w:b/>
            <w:bCs/>
          </w:rPr>
          <w:delText xml:space="preserve">Example 66 (No real number squares to</w:delText>
        </w:r>
      </w:del>
      <w:del w:id="595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957" w:author="PR Preview" w:date="2026-01-01T00:00:00Z">
        <w:r>
          <w:rPr>
            <w:b/>
            <w:bCs/>
          </w:rPr>
          <w:delText xml:space="preserve">)</w:delText>
        </w:r>
      </w:del>
      <w:del w:id="5958" w:author="PR Preview" w:date="2026-01-01T00:00:00Z">
        <w:r>
          <w:delText xml:space="preserve"> </w:delText>
        </w:r>
      </w:del>
      <w:del w:id="5959" w:author="PR Preview" w:date="2026-01-01T00:00:00Z">
        <w:r>
          <w:delText xml:space="preserve">The imaginary unit is not a real number,</w:delText>
        </w:r>
      </w:del>
      <w:del w:id="5960" w:author="PR Preview" w:date="2026-01-01T00:00:00Z">
        <w:r>
          <w:delText xml:space="preserve"> </w:delText>
        </w:r>
      </w:del>
      <w:del w:id="5961" w:author="PR Preview" w:date="2026-01-01T00:00:00Z">
        <w:r>
          <w:delText xml:space="preserve">because the square of every real number</w:delText>
        </w:r>
      </w:del>
      <w:del w:id="5962" w:author="PR Preview" w:date="2026-01-01T00:00:00Z">
        <w:r>
          <w:delText xml:space="preserve"> </w:delText>
        </w:r>
      </w:del>
      <m:oMath>
        <m:r>
          <m:t>x</m:t>
        </m:r>
      </m:oMath>
      <w:del w:id="5963" w:author="PR Preview" w:date="2026-01-01T00:00:00Z">
        <w:r>
          <w:delText xml:space="preserve"> </w:delText>
        </w:r>
      </w:del>
      <w:del w:id="5964" w:author="PR Preview" w:date="2026-01-01T00:00:00Z">
        <w:r>
          <w:delText xml:space="preserve">is at least</w:delText>
        </w:r>
      </w:del>
      <w:del w:id="5965" w:author="PR Preview" w:date="2026-01-01T00:00:00Z">
        <w:r>
          <w:delText xml:space="preserve"> </w:delText>
        </w:r>
      </w:del>
      <m:oMath>
        <m:r>
          <m:t>0</m:t>
        </m:r>
      </m:oMath>
      <w:del w:id="5966" w:author="PR Preview" w:date="2026-01-01T00:00:00Z">
        <w:r>
          <w:delText xml:space="preserve">:</w:delText>
        </w:r>
      </w:del>
    </w:p>
    <w:p>
      <w:pPr>
        <w:pStyle w:val="BodyText"/>
      </w:pPr>
      <w:ins w:id="5967" w:author="PR Preview" w:date="2026-01-01T00:00:00Z">
        <w:r>
          <w:rPr>
            <w:b/>
            <w:bCs/>
          </w:rPr>
          <w:t xml:space="preserve">Example 71 (No real number squares to</w:t>
        </w:r>
      </w:ins>
      <w:ins w:id="596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969" w:author="PR Preview" w:date="2026-01-01T00:00:00Z">
        <w:r>
          <w:rPr>
            <w:b/>
            <w:bCs/>
          </w:rPr>
          <w:t xml:space="preserve">)</w:t>
        </w:r>
      </w:ins>
      <w:ins w:id="5970" w:author="PR Preview" w:date="2026-01-01T00:00:00Z">
        <w:r>
          <w:t xml:space="preserve"> </w:t>
        </w:r>
      </w:ins>
      <w:ins w:id="5971" w:author="PR Preview" w:date="2026-01-01T00:00:00Z">
        <w:r>
          <w:t xml:space="preserve">The imaginary unit is not a real number,</w:t>
        </w:r>
      </w:ins>
      <w:ins w:id="5972" w:author="PR Preview" w:date="2026-01-01T00:00:00Z">
        <w:r>
          <w:t xml:space="preserve"> </w:t>
        </w:r>
      </w:ins>
      <w:ins w:id="5973" w:author="PR Preview" w:date="2026-01-01T00:00:00Z">
        <w:r>
          <w:t xml:space="preserve">because the square of every real number</w:t>
        </w:r>
      </w:ins>
      <w:ins w:id="5974" w:author="PR Preview" w:date="2026-01-01T00:00:00Z">
        <w:r>
          <w:t xml:space="preserve"> </w:t>
        </w:r>
      </w:ins>
      <m:oMath>
        <m:r>
          <m:t>x</m:t>
        </m:r>
      </m:oMath>
      <w:ins w:id="5975" w:author="PR Preview" w:date="2026-01-01T00:00:00Z">
        <w:r>
          <w:t xml:space="preserve"> </w:t>
        </w:r>
      </w:ins>
      <w:ins w:id="5976" w:author="PR Preview" w:date="2026-01-01T00:00:00Z">
        <w:r>
          <w:t xml:space="preserve">is at least</w:t>
        </w:r>
      </w:ins>
      <w:ins w:id="5977" w:author="PR Preview" w:date="2026-01-01T00:00:00Z">
        <w:r>
          <w:t xml:space="preserve"> </w:t>
        </w:r>
      </w:ins>
      <m:oMath>
        <m:r>
          <m:t>0</m:t>
        </m:r>
      </m:oMath>
      <w:ins w:id="597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6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5979" w:author="PR Preview" w:date="2026-01-01T00:00:00Z">
        <w:r>
          <w:delText xml:space="preserve">For instance,</w:delText>
        </w:r>
      </w:del>
      <w:del w:id="5980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5981" w:author="PR Preview" w:date="2026-01-01T00:00:00Z">
        <w:r>
          <w:delText xml:space="preserve"> </w:delText>
        </w:r>
      </w:del>
      <w:del w:id="5982" w:author="PR Preview" w:date="2026-01-01T00:00:00Z">
        <w:r>
          <w:delText xml:space="preserve">and</w:delText>
        </w:r>
      </w:del>
      <w:del w:id="59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5984" w:author="PR Preview" w:date="2026-01-01T00:00:00Z">
        <w:r>
          <w:delText xml:space="preserve">;</w:delText>
        </w:r>
      </w:del>
      <w:del w:id="5985" w:author="PR Preview" w:date="2026-01-01T00:00:00Z">
        <w:r>
          <w:delText xml:space="preserve"> </w:delText>
        </w:r>
      </w:del>
      <w:del w:id="5986" w:author="PR Preview" w:date="2026-01-01T00:00:00Z">
        <w:r>
          <w:delText xml:space="preserve">neither is</w:delText>
        </w:r>
      </w:del>
      <w:del w:id="598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988" w:author="PR Preview" w:date="2026-01-01T00:00:00Z">
        <w:r>
          <w:delText xml:space="preserve">.</w:delText>
        </w:r>
      </w:del>
      <w:del w:id="5989" w:author="PR Preview" w:date="2026-01-01T00:00:00Z">
        <w:r>
          <w:delText xml:space="preserve"> </w:delText>
        </w:r>
      </w:del>
      <w:del w:id="5990" w:author="PR Preview" w:date="2026-01-01T00:00:00Z">
        <w:r>
          <w:delText xml:space="preserve">So the equation</w:delText>
        </w:r>
      </w:del>
      <w:del w:id="599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5992" w:author="PR Preview" w:date="2026-01-01T00:00:00Z">
        <w:r>
          <w:delText xml:space="preserve"> </w:delText>
        </w:r>
      </w:del>
      <w:del w:id="5993" w:author="PR Preview" w:date="2026-01-01T00:00:00Z">
        <w:r>
          <w:delText xml:space="preserve">has no real solution,</w:delText>
        </w:r>
      </w:del>
      <w:del w:id="5994" w:author="PR Preview" w:date="2026-01-01T00:00:00Z">
        <w:r>
          <w:delText xml:space="preserve"> </w:delText>
        </w:r>
      </w:del>
      <w:del w:id="5995" w:author="PR Preview" w:date="2026-01-01T00:00:00Z">
        <w:r>
          <w:delText xml:space="preserve">and</w:delText>
        </w:r>
      </w:del>
      <w:del w:id="5996" w:author="PR Preview" w:date="2026-01-01T00:00:00Z">
        <w:r>
          <w:delText xml:space="preserve"> </w:delText>
        </w:r>
      </w:del>
      <w:hyperlink w:anchor="def-imaginary-unit">
        <w:del w:id="5997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5998" w:author="PR Preview" w:date="2026-01-01T00:00:00Z">
        <w:r>
          <w:delText xml:space="preserve"> </w:delText>
        </w:r>
      </w:del>
      <w:del w:id="5999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6000" w:author="PR Preview" w:date="2026-01-01T00:00:00Z">
        <w:r>
          <w:t xml:space="preserve">For instance,</w:t>
        </w:r>
      </w:ins>
      <w:ins w:id="6001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6002" w:author="PR Preview" w:date="2026-01-01T00:00:00Z">
        <w:r>
          <w:t xml:space="preserve"> </w:t>
        </w:r>
      </w:ins>
      <w:ins w:id="6003" w:author="PR Preview" w:date="2026-01-01T00:00:00Z">
        <w:r>
          <w:t xml:space="preserve">and</w:t>
        </w:r>
      </w:ins>
      <w:ins w:id="60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6005" w:author="PR Preview" w:date="2026-01-01T00:00:00Z">
        <w:r>
          <w:t xml:space="preserve">;</w:t>
        </w:r>
      </w:ins>
      <w:ins w:id="6006" w:author="PR Preview" w:date="2026-01-01T00:00:00Z">
        <w:r>
          <w:t xml:space="preserve"> </w:t>
        </w:r>
      </w:ins>
      <w:ins w:id="6007" w:author="PR Preview" w:date="2026-01-01T00:00:00Z">
        <w:r>
          <w:t xml:space="preserve">neither is</w:t>
        </w:r>
      </w:ins>
      <w:ins w:id="600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009" w:author="PR Preview" w:date="2026-01-01T00:00:00Z">
        <w:r>
          <w:t xml:space="preserve">.</w:t>
        </w:r>
      </w:ins>
      <w:ins w:id="6010" w:author="PR Preview" w:date="2026-01-01T00:00:00Z">
        <w:r>
          <w:t xml:space="preserve"> </w:t>
        </w:r>
      </w:ins>
      <w:ins w:id="6011" w:author="PR Preview" w:date="2026-01-01T00:00:00Z">
        <w:r>
          <w:t xml:space="preserve">So the equation</w:t>
        </w:r>
      </w:ins>
      <w:ins w:id="601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6013" w:author="PR Preview" w:date="2026-01-01T00:00:00Z">
        <w:r>
          <w:t xml:space="preserve"> </w:t>
        </w:r>
      </w:ins>
      <w:ins w:id="6014" w:author="PR Preview" w:date="2026-01-01T00:00:00Z">
        <w:r>
          <w:t xml:space="preserve">has no real solution,</w:t>
        </w:r>
      </w:ins>
      <w:ins w:id="6015" w:author="PR Preview" w:date="2026-01-01T00:00:00Z">
        <w:r>
          <w:t xml:space="preserve"> </w:t>
        </w:r>
      </w:ins>
      <w:ins w:id="6016" w:author="PR Preview" w:date="2026-01-01T00:00:00Z">
        <w:r>
          <w:t xml:space="preserve">and</w:t>
        </w:r>
      </w:ins>
      <w:ins w:id="6017" w:author="PR Preview" w:date="2026-01-01T00:00:00Z">
        <w:r>
          <w:t xml:space="preserve"> </w:t>
        </w:r>
      </w:ins>
      <w:hyperlink w:anchor="def-imaginary-unit">
        <w:ins w:id="6018" w:author="PR Preview" w:date="2026-01-01T00:00:00Z">
          <w:r>
            <w:rPr>
              <w:rStyle w:val="Hyperlink"/>
            </w:rPr>
            <w:t xml:space="preserve">Definition 90</w:t>
          </w:r>
        </w:ins>
      </w:hyperlink>
      <w:ins w:id="6019" w:author="PR Preview" w:date="2026-01-01T00:00:00Z">
        <w:r>
          <w:t xml:space="preserve"> </w:t>
        </w:r>
      </w:ins>
      <w:ins w:id="6020" w:author="PR Preview" w:date="2026-01-01T00:00:00Z">
        <w:r>
          <w:t xml:space="preserve">introduces a new number to solve it.</w:t>
        </w:r>
      </w:ins>
    </w:p>
    <w:bookmarkEnd w:id="316"/>
    <w:bookmarkStart w:id="317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18" w:name="exm-negative-imaginary-unit"/>
    <w:p>
      <w:pPr>
        <w:pStyle w:val="FirstParagraph"/>
      </w:pPr>
      <w:del w:id="6021" w:author="PR Preview" w:date="2026-01-01T00:00:00Z">
        <w:r>
          <w:rPr>
            <w:b/>
            <w:bCs/>
          </w:rPr>
          <w:delText xml:space="preserve">Example 67 (Squaring</w:delText>
        </w:r>
      </w:del>
      <w:del w:id="6022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6023" w:author="PR Preview" w:date="2026-01-01T00:00:00Z">
        <w:r>
          <w:rPr>
            <w:b/>
            <w:bCs/>
          </w:rPr>
          <w:delText xml:space="preserve"> </w:delText>
        </w:r>
      </w:del>
      <w:del w:id="6024" w:author="PR Preview" w:date="2026-01-01T00:00:00Z">
        <w:r>
          <w:rPr>
            <w:b/>
            <w:bCs/>
          </w:rPr>
          <w:delText xml:space="preserve">and</w:delText>
        </w:r>
      </w:del>
      <w:del w:id="602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6026" w:author="PR Preview" w:date="2026-01-01T00:00:00Z">
        <w:r>
          <w:rPr>
            <w:b/>
            <w:bCs/>
          </w:rPr>
          <w:delText xml:space="preserve"> </w:delText>
        </w:r>
      </w:del>
      <w:del w:id="6027" w:author="PR Preview" w:date="2026-01-01T00:00:00Z">
        <w:r>
          <w:rPr>
            <w:b/>
            <w:bCs/>
          </w:rPr>
          <w:delText xml:space="preserve">in R)</w:delText>
        </w:r>
      </w:del>
      <w:del w:id="6028" w:author="PR Preview" w:date="2026-01-01T00:00:00Z">
        <w:r>
          <w:delText xml:space="preserve"> </w:delText>
        </w:r>
      </w:del>
      <w:del w:id="6029" w:author="PR Preview" w:date="2026-01-01T00:00:00Z">
        <w:r>
          <w:delText xml:space="preserve">R has the imaginary unit as</w:delText>
        </w:r>
      </w:del>
      <w:del w:id="6030" w:author="PR Preview" w:date="2026-01-01T00:00:00Z">
        <w:r>
          <w:delText xml:space="preserve"> </w:delText>
        </w:r>
      </w:del>
      <w:del w:id="6031" w:author="PR Preview" w:date="2026-01-01T00:00:00Z">
        <w:r>
          <w:rPr>
            <w:rStyle w:val="VerbatimChar"/>
          </w:rPr>
          <w:delText xml:space="preserve">1i</w:delText>
        </w:r>
      </w:del>
      <w:del w:id="6032" w:author="PR Preview" w:date="2026-01-01T00:00:00Z">
        <w:r>
          <w:delText xml:space="preserve">.</w:delText>
        </w:r>
      </w:del>
      <w:del w:id="6033" w:author="PR Preview" w:date="2026-01-01T00:00:00Z">
        <w:r>
          <w:delText xml:space="preserve"> </w:delText>
        </w:r>
      </w:del>
      <w:del w:id="6034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6035" w:author="PR Preview" w:date="2026-01-01T00:00:00Z">
        <w:r>
          <w:rPr>
            <w:b/>
            <w:bCs/>
          </w:rPr>
          <w:t xml:space="preserve">Example 72 (Squaring</w:t>
        </w:r>
      </w:ins>
      <w:ins w:id="6036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6037" w:author="PR Preview" w:date="2026-01-01T00:00:00Z">
        <w:r>
          <w:rPr>
            <w:b/>
            <w:bCs/>
          </w:rPr>
          <w:t xml:space="preserve"> </w:t>
        </w:r>
      </w:ins>
      <w:ins w:id="6038" w:author="PR Preview" w:date="2026-01-01T00:00:00Z">
        <w:r>
          <w:rPr>
            <w:b/>
            <w:bCs/>
          </w:rPr>
          <w:t xml:space="preserve">and</w:t>
        </w:r>
      </w:ins>
      <w:ins w:id="603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6040" w:author="PR Preview" w:date="2026-01-01T00:00:00Z">
        <w:r>
          <w:rPr>
            <w:b/>
            <w:bCs/>
          </w:rPr>
          <w:t xml:space="preserve"> </w:t>
        </w:r>
      </w:ins>
      <w:ins w:id="6041" w:author="PR Preview" w:date="2026-01-01T00:00:00Z">
        <w:r>
          <w:rPr>
            <w:b/>
            <w:bCs/>
          </w:rPr>
          <w:t xml:space="preserve">in R)</w:t>
        </w:r>
      </w:ins>
      <w:ins w:id="6042" w:author="PR Preview" w:date="2026-01-01T00:00:00Z">
        <w:r>
          <w:t xml:space="preserve"> </w:t>
        </w:r>
      </w:ins>
      <w:ins w:id="6043" w:author="PR Preview" w:date="2026-01-01T00:00:00Z">
        <w:r>
          <w:t xml:space="preserve">R has the imaginary unit as</w:t>
        </w:r>
      </w:ins>
      <w:ins w:id="6044" w:author="PR Preview" w:date="2026-01-01T00:00:00Z">
        <w:r>
          <w:t xml:space="preserve"> </w:t>
        </w:r>
      </w:ins>
      <w:ins w:id="6045" w:author="PR Preview" w:date="2026-01-01T00:00:00Z">
        <w:r>
          <w:rPr>
            <w:rStyle w:val="VerbatimChar"/>
          </w:rPr>
          <w:t xml:space="preserve">1i</w:t>
        </w:r>
      </w:ins>
      <w:ins w:id="6046" w:author="PR Preview" w:date="2026-01-01T00:00:00Z">
        <w:r>
          <w:t xml:space="preserve">.</w:t>
        </w:r>
      </w:ins>
      <w:ins w:id="6047" w:author="PR Preview" w:date="2026-01-01T00:00:00Z">
        <w:r>
          <w:t xml:space="preserve"> </w:t>
        </w:r>
      </w:ins>
      <w:ins w:id="6048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6049" w:author="PR Preview" w:date="2026-01-01T00:00:00Z">
        <w:r>
          <w:delText xml:space="preserve">Both squares have real part -1</w:delText>
        </w:r>
      </w:del>
      <w:del w:id="6050" w:author="PR Preview" w:date="2026-01-01T00:00:00Z">
        <w:r>
          <w:delText xml:space="preserve"> </w:delText>
        </w:r>
      </w:del>
      <w:del w:id="6051" w:author="PR Preview" w:date="2026-01-01T00:00:00Z">
        <w:r>
          <w:delText xml:space="preserve">and imaginary part 0,</w:delText>
        </w:r>
      </w:del>
      <w:del w:id="6052" w:author="PR Preview" w:date="2026-01-01T00:00:00Z">
        <w:r>
          <w:delText xml:space="preserve"> </w:delText>
        </w:r>
      </w:del>
      <w:del w:id="6053" w:author="PR Preview" w:date="2026-01-01T00:00:00Z">
        <w:r>
          <w:delText xml:space="preserve">as</w:delText>
        </w:r>
      </w:del>
      <w:del w:id="6054" w:author="PR Preview" w:date="2026-01-01T00:00:00Z">
        <w:r>
          <w:delText xml:space="preserve"> </w:delText>
        </w:r>
      </w:del>
      <w:hyperlink w:anchor="def-imaginary-unit">
        <w:del w:id="6055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6056" w:author="PR Preview" w:date="2026-01-01T00:00:00Z">
        <w:r>
          <w:delText xml:space="preserve"> </w:delText>
        </w:r>
      </w:del>
      <w:del w:id="6057" w:author="PR Preview" w:date="2026-01-01T00:00:00Z">
        <w:r>
          <w:delText xml:space="preserve">and</w:delText>
        </w:r>
      </w:del>
      <w:del w:id="6058" w:author="PR Preview" w:date="2026-01-01T00:00:00Z">
        <w:r>
          <w:delText xml:space="preserve"> </w:delText>
        </w:r>
      </w:del>
      <w:hyperlink w:anchor="thm-negative-imaginary-unit">
        <w:del w:id="6059" w:author="PR Preview" w:date="2026-01-01T00:00:00Z">
          <w:r>
            <w:rPr>
              <w:rStyle w:val="Hyperlink"/>
            </w:rPr>
            <w:delText xml:space="preserve">Theorem 35</w:delText>
          </w:r>
        </w:del>
      </w:hyperlink>
      <w:del w:id="6060" w:author="PR Preview" w:date="2026-01-01T00:00:00Z">
        <w:r>
          <w:delText xml:space="preserve"> </w:delText>
        </w:r>
      </w:del>
      <w:del w:id="6061" w:author="PR Preview" w:date="2026-01-01T00:00:00Z">
        <w:r>
          <w:delText xml:space="preserve">say.</w:delText>
        </w:r>
      </w:del>
    </w:p>
    <w:p>
      <w:pPr>
        <w:pStyle w:val="FirstParagraph"/>
      </w:pPr>
      <w:ins w:id="6062" w:author="PR Preview" w:date="2026-01-01T00:00:00Z">
        <w:r>
          <w:t xml:space="preserve">Both squares have real part -1</w:t>
        </w:r>
      </w:ins>
      <w:ins w:id="6063" w:author="PR Preview" w:date="2026-01-01T00:00:00Z">
        <w:r>
          <w:t xml:space="preserve"> </w:t>
        </w:r>
      </w:ins>
      <w:ins w:id="6064" w:author="PR Preview" w:date="2026-01-01T00:00:00Z">
        <w:r>
          <w:t xml:space="preserve">and imaginary part 0,</w:t>
        </w:r>
      </w:ins>
      <w:ins w:id="6065" w:author="PR Preview" w:date="2026-01-01T00:00:00Z">
        <w:r>
          <w:t xml:space="preserve"> </w:t>
        </w:r>
      </w:ins>
      <w:ins w:id="6066" w:author="PR Preview" w:date="2026-01-01T00:00:00Z">
        <w:r>
          <w:t xml:space="preserve">as</w:t>
        </w:r>
      </w:ins>
      <w:ins w:id="6067" w:author="PR Preview" w:date="2026-01-01T00:00:00Z">
        <w:r>
          <w:t xml:space="preserve"> </w:t>
        </w:r>
      </w:ins>
      <w:hyperlink w:anchor="def-imaginary-unit">
        <w:ins w:id="6068" w:author="PR Preview" w:date="2026-01-01T00:00:00Z">
          <w:r>
            <w:rPr>
              <w:rStyle w:val="Hyperlink"/>
            </w:rPr>
            <w:t xml:space="preserve">Definition 90</w:t>
          </w:r>
        </w:ins>
      </w:hyperlink>
      <w:ins w:id="6069" w:author="PR Preview" w:date="2026-01-01T00:00:00Z">
        <w:r>
          <w:t xml:space="preserve"> </w:t>
        </w:r>
      </w:ins>
      <w:ins w:id="6070" w:author="PR Preview" w:date="2026-01-01T00:00:00Z">
        <w:r>
          <w:t xml:space="preserve">and</w:t>
        </w:r>
      </w:ins>
      <w:ins w:id="6071" w:author="PR Preview" w:date="2026-01-01T00:00:00Z">
        <w:r>
          <w:t xml:space="preserve"> </w:t>
        </w:r>
      </w:ins>
      <w:hyperlink w:anchor="thm-negative-imaginary-unit">
        <w:ins w:id="6072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6073" w:author="PR Preview" w:date="2026-01-01T00:00:00Z">
        <w:r>
          <w:t xml:space="preserve"> </w:t>
        </w:r>
      </w:ins>
      <w:ins w:id="6074" w:author="PR Preview" w:date="2026-01-01T00:00:00Z">
        <w:r>
          <w:t xml:space="preserve">say.</w:t>
        </w:r>
      </w:ins>
    </w:p>
    <w:bookmarkEnd w:id="318"/>
    <w:bookmarkStart w:id="319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19"/>
    <w:bookmarkStart w:id="320" w:name="def-complex-number"/>
    <w:p>
      <w:pPr>
        <w:pStyle w:val="BodyText"/>
      </w:pPr>
      <w:del w:id="6075" w:author="PR Preview" w:date="2026-01-01T00:00:00Z">
        <w:r>
          <w:rPr>
            <w:b/>
            <w:bCs/>
          </w:rPr>
          <w:delText xml:space="preserve">Definition 86 (Complex number)</w:delText>
        </w:r>
      </w:del>
      <w:del w:id="6076" w:author="PR Preview" w:date="2026-01-01T00:00:00Z">
        <w:r>
          <w:delText xml:space="preserve"> </w:delText>
        </w:r>
      </w:del>
      <w:del w:id="6077" w:author="PR Preview" w:date="2026-01-01T00:00:00Z">
        <w:r>
          <w:delText xml:space="preserve">A</w:delText>
        </w:r>
      </w:del>
      <w:del w:id="6078" w:author="PR Preview" w:date="2026-01-01T00:00:00Z">
        <w:r>
          <w:delText xml:space="preserve"> </w:delText>
        </w:r>
      </w:del>
      <w:del w:id="6079" w:author="PR Preview" w:date="2026-01-01T00:00:00Z">
        <w:r>
          <w:rPr>
            <w:b/>
            <w:bCs/>
          </w:rPr>
          <w:delText xml:space="preserve">complex number</w:delText>
        </w:r>
      </w:del>
      <w:del w:id="6080" w:author="PR Preview" w:date="2026-01-01T00:00:00Z">
        <w:r>
          <w:delText xml:space="preserve"> </w:delText>
        </w:r>
      </w:del>
      <w:del w:id="6081" w:author="PR Preview" w:date="2026-01-01T00:00:00Z">
        <w:r>
          <w:delText xml:space="preserve">[43]</w:delText>
        </w:r>
      </w:del>
      <w:del w:id="6082" w:author="PR Preview" w:date="2026-01-01T00:00:00Z">
        <w:r>
          <w:delText xml:space="preserve"> </w:delText>
        </w:r>
      </w:del>
      <w:del w:id="6083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6084" w:author="PR Preview" w:date="2026-01-01T00:00:00Z">
        <w:r>
          <w:delText xml:space="preserve">where</w:delText>
        </w:r>
      </w:del>
      <w:del w:id="6085" w:author="PR Preview" w:date="2026-01-01T00:00:00Z">
        <w:r>
          <w:delText xml:space="preserve"> </w:delText>
        </w:r>
      </w:del>
      <m:oMath>
        <m:r>
          <m:t>a</m:t>
        </m:r>
      </m:oMath>
      <w:del w:id="6086" w:author="PR Preview" w:date="2026-01-01T00:00:00Z">
        <w:r>
          <w:delText xml:space="preserve"> </w:delText>
        </w:r>
      </w:del>
      <w:del w:id="6087" w:author="PR Preview" w:date="2026-01-01T00:00:00Z">
        <w:r>
          <w:delText xml:space="preserve">and</w:delText>
        </w:r>
      </w:del>
      <w:del w:id="6088" w:author="PR Preview" w:date="2026-01-01T00:00:00Z">
        <w:r>
          <w:delText xml:space="preserve"> </w:delText>
        </w:r>
      </w:del>
      <m:oMath>
        <m:r>
          <m:t>b</m:t>
        </m:r>
      </m:oMath>
      <w:del w:id="6089" w:author="PR Preview" w:date="2026-01-01T00:00:00Z">
        <w:r>
          <w:delText xml:space="preserve"> </w:delText>
        </w:r>
      </w:del>
      <w:del w:id="6090" w:author="PR Preview" w:date="2026-01-01T00:00:00Z">
        <w:r>
          <w:delText xml:space="preserve">are real numbers and</w:delText>
        </w:r>
      </w:del>
      <w:del w:id="6091" w:author="PR Preview" w:date="2026-01-01T00:00:00Z">
        <w:r>
          <w:delText xml:space="preserve"> </w:delText>
        </w:r>
      </w:del>
      <m:oMath>
        <m:r>
          <m:t>i</m:t>
        </m:r>
      </m:oMath>
      <w:del w:id="6092" w:author="PR Preview" w:date="2026-01-01T00:00:00Z">
        <w:r>
          <w:delText xml:space="preserve"> </w:delText>
        </w:r>
      </w:del>
      <w:del w:id="6093" w:author="PR Preview" w:date="2026-01-01T00:00:00Z">
        <w:r>
          <w:delText xml:space="preserve">is the imaginary unit (</w:delText>
        </w:r>
      </w:del>
      <w:hyperlink w:anchor="def-imaginary-unit">
        <w:del w:id="6094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6095" w:author="PR Preview" w:date="2026-01-01T00:00:00Z">
        <w:r>
          <w:delText xml:space="preserve">).</w:delText>
        </w:r>
      </w:del>
      <w:del w:id="6096" w:author="PR Preview" w:date="2026-01-01T00:00:00Z">
        <w:r>
          <w:delText xml:space="preserve"> </w:delText>
        </w:r>
      </w:del>
      <w:del w:id="6097" w:author="PR Preview" w:date="2026-01-01T00:00:00Z">
        <w:r>
          <w:delText xml:space="preserve">The set of all complex numbers is</w:delText>
        </w:r>
      </w:del>
      <w:del w:id="609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6099" w:author="PR Preview" w:date="2026-01-01T00:00:00Z">
        <w:r>
          <w:delText xml:space="preserve">.</w:delText>
        </w:r>
      </w:del>
    </w:p>
    <w:p>
      <w:pPr>
        <w:pStyle w:val="BodyText"/>
      </w:pPr>
      <w:del w:id="6100" w:author="PR Preview" w:date="2026-01-01T00:00:00Z">
        <w:r>
          <w:rPr>
            <w:b/>
            <w:bCs/>
          </w:rPr>
          <w:delText xml:space="preserve">Definition 87 (Real part)</w:delText>
        </w:r>
      </w:del>
      <w:del w:id="6101" w:author="PR Preview" w:date="2026-01-01T00:00:00Z">
        <w:r>
          <w:delText xml:space="preserve"> </w:delText>
        </w:r>
      </w:del>
      <w:del w:id="6102" w:author="PR Preview" w:date="2026-01-01T00:00:00Z">
        <w:r>
          <w:delText xml:space="preserve">The</w:delText>
        </w:r>
      </w:del>
      <w:del w:id="6103" w:author="PR Preview" w:date="2026-01-01T00:00:00Z">
        <w:r>
          <w:delText xml:space="preserve"> </w:delText>
        </w:r>
      </w:del>
      <w:del w:id="6104" w:author="PR Preview" w:date="2026-01-01T00:00:00Z">
        <w:r>
          <w:rPr>
            <w:b/>
            <w:bCs/>
          </w:rPr>
          <w:delText xml:space="preserve">real part</w:delText>
        </w:r>
      </w:del>
      <w:del w:id="6105" w:author="PR Preview" w:date="2026-01-01T00:00:00Z">
        <w:r>
          <w:delText xml:space="preserve"> </w:delText>
        </w:r>
      </w:del>
      <w:del w:id="6106" w:author="PR Preview" w:date="2026-01-01T00:00:00Z">
        <w:r>
          <w:delText xml:space="preserve">of a complex number</w:delText>
        </w:r>
      </w:del>
      <w:del w:id="610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6108" w:author="PR Preview" w:date="2026-01-01T00:00:00Z">
        <w:r>
          <w:delText xml:space="preserve"> </w:delText>
        </w:r>
      </w:del>
      <w:del w:id="6109" w:author="PR Preview" w:date="2026-01-01T00:00:00Z">
        <w:r>
          <w:delText xml:space="preserve">(</w:delText>
        </w:r>
      </w:del>
      <w:hyperlink w:anchor="def-complex-number">
        <w:del w:id="6110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6111" w:author="PR Preview" w:date="2026-01-01T00:00:00Z">
        <w:r>
          <w:delText xml:space="preserve">) is</w:delText>
        </w:r>
      </w:del>
      <w:del w:id="6112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6113" w:author="PR Preview" w:date="2026-01-01T00:00:00Z">
        <w:r>
          <w:delText xml:space="preserve">.</w:delText>
        </w:r>
      </w:del>
    </w:p>
    <w:p>
      <w:pPr>
        <w:pStyle w:val="BodyText"/>
      </w:pPr>
      <w:del w:id="6114" w:author="PR Preview" w:date="2026-01-01T00:00:00Z">
        <w:r>
          <w:rPr>
            <w:b/>
            <w:bCs/>
          </w:rPr>
          <w:delText xml:space="preserve">Definition 88 (Imaginary part)</w:delText>
        </w:r>
      </w:del>
      <w:del w:id="6115" w:author="PR Preview" w:date="2026-01-01T00:00:00Z">
        <w:r>
          <w:delText xml:space="preserve"> </w:delText>
        </w:r>
      </w:del>
      <w:del w:id="6116" w:author="PR Preview" w:date="2026-01-01T00:00:00Z">
        <w:r>
          <w:delText xml:space="preserve">The</w:delText>
        </w:r>
      </w:del>
      <w:del w:id="6117" w:author="PR Preview" w:date="2026-01-01T00:00:00Z">
        <w:r>
          <w:delText xml:space="preserve"> </w:delText>
        </w:r>
      </w:del>
      <w:del w:id="6118" w:author="PR Preview" w:date="2026-01-01T00:00:00Z">
        <w:r>
          <w:rPr>
            <w:b/>
            <w:bCs/>
          </w:rPr>
          <w:delText xml:space="preserve">imaginary part</w:delText>
        </w:r>
      </w:del>
      <w:del w:id="6119" w:author="PR Preview" w:date="2026-01-01T00:00:00Z">
        <w:r>
          <w:delText xml:space="preserve"> </w:delText>
        </w:r>
      </w:del>
      <w:del w:id="6120" w:author="PR Preview" w:date="2026-01-01T00:00:00Z">
        <w:r>
          <w:delText xml:space="preserve">of a complex number</w:delText>
        </w:r>
      </w:del>
      <w:del w:id="612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6122" w:author="PR Preview" w:date="2026-01-01T00:00:00Z">
        <w:r>
          <w:delText xml:space="preserve"> </w:delText>
        </w:r>
      </w:del>
      <w:del w:id="6123" w:author="PR Preview" w:date="2026-01-01T00:00:00Z">
        <w:r>
          <w:delText xml:space="preserve">(</w:delText>
        </w:r>
      </w:del>
      <w:hyperlink w:anchor="def-complex-number">
        <w:del w:id="6124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6125" w:author="PR Preview" w:date="2026-01-01T00:00:00Z">
        <w:r>
          <w:delText xml:space="preserve">) is</w:delText>
        </w:r>
      </w:del>
      <w:del w:id="6126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6127" w:author="PR Preview" w:date="2026-01-01T00:00:00Z">
        <w:r>
          <w:delText xml:space="preserve">.</w:delText>
        </w:r>
      </w:del>
    </w:p>
    <w:p>
      <w:pPr>
        <w:pStyle w:val="BodyText"/>
      </w:pPr>
      <w:del w:id="6128" w:author="PR Preview" w:date="2026-01-01T00:00:00Z">
        <w:r>
          <w:rPr>
            <w:b/>
            <w:bCs/>
          </w:rPr>
          <w:delText xml:space="preserve">Definition 89 (Equal complex numbers)</w:delText>
        </w:r>
      </w:del>
      <w:del w:id="6129" w:author="PR Preview" w:date="2026-01-01T00:00:00Z">
        <w:r>
          <w:delText xml:space="preserve"> </w:delText>
        </w:r>
      </w:del>
      <w:del w:id="6130" w:author="PR Preview" w:date="2026-01-01T00:00:00Z">
        <w:r>
          <w:delText xml:space="preserve">Two complex numbers (</w:delText>
        </w:r>
      </w:del>
      <w:hyperlink w:anchor="def-complex-number">
        <w:del w:id="6131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6132" w:author="PR Preview" w:date="2026-01-01T00:00:00Z">
        <w:r>
          <w:delText xml:space="preserve">) are</w:delText>
        </w:r>
      </w:del>
      <w:del w:id="6133" w:author="PR Preview" w:date="2026-01-01T00:00:00Z">
        <w:r>
          <w:delText xml:space="preserve"> </w:delText>
        </w:r>
      </w:del>
      <w:del w:id="6134" w:author="PR Preview" w:date="2026-01-01T00:00:00Z">
        <w:r>
          <w:rPr>
            <w:b/>
            <w:bCs/>
          </w:rPr>
          <w:delText xml:space="preserve">equal</w:delText>
        </w:r>
      </w:del>
      <w:del w:id="6135" w:author="PR Preview" w:date="2026-01-01T00:00:00Z">
        <w:r>
          <w:delText xml:space="preserve"> </w:delText>
        </w:r>
      </w:del>
      <w:del w:id="6136" w:author="PR Preview" w:date="2026-01-01T00:00:00Z">
        <w:r>
          <w:delText xml:space="preserve">exactly when their real parts (</w:delText>
        </w:r>
      </w:del>
      <w:hyperlink w:anchor="def-real-part">
        <w:del w:id="6137" w:author="PR Preview" w:date="2026-01-01T00:00:00Z">
          <w:r>
            <w:rPr>
              <w:rStyle w:val="Hyperlink"/>
            </w:rPr>
            <w:delText xml:space="preserve">Definition 87</w:delText>
          </w:r>
        </w:del>
      </w:hyperlink>
      <w:del w:id="6138" w:author="PR Preview" w:date="2026-01-01T00:00:00Z">
        <w:r>
          <w:delText xml:space="preserve">) are equal and their imaginary parts (</w:delText>
        </w:r>
      </w:del>
      <w:hyperlink w:anchor="def-imaginary-part">
        <w:del w:id="6139" w:author="PR Preview" w:date="2026-01-01T00:00:00Z">
          <w:r>
            <w:rPr>
              <w:rStyle w:val="Hyperlink"/>
            </w:rPr>
            <w:delText xml:space="preserve">Definition 88</w:delText>
          </w:r>
        </w:del>
      </w:hyperlink>
      <w:del w:id="6140" w:author="PR Preview" w:date="2026-01-01T00:00:00Z">
        <w:r>
          <w:delText xml:space="preserve">) are equal.</w:delText>
        </w:r>
      </w:del>
    </w:p>
    <w:p>
      <w:pPr>
        <w:pStyle w:val="BodyText"/>
      </w:pPr>
      <w:del w:id="6141" w:author="PR Preview" w:date="2026-01-01T00:00:00Z">
        <w:r>
          <w:delText xml:space="preserve">Axler [42], Definition 1.1, p. 2</w:delText>
        </w:r>
      </w:del>
      <w:del w:id="6142" w:author="PR Preview" w:date="2026-01-01T00:00:00Z">
        <w:r>
          <w:delText xml:space="preserve"> </w:delText>
        </w:r>
      </w:del>
      <w:del w:id="6143" w:author="PR Preview" w:date="2026-01-01T00:00:00Z">
        <w:r>
          <w:delText xml:space="preserve">defines</w:delText>
        </w:r>
      </w:del>
      <w:del w:id="614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6145" w:author="PR Preview" w:date="2026-01-01T00:00:00Z">
        <w:r>
          <w:delText xml:space="preserve"> </w:delText>
        </w:r>
      </w:del>
      <w:del w:id="6146" w:author="PR Preview" w:date="2026-01-01T00:00:00Z">
        <w:r>
          <w:delText xml:space="preserve">as the set of ordered pairs</w:delText>
        </w:r>
      </w:del>
      <w:del w:id="61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6148" w:author="PR Preview" w:date="2026-01-01T00:00:00Z">
        <w:r>
          <w:delText xml:space="preserve"> </w:delText>
        </w:r>
      </w:del>
      <w:del w:id="6149" w:author="PR Preview" w:date="2026-01-01T00:00:00Z">
        <w:r>
          <w:delText xml:space="preserve">of real numbers, written</w:delText>
        </w:r>
      </w:del>
      <w:del w:id="615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6151" w:author="PR Preview" w:date="2026-01-01T00:00:00Z">
        <w:r>
          <w:delText xml:space="preserve">,</w:delText>
        </w:r>
      </w:del>
      <w:del w:id="6152" w:author="PR Preview" w:date="2026-01-01T00:00:00Z">
        <w:r>
          <w:delText xml:space="preserve"> </w:delText>
        </w:r>
      </w:del>
      <w:del w:id="6153" w:author="PR Preview" w:date="2026-01-01T00:00:00Z">
        <w:r>
          <w:delText xml:space="preserve">and</w:delText>
        </w:r>
      </w:del>
      <w:del w:id="6154" w:author="PR Preview" w:date="2026-01-01T00:00:00Z">
        <w:r>
          <w:delText xml:space="preserve"> </w:delText>
        </w:r>
      </w:del>
      <w:del w:id="6155" w:author="PR Preview" w:date="2026-01-01T00:00:00Z">
        <w:r>
          <w:delText xml:space="preserve">Axler [42], Definition 4.1, p. 120</w:delText>
        </w:r>
      </w:del>
      <w:del w:id="6156" w:author="PR Preview" w:date="2026-01-01T00:00:00Z">
        <w:r>
          <w:delText xml:space="preserve"> </w:delText>
        </w:r>
      </w:del>
      <w:del w:id="6157" w:author="PR Preview" w:date="2026-01-01T00:00:00Z">
        <w:r>
          <w:delText xml:space="preserve">defines the real and imaginary parts.</w:delText>
        </w:r>
      </w:del>
    </w:p>
    <w:p>
      <w:pPr>
        <w:pStyle w:val="BodyText"/>
      </w:pPr>
      <w:del w:id="6158" w:author="PR Preview" w:date="2026-01-01T00:00:00Z">
        <w:r>
          <w:rPr>
            <w:b/>
            <w:bCs/>
          </w:rPr>
          <w:delText xml:space="preserve">Example 68 (Real and imaginary parts)</w:delText>
        </w:r>
      </w:del>
      <w:del w:id="6159" w:author="PR Preview" w:date="2026-01-01T00:00:00Z">
        <w:r>
          <w:delText xml:space="preserve"> </w:delText>
        </w:r>
      </w:del>
      <w:del w:id="6160" w:author="PR Preview" w:date="2026-01-01T00:00:00Z">
        <w:r>
          <w:delText xml:space="preserve">For</w:delText>
        </w:r>
      </w:del>
      <w:del w:id="616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162" w:author="PR Preview" w:date="2026-01-01T00:00:00Z">
        <w:r>
          <w:delText xml:space="preserve">, the real part is</w:delText>
        </w:r>
      </w:del>
      <w:del w:id="6163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6164" w:author="PR Preview" w:date="2026-01-01T00:00:00Z">
        <w:r>
          <w:delText xml:space="preserve"> </w:delText>
        </w:r>
      </w:del>
      <w:del w:id="6165" w:author="PR Preview" w:date="2026-01-01T00:00:00Z">
        <w:r>
          <w:delText xml:space="preserve">and the imaginary part is</w:delText>
        </w:r>
      </w:del>
      <w:del w:id="6166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6167" w:author="PR Preview" w:date="2026-01-01T00:00:00Z">
        <w:r>
          <w:delText xml:space="preserve">:</w:delText>
        </w:r>
      </w:del>
      <w:del w:id="6168" w:author="PR Preview" w:date="2026-01-01T00:00:00Z">
        <w:r>
          <w:delText xml:space="preserve"> </w:delText>
        </w:r>
      </w:del>
      <w:del w:id="6169" w:author="PR Preview" w:date="2026-01-01T00:00:00Z">
        <w:r>
          <w:delText xml:space="preserve">the imaginary part is the real number</w:delText>
        </w:r>
      </w:del>
      <w:del w:id="617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6171" w:author="PR Preview" w:date="2026-01-01T00:00:00Z">
        <w:r>
          <w:delText xml:space="preserve">, not</w:delText>
        </w:r>
      </w:del>
      <w:del w:id="61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173" w:author="PR Preview" w:date="2026-01-01T00:00:00Z">
        <w:r>
          <w:delText xml:space="preserve">.</w:delText>
        </w:r>
      </w:del>
    </w:p>
    <w:p>
      <w:pPr>
        <w:pStyle w:val="BodyText"/>
      </w:pPr>
      <w:ins w:id="6174" w:author="PR Preview" w:date="2026-01-01T00:00:00Z">
        <w:r>
          <w:rPr>
            <w:b/>
            <w:bCs/>
          </w:rPr>
          <w:t xml:space="preserve">Definition 91 (Complex number)</w:t>
        </w:r>
      </w:ins>
      <w:ins w:id="6175" w:author="PR Preview" w:date="2026-01-01T00:00:00Z">
        <w:r>
          <w:t xml:space="preserve"> </w:t>
        </w:r>
      </w:ins>
      <w:ins w:id="6176" w:author="PR Preview" w:date="2026-01-01T00:00:00Z">
        <w:r>
          <w:t xml:space="preserve">A</w:t>
        </w:r>
      </w:ins>
      <w:ins w:id="6177" w:author="PR Preview" w:date="2026-01-01T00:00:00Z">
        <w:r>
          <w:t xml:space="preserve"> </w:t>
        </w:r>
      </w:ins>
      <w:ins w:id="6178" w:author="PR Preview" w:date="2026-01-01T00:00:00Z">
        <w:r>
          <w:rPr>
            <w:b/>
            <w:bCs/>
          </w:rPr>
          <w:t xml:space="preserve">complex number</w:t>
        </w:r>
      </w:ins>
      <w:ins w:id="6179" w:author="PR Preview" w:date="2026-01-01T00:00:00Z">
        <w:r>
          <w:t xml:space="preserve"> </w:t>
        </w:r>
      </w:ins>
      <w:ins w:id="6180" w:author="PR Preview" w:date="2026-01-01T00:00:00Z">
        <w:r>
          <w:t xml:space="preserve">[45]</w:t>
        </w:r>
      </w:ins>
      <w:ins w:id="6181" w:author="PR Preview" w:date="2026-01-01T00:00:00Z">
        <w:r>
          <w:t xml:space="preserve"> </w:t>
        </w:r>
      </w:ins>
      <w:ins w:id="6182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183" w:author="PR Preview" w:date="2026-01-01T00:00:00Z">
        <w:r>
          <w:t xml:space="preserve">where</w:t>
        </w:r>
      </w:ins>
      <w:ins w:id="6184" w:author="PR Preview" w:date="2026-01-01T00:00:00Z">
        <w:r>
          <w:t xml:space="preserve"> </w:t>
        </w:r>
      </w:ins>
      <m:oMath>
        <m:r>
          <m:t>a</m:t>
        </m:r>
      </m:oMath>
      <w:ins w:id="6185" w:author="PR Preview" w:date="2026-01-01T00:00:00Z">
        <w:r>
          <w:t xml:space="preserve"> </w:t>
        </w:r>
      </w:ins>
      <w:ins w:id="6186" w:author="PR Preview" w:date="2026-01-01T00:00:00Z">
        <w:r>
          <w:t xml:space="preserve">and</w:t>
        </w:r>
      </w:ins>
      <w:ins w:id="6187" w:author="PR Preview" w:date="2026-01-01T00:00:00Z">
        <w:r>
          <w:t xml:space="preserve"> </w:t>
        </w:r>
      </w:ins>
      <m:oMath>
        <m:r>
          <m:t>b</m:t>
        </m:r>
      </m:oMath>
      <w:ins w:id="6188" w:author="PR Preview" w:date="2026-01-01T00:00:00Z">
        <w:r>
          <w:t xml:space="preserve"> </w:t>
        </w:r>
      </w:ins>
      <w:ins w:id="6189" w:author="PR Preview" w:date="2026-01-01T00:00:00Z">
        <w:r>
          <w:t xml:space="preserve">are real numbers and</w:t>
        </w:r>
      </w:ins>
      <w:ins w:id="6190" w:author="PR Preview" w:date="2026-01-01T00:00:00Z">
        <w:r>
          <w:t xml:space="preserve"> </w:t>
        </w:r>
      </w:ins>
      <m:oMath>
        <m:r>
          <m:t>i</m:t>
        </m:r>
      </m:oMath>
      <w:ins w:id="6191" w:author="PR Preview" w:date="2026-01-01T00:00:00Z">
        <w:r>
          <w:t xml:space="preserve"> </w:t>
        </w:r>
      </w:ins>
      <w:ins w:id="6192" w:author="PR Preview" w:date="2026-01-01T00:00:00Z">
        <w:r>
          <w:t xml:space="preserve">is the imaginary unit (</w:t>
        </w:r>
      </w:ins>
      <w:hyperlink w:anchor="def-imaginary-unit">
        <w:ins w:id="6193" w:author="PR Preview" w:date="2026-01-01T00:00:00Z">
          <w:r>
            <w:rPr>
              <w:rStyle w:val="Hyperlink"/>
            </w:rPr>
            <w:t xml:space="preserve">Definition 90</w:t>
          </w:r>
        </w:ins>
      </w:hyperlink>
      <w:ins w:id="6194" w:author="PR Preview" w:date="2026-01-01T00:00:00Z">
        <w:r>
          <w:t xml:space="preserve">).</w:t>
        </w:r>
      </w:ins>
      <w:ins w:id="6195" w:author="PR Preview" w:date="2026-01-01T00:00:00Z">
        <w:r>
          <w:t xml:space="preserve"> </w:t>
        </w:r>
      </w:ins>
      <w:ins w:id="6196" w:author="PR Preview" w:date="2026-01-01T00:00:00Z">
        <w:r>
          <w:t xml:space="preserve">The set of all complex numbers is</w:t>
        </w:r>
      </w:ins>
      <w:ins w:id="619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6198" w:author="PR Preview" w:date="2026-01-01T00:00:00Z">
        <w:r>
          <w:t xml:space="preserve">.</w:t>
        </w:r>
      </w:ins>
    </w:p>
    <w:bookmarkEnd w:id="320"/>
    <w:bookmarkStart w:id="321" w:name="def-real-part"/>
    <w:p>
      <w:pPr>
        <w:pStyle w:val="BodyText"/>
      </w:pPr>
      <w:ins w:id="6199" w:author="PR Preview" w:date="2026-01-01T00:00:00Z">
        <w:r>
          <w:rPr>
            <w:b/>
            <w:bCs/>
          </w:rPr>
          <w:t xml:space="preserve">Definition 92 (Real part)</w:t>
        </w:r>
      </w:ins>
      <w:ins w:id="6200" w:author="PR Preview" w:date="2026-01-01T00:00:00Z">
        <w:r>
          <w:t xml:space="preserve"> </w:t>
        </w:r>
      </w:ins>
      <w:ins w:id="6201" w:author="PR Preview" w:date="2026-01-01T00:00:00Z">
        <w:r>
          <w:t xml:space="preserve">The</w:t>
        </w:r>
      </w:ins>
      <w:ins w:id="6202" w:author="PR Preview" w:date="2026-01-01T00:00:00Z">
        <w:r>
          <w:t xml:space="preserve"> </w:t>
        </w:r>
      </w:ins>
      <w:ins w:id="6203" w:author="PR Preview" w:date="2026-01-01T00:00:00Z">
        <w:r>
          <w:rPr>
            <w:b/>
            <w:bCs/>
          </w:rPr>
          <w:t xml:space="preserve">real part</w:t>
        </w:r>
      </w:ins>
      <w:ins w:id="6204" w:author="PR Preview" w:date="2026-01-01T00:00:00Z">
        <w:r>
          <w:t xml:space="preserve"> </w:t>
        </w:r>
      </w:ins>
      <w:ins w:id="6205" w:author="PR Preview" w:date="2026-01-01T00:00:00Z">
        <w:r>
          <w:t xml:space="preserve">of a complex number</w:t>
        </w:r>
      </w:ins>
      <w:ins w:id="620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207" w:author="PR Preview" w:date="2026-01-01T00:00:00Z">
        <w:r>
          <w:t xml:space="preserve"> </w:t>
        </w:r>
      </w:ins>
      <w:ins w:id="6208" w:author="PR Preview" w:date="2026-01-01T00:00:00Z">
        <w:r>
          <w:t xml:space="preserve">(</w:t>
        </w:r>
      </w:ins>
      <w:hyperlink w:anchor="def-complex-number">
        <w:ins w:id="6209" w:author="PR Preview" w:date="2026-01-01T00:00:00Z">
          <w:r>
            <w:rPr>
              <w:rStyle w:val="Hyperlink"/>
            </w:rPr>
            <w:t xml:space="preserve">Definition 91</w:t>
          </w:r>
        </w:ins>
      </w:hyperlink>
      <w:ins w:id="6210" w:author="PR Preview" w:date="2026-01-01T00:00:00Z">
        <w:r>
          <w:t xml:space="preserve">) is</w:t>
        </w:r>
      </w:ins>
      <w:ins w:id="6211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6212" w:author="PR Preview" w:date="2026-01-01T00:00:00Z">
        <w:r>
          <w:t xml:space="preserve">.</w:t>
        </w:r>
      </w:ins>
    </w:p>
    <w:bookmarkEnd w:id="321"/>
    <w:bookmarkStart w:id="322" w:name="def-imaginary-part"/>
    <w:p>
      <w:pPr>
        <w:pStyle w:val="BodyText"/>
      </w:pPr>
      <w:ins w:id="6213" w:author="PR Preview" w:date="2026-01-01T00:00:00Z">
        <w:r>
          <w:rPr>
            <w:b/>
            <w:bCs/>
          </w:rPr>
          <w:t xml:space="preserve">Definition 93 (Imaginary part)</w:t>
        </w:r>
      </w:ins>
      <w:ins w:id="6214" w:author="PR Preview" w:date="2026-01-01T00:00:00Z">
        <w:r>
          <w:t xml:space="preserve"> </w:t>
        </w:r>
      </w:ins>
      <w:ins w:id="6215" w:author="PR Preview" w:date="2026-01-01T00:00:00Z">
        <w:r>
          <w:t xml:space="preserve">The</w:t>
        </w:r>
      </w:ins>
      <w:ins w:id="6216" w:author="PR Preview" w:date="2026-01-01T00:00:00Z">
        <w:r>
          <w:t xml:space="preserve"> </w:t>
        </w:r>
      </w:ins>
      <w:ins w:id="6217" w:author="PR Preview" w:date="2026-01-01T00:00:00Z">
        <w:r>
          <w:rPr>
            <w:b/>
            <w:bCs/>
          </w:rPr>
          <w:t xml:space="preserve">imaginary part</w:t>
        </w:r>
      </w:ins>
      <w:ins w:id="6218" w:author="PR Preview" w:date="2026-01-01T00:00:00Z">
        <w:r>
          <w:t xml:space="preserve"> </w:t>
        </w:r>
      </w:ins>
      <w:ins w:id="6219" w:author="PR Preview" w:date="2026-01-01T00:00:00Z">
        <w:r>
          <w:t xml:space="preserve">of a complex number</w:t>
        </w:r>
      </w:ins>
      <w:ins w:id="622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221" w:author="PR Preview" w:date="2026-01-01T00:00:00Z">
        <w:r>
          <w:t xml:space="preserve"> </w:t>
        </w:r>
      </w:ins>
      <w:ins w:id="6222" w:author="PR Preview" w:date="2026-01-01T00:00:00Z">
        <w:r>
          <w:t xml:space="preserve">(</w:t>
        </w:r>
      </w:ins>
      <w:hyperlink w:anchor="def-complex-number">
        <w:ins w:id="6223" w:author="PR Preview" w:date="2026-01-01T00:00:00Z">
          <w:r>
            <w:rPr>
              <w:rStyle w:val="Hyperlink"/>
            </w:rPr>
            <w:t xml:space="preserve">Definition 91</w:t>
          </w:r>
        </w:ins>
      </w:hyperlink>
      <w:ins w:id="6224" w:author="PR Preview" w:date="2026-01-01T00:00:00Z">
        <w:r>
          <w:t xml:space="preserve">) is</w:t>
        </w:r>
      </w:ins>
      <w:ins w:id="6225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6226" w:author="PR Preview" w:date="2026-01-01T00:00:00Z">
        <w:r>
          <w:t xml:space="preserve">.</w:t>
        </w:r>
      </w:ins>
    </w:p>
    <w:bookmarkEnd w:id="322"/>
    <w:bookmarkStart w:id="323" w:name="def-complex-equality"/>
    <w:p>
      <w:pPr>
        <w:pStyle w:val="BodyText"/>
      </w:pPr>
      <w:ins w:id="6227" w:author="PR Preview" w:date="2026-01-01T00:00:00Z">
        <w:r>
          <w:rPr>
            <w:b/>
            <w:bCs/>
          </w:rPr>
          <w:t xml:space="preserve">Definition 94 (Equal complex numbers)</w:t>
        </w:r>
      </w:ins>
      <w:ins w:id="6228" w:author="PR Preview" w:date="2026-01-01T00:00:00Z">
        <w:r>
          <w:t xml:space="preserve"> </w:t>
        </w:r>
      </w:ins>
      <w:ins w:id="6229" w:author="PR Preview" w:date="2026-01-01T00:00:00Z">
        <w:r>
          <w:t xml:space="preserve">Two complex numbers (</w:t>
        </w:r>
      </w:ins>
      <w:hyperlink w:anchor="def-complex-number">
        <w:ins w:id="6230" w:author="PR Preview" w:date="2026-01-01T00:00:00Z">
          <w:r>
            <w:rPr>
              <w:rStyle w:val="Hyperlink"/>
            </w:rPr>
            <w:t xml:space="preserve">Definition 91</w:t>
          </w:r>
        </w:ins>
      </w:hyperlink>
      <w:ins w:id="6231" w:author="PR Preview" w:date="2026-01-01T00:00:00Z">
        <w:r>
          <w:t xml:space="preserve">) are</w:t>
        </w:r>
      </w:ins>
      <w:ins w:id="6232" w:author="PR Preview" w:date="2026-01-01T00:00:00Z">
        <w:r>
          <w:t xml:space="preserve"> </w:t>
        </w:r>
      </w:ins>
      <w:ins w:id="6233" w:author="PR Preview" w:date="2026-01-01T00:00:00Z">
        <w:r>
          <w:rPr>
            <w:b/>
            <w:bCs/>
          </w:rPr>
          <w:t xml:space="preserve">equal</w:t>
        </w:r>
      </w:ins>
      <w:ins w:id="6234" w:author="PR Preview" w:date="2026-01-01T00:00:00Z">
        <w:r>
          <w:t xml:space="preserve"> </w:t>
        </w:r>
      </w:ins>
      <w:ins w:id="6235" w:author="PR Preview" w:date="2026-01-01T00:00:00Z">
        <w:r>
          <w:t xml:space="preserve">exactly when their real parts (</w:t>
        </w:r>
      </w:ins>
      <w:hyperlink w:anchor="def-real-part">
        <w:ins w:id="6236" w:author="PR Preview" w:date="2026-01-01T00:00:00Z">
          <w:r>
            <w:rPr>
              <w:rStyle w:val="Hyperlink"/>
            </w:rPr>
            <w:t xml:space="preserve">Definition 92</w:t>
          </w:r>
        </w:ins>
      </w:hyperlink>
      <w:ins w:id="6237" w:author="PR Preview" w:date="2026-01-01T00:00:00Z">
        <w:r>
          <w:t xml:space="preserve">) are equal and their imaginary parts (</w:t>
        </w:r>
      </w:ins>
      <w:hyperlink w:anchor="def-imaginary-part">
        <w:ins w:id="6238" w:author="PR Preview" w:date="2026-01-01T00:00:00Z">
          <w:r>
            <w:rPr>
              <w:rStyle w:val="Hyperlink"/>
            </w:rPr>
            <w:t xml:space="preserve">Definition 93</w:t>
          </w:r>
        </w:ins>
      </w:hyperlink>
      <w:ins w:id="6239" w:author="PR Preview" w:date="2026-01-01T00:00:00Z">
        <w:r>
          <w:t xml:space="preserve">) are equal.</w:t>
        </w:r>
      </w:ins>
    </w:p>
    <w:bookmarkEnd w:id="323"/>
    <w:p>
      <w:pPr>
        <w:pStyle w:val="BodyText"/>
      </w:pPr>
      <w:ins w:id="6240" w:author="PR Preview" w:date="2026-01-01T00:00:00Z">
        <w:r>
          <w:t xml:space="preserve">Axler [44], Definition 1.1, p. 2</w:t>
        </w:r>
      </w:ins>
      <w:ins w:id="6241" w:author="PR Preview" w:date="2026-01-01T00:00:00Z">
        <w:r>
          <w:t xml:space="preserve"> </w:t>
        </w:r>
      </w:ins>
      <w:ins w:id="6242" w:author="PR Preview" w:date="2026-01-01T00:00:00Z">
        <w:r>
          <w:t xml:space="preserve">defines</w:t>
        </w:r>
      </w:ins>
      <w:ins w:id="624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6244" w:author="PR Preview" w:date="2026-01-01T00:00:00Z">
        <w:r>
          <w:t xml:space="preserve"> </w:t>
        </w:r>
      </w:ins>
      <w:ins w:id="6245" w:author="PR Preview" w:date="2026-01-01T00:00:00Z">
        <w:r>
          <w:t xml:space="preserve">as the set of ordered pairs</w:t>
        </w:r>
      </w:ins>
      <w:ins w:id="62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6247" w:author="PR Preview" w:date="2026-01-01T00:00:00Z">
        <w:r>
          <w:t xml:space="preserve"> </w:t>
        </w:r>
      </w:ins>
      <w:ins w:id="6248" w:author="PR Preview" w:date="2026-01-01T00:00:00Z">
        <w:r>
          <w:t xml:space="preserve">of real numbers, written</w:t>
        </w:r>
      </w:ins>
      <w:ins w:id="62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6250" w:author="PR Preview" w:date="2026-01-01T00:00:00Z">
        <w:r>
          <w:t xml:space="preserve">,</w:t>
        </w:r>
      </w:ins>
      <w:ins w:id="6251" w:author="PR Preview" w:date="2026-01-01T00:00:00Z">
        <w:r>
          <w:t xml:space="preserve"> </w:t>
        </w:r>
      </w:ins>
      <w:ins w:id="6252" w:author="PR Preview" w:date="2026-01-01T00:00:00Z">
        <w:r>
          <w:t xml:space="preserve">and</w:t>
        </w:r>
      </w:ins>
      <w:ins w:id="6253" w:author="PR Preview" w:date="2026-01-01T00:00:00Z">
        <w:r>
          <w:t xml:space="preserve"> </w:t>
        </w:r>
      </w:ins>
      <w:ins w:id="6254" w:author="PR Preview" w:date="2026-01-01T00:00:00Z">
        <w:r>
          <w:t xml:space="preserve">Axler [44], Definition 4.1, p. 120</w:t>
        </w:r>
      </w:ins>
      <w:ins w:id="6255" w:author="PR Preview" w:date="2026-01-01T00:00:00Z">
        <w:r>
          <w:t xml:space="preserve"> </w:t>
        </w:r>
      </w:ins>
      <w:ins w:id="6256" w:author="PR Preview" w:date="2026-01-01T00:00:00Z">
        <w:r>
          <w:t xml:space="preserve">defines the real and imaginary parts.</w:t>
        </w:r>
      </w:ins>
    </w:p>
    <w:bookmarkStart w:id="324" w:name="exm-complex-number"/>
    <w:p>
      <w:pPr>
        <w:pStyle w:val="BodyText"/>
      </w:pPr>
      <w:ins w:id="6257" w:author="PR Preview" w:date="2026-01-01T00:00:00Z">
        <w:r>
          <w:rPr>
            <w:b/>
            <w:bCs/>
          </w:rPr>
          <w:t xml:space="preserve">Example 73 (Real and imaginary parts)</w:t>
        </w:r>
      </w:ins>
      <w:ins w:id="6258" w:author="PR Preview" w:date="2026-01-01T00:00:00Z">
        <w:r>
          <w:t xml:space="preserve"> </w:t>
        </w:r>
      </w:ins>
      <w:ins w:id="6259" w:author="PR Preview" w:date="2026-01-01T00:00:00Z">
        <w:r>
          <w:t xml:space="preserve">For</w:t>
        </w:r>
      </w:ins>
      <w:ins w:id="626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261" w:author="PR Preview" w:date="2026-01-01T00:00:00Z">
        <w:r>
          <w:t xml:space="preserve">, the real part is</w:t>
        </w:r>
      </w:ins>
      <w:ins w:id="6262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6263" w:author="PR Preview" w:date="2026-01-01T00:00:00Z">
        <w:r>
          <w:t xml:space="preserve"> </w:t>
        </w:r>
      </w:ins>
      <w:ins w:id="6264" w:author="PR Preview" w:date="2026-01-01T00:00:00Z">
        <w:r>
          <w:t xml:space="preserve">and the imaginary part is</w:t>
        </w:r>
      </w:ins>
      <w:ins w:id="6265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6266" w:author="PR Preview" w:date="2026-01-01T00:00:00Z">
        <w:r>
          <w:t xml:space="preserve">:</w:t>
        </w:r>
      </w:ins>
      <w:ins w:id="6267" w:author="PR Preview" w:date="2026-01-01T00:00:00Z">
        <w:r>
          <w:t xml:space="preserve"> </w:t>
        </w:r>
      </w:ins>
      <w:ins w:id="6268" w:author="PR Preview" w:date="2026-01-01T00:00:00Z">
        <w:r>
          <w:t xml:space="preserve">the imaginary part is the real number</w:t>
        </w:r>
      </w:ins>
      <w:ins w:id="62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6270" w:author="PR Preview" w:date="2026-01-01T00:00:00Z">
        <w:r>
          <w:t xml:space="preserve">, not</w:t>
        </w:r>
      </w:ins>
      <w:ins w:id="627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272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4"/>
    <w:bookmarkStart w:id="325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273" w:author="PR Preview" w:date="2026-01-01T00:00:00Z">
        <w:r>
          <w:delText xml:space="preserve">so</w:delText>
        </w:r>
      </w:del>
      <w:del w:id="6274" w:author="PR Preview" w:date="2026-01-01T00:00:00Z">
        <w:r>
          <w:delText xml:space="preserve"> </w:delText>
        </w:r>
      </w:del>
      <m:oMath>
        <m:r>
          <m:t>a</m:t>
        </m:r>
      </m:oMath>
      <w:del w:id="6275" w:author="PR Preview" w:date="2026-01-01T00:00:00Z">
        <w:r>
          <w:delText xml:space="preserve"> </w:delText>
        </w:r>
      </w:del>
      <w:del w:id="6276" w:author="PR Preview" w:date="2026-01-01T00:00:00Z">
        <w:r>
          <w:delText xml:space="preserve">is the complex number</w:delText>
        </w:r>
      </w:del>
      <w:del w:id="627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278" w:author="PR Preview" w:date="2026-01-01T00:00:00Z">
        <w:r>
          <w:delText xml:space="preserve">, whose imaginary part is</w:delText>
        </w:r>
      </w:del>
      <w:del w:id="6279" w:author="PR Preview" w:date="2026-01-01T00:00:00Z">
        <w:r>
          <w:delText xml:space="preserve"> </w:delText>
        </w:r>
      </w:del>
      <m:oMath>
        <m:r>
          <m:t>0</m:t>
        </m:r>
      </m:oMath>
      <w:del w:id="6280" w:author="PR Preview" w:date="2026-01-01T00:00:00Z">
        <w:r>
          <w:delText xml:space="preserve">.</w:delText>
        </w:r>
      </w:del>
      <w:del w:id="6281" w:author="PR Preview" w:date="2026-01-01T00:00:00Z">
        <w:r>
          <w:delText xml:space="preserve"> </w:delText>
        </w:r>
      </w:del>
      <w:del w:id="6282" w:author="PR Preview" w:date="2026-01-01T00:00:00Z">
        <w:r>
          <w:delText xml:space="preserve">The real part of</w:delText>
        </w:r>
      </w:del>
      <w:del w:id="628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284" w:author="PR Preview" w:date="2026-01-01T00:00:00Z">
        <w:r>
          <w:delText xml:space="preserve"> </w:delText>
        </w:r>
      </w:del>
      <w:del w:id="6285" w:author="PR Preview" w:date="2026-01-01T00:00:00Z">
        <w:r>
          <w:delText xml:space="preserve">is</w:delText>
        </w:r>
      </w:del>
      <w:del w:id="6286" w:author="PR Preview" w:date="2026-01-01T00:00:00Z">
        <w:r>
          <w:delText xml:space="preserve"> </w:delText>
        </w:r>
      </w:del>
      <m:oMath>
        <m:r>
          <m:t>a</m:t>
        </m:r>
      </m:oMath>
      <w:del w:id="6287" w:author="PR Preview" w:date="2026-01-01T00:00:00Z">
        <w:r>
          <w:delText xml:space="preserve">, and by the equality rule in</w:delText>
        </w:r>
      </w:del>
      <w:del w:id="6288" w:author="PR Preview" w:date="2026-01-01T00:00:00Z">
        <w:r>
          <w:delText xml:space="preserve"> </w:delText>
        </w:r>
      </w:del>
      <w:hyperlink w:anchor="def-complex-equality">
        <w:del w:id="6289" w:author="PR Preview" w:date="2026-01-01T00:00:00Z">
          <w:r>
            <w:rPr>
              <w:rStyle w:val="Hyperlink"/>
            </w:rPr>
            <w:delText xml:space="preserve">Definition 89</w:delText>
          </w:r>
        </w:del>
      </w:hyperlink>
      <w:del w:id="6290" w:author="PR Preview" w:date="2026-01-01T00:00:00Z">
        <w:r>
          <w:delText xml:space="preserve"> </w:delText>
        </w:r>
      </w:del>
      <w:del w:id="6291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6292" w:author="PR Preview" w:date="2026-01-01T00:00:00Z">
        <w:r>
          <w:t xml:space="preserve">so</w:t>
        </w:r>
      </w:ins>
      <w:ins w:id="6293" w:author="PR Preview" w:date="2026-01-01T00:00:00Z">
        <w:r>
          <w:t xml:space="preserve"> </w:t>
        </w:r>
      </w:ins>
      <m:oMath>
        <m:r>
          <m:t>a</m:t>
        </m:r>
      </m:oMath>
      <w:ins w:id="6294" w:author="PR Preview" w:date="2026-01-01T00:00:00Z">
        <w:r>
          <w:t xml:space="preserve"> </w:t>
        </w:r>
      </w:ins>
      <w:ins w:id="6295" w:author="PR Preview" w:date="2026-01-01T00:00:00Z">
        <w:r>
          <w:t xml:space="preserve">is the complex number</w:t>
        </w:r>
      </w:ins>
      <w:ins w:id="62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6297" w:author="PR Preview" w:date="2026-01-01T00:00:00Z">
        <w:r>
          <w:t xml:space="preserve">, whose imaginary part is</w:t>
        </w:r>
      </w:ins>
      <w:ins w:id="6298" w:author="PR Preview" w:date="2026-01-01T00:00:00Z">
        <w:r>
          <w:t xml:space="preserve"> </w:t>
        </w:r>
      </w:ins>
      <m:oMath>
        <m:r>
          <m:t>0</m:t>
        </m:r>
      </m:oMath>
      <w:ins w:id="6299" w:author="PR Preview" w:date="2026-01-01T00:00:00Z">
        <w:r>
          <w:t xml:space="preserve">.</w:t>
        </w:r>
      </w:ins>
      <w:ins w:id="6300" w:author="PR Preview" w:date="2026-01-01T00:00:00Z">
        <w:r>
          <w:t xml:space="preserve"> </w:t>
        </w:r>
      </w:ins>
      <w:ins w:id="6301" w:author="PR Preview" w:date="2026-01-01T00:00:00Z">
        <w:r>
          <w:t xml:space="preserve">The real part of</w:t>
        </w:r>
      </w:ins>
      <w:ins w:id="630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6303" w:author="PR Preview" w:date="2026-01-01T00:00:00Z">
        <w:r>
          <w:t xml:space="preserve"> </w:t>
        </w:r>
      </w:ins>
      <w:ins w:id="6304" w:author="PR Preview" w:date="2026-01-01T00:00:00Z">
        <w:r>
          <w:t xml:space="preserve">is</w:t>
        </w:r>
      </w:ins>
      <w:ins w:id="6305" w:author="PR Preview" w:date="2026-01-01T00:00:00Z">
        <w:r>
          <w:t xml:space="preserve"> </w:t>
        </w:r>
      </w:ins>
      <m:oMath>
        <m:r>
          <m:t>a</m:t>
        </m:r>
      </m:oMath>
      <w:ins w:id="6306" w:author="PR Preview" w:date="2026-01-01T00:00:00Z">
        <w:r>
          <w:t xml:space="preserve">, and by the equality rule in</w:t>
        </w:r>
      </w:ins>
      <w:ins w:id="6307" w:author="PR Preview" w:date="2026-01-01T00:00:00Z">
        <w:r>
          <w:t xml:space="preserve"> </w:t>
        </w:r>
      </w:ins>
      <w:hyperlink w:anchor="def-complex-equality">
        <w:ins w:id="6308" w:author="PR Preview" w:date="2026-01-01T00:00:00Z">
          <w:r>
            <w:rPr>
              <w:rStyle w:val="Hyperlink"/>
            </w:rPr>
            <w:t xml:space="preserve">Definition 94</w:t>
          </w:r>
        </w:ins>
      </w:hyperlink>
      <w:ins w:id="6309" w:author="PR Preview" w:date="2026-01-01T00:00:00Z">
        <w:r>
          <w:t xml:space="preserve"> </w:t>
        </w:r>
      </w:ins>
      <w:ins w:id="6310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6" w:name="exm-reals-in-complex"/>
    <w:p>
      <w:pPr>
        <w:pStyle w:val="BodyText"/>
      </w:pPr>
      <w:del w:id="6311" w:author="PR Preview" w:date="2026-01-01T00:00:00Z">
        <w:r>
          <w:rPr>
            <w:b/>
            <w:bCs/>
          </w:rPr>
          <w:delText xml:space="preserve">Example 69 (Which complex numbers are real)</w:delText>
        </w:r>
      </w:del>
      <w:del w:id="6312" w:author="PR Preview" w:date="2026-01-01T00:00:00Z">
        <w:r>
          <w:delText xml:space="preserve"> </w:delText>
        </w:r>
      </w:del>
      <w:del w:id="6313" w:author="PR Preview" w:date="2026-01-01T00:00:00Z">
        <w:r>
          <w:delText xml:space="preserve">R stores complex numbers as a real part and an imaginary part.</w:delText>
        </w:r>
      </w:del>
      <w:del w:id="6314" w:author="PR Preview" w:date="2026-01-01T00:00:00Z">
        <w:r>
          <w:delText xml:space="preserve"> </w:delText>
        </w:r>
      </w:del>
      <w:del w:id="6315" w:author="PR Preview" w:date="2026-01-01T00:00:00Z">
        <w:r>
          <w:delText xml:space="preserve">The code below converts the real number</w:delText>
        </w:r>
      </w:del>
      <w:del w:id="6316" w:author="PR Preview" w:date="2026-01-01T00:00:00Z">
        <w:r>
          <w:delText xml:space="preserve"> </w:delText>
        </w:r>
      </w:del>
      <m:oMath>
        <m:r>
          <m:t>7</m:t>
        </m:r>
      </m:oMath>
      <w:del w:id="6317" w:author="PR Preview" w:date="2026-01-01T00:00:00Z">
        <w:r>
          <w:delText xml:space="preserve"> </w:delText>
        </w:r>
      </w:del>
      <w:del w:id="6318" w:author="PR Preview" w:date="2026-01-01T00:00:00Z">
        <w:r>
          <w:delText xml:space="preserve">to a complex number</w:delText>
        </w:r>
      </w:del>
      <w:del w:id="6319" w:author="PR Preview" w:date="2026-01-01T00:00:00Z">
        <w:r>
          <w:delText xml:space="preserve"> </w:delText>
        </w:r>
      </w:del>
      <w:del w:id="6320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6321" w:author="PR Preview" w:date="2026-01-01T00:00:00Z">
        <w:r>
          <w:rPr>
            <w:b/>
            <w:bCs/>
          </w:rPr>
          <w:t xml:space="preserve">Example 74 (Which complex numbers are real)</w:t>
        </w:r>
      </w:ins>
      <w:ins w:id="6322" w:author="PR Preview" w:date="2026-01-01T00:00:00Z">
        <w:r>
          <w:t xml:space="preserve"> </w:t>
        </w:r>
      </w:ins>
      <w:ins w:id="6323" w:author="PR Preview" w:date="2026-01-01T00:00:00Z">
        <w:r>
          <w:t xml:space="preserve">R stores complex numbers as a real part and an imaginary part.</w:t>
        </w:r>
      </w:ins>
      <w:ins w:id="6324" w:author="PR Preview" w:date="2026-01-01T00:00:00Z">
        <w:r>
          <w:t xml:space="preserve"> </w:t>
        </w:r>
      </w:ins>
      <w:ins w:id="6325" w:author="PR Preview" w:date="2026-01-01T00:00:00Z">
        <w:r>
          <w:t xml:space="preserve">The code below converts the real number</w:t>
        </w:r>
      </w:ins>
      <w:ins w:id="6326" w:author="PR Preview" w:date="2026-01-01T00:00:00Z">
        <w:r>
          <w:t xml:space="preserve"> </w:t>
        </w:r>
      </w:ins>
      <m:oMath>
        <m:r>
          <m:t>7</m:t>
        </m:r>
      </m:oMath>
      <w:ins w:id="6327" w:author="PR Preview" w:date="2026-01-01T00:00:00Z">
        <w:r>
          <w:t xml:space="preserve"> </w:t>
        </w:r>
      </w:ins>
      <w:ins w:id="6328" w:author="PR Preview" w:date="2026-01-01T00:00:00Z">
        <w:r>
          <w:t xml:space="preserve">to a complex number</w:t>
        </w:r>
      </w:ins>
      <w:ins w:id="6329" w:author="PR Preview" w:date="2026-01-01T00:00:00Z">
        <w:r>
          <w:t xml:space="preserve"> </w:t>
        </w:r>
      </w:ins>
      <w:ins w:id="6330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6"/>
    <w:bookmarkStart w:id="327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331" w:author="PR Preview" w:date="2026-01-01T00:00:00Z">
        <w:r>
          <w:delText xml:space="preserve">Axler [42], Definition 1.1, p. 2</w:delText>
        </w:r>
      </w:del>
      <w:del w:id="6332" w:author="PR Preview" w:date="2026-01-01T00:00:00Z">
        <w:r>
          <w:delText xml:space="preserve"> </w:delText>
        </w:r>
      </w:del>
      <w:del w:id="6333" w:author="PR Preview" w:date="2026-01-01T00:00:00Z">
        <w:r>
          <w:delText xml:space="preserve">takes these two formulas as the definitions of addition and multiplication.</w:delText>
        </w:r>
      </w:del>
    </w:p>
    <w:p>
      <w:pPr>
        <w:pStyle w:val="BodyText"/>
      </w:pPr>
      <w:del w:id="6334" w:author="PR Preview" w:date="2026-01-01T00:00:00Z">
        <w:r>
          <w:rPr>
            <w:b/>
            <w:bCs/>
          </w:rPr>
          <w:delText xml:space="preserve">Example 70 (Adding and multiplying two complex numbers)</w:delText>
        </w:r>
      </w:del>
      <w:del w:id="6335" w:author="PR Preview" w:date="2026-01-01T00:00:00Z">
        <w:r>
          <w:delText xml:space="preserve"> </w:delText>
        </w:r>
      </w:del>
      <w:del w:id="6336" w:author="PR Preview" w:date="2026-01-01T00:00:00Z">
        <w:r>
          <w:delText xml:space="preserve">Let</w:delText>
        </w:r>
      </w:del>
      <w:del w:id="6337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6338" w:author="PR Preview" w:date="2026-01-01T00:00:00Z">
        <w:r>
          <w:delText xml:space="preserve"> </w:delText>
        </w:r>
      </w:del>
      <w:del w:id="6339" w:author="PR Preview" w:date="2026-01-01T00:00:00Z">
        <w:r>
          <w:delText xml:space="preserve">and</w:delText>
        </w:r>
      </w:del>
      <w:del w:id="634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6341" w:author="PR Preview" w:date="2026-01-01T00:00:00Z">
        <w:r>
          <w:delText xml:space="preserve">.</w:delText>
        </w:r>
      </w:del>
      <w:del w:id="6342" w:author="PR Preview" w:date="2026-01-01T00:00:00Z">
        <w:r>
          <w:delText xml:space="preserve"> </w:delText>
        </w:r>
      </w:del>
      <w:del w:id="6343" w:author="PR Preview" w:date="2026-01-01T00:00:00Z">
        <w:r>
          <w:delText xml:space="preserve">Their sum is</w:delText>
        </w:r>
      </w:del>
    </w:p>
    <w:p>
      <w:pPr>
        <w:pStyle w:val="FirstParagraph"/>
      </w:pPr>
      <w:ins w:id="6344" w:author="PR Preview" w:date="2026-01-01T00:00:00Z">
        <w:r>
          <w:t xml:space="preserve">Axler [44], Definition 1.1, p. 2</w:t>
        </w:r>
      </w:ins>
      <w:ins w:id="6345" w:author="PR Preview" w:date="2026-01-01T00:00:00Z">
        <w:r>
          <w:t xml:space="preserve"> </w:t>
        </w:r>
      </w:ins>
      <w:ins w:id="6346" w:author="PR Preview" w:date="2026-01-01T00:00:00Z">
        <w:r>
          <w:t xml:space="preserve">takes these two formulas as the definitions of addition and multiplication.</w:t>
        </w:r>
      </w:ins>
    </w:p>
    <w:bookmarkStart w:id="328" w:name="exm-complex-arithmetic"/>
    <w:p>
      <w:pPr>
        <w:pStyle w:val="BodyText"/>
      </w:pPr>
      <w:ins w:id="6347" w:author="PR Preview" w:date="2026-01-01T00:00:00Z">
        <w:r>
          <w:rPr>
            <w:b/>
            <w:bCs/>
          </w:rPr>
          <w:t xml:space="preserve">Example 75 (Adding and multiplying two complex numbers)</w:t>
        </w:r>
      </w:ins>
      <w:ins w:id="6348" w:author="PR Preview" w:date="2026-01-01T00:00:00Z">
        <w:r>
          <w:t xml:space="preserve"> </w:t>
        </w:r>
      </w:ins>
      <w:ins w:id="6349" w:author="PR Preview" w:date="2026-01-01T00:00:00Z">
        <w:r>
          <w:t xml:space="preserve">Let</w:t>
        </w:r>
      </w:ins>
      <w:ins w:id="6350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6351" w:author="PR Preview" w:date="2026-01-01T00:00:00Z">
        <w:r>
          <w:t xml:space="preserve"> </w:t>
        </w:r>
      </w:ins>
      <w:ins w:id="6352" w:author="PR Preview" w:date="2026-01-01T00:00:00Z">
        <w:r>
          <w:t xml:space="preserve">and</w:t>
        </w:r>
      </w:ins>
      <w:ins w:id="635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6354" w:author="PR Preview" w:date="2026-01-01T00:00:00Z">
        <w:r>
          <w:t xml:space="preserve">.</w:t>
        </w:r>
      </w:ins>
      <w:ins w:id="6355" w:author="PR Preview" w:date="2026-01-01T00:00:00Z">
        <w:r>
          <w:t xml:space="preserve"> </w:t>
        </w:r>
      </w:ins>
      <w:ins w:id="6356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8"/>
    <w:bookmarkStart w:id="329" w:name="def-complex-conjugate"/>
    <w:p>
      <w:pPr>
        <w:pStyle w:val="FirstParagraph"/>
      </w:pPr>
      <w:del w:id="6357" w:author="PR Preview" w:date="2026-01-01T00:00:00Z">
        <w:r>
          <w:rPr>
            <w:b/>
            <w:bCs/>
          </w:rPr>
          <w:delText xml:space="preserve">Definition 90 (Complex conjugate)</w:delText>
        </w:r>
      </w:del>
      <w:del w:id="6358" w:author="PR Preview" w:date="2026-01-01T00:00:00Z">
        <w:r>
          <w:delText xml:space="preserve"> </w:delText>
        </w:r>
      </w:del>
      <w:del w:id="6359" w:author="PR Preview" w:date="2026-01-01T00:00:00Z">
        <w:r>
          <w:delText xml:space="preserve">The</w:delText>
        </w:r>
      </w:del>
      <w:del w:id="6360" w:author="PR Preview" w:date="2026-01-01T00:00:00Z">
        <w:r>
          <w:delText xml:space="preserve"> </w:delText>
        </w:r>
      </w:del>
      <w:del w:id="6361" w:author="PR Preview" w:date="2026-01-01T00:00:00Z">
        <w:r>
          <w:rPr>
            <w:b/>
            <w:bCs/>
          </w:rPr>
          <w:delText xml:space="preserve">complex conjugate</w:delText>
        </w:r>
      </w:del>
      <w:del w:id="6362" w:author="PR Preview" w:date="2026-01-01T00:00:00Z">
        <w:r>
          <w:delText xml:space="preserve"> </w:delText>
        </w:r>
      </w:del>
      <w:del w:id="6363" w:author="PR Preview" w:date="2026-01-01T00:00:00Z">
        <w:r>
          <w:delText xml:space="preserve">[44]</w:delText>
        </w:r>
      </w:del>
      <w:del w:id="6364" w:author="PR Preview" w:date="2026-01-01T00:00:00Z">
        <w:r>
          <w:delText xml:space="preserve"> </w:delText>
        </w:r>
      </w:del>
      <w:del w:id="6365" w:author="PR Preview" w:date="2026-01-01T00:00:00Z">
        <w:r>
          <w:delText xml:space="preserve">of a complex number</w:delText>
        </w:r>
      </w:del>
      <w:del w:id="636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6367" w:author="PR Preview" w:date="2026-01-01T00:00:00Z">
        <w:r>
          <w:delText xml:space="preserve"> </w:delText>
        </w:r>
      </w:del>
      <w:del w:id="6368" w:author="PR Preview" w:date="2026-01-01T00:00:00Z">
        <w:r>
          <w:delText xml:space="preserve">(</w:delText>
        </w:r>
      </w:del>
      <w:hyperlink w:anchor="def-complex-number">
        <w:del w:id="6369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6370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371" w:author="PR Preview" w:date="2026-01-01T00:00:00Z">
        <w:r>
          <w:delText xml:space="preserve">Axler [42], Definition 4.2, p. 120</w:delText>
        </w:r>
      </w:del>
      <w:del w:id="6372" w:author="PR Preview" w:date="2026-01-01T00:00:00Z">
        <w:r>
          <w:delText xml:space="preserve"> </w:delText>
        </w:r>
      </w:del>
      <w:del w:id="6373" w:author="PR Preview" w:date="2026-01-01T00:00:00Z">
        <w:r>
          <w:delText xml:space="preserve">gives the same definition, as</w:delText>
        </w:r>
      </w:del>
      <w:del w:id="6374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del w:id="6375" w:author="PR Preview" w:date="2026-01-01T00:00:00Z">
        <w:r>
          <w:delText xml:space="preserve">.</w:delText>
        </w:r>
      </w:del>
    </w:p>
    <w:p>
      <w:pPr>
        <w:pStyle w:val="BodyText"/>
      </w:pPr>
      <w:del w:id="6376" w:author="PR Preview" w:date="2026-01-01T00:00:00Z">
        <w:r>
          <w:rPr>
            <w:b/>
            <w:bCs/>
          </w:rPr>
          <w:delText xml:space="preserve">Example 71 (Complex conjugates)</w:delText>
        </w:r>
      </w:del>
      <w:del w:id="6377" w:author="PR Preview" w:date="2026-01-01T00:00:00Z">
        <w:r>
          <w:delText xml:space="preserve"> </w:delText>
        </w:r>
      </w:del>
      <w:del w:id="6378" w:author="PR Preview" w:date="2026-01-01T00:00:00Z">
        <w:r>
          <w:delText xml:space="preserve"> </w:delText>
        </w:r>
      </w:del>
    </w:p>
    <w:p>
      <w:pPr>
        <w:pStyle w:val="FirstParagraph"/>
      </w:pPr>
      <w:ins w:id="6379" w:author="PR Preview" w:date="2026-01-01T00:00:00Z">
        <w:r>
          <w:rPr>
            <w:b/>
            <w:bCs/>
          </w:rPr>
          <w:t xml:space="preserve">Definition 95 (Complex conjugate)</w:t>
        </w:r>
      </w:ins>
      <w:ins w:id="6380" w:author="PR Preview" w:date="2026-01-01T00:00:00Z">
        <w:r>
          <w:t xml:space="preserve"> </w:t>
        </w:r>
      </w:ins>
      <w:ins w:id="6381" w:author="PR Preview" w:date="2026-01-01T00:00:00Z">
        <w:r>
          <w:t xml:space="preserve">The</w:t>
        </w:r>
      </w:ins>
      <w:ins w:id="6382" w:author="PR Preview" w:date="2026-01-01T00:00:00Z">
        <w:r>
          <w:t xml:space="preserve"> </w:t>
        </w:r>
      </w:ins>
      <w:ins w:id="6383" w:author="PR Preview" w:date="2026-01-01T00:00:00Z">
        <w:r>
          <w:rPr>
            <w:b/>
            <w:bCs/>
          </w:rPr>
          <w:t xml:space="preserve">complex conjugate</w:t>
        </w:r>
      </w:ins>
      <w:ins w:id="6384" w:author="PR Preview" w:date="2026-01-01T00:00:00Z">
        <w:r>
          <w:t xml:space="preserve"> </w:t>
        </w:r>
      </w:ins>
      <w:ins w:id="6385" w:author="PR Preview" w:date="2026-01-01T00:00:00Z">
        <w:r>
          <w:t xml:space="preserve">[46]</w:t>
        </w:r>
      </w:ins>
      <w:ins w:id="6386" w:author="PR Preview" w:date="2026-01-01T00:00:00Z">
        <w:r>
          <w:t xml:space="preserve"> </w:t>
        </w:r>
      </w:ins>
      <w:ins w:id="6387" w:author="PR Preview" w:date="2026-01-01T00:00:00Z">
        <w:r>
          <w:t xml:space="preserve">of a complex number</w:t>
        </w:r>
      </w:ins>
      <w:ins w:id="638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389" w:author="PR Preview" w:date="2026-01-01T00:00:00Z">
        <w:r>
          <w:t xml:space="preserve"> </w:t>
        </w:r>
      </w:ins>
      <w:ins w:id="6390" w:author="PR Preview" w:date="2026-01-01T00:00:00Z">
        <w:r>
          <w:t xml:space="preserve">(</w:t>
        </w:r>
      </w:ins>
      <w:hyperlink w:anchor="def-complex-number">
        <w:ins w:id="6391" w:author="PR Preview" w:date="2026-01-01T00:00:00Z">
          <w:r>
            <w:rPr>
              <w:rStyle w:val="Hyperlink"/>
            </w:rPr>
            <w:t xml:space="preserve">Definition 91</w:t>
          </w:r>
        </w:ins>
      </w:hyperlink>
      <w:ins w:id="6392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ins w:id="6393" w:author="PR Preview" w:date="2026-01-01T00:00:00Z">
        <w:r>
          <w:t xml:space="preserve">Axler [44], Definition 4.2, p. 120</w:t>
        </w:r>
      </w:ins>
      <w:ins w:id="6394" w:author="PR Preview" w:date="2026-01-01T00:00:00Z">
        <w:r>
          <w:t xml:space="preserve"> </w:t>
        </w:r>
      </w:ins>
      <w:ins w:id="6395" w:author="PR Preview" w:date="2026-01-01T00:00:00Z">
        <w:r>
          <w:t xml:space="preserve">gives the same definition, as</w:t>
        </w:r>
      </w:ins>
      <w:ins w:id="6396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ins w:id="6397" w:author="PR Preview" w:date="2026-01-01T00:00:00Z">
        <w:r>
          <w:t xml:space="preserve">.</w:t>
        </w:r>
      </w:ins>
    </w:p>
    <w:bookmarkStart w:id="330" w:name="exm-complex-conjugate"/>
    <w:p>
      <w:pPr>
        <w:pStyle w:val="BodyText"/>
      </w:pPr>
      <w:ins w:id="6398" w:author="PR Preview" w:date="2026-01-01T00:00:00Z">
        <w:r>
          <w:rPr>
            <w:b/>
            <w:bCs/>
          </w:rPr>
          <w:t xml:space="preserve">Example 76 (Complex conjugates)</w:t>
        </w:r>
      </w:ins>
      <w:ins w:id="6399" w:author="PR Preview" w:date="2026-01-01T00:00:00Z">
        <w:r>
          <w:t xml:space="preserve"> </w:t>
        </w:r>
      </w:ins>
      <w:ins w:id="6400" w:author="PR Preview" w:date="2026-01-01T00:00:00Z">
        <w:r>
          <w:t xml:space="preserve"> </w:t>
        </w:r>
      </w:ins>
    </w:p>
    <w:p>
      <w:pPr>
        <w:numPr>
          <w:ilvl w:val="0"/>
          <w:numId w:val="106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0"/>
    <w:bookmarkStart w:id="331" w:name="def-complex-modulus"/>
    <w:p>
      <w:pPr>
        <w:pStyle w:val="FirstParagraph"/>
      </w:pPr>
      <w:del w:id="6401" w:author="PR Preview" w:date="2026-01-01T00:00:00Z">
        <w:r>
          <w:rPr>
            <w:b/>
            <w:bCs/>
          </w:rPr>
          <w:delText xml:space="preserve">Definition 91 (Absolute value (modulus) of a complex number)</w:delText>
        </w:r>
      </w:del>
      <w:del w:id="6402" w:author="PR Preview" w:date="2026-01-01T00:00:00Z">
        <w:r>
          <w:delText xml:space="preserve"> </w:delText>
        </w:r>
      </w:del>
      <w:del w:id="6403" w:author="PR Preview" w:date="2026-01-01T00:00:00Z">
        <w:r>
          <w:delText xml:space="preserve">The</w:delText>
        </w:r>
      </w:del>
      <w:del w:id="6404" w:author="PR Preview" w:date="2026-01-01T00:00:00Z">
        <w:r>
          <w:delText xml:space="preserve"> </w:delText>
        </w:r>
      </w:del>
      <w:del w:id="6405" w:author="PR Preview" w:date="2026-01-01T00:00:00Z">
        <w:r>
          <w:rPr>
            <w:b/>
            <w:bCs/>
          </w:rPr>
          <w:delText xml:space="preserve">absolute value</w:delText>
        </w:r>
      </w:del>
      <w:del w:id="6406" w:author="PR Preview" w:date="2026-01-01T00:00:00Z">
        <w:r>
          <w:delText xml:space="preserve">, or</w:delText>
        </w:r>
      </w:del>
      <w:del w:id="6407" w:author="PR Preview" w:date="2026-01-01T00:00:00Z">
        <w:r>
          <w:delText xml:space="preserve"> </w:delText>
        </w:r>
      </w:del>
      <w:del w:id="6408" w:author="PR Preview" w:date="2026-01-01T00:00:00Z">
        <w:r>
          <w:rPr>
            <w:b/>
            <w:bCs/>
          </w:rPr>
          <w:delText xml:space="preserve">modulus</w:delText>
        </w:r>
      </w:del>
      <w:del w:id="6409" w:author="PR Preview" w:date="2026-01-01T00:00:00Z">
        <w:r>
          <w:delText xml:space="preserve"> </w:delText>
        </w:r>
      </w:del>
      <w:del w:id="6410" w:author="PR Preview" w:date="2026-01-01T00:00:00Z">
        <w:r>
          <w:delText xml:space="preserve">[43]</w:delText>
        </w:r>
      </w:del>
      <w:del w:id="6411" w:author="PR Preview" w:date="2026-01-01T00:00:00Z">
        <w:r>
          <w:delText xml:space="preserve">, of a complex number</w:delText>
        </w:r>
      </w:del>
      <w:del w:id="641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6413" w:author="PR Preview" w:date="2026-01-01T00:00:00Z">
        <w:r>
          <w:delText xml:space="preserve"> </w:delText>
        </w:r>
      </w:del>
      <w:del w:id="6414" w:author="PR Preview" w:date="2026-01-01T00:00:00Z">
        <w:r>
          <w:delText xml:space="preserve">(</w:delText>
        </w:r>
      </w:del>
      <w:hyperlink w:anchor="def-complex-number">
        <w:del w:id="6415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6416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417" w:author="PR Preview" w:date="2026-01-01T00:00:00Z">
        <w:r>
          <w:delText xml:space="preserve">Axler [42], Definition 4.2, p. 120</w:delText>
        </w:r>
      </w:del>
      <w:del w:id="6418" w:author="PR Preview" w:date="2026-01-01T00:00:00Z">
        <w:r>
          <w:delText xml:space="preserve"> </w:delText>
        </w:r>
      </w:del>
      <w:del w:id="6419" w:author="PR Preview" w:date="2026-01-01T00:00:00Z">
        <w:r>
          <w:delText xml:space="preserve">gives the same definition.</w:delText>
        </w:r>
      </w:del>
    </w:p>
    <w:p>
      <w:pPr>
        <w:pStyle w:val="BodyText"/>
      </w:pPr>
      <w:del w:id="6420" w:author="PR Preview" w:date="2026-01-01T00:00:00Z">
        <w:r>
          <w:rPr>
            <w:b/>
            <w:bCs/>
          </w:rPr>
          <w:delText xml:space="preserve">Example 72 (Absolute values of complex numbers)</w:delText>
        </w:r>
      </w:del>
      <w:del w:id="6421" w:author="PR Preview" w:date="2026-01-01T00:00:00Z">
        <w:r>
          <w:delText xml:space="preserve"> </w:delText>
        </w:r>
      </w:del>
      <w:del w:id="6422" w:author="PR Preview" w:date="2026-01-01T00:00:00Z">
        <w:r>
          <w:delText xml:space="preserve"> </w:delText>
        </w:r>
      </w:del>
    </w:p>
    <w:p>
      <w:pPr>
        <w:pStyle w:val="FirstParagraph"/>
      </w:pPr>
      <w:ins w:id="6423" w:author="PR Preview" w:date="2026-01-01T00:00:00Z">
        <w:r>
          <w:rPr>
            <w:b/>
            <w:bCs/>
          </w:rPr>
          <w:t xml:space="preserve">Definition 96 (Absolute value (modulus) of a complex number)</w:t>
        </w:r>
      </w:ins>
      <w:ins w:id="6424" w:author="PR Preview" w:date="2026-01-01T00:00:00Z">
        <w:r>
          <w:t xml:space="preserve"> </w:t>
        </w:r>
      </w:ins>
      <w:ins w:id="6425" w:author="PR Preview" w:date="2026-01-01T00:00:00Z">
        <w:r>
          <w:t xml:space="preserve">The</w:t>
        </w:r>
      </w:ins>
      <w:ins w:id="6426" w:author="PR Preview" w:date="2026-01-01T00:00:00Z">
        <w:r>
          <w:t xml:space="preserve"> </w:t>
        </w:r>
      </w:ins>
      <w:ins w:id="6427" w:author="PR Preview" w:date="2026-01-01T00:00:00Z">
        <w:r>
          <w:rPr>
            <w:b/>
            <w:bCs/>
          </w:rPr>
          <w:t xml:space="preserve">absolute value</w:t>
        </w:r>
      </w:ins>
      <w:ins w:id="6428" w:author="PR Preview" w:date="2026-01-01T00:00:00Z">
        <w:r>
          <w:t xml:space="preserve">, or</w:t>
        </w:r>
      </w:ins>
      <w:ins w:id="6429" w:author="PR Preview" w:date="2026-01-01T00:00:00Z">
        <w:r>
          <w:t xml:space="preserve"> </w:t>
        </w:r>
      </w:ins>
      <w:ins w:id="6430" w:author="PR Preview" w:date="2026-01-01T00:00:00Z">
        <w:r>
          <w:rPr>
            <w:b/>
            <w:bCs/>
          </w:rPr>
          <w:t xml:space="preserve">modulus</w:t>
        </w:r>
      </w:ins>
      <w:ins w:id="6431" w:author="PR Preview" w:date="2026-01-01T00:00:00Z">
        <w:r>
          <w:t xml:space="preserve"> </w:t>
        </w:r>
      </w:ins>
      <w:ins w:id="6432" w:author="PR Preview" w:date="2026-01-01T00:00:00Z">
        <w:r>
          <w:t xml:space="preserve">[45]</w:t>
        </w:r>
      </w:ins>
      <w:ins w:id="6433" w:author="PR Preview" w:date="2026-01-01T00:00:00Z">
        <w:r>
          <w:t xml:space="preserve">, of a complex number</w:t>
        </w:r>
      </w:ins>
      <w:ins w:id="643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435" w:author="PR Preview" w:date="2026-01-01T00:00:00Z">
        <w:r>
          <w:t xml:space="preserve"> </w:t>
        </w:r>
      </w:ins>
      <w:ins w:id="6436" w:author="PR Preview" w:date="2026-01-01T00:00:00Z">
        <w:r>
          <w:t xml:space="preserve">(</w:t>
        </w:r>
      </w:ins>
      <w:hyperlink w:anchor="def-complex-number">
        <w:ins w:id="6437" w:author="PR Preview" w:date="2026-01-01T00:00:00Z">
          <w:r>
            <w:rPr>
              <w:rStyle w:val="Hyperlink"/>
            </w:rPr>
            <w:t xml:space="preserve">Definition 91</w:t>
          </w:r>
        </w:ins>
      </w:hyperlink>
      <w:ins w:id="6438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ins w:id="6439" w:author="PR Preview" w:date="2026-01-01T00:00:00Z">
        <w:r>
          <w:t xml:space="preserve">Axler [44], Definition 4.2, p. 120</w:t>
        </w:r>
      </w:ins>
      <w:ins w:id="6440" w:author="PR Preview" w:date="2026-01-01T00:00:00Z">
        <w:r>
          <w:t xml:space="preserve"> </w:t>
        </w:r>
      </w:ins>
      <w:ins w:id="6441" w:author="PR Preview" w:date="2026-01-01T00:00:00Z">
        <w:r>
          <w:t xml:space="preserve">gives the same definition.</w:t>
        </w:r>
      </w:ins>
    </w:p>
    <w:bookmarkStart w:id="332" w:name="exm-complex-modulus"/>
    <w:p>
      <w:pPr>
        <w:pStyle w:val="BodyText"/>
      </w:pPr>
      <w:ins w:id="6442" w:author="PR Preview" w:date="2026-01-01T00:00:00Z">
        <w:r>
          <w:rPr>
            <w:b/>
            <w:bCs/>
          </w:rPr>
          <w:t xml:space="preserve">Example 77 (Absolute values of complex numbers)</w:t>
        </w:r>
      </w:ins>
      <w:ins w:id="6443" w:author="PR Preview" w:date="2026-01-01T00:00:00Z">
        <w:r>
          <w:t xml:space="preserve"> </w:t>
        </w:r>
      </w:ins>
      <w:ins w:id="6444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2"/>
    <w:bookmarkStart w:id="333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445" w:author="PR Preview" w:date="2026-01-01T00:00:00Z">
        <w:r>
          <w:delText xml:space="preserve">Axler [42], result 4.4, p. 121</w:delText>
        </w:r>
      </w:del>
      <w:del w:id="6446" w:author="PR Preview" w:date="2026-01-01T00:00:00Z">
        <w:r>
          <w:delText xml:space="preserve"> </w:delText>
        </w:r>
      </w:del>
      <w:del w:id="6447" w:author="PR Preview" w:date="2026-01-01T00:00:00Z">
        <w:r>
          <w:delText xml:space="preserve">lists this identity among the properties of complex numbers.</w:delText>
        </w:r>
      </w:del>
    </w:p>
    <w:p>
      <w:pPr>
        <w:pStyle w:val="BodyText"/>
      </w:pPr>
      <w:del w:id="6448" w:author="PR Preview" w:date="2026-01-01T00:00:00Z">
        <w:r>
          <w:rPr>
            <w:b/>
            <w:bCs/>
          </w:rPr>
          <w:delText xml:space="preserve">Example 73 (Multiplying</w:delText>
        </w:r>
      </w:del>
      <w:del w:id="6449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6450" w:author="PR Preview" w:date="2026-01-01T00:00:00Z">
        <w:r>
          <w:rPr>
            <w:b/>
            <w:bCs/>
          </w:rPr>
          <w:delText xml:space="preserve"> </w:delText>
        </w:r>
      </w:del>
      <w:del w:id="6451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6452" w:author="PR Preview" w:date="2026-01-01T00:00:00Z">
        <w:r>
          <w:delText xml:space="preserve">which is</w:delText>
        </w:r>
      </w:del>
      <w:del w:id="64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6454" w:author="PR Preview" w:date="2026-01-01T00:00:00Z">
        <w:r>
          <w:delText xml:space="preserve"> </w:delText>
        </w:r>
      </w:del>
      <w:del w:id="6455" w:author="PR Preview" w:date="2026-01-01T00:00:00Z">
        <w:r>
          <w:delText xml:space="preserve">from</w:delText>
        </w:r>
      </w:del>
      <w:del w:id="6456" w:author="PR Preview" w:date="2026-01-01T00:00:00Z">
        <w:r>
          <w:delText xml:space="preserve"> </w:delText>
        </w:r>
      </w:del>
      <w:hyperlink w:anchor="exm-complex-modulus">
        <w:del w:id="6457" w:author="PR Preview" w:date="2026-01-01T00:00:00Z">
          <w:r>
            <w:rPr>
              <w:rStyle w:val="Hyperlink"/>
            </w:rPr>
            <w:delText xml:space="preserve">Example 72</w:delText>
          </w:r>
        </w:del>
      </w:hyperlink>
      <w:del w:id="6458" w:author="PR Preview" w:date="2026-01-01T00:00:00Z">
        <w:r>
          <w:delText xml:space="preserve">, as</w:delText>
        </w:r>
      </w:del>
      <w:del w:id="6459" w:author="PR Preview" w:date="2026-01-01T00:00:00Z">
        <w:r>
          <w:delText xml:space="preserve"> </w:delText>
        </w:r>
      </w:del>
      <w:hyperlink w:anchor="thm-conj-product">
        <w:del w:id="6460" w:author="PR Preview" w:date="2026-01-01T00:00:00Z">
          <w:r>
            <w:rPr>
              <w:rStyle w:val="Hyperlink"/>
            </w:rPr>
            <w:delText xml:space="preserve">Theorem 38</w:delText>
          </w:r>
        </w:del>
      </w:hyperlink>
      <w:del w:id="6461" w:author="PR Preview" w:date="2026-01-01T00:00:00Z">
        <w:r>
          <w:delText xml:space="preserve"> </w:delText>
        </w:r>
      </w:del>
      <w:del w:id="6462" w:author="PR Preview" w:date="2026-01-01T00:00:00Z">
        <w:r>
          <w:delText xml:space="preserve">says.</w:delText>
        </w:r>
      </w:del>
    </w:p>
    <w:p>
      <w:pPr>
        <w:pStyle w:val="Heading2"/>
      </w:pPr>
      <w:del w:id="6463" w:author="PR Preview" w:date="2026-01-01T00:00:00Z">
        <w:r>
          <w:delText xml:space="preserve">22 Further reading</w:delText>
        </w:r>
      </w:del>
    </w:p>
    <w:p>
      <w:pPr>
        <w:pStyle w:val="Compact"/>
        <w:numPr>
          <w:ilvl w:val="0"/>
          <w:numId w:val="1064"/>
        </w:numPr>
      </w:pPr>
      <w:del w:id="6464" w:author="PR Preview" w:date="2026-01-01T00:00:00Z">
        <w:r>
          <w:delText xml:space="preserve">Abramson et al.</w:delText>
        </w:r>
      </w:del>
      <w:del w:id="6465" w:author="PR Preview" w:date="2026-01-01T00:00:00Z">
        <w:r>
          <w:delText xml:space="preserve"> </w:delText>
        </w:r>
      </w:del>
      <w:del w:id="6466" w:author="PR Preview" w:date="2026-01-01T00:00:00Z">
        <w:r>
          <w:delText xml:space="preserve">[45]</w:delText>
        </w:r>
      </w:del>
      <w:del w:id="6467" w:author="PR Preview" w:date="2026-01-01T00:00:00Z">
        <w:r>
          <w:delText xml:space="preserve"> </w:delText>
        </w:r>
      </w:del>
      <w:del w:id="6468" w:author="PR Preview" w:date="2026-01-01T00:00:00Z">
        <w:r>
          <w:delText xml:space="preserve">is a free online textbook on algebra and trigonometry.</w:delText>
        </w:r>
      </w:del>
      <w:del w:id="6469" w:author="PR Preview" w:date="2026-01-01T00:00:00Z">
        <w:r>
          <w:delText xml:space="preserve"> </w:delText>
        </w:r>
      </w:del>
      <w:del w:id="6470" w:author="PR Preview" w:date="2026-01-01T00:00:00Z">
        <w:r>
          <w:delText xml:space="preserve">It covers equations, inequalities, polynomials, exponentials, logarithms, and trigonometry,</w:delText>
        </w:r>
      </w:del>
      <w:del w:id="6471" w:author="PR Preview" w:date="2026-01-01T00:00:00Z">
        <w:r>
          <w:delText xml:space="preserve"> </w:delText>
        </w:r>
      </w:del>
      <w:del w:id="6472" w:author="PR Preview" w:date="2026-01-01T00:00:00Z">
        <w:r>
          <w:delText xml:space="preserve">which overlap with the algebra in these notes.</w:delText>
        </w:r>
      </w:del>
    </w:p>
    <w:p>
      <w:pPr>
        <w:pStyle w:val="FirstParagraph"/>
      </w:pPr>
      <w:ins w:id="6473" w:author="PR Preview" w:date="2026-01-01T00:00:00Z">
        <w:r>
          <w:t xml:space="preserve">Axler [44], result 4.4, p. 121</w:t>
        </w:r>
      </w:ins>
      <w:ins w:id="6474" w:author="PR Preview" w:date="2026-01-01T00:00:00Z">
        <w:r>
          <w:t xml:space="preserve"> </w:t>
        </w:r>
      </w:ins>
      <w:ins w:id="6475" w:author="PR Preview" w:date="2026-01-01T00:00:00Z">
        <w:r>
          <w:t xml:space="preserve">lists this identity among the properties of complex numbers.</w:t>
        </w:r>
      </w:ins>
    </w:p>
    <w:bookmarkStart w:id="334" w:name="exm-conj-product"/>
    <w:p>
      <w:pPr>
        <w:pStyle w:val="BodyText"/>
      </w:pPr>
      <w:ins w:id="6476" w:author="PR Preview" w:date="2026-01-01T00:00:00Z">
        <w:r>
          <w:rPr>
            <w:b/>
            <w:bCs/>
          </w:rPr>
          <w:t xml:space="preserve">Example 78 (Multiplying</w:t>
        </w:r>
      </w:ins>
      <w:ins w:id="6477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6478" w:author="PR Preview" w:date="2026-01-01T00:00:00Z">
        <w:r>
          <w:rPr>
            <w:b/>
            <w:bCs/>
          </w:rPr>
          <w:t xml:space="preserve"> </w:t>
        </w:r>
      </w:ins>
      <w:ins w:id="6479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6480" w:author="PR Preview" w:date="2026-01-01T00:00:00Z">
        <w:r>
          <w:t xml:space="preserve">which is</w:t>
        </w:r>
      </w:ins>
      <w:ins w:id="648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6482" w:author="PR Preview" w:date="2026-01-01T00:00:00Z">
        <w:r>
          <w:t xml:space="preserve"> </w:t>
        </w:r>
      </w:ins>
      <w:ins w:id="6483" w:author="PR Preview" w:date="2026-01-01T00:00:00Z">
        <w:r>
          <w:t xml:space="preserve">from</w:t>
        </w:r>
      </w:ins>
      <w:ins w:id="6484" w:author="PR Preview" w:date="2026-01-01T00:00:00Z">
        <w:r>
          <w:t xml:space="preserve"> </w:t>
        </w:r>
      </w:ins>
      <w:hyperlink w:anchor="exm-complex-modulus">
        <w:ins w:id="6485" w:author="PR Preview" w:date="2026-01-01T00:00:00Z">
          <w:r>
            <w:rPr>
              <w:rStyle w:val="Hyperlink"/>
            </w:rPr>
            <w:t xml:space="preserve">Example 77</w:t>
          </w:r>
        </w:ins>
      </w:hyperlink>
      <w:ins w:id="6486" w:author="PR Preview" w:date="2026-01-01T00:00:00Z">
        <w:r>
          <w:t xml:space="preserve">, as</w:t>
        </w:r>
      </w:ins>
      <w:ins w:id="6487" w:author="PR Preview" w:date="2026-01-01T00:00:00Z">
        <w:r>
          <w:t xml:space="preserve"> </w:t>
        </w:r>
      </w:ins>
      <w:hyperlink w:anchor="thm-conj-product">
        <w:ins w:id="6488" w:author="PR Preview" w:date="2026-01-01T00:00:00Z">
          <w:r>
            <w:rPr>
              <w:rStyle w:val="Hyperlink"/>
            </w:rPr>
            <w:t xml:space="preserve">Theorem 38</w:t>
          </w:r>
        </w:ins>
      </w:hyperlink>
      <w:ins w:id="6489" w:author="PR Preview" w:date="2026-01-01T00:00:00Z">
        <w:r>
          <w:t xml:space="preserve"> </w:t>
        </w:r>
      </w:ins>
      <w:ins w:id="6490" w:author="PR Preview" w:date="2026-01-01T00:00:00Z">
        <w:r>
          <w:t xml:space="preserve">says.</w:t>
        </w:r>
      </w:ins>
    </w:p>
    <w:bookmarkEnd w:id="334"/>
    <w:bookmarkEnd w:id="335"/>
    <w:bookmarkStart w:id="336" w:name="sec-further-reading"/>
    <w:p>
      <w:pPr>
        <w:pStyle w:val="Heading2"/>
      </w:pPr>
      <w:ins w:id="6491" w:author="PR Preview" w:date="2026-01-01T00:00:00Z">
        <w:r>
          <w:t xml:space="preserve">23 Further reading</w:t>
        </w:r>
      </w:ins>
    </w:p>
    <w:p>
      <w:pPr>
        <w:pStyle w:val="Compact"/>
        <w:numPr>
          <w:ilvl w:val="0"/>
          <w:numId w:val="1066"/>
        </w:numPr>
      </w:pPr>
      <w:ins w:id="6492" w:author="PR Preview" w:date="2026-01-01T00:00:00Z">
        <w:r>
          <w:t xml:space="preserve">Abramson et al.</w:t>
        </w:r>
      </w:ins>
      <w:ins w:id="6493" w:author="PR Preview" w:date="2026-01-01T00:00:00Z">
        <w:r>
          <w:t xml:space="preserve"> </w:t>
        </w:r>
      </w:ins>
      <w:ins w:id="6494" w:author="PR Preview" w:date="2026-01-01T00:00:00Z">
        <w:r>
          <w:t xml:space="preserve">[47]</w:t>
        </w:r>
      </w:ins>
      <w:ins w:id="6495" w:author="PR Preview" w:date="2026-01-01T00:00:00Z">
        <w:r>
          <w:t xml:space="preserve"> </w:t>
        </w:r>
      </w:ins>
      <w:ins w:id="6496" w:author="PR Preview" w:date="2026-01-01T00:00:00Z">
        <w:r>
          <w:t xml:space="preserve">is a free online textbook on algebra and trigonometry.</w:t>
        </w:r>
      </w:ins>
      <w:ins w:id="6497" w:author="PR Preview" w:date="2026-01-01T00:00:00Z">
        <w:r>
          <w:t xml:space="preserve"> </w:t>
        </w:r>
      </w:ins>
      <w:ins w:id="6498" w:author="PR Preview" w:date="2026-01-01T00:00:00Z">
        <w:r>
          <w:t xml:space="preserve">It covers equations, inequalities, polynomials, exponentials, logarithms, and trigonometry,</w:t>
        </w:r>
      </w:ins>
      <w:ins w:id="6499" w:author="PR Preview" w:date="2026-01-01T00:00:00Z">
        <w:r>
          <w:t xml:space="preserve"> </w:t>
        </w:r>
      </w:ins>
      <w:ins w:id="6500" w:author="PR Preview" w:date="2026-01-01T00:00:00Z">
        <w:r>
          <w:t xml:space="preserve">which overlap with the algebra in these notes.</w:t>
        </w:r>
      </w:ins>
    </w:p>
    <w:p>
      <w:pPr>
        <w:pStyle w:val="Compact"/>
        <w:numPr>
          <w:ilvl w:val="0"/>
          <w:numId w:val="1066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6"/>
    <w:bookmarkStart w:id="431" w:name="references"/>
    <w:p>
      <w:pPr>
        <w:pStyle w:val="Heading2"/>
      </w:pPr>
      <w:r>
        <w:t xml:space="preserve">References</w:t>
      </w:r>
    </w:p>
    <w:bookmarkStart w:id="430" w:name="refs"/>
    <w:bookmarkStart w:id="338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https://en.wikipedia.org/wiki/Transitive_relation</w:t>
        </w:r>
      </w:hyperlink>
    </w:p>
    <w:bookmarkEnd w:id="338"/>
    <w:bookmarkStart w:id="340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https://en.wikipedia.org/wiki/Identity_(mathematics)</w:t>
        </w:r>
      </w:hyperlink>
    </w:p>
    <w:bookmarkEnd w:id="340"/>
    <w:bookmarkStart w:id="342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https://en.wikipedia.org/wiki/Inequality_(mathematics)</w:t>
        </w:r>
      </w:hyperlink>
    </w:p>
    <w:bookmarkEnd w:id="342"/>
    <w:bookmarkStart w:id="344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https://en.wikipedia.org/wiki/Exponentiation</w:t>
        </w:r>
      </w:hyperlink>
    </w:p>
    <w:bookmarkEnd w:id="344"/>
    <w:bookmarkStart w:id="346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https://en.wikipedia.org/wiki/Square_root</w:t>
        </w:r>
      </w:hyperlink>
    </w:p>
    <w:bookmarkEnd w:id="346"/>
    <w:bookmarkStart w:id="348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https://en.wikipedia.org/wiki/Absolute_value</w:t>
        </w:r>
      </w:hyperlink>
    </w:p>
    <w:bookmarkEnd w:id="348"/>
    <w:bookmarkStart w:id="350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https://en.wikipedia.org/wiki/Percentage</w:t>
        </w:r>
      </w:hyperlink>
    </w:p>
    <w:bookmarkEnd w:id="350"/>
    <w:bookmarkStart w:id="352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https://en.wikipedia.org/wiki/Maxima_and_minima</w:t>
        </w:r>
      </w:hyperlink>
    </w:p>
    <w:bookmarkEnd w:id="352"/>
    <w:bookmarkStart w:id="354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https://en.wikipedia.org/wiki/Arg_max</w:t>
        </w:r>
      </w:hyperlink>
    </w:p>
    <w:bookmarkEnd w:id="354"/>
    <w:bookmarkStart w:id="356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https://en.wikipedia.org/wiki/Line_segment</w:t>
        </w:r>
      </w:hyperlink>
    </w:p>
    <w:bookmarkEnd w:id="356"/>
    <w:bookmarkStart w:id="358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https://en.wikipedia.org/wiki/Chord_(geometry)</w:t>
        </w:r>
      </w:hyperlink>
    </w:p>
    <w:bookmarkEnd w:id="358"/>
    <w:bookmarkStart w:id="360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https://en.wikipedia.org/wiki/Convex_function</w:t>
        </w:r>
      </w:hyperlink>
    </w:p>
    <w:bookmarkEnd w:id="360"/>
    <w:bookmarkStart w:id="362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https://en.wikipedia.org/wiki/Jensen%27s_inequality</w:t>
        </w:r>
      </w:hyperlink>
    </w:p>
    <w:bookmarkEnd w:id="362"/>
    <w:bookmarkStart w:id="364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https://en.wikipedia.org/wiki/Upper_and_lower_bounds</w:t>
        </w:r>
      </w:hyperlink>
    </w:p>
    <w:bookmarkEnd w:id="364"/>
    <w:bookmarkStart w:id="366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https://en.wikipedia.org/wiki/Least-upper-bound_property</w:t>
        </w:r>
      </w:hyperlink>
    </w:p>
    <w:bookmarkEnd w:id="366"/>
    <w:bookmarkStart w:id="367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7"/>
    <w:bookmarkStart w:id="369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https://en.wikipedia.org/wiki/Infimum_and_supremum</w:t>
        </w:r>
      </w:hyperlink>
    </w:p>
    <w:bookmarkEnd w:id="369"/>
    <w:bookmarkStart w:id="371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https://en.wikipedia.org/wiki/Identity_element</w:t>
        </w:r>
      </w:hyperlink>
    </w:p>
    <w:bookmarkEnd w:id="371"/>
    <w:bookmarkStart w:id="373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https://en.wikipedia.org/wiki/Commutative_property</w:t>
        </w:r>
      </w:hyperlink>
    </w:p>
    <w:bookmarkEnd w:id="373"/>
    <w:bookmarkStart w:id="375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https://en.wikipedia.org/wiki/Associative_property</w:t>
        </w:r>
      </w:hyperlink>
    </w:p>
    <w:bookmarkEnd w:id="375"/>
    <w:bookmarkStart w:id="377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https://en.wikipedia.org/wiki/Distributive_property</w:t>
        </w:r>
      </w:hyperlink>
    </w:p>
    <w:bookmarkEnd w:id="377"/>
    <w:bookmarkStart w:id="379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https://en.wikipedia.org/wiki/Like_terms</w:t>
        </w:r>
      </w:hyperlink>
    </w:p>
    <w:bookmarkEnd w:id="379"/>
    <w:bookmarkStart w:id="381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https://en.wikipedia.org/wiki/Polynomial</w:t>
        </w:r>
      </w:hyperlink>
    </w:p>
    <w:bookmarkEnd w:id="381"/>
    <w:bookmarkStart w:id="383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https://en.wikipedia.org/wiki/Quadratic_function</w:t>
        </w:r>
      </w:hyperlink>
    </w:p>
    <w:bookmarkEnd w:id="383"/>
    <w:bookmarkStart w:id="385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https://en.wikipedia.org/wiki/Parabola</w:t>
        </w:r>
      </w:hyperlink>
    </w:p>
    <w:bookmarkEnd w:id="385"/>
    <w:bookmarkStart w:id="387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https://en.wikipedia.org/wiki/Affine_transformation</w:t>
        </w:r>
      </w:hyperlink>
    </w:p>
    <w:bookmarkEnd w:id="387"/>
    <w:bookmarkStart w:id="389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https://en.wikipedia.org/wiki/Slope</w:t>
        </w:r>
      </w:hyperlink>
    </w:p>
    <w:bookmarkEnd w:id="389"/>
    <w:bookmarkStart w:id="391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https://en.wikipedia.org/wiki/Linear_function</w:t>
        </w:r>
      </w:hyperlink>
    </w:p>
    <w:bookmarkEnd w:id="391"/>
    <w:bookmarkStart w:id="393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https://en.wikipedia.org/wiki/Limit_of_a_sequence</w:t>
        </w:r>
      </w:hyperlink>
    </w:p>
    <w:bookmarkEnd w:id="393"/>
    <w:bookmarkStart w:id="395" w:name="ref-wikipedia_series_mathematics"/>
    <w:p>
      <w:pPr>
        <w:pStyle w:val="Bibliography"/>
      </w:pPr>
      <w:del w:id="6501" w:author="PR Preview" w:date="2026-01-01T00:00:00Z">
        <w:r>
          <w:delText xml:space="preserve">[30]</w:delText>
        </w:r>
      </w:del>
      <w:del w:id="6502" w:author="PR Preview" w:date="2026-01-01T00:00:00Z">
        <w:r>
          <w:delText xml:space="preserve"> </w:delText>
        </w:r>
      </w:del>
      <w:del w:id="6503" w:author="PR Preview" w:date="2026-01-01T00:00:00Z">
        <w:r>
          <w:delText xml:space="preserve">	</w:delText>
        </w:r>
      </w:del>
      <w:del w:id="6504" w:author="PR Preview" w:date="2026-01-01T00:00:00Z">
        <w:r>
          <w:delText xml:space="preserve">Wikipedia contributors,</w:delText>
        </w:r>
      </w:del>
      <w:del w:id="6505" w:author="PR Preview" w:date="2026-01-01T00:00:00Z">
        <w:r>
          <w:delText xml:space="preserve"> </w:delText>
        </w:r>
      </w:del>
      <w:del w:id="6506" w:author="PR Preview" w:date="2026-01-01T00:00:00Z">
        <w:r>
          <w:delText xml:space="preserve">“Exponential function —</w:delText>
        </w:r>
      </w:del>
      <w:del w:id="6507" w:author="PR Preview" w:date="2026-01-01T00:00:00Z">
        <w:r>
          <w:delText xml:space="preserve"> </w:delText>
        </w:r>
      </w:del>
      <w:del w:id="6508" w:author="PR Preview" w:date="2026-01-01T00:00:00Z">
        <w:r>
          <w:delText xml:space="preserve">Wikipedia</w:delText>
        </w:r>
      </w:del>
      <w:del w:id="6509" w:author="PR Preview" w:date="2026-01-01T00:00:00Z">
        <w:r>
          <w:delText xml:space="preserve">,</w:delText>
        </w:r>
      </w:del>
      <w:del w:id="6510" w:author="PR Preview" w:date="2026-01-01T00:00:00Z">
        <w:r>
          <w:delText xml:space="preserve"> </w:delText>
        </w:r>
      </w:del>
      <w:del w:id="6511" w:author="PR Preview" w:date="2026-01-01T00:00:00Z">
        <w:r>
          <w:delText xml:space="preserve">the free encyclopedia.”</w:delText>
        </w:r>
      </w:del>
      <w:del w:id="6512" w:author="PR Preview" w:date="2026-01-01T00:00:00Z">
        <w:r>
          <w:delText xml:space="preserve"> </w:delText>
        </w:r>
      </w:del>
      <w:del w:id="6513" w:author="PR Preview" w:date="2026-01-01T00:00:00Z">
        <w:r>
          <w:delText xml:space="preserve">2026. Available:</w:delText>
        </w:r>
      </w:del>
      <w:del w:id="6514" w:author="PR Preview" w:date="2026-01-01T00:00:00Z">
        <w:r>
          <w:delText xml:space="preserve"> </w:delText>
        </w:r>
      </w:del>
      <w:hyperlink r:id="rId398">
        <w:del w:id="6515" w:author="PR Preview" w:date="2026-01-01T00:00:00Z">
          <w:r>
            <w:rPr>
              <w:rStyle w:val="Hyperlink"/>
            </w:rPr>
            <w:delText xml:space="preserve">https://en.wikipedia.org/wiki/Exponential_function</w:delText>
          </w:r>
        </w:del>
      </w:hyperlink>
    </w:p>
    <w:p>
      <w:pPr>
        <w:pStyle w:val="Bibliography"/>
      </w:pPr>
      <w:del w:id="6516" w:author="PR Preview" w:date="2026-01-01T00:00:00Z">
        <w:r>
          <w:delText xml:space="preserve">[31]</w:delText>
        </w:r>
      </w:del>
      <w:del w:id="6517" w:author="PR Preview" w:date="2026-01-01T00:00:00Z">
        <w:r>
          <w:delText xml:space="preserve"> </w:delText>
        </w:r>
      </w:del>
      <w:del w:id="6518" w:author="PR Preview" w:date="2026-01-01T00:00:00Z">
        <w:r>
          <w:delText xml:space="preserve">	</w:delText>
        </w:r>
      </w:del>
      <w:del w:id="6519" w:author="PR Preview" w:date="2026-01-01T00:00:00Z">
        <w:r>
          <w:delText xml:space="preserve">Wikipedia contributors,</w:delText>
        </w:r>
      </w:del>
      <w:del w:id="6520" w:author="PR Preview" w:date="2026-01-01T00:00:00Z">
        <w:r>
          <w:delText xml:space="preserve"> </w:delText>
        </w:r>
      </w:del>
      <w:del w:id="6521" w:author="PR Preview" w:date="2026-01-01T00:00:00Z">
        <w:r>
          <w:delText xml:space="preserve">“E (mathematical constant) —</w:delText>
        </w:r>
      </w:del>
      <w:del w:id="6522" w:author="PR Preview" w:date="2026-01-01T00:00:00Z">
        <w:r>
          <w:delText xml:space="preserve"> </w:delText>
        </w:r>
      </w:del>
      <w:del w:id="6523" w:author="PR Preview" w:date="2026-01-01T00:00:00Z">
        <w:r>
          <w:delText xml:space="preserve">Wikipedia</w:delText>
        </w:r>
      </w:del>
      <w:del w:id="6524" w:author="PR Preview" w:date="2026-01-01T00:00:00Z">
        <w:r>
          <w:delText xml:space="preserve">,</w:delText>
        </w:r>
      </w:del>
      <w:del w:id="6525" w:author="PR Preview" w:date="2026-01-01T00:00:00Z">
        <w:r>
          <w:delText xml:space="preserve"> </w:delText>
        </w:r>
      </w:del>
      <w:del w:id="6526" w:author="PR Preview" w:date="2026-01-01T00:00:00Z">
        <w:r>
          <w:delText xml:space="preserve">the free encyclopedia.”</w:delText>
        </w:r>
      </w:del>
      <w:del w:id="6527" w:author="PR Preview" w:date="2026-01-01T00:00:00Z">
        <w:r>
          <w:delText xml:space="preserve"> </w:delText>
        </w:r>
      </w:del>
      <w:del w:id="6528" w:author="PR Preview" w:date="2026-01-01T00:00:00Z">
        <w:r>
          <w:delText xml:space="preserve">2026. Available:</w:delText>
        </w:r>
      </w:del>
      <w:del w:id="6529" w:author="PR Preview" w:date="2026-01-01T00:00:00Z">
        <w:r>
          <w:delText xml:space="preserve"> </w:delText>
        </w:r>
      </w:del>
      <w:hyperlink r:id="rId400">
        <w:del w:id="6530" w:author="PR Preview" w:date="2026-01-01T00:00:00Z">
          <w:r>
            <w:rPr>
              <w:rStyle w:val="Hyperlink"/>
            </w:rPr>
            <w:delText xml:space="preserve">https://en.wikipedia.org/wiki/E_(mathematical_constant)</w:delText>
          </w:r>
        </w:del>
      </w:hyperlink>
    </w:p>
    <w:p>
      <w:pPr>
        <w:pStyle w:val="Bibliography"/>
      </w:pPr>
      <w:del w:id="6531" w:author="PR Preview" w:date="2026-01-01T00:00:00Z">
        <w:r>
          <w:delText xml:space="preserve">[32]</w:delText>
        </w:r>
      </w:del>
      <w:del w:id="6532" w:author="PR Preview" w:date="2026-01-01T00:00:00Z">
        <w:r>
          <w:delText xml:space="preserve"> </w:delText>
        </w:r>
      </w:del>
      <w:del w:id="6533" w:author="PR Preview" w:date="2026-01-01T00:00:00Z">
        <w:r>
          <w:delText xml:space="preserve">	</w:delText>
        </w:r>
      </w:del>
      <w:del w:id="6534" w:author="PR Preview" w:date="2026-01-01T00:00:00Z">
        <w:r>
          <w:delText xml:space="preserve">Wikipedia contributors,</w:delText>
        </w:r>
      </w:del>
      <w:del w:id="6535" w:author="PR Preview" w:date="2026-01-01T00:00:00Z">
        <w:r>
          <w:delText xml:space="preserve"> </w:delText>
        </w:r>
      </w:del>
      <w:del w:id="6536" w:author="PR Preview" w:date="2026-01-01T00:00:00Z">
        <w:r>
          <w:delText xml:space="preserve">“Natural logarithm —</w:delText>
        </w:r>
      </w:del>
      <w:del w:id="6537" w:author="PR Preview" w:date="2026-01-01T00:00:00Z">
        <w:r>
          <w:delText xml:space="preserve"> </w:delText>
        </w:r>
      </w:del>
      <w:del w:id="6538" w:author="PR Preview" w:date="2026-01-01T00:00:00Z">
        <w:r>
          <w:delText xml:space="preserve">Wikipedia</w:delText>
        </w:r>
      </w:del>
      <w:del w:id="6539" w:author="PR Preview" w:date="2026-01-01T00:00:00Z">
        <w:r>
          <w:delText xml:space="preserve">,</w:delText>
        </w:r>
      </w:del>
      <w:del w:id="6540" w:author="PR Preview" w:date="2026-01-01T00:00:00Z">
        <w:r>
          <w:delText xml:space="preserve"> </w:delText>
        </w:r>
      </w:del>
      <w:del w:id="6541" w:author="PR Preview" w:date="2026-01-01T00:00:00Z">
        <w:r>
          <w:delText xml:space="preserve">the free encyclopedia.”</w:delText>
        </w:r>
      </w:del>
      <w:del w:id="6542" w:author="PR Preview" w:date="2026-01-01T00:00:00Z">
        <w:r>
          <w:delText xml:space="preserve"> </w:delText>
        </w:r>
      </w:del>
      <w:del w:id="6543" w:author="PR Preview" w:date="2026-01-01T00:00:00Z">
        <w:r>
          <w:delText xml:space="preserve">2026. Available:</w:delText>
        </w:r>
      </w:del>
      <w:del w:id="6544" w:author="PR Preview" w:date="2026-01-01T00:00:00Z">
        <w:r>
          <w:delText xml:space="preserve"> </w:delText>
        </w:r>
      </w:del>
      <w:hyperlink r:id="rId402">
        <w:del w:id="6545" w:author="PR Preview" w:date="2026-01-01T00:00:00Z">
          <w:r>
            <w:rPr>
              <w:rStyle w:val="Hyperlink"/>
            </w:rPr>
            <w:delText xml:space="preserve">https://en.wikipedia.org/wiki/Natural_logarithm</w:delText>
          </w:r>
        </w:del>
      </w:hyperlink>
    </w:p>
    <w:p>
      <w:pPr>
        <w:pStyle w:val="Bibliography"/>
      </w:pPr>
      <w:del w:id="6546" w:author="PR Preview" w:date="2026-01-01T00:00:00Z">
        <w:r>
          <w:delText xml:space="preserve">[33]</w:delText>
        </w:r>
      </w:del>
      <w:del w:id="6547" w:author="PR Preview" w:date="2026-01-01T00:00:00Z">
        <w:r>
          <w:delText xml:space="preserve"> </w:delText>
        </w:r>
      </w:del>
      <w:del w:id="6548" w:author="PR Preview" w:date="2026-01-01T00:00:00Z">
        <w:r>
          <w:delText xml:space="preserve">	</w:delText>
        </w:r>
      </w:del>
      <w:del w:id="6549" w:author="PR Preview" w:date="2026-01-01T00:00:00Z">
        <w:r>
          <w:delText xml:space="preserve">Wikipedia contributors,</w:delText>
        </w:r>
      </w:del>
      <w:del w:id="6550" w:author="PR Preview" w:date="2026-01-01T00:00:00Z">
        <w:r>
          <w:delText xml:space="preserve"> </w:delText>
        </w:r>
      </w:del>
      <w:del w:id="6551" w:author="PR Preview" w:date="2026-01-01T00:00:00Z">
        <w:r>
          <w:delText xml:space="preserve">“Logarithm —</w:delText>
        </w:r>
      </w:del>
      <w:del w:id="6552" w:author="PR Preview" w:date="2026-01-01T00:00:00Z">
        <w:r>
          <w:delText xml:space="preserve"> </w:delText>
        </w:r>
      </w:del>
      <w:del w:id="6553" w:author="PR Preview" w:date="2026-01-01T00:00:00Z">
        <w:r>
          <w:delText xml:space="preserve">Wikipedia</w:delText>
        </w:r>
      </w:del>
      <w:del w:id="6554" w:author="PR Preview" w:date="2026-01-01T00:00:00Z">
        <w:r>
          <w:delText xml:space="preserve">,</w:delText>
        </w:r>
      </w:del>
      <w:del w:id="6555" w:author="PR Preview" w:date="2026-01-01T00:00:00Z">
        <w:r>
          <w:delText xml:space="preserve"> </w:delText>
        </w:r>
      </w:del>
      <w:del w:id="6556" w:author="PR Preview" w:date="2026-01-01T00:00:00Z">
        <w:r>
          <w:delText xml:space="preserve">the free encyclopedia.”</w:delText>
        </w:r>
      </w:del>
      <w:del w:id="6557" w:author="PR Preview" w:date="2026-01-01T00:00:00Z">
        <w:r>
          <w:delText xml:space="preserve"> </w:delText>
        </w:r>
      </w:del>
      <w:del w:id="6558" w:author="PR Preview" w:date="2026-01-01T00:00:00Z">
        <w:r>
          <w:delText xml:space="preserve">2026. Available:</w:delText>
        </w:r>
      </w:del>
      <w:del w:id="6559" w:author="PR Preview" w:date="2026-01-01T00:00:00Z">
        <w:r>
          <w:delText xml:space="preserve"> </w:delText>
        </w:r>
      </w:del>
      <w:hyperlink r:id="rId404">
        <w:del w:id="6560" w:author="PR Preview" w:date="2026-01-01T00:00:00Z">
          <w:r>
            <w:rPr>
              <w:rStyle w:val="Hyperlink"/>
            </w:rPr>
            <w:delText xml:space="preserve">https://en.wikipedia.org/wiki/Logarithm</w:delText>
          </w:r>
        </w:del>
      </w:hyperlink>
    </w:p>
    <w:p>
      <w:pPr>
        <w:pStyle w:val="Bibliography"/>
      </w:pPr>
      <w:del w:id="6561" w:author="PR Preview" w:date="2026-01-01T00:00:00Z">
        <w:r>
          <w:delText xml:space="preserve">[34]</w:delText>
        </w:r>
      </w:del>
      <w:del w:id="6562" w:author="PR Preview" w:date="2026-01-01T00:00:00Z">
        <w:r>
          <w:delText xml:space="preserve"> </w:delText>
        </w:r>
      </w:del>
      <w:del w:id="6563" w:author="PR Preview" w:date="2026-01-01T00:00:00Z">
        <w:r>
          <w:delText xml:space="preserve">	</w:delText>
        </w:r>
      </w:del>
      <w:del w:id="6564" w:author="PR Preview" w:date="2026-01-01T00:00:00Z">
        <w:r>
          <w:delText xml:space="preserve">Wikipedia contributors,</w:delText>
        </w:r>
      </w:del>
      <w:del w:id="6565" w:author="PR Preview" w:date="2026-01-01T00:00:00Z">
        <w:r>
          <w:delText xml:space="preserve"> </w:delText>
        </w:r>
      </w:del>
      <w:del w:id="6566" w:author="PR Preview" w:date="2026-01-01T00:00:00Z">
        <w:r>
          <w:delText xml:space="preserve">“Tarski’s high school algebra problem —</w:delText>
        </w:r>
      </w:del>
      <w:del w:id="6567" w:author="PR Preview" w:date="2026-01-01T00:00:00Z">
        <w:r>
          <w:delText xml:space="preserve"> </w:delText>
        </w:r>
      </w:del>
      <w:del w:id="6568" w:author="PR Preview" w:date="2026-01-01T00:00:00Z">
        <w:r>
          <w:delText xml:space="preserve">Wikipedia</w:delText>
        </w:r>
      </w:del>
      <w:del w:id="6569" w:author="PR Preview" w:date="2026-01-01T00:00:00Z">
        <w:r>
          <w:delText xml:space="preserve">,</w:delText>
        </w:r>
      </w:del>
      <w:del w:id="6570" w:author="PR Preview" w:date="2026-01-01T00:00:00Z">
        <w:r>
          <w:delText xml:space="preserve"> </w:delText>
        </w:r>
      </w:del>
      <w:del w:id="6571" w:author="PR Preview" w:date="2026-01-01T00:00:00Z">
        <w:r>
          <w:delText xml:space="preserve">the free encyclopedia.”</w:delText>
        </w:r>
      </w:del>
      <w:del w:id="6572" w:author="PR Preview" w:date="2026-01-01T00:00:00Z">
        <w:r>
          <w:delText xml:space="preserve"> </w:delText>
        </w:r>
      </w:del>
      <w:del w:id="6573" w:author="PR Preview" w:date="2026-01-01T00:00:00Z">
        <w:r>
          <w:delText xml:space="preserve">2026. Available:</w:delText>
        </w:r>
      </w:del>
      <w:del w:id="6574" w:author="PR Preview" w:date="2026-01-01T00:00:00Z">
        <w:r>
          <w:delText xml:space="preserve"> </w:delText>
        </w:r>
      </w:del>
      <w:hyperlink r:id="rId406">
        <w:del w:id="6575" w:author="PR Preview" w:date="2026-01-01T00:00:00Z">
          <w:r>
            <w:rPr>
              <w:rStyle w:val="Hyperlink"/>
            </w:rPr>
            <w:delText xml:space="preserve">https://en.wikipedia.org/wiki/Tarski%27s_high_school_algebra_problem</w:delText>
          </w:r>
        </w:del>
      </w:hyperlink>
    </w:p>
    <w:p>
      <w:pPr>
        <w:pStyle w:val="Bibliography"/>
      </w:pPr>
      <w:del w:id="6576" w:author="PR Preview" w:date="2026-01-01T00:00:00Z">
        <w:r>
          <w:delText xml:space="preserve">[35]</w:delText>
        </w:r>
      </w:del>
      <w:del w:id="6577" w:author="PR Preview" w:date="2026-01-01T00:00:00Z">
        <w:r>
          <w:delText xml:space="preserve"> </w:delText>
        </w:r>
      </w:del>
      <w:del w:id="6578" w:author="PR Preview" w:date="2026-01-01T00:00:00Z">
        <w:r>
          <w:delText xml:space="preserve">	</w:delText>
        </w:r>
      </w:del>
      <w:del w:id="6579" w:author="PR Preview" w:date="2026-01-01T00:00:00Z">
        <w:r>
          <w:delText xml:space="preserve">Wikipedia contributors,</w:delText>
        </w:r>
      </w:del>
      <w:del w:id="6580" w:author="PR Preview" w:date="2026-01-01T00:00:00Z">
        <w:r>
          <w:delText xml:space="preserve"> </w:delText>
        </w:r>
      </w:del>
      <w:del w:id="6581" w:author="PR Preview" w:date="2026-01-01T00:00:00Z">
        <w:r>
          <w:delText xml:space="preserve">“Contour line —</w:delText>
        </w:r>
      </w:del>
      <w:del w:id="6582" w:author="PR Preview" w:date="2026-01-01T00:00:00Z">
        <w:r>
          <w:delText xml:space="preserve"> </w:delText>
        </w:r>
      </w:del>
      <w:del w:id="6583" w:author="PR Preview" w:date="2026-01-01T00:00:00Z">
        <w:r>
          <w:delText xml:space="preserve">Wikipedia</w:delText>
        </w:r>
      </w:del>
      <w:del w:id="6584" w:author="PR Preview" w:date="2026-01-01T00:00:00Z">
        <w:r>
          <w:delText xml:space="preserve">,</w:delText>
        </w:r>
      </w:del>
      <w:del w:id="6585" w:author="PR Preview" w:date="2026-01-01T00:00:00Z">
        <w:r>
          <w:delText xml:space="preserve"> </w:delText>
        </w:r>
      </w:del>
      <w:del w:id="6586" w:author="PR Preview" w:date="2026-01-01T00:00:00Z">
        <w:r>
          <w:delText xml:space="preserve">the free encyclopedia.”</w:delText>
        </w:r>
      </w:del>
      <w:del w:id="6587" w:author="PR Preview" w:date="2026-01-01T00:00:00Z">
        <w:r>
          <w:delText xml:space="preserve"> </w:delText>
        </w:r>
      </w:del>
      <w:del w:id="6588" w:author="PR Preview" w:date="2026-01-01T00:00:00Z">
        <w:r>
          <w:delText xml:space="preserve">2026. Available:</w:delText>
        </w:r>
      </w:del>
      <w:del w:id="6589" w:author="PR Preview" w:date="2026-01-01T00:00:00Z">
        <w:r>
          <w:delText xml:space="preserve"> </w:delText>
        </w:r>
      </w:del>
      <w:hyperlink r:id="rId408">
        <w:del w:id="6590" w:author="PR Preview" w:date="2026-01-01T00:00:00Z">
          <w:r>
            <w:rPr>
              <w:rStyle w:val="Hyperlink"/>
            </w:rPr>
            <w:delText xml:space="preserve">https://en.wikipedia.org/wiki/Contour_line</w:delText>
          </w:r>
        </w:del>
      </w:hyperlink>
    </w:p>
    <w:p>
      <w:pPr>
        <w:pStyle w:val="Bibliography"/>
      </w:pPr>
      <w:del w:id="6591" w:author="PR Preview" w:date="2026-01-01T00:00:00Z">
        <w:r>
          <w:delText xml:space="preserve">[36]</w:delText>
        </w:r>
      </w:del>
      <w:del w:id="6592" w:author="PR Preview" w:date="2026-01-01T00:00:00Z">
        <w:r>
          <w:delText xml:space="preserve"> </w:delText>
        </w:r>
      </w:del>
      <w:del w:id="6593" w:author="PR Preview" w:date="2026-01-01T00:00:00Z">
        <w:r>
          <w:delText xml:space="preserve">	</w:delText>
        </w:r>
      </w:del>
      <w:del w:id="6594" w:author="PR Preview" w:date="2026-01-01T00:00:00Z">
        <w:r>
          <w:delText xml:space="preserve">Wikipedia contributors,</w:delText>
        </w:r>
      </w:del>
      <w:del w:id="6595" w:author="PR Preview" w:date="2026-01-01T00:00:00Z">
        <w:r>
          <w:delText xml:space="preserve"> </w:delText>
        </w:r>
      </w:del>
      <w:del w:id="6596" w:author="PR Preview" w:date="2026-01-01T00:00:00Z">
        <w:r>
          <w:delText xml:space="preserve">“Unit circle —</w:delText>
        </w:r>
      </w:del>
      <w:del w:id="6597" w:author="PR Preview" w:date="2026-01-01T00:00:00Z">
        <w:r>
          <w:delText xml:space="preserve"> </w:delText>
        </w:r>
      </w:del>
      <w:del w:id="6598" w:author="PR Preview" w:date="2026-01-01T00:00:00Z">
        <w:r>
          <w:delText xml:space="preserve">Wikipedia</w:delText>
        </w:r>
      </w:del>
      <w:del w:id="6599" w:author="PR Preview" w:date="2026-01-01T00:00:00Z">
        <w:r>
          <w:delText xml:space="preserve">,</w:delText>
        </w:r>
      </w:del>
      <w:del w:id="6600" w:author="PR Preview" w:date="2026-01-01T00:00:00Z">
        <w:r>
          <w:delText xml:space="preserve"> </w:delText>
        </w:r>
      </w:del>
      <w:del w:id="6601" w:author="PR Preview" w:date="2026-01-01T00:00:00Z">
        <w:r>
          <w:delText xml:space="preserve">the free encyclopedia.”</w:delText>
        </w:r>
      </w:del>
      <w:del w:id="6602" w:author="PR Preview" w:date="2026-01-01T00:00:00Z">
        <w:r>
          <w:delText xml:space="preserve"> </w:delText>
        </w:r>
      </w:del>
      <w:del w:id="6603" w:author="PR Preview" w:date="2026-01-01T00:00:00Z">
        <w:r>
          <w:delText xml:space="preserve">2026. Available:</w:delText>
        </w:r>
      </w:del>
      <w:del w:id="6604" w:author="PR Preview" w:date="2026-01-01T00:00:00Z">
        <w:r>
          <w:delText xml:space="preserve"> </w:delText>
        </w:r>
      </w:del>
      <w:hyperlink r:id="rId410">
        <w:del w:id="6605" w:author="PR Preview" w:date="2026-01-01T00:00:00Z">
          <w:r>
            <w:rPr>
              <w:rStyle w:val="Hyperlink"/>
            </w:rPr>
            <w:delText xml:space="preserve">https://en.wikipedia.org/wiki/Unit_circle</w:delText>
          </w:r>
        </w:del>
      </w:hyperlink>
    </w:p>
    <w:p>
      <w:pPr>
        <w:pStyle w:val="Bibliography"/>
      </w:pPr>
      <w:del w:id="6606" w:author="PR Preview" w:date="2026-01-01T00:00:00Z">
        <w:r>
          <w:delText xml:space="preserve">[37]</w:delText>
        </w:r>
      </w:del>
      <w:del w:id="6607" w:author="PR Preview" w:date="2026-01-01T00:00:00Z">
        <w:r>
          <w:delText xml:space="preserve"> </w:delText>
        </w:r>
      </w:del>
      <w:del w:id="6608" w:author="PR Preview" w:date="2026-01-01T00:00:00Z">
        <w:r>
          <w:delText xml:space="preserve">	</w:delText>
        </w:r>
      </w:del>
      <w:del w:id="6609" w:author="PR Preview" w:date="2026-01-01T00:00:00Z">
        <w:r>
          <w:delText xml:space="preserve">Wikipedia contributors,</w:delText>
        </w:r>
      </w:del>
      <w:del w:id="6610" w:author="PR Preview" w:date="2026-01-01T00:00:00Z">
        <w:r>
          <w:delText xml:space="preserve"> </w:delText>
        </w:r>
      </w:del>
      <w:del w:id="6611" w:author="PR Preview" w:date="2026-01-01T00:00:00Z">
        <w:r>
          <w:delText xml:space="preserve">“Pi —</w:delText>
        </w:r>
      </w:del>
      <w:del w:id="6612" w:author="PR Preview" w:date="2026-01-01T00:00:00Z">
        <w:r>
          <w:delText xml:space="preserve"> </w:delText>
        </w:r>
      </w:del>
      <w:del w:id="6613" w:author="PR Preview" w:date="2026-01-01T00:00:00Z">
        <w:r>
          <w:delText xml:space="preserve">Wikipedia</w:delText>
        </w:r>
      </w:del>
      <w:del w:id="6614" w:author="PR Preview" w:date="2026-01-01T00:00:00Z">
        <w:r>
          <w:delText xml:space="preserve">,</w:delText>
        </w:r>
      </w:del>
      <w:del w:id="6615" w:author="PR Preview" w:date="2026-01-01T00:00:00Z">
        <w:r>
          <w:delText xml:space="preserve"> </w:delText>
        </w:r>
      </w:del>
      <w:del w:id="6616" w:author="PR Preview" w:date="2026-01-01T00:00:00Z">
        <w:r>
          <w:delText xml:space="preserve">the free encyclopedia.”</w:delText>
        </w:r>
      </w:del>
      <w:del w:id="6617" w:author="PR Preview" w:date="2026-01-01T00:00:00Z">
        <w:r>
          <w:delText xml:space="preserve"> </w:delText>
        </w:r>
      </w:del>
      <w:del w:id="6618" w:author="PR Preview" w:date="2026-01-01T00:00:00Z">
        <w:r>
          <w:delText xml:space="preserve">2026. Available:</w:delText>
        </w:r>
      </w:del>
      <w:del w:id="6619" w:author="PR Preview" w:date="2026-01-01T00:00:00Z">
        <w:r>
          <w:delText xml:space="preserve"> </w:delText>
        </w:r>
      </w:del>
      <w:hyperlink r:id="rId412">
        <w:del w:id="6620" w:author="PR Preview" w:date="2026-01-01T00:00:00Z">
          <w:r>
            <w:rPr>
              <w:rStyle w:val="Hyperlink"/>
            </w:rPr>
            <w:delText xml:space="preserve">https://en.wikipedia.org/wiki/Pi</w:delText>
          </w:r>
        </w:del>
      </w:hyperlink>
    </w:p>
    <w:p>
      <w:pPr>
        <w:pStyle w:val="Bibliography"/>
      </w:pPr>
      <w:del w:id="6621" w:author="PR Preview" w:date="2026-01-01T00:00:00Z">
        <w:r>
          <w:delText xml:space="preserve">[38]</w:delText>
        </w:r>
      </w:del>
      <w:del w:id="6622" w:author="PR Preview" w:date="2026-01-01T00:00:00Z">
        <w:r>
          <w:delText xml:space="preserve"> </w:delText>
        </w:r>
      </w:del>
      <w:del w:id="6623" w:author="PR Preview" w:date="2026-01-01T00:00:00Z">
        <w:r>
          <w:delText xml:space="preserve">	</w:delText>
        </w:r>
      </w:del>
      <w:del w:id="6624" w:author="PR Preview" w:date="2026-01-01T00:00:00Z">
        <w:r>
          <w:delText xml:space="preserve">Wikipedia contributors,</w:delText>
        </w:r>
      </w:del>
      <w:del w:id="6625" w:author="PR Preview" w:date="2026-01-01T00:00:00Z">
        <w:r>
          <w:delText xml:space="preserve"> </w:delText>
        </w:r>
      </w:del>
      <w:del w:id="6626" w:author="PR Preview" w:date="2026-01-01T00:00:00Z">
        <w:r>
          <w:delText xml:space="preserve">“Sine and cosine —</w:delText>
        </w:r>
      </w:del>
      <w:del w:id="6627" w:author="PR Preview" w:date="2026-01-01T00:00:00Z">
        <w:r>
          <w:delText xml:space="preserve"> </w:delText>
        </w:r>
      </w:del>
      <w:del w:id="6628" w:author="PR Preview" w:date="2026-01-01T00:00:00Z">
        <w:r>
          <w:delText xml:space="preserve">Wikipedia</w:delText>
        </w:r>
      </w:del>
      <w:del w:id="6629" w:author="PR Preview" w:date="2026-01-01T00:00:00Z">
        <w:r>
          <w:delText xml:space="preserve">,</w:delText>
        </w:r>
      </w:del>
      <w:del w:id="6630" w:author="PR Preview" w:date="2026-01-01T00:00:00Z">
        <w:r>
          <w:delText xml:space="preserve"> </w:delText>
        </w:r>
      </w:del>
      <w:del w:id="6631" w:author="PR Preview" w:date="2026-01-01T00:00:00Z">
        <w:r>
          <w:delText xml:space="preserve">the free encyclopedia.”</w:delText>
        </w:r>
      </w:del>
      <w:del w:id="6632" w:author="PR Preview" w:date="2026-01-01T00:00:00Z">
        <w:r>
          <w:delText xml:space="preserve"> </w:delText>
        </w:r>
      </w:del>
      <w:del w:id="6633" w:author="PR Preview" w:date="2026-01-01T00:00:00Z">
        <w:r>
          <w:delText xml:space="preserve">2026. Available:</w:delText>
        </w:r>
      </w:del>
      <w:del w:id="6634" w:author="PR Preview" w:date="2026-01-01T00:00:00Z">
        <w:r>
          <w:delText xml:space="preserve"> </w:delText>
        </w:r>
      </w:del>
      <w:hyperlink r:id="rId414">
        <w:del w:id="6635" w:author="PR Preview" w:date="2026-01-01T00:00:00Z">
          <w:r>
            <w:rPr>
              <w:rStyle w:val="Hyperlink"/>
            </w:rPr>
            <w:delText xml:space="preserve">https://en.wikipedia.org/wiki/Sine_and_cosine</w:delText>
          </w:r>
        </w:del>
      </w:hyperlink>
    </w:p>
    <w:p>
      <w:pPr>
        <w:pStyle w:val="Bibliography"/>
      </w:pPr>
      <w:del w:id="6636" w:author="PR Preview" w:date="2026-01-01T00:00:00Z">
        <w:r>
          <w:delText xml:space="preserve">[39]</w:delText>
        </w:r>
      </w:del>
      <w:del w:id="6637" w:author="PR Preview" w:date="2026-01-01T00:00:00Z">
        <w:r>
          <w:delText xml:space="preserve"> </w:delText>
        </w:r>
      </w:del>
      <w:del w:id="6638" w:author="PR Preview" w:date="2026-01-01T00:00:00Z">
        <w:r>
          <w:delText xml:space="preserve">	</w:delText>
        </w:r>
      </w:del>
      <w:del w:id="6639" w:author="PR Preview" w:date="2026-01-01T00:00:00Z">
        <w:r>
          <w:delText xml:space="preserve">Wikipedia contributors,</w:delText>
        </w:r>
      </w:del>
      <w:del w:id="6640" w:author="PR Preview" w:date="2026-01-01T00:00:00Z">
        <w:r>
          <w:delText xml:space="preserve"> </w:delText>
        </w:r>
      </w:del>
      <w:del w:id="6641" w:author="PR Preview" w:date="2026-01-01T00:00:00Z">
        <w:r>
          <w:delText xml:space="preserve">“Trigonometric functions —</w:delText>
        </w:r>
      </w:del>
      <w:del w:id="6642" w:author="PR Preview" w:date="2026-01-01T00:00:00Z">
        <w:r>
          <w:delText xml:space="preserve"> </w:delText>
        </w:r>
      </w:del>
      <w:del w:id="6643" w:author="PR Preview" w:date="2026-01-01T00:00:00Z">
        <w:r>
          <w:delText xml:space="preserve">Wikipedia</w:delText>
        </w:r>
      </w:del>
      <w:del w:id="6644" w:author="PR Preview" w:date="2026-01-01T00:00:00Z">
        <w:r>
          <w:delText xml:space="preserve">,</w:delText>
        </w:r>
      </w:del>
      <w:del w:id="6645" w:author="PR Preview" w:date="2026-01-01T00:00:00Z">
        <w:r>
          <w:delText xml:space="preserve"> </w:delText>
        </w:r>
      </w:del>
      <w:del w:id="6646" w:author="PR Preview" w:date="2026-01-01T00:00:00Z">
        <w:r>
          <w:delText xml:space="preserve">the free encyclopedia.”</w:delText>
        </w:r>
      </w:del>
      <w:del w:id="6647" w:author="PR Preview" w:date="2026-01-01T00:00:00Z">
        <w:r>
          <w:delText xml:space="preserve"> </w:delText>
        </w:r>
      </w:del>
      <w:del w:id="6648" w:author="PR Preview" w:date="2026-01-01T00:00:00Z">
        <w:r>
          <w:delText xml:space="preserve">2026. Available:</w:delText>
        </w:r>
      </w:del>
      <w:del w:id="6649" w:author="PR Preview" w:date="2026-01-01T00:00:00Z">
        <w:r>
          <w:delText xml:space="preserve"> </w:delText>
        </w:r>
      </w:del>
      <w:hyperlink r:id="rId416">
        <w:del w:id="6650" w:author="PR Preview" w:date="2026-01-01T00:00:00Z">
          <w:r>
            <w:rPr>
              <w:rStyle w:val="Hyperlink"/>
            </w:rPr>
            <w:delText xml:space="preserve">https://en.wikipedia.org/wiki/Trigonometric_functions</w:delText>
          </w:r>
        </w:del>
      </w:hyperlink>
    </w:p>
    <w:p>
      <w:pPr>
        <w:pStyle w:val="Bibliography"/>
      </w:pPr>
      <w:del w:id="6651" w:author="PR Preview" w:date="2026-01-01T00:00:00Z">
        <w:r>
          <w:delText xml:space="preserve">[40]</w:delText>
        </w:r>
      </w:del>
      <w:del w:id="6652" w:author="PR Preview" w:date="2026-01-01T00:00:00Z">
        <w:r>
          <w:delText xml:space="preserve"> </w:delText>
        </w:r>
      </w:del>
      <w:del w:id="6653" w:author="PR Preview" w:date="2026-01-01T00:00:00Z">
        <w:r>
          <w:delText xml:space="preserve">	</w:delText>
        </w:r>
      </w:del>
      <w:del w:id="6654" w:author="PR Preview" w:date="2026-01-01T00:00:00Z">
        <w:r>
          <w:delText xml:space="preserve">Wikipedia contributors,</w:delText>
        </w:r>
      </w:del>
      <w:del w:id="6655" w:author="PR Preview" w:date="2026-01-01T00:00:00Z">
        <w:r>
          <w:delText xml:space="preserve"> </w:delText>
        </w:r>
      </w:del>
      <w:del w:id="6656" w:author="PR Preview" w:date="2026-01-01T00:00:00Z">
        <w:r>
          <w:delText xml:space="preserve">“Pythagorean trigonometric identity —</w:delText>
        </w:r>
      </w:del>
      <w:del w:id="6657" w:author="PR Preview" w:date="2026-01-01T00:00:00Z">
        <w:r>
          <w:delText xml:space="preserve"> </w:delText>
        </w:r>
      </w:del>
      <w:del w:id="6658" w:author="PR Preview" w:date="2026-01-01T00:00:00Z">
        <w:r>
          <w:delText xml:space="preserve">Wikipedia</w:delText>
        </w:r>
      </w:del>
      <w:del w:id="6659" w:author="PR Preview" w:date="2026-01-01T00:00:00Z">
        <w:r>
          <w:delText xml:space="preserve">,</w:delText>
        </w:r>
      </w:del>
      <w:del w:id="6660" w:author="PR Preview" w:date="2026-01-01T00:00:00Z">
        <w:r>
          <w:delText xml:space="preserve"> </w:delText>
        </w:r>
      </w:del>
      <w:del w:id="6661" w:author="PR Preview" w:date="2026-01-01T00:00:00Z">
        <w:r>
          <w:delText xml:space="preserve">the free encyclopedia.”</w:delText>
        </w:r>
      </w:del>
      <w:del w:id="6662" w:author="PR Preview" w:date="2026-01-01T00:00:00Z">
        <w:r>
          <w:delText xml:space="preserve"> </w:delText>
        </w:r>
      </w:del>
      <w:del w:id="6663" w:author="PR Preview" w:date="2026-01-01T00:00:00Z">
        <w:r>
          <w:delText xml:space="preserve">2026. Available:</w:delText>
        </w:r>
      </w:del>
      <w:del w:id="6664" w:author="PR Preview" w:date="2026-01-01T00:00:00Z">
        <w:r>
          <w:delText xml:space="preserve"> </w:delText>
        </w:r>
      </w:del>
      <w:hyperlink r:id="rId418">
        <w:del w:id="6665" w:author="PR Preview" w:date="2026-01-01T00:00:00Z">
          <w:r>
            <w:rPr>
              <w:rStyle w:val="Hyperlink"/>
            </w:rPr>
            <w:delText xml:space="preserve">https://en.wikipedia.org/wiki/Pythagorean_trigonometric_identity</w:delText>
          </w:r>
        </w:del>
      </w:hyperlink>
    </w:p>
    <w:p>
      <w:pPr>
        <w:pStyle w:val="Bibliography"/>
      </w:pPr>
      <w:del w:id="6666" w:author="PR Preview" w:date="2026-01-01T00:00:00Z">
        <w:r>
          <w:delText xml:space="preserve">[41]</w:delText>
        </w:r>
      </w:del>
      <w:del w:id="6667" w:author="PR Preview" w:date="2026-01-01T00:00:00Z">
        <w:r>
          <w:delText xml:space="preserve"> </w:delText>
        </w:r>
      </w:del>
      <w:del w:id="6668" w:author="PR Preview" w:date="2026-01-01T00:00:00Z">
        <w:r>
          <w:delText xml:space="preserve">	</w:delText>
        </w:r>
      </w:del>
      <w:del w:id="6669" w:author="PR Preview" w:date="2026-01-01T00:00:00Z">
        <w:r>
          <w:delText xml:space="preserve">Wikipedia contributors,</w:delText>
        </w:r>
      </w:del>
      <w:del w:id="6670" w:author="PR Preview" w:date="2026-01-01T00:00:00Z">
        <w:r>
          <w:delText xml:space="preserve"> </w:delText>
        </w:r>
      </w:del>
      <w:del w:id="6671" w:author="PR Preview" w:date="2026-01-01T00:00:00Z">
        <w:r>
          <w:delText xml:space="preserve">“Imaginary unit —</w:delText>
        </w:r>
      </w:del>
      <w:del w:id="6672" w:author="PR Preview" w:date="2026-01-01T00:00:00Z">
        <w:r>
          <w:delText xml:space="preserve"> </w:delText>
        </w:r>
      </w:del>
      <w:del w:id="6673" w:author="PR Preview" w:date="2026-01-01T00:00:00Z">
        <w:r>
          <w:delText xml:space="preserve">Wikipedia</w:delText>
        </w:r>
      </w:del>
      <w:del w:id="6674" w:author="PR Preview" w:date="2026-01-01T00:00:00Z">
        <w:r>
          <w:delText xml:space="preserve">,</w:delText>
        </w:r>
      </w:del>
      <w:del w:id="6675" w:author="PR Preview" w:date="2026-01-01T00:00:00Z">
        <w:r>
          <w:delText xml:space="preserve"> </w:delText>
        </w:r>
      </w:del>
      <w:del w:id="6676" w:author="PR Preview" w:date="2026-01-01T00:00:00Z">
        <w:r>
          <w:delText xml:space="preserve">the free encyclopedia.”</w:delText>
        </w:r>
      </w:del>
      <w:del w:id="6677" w:author="PR Preview" w:date="2026-01-01T00:00:00Z">
        <w:r>
          <w:delText xml:space="preserve"> </w:delText>
        </w:r>
      </w:del>
      <w:del w:id="6678" w:author="PR Preview" w:date="2026-01-01T00:00:00Z">
        <w:r>
          <w:delText xml:space="preserve">2026. Available:</w:delText>
        </w:r>
      </w:del>
      <w:del w:id="6679" w:author="PR Preview" w:date="2026-01-01T00:00:00Z">
        <w:r>
          <w:delText xml:space="preserve"> </w:delText>
        </w:r>
      </w:del>
      <w:hyperlink r:id="rId420">
        <w:del w:id="6680" w:author="PR Preview" w:date="2026-01-01T00:00:00Z">
          <w:r>
            <w:rPr>
              <w:rStyle w:val="Hyperlink"/>
            </w:rPr>
            <w:delText xml:space="preserve">https://en.wikipedia.org/wiki/Imaginary_unit</w:delText>
          </w:r>
        </w:del>
      </w:hyperlink>
    </w:p>
    <w:p>
      <w:pPr>
        <w:pStyle w:val="Bibliography"/>
      </w:pPr>
      <w:del w:id="6681" w:author="PR Preview" w:date="2026-01-01T00:00:00Z">
        <w:r>
          <w:delText xml:space="preserve">[42]</w:delText>
        </w:r>
      </w:del>
      <w:del w:id="6682" w:author="PR Preview" w:date="2026-01-01T00:00:00Z">
        <w:r>
          <w:delText xml:space="preserve"> </w:delText>
        </w:r>
      </w:del>
      <w:del w:id="6683" w:author="PR Preview" w:date="2026-01-01T00:00:00Z">
        <w:r>
          <w:delText xml:space="preserve">	</w:delText>
        </w:r>
      </w:del>
      <w:del w:id="6684" w:author="PR Preview" w:date="2026-01-01T00:00:00Z">
        <w:r>
          <w:delText xml:space="preserve">S. Axler,</w:delText>
        </w:r>
      </w:del>
      <w:del w:id="6685" w:author="PR Preview" w:date="2026-01-01T00:00:00Z">
        <w:r>
          <w:delText xml:space="preserve"> </w:delText>
        </w:r>
      </w:del>
      <w:del w:id="6686" w:author="PR Preview" w:date="2026-01-01T00:00:00Z">
        <w:r>
          <w:rPr>
            <w:i/>
            <w:iCs/>
          </w:rPr>
          <w:delText xml:space="preserve">Linear algebra done right</w:delText>
        </w:r>
      </w:del>
      <w:del w:id="6687" w:author="PR Preview" w:date="2026-01-01T00:00:00Z">
        <w:r>
          <w:delText xml:space="preserve">, 4th ed. in Undergraduate texts in mathematics. Springer, 2024. doi:</w:delText>
        </w:r>
      </w:del>
      <w:del w:id="6688" w:author="PR Preview" w:date="2026-01-01T00:00:00Z">
        <w:r>
          <w:delText xml:space="preserve"> </w:delText>
        </w:r>
      </w:del>
      <w:hyperlink r:id="rId422">
        <w:del w:id="6689" w:author="PR Preview" w:date="2026-01-01T00:00:00Z">
          <w:r>
            <w:rPr>
              <w:rStyle w:val="Hyperlink"/>
            </w:rPr>
            <w:delText xml:space="preserve">10.1007/978-3-031-41026-0</w:delText>
          </w:r>
        </w:del>
      </w:hyperlink>
      <w:del w:id="6690" w:author="PR Preview" w:date="2026-01-01T00:00:00Z">
        <w:r>
          <w:delText xml:space="preserve">.</w:delText>
        </w:r>
      </w:del>
    </w:p>
    <w:p>
      <w:pPr>
        <w:pStyle w:val="Bibliography"/>
      </w:pPr>
      <w:del w:id="6691" w:author="PR Preview" w:date="2026-01-01T00:00:00Z">
        <w:r>
          <w:delText xml:space="preserve">[43]</w:delText>
        </w:r>
      </w:del>
      <w:del w:id="6692" w:author="PR Preview" w:date="2026-01-01T00:00:00Z">
        <w:r>
          <w:delText xml:space="preserve"> </w:delText>
        </w:r>
      </w:del>
      <w:del w:id="6693" w:author="PR Preview" w:date="2026-01-01T00:00:00Z">
        <w:r>
          <w:delText xml:space="preserve">	</w:delText>
        </w:r>
      </w:del>
      <w:del w:id="6694" w:author="PR Preview" w:date="2026-01-01T00:00:00Z">
        <w:r>
          <w:delText xml:space="preserve">Wikipedia contributors,</w:delText>
        </w:r>
      </w:del>
      <w:del w:id="6695" w:author="PR Preview" w:date="2026-01-01T00:00:00Z">
        <w:r>
          <w:delText xml:space="preserve"> </w:delText>
        </w:r>
      </w:del>
      <w:del w:id="6696" w:author="PR Preview" w:date="2026-01-01T00:00:00Z">
        <w:r>
          <w:delText xml:space="preserve">“Complex number —</w:delText>
        </w:r>
      </w:del>
      <w:del w:id="6697" w:author="PR Preview" w:date="2026-01-01T00:00:00Z">
        <w:r>
          <w:delText xml:space="preserve"> </w:delText>
        </w:r>
      </w:del>
      <w:del w:id="6698" w:author="PR Preview" w:date="2026-01-01T00:00:00Z">
        <w:r>
          <w:delText xml:space="preserve">Wikipedia</w:delText>
        </w:r>
      </w:del>
      <w:del w:id="6699" w:author="PR Preview" w:date="2026-01-01T00:00:00Z">
        <w:r>
          <w:delText xml:space="preserve">,</w:delText>
        </w:r>
      </w:del>
      <w:del w:id="6700" w:author="PR Preview" w:date="2026-01-01T00:00:00Z">
        <w:r>
          <w:delText xml:space="preserve"> </w:delText>
        </w:r>
      </w:del>
      <w:del w:id="6701" w:author="PR Preview" w:date="2026-01-01T00:00:00Z">
        <w:r>
          <w:delText xml:space="preserve">the free encyclopedia.”</w:delText>
        </w:r>
      </w:del>
      <w:del w:id="6702" w:author="PR Preview" w:date="2026-01-01T00:00:00Z">
        <w:r>
          <w:delText xml:space="preserve"> </w:delText>
        </w:r>
      </w:del>
      <w:del w:id="6703" w:author="PR Preview" w:date="2026-01-01T00:00:00Z">
        <w:r>
          <w:delText xml:space="preserve">2026. Available:</w:delText>
        </w:r>
      </w:del>
      <w:del w:id="6704" w:author="PR Preview" w:date="2026-01-01T00:00:00Z">
        <w:r>
          <w:delText xml:space="preserve"> </w:delText>
        </w:r>
      </w:del>
      <w:hyperlink r:id="rId424">
        <w:del w:id="6705" w:author="PR Preview" w:date="2026-01-01T00:00:00Z">
          <w:r>
            <w:rPr>
              <w:rStyle w:val="Hyperlink"/>
            </w:rPr>
            <w:delText xml:space="preserve">https://en.wikipedia.org/wiki/Complex_number</w:delText>
          </w:r>
        </w:del>
      </w:hyperlink>
    </w:p>
    <w:p>
      <w:pPr>
        <w:pStyle w:val="Bibliography"/>
      </w:pPr>
      <w:del w:id="6706" w:author="PR Preview" w:date="2026-01-01T00:00:00Z">
        <w:r>
          <w:delText xml:space="preserve">[44]</w:delText>
        </w:r>
      </w:del>
      <w:del w:id="6707" w:author="PR Preview" w:date="2026-01-01T00:00:00Z">
        <w:r>
          <w:delText xml:space="preserve"> </w:delText>
        </w:r>
      </w:del>
      <w:del w:id="6708" w:author="PR Preview" w:date="2026-01-01T00:00:00Z">
        <w:r>
          <w:delText xml:space="preserve">	</w:delText>
        </w:r>
      </w:del>
      <w:del w:id="6709" w:author="PR Preview" w:date="2026-01-01T00:00:00Z">
        <w:r>
          <w:delText xml:space="preserve">Wikipedia contributors,</w:delText>
        </w:r>
      </w:del>
      <w:del w:id="6710" w:author="PR Preview" w:date="2026-01-01T00:00:00Z">
        <w:r>
          <w:delText xml:space="preserve"> </w:delText>
        </w:r>
      </w:del>
      <w:del w:id="6711" w:author="PR Preview" w:date="2026-01-01T00:00:00Z">
        <w:r>
          <w:delText xml:space="preserve">“Complex conjugate —</w:delText>
        </w:r>
      </w:del>
      <w:del w:id="6712" w:author="PR Preview" w:date="2026-01-01T00:00:00Z">
        <w:r>
          <w:delText xml:space="preserve"> </w:delText>
        </w:r>
      </w:del>
      <w:del w:id="6713" w:author="PR Preview" w:date="2026-01-01T00:00:00Z">
        <w:r>
          <w:delText xml:space="preserve">Wikipedia</w:delText>
        </w:r>
      </w:del>
      <w:del w:id="6714" w:author="PR Preview" w:date="2026-01-01T00:00:00Z">
        <w:r>
          <w:delText xml:space="preserve">,</w:delText>
        </w:r>
      </w:del>
      <w:del w:id="6715" w:author="PR Preview" w:date="2026-01-01T00:00:00Z">
        <w:r>
          <w:delText xml:space="preserve"> </w:delText>
        </w:r>
      </w:del>
      <w:del w:id="6716" w:author="PR Preview" w:date="2026-01-01T00:00:00Z">
        <w:r>
          <w:delText xml:space="preserve">the free encyclopedia.”</w:delText>
        </w:r>
      </w:del>
      <w:del w:id="6717" w:author="PR Preview" w:date="2026-01-01T00:00:00Z">
        <w:r>
          <w:delText xml:space="preserve"> </w:delText>
        </w:r>
      </w:del>
      <w:del w:id="6718" w:author="PR Preview" w:date="2026-01-01T00:00:00Z">
        <w:r>
          <w:delText xml:space="preserve">2026. Available:</w:delText>
        </w:r>
      </w:del>
      <w:del w:id="6719" w:author="PR Preview" w:date="2026-01-01T00:00:00Z">
        <w:r>
          <w:delText xml:space="preserve"> </w:delText>
        </w:r>
      </w:del>
      <w:hyperlink r:id="rId426">
        <w:del w:id="6720" w:author="PR Preview" w:date="2026-01-01T00:00:00Z">
          <w:r>
            <w:rPr>
              <w:rStyle w:val="Hyperlink"/>
            </w:rPr>
            <w:delText xml:space="preserve">https://en.wikipedia.org/wiki/Complex_conjugate</w:delText>
          </w:r>
        </w:del>
      </w:hyperlink>
    </w:p>
    <w:p>
      <w:pPr>
        <w:pStyle w:val="Bibliography"/>
      </w:pPr>
      <w:del w:id="6721" w:author="PR Preview" w:date="2026-01-01T00:00:00Z">
        <w:r>
          <w:delText xml:space="preserve">[45]</w:delText>
        </w:r>
      </w:del>
      <w:del w:id="6722" w:author="PR Preview" w:date="2026-01-01T00:00:00Z">
        <w:r>
          <w:delText xml:space="preserve"> </w:delText>
        </w:r>
      </w:del>
      <w:del w:id="6723" w:author="PR Preview" w:date="2026-01-01T00:00:00Z">
        <w:r>
          <w:delText xml:space="preserve">	</w:delText>
        </w:r>
      </w:del>
      <w:del w:id="6724" w:author="PR Preview" w:date="2026-01-01T00:00:00Z">
        <w:r>
          <w:delText xml:space="preserve">J. Abramson</w:delText>
        </w:r>
      </w:del>
      <w:del w:id="6725" w:author="PR Preview" w:date="2026-01-01T00:00:00Z">
        <w:r>
          <w:delText xml:space="preserve"> </w:delText>
        </w:r>
      </w:del>
      <w:del w:id="6726" w:author="PR Preview" w:date="2026-01-01T00:00:00Z">
        <w:r>
          <w:rPr>
            <w:i/>
            <w:iCs/>
          </w:rPr>
          <w:delText xml:space="preserve">et al.</w:delText>
        </w:r>
      </w:del>
      <w:del w:id="6727" w:author="PR Preview" w:date="2026-01-01T00:00:00Z">
        <w:r>
          <w:delText xml:space="preserve">,</w:delText>
        </w:r>
      </w:del>
      <w:del w:id="6728" w:author="PR Preview" w:date="2026-01-01T00:00:00Z">
        <w:r>
          <w:delText xml:space="preserve"> </w:delText>
        </w:r>
      </w:del>
      <w:del w:id="6729" w:author="PR Preview" w:date="2026-01-01T00:00:00Z">
        <w:r>
          <w:rPr>
            <w:i/>
            <w:iCs/>
          </w:rPr>
          <w:delText xml:space="preserve">Algebra and trigonometry</w:delText>
        </w:r>
      </w:del>
      <w:del w:id="6730" w:author="PR Preview" w:date="2026-01-01T00:00:00Z">
        <w:r>
          <w:delText xml:space="preserve">, 2nd ed. OpenStax, 2021. Available:</w:delText>
        </w:r>
      </w:del>
      <w:del w:id="6731" w:author="PR Preview" w:date="2026-01-01T00:00:00Z">
        <w:r>
          <w:delText xml:space="preserve"> </w:delText>
        </w:r>
      </w:del>
      <w:hyperlink r:id="rId428">
        <w:del w:id="6732" w:author="PR Preview" w:date="2026-01-01T00:00:00Z">
          <w:r>
            <w:rPr>
              <w:rStyle w:val="Hyperlink"/>
            </w:rPr>
            <w:delText xml:space="preserve">https://openstax.org/books/algebra-and-trigonometry-2e/pages/preface</w:delText>
          </w:r>
        </w:del>
      </w:hyperlink>
    </w:p>
    <w:p>
      <w:pPr>
        <w:pStyle w:val="Bibliography"/>
      </w:pPr>
      <w:ins w:id="6733" w:author="PR Preview" w:date="2026-01-01T00:00:00Z">
        <w:r>
          <w:t xml:space="preserve">[30]</w:t>
        </w:r>
      </w:ins>
      <w:ins w:id="6734" w:author="PR Preview" w:date="2026-01-01T00:00:00Z">
        <w:r>
          <w:t xml:space="preserve"> </w:t>
        </w:r>
      </w:ins>
      <w:ins w:id="6735" w:author="PR Preview" w:date="2026-01-01T00:00:00Z">
        <w:r>
          <w:t xml:space="preserve">	</w:t>
        </w:r>
      </w:ins>
      <w:ins w:id="6736" w:author="PR Preview" w:date="2026-01-01T00:00:00Z">
        <w:r>
          <w:t xml:space="preserve">Wikipedia contributors,</w:t>
        </w:r>
      </w:ins>
      <w:ins w:id="6737" w:author="PR Preview" w:date="2026-01-01T00:00:00Z">
        <w:r>
          <w:t xml:space="preserve"> </w:t>
        </w:r>
      </w:ins>
      <w:ins w:id="6738" w:author="PR Preview" w:date="2026-01-01T00:00:00Z">
        <w:r>
          <w:t xml:space="preserve">“Series (mathematics) —</w:t>
        </w:r>
      </w:ins>
      <w:ins w:id="6739" w:author="PR Preview" w:date="2026-01-01T00:00:00Z">
        <w:r>
          <w:t xml:space="preserve"> </w:t>
        </w:r>
      </w:ins>
      <w:ins w:id="6740" w:author="PR Preview" w:date="2026-01-01T00:00:00Z">
        <w:r>
          <w:t xml:space="preserve">Wikipedia</w:t>
        </w:r>
      </w:ins>
      <w:ins w:id="6741" w:author="PR Preview" w:date="2026-01-01T00:00:00Z">
        <w:r>
          <w:t xml:space="preserve">,</w:t>
        </w:r>
      </w:ins>
      <w:ins w:id="6742" w:author="PR Preview" w:date="2026-01-01T00:00:00Z">
        <w:r>
          <w:t xml:space="preserve"> </w:t>
        </w:r>
      </w:ins>
      <w:ins w:id="6743" w:author="PR Preview" w:date="2026-01-01T00:00:00Z">
        <w:r>
          <w:t xml:space="preserve">the free encyclopedia.”</w:t>
        </w:r>
      </w:ins>
      <w:ins w:id="6744" w:author="PR Preview" w:date="2026-01-01T00:00:00Z">
        <w:r>
          <w:t xml:space="preserve"> </w:t>
        </w:r>
      </w:ins>
      <w:ins w:id="6745" w:author="PR Preview" w:date="2026-01-01T00:00:00Z">
        <w:r>
          <w:t xml:space="preserve">2026. Available:</w:t>
        </w:r>
      </w:ins>
      <w:ins w:id="6746" w:author="PR Preview" w:date="2026-01-01T00:00:00Z">
        <w:r>
          <w:t xml:space="preserve"> </w:t>
        </w:r>
      </w:ins>
      <w:hyperlink r:id="rId394">
        <w:ins w:id="6747" w:author="PR Preview" w:date="2026-01-01T00:00:00Z">
          <w:r>
            <w:rPr>
              <w:rStyle w:val="Hyperlink"/>
            </w:rPr>
            <w:t xml:space="preserve">https://en.wikipedia.org/wiki/Series_(mathematics)</w:t>
          </w:r>
        </w:ins>
      </w:hyperlink>
    </w:p>
    <w:bookmarkEnd w:id="395"/>
    <w:bookmarkStart w:id="397" w:name="X0550f6b86499719df0a5564f859fdf3dd90e1bc"/>
    <w:p>
      <w:pPr>
        <w:pStyle w:val="Bibliography"/>
      </w:pPr>
      <w:ins w:id="6748" w:author="PR Preview" w:date="2026-01-01T00:00:00Z">
        <w:r>
          <w:t xml:space="preserve">[31]</w:t>
        </w:r>
      </w:ins>
      <w:ins w:id="6749" w:author="PR Preview" w:date="2026-01-01T00:00:00Z">
        <w:r>
          <w:t xml:space="preserve"> </w:t>
        </w:r>
      </w:ins>
      <w:ins w:id="6750" w:author="PR Preview" w:date="2026-01-01T00:00:00Z">
        <w:r>
          <w:t xml:space="preserve">	</w:t>
        </w:r>
      </w:ins>
      <w:ins w:id="6751" w:author="PR Preview" w:date="2026-01-01T00:00:00Z">
        <w:r>
          <w:t xml:space="preserve">Wikipedia contributors,</w:t>
        </w:r>
      </w:ins>
      <w:ins w:id="6752" w:author="PR Preview" w:date="2026-01-01T00:00:00Z">
        <w:r>
          <w:t xml:space="preserve"> </w:t>
        </w:r>
      </w:ins>
      <w:ins w:id="6753" w:author="PR Preview" w:date="2026-01-01T00:00:00Z">
        <w:r>
          <w:t xml:space="preserve">“Monotone convergence theorem —</w:t>
        </w:r>
      </w:ins>
      <w:ins w:id="6754" w:author="PR Preview" w:date="2026-01-01T00:00:00Z">
        <w:r>
          <w:t xml:space="preserve"> </w:t>
        </w:r>
      </w:ins>
      <w:ins w:id="6755" w:author="PR Preview" w:date="2026-01-01T00:00:00Z">
        <w:r>
          <w:t xml:space="preserve">Wikipedia</w:t>
        </w:r>
      </w:ins>
      <w:ins w:id="6756" w:author="PR Preview" w:date="2026-01-01T00:00:00Z">
        <w:r>
          <w:t xml:space="preserve">,</w:t>
        </w:r>
      </w:ins>
      <w:ins w:id="6757" w:author="PR Preview" w:date="2026-01-01T00:00:00Z">
        <w:r>
          <w:t xml:space="preserve"> </w:t>
        </w:r>
      </w:ins>
      <w:ins w:id="6758" w:author="PR Preview" w:date="2026-01-01T00:00:00Z">
        <w:r>
          <w:t xml:space="preserve">the free encyclopedia.”</w:t>
        </w:r>
      </w:ins>
      <w:ins w:id="6759" w:author="PR Preview" w:date="2026-01-01T00:00:00Z">
        <w:r>
          <w:t xml:space="preserve"> </w:t>
        </w:r>
      </w:ins>
      <w:ins w:id="6760" w:author="PR Preview" w:date="2026-01-01T00:00:00Z">
        <w:r>
          <w:t xml:space="preserve">2026. Available:</w:t>
        </w:r>
      </w:ins>
      <w:ins w:id="6761" w:author="PR Preview" w:date="2026-01-01T00:00:00Z">
        <w:r>
          <w:t xml:space="preserve"> </w:t>
        </w:r>
      </w:ins>
      <w:hyperlink r:id="rId396">
        <w:ins w:id="6762" w:author="PR Preview" w:date="2026-01-01T00:00:00Z">
          <w:r>
            <w:rPr>
              <w:rStyle w:val="Hyperlink"/>
            </w:rPr>
            <w:t xml:space="preserve">https://en.wikipedia.org/wiki/Monotone_convergence_theorem</w:t>
          </w:r>
        </w:ins>
      </w:hyperlink>
    </w:p>
    <w:bookmarkEnd w:id="397"/>
    <w:bookmarkStart w:id="399" w:name="ref-wikipedia_exponential_function"/>
    <w:p>
      <w:pPr>
        <w:pStyle w:val="Bibliography"/>
      </w:pPr>
      <w:ins w:id="6763" w:author="PR Preview" w:date="2026-01-01T00:00:00Z">
        <w:r>
          <w:t xml:space="preserve">[32]</w:t>
        </w:r>
      </w:ins>
      <w:ins w:id="6764" w:author="PR Preview" w:date="2026-01-01T00:00:00Z">
        <w:r>
          <w:t xml:space="preserve"> </w:t>
        </w:r>
      </w:ins>
      <w:ins w:id="6765" w:author="PR Preview" w:date="2026-01-01T00:00:00Z">
        <w:r>
          <w:t xml:space="preserve">	</w:t>
        </w:r>
      </w:ins>
      <w:ins w:id="6766" w:author="PR Preview" w:date="2026-01-01T00:00:00Z">
        <w:r>
          <w:t xml:space="preserve">Wikipedia contributors,</w:t>
        </w:r>
      </w:ins>
      <w:ins w:id="6767" w:author="PR Preview" w:date="2026-01-01T00:00:00Z">
        <w:r>
          <w:t xml:space="preserve"> </w:t>
        </w:r>
      </w:ins>
      <w:ins w:id="6768" w:author="PR Preview" w:date="2026-01-01T00:00:00Z">
        <w:r>
          <w:t xml:space="preserve">“Exponential function —</w:t>
        </w:r>
      </w:ins>
      <w:ins w:id="6769" w:author="PR Preview" w:date="2026-01-01T00:00:00Z">
        <w:r>
          <w:t xml:space="preserve"> </w:t>
        </w:r>
      </w:ins>
      <w:ins w:id="6770" w:author="PR Preview" w:date="2026-01-01T00:00:00Z">
        <w:r>
          <w:t xml:space="preserve">Wikipedia</w:t>
        </w:r>
      </w:ins>
      <w:ins w:id="6771" w:author="PR Preview" w:date="2026-01-01T00:00:00Z">
        <w:r>
          <w:t xml:space="preserve">,</w:t>
        </w:r>
      </w:ins>
      <w:ins w:id="6772" w:author="PR Preview" w:date="2026-01-01T00:00:00Z">
        <w:r>
          <w:t xml:space="preserve"> </w:t>
        </w:r>
      </w:ins>
      <w:ins w:id="6773" w:author="PR Preview" w:date="2026-01-01T00:00:00Z">
        <w:r>
          <w:t xml:space="preserve">the free encyclopedia.”</w:t>
        </w:r>
      </w:ins>
      <w:ins w:id="6774" w:author="PR Preview" w:date="2026-01-01T00:00:00Z">
        <w:r>
          <w:t xml:space="preserve"> </w:t>
        </w:r>
      </w:ins>
      <w:ins w:id="6775" w:author="PR Preview" w:date="2026-01-01T00:00:00Z">
        <w:r>
          <w:t xml:space="preserve">2026. Available:</w:t>
        </w:r>
      </w:ins>
      <w:ins w:id="6776" w:author="PR Preview" w:date="2026-01-01T00:00:00Z">
        <w:r>
          <w:t xml:space="preserve"> </w:t>
        </w:r>
      </w:ins>
      <w:hyperlink r:id="rId398">
        <w:ins w:id="6777" w:author="PR Preview" w:date="2026-01-01T00:00:00Z">
          <w:r>
            <w:rPr>
              <w:rStyle w:val="Hyperlink"/>
            </w:rPr>
            <w:t xml:space="preserve">https://en.wikipedia.org/wiki/Exponential_function</w:t>
          </w:r>
        </w:ins>
      </w:hyperlink>
    </w:p>
    <w:bookmarkEnd w:id="399"/>
    <w:bookmarkStart w:id="401" w:name="ref-wikipedia_e_mathematical_constant"/>
    <w:p>
      <w:pPr>
        <w:pStyle w:val="Bibliography"/>
      </w:pPr>
      <w:ins w:id="6778" w:author="PR Preview" w:date="2026-01-01T00:00:00Z">
        <w:r>
          <w:t xml:space="preserve">[33]</w:t>
        </w:r>
      </w:ins>
      <w:ins w:id="6779" w:author="PR Preview" w:date="2026-01-01T00:00:00Z">
        <w:r>
          <w:t xml:space="preserve"> </w:t>
        </w:r>
      </w:ins>
      <w:ins w:id="6780" w:author="PR Preview" w:date="2026-01-01T00:00:00Z">
        <w:r>
          <w:t xml:space="preserve">	</w:t>
        </w:r>
      </w:ins>
      <w:ins w:id="6781" w:author="PR Preview" w:date="2026-01-01T00:00:00Z">
        <w:r>
          <w:t xml:space="preserve">Wikipedia contributors,</w:t>
        </w:r>
      </w:ins>
      <w:ins w:id="6782" w:author="PR Preview" w:date="2026-01-01T00:00:00Z">
        <w:r>
          <w:t xml:space="preserve"> </w:t>
        </w:r>
      </w:ins>
      <w:ins w:id="6783" w:author="PR Preview" w:date="2026-01-01T00:00:00Z">
        <w:r>
          <w:t xml:space="preserve">“E (mathematical constant) —</w:t>
        </w:r>
      </w:ins>
      <w:ins w:id="6784" w:author="PR Preview" w:date="2026-01-01T00:00:00Z">
        <w:r>
          <w:t xml:space="preserve"> </w:t>
        </w:r>
      </w:ins>
      <w:ins w:id="6785" w:author="PR Preview" w:date="2026-01-01T00:00:00Z">
        <w:r>
          <w:t xml:space="preserve">Wikipedia</w:t>
        </w:r>
      </w:ins>
      <w:ins w:id="6786" w:author="PR Preview" w:date="2026-01-01T00:00:00Z">
        <w:r>
          <w:t xml:space="preserve">,</w:t>
        </w:r>
      </w:ins>
      <w:ins w:id="6787" w:author="PR Preview" w:date="2026-01-01T00:00:00Z">
        <w:r>
          <w:t xml:space="preserve"> </w:t>
        </w:r>
      </w:ins>
      <w:ins w:id="6788" w:author="PR Preview" w:date="2026-01-01T00:00:00Z">
        <w:r>
          <w:t xml:space="preserve">the free encyclopedia.”</w:t>
        </w:r>
      </w:ins>
      <w:ins w:id="6789" w:author="PR Preview" w:date="2026-01-01T00:00:00Z">
        <w:r>
          <w:t xml:space="preserve"> </w:t>
        </w:r>
      </w:ins>
      <w:ins w:id="6790" w:author="PR Preview" w:date="2026-01-01T00:00:00Z">
        <w:r>
          <w:t xml:space="preserve">2026. Available:</w:t>
        </w:r>
      </w:ins>
      <w:ins w:id="6791" w:author="PR Preview" w:date="2026-01-01T00:00:00Z">
        <w:r>
          <w:t xml:space="preserve"> </w:t>
        </w:r>
      </w:ins>
      <w:hyperlink r:id="rId400">
        <w:ins w:id="6792" w:author="PR Preview" w:date="2026-01-01T00:00:00Z">
          <w:r>
            <w:rPr>
              <w:rStyle w:val="Hyperlink"/>
            </w:rPr>
            <w:t xml:space="preserve">https://en.wikipedia.org/wiki/E_(mathematical_constant)</w:t>
          </w:r>
        </w:ins>
      </w:hyperlink>
    </w:p>
    <w:bookmarkEnd w:id="401"/>
    <w:bookmarkStart w:id="403" w:name="ref-wikipedia_natural_logarithm"/>
    <w:p>
      <w:pPr>
        <w:pStyle w:val="Bibliography"/>
      </w:pPr>
      <w:ins w:id="6793" w:author="PR Preview" w:date="2026-01-01T00:00:00Z">
        <w:r>
          <w:t xml:space="preserve">[34]</w:t>
        </w:r>
      </w:ins>
      <w:ins w:id="6794" w:author="PR Preview" w:date="2026-01-01T00:00:00Z">
        <w:r>
          <w:t xml:space="preserve"> </w:t>
        </w:r>
      </w:ins>
      <w:ins w:id="6795" w:author="PR Preview" w:date="2026-01-01T00:00:00Z">
        <w:r>
          <w:t xml:space="preserve">	</w:t>
        </w:r>
      </w:ins>
      <w:ins w:id="6796" w:author="PR Preview" w:date="2026-01-01T00:00:00Z">
        <w:r>
          <w:t xml:space="preserve">Wikipedia contributors,</w:t>
        </w:r>
      </w:ins>
      <w:ins w:id="6797" w:author="PR Preview" w:date="2026-01-01T00:00:00Z">
        <w:r>
          <w:t xml:space="preserve"> </w:t>
        </w:r>
      </w:ins>
      <w:ins w:id="6798" w:author="PR Preview" w:date="2026-01-01T00:00:00Z">
        <w:r>
          <w:t xml:space="preserve">“Natural logarithm —</w:t>
        </w:r>
      </w:ins>
      <w:ins w:id="6799" w:author="PR Preview" w:date="2026-01-01T00:00:00Z">
        <w:r>
          <w:t xml:space="preserve"> </w:t>
        </w:r>
      </w:ins>
      <w:ins w:id="6800" w:author="PR Preview" w:date="2026-01-01T00:00:00Z">
        <w:r>
          <w:t xml:space="preserve">Wikipedia</w:t>
        </w:r>
      </w:ins>
      <w:ins w:id="6801" w:author="PR Preview" w:date="2026-01-01T00:00:00Z">
        <w:r>
          <w:t xml:space="preserve">,</w:t>
        </w:r>
      </w:ins>
      <w:ins w:id="6802" w:author="PR Preview" w:date="2026-01-01T00:00:00Z">
        <w:r>
          <w:t xml:space="preserve"> </w:t>
        </w:r>
      </w:ins>
      <w:ins w:id="6803" w:author="PR Preview" w:date="2026-01-01T00:00:00Z">
        <w:r>
          <w:t xml:space="preserve">the free encyclopedia.”</w:t>
        </w:r>
      </w:ins>
      <w:ins w:id="6804" w:author="PR Preview" w:date="2026-01-01T00:00:00Z">
        <w:r>
          <w:t xml:space="preserve"> </w:t>
        </w:r>
      </w:ins>
      <w:ins w:id="6805" w:author="PR Preview" w:date="2026-01-01T00:00:00Z">
        <w:r>
          <w:t xml:space="preserve">2026. Available:</w:t>
        </w:r>
      </w:ins>
      <w:ins w:id="6806" w:author="PR Preview" w:date="2026-01-01T00:00:00Z">
        <w:r>
          <w:t xml:space="preserve"> </w:t>
        </w:r>
      </w:ins>
      <w:hyperlink r:id="rId402">
        <w:ins w:id="6807" w:author="PR Preview" w:date="2026-01-01T00:00:00Z">
          <w:r>
            <w:rPr>
              <w:rStyle w:val="Hyperlink"/>
            </w:rPr>
            <w:t xml:space="preserve">https://en.wikipedia.org/wiki/Natural_logarithm</w:t>
          </w:r>
        </w:ins>
      </w:hyperlink>
    </w:p>
    <w:bookmarkEnd w:id="403"/>
    <w:bookmarkStart w:id="405" w:name="ref-wikipedia_logarithm"/>
    <w:p>
      <w:pPr>
        <w:pStyle w:val="Bibliography"/>
      </w:pPr>
      <w:ins w:id="6808" w:author="PR Preview" w:date="2026-01-01T00:00:00Z">
        <w:r>
          <w:t xml:space="preserve">[35]</w:t>
        </w:r>
      </w:ins>
      <w:ins w:id="6809" w:author="PR Preview" w:date="2026-01-01T00:00:00Z">
        <w:r>
          <w:t xml:space="preserve"> </w:t>
        </w:r>
      </w:ins>
      <w:ins w:id="6810" w:author="PR Preview" w:date="2026-01-01T00:00:00Z">
        <w:r>
          <w:t xml:space="preserve">	</w:t>
        </w:r>
      </w:ins>
      <w:ins w:id="6811" w:author="PR Preview" w:date="2026-01-01T00:00:00Z">
        <w:r>
          <w:t xml:space="preserve">Wikipedia contributors,</w:t>
        </w:r>
      </w:ins>
      <w:ins w:id="6812" w:author="PR Preview" w:date="2026-01-01T00:00:00Z">
        <w:r>
          <w:t xml:space="preserve"> </w:t>
        </w:r>
      </w:ins>
      <w:ins w:id="6813" w:author="PR Preview" w:date="2026-01-01T00:00:00Z">
        <w:r>
          <w:t xml:space="preserve">“Logarithm —</w:t>
        </w:r>
      </w:ins>
      <w:ins w:id="6814" w:author="PR Preview" w:date="2026-01-01T00:00:00Z">
        <w:r>
          <w:t xml:space="preserve"> </w:t>
        </w:r>
      </w:ins>
      <w:ins w:id="6815" w:author="PR Preview" w:date="2026-01-01T00:00:00Z">
        <w:r>
          <w:t xml:space="preserve">Wikipedia</w:t>
        </w:r>
      </w:ins>
      <w:ins w:id="6816" w:author="PR Preview" w:date="2026-01-01T00:00:00Z">
        <w:r>
          <w:t xml:space="preserve">,</w:t>
        </w:r>
      </w:ins>
      <w:ins w:id="6817" w:author="PR Preview" w:date="2026-01-01T00:00:00Z">
        <w:r>
          <w:t xml:space="preserve"> </w:t>
        </w:r>
      </w:ins>
      <w:ins w:id="6818" w:author="PR Preview" w:date="2026-01-01T00:00:00Z">
        <w:r>
          <w:t xml:space="preserve">the free encyclopedia.”</w:t>
        </w:r>
      </w:ins>
      <w:ins w:id="6819" w:author="PR Preview" w:date="2026-01-01T00:00:00Z">
        <w:r>
          <w:t xml:space="preserve"> </w:t>
        </w:r>
      </w:ins>
      <w:ins w:id="6820" w:author="PR Preview" w:date="2026-01-01T00:00:00Z">
        <w:r>
          <w:t xml:space="preserve">2026. Available:</w:t>
        </w:r>
      </w:ins>
      <w:ins w:id="6821" w:author="PR Preview" w:date="2026-01-01T00:00:00Z">
        <w:r>
          <w:t xml:space="preserve"> </w:t>
        </w:r>
      </w:ins>
      <w:hyperlink r:id="rId404">
        <w:ins w:id="6822" w:author="PR Preview" w:date="2026-01-01T00:00:00Z">
          <w:r>
            <w:rPr>
              <w:rStyle w:val="Hyperlink"/>
            </w:rPr>
            <w:t xml:space="preserve">https://en.wikipedia.org/wiki/Logarithm</w:t>
          </w:r>
        </w:ins>
      </w:hyperlink>
    </w:p>
    <w:bookmarkEnd w:id="405"/>
    <w:bookmarkStart w:id="407" w:name="X5bbf2d245759a3fafc9c46669854129ba2658aa"/>
    <w:p>
      <w:pPr>
        <w:pStyle w:val="Bibliography"/>
      </w:pPr>
      <w:ins w:id="6823" w:author="PR Preview" w:date="2026-01-01T00:00:00Z">
        <w:r>
          <w:t xml:space="preserve">[36]</w:t>
        </w:r>
      </w:ins>
      <w:ins w:id="6824" w:author="PR Preview" w:date="2026-01-01T00:00:00Z">
        <w:r>
          <w:t xml:space="preserve"> </w:t>
        </w:r>
      </w:ins>
      <w:ins w:id="6825" w:author="PR Preview" w:date="2026-01-01T00:00:00Z">
        <w:r>
          <w:t xml:space="preserve">	</w:t>
        </w:r>
      </w:ins>
      <w:ins w:id="6826" w:author="PR Preview" w:date="2026-01-01T00:00:00Z">
        <w:r>
          <w:t xml:space="preserve">Wikipedia contributors,</w:t>
        </w:r>
      </w:ins>
      <w:ins w:id="6827" w:author="PR Preview" w:date="2026-01-01T00:00:00Z">
        <w:r>
          <w:t xml:space="preserve"> </w:t>
        </w:r>
      </w:ins>
      <w:ins w:id="6828" w:author="PR Preview" w:date="2026-01-01T00:00:00Z">
        <w:r>
          <w:t xml:space="preserve">“Tarski’s high school algebra problem —</w:t>
        </w:r>
      </w:ins>
      <w:ins w:id="6829" w:author="PR Preview" w:date="2026-01-01T00:00:00Z">
        <w:r>
          <w:t xml:space="preserve"> </w:t>
        </w:r>
      </w:ins>
      <w:ins w:id="6830" w:author="PR Preview" w:date="2026-01-01T00:00:00Z">
        <w:r>
          <w:t xml:space="preserve">Wikipedia</w:t>
        </w:r>
      </w:ins>
      <w:ins w:id="6831" w:author="PR Preview" w:date="2026-01-01T00:00:00Z">
        <w:r>
          <w:t xml:space="preserve">,</w:t>
        </w:r>
      </w:ins>
      <w:ins w:id="6832" w:author="PR Preview" w:date="2026-01-01T00:00:00Z">
        <w:r>
          <w:t xml:space="preserve"> </w:t>
        </w:r>
      </w:ins>
      <w:ins w:id="6833" w:author="PR Preview" w:date="2026-01-01T00:00:00Z">
        <w:r>
          <w:t xml:space="preserve">the free encyclopedia.”</w:t>
        </w:r>
      </w:ins>
      <w:ins w:id="6834" w:author="PR Preview" w:date="2026-01-01T00:00:00Z">
        <w:r>
          <w:t xml:space="preserve"> </w:t>
        </w:r>
      </w:ins>
      <w:ins w:id="6835" w:author="PR Preview" w:date="2026-01-01T00:00:00Z">
        <w:r>
          <w:t xml:space="preserve">2026. Available:</w:t>
        </w:r>
      </w:ins>
      <w:ins w:id="6836" w:author="PR Preview" w:date="2026-01-01T00:00:00Z">
        <w:r>
          <w:t xml:space="preserve"> </w:t>
        </w:r>
      </w:ins>
      <w:hyperlink r:id="rId406">
        <w:ins w:id="6837" w:author="PR Preview" w:date="2026-01-01T00:00:00Z">
          <w:r>
            <w:rPr>
              <w:rStyle w:val="Hyperlink"/>
            </w:rPr>
            <w:t xml:space="preserve">https://en.wikipedia.org/wiki/Tarski%27s_high_school_algebra_problem</w:t>
          </w:r>
        </w:ins>
      </w:hyperlink>
    </w:p>
    <w:bookmarkEnd w:id="407"/>
    <w:bookmarkStart w:id="409" w:name="ref-wikipedia_contour_line"/>
    <w:p>
      <w:pPr>
        <w:pStyle w:val="Bibliography"/>
      </w:pPr>
      <w:ins w:id="6838" w:author="PR Preview" w:date="2026-01-01T00:00:00Z">
        <w:r>
          <w:t xml:space="preserve">[37]</w:t>
        </w:r>
      </w:ins>
      <w:ins w:id="6839" w:author="PR Preview" w:date="2026-01-01T00:00:00Z">
        <w:r>
          <w:t xml:space="preserve"> </w:t>
        </w:r>
      </w:ins>
      <w:ins w:id="6840" w:author="PR Preview" w:date="2026-01-01T00:00:00Z">
        <w:r>
          <w:t xml:space="preserve">	</w:t>
        </w:r>
      </w:ins>
      <w:ins w:id="6841" w:author="PR Preview" w:date="2026-01-01T00:00:00Z">
        <w:r>
          <w:t xml:space="preserve">Wikipedia contributors,</w:t>
        </w:r>
      </w:ins>
      <w:ins w:id="6842" w:author="PR Preview" w:date="2026-01-01T00:00:00Z">
        <w:r>
          <w:t xml:space="preserve"> </w:t>
        </w:r>
      </w:ins>
      <w:ins w:id="6843" w:author="PR Preview" w:date="2026-01-01T00:00:00Z">
        <w:r>
          <w:t xml:space="preserve">“Contour line —</w:t>
        </w:r>
      </w:ins>
      <w:ins w:id="6844" w:author="PR Preview" w:date="2026-01-01T00:00:00Z">
        <w:r>
          <w:t xml:space="preserve"> </w:t>
        </w:r>
      </w:ins>
      <w:ins w:id="6845" w:author="PR Preview" w:date="2026-01-01T00:00:00Z">
        <w:r>
          <w:t xml:space="preserve">Wikipedia</w:t>
        </w:r>
      </w:ins>
      <w:ins w:id="6846" w:author="PR Preview" w:date="2026-01-01T00:00:00Z">
        <w:r>
          <w:t xml:space="preserve">,</w:t>
        </w:r>
      </w:ins>
      <w:ins w:id="6847" w:author="PR Preview" w:date="2026-01-01T00:00:00Z">
        <w:r>
          <w:t xml:space="preserve"> </w:t>
        </w:r>
      </w:ins>
      <w:ins w:id="6848" w:author="PR Preview" w:date="2026-01-01T00:00:00Z">
        <w:r>
          <w:t xml:space="preserve">the free encyclopedia.”</w:t>
        </w:r>
      </w:ins>
      <w:ins w:id="6849" w:author="PR Preview" w:date="2026-01-01T00:00:00Z">
        <w:r>
          <w:t xml:space="preserve"> </w:t>
        </w:r>
      </w:ins>
      <w:ins w:id="6850" w:author="PR Preview" w:date="2026-01-01T00:00:00Z">
        <w:r>
          <w:t xml:space="preserve">2026. Available:</w:t>
        </w:r>
      </w:ins>
      <w:ins w:id="6851" w:author="PR Preview" w:date="2026-01-01T00:00:00Z">
        <w:r>
          <w:t xml:space="preserve"> </w:t>
        </w:r>
      </w:ins>
      <w:hyperlink r:id="rId408">
        <w:ins w:id="6852" w:author="PR Preview" w:date="2026-01-01T00:00:00Z">
          <w:r>
            <w:rPr>
              <w:rStyle w:val="Hyperlink"/>
            </w:rPr>
            <w:t xml:space="preserve">https://en.wikipedia.org/wiki/Contour_line</w:t>
          </w:r>
        </w:ins>
      </w:hyperlink>
    </w:p>
    <w:bookmarkEnd w:id="409"/>
    <w:bookmarkStart w:id="411" w:name="ref-wikipedia_unit_circle"/>
    <w:p>
      <w:pPr>
        <w:pStyle w:val="Bibliography"/>
      </w:pPr>
      <w:ins w:id="6853" w:author="PR Preview" w:date="2026-01-01T00:00:00Z">
        <w:r>
          <w:t xml:space="preserve">[38]</w:t>
        </w:r>
      </w:ins>
      <w:ins w:id="6854" w:author="PR Preview" w:date="2026-01-01T00:00:00Z">
        <w:r>
          <w:t xml:space="preserve"> </w:t>
        </w:r>
      </w:ins>
      <w:ins w:id="6855" w:author="PR Preview" w:date="2026-01-01T00:00:00Z">
        <w:r>
          <w:t xml:space="preserve">	</w:t>
        </w:r>
      </w:ins>
      <w:ins w:id="6856" w:author="PR Preview" w:date="2026-01-01T00:00:00Z">
        <w:r>
          <w:t xml:space="preserve">Wikipedia contributors,</w:t>
        </w:r>
      </w:ins>
      <w:ins w:id="6857" w:author="PR Preview" w:date="2026-01-01T00:00:00Z">
        <w:r>
          <w:t xml:space="preserve"> </w:t>
        </w:r>
      </w:ins>
      <w:ins w:id="6858" w:author="PR Preview" w:date="2026-01-01T00:00:00Z">
        <w:r>
          <w:t xml:space="preserve">“Unit circle —</w:t>
        </w:r>
      </w:ins>
      <w:ins w:id="6859" w:author="PR Preview" w:date="2026-01-01T00:00:00Z">
        <w:r>
          <w:t xml:space="preserve"> </w:t>
        </w:r>
      </w:ins>
      <w:ins w:id="6860" w:author="PR Preview" w:date="2026-01-01T00:00:00Z">
        <w:r>
          <w:t xml:space="preserve">Wikipedia</w:t>
        </w:r>
      </w:ins>
      <w:ins w:id="6861" w:author="PR Preview" w:date="2026-01-01T00:00:00Z">
        <w:r>
          <w:t xml:space="preserve">,</w:t>
        </w:r>
      </w:ins>
      <w:ins w:id="6862" w:author="PR Preview" w:date="2026-01-01T00:00:00Z">
        <w:r>
          <w:t xml:space="preserve"> </w:t>
        </w:r>
      </w:ins>
      <w:ins w:id="6863" w:author="PR Preview" w:date="2026-01-01T00:00:00Z">
        <w:r>
          <w:t xml:space="preserve">the free encyclopedia.”</w:t>
        </w:r>
      </w:ins>
      <w:ins w:id="6864" w:author="PR Preview" w:date="2026-01-01T00:00:00Z">
        <w:r>
          <w:t xml:space="preserve"> </w:t>
        </w:r>
      </w:ins>
      <w:ins w:id="6865" w:author="PR Preview" w:date="2026-01-01T00:00:00Z">
        <w:r>
          <w:t xml:space="preserve">2026. Available:</w:t>
        </w:r>
      </w:ins>
      <w:ins w:id="6866" w:author="PR Preview" w:date="2026-01-01T00:00:00Z">
        <w:r>
          <w:t xml:space="preserve"> </w:t>
        </w:r>
      </w:ins>
      <w:hyperlink r:id="rId410">
        <w:ins w:id="6867" w:author="PR Preview" w:date="2026-01-01T00:00:00Z">
          <w:r>
            <w:rPr>
              <w:rStyle w:val="Hyperlink"/>
            </w:rPr>
            <w:t xml:space="preserve">https://en.wikipedia.org/wiki/Unit_circle</w:t>
          </w:r>
        </w:ins>
      </w:hyperlink>
    </w:p>
    <w:bookmarkEnd w:id="411"/>
    <w:bookmarkStart w:id="413" w:name="ref-wikipedia_pi"/>
    <w:p>
      <w:pPr>
        <w:pStyle w:val="Bibliography"/>
      </w:pPr>
      <w:ins w:id="6868" w:author="PR Preview" w:date="2026-01-01T00:00:00Z">
        <w:r>
          <w:t xml:space="preserve">[39]</w:t>
        </w:r>
      </w:ins>
      <w:ins w:id="6869" w:author="PR Preview" w:date="2026-01-01T00:00:00Z">
        <w:r>
          <w:t xml:space="preserve"> </w:t>
        </w:r>
      </w:ins>
      <w:ins w:id="6870" w:author="PR Preview" w:date="2026-01-01T00:00:00Z">
        <w:r>
          <w:t xml:space="preserve">	</w:t>
        </w:r>
      </w:ins>
      <w:ins w:id="6871" w:author="PR Preview" w:date="2026-01-01T00:00:00Z">
        <w:r>
          <w:t xml:space="preserve">Wikipedia contributors,</w:t>
        </w:r>
      </w:ins>
      <w:ins w:id="6872" w:author="PR Preview" w:date="2026-01-01T00:00:00Z">
        <w:r>
          <w:t xml:space="preserve"> </w:t>
        </w:r>
      </w:ins>
      <w:ins w:id="6873" w:author="PR Preview" w:date="2026-01-01T00:00:00Z">
        <w:r>
          <w:t xml:space="preserve">“Pi —</w:t>
        </w:r>
      </w:ins>
      <w:ins w:id="6874" w:author="PR Preview" w:date="2026-01-01T00:00:00Z">
        <w:r>
          <w:t xml:space="preserve"> </w:t>
        </w:r>
      </w:ins>
      <w:ins w:id="6875" w:author="PR Preview" w:date="2026-01-01T00:00:00Z">
        <w:r>
          <w:t xml:space="preserve">Wikipedia</w:t>
        </w:r>
      </w:ins>
      <w:ins w:id="6876" w:author="PR Preview" w:date="2026-01-01T00:00:00Z">
        <w:r>
          <w:t xml:space="preserve">,</w:t>
        </w:r>
      </w:ins>
      <w:ins w:id="6877" w:author="PR Preview" w:date="2026-01-01T00:00:00Z">
        <w:r>
          <w:t xml:space="preserve"> </w:t>
        </w:r>
      </w:ins>
      <w:ins w:id="6878" w:author="PR Preview" w:date="2026-01-01T00:00:00Z">
        <w:r>
          <w:t xml:space="preserve">the free encyclopedia.”</w:t>
        </w:r>
      </w:ins>
      <w:ins w:id="6879" w:author="PR Preview" w:date="2026-01-01T00:00:00Z">
        <w:r>
          <w:t xml:space="preserve"> </w:t>
        </w:r>
      </w:ins>
      <w:ins w:id="6880" w:author="PR Preview" w:date="2026-01-01T00:00:00Z">
        <w:r>
          <w:t xml:space="preserve">2026. Available:</w:t>
        </w:r>
      </w:ins>
      <w:ins w:id="6881" w:author="PR Preview" w:date="2026-01-01T00:00:00Z">
        <w:r>
          <w:t xml:space="preserve"> </w:t>
        </w:r>
      </w:ins>
      <w:hyperlink r:id="rId412">
        <w:ins w:id="6882" w:author="PR Preview" w:date="2026-01-01T00:00:00Z">
          <w:r>
            <w:rPr>
              <w:rStyle w:val="Hyperlink"/>
            </w:rPr>
            <w:t xml:space="preserve">https://en.wikipedia.org/wiki/Pi</w:t>
          </w:r>
        </w:ins>
      </w:hyperlink>
    </w:p>
    <w:bookmarkEnd w:id="413"/>
    <w:bookmarkStart w:id="415" w:name="ref-wikipedia_sine_and_cosine"/>
    <w:p>
      <w:pPr>
        <w:pStyle w:val="Bibliography"/>
      </w:pPr>
      <w:ins w:id="6883" w:author="PR Preview" w:date="2026-01-01T00:00:00Z">
        <w:r>
          <w:t xml:space="preserve">[40]</w:t>
        </w:r>
      </w:ins>
      <w:ins w:id="6884" w:author="PR Preview" w:date="2026-01-01T00:00:00Z">
        <w:r>
          <w:t xml:space="preserve"> </w:t>
        </w:r>
      </w:ins>
      <w:ins w:id="6885" w:author="PR Preview" w:date="2026-01-01T00:00:00Z">
        <w:r>
          <w:t xml:space="preserve">	</w:t>
        </w:r>
      </w:ins>
      <w:ins w:id="6886" w:author="PR Preview" w:date="2026-01-01T00:00:00Z">
        <w:r>
          <w:t xml:space="preserve">Wikipedia contributors,</w:t>
        </w:r>
      </w:ins>
      <w:ins w:id="6887" w:author="PR Preview" w:date="2026-01-01T00:00:00Z">
        <w:r>
          <w:t xml:space="preserve"> </w:t>
        </w:r>
      </w:ins>
      <w:ins w:id="6888" w:author="PR Preview" w:date="2026-01-01T00:00:00Z">
        <w:r>
          <w:t xml:space="preserve">“Sine and cosine —</w:t>
        </w:r>
      </w:ins>
      <w:ins w:id="6889" w:author="PR Preview" w:date="2026-01-01T00:00:00Z">
        <w:r>
          <w:t xml:space="preserve"> </w:t>
        </w:r>
      </w:ins>
      <w:ins w:id="6890" w:author="PR Preview" w:date="2026-01-01T00:00:00Z">
        <w:r>
          <w:t xml:space="preserve">Wikipedia</w:t>
        </w:r>
      </w:ins>
      <w:ins w:id="6891" w:author="PR Preview" w:date="2026-01-01T00:00:00Z">
        <w:r>
          <w:t xml:space="preserve">,</w:t>
        </w:r>
      </w:ins>
      <w:ins w:id="6892" w:author="PR Preview" w:date="2026-01-01T00:00:00Z">
        <w:r>
          <w:t xml:space="preserve"> </w:t>
        </w:r>
      </w:ins>
      <w:ins w:id="6893" w:author="PR Preview" w:date="2026-01-01T00:00:00Z">
        <w:r>
          <w:t xml:space="preserve">the free encyclopedia.”</w:t>
        </w:r>
      </w:ins>
      <w:ins w:id="6894" w:author="PR Preview" w:date="2026-01-01T00:00:00Z">
        <w:r>
          <w:t xml:space="preserve"> </w:t>
        </w:r>
      </w:ins>
      <w:ins w:id="6895" w:author="PR Preview" w:date="2026-01-01T00:00:00Z">
        <w:r>
          <w:t xml:space="preserve">2026. Available:</w:t>
        </w:r>
      </w:ins>
      <w:ins w:id="6896" w:author="PR Preview" w:date="2026-01-01T00:00:00Z">
        <w:r>
          <w:t xml:space="preserve"> </w:t>
        </w:r>
      </w:ins>
      <w:hyperlink r:id="rId414">
        <w:ins w:id="6897" w:author="PR Preview" w:date="2026-01-01T00:00:00Z">
          <w:r>
            <w:rPr>
              <w:rStyle w:val="Hyperlink"/>
            </w:rPr>
            <w:t xml:space="preserve">https://en.wikipedia.org/wiki/Sine_and_cosine</w:t>
          </w:r>
        </w:ins>
      </w:hyperlink>
    </w:p>
    <w:bookmarkEnd w:id="415"/>
    <w:bookmarkStart w:id="417" w:name="ref-wikipedia_trigonometric_functions"/>
    <w:p>
      <w:pPr>
        <w:pStyle w:val="Bibliography"/>
      </w:pPr>
      <w:ins w:id="6898" w:author="PR Preview" w:date="2026-01-01T00:00:00Z">
        <w:r>
          <w:t xml:space="preserve">[41]</w:t>
        </w:r>
      </w:ins>
      <w:ins w:id="6899" w:author="PR Preview" w:date="2026-01-01T00:00:00Z">
        <w:r>
          <w:t xml:space="preserve"> </w:t>
        </w:r>
      </w:ins>
      <w:ins w:id="6900" w:author="PR Preview" w:date="2026-01-01T00:00:00Z">
        <w:r>
          <w:t xml:space="preserve">	</w:t>
        </w:r>
      </w:ins>
      <w:ins w:id="6901" w:author="PR Preview" w:date="2026-01-01T00:00:00Z">
        <w:r>
          <w:t xml:space="preserve">Wikipedia contributors,</w:t>
        </w:r>
      </w:ins>
      <w:ins w:id="6902" w:author="PR Preview" w:date="2026-01-01T00:00:00Z">
        <w:r>
          <w:t xml:space="preserve"> </w:t>
        </w:r>
      </w:ins>
      <w:ins w:id="6903" w:author="PR Preview" w:date="2026-01-01T00:00:00Z">
        <w:r>
          <w:t xml:space="preserve">“Trigonometric functions —</w:t>
        </w:r>
      </w:ins>
      <w:ins w:id="6904" w:author="PR Preview" w:date="2026-01-01T00:00:00Z">
        <w:r>
          <w:t xml:space="preserve"> </w:t>
        </w:r>
      </w:ins>
      <w:ins w:id="6905" w:author="PR Preview" w:date="2026-01-01T00:00:00Z">
        <w:r>
          <w:t xml:space="preserve">Wikipedia</w:t>
        </w:r>
      </w:ins>
      <w:ins w:id="6906" w:author="PR Preview" w:date="2026-01-01T00:00:00Z">
        <w:r>
          <w:t xml:space="preserve">,</w:t>
        </w:r>
      </w:ins>
      <w:ins w:id="6907" w:author="PR Preview" w:date="2026-01-01T00:00:00Z">
        <w:r>
          <w:t xml:space="preserve"> </w:t>
        </w:r>
      </w:ins>
      <w:ins w:id="6908" w:author="PR Preview" w:date="2026-01-01T00:00:00Z">
        <w:r>
          <w:t xml:space="preserve">the free encyclopedia.”</w:t>
        </w:r>
      </w:ins>
      <w:ins w:id="6909" w:author="PR Preview" w:date="2026-01-01T00:00:00Z">
        <w:r>
          <w:t xml:space="preserve"> </w:t>
        </w:r>
      </w:ins>
      <w:ins w:id="6910" w:author="PR Preview" w:date="2026-01-01T00:00:00Z">
        <w:r>
          <w:t xml:space="preserve">2026. Available:</w:t>
        </w:r>
      </w:ins>
      <w:ins w:id="6911" w:author="PR Preview" w:date="2026-01-01T00:00:00Z">
        <w:r>
          <w:t xml:space="preserve"> </w:t>
        </w:r>
      </w:ins>
      <w:hyperlink r:id="rId416">
        <w:ins w:id="6912" w:author="PR Preview" w:date="2026-01-01T00:00:00Z">
          <w:r>
            <w:rPr>
              <w:rStyle w:val="Hyperlink"/>
            </w:rPr>
            <w:t xml:space="preserve">https://en.wikipedia.org/wiki/Trigonometric_functions</w:t>
          </w:r>
        </w:ins>
      </w:hyperlink>
    </w:p>
    <w:bookmarkEnd w:id="417"/>
    <w:bookmarkStart w:id="419" w:name="X5a2f2f32a394dfa9ade54906000e256a4416e3c"/>
    <w:p>
      <w:pPr>
        <w:pStyle w:val="Bibliography"/>
      </w:pPr>
      <w:ins w:id="6913" w:author="PR Preview" w:date="2026-01-01T00:00:00Z">
        <w:r>
          <w:t xml:space="preserve">[42]</w:t>
        </w:r>
      </w:ins>
      <w:ins w:id="6914" w:author="PR Preview" w:date="2026-01-01T00:00:00Z">
        <w:r>
          <w:t xml:space="preserve"> </w:t>
        </w:r>
      </w:ins>
      <w:ins w:id="6915" w:author="PR Preview" w:date="2026-01-01T00:00:00Z">
        <w:r>
          <w:t xml:space="preserve">	</w:t>
        </w:r>
      </w:ins>
      <w:ins w:id="6916" w:author="PR Preview" w:date="2026-01-01T00:00:00Z">
        <w:r>
          <w:t xml:space="preserve">Wikipedia contributors,</w:t>
        </w:r>
      </w:ins>
      <w:ins w:id="6917" w:author="PR Preview" w:date="2026-01-01T00:00:00Z">
        <w:r>
          <w:t xml:space="preserve"> </w:t>
        </w:r>
      </w:ins>
      <w:ins w:id="6918" w:author="PR Preview" w:date="2026-01-01T00:00:00Z">
        <w:r>
          <w:t xml:space="preserve">“Pythagorean trigonometric identity —</w:t>
        </w:r>
      </w:ins>
      <w:ins w:id="6919" w:author="PR Preview" w:date="2026-01-01T00:00:00Z">
        <w:r>
          <w:t xml:space="preserve"> </w:t>
        </w:r>
      </w:ins>
      <w:ins w:id="6920" w:author="PR Preview" w:date="2026-01-01T00:00:00Z">
        <w:r>
          <w:t xml:space="preserve">Wikipedia</w:t>
        </w:r>
      </w:ins>
      <w:ins w:id="6921" w:author="PR Preview" w:date="2026-01-01T00:00:00Z">
        <w:r>
          <w:t xml:space="preserve">,</w:t>
        </w:r>
      </w:ins>
      <w:ins w:id="6922" w:author="PR Preview" w:date="2026-01-01T00:00:00Z">
        <w:r>
          <w:t xml:space="preserve"> </w:t>
        </w:r>
      </w:ins>
      <w:ins w:id="6923" w:author="PR Preview" w:date="2026-01-01T00:00:00Z">
        <w:r>
          <w:t xml:space="preserve">the free encyclopedia.”</w:t>
        </w:r>
      </w:ins>
      <w:ins w:id="6924" w:author="PR Preview" w:date="2026-01-01T00:00:00Z">
        <w:r>
          <w:t xml:space="preserve"> </w:t>
        </w:r>
      </w:ins>
      <w:ins w:id="6925" w:author="PR Preview" w:date="2026-01-01T00:00:00Z">
        <w:r>
          <w:t xml:space="preserve">2026. Available:</w:t>
        </w:r>
      </w:ins>
      <w:ins w:id="6926" w:author="PR Preview" w:date="2026-01-01T00:00:00Z">
        <w:r>
          <w:t xml:space="preserve"> </w:t>
        </w:r>
      </w:ins>
      <w:hyperlink r:id="rId418">
        <w:ins w:id="6927" w:author="PR Preview" w:date="2026-01-01T00:00:00Z">
          <w:r>
            <w:rPr>
              <w:rStyle w:val="Hyperlink"/>
            </w:rPr>
            <w:t xml:space="preserve">https://en.wikipedia.org/wiki/Pythagorean_trigonometric_identity</w:t>
          </w:r>
        </w:ins>
      </w:hyperlink>
    </w:p>
    <w:bookmarkEnd w:id="419"/>
    <w:bookmarkStart w:id="421" w:name="ref-wikipedia_imaginary_unit"/>
    <w:p>
      <w:pPr>
        <w:pStyle w:val="Bibliography"/>
      </w:pPr>
      <w:ins w:id="6928" w:author="PR Preview" w:date="2026-01-01T00:00:00Z">
        <w:r>
          <w:t xml:space="preserve">[43]</w:t>
        </w:r>
      </w:ins>
      <w:ins w:id="6929" w:author="PR Preview" w:date="2026-01-01T00:00:00Z">
        <w:r>
          <w:t xml:space="preserve"> </w:t>
        </w:r>
      </w:ins>
      <w:ins w:id="6930" w:author="PR Preview" w:date="2026-01-01T00:00:00Z">
        <w:r>
          <w:t xml:space="preserve">	</w:t>
        </w:r>
      </w:ins>
      <w:ins w:id="6931" w:author="PR Preview" w:date="2026-01-01T00:00:00Z">
        <w:r>
          <w:t xml:space="preserve">Wikipedia contributors,</w:t>
        </w:r>
      </w:ins>
      <w:ins w:id="6932" w:author="PR Preview" w:date="2026-01-01T00:00:00Z">
        <w:r>
          <w:t xml:space="preserve"> </w:t>
        </w:r>
      </w:ins>
      <w:ins w:id="6933" w:author="PR Preview" w:date="2026-01-01T00:00:00Z">
        <w:r>
          <w:t xml:space="preserve">“Imaginary unit —</w:t>
        </w:r>
      </w:ins>
      <w:ins w:id="6934" w:author="PR Preview" w:date="2026-01-01T00:00:00Z">
        <w:r>
          <w:t xml:space="preserve"> </w:t>
        </w:r>
      </w:ins>
      <w:ins w:id="6935" w:author="PR Preview" w:date="2026-01-01T00:00:00Z">
        <w:r>
          <w:t xml:space="preserve">Wikipedia</w:t>
        </w:r>
      </w:ins>
      <w:ins w:id="6936" w:author="PR Preview" w:date="2026-01-01T00:00:00Z">
        <w:r>
          <w:t xml:space="preserve">,</w:t>
        </w:r>
      </w:ins>
      <w:ins w:id="6937" w:author="PR Preview" w:date="2026-01-01T00:00:00Z">
        <w:r>
          <w:t xml:space="preserve"> </w:t>
        </w:r>
      </w:ins>
      <w:ins w:id="6938" w:author="PR Preview" w:date="2026-01-01T00:00:00Z">
        <w:r>
          <w:t xml:space="preserve">the free encyclopedia.”</w:t>
        </w:r>
      </w:ins>
      <w:ins w:id="6939" w:author="PR Preview" w:date="2026-01-01T00:00:00Z">
        <w:r>
          <w:t xml:space="preserve"> </w:t>
        </w:r>
      </w:ins>
      <w:ins w:id="6940" w:author="PR Preview" w:date="2026-01-01T00:00:00Z">
        <w:r>
          <w:t xml:space="preserve">2026. Available:</w:t>
        </w:r>
      </w:ins>
      <w:ins w:id="6941" w:author="PR Preview" w:date="2026-01-01T00:00:00Z">
        <w:r>
          <w:t xml:space="preserve"> </w:t>
        </w:r>
      </w:ins>
      <w:hyperlink r:id="rId420">
        <w:ins w:id="6942" w:author="PR Preview" w:date="2026-01-01T00:00:00Z">
          <w:r>
            <w:rPr>
              <w:rStyle w:val="Hyperlink"/>
            </w:rPr>
            <w:t xml:space="preserve">https://en.wikipedia.org/wiki/Imaginary_unit</w:t>
          </w:r>
        </w:ins>
      </w:hyperlink>
    </w:p>
    <w:bookmarkEnd w:id="421"/>
    <w:bookmarkStart w:id="423" w:name="ref-axler2024linear"/>
    <w:p>
      <w:pPr>
        <w:pStyle w:val="Bibliography"/>
      </w:pPr>
      <w:ins w:id="6943" w:author="PR Preview" w:date="2026-01-01T00:00:00Z">
        <w:r>
          <w:t xml:space="preserve">[44]</w:t>
        </w:r>
      </w:ins>
      <w:ins w:id="6944" w:author="PR Preview" w:date="2026-01-01T00:00:00Z">
        <w:r>
          <w:t xml:space="preserve"> </w:t>
        </w:r>
      </w:ins>
      <w:ins w:id="6945" w:author="PR Preview" w:date="2026-01-01T00:00:00Z">
        <w:r>
          <w:t xml:space="preserve">	</w:t>
        </w:r>
      </w:ins>
      <w:ins w:id="6946" w:author="PR Preview" w:date="2026-01-01T00:00:00Z">
        <w:r>
          <w:t xml:space="preserve">S. Axler,</w:t>
        </w:r>
      </w:ins>
      <w:ins w:id="6947" w:author="PR Preview" w:date="2026-01-01T00:00:00Z">
        <w:r>
          <w:t xml:space="preserve"> </w:t>
        </w:r>
      </w:ins>
      <w:ins w:id="6948" w:author="PR Preview" w:date="2026-01-01T00:00:00Z">
        <w:r>
          <w:rPr>
            <w:i/>
            <w:iCs/>
          </w:rPr>
          <w:t xml:space="preserve">Linear algebra done right</w:t>
        </w:r>
      </w:ins>
      <w:ins w:id="6949" w:author="PR Preview" w:date="2026-01-01T00:00:00Z">
        <w:r>
          <w:t xml:space="preserve">, 4th ed. in Undergraduate texts in mathematics. Springer, 2024. doi:</w:t>
        </w:r>
      </w:ins>
      <w:ins w:id="6950" w:author="PR Preview" w:date="2026-01-01T00:00:00Z">
        <w:r>
          <w:t xml:space="preserve"> </w:t>
        </w:r>
      </w:ins>
      <w:hyperlink r:id="rId422">
        <w:ins w:id="6951" w:author="PR Preview" w:date="2026-01-01T00:00:00Z">
          <w:r>
            <w:rPr>
              <w:rStyle w:val="Hyperlink"/>
            </w:rPr>
            <w:t xml:space="preserve">10.1007/978-3-031-41026-0</w:t>
          </w:r>
        </w:ins>
      </w:hyperlink>
      <w:ins w:id="6952" w:author="PR Preview" w:date="2026-01-01T00:00:00Z">
        <w:r>
          <w:t xml:space="preserve">.</w:t>
        </w:r>
      </w:ins>
    </w:p>
    <w:bookmarkEnd w:id="423"/>
    <w:bookmarkStart w:id="425" w:name="ref-wikipedia_complex_number"/>
    <w:p>
      <w:pPr>
        <w:pStyle w:val="Bibliography"/>
      </w:pPr>
      <w:ins w:id="6953" w:author="PR Preview" w:date="2026-01-01T00:00:00Z">
        <w:r>
          <w:t xml:space="preserve">[45]</w:t>
        </w:r>
      </w:ins>
      <w:ins w:id="6954" w:author="PR Preview" w:date="2026-01-01T00:00:00Z">
        <w:r>
          <w:t xml:space="preserve"> </w:t>
        </w:r>
      </w:ins>
      <w:ins w:id="6955" w:author="PR Preview" w:date="2026-01-01T00:00:00Z">
        <w:r>
          <w:t xml:space="preserve">	</w:t>
        </w:r>
      </w:ins>
      <w:ins w:id="6956" w:author="PR Preview" w:date="2026-01-01T00:00:00Z">
        <w:r>
          <w:t xml:space="preserve">Wikipedia contributors,</w:t>
        </w:r>
      </w:ins>
      <w:ins w:id="6957" w:author="PR Preview" w:date="2026-01-01T00:00:00Z">
        <w:r>
          <w:t xml:space="preserve"> </w:t>
        </w:r>
      </w:ins>
      <w:ins w:id="6958" w:author="PR Preview" w:date="2026-01-01T00:00:00Z">
        <w:r>
          <w:t xml:space="preserve">“Complex number —</w:t>
        </w:r>
      </w:ins>
      <w:ins w:id="6959" w:author="PR Preview" w:date="2026-01-01T00:00:00Z">
        <w:r>
          <w:t xml:space="preserve"> </w:t>
        </w:r>
      </w:ins>
      <w:ins w:id="6960" w:author="PR Preview" w:date="2026-01-01T00:00:00Z">
        <w:r>
          <w:t xml:space="preserve">Wikipedia</w:t>
        </w:r>
      </w:ins>
      <w:ins w:id="6961" w:author="PR Preview" w:date="2026-01-01T00:00:00Z">
        <w:r>
          <w:t xml:space="preserve">,</w:t>
        </w:r>
      </w:ins>
      <w:ins w:id="6962" w:author="PR Preview" w:date="2026-01-01T00:00:00Z">
        <w:r>
          <w:t xml:space="preserve"> </w:t>
        </w:r>
      </w:ins>
      <w:ins w:id="6963" w:author="PR Preview" w:date="2026-01-01T00:00:00Z">
        <w:r>
          <w:t xml:space="preserve">the free encyclopedia.”</w:t>
        </w:r>
      </w:ins>
      <w:ins w:id="6964" w:author="PR Preview" w:date="2026-01-01T00:00:00Z">
        <w:r>
          <w:t xml:space="preserve"> </w:t>
        </w:r>
      </w:ins>
      <w:ins w:id="6965" w:author="PR Preview" w:date="2026-01-01T00:00:00Z">
        <w:r>
          <w:t xml:space="preserve">2026. Available:</w:t>
        </w:r>
      </w:ins>
      <w:ins w:id="6966" w:author="PR Preview" w:date="2026-01-01T00:00:00Z">
        <w:r>
          <w:t xml:space="preserve"> </w:t>
        </w:r>
      </w:ins>
      <w:hyperlink r:id="rId424">
        <w:ins w:id="6967" w:author="PR Preview" w:date="2026-01-01T00:00:00Z">
          <w:r>
            <w:rPr>
              <w:rStyle w:val="Hyperlink"/>
            </w:rPr>
            <w:t xml:space="preserve">https://en.wikipedia.org/wiki/Complex_number</w:t>
          </w:r>
        </w:ins>
      </w:hyperlink>
    </w:p>
    <w:bookmarkEnd w:id="425"/>
    <w:bookmarkStart w:id="427" w:name="ref-wikipedia_complex_conjugate"/>
    <w:p>
      <w:pPr>
        <w:pStyle w:val="Bibliography"/>
      </w:pPr>
      <w:ins w:id="6968" w:author="PR Preview" w:date="2026-01-01T00:00:00Z">
        <w:r>
          <w:t xml:space="preserve">[46]</w:t>
        </w:r>
      </w:ins>
      <w:ins w:id="6969" w:author="PR Preview" w:date="2026-01-01T00:00:00Z">
        <w:r>
          <w:t xml:space="preserve"> </w:t>
        </w:r>
      </w:ins>
      <w:ins w:id="6970" w:author="PR Preview" w:date="2026-01-01T00:00:00Z">
        <w:r>
          <w:t xml:space="preserve">	</w:t>
        </w:r>
      </w:ins>
      <w:ins w:id="6971" w:author="PR Preview" w:date="2026-01-01T00:00:00Z">
        <w:r>
          <w:t xml:space="preserve">Wikipedia contributors,</w:t>
        </w:r>
      </w:ins>
      <w:ins w:id="6972" w:author="PR Preview" w:date="2026-01-01T00:00:00Z">
        <w:r>
          <w:t xml:space="preserve"> </w:t>
        </w:r>
      </w:ins>
      <w:ins w:id="6973" w:author="PR Preview" w:date="2026-01-01T00:00:00Z">
        <w:r>
          <w:t xml:space="preserve">“Complex conjugate —</w:t>
        </w:r>
      </w:ins>
      <w:ins w:id="6974" w:author="PR Preview" w:date="2026-01-01T00:00:00Z">
        <w:r>
          <w:t xml:space="preserve"> </w:t>
        </w:r>
      </w:ins>
      <w:ins w:id="6975" w:author="PR Preview" w:date="2026-01-01T00:00:00Z">
        <w:r>
          <w:t xml:space="preserve">Wikipedia</w:t>
        </w:r>
      </w:ins>
      <w:ins w:id="6976" w:author="PR Preview" w:date="2026-01-01T00:00:00Z">
        <w:r>
          <w:t xml:space="preserve">,</w:t>
        </w:r>
      </w:ins>
      <w:ins w:id="6977" w:author="PR Preview" w:date="2026-01-01T00:00:00Z">
        <w:r>
          <w:t xml:space="preserve"> </w:t>
        </w:r>
      </w:ins>
      <w:ins w:id="6978" w:author="PR Preview" w:date="2026-01-01T00:00:00Z">
        <w:r>
          <w:t xml:space="preserve">the free encyclopedia.”</w:t>
        </w:r>
      </w:ins>
      <w:ins w:id="6979" w:author="PR Preview" w:date="2026-01-01T00:00:00Z">
        <w:r>
          <w:t xml:space="preserve"> </w:t>
        </w:r>
      </w:ins>
      <w:ins w:id="6980" w:author="PR Preview" w:date="2026-01-01T00:00:00Z">
        <w:r>
          <w:t xml:space="preserve">2026. Available:</w:t>
        </w:r>
      </w:ins>
      <w:ins w:id="6981" w:author="PR Preview" w:date="2026-01-01T00:00:00Z">
        <w:r>
          <w:t xml:space="preserve"> </w:t>
        </w:r>
      </w:ins>
      <w:hyperlink r:id="rId426">
        <w:ins w:id="6982" w:author="PR Preview" w:date="2026-01-01T00:00:00Z">
          <w:r>
            <w:rPr>
              <w:rStyle w:val="Hyperlink"/>
            </w:rPr>
            <w:t xml:space="preserve">https://en.wikipedia.org/wiki/Complex_conjugate</w:t>
          </w:r>
        </w:ins>
      </w:hyperlink>
    </w:p>
    <w:bookmarkEnd w:id="427"/>
    <w:bookmarkStart w:id="429" w:name="ref-abramson2021algebra"/>
    <w:p>
      <w:pPr>
        <w:pStyle w:val="Bibliography"/>
      </w:pPr>
      <w:ins w:id="6983" w:author="PR Preview" w:date="2026-01-01T00:00:00Z">
        <w:r>
          <w:t xml:space="preserve">[47]</w:t>
        </w:r>
      </w:ins>
      <w:ins w:id="6984" w:author="PR Preview" w:date="2026-01-01T00:00:00Z">
        <w:r>
          <w:t xml:space="preserve"> </w:t>
        </w:r>
      </w:ins>
      <w:ins w:id="6985" w:author="PR Preview" w:date="2026-01-01T00:00:00Z">
        <w:r>
          <w:t xml:space="preserve">	</w:t>
        </w:r>
      </w:ins>
      <w:ins w:id="6986" w:author="PR Preview" w:date="2026-01-01T00:00:00Z">
        <w:r>
          <w:t xml:space="preserve">J. Abramson</w:t>
        </w:r>
      </w:ins>
      <w:ins w:id="6987" w:author="PR Preview" w:date="2026-01-01T00:00:00Z">
        <w:r>
          <w:t xml:space="preserve"> </w:t>
        </w:r>
      </w:ins>
      <w:ins w:id="6988" w:author="PR Preview" w:date="2026-01-01T00:00:00Z">
        <w:r>
          <w:rPr>
            <w:i/>
            <w:iCs/>
          </w:rPr>
          <w:t xml:space="preserve">et al.</w:t>
        </w:r>
      </w:ins>
      <w:ins w:id="6989" w:author="PR Preview" w:date="2026-01-01T00:00:00Z">
        <w:r>
          <w:t xml:space="preserve">,</w:t>
        </w:r>
      </w:ins>
      <w:ins w:id="6990" w:author="PR Preview" w:date="2026-01-01T00:00:00Z">
        <w:r>
          <w:t xml:space="preserve"> </w:t>
        </w:r>
      </w:ins>
      <w:ins w:id="6991" w:author="PR Preview" w:date="2026-01-01T00:00:00Z">
        <w:r>
          <w:rPr>
            <w:i/>
            <w:iCs/>
          </w:rPr>
          <w:t xml:space="preserve">Algebra and trigonometry</w:t>
        </w:r>
      </w:ins>
      <w:ins w:id="6992" w:author="PR Preview" w:date="2026-01-01T00:00:00Z">
        <w:r>
          <w:t xml:space="preserve">, 2nd ed. OpenStax, 2021. Available:</w:t>
        </w:r>
      </w:ins>
      <w:ins w:id="6993" w:author="PR Preview" w:date="2026-01-01T00:00:00Z">
        <w:r>
          <w:t xml:space="preserve"> </w:t>
        </w:r>
      </w:ins>
      <w:hyperlink r:id="rId428">
        <w:ins w:id="6994" w:author="PR Preview" w:date="2026-01-01T00:00:00Z">
          <w:r>
            <w:rPr>
              <w:rStyle w:val="Hyperlink"/>
            </w:rPr>
            <w:t xml:space="preserve">https://openstax.org/books/algebra-and-trigonometry-2e/pages/preface</w:t>
          </w:r>
        </w:ins>
      </w:hyperlink>
    </w:p>
    <w:bookmarkEnd w:id="429"/>
    <w:bookmarkEnd w:id="430"/>
    <w:bookmarkEnd w:id="4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5" Type="http://schemas.openxmlformats.org/officeDocument/2006/relationships/image" Target="media/rId305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2" Type="http://schemas.openxmlformats.org/officeDocument/2006/relationships/hyperlink" Target="https://doi.org/10.1007/978-3-031-41026-0" TargetMode="External"/><Relationship Id="rId347" Type="http://schemas.openxmlformats.org/officeDocument/2006/relationships/hyperlink" Target="https://en.wikipedia.org/wiki/Absolute_value" TargetMode="External"/><Relationship Id="rId386" Type="http://schemas.openxmlformats.org/officeDocument/2006/relationships/hyperlink" Target="https://en.wikipedia.org/wiki/Affine_transformation" TargetMode="External"/><Relationship Id="rId353" Type="http://schemas.openxmlformats.org/officeDocument/2006/relationships/hyperlink" Target="https://en.wikipedia.org/wiki/Arg_max" TargetMode="External"/><Relationship Id="rId374" Type="http://schemas.openxmlformats.org/officeDocument/2006/relationships/hyperlink" Target="https://en.wikipedia.org/wiki/Associative_property" TargetMode="External"/><Relationship Id="rId357" Type="http://schemas.openxmlformats.org/officeDocument/2006/relationships/hyperlink" Target="https://en.wikipedia.org/wiki/Chord_(geometry)" TargetMode="External"/><Relationship Id="rId372" Type="http://schemas.openxmlformats.org/officeDocument/2006/relationships/hyperlink" Target="https://en.wikipedia.org/wiki/Commutative_property" TargetMode="External"/><Relationship Id="rId426" Type="http://schemas.openxmlformats.org/officeDocument/2006/relationships/hyperlink" Target="https://en.wikipedia.org/wiki/Complex_conjugate" TargetMode="External"/><Relationship Id="rId424" Type="http://schemas.openxmlformats.org/officeDocument/2006/relationships/hyperlink" Target="https://en.wikipedia.org/wiki/Complex_number" TargetMode="External"/><Relationship Id="rId408" Type="http://schemas.openxmlformats.org/officeDocument/2006/relationships/hyperlink" Target="https://en.wikipedia.org/wiki/Contour_line" TargetMode="External"/><Relationship Id="rId359" Type="http://schemas.openxmlformats.org/officeDocument/2006/relationships/hyperlink" Target="https://en.wikipedia.org/wiki/Convex_function" TargetMode="External"/><Relationship Id="rId376" Type="http://schemas.openxmlformats.org/officeDocument/2006/relationships/hyperlink" Target="https://en.wikipedia.org/wiki/Distributive_property" TargetMode="External"/><Relationship Id="rId400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98" Type="http://schemas.openxmlformats.org/officeDocument/2006/relationships/hyperlink" Target="https://en.wikipedia.org/wiki/Exponential_function" TargetMode="External"/><Relationship Id="rId343" Type="http://schemas.openxmlformats.org/officeDocument/2006/relationships/hyperlink" Target="https://en.wikipedia.org/wiki/Exponentiation" TargetMode="External"/><Relationship Id="rId339" Type="http://schemas.openxmlformats.org/officeDocument/2006/relationships/hyperlink" Target="https://en.wikipedia.org/wiki/Identity_(mathematics)" TargetMode="External"/><Relationship Id="rId370" Type="http://schemas.openxmlformats.org/officeDocument/2006/relationships/hyperlink" Target="https://en.wikipedia.org/wiki/Identity_element" TargetMode="External"/><Relationship Id="rId420" Type="http://schemas.openxmlformats.org/officeDocument/2006/relationships/hyperlink" Target="https://en.wikipedia.org/wiki/Imaginary_unit" TargetMode="External"/><Relationship Id="rId341" Type="http://schemas.openxmlformats.org/officeDocument/2006/relationships/hyperlink" Target="https://en.wikipedia.org/wiki/Inequality_(mathematics)" TargetMode="External"/><Relationship Id="rId368" Type="http://schemas.openxmlformats.org/officeDocument/2006/relationships/hyperlink" Target="https://en.wikipedia.org/wiki/Infimum_and_supremum" TargetMode="External"/><Relationship Id="rId361" Type="http://schemas.openxmlformats.org/officeDocument/2006/relationships/hyperlink" Target="https://en.wikipedia.org/wiki/Jensen%27s_inequality" TargetMode="External"/><Relationship Id="rId365" Type="http://schemas.openxmlformats.org/officeDocument/2006/relationships/hyperlink" Target="https://en.wikipedia.org/wiki/Least-upper-bound_property" TargetMode="External"/><Relationship Id="rId378" Type="http://schemas.openxmlformats.org/officeDocument/2006/relationships/hyperlink" Target="https://en.wikipedia.org/wiki/Like_terms" TargetMode="External"/><Relationship Id="rId392" Type="http://schemas.openxmlformats.org/officeDocument/2006/relationships/hyperlink" Target="https://en.wikipedia.org/wiki/Limit_of_a_sequence" TargetMode="External"/><Relationship Id="rId355" Type="http://schemas.openxmlformats.org/officeDocument/2006/relationships/hyperlink" Target="https://en.wikipedia.org/wiki/Line_segment" TargetMode="External"/><Relationship Id="rId390" Type="http://schemas.openxmlformats.org/officeDocument/2006/relationships/hyperlink" Target="https://en.wikipedia.org/wiki/Linear_function" TargetMode="External"/><Relationship Id="rId404" Type="http://schemas.openxmlformats.org/officeDocument/2006/relationships/hyperlink" Target="https://en.wikipedia.org/wiki/Logarithm" TargetMode="External"/><Relationship Id="rId351" Type="http://schemas.openxmlformats.org/officeDocument/2006/relationships/hyperlink" Target="https://en.wikipedia.org/wiki/Maxima_and_minima" TargetMode="External"/><Relationship Id="rId396" Type="http://schemas.openxmlformats.org/officeDocument/2006/relationships/hyperlink" Target="https://en.wikipedia.org/wiki/Monotone_convergence_theorem" TargetMode="External"/><Relationship Id="rId402" Type="http://schemas.openxmlformats.org/officeDocument/2006/relationships/hyperlink" Target="https://en.wikipedia.org/wiki/Natural_logarithm" TargetMode="External"/><Relationship Id="rId384" Type="http://schemas.openxmlformats.org/officeDocument/2006/relationships/hyperlink" Target="https://en.wikipedia.org/wiki/Parabola" TargetMode="External"/><Relationship Id="rId349" Type="http://schemas.openxmlformats.org/officeDocument/2006/relationships/hyperlink" Target="https://en.wikipedia.org/wiki/Percentage" TargetMode="External"/><Relationship Id="rId412" Type="http://schemas.openxmlformats.org/officeDocument/2006/relationships/hyperlink" Target="https://en.wikipedia.org/wiki/Pi" TargetMode="External"/><Relationship Id="rId380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18" Type="http://schemas.openxmlformats.org/officeDocument/2006/relationships/hyperlink" Target="https://en.wikipedia.org/wiki/Pythagorean_trigonometric_identity" TargetMode="External"/><Relationship Id="rId382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4" Type="http://schemas.openxmlformats.org/officeDocument/2006/relationships/hyperlink" Target="https://en.wikipedia.org/wiki/Series_(mathematics)" TargetMode="External"/><Relationship Id="rId414" Type="http://schemas.openxmlformats.org/officeDocument/2006/relationships/hyperlink" Target="https://en.wikipedia.org/wiki/Sine_and_cosine" TargetMode="External"/><Relationship Id="rId388" Type="http://schemas.openxmlformats.org/officeDocument/2006/relationships/hyperlink" Target="https://en.wikipedia.org/wiki/Slope" TargetMode="External"/><Relationship Id="rId345" Type="http://schemas.openxmlformats.org/officeDocument/2006/relationships/hyperlink" Target="https://en.wikipedia.org/wiki/Square_root" TargetMode="External"/><Relationship Id="rId406" Type="http://schemas.openxmlformats.org/officeDocument/2006/relationships/hyperlink" Target="https://en.wikipedia.org/wiki/Tarski%27s_high_school_algebra_problem" TargetMode="External"/><Relationship Id="rId337" Type="http://schemas.openxmlformats.org/officeDocument/2006/relationships/hyperlink" Target="https://en.wikipedia.org/wiki/Transitive_relation" TargetMode="External"/><Relationship Id="rId416" Type="http://schemas.openxmlformats.org/officeDocument/2006/relationships/hyperlink" Target="https://en.wikipedia.org/wiki/Trigonometric_functions" TargetMode="External"/><Relationship Id="rId410" Type="http://schemas.openxmlformats.org/officeDocument/2006/relationships/hyperlink" Target="https://en.wikipedia.org/wiki/Unit_circle" TargetMode="External"/><Relationship Id="rId363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28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2" Type="http://schemas.openxmlformats.org/officeDocument/2006/relationships/hyperlink" Target="https://doi.org/10.1007/978-3-031-41026-0" TargetMode="External"/><Relationship Id="rId347" Type="http://schemas.openxmlformats.org/officeDocument/2006/relationships/hyperlink" Target="https://en.wikipedia.org/wiki/Absolute_value" TargetMode="External"/><Relationship Id="rId386" Type="http://schemas.openxmlformats.org/officeDocument/2006/relationships/hyperlink" Target="https://en.wikipedia.org/wiki/Affine_transformation" TargetMode="External"/><Relationship Id="rId353" Type="http://schemas.openxmlformats.org/officeDocument/2006/relationships/hyperlink" Target="https://en.wikipedia.org/wiki/Arg_max" TargetMode="External"/><Relationship Id="rId374" Type="http://schemas.openxmlformats.org/officeDocument/2006/relationships/hyperlink" Target="https://en.wikipedia.org/wiki/Associative_property" TargetMode="External"/><Relationship Id="rId357" Type="http://schemas.openxmlformats.org/officeDocument/2006/relationships/hyperlink" Target="https://en.wikipedia.org/wiki/Chord_(geometry)" TargetMode="External"/><Relationship Id="rId372" Type="http://schemas.openxmlformats.org/officeDocument/2006/relationships/hyperlink" Target="https://en.wikipedia.org/wiki/Commutative_property" TargetMode="External"/><Relationship Id="rId426" Type="http://schemas.openxmlformats.org/officeDocument/2006/relationships/hyperlink" Target="https://en.wikipedia.org/wiki/Complex_conjugate" TargetMode="External"/><Relationship Id="rId424" Type="http://schemas.openxmlformats.org/officeDocument/2006/relationships/hyperlink" Target="https://en.wikipedia.org/wiki/Complex_number" TargetMode="External"/><Relationship Id="rId408" Type="http://schemas.openxmlformats.org/officeDocument/2006/relationships/hyperlink" Target="https://en.wikipedia.org/wiki/Contour_line" TargetMode="External"/><Relationship Id="rId359" Type="http://schemas.openxmlformats.org/officeDocument/2006/relationships/hyperlink" Target="https://en.wikipedia.org/wiki/Convex_function" TargetMode="External"/><Relationship Id="rId376" Type="http://schemas.openxmlformats.org/officeDocument/2006/relationships/hyperlink" Target="https://en.wikipedia.org/wiki/Distributive_property" TargetMode="External"/><Relationship Id="rId400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98" Type="http://schemas.openxmlformats.org/officeDocument/2006/relationships/hyperlink" Target="https://en.wikipedia.org/wiki/Exponential_function" TargetMode="External"/><Relationship Id="rId343" Type="http://schemas.openxmlformats.org/officeDocument/2006/relationships/hyperlink" Target="https://en.wikipedia.org/wiki/Exponentiation" TargetMode="External"/><Relationship Id="rId339" Type="http://schemas.openxmlformats.org/officeDocument/2006/relationships/hyperlink" Target="https://en.wikipedia.org/wiki/Identity_(mathematics)" TargetMode="External"/><Relationship Id="rId370" Type="http://schemas.openxmlformats.org/officeDocument/2006/relationships/hyperlink" Target="https://en.wikipedia.org/wiki/Identity_element" TargetMode="External"/><Relationship Id="rId420" Type="http://schemas.openxmlformats.org/officeDocument/2006/relationships/hyperlink" Target="https://en.wikipedia.org/wiki/Imaginary_unit" TargetMode="External"/><Relationship Id="rId341" Type="http://schemas.openxmlformats.org/officeDocument/2006/relationships/hyperlink" Target="https://en.wikipedia.org/wiki/Inequality_(mathematics)" TargetMode="External"/><Relationship Id="rId368" Type="http://schemas.openxmlformats.org/officeDocument/2006/relationships/hyperlink" Target="https://en.wikipedia.org/wiki/Infimum_and_supremum" TargetMode="External"/><Relationship Id="rId361" Type="http://schemas.openxmlformats.org/officeDocument/2006/relationships/hyperlink" Target="https://en.wikipedia.org/wiki/Jensen%27s_inequality" TargetMode="External"/><Relationship Id="rId365" Type="http://schemas.openxmlformats.org/officeDocument/2006/relationships/hyperlink" Target="https://en.wikipedia.org/wiki/Least-upper-bound_property" TargetMode="External"/><Relationship Id="rId378" Type="http://schemas.openxmlformats.org/officeDocument/2006/relationships/hyperlink" Target="https://en.wikipedia.org/wiki/Like_terms" TargetMode="External"/><Relationship Id="rId392" Type="http://schemas.openxmlformats.org/officeDocument/2006/relationships/hyperlink" Target="https://en.wikipedia.org/wiki/Limit_of_a_sequence" TargetMode="External"/><Relationship Id="rId355" Type="http://schemas.openxmlformats.org/officeDocument/2006/relationships/hyperlink" Target="https://en.wikipedia.org/wiki/Line_segment" TargetMode="External"/><Relationship Id="rId390" Type="http://schemas.openxmlformats.org/officeDocument/2006/relationships/hyperlink" Target="https://en.wikipedia.org/wiki/Linear_function" TargetMode="External"/><Relationship Id="rId404" Type="http://schemas.openxmlformats.org/officeDocument/2006/relationships/hyperlink" Target="https://en.wikipedia.org/wiki/Logarithm" TargetMode="External"/><Relationship Id="rId351" Type="http://schemas.openxmlformats.org/officeDocument/2006/relationships/hyperlink" Target="https://en.wikipedia.org/wiki/Maxima_and_minima" TargetMode="External"/><Relationship Id="rId396" Type="http://schemas.openxmlformats.org/officeDocument/2006/relationships/hyperlink" Target="https://en.wikipedia.org/wiki/Monotone_convergence_theorem" TargetMode="External"/><Relationship Id="rId402" Type="http://schemas.openxmlformats.org/officeDocument/2006/relationships/hyperlink" Target="https://en.wikipedia.org/wiki/Natural_logarithm" TargetMode="External"/><Relationship Id="rId384" Type="http://schemas.openxmlformats.org/officeDocument/2006/relationships/hyperlink" Target="https://en.wikipedia.org/wiki/Parabola" TargetMode="External"/><Relationship Id="rId349" Type="http://schemas.openxmlformats.org/officeDocument/2006/relationships/hyperlink" Target="https://en.wikipedia.org/wiki/Percentage" TargetMode="External"/><Relationship Id="rId412" Type="http://schemas.openxmlformats.org/officeDocument/2006/relationships/hyperlink" Target="https://en.wikipedia.org/wiki/Pi" TargetMode="External"/><Relationship Id="rId380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18" Type="http://schemas.openxmlformats.org/officeDocument/2006/relationships/hyperlink" Target="https://en.wikipedia.org/wiki/Pythagorean_trigonometric_identity" TargetMode="External"/><Relationship Id="rId382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4" Type="http://schemas.openxmlformats.org/officeDocument/2006/relationships/hyperlink" Target="https://en.wikipedia.org/wiki/Series_(mathematics)" TargetMode="External"/><Relationship Id="rId414" Type="http://schemas.openxmlformats.org/officeDocument/2006/relationships/hyperlink" Target="https://en.wikipedia.org/wiki/Sine_and_cosine" TargetMode="External"/><Relationship Id="rId388" Type="http://schemas.openxmlformats.org/officeDocument/2006/relationships/hyperlink" Target="https://en.wikipedia.org/wiki/Slope" TargetMode="External"/><Relationship Id="rId345" Type="http://schemas.openxmlformats.org/officeDocument/2006/relationships/hyperlink" Target="https://en.wikipedia.org/wiki/Square_root" TargetMode="External"/><Relationship Id="rId406" Type="http://schemas.openxmlformats.org/officeDocument/2006/relationships/hyperlink" Target="https://en.wikipedia.org/wiki/Tarski%27s_high_school_algebra_problem" TargetMode="External"/><Relationship Id="rId337" Type="http://schemas.openxmlformats.org/officeDocument/2006/relationships/hyperlink" Target="https://en.wikipedia.org/wiki/Transitive_relation" TargetMode="External"/><Relationship Id="rId416" Type="http://schemas.openxmlformats.org/officeDocument/2006/relationships/hyperlink" Target="https://en.wikipedia.org/wiki/Trigonometric_functions" TargetMode="External"/><Relationship Id="rId410" Type="http://schemas.openxmlformats.org/officeDocument/2006/relationships/hyperlink" Target="https://en.wikipedia.org/wiki/Unit_circle" TargetMode="External"/><Relationship Id="rId363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28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2026-10-19T16:54:55Z</dcterms:created>
  <dcterms:modified xsi:type="dcterms:W3CDTF">2026-10-19T16:54:55Z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