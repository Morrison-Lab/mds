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local minimizer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so there is a</w:delText>
        </w:r>
      </w:del>
      <w:del w:id="1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</w:delText>
        </w:r>
      </w:del>
      <w:del w:id="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whenever</w:delText>
        </w:r>
      </w:del>
      <w:del w:id="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(</w:delText>
        </w:r>
      </w:del>
      <w:hyperlink r:id="rId23">
        <w:del w:id="22" w:author="PR Preview" w:date="2026-01-01T00:00:00Z">
          <w:r>
            <w:rPr>
              <w:rStyle w:val="Hyperlink"/>
            </w:rPr>
            <w:delText xml:space="preserve">Definition 18 in Equalities, Inequalities and Minimizers</w:delText>
          </w:r>
        </w:del>
      </w:hyperlink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Suppose</w:delText>
        </w:r>
      </w:del>
      <w:del w:id="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not a global minimizer (</w:delText>
        </w:r>
      </w:del>
      <w:hyperlink r:id="rId24">
        <w:del w:id="29" w:author="PR Preview" w:date="2026-01-01T00:00:00Z">
          <w:r>
            <w:rPr>
              <w:rStyle w:val="Hyperlink"/>
            </w:rPr>
            <w:delText xml:space="preserve">Definition 17 in Equalities, Inequalities and Minimizers</w:delText>
          </w:r>
        </w:del>
      </w:hyperlink>
      <w:del w:id="30" w:author="PR Preview" w:date="2026-01-01T00:00:00Z">
        <w:r>
          <w:delText xml:space="preserve">).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Then some</w:delText>
        </w:r>
      </w:del>
      <w:del w:id="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</w:delText>
        </w:r>
      </w:del>
      <w:del w:id="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in particular</w:delText>
        </w:r>
      </w:del>
      <w:del w:id="4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w:ins w:id="42" w:author="PR Preview" w:date="2026-01-01T00:00:00Z">
        <w:r>
          <w:rPr>
            <w:i/>
            <w:iCs/>
          </w:rPr>
          <w:t xml:space="preserve">Proof</w:t>
        </w:r>
      </w:ins>
      <w:ins w:id="43" w:author="PR Preview" w:date="2026-01-01T00:00:00Z">
        <w:r>
          <w:t xml:space="preserve">. </w:t>
        </w:r>
      </w:ins>
      <w:ins w:id="44" w:author="PR Preview" w:date="2026-01-01T00:00:00Z">
        <w:r>
          <w:t xml:space="preserve">Let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be a local minimizer of</w:t>
        </w:r>
      </w:ins>
      <w:ins w:id="48" w:author="PR Preview" w:date="2026-01-01T00:00:00Z">
        <w:r>
          <w:t xml:space="preserve"> </w:t>
        </w:r>
      </w:ins>
      <m:oMath>
        <m:r>
          <m:t>f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so there is a</w:t>
        </w:r>
      </w:ins>
      <w:ins w:id="5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</w:t>
        </w:r>
      </w:ins>
      <w:ins w:id="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whenever</w:t>
        </w:r>
      </w:ins>
      <w:ins w:id="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(</w:t>
        </w:r>
      </w:ins>
      <w:hyperlink r:id="rId23">
        <w:ins w:id="61" w:author="PR Preview" w:date="2026-01-01T00:00:00Z">
          <w:r>
            <w:rPr>
              <w:rStyle w:val="Hyperlink"/>
            </w:rPr>
            <w:t xml:space="preserve">Definition 20 in Equalities, Inequalities and Minimizers</w:t>
          </w:r>
        </w:ins>
      </w:hyperlink>
      <w:ins w:id="62" w:author="PR Preview" w:date="2026-01-01T00:00:00Z">
        <w:r>
          <w:t xml:space="preserve">).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Suppose</w:t>
        </w:r>
      </w:ins>
      <w:ins w:id="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not a global minimizer (</w:t>
        </w:r>
      </w:ins>
      <w:hyperlink r:id="rId24">
        <w:ins w:id="68" w:author="PR Preview" w:date="2026-01-01T00:00:00Z">
          <w:r>
            <w:rPr>
              <w:rStyle w:val="Hyperlink"/>
            </w:rPr>
            <w:t xml:space="preserve">Definition 19 in Equalities, Inequalities and Minimizers</w:t>
          </w:r>
        </w:ins>
      </w:hyperlink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Then some</w:t>
        </w:r>
      </w:ins>
      <w:ins w:id="7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has</w:t>
        </w:r>
      </w:ins>
      <w:ins w:id="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in particular</w:t>
        </w:r>
      </w:ins>
      <w:ins w:id="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80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2026-10-19T16:51:25Z</dcterms:created>
  <dcterms:modified xsi:type="dcterms:W3CDTF">2026-10-19T16:51:25Z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