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Definition 17 (Positive part of a function)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t>S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a</w:t>
        </w:r>
      </w:ins>
      <w:ins w:id="9" w:author="PR Preview" w:date="2026-01-01T00:00:00Z">
        <w:r>
          <w:t xml:space="preserve"> </w:t>
        </w:r>
      </w:ins>
      <w:hyperlink r:id="rId61">
        <w:ins w:id="10" w:author="PR Preview" w:date="2026-01-01T00:00:00Z">
          <w:r>
            <w:rPr>
              <w:rStyle w:val="Hyperlink"/>
            </w:rPr>
            <w:t xml:space="preserve">set</w:t>
          </w:r>
        </w:ins>
      </w:hyperlink>
      <w:ins w:id="11" w:author="PR Preview" w:date="2026-01-01T00:00:00Z">
        <w:r>
          <w:t xml:space="preserve">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let</w:t>
        </w:r>
      </w:ins>
      <w:ins w:id="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be a</w:t>
        </w:r>
      </w:ins>
      <w:ins w:id="17" w:author="PR Preview" w:date="2026-01-01T00:00:00Z">
        <w:r>
          <w:t xml:space="preserve"> </w:t>
        </w:r>
      </w:ins>
      <w:hyperlink r:id="rId54">
        <w:ins w:id="1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9" w:author="PR Preview" w:date="2026-01-01T00:00:00Z">
        <w:r>
          <w:t xml:space="preserve">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b/>
            <w:bCs/>
          </w:rPr>
          <w:t xml:space="preserve">positive part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of</w:t>
        </w:r>
      </w:ins>
      <w:ins w:id="26" w:author="PR Preview" w:date="2026-01-01T00:00:00Z">
        <w:r>
          <w:t xml:space="preserve"> </w:t>
        </w:r>
      </w:ins>
      <m:oMath>
        <m:r>
          <m:t>f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the non-negative function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Example 10 (The positive part of the identity function)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For</w:t>
        </w:r>
      </w:ins>
      <w:ins w:id="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on</w:t>
        </w:r>
      </w:ins>
      <w:ins w:id="3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6" w:author="PR Preview" w:date="2026-01-01T00:00:00Z">
        <w:r>
          <w:t xml:space="preserve">, the</w:t>
        </w:r>
      </w:ins>
      <w:ins w:id="37" w:author="PR Preview" w:date="2026-01-01T00:00:00Z">
        <w:r>
          <w:t xml:space="preserve"> </w:t>
        </w:r>
      </w:ins>
      <w:hyperlink w:anchor="def-positive-negative-parts">
        <w:ins w:id="38" w:author="PR Preview" w:date="2026-01-01T00:00:00Z">
          <w:r>
            <w:rPr>
              <w:rStyle w:val="Hyperlink"/>
            </w:rPr>
            <w:t xml:space="preserve">positive part</w:t>
          </w:r>
        </w:ins>
      </w:hyperlink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</w:t>
        </w:r>
      </w:ins>
      <w:ins w:id="4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At</w:t>
        </w:r>
      </w:ins>
      <w:ins w:id="4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at</w:t>
        </w:r>
      </w:ins>
      <w:ins w:id="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52" w:author="PR Preview" w:date="2026-01-01T00:00:00Z">
        <w:r>
          <w:t xml:space="preserve">,</w:t>
        </w:r>
      </w:ins>
      <w:ins w:id="5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4" w:author="PR Preview" w:date="2026-01-01T00:00:00Z">
        <w:r>
          <w:t xml:space="preserve">.</w:t>
        </w:r>
      </w:ins>
    </w:p>
    <w:bookmarkEnd w:id="63"/>
    <w:bookmarkStart w:id="64" w:name="def-negative-part"/>
    <w:p>
      <w:pPr>
        <w:pStyle w:val="BodyText"/>
      </w:pPr>
      <w:ins w:id="55" w:author="PR Preview" w:date="2026-01-01T00:00:00Z">
        <w:r>
          <w:rPr>
            <w:b/>
            <w:bCs/>
          </w:rPr>
          <w:t xml:space="preserve">Definition 18 (Negative part of a function)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For</w:t>
        </w:r>
      </w:ins>
      <w:ins w:id="58" w:author="PR Preview" w:date="2026-01-01T00:00:00Z">
        <w:r>
          <w:t xml:space="preserve"> </w:t>
        </w:r>
      </w:ins>
      <m:oMath>
        <m:r>
          <m:t>f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as in</w:t>
        </w:r>
      </w:ins>
      <w:ins w:id="61" w:author="PR Preview" w:date="2026-01-01T00:00:00Z">
        <w:r>
          <w:t xml:space="preserve"> </w:t>
        </w:r>
      </w:ins>
      <w:hyperlink w:anchor="def-positive-negative-parts">
        <w:ins w:id="6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b/>
            <w:bCs/>
          </w:rPr>
          <w:t xml:space="preserve">negative part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of</w:t>
        </w:r>
      </w:ins>
      <w:ins w:id="70" w:author="PR Preview" w:date="2026-01-01T00:00:00Z">
        <w:r>
          <w:t xml:space="preserve"> </w:t>
        </w:r>
      </w:ins>
      <m:oMath>
        <m:r>
          <m:t>f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the non-negative</w:t>
        </w:r>
      </w:ins>
      <w:ins w:id="73" w:author="PR Preview" w:date="2026-01-01T00:00:00Z">
        <w:r>
          <w:t xml:space="preserve"> </w:t>
        </w:r>
      </w:ins>
      <w:hyperlink r:id="rId54">
        <w:ins w:id="74" w:author="PR Preview" w:date="2026-01-01T00:00:00Z">
          <w:r>
            <w:rPr>
              <w:rStyle w:val="Hyperlink"/>
            </w:rPr>
            <w:t xml:space="preserve">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ins w:id="75" w:author="PR Preview" w:date="2026-01-01T00:00:00Z">
        <w:r>
          <w:rPr>
            <w:b/>
            <w:bCs/>
          </w:rPr>
          <w:t xml:space="preserve">Example 11 (The negative part of the identity function)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For</w:t>
        </w:r>
      </w:ins>
      <w:ins w:id="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on</w:t>
        </w:r>
      </w:ins>
      <w:ins w:id="8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2" w:author="PR Preview" w:date="2026-01-01T00:00:00Z">
        <w:r>
          <w:t xml:space="preserve">, the</w:t>
        </w:r>
      </w:ins>
      <w:ins w:id="83" w:author="PR Preview" w:date="2026-01-01T00:00:00Z">
        <w:r>
          <w:t xml:space="preserve"> </w:t>
        </w:r>
      </w:ins>
      <w:hyperlink w:anchor="def-negative-part">
        <w:ins w:id="84" w:author="PR Preview" w:date="2026-01-01T00:00:00Z">
          <w:r>
            <w:rPr>
              <w:rStyle w:val="Hyperlink"/>
            </w:rPr>
            <w:t xml:space="preserve">negative part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</w:t>
        </w:r>
      </w:ins>
      <w:ins w:id="8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ins w:id="88" w:author="PR Preview" w:date="2026-01-01T00:00:00Z">
        <w:r>
          <w:t xml:space="preserve">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At</w:t>
        </w:r>
      </w:ins>
      <w:ins w:id="9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and at</w:t>
        </w:r>
      </w:ins>
      <w:ins w:id="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00" w:author="PR Preview" w:date="2026-01-01T00:00:00Z">
        <w:r>
          <w:t xml:space="preserve">.</w:t>
        </w:r>
      </w:ins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del w:id="101" w:author="PR Preview" w:date="2026-01-01T00:00:00Z">
        <w:r>
          <w:rPr>
            <w:b/>
            <w:bCs/>
          </w:rPr>
          <w:delText xml:space="preserve">Definition 17 (Global minimizer)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Let</w:delText>
        </w:r>
      </w:del>
      <w:del w:id="10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and let</w:delText>
        </w:r>
      </w:del>
      <w:del w:id="1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be a</w:delText>
        </w:r>
      </w:del>
      <w:del w:id="110" w:author="PR Preview" w:date="2026-01-01T00:00:00Z">
        <w:r>
          <w:delText xml:space="preserve"> </w:delText>
        </w:r>
      </w:del>
      <w:hyperlink r:id="rId54">
        <w:del w:id="11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12" w:author="PR Preview" w:date="2026-01-01T00:00:00Z">
        <w:r>
          <w:delText xml:space="preserve">.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A point</w:delText>
        </w:r>
      </w:del>
      <w:del w:id="11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is a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rPr>
            <w:b/>
            <w:bCs/>
          </w:rPr>
          <w:delText xml:space="preserve">global minimizer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of</w:delText>
        </w:r>
      </w:del>
      <w:del w:id="122" w:author="PR Preview" w:date="2026-01-01T00:00:00Z">
        <w:r>
          <w:delText xml:space="preserve"> </w:delText>
        </w:r>
      </w:del>
      <m:oMath>
        <m:r>
          <m:t>f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over</w:delText>
        </w:r>
      </w:del>
      <w:del w:id="125" w:author="PR Preview" w:date="2026-01-01T00:00:00Z">
        <w:r>
          <w:delText xml:space="preserve"> </w:delText>
        </w:r>
      </w:del>
      <m:oMath>
        <m:r>
          <m:t>A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if</w:delText>
        </w:r>
      </w:del>
      <w:del w:id="1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for all</w:delText>
        </w:r>
      </w:del>
      <w:del w:id="13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132" w:author="PR Preview" w:date="2026-01-01T00:00:00Z">
        <w:r>
          <w:delText xml:space="preserve">.</w:delText>
        </w:r>
      </w:del>
    </w:p>
    <w:p>
      <w:pPr>
        <w:pStyle w:val="FirstParagraph"/>
      </w:pPr>
      <w:ins w:id="133" w:author="PR Preview" w:date="2026-01-01T00:00:00Z">
        <w:r>
          <w:rPr>
            <w:b/>
            <w:bCs/>
          </w:rPr>
          <w:t xml:space="preserve">Definition 19 (Global minimizer)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Let</w:t>
        </w:r>
      </w:ins>
      <w:ins w:id="1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and let</w:t>
        </w:r>
      </w:ins>
      <w:ins w:id="1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be a</w:t>
        </w:r>
      </w:ins>
      <w:ins w:id="142" w:author="PR Preview" w:date="2026-01-01T00:00:00Z">
        <w:r>
          <w:t xml:space="preserve"> </w:t>
        </w:r>
      </w:ins>
      <w:hyperlink r:id="rId54">
        <w:ins w:id="14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44" w:author="PR Preview" w:date="2026-01-01T00:00:00Z">
        <w:r>
          <w:t xml:space="preserve">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 point</w:t>
        </w:r>
      </w:ins>
      <w:ins w:id="14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a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rPr>
            <w:b/>
            <w:bCs/>
          </w:rPr>
          <w:t xml:space="preserve">global minimizer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</w:t>
        </w:r>
      </w:ins>
      <w:ins w:id="154" w:author="PR Preview" w:date="2026-01-01T00:00:00Z">
        <w:r>
          <w:t xml:space="preserve"> </w:t>
        </w:r>
      </w:ins>
      <m:oMath>
        <m:r>
          <m:t>f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over</w:t>
        </w:r>
      </w:ins>
      <w:ins w:id="157" w:author="PR Preview" w:date="2026-01-01T00:00:00Z">
        <w:r>
          <w:t xml:space="preserve"> </w:t>
        </w:r>
      </w:ins>
      <m:oMath>
        <m:r>
          <m:t>A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if</w:t>
        </w:r>
      </w:ins>
      <w:ins w:id="1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for all</w:t>
        </w:r>
      </w:ins>
      <w:ins w:id="16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164" w:author="PR Preview" w:date="2026-01-01T00:00:00Z">
        <w:r>
          <w:t xml:space="preserve">.</w:t>
        </w:r>
      </w:ins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del w:id="165" w:author="PR Preview" w:date="2026-01-01T00:00:00Z">
        <w:r>
          <w:rPr>
            <w:b/>
            <w:bCs/>
          </w:rPr>
          <w:delText xml:space="preserve">Definition 18 (Local minimizer)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Let</w:delText>
        </w:r>
      </w:del>
      <w:del w:id="16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 let</w:delText>
        </w:r>
      </w:del>
      <w:del w:id="1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be a</w:delText>
        </w:r>
      </w:del>
      <w:del w:id="174" w:author="PR Preview" w:date="2026-01-01T00:00:00Z">
        <w:r>
          <w:delText xml:space="preserve"> </w:delText>
        </w:r>
      </w:del>
      <w:hyperlink r:id="rId54">
        <w:del w:id="17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76" w:author="PR Preview" w:date="2026-01-01T00:00:00Z">
        <w:r>
          <w:delText xml:space="preserve">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 point</w:delText>
        </w:r>
      </w:del>
      <w:del w:id="17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a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local minimizer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of</w:delText>
        </w:r>
      </w:del>
      <w:del w:id="186" w:author="PR Preview" w:date="2026-01-01T00:00:00Z">
        <w:r>
          <w:delText xml:space="preserve"> </w:delText>
        </w:r>
      </w:del>
      <m:oMath>
        <m:r>
          <m:t>f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if there is a number</w:delText>
        </w:r>
      </w:del>
      <w:del w:id="189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such that</w:delText>
        </w:r>
      </w:del>
      <w:del w:id="1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for all</w:delText>
        </w:r>
      </w:del>
      <w:del w:id="1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with</w:delText>
        </w:r>
      </w:del>
      <w:del w:id="1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99" w:author="PR Preview" w:date="2026-01-01T00:00:00Z">
        <w:r>
          <w:delText xml:space="preserve">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where</w:delText>
        </w:r>
      </w:del>
      <w:del w:id="2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the</w:delText>
        </w:r>
      </w:del>
      <w:del w:id="205" w:author="PR Preview" w:date="2026-01-01T00:00:00Z">
        <w:r>
          <w:delText xml:space="preserve"> </w:delText>
        </w:r>
      </w:del>
      <w:hyperlink r:id="rId71">
        <w:del w:id="206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207" w:author="PR Preview" w:date="2026-01-01T00:00:00Z">
        <w:r>
          <w:delText xml:space="preserve">.</w:delText>
        </w:r>
      </w:del>
    </w:p>
    <w:p>
      <w:pPr>
        <w:pStyle w:val="BodyText"/>
      </w:pPr>
      <w:ins w:id="208" w:author="PR Preview" w:date="2026-01-01T00:00:00Z">
        <w:r>
          <w:rPr>
            <w:b/>
            <w:bCs/>
          </w:rPr>
          <w:t xml:space="preserve">Definition 20 (Local minimizer)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Let</w:t>
        </w:r>
      </w:ins>
      <w:ins w:id="2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and let</w:t>
        </w:r>
      </w:ins>
      <w:ins w:id="2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be a</w:t>
        </w:r>
      </w:ins>
      <w:ins w:id="217" w:author="PR Preview" w:date="2026-01-01T00:00:00Z">
        <w:r>
          <w:t xml:space="preserve"> </w:t>
        </w:r>
      </w:ins>
      <w:hyperlink r:id="rId54">
        <w:ins w:id="21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19" w:author="PR Preview" w:date="2026-01-01T00:00:00Z">
        <w:r>
          <w:t xml:space="preserve">.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 point</w:t>
        </w:r>
      </w:ins>
      <w:ins w:id="22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is a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b/>
            <w:bCs/>
          </w:rPr>
          <w:t xml:space="preserve">local minimizer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of</w:t>
        </w:r>
      </w:ins>
      <w:ins w:id="229" w:author="PR Preview" w:date="2026-01-01T00:00:00Z">
        <w:r>
          <w:t xml:space="preserve"> </w:t>
        </w:r>
      </w:ins>
      <m:oMath>
        <m:r>
          <m:t>f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if there is a number</w:t>
        </w:r>
      </w:ins>
      <w:ins w:id="23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such that</w:t>
        </w:r>
      </w:ins>
      <w:ins w:id="2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for all</w:t>
        </w:r>
      </w:ins>
      <w:ins w:id="23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with</w:t>
        </w:r>
      </w:ins>
      <w:ins w:id="24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where</w:t>
        </w:r>
      </w:ins>
      <w:ins w:id="24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is the</w:t>
        </w:r>
      </w:ins>
      <w:ins w:id="248" w:author="PR Preview" w:date="2026-01-01T00:00:00Z">
        <w:r>
          <w:t xml:space="preserve"> </w:t>
        </w:r>
      </w:ins>
      <w:hyperlink r:id="rId71">
        <w:ins w:id="249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250" w:author="PR Preview" w:date="2026-01-01T00:00:00Z">
        <w:r>
          <w:t xml:space="preserve">.</w:t>
        </w:r>
      </w:ins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del w:id="251" w:author="PR Preview" w:date="2026-01-01T00:00:00Z">
        <w:r>
          <w:delText xml:space="preserve">Every global minimizer (</w:delText>
        </w:r>
      </w:del>
      <w:hyperlink w:anchor="def-global-minimizer">
        <w:del w:id="25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53" w:author="PR Preview" w:date="2026-01-01T00:00:00Z">
        <w:r>
          <w:delText xml:space="preserve">) is a local minimizer: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take any</w:delText>
        </w:r>
      </w:del>
      <w:del w:id="25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257" w:author="PR Preview" w:date="2026-01-01T00:00:00Z">
        <w:r>
          <w:delText xml:space="preserve">.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For example,</w:delText>
        </w:r>
      </w:del>
      <w:del w:id="26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is a global minimizer of</w:delText>
        </w:r>
      </w:del>
      <w:del w:id="2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on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67" w:author="PR Preview" w:date="2026-01-01T00:00:00Z">
        <w:r>
          <w:delText xml:space="preserve">,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so it is also a local minimizer.</w:delText>
        </w:r>
      </w:del>
    </w:p>
    <w:p>
      <w:pPr>
        <w:pStyle w:val="BodyText"/>
      </w:pPr>
      <w:ins w:id="270" w:author="PR Preview" w:date="2026-01-01T00:00:00Z">
        <w:r>
          <w:t xml:space="preserve">Every global minimizer (</w:t>
        </w:r>
      </w:ins>
      <w:hyperlink w:anchor="def-global-minimizer">
        <w:ins w:id="27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72" w:author="PR Preview" w:date="2026-01-01T00:00:00Z">
        <w:r>
          <w:t xml:space="preserve">) is a local minimizer: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take any</w:t>
        </w:r>
      </w:ins>
      <w:ins w:id="275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276" w:author="PR Preview" w:date="2026-01-01T00:00:00Z">
        <w:r>
          <w:t xml:space="preserve">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For example,</w:t>
        </w:r>
      </w:ins>
      <w:ins w:id="27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a global minimizer of</w:t>
        </w:r>
      </w:ins>
      <w:ins w:id="28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on</w:t>
        </w:r>
      </w:ins>
      <w:ins w:id="28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so it is also a local minimizer.</w:t>
        </w:r>
      </w:ins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del w:id="289" w:author="PR Preview" w:date="2026-01-01T00:00:00Z">
        <w:r>
          <w:rPr>
            <w:b/>
            <w:bCs/>
          </w:rPr>
          <w:delText xml:space="preserve">Example 10 (A point that is not a local minimizer)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For</w:delText>
        </w:r>
      </w:del>
      <w:del w:id="2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del w:id="293" w:author="PR Preview" w:date="2026-01-01T00:00:00Z">
        <w:r>
          <w:delText xml:space="preserve">, the point</w:delText>
        </w:r>
      </w:del>
      <w:del w:id="29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 not a local minimizer.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For any</w:delText>
        </w:r>
      </w:del>
      <w:del w:id="299" w:author="PR Preview" w:date="2026-01-01T00:00:00Z">
        <w:r>
          <w:delText xml:space="preserve"> </w:delText>
        </w:r>
      </w:del>
      <m:oMath>
        <m:r>
          <m:t>t</m:t>
        </m:r>
      </m:oMath>
      <w:del w:id="300" w:author="PR Preview" w:date="2026-01-01T00:00:00Z">
        <w:r>
          <w:delText xml:space="preserve">,</w:delText>
        </w:r>
      </w:del>
    </w:p>
    <w:p>
      <w:pPr>
        <w:pStyle w:val="BodyText"/>
      </w:pPr>
      <w:ins w:id="301" w:author="PR Preview" w:date="2026-01-01T00:00:00Z">
        <w:r>
          <w:rPr>
            <w:b/>
            <w:bCs/>
          </w:rPr>
          <w:t xml:space="preserve">Example 12 (A point that is not a local minimizer)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For</w:t>
        </w:r>
      </w:ins>
      <w:ins w:id="3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305" w:author="PR Preview" w:date="2026-01-01T00:00:00Z">
        <w:r>
          <w:t xml:space="preserve">, the point</w:t>
        </w:r>
      </w:ins>
      <w:ins w:id="3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 not a local minimizer.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For any</w:t>
        </w:r>
      </w:ins>
      <w:ins w:id="311" w:author="PR Preview" w:date="2026-01-01T00:00:00Z">
        <w:r>
          <w:t xml:space="preserve"> </w:t>
        </w:r>
      </w:ins>
      <m:oMath>
        <m:r>
          <m:t>t</m:t>
        </m:r>
      </m:oMath>
      <w:ins w:id="31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2026-10-19T11:47:17Z</dcterms:created>
  <dcterms:modified xsi:type="dcterms:W3CDTF">2026-10-19T11:47:17Z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