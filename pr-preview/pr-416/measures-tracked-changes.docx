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A measure assigns a size to each set in a</w:delText>
        </w:r>
      </w:del>
      <w:del w:id="5" w:author="PR Preview" w:date="2026-01-01T00:00:00Z">
        <w:r>
          <w:delText xml:space="preserve"> </w:delText>
        </w:r>
      </w:del>
      <w:hyperlink r:id="rId9">
        <w:del w:id="6" w:author="PR Preview" w:date="2026-01-01T00:00:00Z">
          <w:r>
            <w:rPr>
              <w:rStyle w:val="Hyperlink"/>
            </w:rPr>
            <w:delText xml:space="preserve">collection of sets</w:delText>
          </w:r>
        </w:del>
      </w:hyperlink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how many elements it has, how long it is, or how likely it 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page builds measures from</w:delText>
        </w:r>
      </w:del>
      <w:del w:id="12" w:author="PR Preview" w:date="2026-01-01T00:00:00Z">
        <w:r>
          <w:delText xml:space="preserve"> </w:delText>
        </w:r>
      </w:del>
      <m:oMath>
        <m:r>
          <m:t>σ</m:t>
        </m:r>
      </m:oMath>
      <w:del w:id="13" w:author="PR Preview" w:date="2026-01-01T00:00:00Z">
        <w:r>
          <w:delText xml:space="preserve">-algebras and additivity,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the definitions on the</w:delText>
        </w:r>
      </w:del>
      <w:del w:id="16" w:author="PR Preview" w:date="2026-01-01T00:00:00Z">
        <w:r>
          <w:delText xml:space="preserve"> </w:delText>
        </w:r>
      </w:del>
      <w:hyperlink r:id="rId10">
        <w:del w:id="17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w:hyperlink r:id="rId11">
        <w:del w:id="21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pages.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One kind of measure, the probability measure (</w:delText>
        </w:r>
      </w:del>
      <w:hyperlink w:anchor="def-probability-measure">
        <w:del w:id="2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" w:author="PR Preview" w:date="2026-01-01T00:00:00Z">
        <w:r>
          <w:delText xml:space="preserve">),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the starting point of the Morrison Lab’s probability notes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</w:delText>
        </w:r>
      </w:del>
      <w:hyperlink r:id="rId12">
        <w:del w:id="32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33" w:author="PR Preview" w:date="2026-01-01T00:00:00Z">
        <w:r>
          <w:delText xml:space="preserve">).</w:delText>
        </w:r>
      </w:del>
    </w:p>
    <w:p>
      <w:pPr>
        <w:pStyle w:val="Date"/>
      </w:pPr>
      <w:ins w:id="34" w:author="PR Preview" w:date="2026-01-01T00:00:00Z">
        <w:r>
          <w:t xml:space="preserve">Last modified: 2026-10-19 04:35:02 (PDT)</w:t>
        </w:r>
      </w:ins>
    </w:p>
    <w:p>
      <w:pPr>
        <w:pStyle w:val="FirstParagraph"/>
      </w:pPr>
      <w:ins w:id="35" w:author="PR Preview" w:date="2026-01-01T00:00:00Z">
        <w:r>
          <w:rPr>
            <w:i/>
            <w:iCs/>
          </w:rPr>
          <w:t xml:space="preserve">Remark</w:t>
        </w:r>
      </w:ins>
      <w:ins w:id="36" w:author="PR Preview" w:date="2026-01-01T00:00:00Z">
        <w:r>
          <w:t xml:space="preserve">. </w:t>
        </w:r>
      </w:ins>
      <w:ins w:id="37" w:author="PR Preview" w:date="2026-01-01T00:00:00Z">
        <w:r>
          <w:t xml:space="preserve">A measure assigns a size to each set in a</w:t>
        </w:r>
      </w:ins>
      <w:ins w:id="38" w:author="PR Preview" w:date="2026-01-01T00:00:00Z">
        <w:r>
          <w:t xml:space="preserve"> </w:t>
        </w:r>
      </w:ins>
      <w:hyperlink r:id="rId9">
        <w:ins w:id="39" w:author="PR Preview" w:date="2026-01-01T00:00:00Z">
          <w:r>
            <w:rPr>
              <w:rStyle w:val="Hyperlink"/>
            </w:rPr>
            <w:t xml:space="preserve">collection of sets</w:t>
          </w:r>
        </w:ins>
      </w:hyperlink>
      <w:ins w:id="40" w:author="PR Preview" w:date="2026-01-01T00:00:00Z">
        <w:r>
          <w:t xml:space="preserve">: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how many elements it has, how long it is, or how likely it is.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This page builds measures from</w:t>
        </w:r>
      </w:ins>
      <w:ins w:id="45" w:author="PR Preview" w:date="2026-01-01T00:00:00Z">
        <w:r>
          <w:t xml:space="preserve"> </w:t>
        </w:r>
      </w:ins>
      <m:oMath>
        <m:r>
          <m:t>σ</m:t>
        </m:r>
      </m:oMath>
      <w:ins w:id="46" w:author="PR Preview" w:date="2026-01-01T00:00:00Z">
        <w:r>
          <w:t xml:space="preserve">-algebras and additivity,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using the definitions on the</w:t>
        </w:r>
      </w:ins>
      <w:ins w:id="49" w:author="PR Preview" w:date="2026-01-01T00:00:00Z">
        <w:r>
          <w:t xml:space="preserve"> </w:t>
        </w:r>
      </w:ins>
      <w:hyperlink r:id="rId10">
        <w:ins w:id="50" w:author="PR Preview" w:date="2026-01-01T00:00:00Z">
          <w:r>
            <w:rPr>
              <w:rStyle w:val="Hyperlink"/>
            </w:rPr>
            <w:t xml:space="preserve">Sets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hyperlink r:id="rId11">
        <w:ins w:id="54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pages.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One kind of measure, the probability measure (</w:t>
        </w:r>
      </w:ins>
      <w:hyperlink w:anchor="def-probability-measure">
        <w:ins w:id="5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60" w:author="PR Preview" w:date="2026-01-01T00:00:00Z">
        <w:r>
          <w:t xml:space="preserve">),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the starting point of the Morrison Lab’s probability notes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r:id="rId12">
        <w:ins w:id="65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66" w:author="PR Preview" w:date="2026-01-01T00:00:00Z">
        <w:r>
          <w:t xml:space="preserve">).</w:t>
        </w:r>
      </w:ins>
    </w:p>
    <w:bookmarkStart w:id="43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del w:id="67" w:author="PR Preview" w:date="2026-01-01T00:00:00Z">
        <w:r>
          <w:rPr>
            <w:b/>
            <w:bCs/>
          </w:rPr>
          <w:delText xml:space="preserve">Definition 1 (</w:delText>
        </w:r>
      </w:del>
      <m:oMath>
        <m:r>
          <m:t>σ</m:t>
        </m:r>
      </m:oMath>
      <w:del w:id="68" w:author="PR Preview" w:date="2026-01-01T00:00:00Z">
        <w:r>
          <w:rPr>
            <w:b/>
            <w:bCs/>
          </w:rPr>
          <w:delText xml:space="preserve">-algebra (</w:delText>
        </w:r>
      </w:del>
      <m:oMath>
        <m:r>
          <m:t>σ</m:t>
        </m:r>
      </m:oMath>
      <w:del w:id="69" w:author="PR Preview" w:date="2026-01-01T00:00:00Z">
        <w:r>
          <w:rPr>
            <w:b/>
            <w:bCs/>
          </w:rPr>
          <w:delText xml:space="preserve">-field, Borel field))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</w:delText>
        </w:r>
      </w:del>
      <w:del w:id="72" w:author="PR Preview" w:date="2026-01-01T00:00:00Z">
        <w:r>
          <w:delText xml:space="preserve"> </w:delText>
        </w:r>
      </w:del>
      <m:oMath>
        <m:r>
          <m:t>σ</m:t>
        </m:r>
      </m:oMath>
      <w:del w:id="73" w:author="PR Preview" w:date="2026-01-01T00:00:00Z">
        <w:r>
          <w:rPr>
            <w:b/>
            <w:bCs/>
          </w:rPr>
          <w:delText xml:space="preserve">-algebra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[1]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(also called a</w:delText>
        </w:r>
      </w:del>
      <w:del w:id="78" w:author="PR Preview" w:date="2026-01-01T00:00:00Z">
        <w:r>
          <w:delText xml:space="preserve"> </w:delText>
        </w:r>
      </w:del>
      <m:oMath>
        <m:r>
          <m:t>σ</m:t>
        </m:r>
      </m:oMath>
      <w:del w:id="79" w:author="PR Preview" w:date="2026-01-01T00:00:00Z">
        <w:r>
          <w:rPr>
            <w:b/>
            <w:bCs/>
          </w:rPr>
          <w:delText xml:space="preserve">-field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[2]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or a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Borel field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[3], Definition 1.2.1</w:delText>
        </w:r>
      </w:del>
      <w:del w:id="88" w:author="PR Preview" w:date="2026-01-01T00:00:00Z">
        <w:r>
          <w:delText xml:space="preserve">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 a set</w:delText>
        </w:r>
      </w:del>
      <w:del w:id="91" w:author="PR Preview" w:date="2026-01-01T00:00:00Z">
        <w:r>
          <w:delText xml:space="preserve"> </w:delText>
        </w:r>
      </w:del>
      <m:oMath>
        <m:r>
          <m:t>S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a</w:delText>
        </w:r>
      </w:del>
      <w:del w:id="94" w:author="PR Preview" w:date="2026-01-01T00:00:00Z">
        <w:r>
          <w:delText xml:space="preserve"> </w:delText>
        </w:r>
      </w:del>
      <w:hyperlink r:id="rId9">
        <w:del w:id="95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of</w:delText>
        </w:r>
      </w:del>
      <w:del w:id="99" w:author="PR Preview" w:date="2026-01-01T00:00:00Z">
        <w:r>
          <w:delText xml:space="preserve"> </w:delText>
        </w:r>
      </w:del>
      <w:hyperlink r:id="rId13">
        <w:del w:id="100" w:author="PR Preview" w:date="2026-01-01T00:00:00Z">
          <w:r>
            <w:rPr>
              <w:rStyle w:val="Hyperlink"/>
            </w:rPr>
            <w:delText xml:space="preserve">subsets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of</w:delText>
        </w:r>
      </w:del>
      <w:del w:id="103" w:author="PR Preview" w:date="2026-01-01T00:00:00Z">
        <w:r>
          <w:delText xml:space="preserve"> </w:delText>
        </w:r>
      </w:del>
      <m:oMath>
        <m:r>
          <m:t>S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Definition 1 (</w:t>
        </w:r>
      </w:ins>
      <m:oMath>
        <m:r>
          <m:t>σ</m:t>
        </m:r>
      </m:oMath>
      <w:ins w:id="107" w:author="PR Preview" w:date="2026-01-01T00:00:00Z">
        <w:r>
          <w:rPr>
            <w:b/>
            <w:bCs/>
          </w:rPr>
          <w:t xml:space="preserve">-algebra)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</w:t>
        </w:r>
      </w:ins>
      <w:ins w:id="110" w:author="PR Preview" w:date="2026-01-01T00:00:00Z">
        <w:r>
          <w:t xml:space="preserve"> </w:t>
        </w:r>
      </w:ins>
      <m:oMath>
        <m:r>
          <m:t>σ</m:t>
        </m:r>
      </m:oMath>
      <w:ins w:id="111" w:author="PR Preview" w:date="2026-01-01T00:00:00Z">
        <w:r>
          <w:rPr>
            <w:b/>
            <w:bCs/>
          </w:rPr>
          <w:t xml:space="preserve">-algebra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[1]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on a set</w:t>
        </w:r>
      </w:ins>
      <w:ins w:id="116" w:author="PR Preview" w:date="2026-01-01T00:00:00Z">
        <w:r>
          <w:t xml:space="preserve"> </w:t>
        </w:r>
      </w:ins>
      <m:oMath>
        <m:r>
          <m:t>S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a</w:t>
        </w:r>
      </w:ins>
      <w:ins w:id="119" w:author="PR Preview" w:date="2026-01-01T00:00:00Z">
        <w:r>
          <w:t xml:space="preserve"> </w:t>
        </w:r>
      </w:ins>
      <w:hyperlink r:id="rId9">
        <w:ins w:id="120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1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</w:t>
        </w:r>
      </w:ins>
      <w:ins w:id="124" w:author="PR Preview" w:date="2026-01-01T00:00:00Z">
        <w:r>
          <w:t xml:space="preserve"> </w:t>
        </w:r>
      </w:ins>
      <w:hyperlink r:id="rId13">
        <w:ins w:id="125" w:author="PR Preview" w:date="2026-01-01T00:00:00Z">
          <w:r>
            <w:rPr>
              <w:rStyle w:val="Hyperlink"/>
            </w:rPr>
            <w:t xml:space="preserve">subsets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</w:t>
        </w:r>
      </w:ins>
      <w:ins w:id="128" w:author="PR Preview" w:date="2026-01-01T00:00:00Z">
        <w:r>
          <w:t xml:space="preserve"> </w:t>
        </w:r>
      </w:ins>
      <m:oMath>
        <m:r>
          <m:t>S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del w:id="131" w:author="PR Preview" w:date="2026-01-01T00:00:00Z">
        <w:r>
          <w:rPr>
            <w:i/>
            <w:iCs/>
          </w:rPr>
          <w:delText xml:space="preserve">Remark 1</w:delText>
        </w:r>
      </w:del>
      <w:del w:id="132" w:author="PR Preview" w:date="2026-01-01T00:00:00Z">
        <w:r>
          <w:delText xml:space="preserve"> (</w:delText>
        </w:r>
      </w:del>
      <w:del w:id="133" w:author="PR Preview" w:date="2026-01-01T00:00:00Z">
        <w:r>
          <w:delText xml:space="preserve">“Borel”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in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“Borel field”</w:delText>
        </w:r>
      </w:del>
      <w:del w:id="138" w:author="PR Preview" w:date="2026-01-01T00:00:00Z">
        <w:r>
          <w:delText xml:space="preserve">). </w:delText>
        </w:r>
      </w:del>
      <w:del w:id="139" w:author="PR Preview" w:date="2026-01-01T00:00:00Z">
        <w:r>
          <w:delText xml:space="preserve">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“Borel”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in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“Borel field”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a different use of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“Borel”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from the</w:delText>
        </w:r>
      </w:del>
      <w:del w:id="152" w:author="PR Preview" w:date="2026-01-01T00:00:00Z">
        <w:r>
          <w:delText xml:space="preserve"> </w:delText>
        </w:r>
      </w:del>
      <w:hyperlink w:anchor="def-borel-sigma-algebra">
        <w:del w:id="153" w:author="PR Preview" w:date="2026-01-01T00:00:00Z">
          <w:r>
            <w:rPr>
              <w:rStyle w:val="Hyperlink"/>
            </w:rPr>
            <w:delText xml:space="preserve">Borel</w:delText>
          </w:r>
        </w:del>
        <w:del w:id="15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5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on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9" w:author="PR Preview" w:date="2026-01-01T00:00:00Z">
        <w:r>
          <w:delText xml:space="preserve">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which is one particular</w:delText>
        </w:r>
      </w:del>
      <w:del w:id="162" w:author="PR Preview" w:date="2026-01-01T00:00:00Z">
        <w:r>
          <w:delText xml:space="preserve"> </w:delText>
        </w:r>
      </w:del>
      <m:oMath>
        <m:r>
          <m:t>σ</m:t>
        </m:r>
      </m:oMath>
      <w:del w:id="163" w:author="PR Preview" w:date="2026-01-01T00:00:00Z">
        <w:r>
          <w:delText xml:space="preserve">-algebra.</w:delText>
        </w:r>
      </w:del>
    </w:p>
    <w:p>
      <w:pPr>
        <w:pStyle w:val="FirstParagraph"/>
      </w:pPr>
      <w:ins w:id="164" w:author="PR Preview" w:date="2026-01-01T00:00:00Z">
        <w:r>
          <w:rPr>
            <w:i/>
            <w:iCs/>
          </w:rPr>
          <w:t xml:space="preserve">Remark 1</w:t>
        </w:r>
      </w:ins>
      <w:ins w:id="165" w:author="PR Preview" w:date="2026-01-01T00:00:00Z">
        <w:r>
          <w:t xml:space="preserve"> (</w:t>
        </w:r>
      </w:ins>
      <m:oMath>
        <m:r>
          <m:t>σ</m:t>
        </m:r>
      </m:oMath>
      <w:ins w:id="166" w:author="PR Preview" w:date="2026-01-01T00:00:00Z">
        <w:r>
          <w:t xml:space="preserve">-field). </w:t>
        </w:r>
      </w:ins>
      <w:ins w:id="167" w:author="PR Preview" w:date="2026-01-01T00:00:00Z">
        <w:r>
          <w:t xml:space="preserve">Other sources call a</w:t>
        </w:r>
      </w:ins>
      <w:ins w:id="168" w:author="PR Preview" w:date="2026-01-01T00:00:00Z">
        <w:r>
          <w:t xml:space="preserve"> </w:t>
        </w:r>
      </w:ins>
      <m:oMath>
        <m:r>
          <m:t>σ</m:t>
        </m:r>
      </m:oMath>
      <w:ins w:id="169" w:author="PR Preview" w:date="2026-01-01T00:00:00Z">
        <w:r>
          <w:t xml:space="preserve">-algebra a</w:t>
        </w:r>
      </w:ins>
      <w:ins w:id="170" w:author="PR Preview" w:date="2026-01-01T00:00:00Z">
        <w:r>
          <w:t xml:space="preserve"> </w:t>
        </w:r>
      </w:ins>
      <m:oMath>
        <m:r>
          <m:t>σ</m:t>
        </m:r>
      </m:oMath>
      <w:ins w:id="171" w:author="PR Preview" w:date="2026-01-01T00:00:00Z">
        <w:r>
          <w:rPr>
            <w:b/>
            <w:bCs/>
          </w:rPr>
          <w:t xml:space="preserve">-field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[2]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or a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Borel field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[3], Def. 1.2.1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[1]</w:t>
        </w:r>
      </w:ins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names mean the same thing.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“Borel”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“Borel field”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a different use of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“Borel”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from the</w:t>
        </w:r>
      </w:ins>
      <w:ins w:id="199" w:author="PR Preview" w:date="2026-01-01T00:00:00Z">
        <w:r>
          <w:t xml:space="preserve"> </w:t>
        </w:r>
      </w:ins>
      <w:hyperlink w:anchor="def-borel-sigma-algebra">
        <w:ins w:id="200" w:author="PR Preview" w:date="2026-01-01T00:00:00Z">
          <w:r>
            <w:rPr>
              <w:rStyle w:val="Hyperlink"/>
            </w:rPr>
            <w:t xml:space="preserve">Borel</w:t>
          </w:r>
        </w:ins>
        <w:ins w:id="20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0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on</w:t>
        </w:r>
      </w:ins>
      <w:ins w:id="2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which is one particular</w:t>
        </w:r>
      </w:ins>
      <w:ins w:id="209" w:author="PR Preview" w:date="2026-01-01T00:00:00Z">
        <w:r>
          <w:t xml:space="preserve"> </w:t>
        </w:r>
      </w:ins>
      <m:oMath>
        <m:r>
          <m:t>σ</m:t>
        </m:r>
      </m:oMath>
      <w:ins w:id="210" w:author="PR Preview" w:date="2026-01-01T00:00:00Z">
        <w:r>
          <w:t xml:space="preserve">-algebra.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del w:id="211" w:author="PR Preview" w:date="2026-01-01T00:00:00Z">
        <w:r>
          <w:rPr>
            <w:b/>
            <w:bCs/>
          </w:rPr>
          <w:delText xml:space="preserve">Definition 4 (Borel</w:delText>
        </w:r>
      </w:del>
      <w:del w:id="212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13" w:author="PR Preview" w:date="2026-01-01T00:00:00Z">
        <w:r>
          <w:rPr>
            <w:b/>
            <w:bCs/>
          </w:rPr>
          <w:delText xml:space="preserve">-algebra)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rPr>
            <w:b/>
            <w:bCs/>
          </w:rPr>
          <w:delText xml:space="preserve">Borel</w:delText>
        </w:r>
      </w:del>
      <w:del w:id="218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19" w:author="PR Preview" w:date="2026-01-01T00:00:00Z">
        <w:r>
          <w:rPr>
            <w:b/>
            <w:bCs/>
          </w:rPr>
          <w:delText xml:space="preserve">-algebra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on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23" w:author="PR Preview" w:date="2026-01-01T00:00:00Z">
        <w:r>
          <w:delText xml:space="preserve">, written</w:delText>
        </w:r>
      </w:del>
      <w:del w:id="2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225" w:author="PR Preview" w:date="2026-01-01T00:00:00Z">
        <w:r>
          <w:delText xml:space="preserve">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the</w:delText>
        </w:r>
      </w:del>
      <w:del w:id="228" w:author="PR Preview" w:date="2026-01-01T00:00:00Z">
        <w:r>
          <w:delText xml:space="preserve"> </w:delText>
        </w:r>
      </w:del>
      <m:oMath>
        <m:r>
          <m:t>σ</m:t>
        </m:r>
      </m:oMath>
      <w:del w:id="229" w:author="PR Preview" w:date="2026-01-01T00:00:00Z">
        <w:r>
          <w:delText xml:space="preserve">-algebra generated by (</w:delText>
        </w:r>
      </w:del>
      <w:hyperlink w:anchor="def-generated-sigma-algebra">
        <w:del w:id="23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31" w:author="PR Preview" w:date="2026-01-01T00:00:00Z">
        <w:r>
          <w:delText xml:space="preserve">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the collection of all</w:delText>
        </w:r>
      </w:del>
      <w:del w:id="234" w:author="PR Preview" w:date="2026-01-01T00:00:00Z">
        <w:r>
          <w:delText xml:space="preserve"> </w:delText>
        </w:r>
      </w:del>
      <w:hyperlink r:id="rId34">
        <w:del w:id="235" w:author="PR Preview" w:date="2026-01-01T00:00:00Z">
          <w:r>
            <w:rPr>
              <w:rStyle w:val="Hyperlink"/>
            </w:rPr>
            <w:delText xml:space="preserve">intervals</w:delText>
          </w:r>
        </w:del>
      </w:hyperlink>
      <w:del w:id="236" w:author="PR Preview" w:date="2026-01-01T00:00:00Z">
        <w:r>
          <w:delText xml:space="preserve">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Its sets are called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b/>
            <w:bCs/>
          </w:rPr>
          <w:delText xml:space="preserve">Borel sets</w:delText>
        </w:r>
      </w:del>
      <w:del w:id="241" w:author="PR Preview" w:date="2026-01-01T00:00:00Z">
        <w:r>
          <w:delText xml:space="preserve">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[5]</w:delText>
        </w:r>
      </w:del>
    </w:p>
    <w:p>
      <w:pPr>
        <w:pStyle w:val="BodyText"/>
      </w:pPr>
      <w:del w:id="244" w:author="PR Preview" w:date="2026-01-01T00:00:00Z">
        <w:r>
          <w:rPr>
            <w:b/>
            <w:bCs/>
          </w:rPr>
          <w:delText xml:space="preserve">Example 5 (Some Borel sets)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 </w:delText>
        </w:r>
      </w:del>
    </w:p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Definition 4 (Borel</w:t>
        </w:r>
      </w:ins>
      <w:ins w:id="248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49" w:author="PR Preview" w:date="2026-01-01T00:00:00Z">
        <w:r>
          <w:rPr>
            <w:b/>
            <w:bCs/>
          </w:rPr>
          <w:t xml:space="preserve">-algebra)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The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b/>
            <w:bCs/>
          </w:rPr>
          <w:t xml:space="preserve">Borel</w:t>
        </w:r>
      </w:ins>
      <w:ins w:id="254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55" w:author="PR Preview" w:date="2026-01-01T00:00:00Z">
        <w:r>
          <w:rPr>
            <w:b/>
            <w:bCs/>
          </w:rPr>
          <w:t xml:space="preserve">-algebra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on</w:t>
        </w:r>
      </w:ins>
      <w:ins w:id="25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59" w:author="PR Preview" w:date="2026-01-01T00:00:00Z">
        <w:r>
          <w:t xml:space="preserve">, written</w:t>
        </w:r>
      </w:ins>
      <w:ins w:id="2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the</w:t>
        </w:r>
      </w:ins>
      <w:ins w:id="264" w:author="PR Preview" w:date="2026-01-01T00:00:00Z">
        <w:r>
          <w:t xml:space="preserve"> </w:t>
        </w:r>
      </w:ins>
      <m:oMath>
        <m:r>
          <m:t>σ</m:t>
        </m:r>
      </m:oMath>
      <w:ins w:id="265" w:author="PR Preview" w:date="2026-01-01T00:00:00Z">
        <w:r>
          <w:t xml:space="preserve">-algebra generated by (</w:t>
        </w:r>
      </w:ins>
      <w:hyperlink w:anchor="def-generated-sigma-algebra">
        <w:ins w:id="26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7" w:author="PR Preview" w:date="2026-01-01T00:00:00Z">
        <w:r>
          <w:t xml:space="preserve">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 collection of all</w:t>
        </w:r>
      </w:ins>
      <w:ins w:id="270" w:author="PR Preview" w:date="2026-01-01T00:00:00Z">
        <w:r>
          <w:t xml:space="preserve"> </w:t>
        </w:r>
      </w:ins>
      <w:hyperlink r:id="rId34">
        <w:ins w:id="271" w:author="PR Preview" w:date="2026-01-01T00:00:00Z">
          <w:r>
            <w:rPr>
              <w:rStyle w:val="Hyperlink"/>
            </w:rPr>
            <w:t xml:space="preserve">intervals</w:t>
          </w:r>
        </w:ins>
      </w:hyperlink>
      <w:ins w:id="272" w:author="PR Preview" w:date="2026-01-01T00:00:00Z">
        <w:r>
          <w:t xml:space="preserve">.</w:t>
        </w:r>
      </w:ins>
    </w:p>
    <w:bookmarkEnd w:id="35"/>
    <w:bookmarkStart w:id="37" w:name="exm-borel-sigma-algebra-half-lines"/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Example 5 (The Borel</w:t>
        </w:r>
      </w:ins>
      <w:ins w:id="274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75" w:author="PR Preview" w:date="2026-01-01T00:00:00Z">
        <w:r>
          <w:rPr>
            <w:b/>
            <w:bCs/>
          </w:rPr>
          <w:t xml:space="preserve">-algebra contains</w:t>
        </w:r>
      </w:ins>
      <w:ins w:id="27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77" w:author="PR Preview" w:date="2026-01-01T00:00:00Z">
        <w:r>
          <w:rPr>
            <w:b/>
            <w:bCs/>
          </w:rPr>
          <w:t xml:space="preserve"> </w:t>
        </w:r>
      </w:ins>
      <w:ins w:id="278" w:author="PR Preview" w:date="2026-01-01T00:00:00Z">
        <w:r>
          <w:rPr>
            <w:b/>
            <w:bCs/>
          </w:rPr>
          <w:t xml:space="preserve">and the half-lines)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</w:t>
        </w:r>
      </w:ins>
      <w:ins w:id="281" w:author="PR Preview" w:date="2026-01-01T00:00:00Z">
        <w:r>
          <w:t xml:space="preserve"> </w:t>
        </w:r>
      </w:ins>
      <w:hyperlink r:id="rId34">
        <w:ins w:id="282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in</w:t>
        </w:r>
      </w:ins>
      <w:ins w:id="2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by</w:t>
        </w:r>
      </w:ins>
      <w:ins w:id="289" w:author="PR Preview" w:date="2026-01-01T00:00:00Z">
        <w:r>
          <w:t xml:space="preserve"> </w:t>
        </w:r>
      </w:ins>
      <w:hyperlink w:anchor="def-borel-sigma-algebra">
        <w:ins w:id="29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91" w:author="PR Preview" w:date="2026-01-01T00:00:00Z">
        <w:r>
          <w:t xml:space="preserve">.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So is its</w:t>
        </w:r>
      </w:ins>
      <w:ins w:id="294" w:author="PR Preview" w:date="2026-01-01T00:00:00Z">
        <w:r>
          <w:t xml:space="preserve"> </w:t>
        </w:r>
      </w:ins>
      <w:hyperlink r:id="rId14">
        <w:ins w:id="295" w:author="PR Preview" w:date="2026-01-01T00:00:00Z">
          <w:r>
            <w:rPr>
              <w:rStyle w:val="Hyperlink"/>
            </w:rPr>
            <w:t xml:space="preserve">complement</w:t>
          </w:r>
        </w:ins>
      </w:hyperlink>
      <w:ins w:id="2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because</w:t>
        </w:r>
      </w:ins>
      <w:ins w:id="3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a</w:t>
        </w:r>
      </w:ins>
      <w:ins w:id="303" w:author="PR Preview" w:date="2026-01-01T00:00:00Z">
        <w:r>
          <w:t xml:space="preserve"> </w:t>
        </w:r>
      </w:ins>
      <m:oMath>
        <m:r>
          <m:t>σ</m:t>
        </m:r>
      </m:oMath>
      <w:ins w:id="304" w:author="PR Preview" w:date="2026-01-01T00:00:00Z">
        <w:r>
          <w:t xml:space="preserve">-algebra (</w:t>
        </w:r>
      </w:ins>
      <w:hyperlink w:anchor="def-sigma-algebra">
        <w:ins w:id="3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06" w:author="PR Preview" w:date="2026-01-01T00:00:00Z">
        <w:r>
          <w:t xml:space="preserve">).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The</w:t>
        </w:r>
      </w:ins>
      <w:ins w:id="309" w:author="PR Preview" w:date="2026-01-01T00:00:00Z">
        <w:r>
          <w:t xml:space="preserve"> </w:t>
        </w:r>
      </w:ins>
      <w:hyperlink r:id="rId36">
        <w:ins w:id="310" w:author="PR Preview" w:date="2026-01-01T00:00:00Z">
          <w:r>
            <w:rPr>
              <w:rStyle w:val="Hyperlink"/>
            </w:rPr>
            <w:t xml:space="preserve">set</w:t>
          </w:r>
        </w:ins>
      </w:hyperlink>
      <w:ins w:id="3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 in</w:t>
        </w:r>
      </w:ins>
      <w:ins w:id="3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too: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</w:t>
        </w:r>
      </w:ins>
      <w:ins w:id="319" w:author="PR Preview" w:date="2026-01-01T00:00:00Z">
        <w:r>
          <w:t xml:space="preserve"> </w:t>
        </w:r>
      </w:ins>
      <m:oMath>
        <m:r>
          <m:t>σ</m:t>
        </m:r>
      </m:oMath>
      <w:ins w:id="320" w:author="PR Preview" w:date="2026-01-01T00:00:00Z">
        <w:r>
          <w:t xml:space="preserve">-algebra on</w:t>
        </w:r>
      </w:ins>
      <w:ins w:id="32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contains</w:t>
        </w:r>
      </w:ins>
      <w:ins w:id="32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itself.</w:t>
        </w:r>
      </w:ins>
    </w:p>
    <w:bookmarkEnd w:id="37"/>
    <w:bookmarkStart w:id="38" w:name="def-borel-set"/>
    <w:p>
      <w:pPr>
        <w:pStyle w:val="BodyText"/>
      </w:pPr>
      <w:ins w:id="327" w:author="PR Preview" w:date="2026-01-01T00:00:00Z">
        <w:r>
          <w:rPr>
            <w:b/>
            <w:bCs/>
          </w:rPr>
          <w:t xml:space="preserve">Definition 5 (Borel set)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rPr>
            <w:b/>
            <w:bCs/>
          </w:rPr>
          <w:t xml:space="preserve">Borel set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[5]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 a</w:t>
        </w:r>
      </w:ins>
      <w:ins w:id="336" w:author="PR Preview" w:date="2026-01-01T00:00:00Z">
        <w:r>
          <w:t xml:space="preserve"> </w:t>
        </w:r>
      </w:ins>
      <w:hyperlink r:id="rId36">
        <w:ins w:id="337" w:author="PR Preview" w:date="2026-01-01T00:00:00Z">
          <w:r>
            <w:rPr>
              <w:rStyle w:val="Hyperlink"/>
            </w:rPr>
            <w:t xml:space="preserve">set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in the</w:t>
        </w:r>
      </w:ins>
      <w:ins w:id="340" w:author="PR Preview" w:date="2026-01-01T00:00:00Z">
        <w:r>
          <w:t xml:space="preserve"> </w:t>
        </w:r>
      </w:ins>
      <w:hyperlink w:anchor="def-borel-sigma-algebra">
        <w:ins w:id="341" w:author="PR Preview" w:date="2026-01-01T00:00:00Z">
          <w:r>
            <w:rPr>
              <w:rStyle w:val="Hyperlink"/>
            </w:rPr>
            <w:t xml:space="preserve">Borel</w:t>
          </w:r>
        </w:ins>
        <w:ins w:id="34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4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45" w:author="PR Preview" w:date="2026-01-01T00:00:00Z">
        <w:r>
          <w:t xml:space="preserve">.</w:t>
        </w:r>
      </w:ins>
    </w:p>
    <w:bookmarkEnd w:id="38"/>
    <w:bookmarkStart w:id="42" w:name="exm-borel-sigma-algebra"/>
    <w:p>
      <w:pPr>
        <w:pStyle w:val="BodyText"/>
      </w:pPr>
      <w:ins w:id="346" w:author="PR Preview" w:date="2026-01-01T00:00:00Z">
        <w:r>
          <w:rPr>
            <w:b/>
            <w:bCs/>
          </w:rPr>
          <w:t xml:space="preserve">Example 6 (Some Borel sets)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w:r>
        <w:t xml:space="preserve">Every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40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2"/>
    <w:bookmarkEnd w:id="43"/>
    <w:bookmarkStart w:id="46" w:name="pairwise-disjoint-sets"/>
    <w:p>
      <w:pPr>
        <w:pStyle w:val="Heading2"/>
      </w:pPr>
      <w:r>
        <w:t xml:space="preserve">2 Pairwise disjoint sets</w:t>
      </w:r>
    </w:p>
    <w:bookmarkStart w:id="44" w:name="def-pairwise-disjoint"/>
    <w:p>
      <w:pPr>
        <w:pStyle w:val="FirstParagraph"/>
      </w:pPr>
      <w:del w:id="349" w:author="PR Preview" w:date="2026-01-01T00:00:00Z">
        <w:r>
          <w:rPr>
            <w:b/>
            <w:bCs/>
          </w:rPr>
          <w:delText xml:space="preserve">Definition 5 (Pairwise disjoint sets (disjoint, mutually disjoint))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Finitely or countably many sets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are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rPr>
            <w:b/>
            <w:bCs/>
          </w:rPr>
          <w:delText xml:space="preserve">pairwise disjoint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[6]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(also called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rPr>
            <w:b/>
            <w:bCs/>
          </w:rPr>
          <w:delText xml:space="preserve">disjoint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or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mutually disjoint</w:delText>
        </w:r>
      </w:del>
      <w:del w:id="367" w:author="PR Preview" w:date="2026-01-01T00:00:00Z">
        <w:r>
          <w:delText xml:space="preserve">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when no two of them share an element: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p>
      <w:pPr>
        <w:pStyle w:val="FirstParagraph"/>
      </w:pPr>
      <w:del w:id="370" w:author="PR Preview" w:date="2026-01-01T00:00:00Z">
        <w:r>
          <w:rPr>
            <w:b/>
            <w:bCs/>
          </w:rPr>
          <w:delText xml:space="preserve">Example 6 (Low and high die rolls)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For the die rolls</w:delText>
        </w:r>
      </w:del>
      <w:del w:id="37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(</w:delText>
        </w:r>
      </w:del>
      <w:hyperlink r:id="rId18">
        <w:del w:id="376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377" w:author="PR Preview" w:date="2026-01-01T00:00:00Z">
        <w:r>
          <w:delText xml:space="preserve">),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the sets</w:delText>
        </w:r>
      </w:del>
      <w:del w:id="3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and</w:delText>
        </w:r>
      </w:del>
      <w:del w:id="3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are pairwise disjoint: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no roll is in both.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The sets</w:delText>
        </w:r>
      </w:del>
      <w:del w:id="3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and</w:delText>
        </w:r>
      </w:del>
      <w:del w:id="3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are not,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because</w:delText>
        </w:r>
      </w:del>
      <w:del w:id="398" w:author="PR Preview" w:date="2026-01-01T00:00:00Z">
        <w:r>
          <w:delText xml:space="preserve"> </w:delText>
        </w:r>
      </w:del>
      <m:oMath>
        <m:r>
          <m:t>2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in both.</w:delText>
        </w:r>
      </w:del>
    </w:p>
    <w:p>
      <w:pPr>
        <w:pStyle w:val="FirstParagraph"/>
      </w:pPr>
      <w:ins w:id="401" w:author="PR Preview" w:date="2026-01-01T00:00:00Z">
        <w:r>
          <w:rPr>
            <w:b/>
            <w:bCs/>
          </w:rPr>
          <w:t xml:space="preserve">Definition 6 (Pairwise disjoint sets (disjoint, mutually disjoint))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Finitely or countably many sets</w:t>
        </w:r>
      </w:ins>
      <w:ins w:id="4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are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b/>
            <w:bCs/>
          </w:rPr>
          <w:t xml:space="preserve">pairwise disjoint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[6]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(also called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b/>
            <w:bCs/>
          </w:rPr>
          <w:t xml:space="preserve">disjoint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or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rPr>
            <w:b/>
            <w:bCs/>
          </w:rPr>
          <w:t xml:space="preserve">mutually disjoint</w:t>
        </w:r>
      </w:ins>
      <w:ins w:id="419" w:author="PR Preview" w:date="2026-01-01T00:00:00Z">
        <w:r>
          <w:t xml:space="preserve">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4"/>
    <w:bookmarkStart w:id="45" w:name="exm-pairwise-disjoint"/>
    <w:p>
      <w:pPr>
        <w:pStyle w:val="FirstParagraph"/>
      </w:pPr>
      <w:ins w:id="422" w:author="PR Preview" w:date="2026-01-01T00:00:00Z">
        <w:r>
          <w:rPr>
            <w:b/>
            <w:bCs/>
          </w:rPr>
          <w:t xml:space="preserve">Example 7 (Low and high die rolls)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For the die rolls</w:t>
        </w:r>
      </w:ins>
      <w:ins w:id="42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(</w:t>
        </w:r>
      </w:ins>
      <w:hyperlink r:id="rId18">
        <w:ins w:id="428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429" w:author="PR Preview" w:date="2026-01-01T00:00:00Z">
        <w:r>
          <w:t xml:space="preserve">),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 sets</w:t>
        </w:r>
      </w:ins>
      <w:ins w:id="43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and</w:t>
        </w:r>
      </w:ins>
      <w:ins w:id="4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are pairwise disjoint: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no roll is in both.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The sets</w:t>
        </w:r>
      </w:ins>
      <w:ins w:id="4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are not,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because</w:t>
        </w:r>
      </w:ins>
      <w:ins w:id="450" w:author="PR Preview" w:date="2026-01-01T00:00:00Z">
        <w:r>
          <w:t xml:space="preserve"> </w:t>
        </w:r>
      </w:ins>
      <m:oMath>
        <m:r>
          <m:t>2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 in both.</w:t>
        </w:r>
      </w:ins>
    </w:p>
    <w:bookmarkEnd w:id="45"/>
    <w:bookmarkEnd w:id="46"/>
    <w:bookmarkStart w:id="61" w:name="infinite-sums"/>
    <w:p>
      <w:pPr>
        <w:pStyle w:val="Heading2"/>
      </w:pPr>
      <w:r>
        <w:t xml:space="preserve">3 Infinite sums</w:t>
      </w:r>
    </w:p>
    <w:bookmarkStart w:id="48" w:name="def-non-decreasing"/>
    <w:p>
      <w:pPr>
        <w:pStyle w:val="FirstParagraph"/>
      </w:pPr>
      <w:del w:id="453" w:author="PR Preview" w:date="2026-01-01T00:00:00Z">
        <w:r>
          <w:rPr>
            <w:b/>
            <w:bCs/>
          </w:rPr>
          <w:delText xml:space="preserve">Definition 6 (Non-decreasing sequence)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</w:delText>
        </w:r>
      </w:del>
      <w:del w:id="456" w:author="PR Preview" w:date="2026-01-01T00:00:00Z">
        <w:r>
          <w:delText xml:space="preserve"> </w:delText>
        </w:r>
      </w:del>
      <w:hyperlink r:id="rId15">
        <w:del w:id="457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5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of real numbers or of</w:delText>
        </w:r>
      </w:del>
      <w:del w:id="461" w:author="PR Preview" w:date="2026-01-01T00:00:00Z">
        <w:r>
          <w:delText xml:space="preserve"> </w:delText>
        </w:r>
      </w:del>
      <w:hyperlink r:id="rId47">
        <w:del w:id="462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is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rPr>
            <w:b/>
            <w:bCs/>
          </w:rPr>
          <w:delText xml:space="preserve">non-decreasing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if each term is at least as large as the one before it: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pStyle w:val="FirstParagraph"/>
      </w:pPr>
      <w:del w:id="469" w:author="PR Preview" w:date="2026-01-01T00:00:00Z">
        <w:r>
          <w:rPr>
            <w:b/>
            <w:bCs/>
          </w:rPr>
          <w:delText xml:space="preserve">Example 7 (Non-decreasing and not)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 </w:delText>
        </w:r>
      </w:del>
    </w:p>
    <w:p>
      <w:pPr>
        <w:pStyle w:val="FirstParagraph"/>
      </w:pPr>
      <w:ins w:id="472" w:author="PR Preview" w:date="2026-01-01T00:00:00Z">
        <w:r>
          <w:rPr>
            <w:b/>
            <w:bCs/>
          </w:rPr>
          <w:t xml:space="preserve">Definition 7 (Non-decreasing sequence)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A</w:t>
        </w:r>
      </w:ins>
      <w:ins w:id="475" w:author="PR Preview" w:date="2026-01-01T00:00:00Z">
        <w:r>
          <w:t xml:space="preserve"> </w:t>
        </w:r>
      </w:ins>
      <w:hyperlink r:id="rId15">
        <w:ins w:id="47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7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of real numbers or of</w:t>
        </w:r>
      </w:ins>
      <w:ins w:id="480" w:author="PR Preview" w:date="2026-01-01T00:00:00Z">
        <w:r>
          <w:t xml:space="preserve"> </w:t>
        </w:r>
      </w:ins>
      <w:hyperlink r:id="rId47">
        <w:ins w:id="481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rPr>
            <w:b/>
            <w:bCs/>
          </w:rPr>
          <w:t xml:space="preserve">non-decreasing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if each term is at least as large as the one before it: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8"/>
    <w:bookmarkStart w:id="49" w:name="exm-non-decreasing"/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Example 8 (Non-decreasing and not)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1" w:name="def-partial-sum"/>
    <w:p>
      <w:pPr>
        <w:pStyle w:val="FirstParagraph"/>
      </w:pPr>
      <w:del w:id="491" w:author="PR Preview" w:date="2026-01-01T00:00:00Z">
        <w:r>
          <w:rPr>
            <w:b/>
            <w:bCs/>
          </w:rPr>
          <w:delText xml:space="preserve">Definition 7 (Partial sum)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Let</w:delText>
        </w:r>
      </w:del>
      <w:del w:id="49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be a</w:delText>
        </w:r>
      </w:del>
      <w:del w:id="497" w:author="PR Preview" w:date="2026-01-01T00:00:00Z">
        <w:r>
          <w:delText xml:space="preserve"> </w:delText>
        </w:r>
      </w:del>
      <w:hyperlink r:id="rId15">
        <w:del w:id="49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of real numbers or of</w:delText>
        </w:r>
      </w:del>
      <w:del w:id="501" w:author="PR Preview" w:date="2026-01-01T00:00:00Z">
        <w:r>
          <w:delText xml:space="preserve"> </w:delText>
        </w:r>
      </w:del>
      <w:hyperlink r:id="rId47">
        <w:del w:id="502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503" w:author="PR Preview" w:date="2026-01-01T00:00:00Z">
        <w:r>
          <w:delText xml:space="preserve">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For each</w:delText>
        </w:r>
      </w:del>
      <w:del w:id="5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507" w:author="PR Preview" w:date="2026-01-01T00:00:00Z">
        <w:r>
          <w:delText xml:space="preserve">, its</w:delText>
        </w:r>
      </w:del>
      <w:del w:id="508" w:author="PR Preview" w:date="2026-01-01T00:00:00Z">
        <w:r>
          <w:delText xml:space="preserve"> </w:delText>
        </w:r>
      </w:del>
      <m:oMath>
        <m:r>
          <m:t>n</m:t>
        </m:r>
      </m:oMath>
      <w:del w:id="509" w:author="PR Preview" w:date="2026-01-01T00:00:00Z">
        <w:r>
          <w:delText xml:space="preserve">th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rPr>
            <w:b/>
            <w:bCs/>
          </w:rPr>
          <w:delText xml:space="preserve">partial sum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[7]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is the</w:delText>
        </w:r>
      </w:del>
      <w:del w:id="516" w:author="PR Preview" w:date="2026-01-01T00:00:00Z">
        <w:r>
          <w:delText xml:space="preserve"> </w:delText>
        </w:r>
      </w:del>
      <w:hyperlink r:id="rId50">
        <w:del w:id="517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of its first</w:delText>
        </w:r>
      </w:del>
      <w:del w:id="520" w:author="PR Preview" w:date="2026-01-01T00:00:00Z">
        <w:r>
          <w:delText xml:space="preserve"> </w:delText>
        </w:r>
      </w:del>
      <m:oMath>
        <m:r>
          <m:t>n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terms: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523" w:author="PR Preview" w:date="2026-01-01T00:00:00Z">
        <w:r>
          <w:rPr>
            <w:b/>
            <w:bCs/>
          </w:rPr>
          <w:delText xml:space="preserve">Example 8 (Partial sums of halves)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For</w:delText>
        </w:r>
      </w:del>
      <w:del w:id="52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527" w:author="PR Preview" w:date="2026-01-01T00:00:00Z">
        <w:r>
          <w:delText xml:space="preserve">, the sequence</w:delText>
        </w:r>
      </w:del>
      <w:del w:id="52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29" w:author="PR Preview" w:date="2026-01-01T00:00:00Z">
        <w:r>
          <w:delText xml:space="preserve">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the first three partial sums are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533" w:author="PR Preview" w:date="2026-01-01T00:00:00Z">
        <w:r>
          <w:delText xml:space="preserve">,</w:delText>
        </w:r>
      </w:del>
    </w:p>
    <w:p>
      <w:pPr>
        <w:pStyle w:val="FirstParagraph"/>
      </w:pPr>
      <w:ins w:id="534" w:author="PR Preview" w:date="2026-01-01T00:00:00Z">
        <w:r>
          <w:rPr>
            <w:b/>
            <w:bCs/>
          </w:rPr>
          <w:t xml:space="preserve">Definition 8 (Partial sum)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Let</w:t>
        </w:r>
      </w:ins>
      <w:ins w:id="5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be a</w:t>
        </w:r>
      </w:ins>
      <w:ins w:id="540" w:author="PR Preview" w:date="2026-01-01T00:00:00Z">
        <w:r>
          <w:t xml:space="preserve"> </w:t>
        </w:r>
      </w:ins>
      <w:hyperlink r:id="rId15">
        <w:ins w:id="54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of real numbers or of</w:t>
        </w:r>
      </w:ins>
      <w:ins w:id="544" w:author="PR Preview" w:date="2026-01-01T00:00:00Z">
        <w:r>
          <w:t xml:space="preserve"> </w:t>
        </w:r>
      </w:ins>
      <w:hyperlink r:id="rId47">
        <w:ins w:id="545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546" w:author="PR Preview" w:date="2026-01-01T00:00:00Z">
        <w:r>
          <w:t xml:space="preserve">.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For each</w:t>
        </w:r>
      </w:ins>
      <w:ins w:id="5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550" w:author="PR Preview" w:date="2026-01-01T00:00:00Z">
        <w:r>
          <w:t xml:space="preserve">, its</w:t>
        </w:r>
      </w:ins>
      <w:ins w:id="551" w:author="PR Preview" w:date="2026-01-01T00:00:00Z">
        <w:r>
          <w:t xml:space="preserve"> </w:t>
        </w:r>
      </w:ins>
      <m:oMath>
        <m:r>
          <m:t>n</m:t>
        </m:r>
      </m:oMath>
      <w:ins w:id="552" w:author="PR Preview" w:date="2026-01-01T00:00:00Z">
        <w:r>
          <w:t xml:space="preserve">th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partial sum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[7]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the</w:t>
        </w:r>
      </w:ins>
      <w:ins w:id="559" w:author="PR Preview" w:date="2026-01-01T00:00:00Z">
        <w:r>
          <w:t xml:space="preserve"> </w:t>
        </w:r>
      </w:ins>
      <w:hyperlink r:id="rId50">
        <w:ins w:id="560" w:author="PR Preview" w:date="2026-01-01T00:00:00Z">
          <w:r>
            <w:rPr>
              <w:rStyle w:val="Hyperlink"/>
            </w:rPr>
            <w:t xml:space="preserve">sum</w:t>
          </w:r>
        </w:ins>
      </w:hyperlink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of its first</w:t>
        </w:r>
      </w:ins>
      <w:ins w:id="563" w:author="PR Preview" w:date="2026-01-01T00:00:00Z">
        <w:r>
          <w:t xml:space="preserve"> </w:t>
        </w:r>
      </w:ins>
      <m:oMath>
        <m:r>
          <m:t>n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terms: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1"/>
    <w:bookmarkStart w:id="52" w:name="exm-partial-sum"/>
    <w:p>
      <w:pPr>
        <w:pStyle w:val="FirstParagraph"/>
      </w:pPr>
      <w:ins w:id="566" w:author="PR Preview" w:date="2026-01-01T00:00:00Z">
        <w:r>
          <w:rPr>
            <w:b/>
            <w:bCs/>
          </w:rPr>
          <w:t xml:space="preserve">Example 9 (Partial sums of halves)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For</w:t>
        </w:r>
      </w:ins>
      <w:ins w:id="56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570" w:author="PR Preview" w:date="2026-01-01T00:00:00Z">
        <w:r>
          <w:t xml:space="preserve">, the sequence</w:t>
        </w:r>
      </w:ins>
      <w:ins w:id="57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the first three partial sums are</w:t>
        </w:r>
      </w:ins>
      <w:ins w:id="57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57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2"/>
    <w:bookmarkStart w:id="55" w:name="def-infinite-sum"/>
    <w:p>
      <w:pPr>
        <w:pStyle w:val="BodyText"/>
      </w:pPr>
      <w:del w:id="577" w:author="PR Preview" w:date="2026-01-01T00:00:00Z">
        <w:r>
          <w:rPr>
            <w:b/>
            <w:bCs/>
          </w:rPr>
          <w:delText xml:space="preserve">Definition 8 (Infinite sum (series))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Let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be a sequence in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584" w:author="PR Preview" w:date="2026-01-01T00:00:00Z">
        <w:r>
          <w:delText xml:space="preserve">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with partial sums</w:delText>
        </w:r>
      </w:del>
      <w:del w:id="58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</w:delText>
        </w:r>
      </w:del>
      <w:hyperlink w:anchor="def-partial-sum">
        <w:del w:id="5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91" w:author="PR Preview" w:date="2026-01-01T00:00:00Z">
        <w:r>
          <w:delText xml:space="preserve">).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b/>
            <w:bCs/>
          </w:rPr>
          <w:delText xml:space="preserve">infinite sum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(also called a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rPr>
            <w:b/>
            <w:bCs/>
          </w:rPr>
          <w:delText xml:space="preserve">series</w:delText>
        </w:r>
      </w:del>
      <w:del w:id="600" w:author="PR Preview" w:date="2026-01-01T00:00:00Z">
        <w:r>
          <w:delText xml:space="preserve">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[7]</w:delText>
        </w:r>
      </w:del>
      <w:del w:id="60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is the limit of the partial sums:</w:delText>
        </w:r>
      </w:del>
    </w:p>
    <w:p>
      <w:pPr>
        <w:pStyle w:val="BodyText"/>
      </w:pPr>
      <w:ins w:id="606" w:author="PR Preview" w:date="2026-01-01T00:00:00Z">
        <w:r>
          <w:rPr>
            <w:b/>
            <w:bCs/>
          </w:rPr>
          <w:t xml:space="preserve">Definition 9 (Infinite sum (series))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Let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be a sequence in</w:t>
        </w:r>
      </w:ins>
      <w:ins w:id="6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613" w:author="PR Preview" w:date="2026-01-01T00:00:00Z">
        <w:r>
          <w:t xml:space="preserve">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with partial sums</w:t>
        </w:r>
      </w:ins>
      <w:ins w:id="6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(</w:t>
        </w:r>
      </w:ins>
      <w:hyperlink w:anchor="def-partial-sum">
        <w:ins w:id="61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20" w:author="PR Preview" w:date="2026-01-01T00:00:00Z">
        <w:r>
          <w:t xml:space="preserve">).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The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b/>
            <w:bCs/>
          </w:rPr>
          <w:t xml:space="preserve">infinite sum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(also called a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rPr>
            <w:b/>
            <w:bCs/>
          </w:rPr>
          <w:t xml:space="preserve">series</w:t>
        </w:r>
      </w:ins>
      <w:ins w:id="629" w:author="PR Preview" w:date="2026-01-01T00:00:00Z">
        <w:r>
          <w:t xml:space="preserve">)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[7]</w:t>
        </w:r>
      </w:ins>
      <w:ins w:id="63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is the limit of the partial sums: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3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4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5"/>
    <w:bookmarkStart w:id="56" w:name="exm-infinite-sum"/>
    <w:p>
      <w:pPr>
        <w:pStyle w:val="BodyText"/>
      </w:pPr>
      <w:del w:id="635" w:author="PR Preview" w:date="2026-01-01T00:00:00Z">
        <w:r>
          <w:rPr>
            <w:b/>
            <w:bCs/>
          </w:rPr>
          <w:delText xml:space="preserve">Example 9 (A finite and an infinite sum)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w:del w:id="638" w:author="PR Preview" w:date="2026-01-01T00:00:00Z">
        <w:r>
          <w:delText xml:space="preserve">For</w:delText>
        </w:r>
      </w:del>
      <w:del w:id="63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640" w:author="PR Preview" w:date="2026-01-01T00:00:00Z">
        <w:r>
          <w:delText xml:space="preserve">, the partial sums</w:delText>
        </w:r>
      </w:del>
      <w:del w:id="64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(</w:delText>
        </w:r>
      </w:del>
      <w:hyperlink w:anchor="exm-partial-sum">
        <w:del w:id="644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645" w:author="PR Preview" w:date="2026-01-01T00:00:00Z">
        <w:r>
          <w:delText xml:space="preserve">)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converge to</w:delText>
        </w:r>
      </w:del>
      <w:del w:id="648" w:author="PR Preview" w:date="2026-01-01T00:00:00Z">
        <w:r>
          <w:delText xml:space="preserve"> </w:delText>
        </w:r>
      </w:del>
      <m:oMath>
        <m:r>
          <m:t>1</m:t>
        </m:r>
      </m:oMath>
      <w:del w:id="649" w:author="PR Preview" w:date="2026-01-01T00:00:00Z">
        <w:r>
          <w:delText xml:space="preserve">, because</w:delText>
        </w:r>
      </w:del>
      <w:del w:id="65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del w:id="651" w:author="PR Preview" w:date="2026-01-01T00:00:00Z">
        <w:r>
          <w:delText xml:space="preserve">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So</w:delText>
        </w:r>
      </w:del>
      <w:del w:id="65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del w:id="655" w:author="PR Preview" w:date="2026-01-01T00:00:00Z">
        <w:r>
          <w:delText xml:space="preserve">.</w:delText>
        </w:r>
      </w:del>
    </w:p>
    <w:p>
      <w:pPr>
        <w:pStyle w:val="BodyText"/>
      </w:pPr>
      <w:ins w:id="656" w:author="PR Preview" w:date="2026-01-01T00:00:00Z">
        <w:r>
          <w:rPr>
            <w:b/>
            <w:bCs/>
          </w:rPr>
          <w:t xml:space="preserve">Example 10 (A finite and an infinite sum)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ins w:id="659" w:author="PR Preview" w:date="2026-01-01T00:00:00Z">
        <w:r>
          <w:t xml:space="preserve">For</w:t>
        </w:r>
      </w:ins>
      <w:ins w:id="66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661" w:author="PR Preview" w:date="2026-01-01T00:00:00Z">
        <w:r>
          <w:t xml:space="preserve">, the partial sums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w:anchor="exm-partial-sum">
        <w:ins w:id="665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66" w:author="PR Preview" w:date="2026-01-01T00:00:00Z">
        <w:r>
          <w:t xml:space="preserve">)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converge to</w:t>
        </w:r>
      </w:ins>
      <w:ins w:id="669" w:author="PR Preview" w:date="2026-01-01T00:00:00Z">
        <w:r>
          <w:t xml:space="preserve"> </w:t>
        </w:r>
      </w:ins>
      <m:oMath>
        <m:r>
          <m:t>1</m:t>
        </m:r>
      </m:oMath>
      <w:ins w:id="670" w:author="PR Preview" w:date="2026-01-01T00:00:00Z">
        <w:r>
          <w:t xml:space="preserve">, because</w:t>
        </w:r>
      </w:ins>
      <w:ins w:id="6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ins w:id="672" w:author="PR Preview" w:date="2026-01-01T00:00:00Z">
        <w:r>
          <w:t xml:space="preserve">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So</w:t>
        </w:r>
      </w:ins>
      <w:ins w:id="67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ins w:id="6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6"/>
    <w:bookmarkStart w:id="58" w:name="lem-nonneg-series"/>
    <w:p>
      <w:pPr>
        <w:pStyle w:val="FirstParagraph"/>
      </w:pPr>
      <w:del w:id="677" w:author="PR Preview" w:date="2026-01-01T00:00:00Z">
        <w:r>
          <w:rPr>
            <w:b/>
            <w:bCs/>
          </w:rPr>
          <w:delText xml:space="preserve">Lemma 1 (Sums of non-negative terms)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Let</w:delText>
        </w:r>
      </w:del>
      <w:del w:id="6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be values in</w:delText>
        </w:r>
      </w:del>
      <w:del w:id="68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684" w:author="PR Preview" w:date="2026-01-01T00:00:00Z">
        <w:r>
          <w:delText xml:space="preserve">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with partial sums</w:delText>
        </w:r>
      </w:del>
      <w:del w:id="68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</w:delText>
        </w:r>
      </w:del>
      <w:hyperlink w:anchor="def-partial-sum">
        <w:del w:id="6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91" w:author="PR Preview" w:date="2026-01-01T00:00:00Z">
        <w:r>
          <w:delText xml:space="preserve">),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where</w:delText>
        </w:r>
      </w:del>
      <w:del w:id="69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for every</w:delText>
        </w:r>
      </w:del>
      <w:del w:id="697" w:author="PR Preview" w:date="2026-01-01T00:00:00Z">
        <w:r>
          <w:delText xml:space="preserve"> </w:delText>
        </w:r>
      </w:del>
      <m:oMath>
        <m:r>
          <m:t>x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in</w:delText>
        </w:r>
      </w:del>
      <w:del w:id="70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01" w:author="PR Preview" w:date="2026-01-01T00:00:00Z">
        <w:r>
          <w:delText xml:space="preserve">.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Then the partial sums are</w:delText>
        </w:r>
      </w:del>
      <w:del w:id="704" w:author="PR Preview" w:date="2026-01-01T00:00:00Z">
        <w:r>
          <w:delText xml:space="preserve"> </w:delText>
        </w:r>
      </w:del>
      <w:hyperlink w:anchor="def-non-decreasing">
        <w:del w:id="705" w:author="PR Preview" w:date="2026-01-01T00:00:00Z">
          <w:r>
            <w:rPr>
              <w:rStyle w:val="Hyperlink"/>
            </w:rPr>
            <w:delText xml:space="preserve">non-decreasing</w:delText>
          </w:r>
        </w:del>
      </w:hyperlink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del w:id="708" w:author="PR Preview" w:date="2026-01-01T00:00:00Z">
        <w:r>
          <w:delText xml:space="preserve">,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so their</w:delText>
        </w:r>
      </w:del>
      <w:del w:id="711" w:author="PR Preview" w:date="2026-01-01T00:00:00Z">
        <w:r>
          <w:delText xml:space="preserve"> </w:delText>
        </w:r>
      </w:del>
      <w:hyperlink r:id="rId57">
        <w:del w:id="712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713" w:author="PR Preview" w:date="2026-01-01T00:00:00Z">
        <w:r>
          <w:delText xml:space="preserve">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the infinite sum</w:delText>
        </w:r>
      </w:del>
      <w:del w:id="71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(</w:delText>
        </w:r>
      </w:del>
      <w:hyperlink w:anchor="def-infinite-sum">
        <w:del w:id="71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20" w:author="PR Preview" w:date="2026-01-01T00:00:00Z">
        <w:r>
          <w:delText xml:space="preserve">),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always exists,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and it is either a finite number or</w:delText>
        </w:r>
      </w:del>
      <w:del w:id="72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726" w:author="PR Preview" w:date="2026-01-01T00:00:00Z">
        <w:r>
          <w:delText xml:space="preserve">.</w:delText>
        </w:r>
      </w:del>
    </w:p>
    <w:p>
      <w:pPr>
        <w:pStyle w:val="FirstParagraph"/>
      </w:pPr>
      <w:ins w:id="727" w:author="PR Preview" w:date="2026-01-01T00:00:00Z">
        <w:r>
          <w:rPr>
            <w:b/>
            <w:bCs/>
          </w:rPr>
          <w:t xml:space="preserve">Lemma 1 (Sums of non-negative terms)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Let</w:t>
        </w:r>
      </w:ins>
      <w:ins w:id="73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be values in</w:t>
        </w:r>
      </w:ins>
      <w:ins w:id="73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734" w:author="PR Preview" w:date="2026-01-01T00:00:00Z">
        <w:r>
          <w:t xml:space="preserve">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with partial sums</w:t>
        </w:r>
      </w:ins>
      <w:ins w:id="73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(</w:t>
        </w:r>
      </w:ins>
      <w:hyperlink w:anchor="def-partial-sum">
        <w:ins w:id="74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41" w:author="PR Preview" w:date="2026-01-01T00:00:00Z">
        <w:r>
          <w:t xml:space="preserve">),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where</w:t>
        </w:r>
      </w:ins>
      <w:ins w:id="7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for every</w:t>
        </w:r>
      </w:ins>
      <w:ins w:id="747" w:author="PR Preview" w:date="2026-01-01T00:00:00Z">
        <w:r>
          <w:t xml:space="preserve"> </w:t>
        </w:r>
      </w:ins>
      <m:oMath>
        <m:r>
          <m:t>x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in</w:t>
        </w:r>
      </w:ins>
      <w:ins w:id="75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751" w:author="PR Preview" w:date="2026-01-01T00:00:00Z">
        <w:r>
          <w:t xml:space="preserve">.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Then the partial sums are</w:t>
        </w:r>
      </w:ins>
      <w:ins w:id="754" w:author="PR Preview" w:date="2026-01-01T00:00:00Z">
        <w:r>
          <w:t xml:space="preserve"> </w:t>
        </w:r>
      </w:ins>
      <w:hyperlink w:anchor="def-non-decreasing">
        <w:ins w:id="755" w:author="PR Preview" w:date="2026-01-01T00:00:00Z">
          <w:r>
            <w:rPr>
              <w:rStyle w:val="Hyperlink"/>
            </w:rPr>
            <w:t xml:space="preserve">non-decreasing</w:t>
          </w:r>
        </w:ins>
      </w:hyperlink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so their</w:t>
        </w:r>
      </w:ins>
      <w:ins w:id="761" w:author="PR Preview" w:date="2026-01-01T00:00:00Z">
        <w:r>
          <w:t xml:space="preserve"> </w:t>
        </w:r>
      </w:ins>
      <w:hyperlink r:id="rId57">
        <w:ins w:id="76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763" w:author="PR Preview" w:date="2026-01-01T00:00:00Z">
        <w:r>
          <w:t xml:space="preserve">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the infinite sum</w:t>
        </w:r>
      </w:ins>
      <w:ins w:id="76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(</w:t>
        </w:r>
      </w:ins>
      <w:hyperlink w:anchor="def-infinite-sum">
        <w:ins w:id="76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70" w:author="PR Preview" w:date="2026-01-01T00:00:00Z">
        <w:r>
          <w:t xml:space="preserve">),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always exists,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and it is either a finite number or</w:t>
        </w:r>
      </w:ins>
      <w:ins w:id="77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76" w:author="PR Preview" w:date="2026-01-01T00:00:00Z">
        <w:r>
          <w:t xml:space="preserve">.</w:t>
        </w:r>
      </w:ins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79" w:name="additivity"/>
    <w:p>
      <w:pPr>
        <w:pStyle w:val="Heading2"/>
      </w:pPr>
      <w:r>
        <w:t xml:space="preserve">4 Additivity</w:t>
      </w:r>
    </w:p>
    <w:bookmarkStart w:id="63" w:name="def-finite-additivity"/>
    <w:p>
      <w:pPr>
        <w:pStyle w:val="FirstParagraph"/>
      </w:pPr>
      <w:del w:id="777" w:author="PR Preview" w:date="2026-01-01T00:00:00Z">
        <w:r>
          <w:rPr>
            <w:b/>
            <w:bCs/>
          </w:rPr>
          <w:delText xml:space="preserve">Definition 9 (Finite additivity)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Let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be a</w:delText>
        </w:r>
      </w:del>
      <w:del w:id="783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78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on a set</w:delText>
        </w:r>
      </w:del>
      <w:del w:id="787" w:author="PR Preview" w:date="2026-01-01T00:00:00Z">
        <w:r>
          <w:delText xml:space="preserve"> </w:delText>
        </w:r>
      </w:del>
      <m:oMath>
        <m:r>
          <m:t>S</m:t>
        </m:r>
      </m:oMath>
      <w:del w:id="788" w:author="PR Preview" w:date="2026-01-01T00:00:00Z">
        <w:r>
          <w:delText xml:space="preserve">.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</w:delText>
        </w:r>
      </w:del>
      <w:del w:id="791" w:author="PR Preview" w:date="2026-01-01T00:00:00Z">
        <w:r>
          <w:delText xml:space="preserve"> </w:delText>
        </w:r>
      </w:del>
      <w:hyperlink r:id="rId62">
        <w:del w:id="79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9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with values in the</w:delText>
        </w:r>
      </w:del>
      <w:del w:id="797" w:author="PR Preview" w:date="2026-01-01T00:00:00Z">
        <w:r>
          <w:delText xml:space="preserve"> </w:delText>
        </w:r>
      </w:del>
      <w:hyperlink r:id="rId47">
        <w:del w:id="798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799" w:author="PR Preview" w:date="2026-01-01T00:00:00Z">
        <w:r>
          <w:delText xml:space="preserve">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is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rPr>
            <w:b/>
            <w:bCs/>
          </w:rPr>
          <w:delText xml:space="preserve">finitely additive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[9]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if, for every finite collection of</w:delText>
        </w:r>
      </w:del>
      <w:del w:id="808" w:author="PR Preview" w:date="2026-01-01T00:00:00Z">
        <w:r>
          <w:delText xml:space="preserve"> </w:delText>
        </w:r>
      </w:del>
      <w:hyperlink w:anchor="def-pairwise-disjoint">
        <w:del w:id="809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sets</w:delText>
        </w:r>
      </w:del>
      <w:del w:id="81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in</w:delText>
        </w:r>
      </w:del>
      <w:del w:id="8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16" w:author="PR Preview" w:date="2026-01-01T00:00:00Z">
        <w:r>
          <w:delText xml:space="preserve">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819" w:author="PR Preview" w:date="2026-01-01T00:00:00Z">
        <w:r>
          <w:rPr>
            <w:b/>
            <w:bCs/>
          </w:rPr>
          <w:delText xml:space="preserve">Example 10 (Counting elements is finitely additive)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For the die rolls</w:delText>
        </w:r>
      </w:del>
      <w:del w:id="82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(</w:delText>
        </w:r>
      </w:del>
      <w:hyperlink r:id="rId18">
        <w:del w:id="825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826" w:author="PR Preview" w:date="2026-01-01T00:00:00Z">
        <w:r>
          <w:delText xml:space="preserve">),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let</w:delText>
        </w:r>
      </w:del>
      <w:del w:id="82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830" w:author="PR Preview" w:date="2026-01-01T00:00:00Z">
        <w:r>
          <w:delText xml:space="preserve">, the number of elements of</w:delText>
        </w:r>
      </w:del>
      <w:del w:id="831" w:author="PR Preview" w:date="2026-01-01T00:00:00Z">
        <w:r>
          <w:delText xml:space="preserve"> </w:delText>
        </w:r>
      </w:del>
      <m:oMath>
        <m:r>
          <m:t>A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(</w:delText>
        </w:r>
      </w:del>
      <w:hyperlink r:id="rId64">
        <w:del w:id="834" w:author="PR Preview" w:date="2026-01-01T00:00:00Z">
          <w:r>
            <w:rPr>
              <w:rStyle w:val="Hyperlink"/>
            </w:rPr>
            <w:delText xml:space="preserve">cardinality</w:delText>
          </w:r>
        </w:del>
      </w:hyperlink>
      <w:del w:id="835" w:author="PR Preview" w:date="2026-01-01T00:00:00Z">
        <w:r>
          <w:delText xml:space="preserve">),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for each set</w:delText>
        </w:r>
      </w:del>
      <w:del w:id="838" w:author="PR Preview" w:date="2026-01-01T00:00:00Z">
        <w:r>
          <w:delText xml:space="preserve"> </w:delText>
        </w:r>
      </w:del>
      <m:oMath>
        <m:r>
          <m:t>A</m:t>
        </m:r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in the</w:delText>
        </w:r>
      </w:del>
      <w:del w:id="841" w:author="PR Preview" w:date="2026-01-01T00:00:00Z">
        <w:r>
          <w:delText xml:space="preserve"> </w:delText>
        </w:r>
      </w:del>
      <m:oMath>
        <m:r>
          <m:t>σ</m:t>
        </m:r>
      </m:oMath>
      <w:del w:id="842" w:author="PR Preview" w:date="2026-01-01T00:00:00Z">
        <w:r>
          <w:delText xml:space="preserve">-algebra of all subsets of</w:delText>
        </w:r>
      </w:del>
      <w:del w:id="843" w:author="PR Preview" w:date="2026-01-01T00:00:00Z">
        <w:r>
          <w:delText xml:space="preserve"> </w:delText>
        </w:r>
      </w:del>
      <m:oMath>
        <m:r>
          <m:t>D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(</w:delText>
        </w:r>
      </w:del>
      <w:hyperlink w:anchor="exm-sigma-algebra">
        <w:del w:id="84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47" w:author="PR Preview" w:date="2026-01-01T00:00:00Z">
        <w:r>
          <w:delText xml:space="preserve">).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The sets</w:delText>
        </w:r>
      </w:del>
      <w:del w:id="85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and</w:delText>
        </w:r>
      </w:del>
      <w:del w:id="8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are pairwise disjoint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(</w:delText>
        </w:r>
      </w:del>
      <w:hyperlink w:anchor="exm-pairwise-disjoint">
        <w:del w:id="85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59" w:author="PR Preview" w:date="2026-01-01T00:00:00Z">
        <w:r>
          <w:delText xml:space="preserve">), and:</w:delText>
        </w:r>
      </w:del>
    </w:p>
    <w:p>
      <w:pPr>
        <w:pStyle w:val="FirstParagraph"/>
      </w:pPr>
      <w:ins w:id="860" w:author="PR Preview" w:date="2026-01-01T00:00:00Z">
        <w:r>
          <w:rPr>
            <w:b/>
            <w:bCs/>
          </w:rPr>
          <w:t xml:space="preserve">Definition 10 (Finite additivity)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Let</w:t>
        </w:r>
      </w:ins>
      <w:ins w:id="8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be a</w:t>
        </w:r>
      </w:ins>
      <w:ins w:id="866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867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on a set</w:t>
        </w:r>
      </w:ins>
      <w:ins w:id="870" w:author="PR Preview" w:date="2026-01-01T00:00:00Z">
        <w:r>
          <w:t xml:space="preserve"> </w:t>
        </w:r>
      </w:ins>
      <m:oMath>
        <m:r>
          <m:t>S</m:t>
        </m:r>
      </m:oMath>
      <w:ins w:id="871" w:author="PR Preview" w:date="2026-01-01T00:00:00Z">
        <w:r>
          <w:t xml:space="preserve">.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</w:t>
        </w:r>
      </w:ins>
      <w:ins w:id="874" w:author="PR Preview" w:date="2026-01-01T00:00:00Z">
        <w:r>
          <w:t xml:space="preserve"> </w:t>
        </w:r>
      </w:ins>
      <w:hyperlink r:id="rId62">
        <w:ins w:id="87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7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with values in the</w:t>
        </w:r>
      </w:ins>
      <w:ins w:id="880" w:author="PR Preview" w:date="2026-01-01T00:00:00Z">
        <w:r>
          <w:t xml:space="preserve"> </w:t>
        </w:r>
      </w:ins>
      <w:hyperlink r:id="rId47">
        <w:ins w:id="881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882" w:author="PR Preview" w:date="2026-01-01T00:00:00Z">
        <w:r>
          <w:t xml:space="preserve">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rPr>
            <w:b/>
            <w:bCs/>
          </w:rPr>
          <w:t xml:space="preserve">finitely additive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[9]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if, for every finite collection of</w:t>
        </w:r>
      </w:ins>
      <w:ins w:id="891" w:author="PR Preview" w:date="2026-01-01T00:00:00Z">
        <w:r>
          <w:t xml:space="preserve"> </w:t>
        </w:r>
      </w:ins>
      <w:hyperlink w:anchor="def-pairwise-disjoint">
        <w:ins w:id="892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sets</w:t>
        </w:r>
      </w:ins>
      <w:ins w:id="89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in</w:t>
        </w:r>
      </w:ins>
      <w:ins w:id="8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99" w:author="PR Preview" w:date="2026-01-01T00:00:00Z">
        <w:r>
          <w:t xml:space="preserve">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5" w:name="exm-finite-additivity"/>
    <w:p>
      <w:pPr>
        <w:pStyle w:val="FirstParagraph"/>
      </w:pPr>
      <w:ins w:id="902" w:author="PR Preview" w:date="2026-01-01T00:00:00Z">
        <w:r>
          <w:rPr>
            <w:b/>
            <w:bCs/>
          </w:rPr>
          <w:t xml:space="preserve">Example 11 (Counting elements is finitely additive)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For the die rolls</w:t>
        </w:r>
      </w:ins>
      <w:ins w:id="90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(</w:t>
        </w:r>
      </w:ins>
      <w:hyperlink r:id="rId18">
        <w:ins w:id="908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909" w:author="PR Preview" w:date="2026-01-01T00:00:00Z">
        <w:r>
          <w:t xml:space="preserve">),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let</w:t>
        </w:r>
      </w:ins>
      <w:ins w:id="91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913" w:author="PR Preview" w:date="2026-01-01T00:00:00Z">
        <w:r>
          <w:t xml:space="preserve">, the number of elements of</w:t>
        </w:r>
      </w:ins>
      <w:ins w:id="914" w:author="PR Preview" w:date="2026-01-01T00:00:00Z">
        <w:r>
          <w:t xml:space="preserve"> </w:t>
        </w:r>
      </w:ins>
      <m:oMath>
        <m:r>
          <m:t>A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</w:t>
        </w:r>
      </w:ins>
      <w:hyperlink r:id="rId64">
        <w:ins w:id="917" w:author="PR Preview" w:date="2026-01-01T00:00:00Z">
          <w:r>
            <w:rPr>
              <w:rStyle w:val="Hyperlink"/>
            </w:rPr>
            <w:t xml:space="preserve">cardinality</w:t>
          </w:r>
        </w:ins>
      </w:hyperlink>
      <w:ins w:id="918" w:author="PR Preview" w:date="2026-01-01T00:00:00Z">
        <w:r>
          <w:t xml:space="preserve">),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for each set</w:t>
        </w:r>
      </w:ins>
      <w:ins w:id="921" w:author="PR Preview" w:date="2026-01-01T00:00:00Z">
        <w:r>
          <w:t xml:space="preserve"> </w:t>
        </w:r>
      </w:ins>
      <m:oMath>
        <m:r>
          <m:t>A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in the</w:t>
        </w:r>
      </w:ins>
      <w:ins w:id="924" w:author="PR Preview" w:date="2026-01-01T00:00:00Z">
        <w:r>
          <w:t xml:space="preserve"> </w:t>
        </w:r>
      </w:ins>
      <m:oMath>
        <m:r>
          <m:t>σ</m:t>
        </m:r>
      </m:oMath>
      <w:ins w:id="925" w:author="PR Preview" w:date="2026-01-01T00:00:00Z">
        <w:r>
          <w:t xml:space="preserve">-algebra of all subsets of</w:t>
        </w:r>
      </w:ins>
      <w:ins w:id="926" w:author="PR Preview" w:date="2026-01-01T00:00:00Z">
        <w:r>
          <w:t xml:space="preserve"> </w:t>
        </w:r>
      </w:ins>
      <m:oMath>
        <m:r>
          <m:t>D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(</w:t>
        </w:r>
      </w:ins>
      <w:hyperlink w:anchor="exm-sigma-algebra">
        <w:ins w:id="92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930" w:author="PR Preview" w:date="2026-01-01T00:00:00Z">
        <w:r>
          <w:t xml:space="preserve">).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sets</w:t>
        </w:r>
      </w:ins>
      <w:ins w:id="9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and</w:t>
        </w:r>
      </w:ins>
      <w:ins w:id="93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are pairwise disjoint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(</w:t>
        </w:r>
      </w:ins>
      <w:hyperlink w:anchor="exm-pairwise-disjoint">
        <w:ins w:id="941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942" w:author="PR Preview" w:date="2026-01-01T00:00:00Z">
        <w:r>
          <w:t xml:space="preserve">),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5"/>
    <w:bookmarkStart w:id="66" w:name="exm-not-finitely-additive"/>
    <w:p>
      <w:pPr>
        <w:pStyle w:val="BodyText"/>
      </w:pPr>
      <w:del w:id="943" w:author="PR Preview" w:date="2026-01-01T00:00:00Z">
        <w:r>
          <w:rPr>
            <w:b/>
            <w:bCs/>
          </w:rPr>
          <w:delText xml:space="preserve">Example 11 (Squaring the count is not finitely additive)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On the same</w:delText>
        </w:r>
      </w:del>
      <w:del w:id="946" w:author="PR Preview" w:date="2026-01-01T00:00:00Z">
        <w:r>
          <w:delText xml:space="preserve"> </w:delText>
        </w:r>
      </w:del>
      <m:oMath>
        <m:r>
          <m:t>σ</m:t>
        </m:r>
      </m:oMath>
      <w:del w:id="947" w:author="PR Preview" w:date="2026-01-01T00:00:00Z">
        <w:r>
          <w:delText xml:space="preserve">-algebra, let</w:delText>
        </w:r>
      </w:del>
      <w:del w:id="948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The sets</w:delText>
        </w:r>
      </w:del>
      <w:del w:id="9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and</w:delText>
        </w:r>
      </w:del>
      <w:del w:id="9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are pairwise disjoint, but</w:delText>
        </w:r>
      </w:del>
    </w:p>
    <w:p>
      <w:pPr>
        <w:pStyle w:val="BodyText"/>
      </w:pPr>
      <w:ins w:id="958" w:author="PR Preview" w:date="2026-01-01T00:00:00Z">
        <w:r>
          <w:rPr>
            <w:b/>
            <w:bCs/>
          </w:rPr>
          <w:t xml:space="preserve">Example 12 (Squaring the count is not finitely additive)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On the same</w:t>
        </w:r>
      </w:ins>
      <w:ins w:id="961" w:author="PR Preview" w:date="2026-01-01T00:00:00Z">
        <w:r>
          <w:t xml:space="preserve"> </w:t>
        </w:r>
      </w:ins>
      <m:oMath>
        <m:r>
          <m:t>σ</m:t>
        </m:r>
      </m:oMath>
      <w:ins w:id="962" w:author="PR Preview" w:date="2026-01-01T00:00:00Z">
        <w:r>
          <w:t xml:space="preserve">-algebra, let</w:t>
        </w:r>
      </w:ins>
      <w:ins w:id="963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964" w:author="PR Preview" w:date="2026-01-01T00:00:00Z">
        <w:r>
          <w:t xml:space="preserve">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The sets</w:t>
        </w:r>
      </w:ins>
      <w:ins w:id="96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and</w:t>
        </w:r>
      </w:ins>
      <w:ins w:id="9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are pairwise disjoint,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6"/>
    <w:bookmarkStart w:id="67" w:name="def-countable-additivity"/>
    <w:p>
      <w:pPr>
        <w:pStyle w:val="BodyText"/>
      </w:pPr>
      <w:del w:id="973" w:author="PR Preview" w:date="2026-01-01T00:00:00Z">
        <w:r>
          <w:rPr>
            <w:b/>
            <w:bCs/>
          </w:rPr>
          <w:delText xml:space="preserve">Definition 10 (Countable additivity (</w:delText>
        </w:r>
      </w:del>
      <m:oMath>
        <m:r>
          <m:t>σ</m:t>
        </m:r>
      </m:oMath>
      <w:del w:id="974" w:author="PR Preview" w:date="2026-01-01T00:00:00Z">
        <w:r>
          <w:rPr>
            <w:b/>
            <w:bCs/>
          </w:rPr>
          <w:delText xml:space="preserve">-additivity))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Let</w:delText>
        </w:r>
      </w:del>
      <w:del w:id="9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be a</w:delText>
        </w:r>
      </w:del>
      <w:del w:id="980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98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on a set</w:delText>
        </w:r>
      </w:del>
      <w:del w:id="984" w:author="PR Preview" w:date="2026-01-01T00:00:00Z">
        <w:r>
          <w:delText xml:space="preserve"> </w:delText>
        </w:r>
      </w:del>
      <m:oMath>
        <m:r>
          <m:t>S</m:t>
        </m:r>
      </m:oMath>
      <w:del w:id="985" w:author="PR Preview" w:date="2026-01-01T00:00:00Z">
        <w:r>
          <w:delText xml:space="preserve">.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A function</w:delText>
        </w:r>
      </w:del>
      <w:del w:id="98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rPr>
            <w:b/>
            <w:bCs/>
          </w:rPr>
          <w:delText xml:space="preserve">countably additive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[9]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(also called</w:delText>
        </w:r>
      </w:del>
      <w:del w:id="997" w:author="PR Preview" w:date="2026-01-01T00:00:00Z">
        <w:r>
          <w:delText xml:space="preserve"> </w:delText>
        </w:r>
      </w:del>
      <m:oMath>
        <m:r>
          <m:t>σ</m:t>
        </m:r>
      </m:oMath>
      <w:del w:id="998" w:author="PR Preview" w:date="2026-01-01T00:00:00Z">
        <w:r>
          <w:rPr>
            <w:b/>
            <w:bCs/>
          </w:rPr>
          <w:delText xml:space="preserve">-additive</w:delText>
        </w:r>
      </w:del>
      <w:del w:id="999" w:author="PR Preview" w:date="2026-01-01T00:00:00Z">
        <w:r>
          <w:delText xml:space="preserve">)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if, for every sequence of</w:delText>
        </w:r>
      </w:del>
      <w:del w:id="1002" w:author="PR Preview" w:date="2026-01-01T00:00:00Z">
        <w:r>
          <w:delText xml:space="preserve"> </w:delText>
        </w:r>
      </w:del>
      <w:hyperlink w:anchor="def-pairwise-disjoint">
        <w:del w:id="1003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sets</w:delText>
        </w:r>
      </w:del>
      <w:del w:id="100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in</w:delText>
        </w:r>
      </w:del>
      <w:del w:id="10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013" w:author="PR Preview" w:date="2026-01-01T00:00:00Z">
        <w:r>
          <w:rPr>
            <w:b/>
            <w:bCs/>
          </w:rPr>
          <w:delText xml:space="preserve">Example 12 (Counting elements is countably additive)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For the counting function</w:delText>
        </w:r>
      </w:del>
      <w:del w:id="101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of</w:delText>
        </w:r>
      </w:del>
      <w:del w:id="1019" w:author="PR Preview" w:date="2026-01-01T00:00:00Z">
        <w:r>
          <w:delText xml:space="preserve"> </w:delText>
        </w:r>
      </w:del>
      <w:hyperlink w:anchor="exm-finite-additivity">
        <w:del w:id="102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021" w:author="PR Preview" w:date="2026-01-01T00:00:00Z">
        <w:r>
          <w:delText xml:space="preserve">,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take any sequence of pairwise disjoint sets</w:delText>
        </w:r>
      </w:del>
      <w:del w:id="10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25" w:author="PR Preview" w:date="2026-01-01T00:00:00Z">
        <w:r>
          <w:delText xml:space="preserve">.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No two of them share an element, and</w:delText>
        </w:r>
      </w:del>
      <w:del w:id="1028" w:author="PR Preview" w:date="2026-01-01T00:00:00Z">
        <w:r>
          <w:delText xml:space="preserve"> </w:delText>
        </w:r>
      </w:del>
      <m:oMath>
        <m:r>
          <m:t>D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has only six elements,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so at most six of the</w:delText>
        </w:r>
      </w:del>
      <w:del w:id="10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contain any elements;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the rest are</w:delText>
        </w:r>
      </w:del>
      <w:del w:id="103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039" w:author="PR Preview" w:date="2026-01-01T00:00:00Z">
        <w:r>
          <w:delText xml:space="preserve">, with</w:delText>
        </w:r>
      </w:del>
      <w:del w:id="104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41" w:author="PR Preview" w:date="2026-01-01T00:00:00Z">
        <w:r>
          <w:delText xml:space="preserve">.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The infinite sum therefore has at most six nonzero terms,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and finite additivity (</w:delText>
        </w:r>
      </w:del>
      <w:hyperlink w:anchor="exm-finite-additivity">
        <w:del w:id="104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047" w:author="PR Preview" w:date="2026-01-01T00:00:00Z">
        <w:r>
          <w:delText xml:space="preserve">) shows that those terms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add up to</w:delText>
        </w:r>
      </w:del>
      <w:del w:id="1050" w:author="PR Preview" w:date="2026-01-01T00:00:00Z">
        <w:r>
          <w:delText xml:space="preserve"> </w:delText>
        </w:r>
      </w:del>
      <m:oMath>
        <m:r>
          <m:t>μ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of the union.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So</w:delText>
        </w:r>
      </w:del>
      <w:del w:id="1055" w:author="PR Preview" w:date="2026-01-01T00:00:00Z">
        <w:r>
          <w:delText xml:space="preserve"> </w:delText>
        </w:r>
      </w:del>
      <m:oMath>
        <m:r>
          <m:t>μ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is countably additive.</w:delText>
        </w:r>
      </w:del>
    </w:p>
    <w:p>
      <w:pPr>
        <w:pStyle w:val="BodyText"/>
      </w:pPr>
      <w:del w:id="1058" w:author="PR Preview" w:date="2026-01-01T00:00:00Z">
        <w:r>
          <w:rPr>
            <w:i/>
            <w:iCs/>
          </w:rPr>
          <w:delText xml:space="preserve">Remark 3</w:delText>
        </w:r>
      </w:del>
      <w:del w:id="1059" w:author="PR Preview" w:date="2026-01-01T00:00:00Z">
        <w:r>
          <w:delText xml:space="preserve"> (The sum in countable additivity always has a value). </w:delText>
        </w:r>
      </w:del>
      <w:del w:id="1060" w:author="PR Preview" w:date="2026-01-01T00:00:00Z">
        <w:r>
          <w:delText xml:space="preserve">By</w:delText>
        </w:r>
      </w:del>
      <w:del w:id="1061" w:author="PR Preview" w:date="2026-01-01T00:00:00Z">
        <w:r>
          <w:delText xml:space="preserve"> </w:delText>
        </w:r>
      </w:del>
      <w:hyperlink w:anchor="lem-nonneg-series">
        <w:del w:id="106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063" w:author="PR Preview" w:date="2026-01-01T00:00:00Z">
        <w:r>
          <w:delText xml:space="preserve">,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 right-hand side of the equation in</w:delText>
        </w:r>
      </w:del>
      <w:del w:id="1066" w:author="PR Preview" w:date="2026-01-01T00:00:00Z">
        <w:r>
          <w:delText xml:space="preserve"> </w:delText>
        </w:r>
      </w:del>
      <w:hyperlink w:anchor="def-countable-additivity">
        <w:del w:id="106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068" w:author="PR Preview" w:date="2026-01-01T00:00:00Z">
        <w:r>
          <w:delText xml:space="preserve">,</w:delText>
        </w:r>
      </w:del>
      <w:del w:id="106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070" w:author="PR Preview" w:date="2026-01-01T00:00:00Z">
        <w:r>
          <w:delText xml:space="preserve">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always has a value,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because each</w:delText>
        </w:r>
      </w:del>
      <w:del w:id="107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is in</w:delText>
        </w:r>
      </w:del>
      <w:del w:id="10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079" w:author="PR Preview" w:date="2026-01-01T00:00:00Z">
        <w:r>
          <w:delText xml:space="preserve">.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For example, if</w:delText>
        </w:r>
      </w:del>
      <w:del w:id="108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for each</w:delText>
        </w:r>
      </w:del>
      <w:del w:id="1085" w:author="PR Preview" w:date="2026-01-01T00:00:00Z">
        <w:r>
          <w:delText xml:space="preserve"> </w:delText>
        </w:r>
      </w:del>
      <m:oMath>
        <m:r>
          <m:t>i</m:t>
        </m:r>
      </m:oMath>
      <w:del w:id="1086" w:author="PR Preview" w:date="2026-01-01T00:00:00Z">
        <w:r>
          <w:delText xml:space="preserve">,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the partial sums are</w:delText>
        </w:r>
      </w:del>
      <w:del w:id="108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1090" w:author="PR Preview" w:date="2026-01-01T00:00:00Z">
        <w:r>
          <w:delText xml:space="preserve">, and the sum is</w:delText>
        </w:r>
      </w:del>
      <w:del w:id="1091" w:author="PR Preview" w:date="2026-01-01T00:00:00Z">
        <w:r>
          <w:delText xml:space="preserve"> </w:delText>
        </w:r>
      </w:del>
      <m:oMath>
        <m:r>
          <m:t>1</m:t>
        </m:r>
      </m:oMath>
      <w:del w:id="1092" w:author="PR Preview" w:date="2026-01-01T00:00:00Z">
        <w:r>
          <w:delText xml:space="preserve">;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if</w:delText>
        </w:r>
      </w:del>
      <w:del w:id="109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for each</w:delText>
        </w:r>
      </w:del>
      <w:del w:id="1098" w:author="PR Preview" w:date="2026-01-01T00:00:00Z">
        <w:r>
          <w:delText xml:space="preserve"> </w:delText>
        </w:r>
      </w:del>
      <m:oMath>
        <m:r>
          <m:t>i</m:t>
        </m:r>
      </m:oMath>
      <w:del w:id="1099" w:author="PR Preview" w:date="2026-01-01T00:00:00Z">
        <w:r>
          <w:delText xml:space="preserve">,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the partial sums are</w:delText>
        </w:r>
      </w:del>
      <w:del w:id="110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103" w:author="PR Preview" w:date="2026-01-01T00:00:00Z">
        <w:r>
          <w:delText xml:space="preserve">, and the sum is</w:delText>
        </w:r>
      </w:del>
      <w:del w:id="110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105" w:author="PR Preview" w:date="2026-01-01T00:00:00Z">
        <w:r>
          <w:delText xml:space="preserve">.</w:delText>
        </w:r>
      </w:del>
    </w:p>
    <w:p>
      <w:pPr>
        <w:pStyle w:val="BodyText"/>
      </w:pPr>
      <w:ins w:id="1106" w:author="PR Preview" w:date="2026-01-01T00:00:00Z">
        <w:r>
          <w:rPr>
            <w:b/>
            <w:bCs/>
          </w:rPr>
          <w:t xml:space="preserve">Definition 11 (Countable additivity (</w:t>
        </w:r>
      </w:ins>
      <m:oMath>
        <m:r>
          <m:t>σ</m:t>
        </m:r>
      </m:oMath>
      <w:ins w:id="1107" w:author="PR Preview" w:date="2026-01-01T00:00:00Z">
        <w:r>
          <w:rPr>
            <w:b/>
            <w:bCs/>
          </w:rPr>
          <w:t xml:space="preserve">-additivity))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Let</w:t>
        </w:r>
      </w:ins>
      <w:ins w:id="11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be a</w:t>
        </w:r>
      </w:ins>
      <w:ins w:id="1113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114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on a set</w:t>
        </w:r>
      </w:ins>
      <w:ins w:id="1117" w:author="PR Preview" w:date="2026-01-01T00:00:00Z">
        <w:r>
          <w:t xml:space="preserve"> </w:t>
        </w:r>
      </w:ins>
      <m:oMath>
        <m:r>
          <m:t>S</m:t>
        </m:r>
      </m:oMath>
      <w:ins w:id="1118" w:author="PR Preview" w:date="2026-01-01T00:00:00Z">
        <w:r>
          <w:t xml:space="preserve">.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A function</w:t>
        </w:r>
      </w:ins>
      <w:ins w:id="112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is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rPr>
            <w:b/>
            <w:bCs/>
          </w:rPr>
          <w:t xml:space="preserve">countably additive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[9]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(also called</w:t>
        </w:r>
      </w:ins>
      <w:ins w:id="1130" w:author="PR Preview" w:date="2026-01-01T00:00:00Z">
        <w:r>
          <w:t xml:space="preserve"> </w:t>
        </w:r>
      </w:ins>
      <m:oMath>
        <m:r>
          <m:t>σ</m:t>
        </m:r>
      </m:oMath>
      <w:ins w:id="1131" w:author="PR Preview" w:date="2026-01-01T00:00:00Z">
        <w:r>
          <w:rPr>
            <w:b/>
            <w:bCs/>
          </w:rPr>
          <w:t xml:space="preserve">-additive</w:t>
        </w:r>
      </w:ins>
      <w:ins w:id="1132" w:author="PR Preview" w:date="2026-01-01T00:00:00Z">
        <w:r>
          <w:t xml:space="preserve">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if, for every sequence of</w:t>
        </w:r>
      </w:ins>
      <w:ins w:id="1135" w:author="PR Preview" w:date="2026-01-01T00:00:00Z">
        <w:r>
          <w:t xml:space="preserve"> </w:t>
        </w:r>
      </w:ins>
      <w:hyperlink w:anchor="def-pairwise-disjoint">
        <w:ins w:id="1136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sets</w:t>
        </w:r>
      </w:ins>
      <w:ins w:id="113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in</w:t>
        </w:r>
      </w:ins>
      <w:ins w:id="11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43" w:author="PR Preview" w:date="2026-01-01T00:00:00Z">
        <w:r>
          <w:t xml:space="preserve">,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7"/>
    <w:bookmarkStart w:id="68" w:name="exm-countable-additivity"/>
    <w:p>
      <w:pPr>
        <w:pStyle w:val="FirstParagraph"/>
      </w:pPr>
      <w:ins w:id="1146" w:author="PR Preview" w:date="2026-01-01T00:00:00Z">
        <w:r>
          <w:rPr>
            <w:b/>
            <w:bCs/>
          </w:rPr>
          <w:t xml:space="preserve">Example 13 (Counting elements is countably additive)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For the counting function</w:t>
        </w:r>
      </w:ins>
      <w:ins w:id="114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of</w:t>
        </w:r>
      </w:ins>
      <w:ins w:id="1152" w:author="PR Preview" w:date="2026-01-01T00:00:00Z">
        <w:r>
          <w:t xml:space="preserve"> </w:t>
        </w:r>
      </w:ins>
      <w:hyperlink w:anchor="exm-finite-additivity">
        <w:ins w:id="1153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54" w:author="PR Preview" w:date="2026-01-01T00:00:00Z">
        <w:r>
          <w:t xml:space="preserve">,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take any sequence of pairwise disjoint sets</w:t>
        </w:r>
      </w:ins>
      <w:ins w:id="11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No two of them share an element, and</w:t>
        </w:r>
      </w:ins>
      <w:ins w:id="1161" w:author="PR Preview" w:date="2026-01-01T00:00:00Z">
        <w:r>
          <w:t xml:space="preserve"> </w:t>
        </w:r>
      </w:ins>
      <m:oMath>
        <m:r>
          <m:t>D</m:t>
        </m:r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has only six elements,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so at most six of the</w:t>
        </w:r>
      </w:ins>
      <w:ins w:id="11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contain any elements;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the rest are</w:t>
        </w:r>
      </w:ins>
      <w:ins w:id="117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172" w:author="PR Preview" w:date="2026-01-01T00:00:00Z">
        <w:r>
          <w:t xml:space="preserve">, with</w:t>
        </w:r>
      </w:ins>
      <w:ins w:id="117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74" w:author="PR Preview" w:date="2026-01-01T00:00:00Z">
        <w:r>
          <w:t xml:space="preserve">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 infinite sum therefore has at most six nonzero terms,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 finite additivity (</w:t>
        </w:r>
      </w:ins>
      <w:hyperlink w:anchor="exm-finite-additivity">
        <w:ins w:id="117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80" w:author="PR Preview" w:date="2026-01-01T00:00:00Z">
        <w:r>
          <w:t xml:space="preserve">) shows that those terms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add up to</w:t>
        </w:r>
      </w:ins>
      <w:ins w:id="1183" w:author="PR Preview" w:date="2026-01-01T00:00:00Z">
        <w:r>
          <w:t xml:space="preserve"> </w:t>
        </w:r>
      </w:ins>
      <m:oMath>
        <m:r>
          <m:t>μ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of the union.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So</w:t>
        </w:r>
      </w:ins>
      <w:ins w:id="1188" w:author="PR Preview" w:date="2026-01-01T00:00:00Z">
        <w:r>
          <w:t xml:space="preserve"> </w:t>
        </w:r>
      </w:ins>
      <m:oMath>
        <m:r>
          <m:t>μ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is countably additive.</w:t>
        </w:r>
      </w:ins>
    </w:p>
    <w:bookmarkEnd w:id="68"/>
    <w:bookmarkStart w:id="69" w:name="rem-countable-additivity-sum-exists"/>
    <w:p>
      <w:pPr>
        <w:pStyle w:val="BodyText"/>
      </w:pPr>
      <w:ins w:id="1191" w:author="PR Preview" w:date="2026-01-01T00:00:00Z">
        <w:r>
          <w:rPr>
            <w:i/>
            <w:iCs/>
          </w:rPr>
          <w:t xml:space="preserve">Remark 3</w:t>
        </w:r>
      </w:ins>
      <w:ins w:id="1192" w:author="PR Preview" w:date="2026-01-01T00:00:00Z">
        <w:r>
          <w:t xml:space="preserve"> (The sum in countable additivity always has a value). </w:t>
        </w:r>
      </w:ins>
      <w:ins w:id="1193" w:author="PR Preview" w:date="2026-01-01T00:00:00Z">
        <w:r>
          <w:t xml:space="preserve">By</w:t>
        </w:r>
      </w:ins>
      <w:ins w:id="1194" w:author="PR Preview" w:date="2026-01-01T00:00:00Z">
        <w:r>
          <w:t xml:space="preserve"> </w:t>
        </w:r>
      </w:ins>
      <w:hyperlink w:anchor="lem-nonneg-series">
        <w:ins w:id="11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196" w:author="PR Preview" w:date="2026-01-01T00:00:00Z">
        <w:r>
          <w:t xml:space="preserve">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 right-hand side of the equation in</w:t>
        </w:r>
      </w:ins>
      <w:ins w:id="1199" w:author="PR Preview" w:date="2026-01-01T00:00:00Z">
        <w:r>
          <w:t xml:space="preserve"> </w:t>
        </w:r>
      </w:ins>
      <w:hyperlink w:anchor="def-countable-additivity">
        <w:ins w:id="120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201" w:author="PR Preview" w:date="2026-01-01T00:00:00Z">
        <w:r>
          <w:t xml:space="preserve">,</w:t>
        </w:r>
      </w:ins>
      <w:ins w:id="120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always has a value,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because each</w:t>
        </w:r>
      </w:ins>
      <w:ins w:id="120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is in</w:t>
        </w:r>
      </w:ins>
      <w:ins w:id="12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212" w:author="PR Preview" w:date="2026-01-01T00:00:00Z">
        <w:r>
          <w:t xml:space="preserve">.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For example, if</w:t>
        </w:r>
      </w:ins>
      <w:ins w:id="121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for each</w:t>
        </w:r>
      </w:ins>
      <w:ins w:id="1218" w:author="PR Preview" w:date="2026-01-01T00:00:00Z">
        <w:r>
          <w:t xml:space="preserve"> </w:t>
        </w:r>
      </w:ins>
      <m:oMath>
        <m:r>
          <m:t>i</m:t>
        </m:r>
      </m:oMath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 partial sums are</w:t>
        </w:r>
      </w:ins>
      <w:ins w:id="122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223" w:author="PR Preview" w:date="2026-01-01T00:00:00Z">
        <w:r>
          <w:t xml:space="preserve">, and the sum is</w:t>
        </w:r>
      </w:ins>
      <w:ins w:id="1224" w:author="PR Preview" w:date="2026-01-01T00:00:00Z">
        <w:r>
          <w:t xml:space="preserve"> </w:t>
        </w:r>
      </w:ins>
      <m:oMath>
        <m:r>
          <m:t>1</m:t>
        </m:r>
      </m:oMath>
      <w:ins w:id="1225" w:author="PR Preview" w:date="2026-01-01T00:00:00Z">
        <w:r>
          <w:t xml:space="preserve">;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if</w:t>
        </w:r>
      </w:ins>
      <w:ins w:id="122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for each</w:t>
        </w:r>
      </w:ins>
      <w:ins w:id="1231" w:author="PR Preview" w:date="2026-01-01T00:00:00Z">
        <w:r>
          <w:t xml:space="preserve"> </w:t>
        </w:r>
      </w:ins>
      <m:oMath>
        <m:r>
          <m:t>i</m:t>
        </m:r>
      </m:oMath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the partial sums are</w:t>
        </w:r>
      </w:ins>
      <w:ins w:id="123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1236" w:author="PR Preview" w:date="2026-01-01T00:00:00Z">
        <w:r>
          <w:t xml:space="preserve">, and the sum is</w:t>
        </w:r>
      </w:ins>
      <w:ins w:id="123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238" w:author="PR Preview" w:date="2026-01-01T00:00:00Z">
        <w:r>
          <w:t xml:space="preserve">.</w:t>
        </w:r>
      </w:ins>
    </w:p>
    <w:bookmarkEnd w:id="69"/>
    <w:bookmarkStart w:id="70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71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2" w:name="exm-empty-set-zero"/>
    <w:p>
      <w:pPr>
        <w:pStyle w:val="BodyText"/>
      </w:pPr>
      <w:del w:id="1239" w:author="PR Preview" w:date="2026-01-01T00:00:00Z">
        <w:r>
          <w:rPr>
            <w:b/>
            <w:bCs/>
          </w:rPr>
          <w:delText xml:space="preserve">Example 13 (A countably additive function with</w:delText>
        </w:r>
      </w:del>
      <w:del w:id="1240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41" w:author="PR Preview" w:date="2026-01-01T00:00:00Z">
        <w:r>
          <w:rPr>
            <w:b/>
            <w:bCs/>
          </w:rPr>
          <w:delText xml:space="preserve">)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The counting function</w:delText>
        </w:r>
      </w:del>
      <w:del w:id="124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of</w:delText>
        </w:r>
      </w:del>
      <w:del w:id="1247" w:author="PR Preview" w:date="2026-01-01T00:00:00Z">
        <w:r>
          <w:delText xml:space="preserve"> </w:delText>
        </w:r>
      </w:del>
      <w:hyperlink w:anchor="exm-countable-additivity">
        <w:del w:id="124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is countably additive, and: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p>
      <w:pPr>
        <w:pStyle w:val="FirstParagraph"/>
      </w:pPr>
      <w:del w:id="1251" w:author="PR Preview" w:date="2026-01-01T00:00:00Z">
        <w:r>
          <w:rPr>
            <w:b/>
            <w:bCs/>
          </w:rPr>
          <w:delText xml:space="preserve">Example 14 (A countably additive function with</w:delText>
        </w:r>
      </w:del>
      <w:del w:id="1252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253" w:author="PR Preview" w:date="2026-01-01T00:00:00Z">
        <w:r>
          <w:rPr>
            <w:b/>
            <w:bCs/>
          </w:rPr>
          <w:delText xml:space="preserve">)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For the die rolls</w:delText>
        </w:r>
      </w:del>
      <w:del w:id="125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(</w:delText>
        </w:r>
      </w:del>
      <w:hyperlink r:id="rId18">
        <w:del w:id="1259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1260" w:author="PR Preview" w:date="2026-01-01T00:00:00Z">
        <w:r>
          <w:delText xml:space="preserve">),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let</w:delText>
        </w:r>
      </w:del>
      <w:del w:id="126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for every set</w:delText>
        </w:r>
      </w:del>
      <w:del w:id="1266" w:author="PR Preview" w:date="2026-01-01T00:00:00Z">
        <w:r>
          <w:delText xml:space="preserve"> </w:delText>
        </w:r>
      </w:del>
      <m:oMath>
        <m:r>
          <m:t>A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in the</w:delText>
        </w:r>
      </w:del>
      <w:del w:id="1269" w:author="PR Preview" w:date="2026-01-01T00:00:00Z">
        <w:r>
          <w:delText xml:space="preserve"> </w:delText>
        </w:r>
      </w:del>
      <m:oMath>
        <m:r>
          <m:t>σ</m:t>
        </m:r>
      </m:oMath>
      <w:del w:id="1270" w:author="PR Preview" w:date="2026-01-01T00:00:00Z">
        <w:r>
          <w:delText xml:space="preserve">-algebra of all subsets of</w:delText>
        </w:r>
      </w:del>
      <w:del w:id="1271" w:author="PR Preview" w:date="2026-01-01T00:00:00Z">
        <w:r>
          <w:delText xml:space="preserve"> </w:delText>
        </w:r>
      </w:del>
      <m:oMath>
        <m:r>
          <m:t>D</m:t>
        </m:r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(</w:delText>
        </w:r>
      </w:del>
      <w:hyperlink w:anchor="exm-sigma-algebra">
        <w:del w:id="127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275" w:author="PR Preview" w:date="2026-01-01T00:00:00Z">
        <w:r>
          <w:delText xml:space="preserve">),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including</w:delText>
        </w:r>
      </w:del>
      <w:del w:id="12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279" w:author="PR Preview" w:date="2026-01-01T00:00:00Z">
        <w:r>
          <w:delText xml:space="preserve">.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For any sequence of pairwise disjoint sets</w:delText>
        </w:r>
      </w:del>
      <w:del w:id="12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83" w:author="PR Preview" w:date="2026-01-01T00:00:00Z">
        <w:r>
          <w:delText xml:space="preserve">,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the left-hand side of the countable additivity equation is:</w:delText>
        </w:r>
      </w:del>
    </w:p>
    <w:p>
      <w:pPr>
        <w:pStyle w:val="BodyText"/>
      </w:pPr>
      <w:ins w:id="1286" w:author="PR Preview" w:date="2026-01-01T00:00:00Z">
        <w:r>
          <w:rPr>
            <w:b/>
            <w:bCs/>
          </w:rPr>
          <w:t xml:space="preserve">Example 14 (A countably additive function with</w:t>
        </w:r>
      </w:ins>
      <w:ins w:id="1287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88" w:author="PR Preview" w:date="2026-01-01T00:00:00Z">
        <w:r>
          <w:rPr>
            <w:b/>
            <w:bCs/>
          </w:rPr>
          <w:t xml:space="preserve">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The counting function</w:t>
        </w:r>
      </w:ins>
      <w:ins w:id="129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of</w:t>
        </w:r>
      </w:ins>
      <w:ins w:id="1294" w:author="PR Preview" w:date="2026-01-01T00:00:00Z">
        <w:r>
          <w:t xml:space="preserve"> </w:t>
        </w:r>
      </w:ins>
      <w:hyperlink w:anchor="exm-countable-additivity">
        <w:ins w:id="129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is countably additive,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2"/>
    <w:bookmarkStart w:id="73" w:name="exm-empty-set-infinity"/>
    <w:p>
      <w:pPr>
        <w:pStyle w:val="FirstParagraph"/>
      </w:pPr>
      <w:ins w:id="1298" w:author="PR Preview" w:date="2026-01-01T00:00:00Z">
        <w:r>
          <w:rPr>
            <w:b/>
            <w:bCs/>
          </w:rPr>
          <w:t xml:space="preserve">Example 15 (A countably additive function with</w:t>
        </w:r>
      </w:ins>
      <w:ins w:id="1299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00" w:author="PR Preview" w:date="2026-01-01T00:00:00Z">
        <w:r>
          <w:rPr>
            <w:b/>
            <w:bCs/>
          </w:rPr>
          <w:t xml:space="preserve">)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For the die rolls</w:t>
        </w:r>
      </w:ins>
      <w:ins w:id="130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(</w:t>
        </w:r>
      </w:ins>
      <w:hyperlink r:id="rId18">
        <w:ins w:id="1306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1307" w:author="PR Preview" w:date="2026-01-01T00:00:00Z">
        <w:r>
          <w:t xml:space="preserve">),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let</w:t>
        </w:r>
      </w:ins>
      <w:ins w:id="131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for every set</w:t>
        </w:r>
      </w:ins>
      <w:ins w:id="1313" w:author="PR Preview" w:date="2026-01-01T00:00:00Z">
        <w:r>
          <w:t xml:space="preserve"> </w:t>
        </w:r>
      </w:ins>
      <m:oMath>
        <m:r>
          <m:t>A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in the</w:t>
        </w:r>
      </w:ins>
      <w:ins w:id="1316" w:author="PR Preview" w:date="2026-01-01T00:00:00Z">
        <w:r>
          <w:t xml:space="preserve"> </w:t>
        </w:r>
      </w:ins>
      <m:oMath>
        <m:r>
          <m:t>σ</m:t>
        </m:r>
      </m:oMath>
      <w:ins w:id="1317" w:author="PR Preview" w:date="2026-01-01T00:00:00Z">
        <w:r>
          <w:t xml:space="preserve">-algebra of all subsets of</w:t>
        </w:r>
      </w:ins>
      <w:ins w:id="1318" w:author="PR Preview" w:date="2026-01-01T00:00:00Z">
        <w:r>
          <w:t xml:space="preserve"> </w:t>
        </w:r>
      </w:ins>
      <m:oMath>
        <m:r>
          <m:t>D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(</w:t>
        </w:r>
      </w:ins>
      <w:hyperlink w:anchor="exm-sigma-algebra">
        <w:ins w:id="132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322" w:author="PR Preview" w:date="2026-01-01T00:00:00Z">
        <w:r>
          <w:t xml:space="preserve">),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including</w:t>
        </w:r>
      </w:ins>
      <w:ins w:id="1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326" w:author="PR Preview" w:date="2026-01-01T00:00:00Z">
        <w:r>
          <w:t xml:space="preserve">.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For any sequence of pairwise disjoint sets</w:t>
        </w:r>
      </w:ins>
      <w:ins w:id="13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30" w:author="PR Preview" w:date="2026-01-01T00:00:00Z">
        <w:r>
          <w:t xml:space="preserve">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the left-hand side of the countable additivity equation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Start w:id="74" w:name="rem-empty-set-requirement"/>
    <w:p>
      <w:pPr>
        <w:pStyle w:val="BodyText"/>
      </w:pPr>
      <w:del w:id="1333" w:author="PR Preview" w:date="2026-01-01T00:00:00Z">
        <w:r>
          <w:rPr>
            <w:i/>
            <w:iCs/>
          </w:rPr>
          <w:delText xml:space="preserve">Remark 4</w:delText>
        </w:r>
      </w:del>
      <w:del w:id="1334" w:author="PR Preview" w:date="2026-01-01T00:00:00Z">
        <w:r>
          <w:delText xml:space="preserve"> (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is an extra requirement). </w:delText>
        </w:r>
      </w:del>
      <w:hyperlink w:anchor="exm-empty-set-zero">
        <w:del w:id="1337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and</w:delText>
        </w:r>
      </w:del>
      <w:del w:id="1340" w:author="PR Preview" w:date="2026-01-01T00:00:00Z">
        <w:r>
          <w:delText xml:space="preserve"> </w:delText>
        </w:r>
      </w:del>
      <w:hyperlink w:anchor="exm-empty-set-infinity">
        <w:del w:id="1341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show that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both values allowed by</w:delText>
        </w:r>
      </w:del>
      <w:del w:id="1346" w:author="PR Preview" w:date="2026-01-01T00:00:00Z">
        <w:r>
          <w:delText xml:space="preserve"> </w:delText>
        </w:r>
      </w:del>
      <w:hyperlink w:anchor="lem-countable-additivity-empty">
        <w:del w:id="1347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occur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for countably additive functions.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So</w:delText>
        </w:r>
      </w:del>
      <w:del w:id="135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is an extra requirement, not a consequence of countable additivity.</w:delText>
        </w:r>
      </w:del>
    </w:p>
    <w:p>
      <w:pPr>
        <w:pStyle w:val="BodyText"/>
      </w:pPr>
      <w:ins w:id="1357" w:author="PR Preview" w:date="2026-01-01T00:00:00Z">
        <w:r>
          <w:rPr>
            <w:i/>
            <w:iCs/>
          </w:rPr>
          <w:t xml:space="preserve">Remark 4</w:t>
        </w:r>
      </w:ins>
      <w:ins w:id="1358" w:author="PR Preview" w:date="2026-01-01T00:00:00Z">
        <w:r>
          <w:t xml:space="preserve"> (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 an extra requirement). </w:t>
        </w:r>
      </w:ins>
      <w:hyperlink w:anchor="exm-empty-set-zero">
        <w:ins w:id="1361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and</w:t>
        </w:r>
      </w:ins>
      <w:ins w:id="1364" w:author="PR Preview" w:date="2026-01-01T00:00:00Z">
        <w:r>
          <w:t xml:space="preserve"> </w:t>
        </w:r>
      </w:ins>
      <w:hyperlink w:anchor="exm-empty-set-infinity">
        <w:ins w:id="1365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show that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both values allowed by</w:t>
        </w:r>
      </w:ins>
      <w:ins w:id="1370" w:author="PR Preview" w:date="2026-01-01T00:00:00Z">
        <w:r>
          <w:t xml:space="preserve"> </w:t>
        </w:r>
      </w:ins>
      <w:hyperlink w:anchor="lem-countable-additivity-empty">
        <w:ins w:id="1371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occur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for countably additive functions.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So</w:t>
        </w:r>
      </w:ins>
      <w:ins w:id="137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is an extra requirement, not a consequence of countable additivity.</w:t>
        </w:r>
      </w:ins>
    </w:p>
    <w:bookmarkEnd w:id="74"/>
    <w:bookmarkStart w:id="75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finite-not-countable"/>
    <w:p>
      <w:pPr>
        <w:pStyle w:val="FirstParagraph"/>
      </w:pPr>
      <w:del w:id="1381" w:author="PR Preview" w:date="2026-01-01T00:00:00Z">
        <w:r>
          <w:rPr>
            <w:b/>
            <w:bCs/>
          </w:rPr>
          <w:delText xml:space="preserve">Example 15 (Finitely additive but not countably additive)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Let</w:delText>
        </w:r>
      </w:del>
      <w:del w:id="138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385" w:author="PR Preview" w:date="2026-01-01T00:00:00Z">
        <w:r>
          <w:delText xml:space="preserve">,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with the</w:delText>
        </w:r>
      </w:del>
      <w:del w:id="1388" w:author="PR Preview" w:date="2026-01-01T00:00:00Z">
        <w:r>
          <w:delText xml:space="preserve"> </w:delText>
        </w:r>
      </w:del>
      <m:oMath>
        <m:r>
          <m:t>σ</m:t>
        </m:r>
      </m:oMath>
      <w:del w:id="1389" w:author="PR Preview" w:date="2026-01-01T00:00:00Z">
        <w:r>
          <w:delText xml:space="preserve">-algebra of all subsets of</w:delText>
        </w:r>
      </w:del>
      <w:del w:id="1390" w:author="PR Preview" w:date="2026-01-01T00:00:00Z">
        <w:r>
          <w:delText xml:space="preserve"> </w:delText>
        </w:r>
      </w:del>
      <m:oMath>
        <m:r>
          <m:t>S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(</w:delText>
        </w:r>
      </w:del>
      <w:hyperlink w:anchor="thm-power-set-sigma-algebra">
        <w:del w:id="139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394" w:author="PR Preview" w:date="2026-01-01T00:00:00Z">
        <w:r>
          <w:delText xml:space="preserve">),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and define:</w:delText>
        </w:r>
      </w:del>
    </w:p>
    <w:p>
      <w:pPr>
        <w:pStyle w:val="FirstParagraph"/>
      </w:pPr>
      <w:ins w:id="1397" w:author="PR Preview" w:date="2026-01-01T00:00:00Z">
        <w:r>
          <w:rPr>
            <w:b/>
            <w:bCs/>
          </w:rPr>
          <w:t xml:space="preserve">Example 16 (Finitely additive but not countably additive)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Let</w:t>
        </w:r>
      </w:ins>
      <w:ins w:id="140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401" w:author="PR Preview" w:date="2026-01-01T00:00:00Z">
        <w:r>
          <w:t xml:space="preserve">,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with the</w:t>
        </w:r>
      </w:ins>
      <w:ins w:id="1404" w:author="PR Preview" w:date="2026-01-01T00:00:00Z">
        <w:r>
          <w:t xml:space="preserve"> </w:t>
        </w:r>
      </w:ins>
      <m:oMath>
        <m:r>
          <m:t>σ</m:t>
        </m:r>
      </m:oMath>
      <w:ins w:id="1405" w:author="PR Preview" w:date="2026-01-01T00:00:00Z">
        <w:r>
          <w:t xml:space="preserve">-algebra of all subsets of</w:t>
        </w:r>
      </w:ins>
      <w:ins w:id="1406" w:author="PR Preview" w:date="2026-01-01T00:00:00Z">
        <w:r>
          <w:t xml:space="preserve"> </w:t>
        </w:r>
      </w:ins>
      <m:oMath>
        <m:r>
          <m:t>S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(</w:t>
        </w:r>
      </w:ins>
      <w:hyperlink w:anchor="thm-power-set-sigma-algebra">
        <w:ins w:id="140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410" w:author="PR Preview" w:date="2026-01-01T00:00:00Z">
        <w:r>
          <w:t xml:space="preserve">),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 define: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6"/>
    <w:bookmarkStart w:id="78" w:name="rem-finite-not-countable-converse"/>
    <w:p>
      <w:pPr>
        <w:pStyle w:val="FirstParagraph"/>
      </w:pPr>
      <w:del w:id="1413" w:author="PR Preview" w:date="2026-01-01T00:00:00Z">
        <w:r>
          <w:rPr>
            <w:i/>
            <w:iCs/>
          </w:rPr>
          <w:delText xml:space="preserve">Remark 5</w:delText>
        </w:r>
      </w:del>
      <w:del w:id="1414" w:author="PR Preview" w:date="2026-01-01T00:00:00Z">
        <w:r>
          <w:delText xml:space="preserve"> (Finite additivity does not imply countable additivity). </w:delText>
        </w:r>
      </w:del>
      <w:hyperlink w:anchor="exm-finite-not-countable">
        <w:del w:id="1415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shows that the</w:delText>
        </w:r>
      </w:del>
      <w:del w:id="1418" w:author="PR Preview" w:date="2026-01-01T00:00:00Z">
        <w:r>
          <w:delText xml:space="preserve"> </w:delText>
        </w:r>
      </w:del>
      <w:hyperlink r:id="rId77">
        <w:del w:id="1419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of</w:delText>
        </w:r>
      </w:del>
      <w:del w:id="1422" w:author="PR Preview" w:date="2026-01-01T00:00:00Z">
        <w:r>
          <w:delText xml:space="preserve"> </w:delText>
        </w:r>
      </w:del>
      <w:hyperlink w:anchor="thm-countable-implies-finite">
        <w:del w:id="142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fails,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even when</w:delText>
        </w:r>
      </w:del>
      <w:del w:id="142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29" w:author="PR Preview" w:date="2026-01-01T00:00:00Z">
        <w:r>
          <w:delText xml:space="preserve">: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a finitely additive function need not be countably additive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[9]</w:delText>
        </w:r>
      </w:del>
      <w:del w:id="1434" w:author="PR Preview" w:date="2026-01-01T00:00:00Z">
        <w:r>
          <w:delText xml:space="preserve">.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The function</w:delText>
        </w:r>
      </w:del>
      <w:del w:id="1437" w:author="PR Preview" w:date="2026-01-01T00:00:00Z">
        <w:r>
          <w:delText xml:space="preserve"> </w:delText>
        </w:r>
      </w:del>
      <m:oMath>
        <m:r>
          <m:t>μ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in</w:delText>
        </w:r>
      </w:del>
      <w:del w:id="1440" w:author="PR Preview" w:date="2026-01-01T00:00:00Z">
        <w:r>
          <w:delText xml:space="preserve"> </w:delText>
        </w:r>
      </w:del>
      <w:hyperlink w:anchor="exm-finite-not-countable">
        <w:del w:id="1441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has</w:delText>
        </w:r>
      </w:del>
      <w:del w:id="144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45" w:author="PR Preview" w:date="2026-01-01T00:00:00Z">
        <w:r>
          <w:delText xml:space="preserve">,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because</w:delText>
        </w:r>
      </w:del>
      <w:del w:id="144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is finite.</w:delText>
        </w:r>
      </w:del>
    </w:p>
    <w:p>
      <w:pPr>
        <w:pStyle w:val="FirstParagraph"/>
      </w:pPr>
      <w:ins w:id="1451" w:author="PR Preview" w:date="2026-01-01T00:00:00Z">
        <w:r>
          <w:rPr>
            <w:i/>
            <w:iCs/>
          </w:rPr>
          <w:t xml:space="preserve">Remark 5</w:t>
        </w:r>
      </w:ins>
      <w:ins w:id="1452" w:author="PR Preview" w:date="2026-01-01T00:00:00Z">
        <w:r>
          <w:t xml:space="preserve"> (Finite additivity does not imply countable additivity). </w:t>
        </w:r>
      </w:ins>
      <w:hyperlink w:anchor="exm-finite-not-countable">
        <w:ins w:id="145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shows that the</w:t>
        </w:r>
      </w:ins>
      <w:ins w:id="1456" w:author="PR Preview" w:date="2026-01-01T00:00:00Z">
        <w:r>
          <w:t xml:space="preserve"> </w:t>
        </w:r>
      </w:ins>
      <w:hyperlink r:id="rId77">
        <w:ins w:id="1457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of</w:t>
        </w:r>
      </w:ins>
      <w:ins w:id="1460" w:author="PR Preview" w:date="2026-01-01T00:00:00Z">
        <w:r>
          <w:t xml:space="preserve"> </w:t>
        </w:r>
      </w:ins>
      <w:hyperlink w:anchor="thm-countable-implies-finite">
        <w:ins w:id="146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fails,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even when</w:t>
        </w:r>
      </w:ins>
      <w:ins w:id="146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67" w:author="PR Preview" w:date="2026-01-01T00:00:00Z">
        <w:r>
          <w:t xml:space="preserve">: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a finitely additive function need not be countably additive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[9]</w:t>
        </w:r>
      </w:ins>
      <w:ins w:id="1472" w:author="PR Preview" w:date="2026-01-01T00:00:00Z">
        <w:r>
          <w:t xml:space="preserve">.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The function</w:t>
        </w:r>
      </w:ins>
      <w:ins w:id="1475" w:author="PR Preview" w:date="2026-01-01T00:00:00Z">
        <w:r>
          <w:t xml:space="preserve"> </w:t>
        </w:r>
      </w:ins>
      <m:oMath>
        <m:r>
          <m:t>μ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in</w:t>
        </w:r>
      </w:ins>
      <w:ins w:id="1478" w:author="PR Preview" w:date="2026-01-01T00:00:00Z">
        <w:r>
          <w:t xml:space="preserve"> </w:t>
        </w:r>
      </w:ins>
      <w:hyperlink w:anchor="exm-finite-not-countable">
        <w:ins w:id="147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has</w:t>
        </w:r>
      </w:ins>
      <w:ins w:id="148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3" w:author="PR Preview" w:date="2026-01-01T00:00:00Z">
        <w:r>
          <w:t xml:space="preserve">,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because</w:t>
        </w:r>
      </w:ins>
      <w:ins w:id="1486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is finite.</w:t>
        </w:r>
      </w:ins>
    </w:p>
    <w:bookmarkEnd w:id="78"/>
    <w:bookmarkEnd w:id="79"/>
    <w:bookmarkStart w:id="105" w:name="measures"/>
    <w:p>
      <w:pPr>
        <w:pStyle w:val="Heading2"/>
      </w:pPr>
      <w:r>
        <w:t xml:space="preserve">5 Measures</w:t>
      </w:r>
    </w:p>
    <w:bookmarkStart w:id="80" w:name="def-measure"/>
    <w:p>
      <w:pPr>
        <w:pStyle w:val="FirstParagraph"/>
      </w:pPr>
      <w:del w:id="1489" w:author="PR Preview" w:date="2026-01-01T00:00:00Z">
        <w:r>
          <w:rPr>
            <w:b/>
            <w:bCs/>
          </w:rPr>
          <w:delText xml:space="preserve">Definition 11 (Measure)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A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rPr>
            <w:b/>
            <w:bCs/>
          </w:rPr>
          <w:delText xml:space="preserve">measure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on a set</w:delText>
        </w:r>
      </w:del>
      <w:del w:id="1496" w:author="PR Preview" w:date="2026-01-01T00:00:00Z">
        <w:r>
          <w:delText xml:space="preserve"> </w:delText>
        </w:r>
      </w:del>
      <m:oMath>
        <m:r>
          <m:t>S</m:t>
        </m:r>
      </m:oMath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[10]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with a</w:delText>
        </w:r>
      </w:del>
      <w:del w:id="1501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502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5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is a function</w:delText>
        </w:r>
      </w:del>
      <w:del w:id="150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509" w:author="PR Preview" w:date="2026-01-01T00:00:00Z">
        <w:r>
          <w:rPr>
            <w:b/>
            <w:bCs/>
          </w:rPr>
          <w:t xml:space="preserve">Definition 12 (Measure)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A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rPr>
            <w:b/>
            <w:bCs/>
          </w:rPr>
          <w:t xml:space="preserve">measure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on a set</w:t>
        </w:r>
      </w:ins>
      <w:ins w:id="1516" w:author="PR Preview" w:date="2026-01-01T00:00:00Z">
        <w:r>
          <w:t xml:space="preserve"> </w:t>
        </w:r>
      </w:ins>
      <m:oMath>
        <m:r>
          <m:t>S</m:t>
        </m:r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[10]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with a</w:t>
        </w:r>
      </w:ins>
      <w:ins w:id="1521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52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5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is a function</w:t>
        </w:r>
      </w:ins>
      <w:ins w:id="152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80"/>
    <w:bookmarkStart w:id="81" w:name="exm-measure"/>
    <w:p>
      <w:pPr>
        <w:pStyle w:val="FirstParagraph"/>
      </w:pPr>
      <w:del w:id="1529" w:author="PR Preview" w:date="2026-01-01T00:00:00Z">
        <w:r>
          <w:rPr>
            <w:b/>
            <w:bCs/>
          </w:rPr>
          <w:delText xml:space="preserve">Example 16 (Counting elements is a measure)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The counting function</w:delText>
        </w:r>
      </w:del>
      <w:del w:id="153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of</w:delText>
        </w:r>
      </w:del>
      <w:del w:id="1535" w:author="PR Preview" w:date="2026-01-01T00:00:00Z">
        <w:r>
          <w:delText xml:space="preserve"> </w:delText>
        </w:r>
      </w:del>
      <w:hyperlink w:anchor="exm-finite-additivity">
        <w:del w:id="153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537" w:author="PR Preview" w:date="2026-01-01T00:00:00Z">
        <w:r>
          <w:delText xml:space="preserve">,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defined on the</w:delText>
        </w:r>
      </w:del>
      <w:del w:id="1540" w:author="PR Preview" w:date="2026-01-01T00:00:00Z">
        <w:r>
          <w:delText xml:space="preserve"> </w:delText>
        </w:r>
      </w:del>
      <m:oMath>
        <m:r>
          <m:t>σ</m:t>
        </m:r>
      </m:oMath>
      <w:del w:id="1541" w:author="PR Preview" w:date="2026-01-01T00:00:00Z">
        <w:r>
          <w:delText xml:space="preserve">-algebra of all subsets of</w:delText>
        </w:r>
      </w:del>
      <w:del w:id="1542" w:author="PR Preview" w:date="2026-01-01T00:00:00Z">
        <w:r>
          <w:delText xml:space="preserve"> </w:delText>
        </w:r>
      </w:del>
      <m:oMath>
        <m:r>
          <m:t>D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(</w:delText>
        </w:r>
      </w:del>
      <w:hyperlink w:anchor="exm-sigma-algebra">
        <w:del w:id="154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546" w:author="PR Preview" w:date="2026-01-01T00:00:00Z">
        <w:r>
          <w:delText xml:space="preserve">),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takes values in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550" w:author="PR Preview" w:date="2026-01-01T00:00:00Z">
        <w:r>
          <w:delText xml:space="preserve">,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is countably additive (</w:delText>
        </w:r>
      </w:del>
      <w:hyperlink w:anchor="exm-countable-additivity">
        <w:del w:id="1553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554" w:author="PR Preview" w:date="2026-01-01T00:00:00Z">
        <w:r>
          <w:delText xml:space="preserve">),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gives</w:delText>
        </w:r>
      </w:del>
      <w:del w:id="15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58" w:author="PR Preview" w:date="2026-01-01T00:00:00Z">
        <w:r>
          <w:delText xml:space="preserve">,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so it is a measure.</w:delText>
        </w:r>
      </w:del>
    </w:p>
    <w:p>
      <w:pPr>
        <w:pStyle w:val="FirstParagraph"/>
      </w:pPr>
      <w:ins w:id="1561" w:author="PR Preview" w:date="2026-01-01T00:00:00Z">
        <w:r>
          <w:rPr>
            <w:b/>
            <w:bCs/>
          </w:rPr>
          <w:t xml:space="preserve">Example 17 (Counting elements is a measure)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The counting function</w:t>
        </w:r>
      </w:ins>
      <w:ins w:id="156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of</w:t>
        </w:r>
      </w:ins>
      <w:ins w:id="1567" w:author="PR Preview" w:date="2026-01-01T00:00:00Z">
        <w:r>
          <w:t xml:space="preserve"> </w:t>
        </w:r>
      </w:ins>
      <w:hyperlink w:anchor="exm-finite-additivity">
        <w:ins w:id="1568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569" w:author="PR Preview" w:date="2026-01-01T00:00:00Z">
        <w:r>
          <w:t xml:space="preserve">,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defined on the</w:t>
        </w:r>
      </w:ins>
      <w:ins w:id="1572" w:author="PR Preview" w:date="2026-01-01T00:00:00Z">
        <w:r>
          <w:t xml:space="preserve"> </w:t>
        </w:r>
      </w:ins>
      <m:oMath>
        <m:r>
          <m:t>σ</m:t>
        </m:r>
      </m:oMath>
      <w:ins w:id="1573" w:author="PR Preview" w:date="2026-01-01T00:00:00Z">
        <w:r>
          <w:t xml:space="preserve">-algebra of all subsets of</w:t>
        </w:r>
      </w:ins>
      <w:ins w:id="1574" w:author="PR Preview" w:date="2026-01-01T00:00:00Z">
        <w:r>
          <w:t xml:space="preserve"> </w:t>
        </w:r>
      </w:ins>
      <m:oMath>
        <m:r>
          <m:t>D</m:t>
        </m:r>
      </m:oMath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(</w:t>
        </w:r>
      </w:ins>
      <w:hyperlink w:anchor="exm-sigma-algebra">
        <w:ins w:id="157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578" w:author="PR Preview" w:date="2026-01-01T00:00:00Z">
        <w:r>
          <w:t xml:space="preserve">),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takes values in</w:t>
        </w:r>
      </w:ins>
      <w:ins w:id="15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582" w:author="PR Preview" w:date="2026-01-01T00:00:00Z">
        <w:r>
          <w:t xml:space="preserve">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is countably additive (</w:t>
        </w:r>
      </w:ins>
      <w:hyperlink w:anchor="exm-countable-additivity">
        <w:ins w:id="158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586" w:author="PR Preview" w:date="2026-01-01T00:00:00Z">
        <w:r>
          <w:t xml:space="preserve">),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and gives</w:t>
        </w:r>
      </w:ins>
      <w:ins w:id="158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90" w:author="PR Preview" w:date="2026-01-01T00:00:00Z">
        <w:r>
          <w:t xml:space="preserve">,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so it is a measure.</w:t>
        </w:r>
      </w:ins>
    </w:p>
    <w:bookmarkEnd w:id="81"/>
    <w:bookmarkStart w:id="82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2"/>
    <w:p>
      <w:pPr>
        <w:pStyle w:val="BodyText"/>
      </w:pPr>
      <w:del w:id="1593" w:author="PR Preview" w:date="2026-01-01T00:00:00Z">
        <w:r>
          <w:rPr>
            <w:i/>
            <w:iCs/>
          </w:rPr>
          <w:delText xml:space="preserve">Proof</w:delText>
        </w:r>
      </w:del>
      <w:del w:id="1594" w:author="PR Preview" w:date="2026-01-01T00:00:00Z">
        <w:r>
          <w:delText xml:space="preserve">. </w:delText>
        </w:r>
      </w:del>
      <w:del w:id="1595" w:author="PR Preview" w:date="2026-01-01T00:00:00Z">
        <w:r>
          <w:delText xml:space="preserve">A measure</w:delText>
        </w:r>
      </w:del>
      <w:del w:id="1596" w:author="PR Preview" w:date="2026-01-01T00:00:00Z">
        <w:r>
          <w:delText xml:space="preserve"> </w:delText>
        </w:r>
      </w:del>
      <m:oMath>
        <m:r>
          <m:t>μ</m:t>
        </m:r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is countably additive and has</w:delText>
        </w:r>
      </w:del>
      <w:del w:id="159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(</w:delText>
        </w:r>
      </w:del>
      <w:hyperlink w:anchor="def-measure">
        <w:del w:id="160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603" w:author="PR Preview" w:date="2026-01-01T00:00:00Z">
        <w:r>
          <w:delText xml:space="preserve">),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so</w:delText>
        </w:r>
      </w:del>
      <w:del w:id="1606" w:author="PR Preview" w:date="2026-01-01T00:00:00Z">
        <w:r>
          <w:delText xml:space="preserve"> </w:delText>
        </w:r>
      </w:del>
      <w:hyperlink w:anchor="thm-countable-implies-finite">
        <w:del w:id="160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applies to it.</w:delText>
        </w:r>
      </w:del>
    </w:p>
    <w:p>
      <w:pPr>
        <w:pStyle w:val="BodyText"/>
      </w:pPr>
      <w:del w:id="1610" w:author="PR Preview" w:date="2026-01-01T00:00:00Z">
        <w:r>
          <w:rPr>
            <w:b/>
            <w:bCs/>
          </w:rPr>
          <w:delText xml:space="preserve">Definition 12 (Counting measure)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The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rPr>
            <w:b/>
            <w:bCs/>
          </w:rPr>
          <w:delText xml:space="preserve">counting measure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[11]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on a set</w:delText>
        </w:r>
      </w:del>
      <w:del w:id="1619" w:author="PR Preview" w:date="2026-01-01T00:00:00Z">
        <w:r>
          <w:delText xml:space="preserve"> </w:delText>
        </w:r>
      </w:del>
      <m:oMath>
        <m:r>
          <m:t>S</m:t>
        </m:r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is the</w:delText>
        </w:r>
      </w:del>
      <w:del w:id="1622" w:author="PR Preview" w:date="2026-01-01T00:00:00Z">
        <w:r>
          <w:delText xml:space="preserve"> </w:delText>
        </w:r>
      </w:del>
      <w:hyperlink w:anchor="def-measure">
        <w:del w:id="1623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on the</w:delText>
        </w:r>
      </w:del>
      <w:del w:id="1626" w:author="PR Preview" w:date="2026-01-01T00:00:00Z">
        <w:r>
          <w:delText xml:space="preserve"> </w:delText>
        </w:r>
      </w:del>
      <w:hyperlink w:anchor="thm-power-set-sigma-algebra">
        <m:oMath>
          <m:r>
            <m:t>σ</m:t>
          </m:r>
        </m:oMath>
        <w:del w:id="1627" w:author="PR Preview" w:date="2026-01-01T00:00:00Z">
          <w:r>
            <w:rPr>
              <w:rStyle w:val="Hyperlink"/>
            </w:rPr>
            <w:delText xml:space="preserve">-algebra of all subsets of</w:delText>
          </w:r>
        </w:del>
        <w:del w:id="162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S</m:t>
          </m:r>
        </m:oMath>
      </w:hyperlink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that assigns each finite set its number of elements,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and each infinite set the value</w:delText>
        </w:r>
      </w:del>
      <w:del w:id="163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63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635" w:author="PR Preview" w:date="2026-01-01T00:00:00Z">
        <w:r>
          <w:rPr>
            <w:b/>
            <w:bCs/>
          </w:rPr>
          <w:delText xml:space="preserve">Example 17 (Counting measure on the non-negative integers)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For the counting measure</w:delText>
        </w:r>
      </w:del>
      <w:del w:id="1638" w:author="PR Preview" w:date="2026-01-01T00:00:00Z">
        <w:r>
          <w:delText xml:space="preserve"> </w:delText>
        </w:r>
      </w:del>
      <m:oMath>
        <m:r>
          <m:t>μ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on the</w:delText>
        </w:r>
      </w:del>
      <w:del w:id="1641" w:author="PR Preview" w:date="2026-01-01T00:00:00Z">
        <w:r>
          <w:delText xml:space="preserve"> </w:delText>
        </w:r>
      </w:del>
      <w:hyperlink r:id="rId84">
        <w:del w:id="1642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16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644" w:author="PR Preview" w:date="2026-01-01T00:00:00Z">
        <w:r>
          <w:delText xml:space="preserve">,</w:delText>
        </w:r>
      </w:del>
      <w:del w:id="164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646" w:author="PR Preview" w:date="2026-01-01T00:00:00Z">
        <w:r>
          <w:delText xml:space="preserve">,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and the set of even numbers has</w:delText>
        </w:r>
      </w:del>
      <w:del w:id="164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650" w:author="PR Preview" w:date="2026-01-01T00:00:00Z">
        <w:r>
          <w:delText xml:space="preserve">.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The even numbers are the union of the pairwise disjoint sets</w:delText>
        </w:r>
      </w:del>
      <w:del w:id="16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54" w:author="PR Preview" w:date="2026-01-01T00:00:00Z">
        <w:r>
          <w:delText xml:space="preserve">,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and countable additivity agrees: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57" w:author="PR Preview" w:date="2026-01-01T00:00:00Z">
        <w:r>
          <w:rPr>
            <w:b/>
            <w:bCs/>
          </w:rPr>
          <w:delText xml:space="preserve">Definition 13 (Measurable space)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A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rPr>
            <w:b/>
            <w:bCs/>
          </w:rPr>
          <w:delText xml:space="preserve">measurable space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[12]</w:delText>
        </w:r>
      </w:del>
      <w:del w:id="16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is a set</w:delText>
        </w:r>
      </w:del>
      <w:del w:id="1667" w:author="PR Preview" w:date="2026-01-01T00:00:00Z">
        <w:r>
          <w:delText xml:space="preserve"> </w:delText>
        </w:r>
      </w:del>
      <m:oMath>
        <m:r>
          <m:t>S</m:t>
        </m:r>
      </m:oMath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together with a</w:delText>
        </w:r>
      </w:del>
      <w:del w:id="1670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67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6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on</w:delText>
        </w:r>
      </w:del>
      <w:del w:id="1675" w:author="PR Preview" w:date="2026-01-01T00:00:00Z">
        <w:r>
          <w:delText xml:space="preserve"> </w:delText>
        </w:r>
      </w:del>
      <m:oMath>
        <m:r>
          <m:t>S</m:t>
        </m:r>
      </m:oMath>
      <w:del w:id="1676" w:author="PR Preview" w:date="2026-01-01T00:00:00Z">
        <w:r>
          <w:delText xml:space="preserve">.</w:delText>
        </w:r>
      </w:del>
    </w:p>
    <w:p>
      <w:pPr>
        <w:pStyle w:val="BodyText"/>
      </w:pPr>
      <w:del w:id="1677" w:author="PR Preview" w:date="2026-01-01T00:00:00Z">
        <w:r>
          <w:rPr>
            <w:b/>
            <w:bCs/>
          </w:rPr>
          <w:delText xml:space="preserve">Definition 14 (Measurable set)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In a</w:delText>
        </w:r>
      </w:del>
      <w:del w:id="1680" w:author="PR Preview" w:date="2026-01-01T00:00:00Z">
        <w:r>
          <w:delText xml:space="preserve"> </w:delText>
        </w:r>
      </w:del>
      <w:hyperlink w:anchor="def-measurable-space">
        <w:del w:id="1681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6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683" w:author="PR Preview" w:date="2026-01-01T00:00:00Z">
        <w:r>
          <w:delText xml:space="preserve">,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the sets in</w:delText>
        </w:r>
      </w:del>
      <w:del w:id="16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are its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rPr>
            <w:b/>
            <w:bCs/>
          </w:rPr>
          <w:delText xml:space="preserve">measurable sets</w:delText>
        </w:r>
      </w:del>
      <w:del w:id="1691" w:author="PR Preview" w:date="2026-01-01T00:00:00Z">
        <w:r>
          <w:delText xml:space="preserve">.</w:delText>
        </w:r>
      </w:del>
    </w:p>
    <w:p>
      <w:pPr>
        <w:pStyle w:val="BodyText"/>
      </w:pPr>
      <w:del w:id="1692" w:author="PR Preview" w:date="2026-01-01T00:00:00Z">
        <w:r>
          <w:rPr>
            <w:b/>
            <w:bCs/>
          </w:rPr>
          <w:delText xml:space="preserve">Example 18 (Measurable spaces of die rolls)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For the die rolls</w:delText>
        </w:r>
      </w:del>
      <w:del w:id="169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696" w:author="PR Preview" w:date="2026-01-01T00:00:00Z">
        <w:r>
          <w:delText xml:space="preserve">:</w:delText>
        </w:r>
      </w:del>
    </w:p>
    <w:p>
      <w:pPr>
        <w:pStyle w:val="BodyText"/>
      </w:pPr>
      <w:ins w:id="1697" w:author="PR Preview" w:date="2026-01-01T00:00:00Z">
        <w:r>
          <w:rPr>
            <w:i/>
            <w:iCs/>
          </w:rPr>
          <w:t xml:space="preserve">Proof</w:t>
        </w:r>
      </w:ins>
      <w:ins w:id="1698" w:author="PR Preview" w:date="2026-01-01T00:00:00Z">
        <w:r>
          <w:t xml:space="preserve">. </w:t>
        </w:r>
      </w:ins>
      <w:ins w:id="1699" w:author="PR Preview" w:date="2026-01-01T00:00:00Z">
        <w:r>
          <w:t xml:space="preserve">A measure</w:t>
        </w:r>
      </w:ins>
      <w:ins w:id="1700" w:author="PR Preview" w:date="2026-01-01T00:00:00Z">
        <w:r>
          <w:t xml:space="preserve"> </w:t>
        </w:r>
      </w:ins>
      <m:oMath>
        <m:r>
          <m:t>μ</m:t>
        </m:r>
      </m:oMath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countably additive and has</w:t>
        </w:r>
      </w:ins>
      <w:ins w:id="170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(</w:t>
        </w:r>
      </w:ins>
      <w:hyperlink w:anchor="def-measure">
        <w:ins w:id="170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707" w:author="PR Preview" w:date="2026-01-01T00:00:00Z">
        <w:r>
          <w:t xml:space="preserve">),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so</w:t>
        </w:r>
      </w:ins>
      <w:ins w:id="1710" w:author="PR Preview" w:date="2026-01-01T00:00:00Z">
        <w:r>
          <w:t xml:space="preserve"> </w:t>
        </w:r>
      </w:ins>
      <w:hyperlink w:anchor="thm-countable-implies-finite">
        <w:ins w:id="171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applies to it.</w:t>
        </w:r>
      </w:ins>
    </w:p>
    <w:bookmarkStart w:id="83" w:name="def-counting-measure"/>
    <w:p>
      <w:pPr>
        <w:pStyle w:val="BodyText"/>
      </w:pPr>
      <w:ins w:id="1714" w:author="PR Preview" w:date="2026-01-01T00:00:00Z">
        <w:r>
          <w:rPr>
            <w:b/>
            <w:bCs/>
          </w:rPr>
          <w:t xml:space="preserve">Definition 13 (Counting measure)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The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rPr>
            <w:b/>
            <w:bCs/>
          </w:rPr>
          <w:t xml:space="preserve">counting measure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[11]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on a set</w:t>
        </w:r>
      </w:ins>
      <w:ins w:id="1723" w:author="PR Preview" w:date="2026-01-01T00:00:00Z">
        <w:r>
          <w:t xml:space="preserve"> </w:t>
        </w:r>
      </w:ins>
      <m:oMath>
        <m:r>
          <m:t>S</m:t>
        </m:r>
      </m:oMath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is the</w:t>
        </w:r>
      </w:ins>
      <w:ins w:id="1726" w:author="PR Preview" w:date="2026-01-01T00:00:00Z">
        <w:r>
          <w:t xml:space="preserve"> </w:t>
        </w:r>
      </w:ins>
      <w:hyperlink w:anchor="def-measure">
        <w:ins w:id="172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on the</w:t>
        </w:r>
      </w:ins>
      <w:ins w:id="1730" w:author="PR Preview" w:date="2026-01-01T00:00:00Z">
        <w:r>
          <w:t xml:space="preserve"> </w:t>
        </w:r>
      </w:ins>
      <w:hyperlink w:anchor="thm-power-set-sigma-algebra">
        <m:oMath>
          <m:r>
            <m:t>σ</m:t>
          </m:r>
        </m:oMath>
        <w:ins w:id="1731" w:author="PR Preview" w:date="2026-01-01T00:00:00Z">
          <w:r>
            <w:rPr>
              <w:rStyle w:val="Hyperlink"/>
            </w:rPr>
            <w:t xml:space="preserve">-algebra of all subsets of</w:t>
          </w:r>
        </w:ins>
        <w:ins w:id="173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S</m:t>
          </m:r>
        </m:oMath>
      </w:hyperlink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that assigns each finite set its number of elements,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and each infinite set the value</w:t>
        </w:r>
      </w:ins>
      <w:ins w:id="173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7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3"/>
    <w:bookmarkStart w:id="85" w:name="exm-counting-measure"/>
    <w:p>
      <w:pPr>
        <w:pStyle w:val="FirstParagraph"/>
      </w:pPr>
      <w:ins w:id="1739" w:author="PR Preview" w:date="2026-01-01T00:00:00Z">
        <w:r>
          <w:rPr>
            <w:b/>
            <w:bCs/>
          </w:rPr>
          <w:t xml:space="preserve">Example 18 (Counting measure on the non-negative integers)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For the counting measure</w:t>
        </w:r>
      </w:ins>
      <w:ins w:id="1742" w:author="PR Preview" w:date="2026-01-01T00:00:00Z">
        <w:r>
          <w:t xml:space="preserve"> </w:t>
        </w:r>
      </w:ins>
      <m:oMath>
        <m:r>
          <m:t>μ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on the</w:t>
        </w:r>
      </w:ins>
      <w:ins w:id="1745" w:author="PR Preview" w:date="2026-01-01T00:00:00Z">
        <w:r>
          <w:t xml:space="preserve"> </w:t>
        </w:r>
      </w:ins>
      <w:hyperlink r:id="rId84">
        <w:ins w:id="1746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7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750" w:author="PR Preview" w:date="2026-01-01T00:00:00Z">
        <w:r>
          <w:t xml:space="preserve">,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and the set of even numbers has</w:t>
        </w:r>
      </w:ins>
      <w:ins w:id="175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754" w:author="PR Preview" w:date="2026-01-01T00:00:00Z">
        <w:r>
          <w:t xml:space="preserve">.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The even numbers are the union of the pairwise disjoint sets</w:t>
        </w:r>
      </w:ins>
      <w:ins w:id="175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58" w:author="PR Preview" w:date="2026-01-01T00:00:00Z">
        <w:r>
          <w:t xml:space="preserve">,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and countable additivity agrees: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measurable-space"/>
    <w:p>
      <w:pPr>
        <w:pStyle w:val="FirstParagraph"/>
      </w:pPr>
      <w:ins w:id="1761" w:author="PR Preview" w:date="2026-01-01T00:00:00Z">
        <w:r>
          <w:rPr>
            <w:b/>
            <w:bCs/>
          </w:rPr>
          <w:t xml:space="preserve">Definition 14 (Measurable space)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A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rPr>
            <w:b/>
            <w:bCs/>
          </w:rPr>
          <w:t xml:space="preserve">measurable space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[12]</w:t>
        </w:r>
      </w:ins>
      <w:ins w:id="17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is a set</w:t>
        </w:r>
      </w:ins>
      <w:ins w:id="1771" w:author="PR Preview" w:date="2026-01-01T00:00:00Z">
        <w:r>
          <w:t xml:space="preserve"> </w:t>
        </w:r>
      </w:ins>
      <m:oMath>
        <m:r>
          <m:t>S</m:t>
        </m:r>
      </m:oMath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together with a</w:t>
        </w:r>
      </w:ins>
      <w:ins w:id="1774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77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7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on</w:t>
        </w:r>
      </w:ins>
      <w:ins w:id="1779" w:author="PR Preview" w:date="2026-01-01T00:00:00Z">
        <w:r>
          <w:t xml:space="preserve"> </w:t>
        </w:r>
      </w:ins>
      <m:oMath>
        <m:r>
          <m:t>S</m:t>
        </m:r>
      </m:oMath>
      <w:ins w:id="1780" w:author="PR Preview" w:date="2026-01-01T00:00:00Z">
        <w:r>
          <w:t xml:space="preserve">.</w:t>
        </w:r>
      </w:ins>
    </w:p>
    <w:bookmarkEnd w:id="86"/>
    <w:bookmarkStart w:id="87" w:name="def-measurable-set"/>
    <w:p>
      <w:pPr>
        <w:pStyle w:val="BodyText"/>
      </w:pPr>
      <w:ins w:id="1781" w:author="PR Preview" w:date="2026-01-01T00:00:00Z">
        <w:r>
          <w:rPr>
            <w:b/>
            <w:bCs/>
          </w:rPr>
          <w:t xml:space="preserve">Definition 15 (Measurable set)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In a</w:t>
        </w:r>
      </w:ins>
      <w:ins w:id="1784" w:author="PR Preview" w:date="2026-01-01T00:00:00Z">
        <w:r>
          <w:t xml:space="preserve"> </w:t>
        </w:r>
      </w:ins>
      <w:hyperlink w:anchor="def-measurable-space">
        <w:ins w:id="1785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7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787" w:author="PR Preview" w:date="2026-01-01T00:00:00Z">
        <w:r>
          <w:t xml:space="preserve">,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the sets in</w:t>
        </w:r>
      </w:ins>
      <w:ins w:id="17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are its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rPr>
            <w:b/>
            <w:bCs/>
          </w:rPr>
          <w:t xml:space="preserve">measurable sets</w:t>
        </w:r>
      </w:ins>
      <w:ins w:id="1795" w:author="PR Preview" w:date="2026-01-01T00:00:00Z">
        <w:r>
          <w:t xml:space="preserve">.</w:t>
        </w:r>
      </w:ins>
    </w:p>
    <w:bookmarkEnd w:id="87"/>
    <w:bookmarkStart w:id="88" w:name="exm-measurable-space"/>
    <w:p>
      <w:pPr>
        <w:pStyle w:val="BodyText"/>
      </w:pPr>
      <w:ins w:id="1796" w:author="PR Preview" w:date="2026-01-01T00:00:00Z">
        <w:r>
          <w:rPr>
            <w:b/>
            <w:bCs/>
          </w:rPr>
          <w:t xml:space="preserve">Example 19 (Measurable spaces of die rolls)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For the die rolls</w:t>
        </w:r>
      </w:ins>
      <w:ins w:id="179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80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8"/>
    <w:bookmarkStart w:id="89" w:name="def-measure-space"/>
    <w:p>
      <w:pPr>
        <w:pStyle w:val="FirstParagraph"/>
      </w:pPr>
      <w:del w:id="1801" w:author="PR Preview" w:date="2026-01-01T00:00:00Z">
        <w:r>
          <w:rPr>
            <w:b/>
            <w:bCs/>
          </w:rPr>
          <w:delText xml:space="preserve">Definition 15 (Measure space)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A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rPr>
            <w:b/>
            <w:bCs/>
          </w:rPr>
          <w:delText xml:space="preserve">measure space</w:delText>
        </w:r>
      </w:del>
      <w:del w:id="18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is a</w:delText>
        </w:r>
      </w:del>
      <w:del w:id="1809" w:author="PR Preview" w:date="2026-01-01T00:00:00Z">
        <w:r>
          <w:delText xml:space="preserve"> </w:delText>
        </w:r>
      </w:del>
      <w:hyperlink w:anchor="def-measurable-space">
        <w:del w:id="1810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together with a</w:delText>
        </w:r>
      </w:del>
      <w:del w:id="1813" w:author="PR Preview" w:date="2026-01-01T00:00:00Z">
        <w:r>
          <w:delText xml:space="preserve"> </w:delText>
        </w:r>
      </w:del>
      <w:hyperlink w:anchor="def-measure">
        <w:del w:id="181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815" w:author="PR Preview" w:date="2026-01-01T00:00:00Z">
        <w:r>
          <w:delText xml:space="preserve"> </w:delText>
        </w:r>
      </w:del>
      <m:oMath>
        <m:r>
          <m:t>μ</m:t>
        </m:r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on</w:delText>
        </w:r>
      </w:del>
      <w:del w:id="18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19" w:author="PR Preview" w:date="2026-01-01T00:00:00Z">
        <w:r>
          <w:delText xml:space="preserve">.</w:delText>
        </w:r>
      </w:del>
    </w:p>
    <w:p>
      <w:pPr>
        <w:pStyle w:val="BodyText"/>
      </w:pPr>
      <w:del w:id="1820" w:author="PR Preview" w:date="2026-01-01T00:00:00Z">
        <w:r>
          <w:rPr>
            <w:b/>
            <w:bCs/>
          </w:rPr>
          <w:delText xml:space="preserve">Example 19 (Measure space of die rolls)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For the die rolls</w:delText>
        </w:r>
      </w:del>
      <w:del w:id="182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824" w:author="PR Preview" w:date="2026-01-01T00:00:00Z">
        <w:r>
          <w:delText xml:space="preserve">,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adding the counting function</w:delText>
        </w:r>
      </w:del>
      <w:del w:id="182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of</w:delText>
        </w:r>
      </w:del>
      <w:del w:id="1830" w:author="PR Preview" w:date="2026-01-01T00:00:00Z">
        <w:r>
          <w:delText xml:space="preserve"> </w:delText>
        </w:r>
      </w:del>
      <w:hyperlink w:anchor="exm-measure">
        <w:del w:id="1831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to the</w:delText>
        </w:r>
      </w:del>
      <w:del w:id="1834" w:author="PR Preview" w:date="2026-01-01T00:00:00Z">
        <w:r>
          <w:delText xml:space="preserve"> </w:delText>
        </w:r>
      </w:del>
      <w:hyperlink w:anchor="def-measurable-space">
        <w:del w:id="1835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8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of</w:delText>
        </w:r>
      </w:del>
      <w:del w:id="1839" w:author="PR Preview" w:date="2026-01-01T00:00:00Z">
        <w:r>
          <w:delText xml:space="preserve"> </w:delText>
        </w:r>
      </w:del>
      <w:hyperlink w:anchor="exm-measurable-space">
        <w:del w:id="184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makes</w:delText>
        </w:r>
      </w:del>
      <w:del w:id="18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a measure space.</w:delText>
        </w:r>
      </w:del>
    </w:p>
    <w:p>
      <w:pPr>
        <w:pStyle w:val="BodyText"/>
      </w:pPr>
      <w:del w:id="1846" w:author="PR Preview" w:date="2026-01-01T00:00:00Z">
        <w:r>
          <w:rPr>
            <w:b/>
            <w:bCs/>
          </w:rPr>
          <w:delText xml:space="preserve">Definition 16 (Lebesgue measure)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rPr>
            <w:b/>
            <w:bCs/>
          </w:rPr>
          <w:delText xml:space="preserve">Lebesgue measure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on</w:delText>
        </w:r>
      </w:del>
      <w:del w:id="185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[13]</w:delText>
        </w:r>
      </w:del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is the</w:delText>
        </w:r>
      </w:del>
      <w:del w:id="1856" w:author="PR Preview" w:date="2026-01-01T00:00:00Z">
        <w:r>
          <w:delText xml:space="preserve"> </w:delText>
        </w:r>
      </w:del>
      <w:hyperlink w:anchor="def-measure">
        <w:del w:id="1857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858" w:author="PR Preview" w:date="2026-01-01T00:00:00Z">
        <w:r>
          <w:delText xml:space="preserve"> </w:delText>
        </w:r>
      </w:del>
      <m:oMath>
        <m:r>
          <m:t>λ</m:t>
        </m:r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on the</w:delText>
        </w:r>
      </w:del>
      <w:del w:id="1861" w:author="PR Preview" w:date="2026-01-01T00:00:00Z">
        <w:r>
          <w:delText xml:space="preserve"> </w:delText>
        </w:r>
      </w:del>
      <w:hyperlink w:anchor="def-borel-sigma-algebra">
        <w:del w:id="1862" w:author="PR Preview" w:date="2026-01-01T00:00:00Z">
          <w:r>
            <w:rPr>
              <w:rStyle w:val="Hyperlink"/>
            </w:rPr>
            <w:delText xml:space="preserve">Borel</w:delText>
          </w:r>
        </w:del>
        <w:del w:id="186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86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8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that assigns each</w:delText>
        </w:r>
      </w:del>
      <w:del w:id="1868" w:author="PR Preview" w:date="2026-01-01T00:00:00Z">
        <w:r>
          <w:delText xml:space="preserve"> </w:delText>
        </w:r>
      </w:del>
      <w:hyperlink r:id="rId34">
        <w:del w:id="1869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its length: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for real numbers</w:delText>
        </w:r>
      </w:del>
      <w:del w:id="18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875" w:author="PR Preview" w:date="2026-01-01T00:00:00Z">
        <w:r>
          <w:delText xml:space="preserve">,</w:delText>
        </w:r>
      </w:del>
    </w:p>
    <w:p>
      <w:pPr>
        <w:pStyle w:val="FirstParagraph"/>
      </w:pPr>
      <w:ins w:id="1876" w:author="PR Preview" w:date="2026-01-01T00:00:00Z">
        <w:r>
          <w:rPr>
            <w:b/>
            <w:bCs/>
          </w:rPr>
          <w:t xml:space="preserve">Definition 16 (Measure space)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A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rPr>
            <w:b/>
            <w:bCs/>
          </w:rPr>
          <w:t xml:space="preserve">measure space</w:t>
        </w:r>
      </w:ins>
      <w:ins w:id="18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is a</w:t>
        </w:r>
      </w:ins>
      <w:ins w:id="1884" w:author="PR Preview" w:date="2026-01-01T00:00:00Z">
        <w:r>
          <w:t xml:space="preserve"> </w:t>
        </w:r>
      </w:ins>
      <w:hyperlink w:anchor="def-measurable-space">
        <w:ins w:id="1885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together with a</w:t>
        </w:r>
      </w:ins>
      <w:ins w:id="1888" w:author="PR Preview" w:date="2026-01-01T00:00:00Z">
        <w:r>
          <w:t xml:space="preserve"> </w:t>
        </w:r>
      </w:ins>
      <w:hyperlink w:anchor="def-measure">
        <w:ins w:id="1889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890" w:author="PR Preview" w:date="2026-01-01T00:00:00Z">
        <w:r>
          <w:t xml:space="preserve"> </w:t>
        </w:r>
      </w:ins>
      <m:oMath>
        <m:r>
          <m:t>μ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on</w:t>
        </w:r>
      </w:ins>
      <w:ins w:id="18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94" w:author="PR Preview" w:date="2026-01-01T00:00:00Z">
        <w:r>
          <w:t xml:space="preserve">.</w:t>
        </w:r>
      </w:ins>
    </w:p>
    <w:bookmarkEnd w:id="89"/>
    <w:bookmarkStart w:id="90" w:name="exm-measure-space"/>
    <w:p>
      <w:pPr>
        <w:pStyle w:val="BodyText"/>
      </w:pPr>
      <w:ins w:id="1895" w:author="PR Preview" w:date="2026-01-01T00:00:00Z">
        <w:r>
          <w:rPr>
            <w:b/>
            <w:bCs/>
          </w:rPr>
          <w:t xml:space="preserve">Example 20 (Measure space of die rolls)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For the die rolls</w:t>
        </w:r>
      </w:ins>
      <w:ins w:id="189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899" w:author="PR Preview" w:date="2026-01-01T00:00:00Z">
        <w:r>
          <w:t xml:space="preserve">,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adding the counting function</w:t>
        </w:r>
      </w:ins>
      <w:ins w:id="190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of</w:t>
        </w:r>
      </w:ins>
      <w:ins w:id="1905" w:author="PR Preview" w:date="2026-01-01T00:00:00Z">
        <w:r>
          <w:t xml:space="preserve"> </w:t>
        </w:r>
      </w:ins>
      <w:hyperlink w:anchor="exm-measure">
        <w:ins w:id="1906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to the</w:t>
        </w:r>
      </w:ins>
      <w:ins w:id="1909" w:author="PR Preview" w:date="2026-01-01T00:00:00Z">
        <w:r>
          <w:t xml:space="preserve"> </w:t>
        </w:r>
      </w:ins>
      <w:hyperlink w:anchor="def-measurable-space">
        <w:ins w:id="1910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9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of</w:t>
        </w:r>
      </w:ins>
      <w:ins w:id="1914" w:author="PR Preview" w:date="2026-01-01T00:00:00Z">
        <w:r>
          <w:t xml:space="preserve"> </w:t>
        </w:r>
      </w:ins>
      <w:hyperlink w:anchor="exm-measurable-space">
        <w:ins w:id="1915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makes</w:t>
        </w:r>
      </w:ins>
      <w:ins w:id="1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a measure space.</w:t>
        </w:r>
      </w:ins>
    </w:p>
    <w:bookmarkEnd w:id="90"/>
    <w:bookmarkStart w:id="91" w:name="def-lebesgue-measure"/>
    <w:p>
      <w:pPr>
        <w:pStyle w:val="BodyText"/>
      </w:pPr>
      <w:ins w:id="1921" w:author="PR Preview" w:date="2026-01-01T00:00:00Z">
        <w:r>
          <w:rPr>
            <w:b/>
            <w:bCs/>
          </w:rPr>
          <w:t xml:space="preserve">Definition 17 (Lebesgue measure)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rPr>
            <w:b/>
            <w:bCs/>
          </w:rPr>
          <w:t xml:space="preserve">Lebesgue measure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on</w:t>
        </w:r>
      </w:ins>
      <w:ins w:id="192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[13]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is the</w:t>
        </w:r>
      </w:ins>
      <w:ins w:id="1931" w:author="PR Preview" w:date="2026-01-01T00:00:00Z">
        <w:r>
          <w:t xml:space="preserve"> </w:t>
        </w:r>
      </w:ins>
      <w:hyperlink w:anchor="def-measure">
        <w:ins w:id="1932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933" w:author="PR Preview" w:date="2026-01-01T00:00:00Z">
        <w:r>
          <w:t xml:space="preserve"> </w:t>
        </w:r>
      </w:ins>
      <m:oMath>
        <m:r>
          <m:t>λ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on the</w:t>
        </w:r>
      </w:ins>
      <w:ins w:id="1936" w:author="PR Preview" w:date="2026-01-01T00:00:00Z">
        <w:r>
          <w:t xml:space="preserve"> </w:t>
        </w:r>
      </w:ins>
      <w:hyperlink w:anchor="def-borel-sigma-algebra">
        <w:ins w:id="1937" w:author="PR Preview" w:date="2026-01-01T00:00:00Z">
          <w:r>
            <w:rPr>
              <w:rStyle w:val="Hyperlink"/>
            </w:rPr>
            <w:t xml:space="preserve">Borel</w:t>
          </w:r>
        </w:ins>
        <w:ins w:id="193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93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9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that assigns each</w:t>
        </w:r>
      </w:ins>
      <w:ins w:id="1943" w:author="PR Preview" w:date="2026-01-01T00:00:00Z">
        <w:r>
          <w:t xml:space="preserve"> </w:t>
        </w:r>
      </w:ins>
      <w:hyperlink r:id="rId34">
        <w:ins w:id="1944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its length: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for real numbers</w:t>
        </w:r>
      </w:ins>
      <w:ins w:id="19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9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1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92"/>
    <w:bookmarkStart w:id="93" w:name="def-lebesgue-measure-interval"/>
    <w:p>
      <w:pPr>
        <w:pStyle w:val="BodyText"/>
      </w:pPr>
      <w:del w:id="1951" w:author="PR Preview" w:date="2026-01-01T00:00:00Z">
        <w:r>
          <w:rPr>
            <w:b/>
            <w:bCs/>
          </w:rPr>
          <w:delText xml:space="preserve">Definition 17 (Lebesgue measure on an interval)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rPr>
            <w:b/>
            <w:bCs/>
          </w:rPr>
          <w:delText xml:space="preserve">Lebesgue measure on an interval</w:delText>
        </w:r>
      </w:del>
      <w:del w:id="1954" w:author="PR Preview" w:date="2026-01-01T00:00:00Z">
        <w:r>
          <w:delText xml:space="preserve"> </w:delText>
        </w:r>
      </w:del>
      <m:oMath>
        <m:r>
          <m:t>I</m:t>
        </m:r>
      </m:oMath>
      <w:del w:id="1955" w:author="PR Preview" w:date="2026-01-01T00:00:00Z">
        <w:r>
          <w:delText xml:space="preserve">, such as</w:delText>
        </w:r>
      </w:del>
      <w:del w:id="19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957" w:author="PR Preview" w:date="2026-01-01T00:00:00Z">
        <w:r>
          <w:delText xml:space="preserve">,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is</w:delText>
        </w:r>
      </w:del>
      <w:del w:id="1960" w:author="PR Preview" w:date="2026-01-01T00:00:00Z">
        <w:r>
          <w:delText xml:space="preserve"> </w:delText>
        </w:r>
      </w:del>
      <m:oMath>
        <m:r>
          <m:t>λ</m:t>
        </m:r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(</w:delText>
        </w:r>
      </w:del>
      <w:hyperlink w:anchor="def-lebesgue-measure">
        <w:del w:id="196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964" w:author="PR Preview" w:date="2026-01-01T00:00:00Z">
        <w:r>
          <w:delText xml:space="preserve">) applied only to the Borel sets that are subsets of</w:delText>
        </w:r>
      </w:del>
      <w:del w:id="1965" w:author="PR Preview" w:date="2026-01-01T00:00:00Z">
        <w:r>
          <w:delText xml:space="preserve"> </w:delText>
        </w:r>
      </w:del>
      <m:oMath>
        <m:r>
          <m:t>I</m:t>
        </m:r>
      </m:oMath>
      <w:del w:id="1966" w:author="PR Preview" w:date="2026-01-01T00:00:00Z">
        <w:r>
          <w:delText xml:space="preserve">.</w:delText>
        </w:r>
      </w:del>
    </w:p>
    <w:p>
      <w:pPr>
        <w:pStyle w:val="BodyText"/>
      </w:pPr>
      <w:del w:id="1967" w:author="PR Preview" w:date="2026-01-01T00:00:00Z">
        <w:r>
          <w:rPr>
            <w:b/>
            <w:bCs/>
          </w:rPr>
          <w:delText xml:space="preserve">Example 20 (Lengths of some Borel sets)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 </w:delText>
        </w:r>
      </w:del>
    </w:p>
    <w:p>
      <w:pPr>
        <w:pStyle w:val="BodyText"/>
      </w:pPr>
      <w:ins w:id="1970" w:author="PR Preview" w:date="2026-01-01T00:00:00Z">
        <w:r>
          <w:rPr>
            <w:b/>
            <w:bCs/>
          </w:rPr>
          <w:t xml:space="preserve">Definition 18 (Lebesgue measure on an interval)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rPr>
            <w:b/>
            <w:bCs/>
          </w:rPr>
          <w:t xml:space="preserve">Lebesgue measure on an interval</w:t>
        </w:r>
      </w:ins>
      <w:ins w:id="1973" w:author="PR Preview" w:date="2026-01-01T00:00:00Z">
        <w:r>
          <w:t xml:space="preserve"> </w:t>
        </w:r>
      </w:ins>
      <m:oMath>
        <m:r>
          <m:t>I</m:t>
        </m:r>
      </m:oMath>
      <w:ins w:id="1974" w:author="PR Preview" w:date="2026-01-01T00:00:00Z">
        <w:r>
          <w:t xml:space="preserve">, such as</w:t>
        </w:r>
      </w:ins>
      <w:ins w:id="19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76" w:author="PR Preview" w:date="2026-01-01T00:00:00Z">
        <w:r>
          <w:t xml:space="preserve">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is</w:t>
        </w:r>
      </w:ins>
      <w:ins w:id="1979" w:author="PR Preview" w:date="2026-01-01T00:00:00Z">
        <w:r>
          <w:t xml:space="preserve"> </w:t>
        </w:r>
      </w:ins>
      <m:oMath>
        <m:r>
          <m:t>λ</m:t>
        </m:r>
      </m:oMath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(</w:t>
        </w:r>
      </w:ins>
      <w:hyperlink w:anchor="def-lebesgue-measure">
        <w:ins w:id="198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983" w:author="PR Preview" w:date="2026-01-01T00:00:00Z">
        <w:r>
          <w:t xml:space="preserve">) applied only to the Borel sets that are subsets of</w:t>
        </w:r>
      </w:ins>
      <w:ins w:id="1984" w:author="PR Preview" w:date="2026-01-01T00:00:00Z">
        <w:r>
          <w:t xml:space="preserve"> </w:t>
        </w:r>
      </w:ins>
      <m:oMath>
        <m:r>
          <m:t>I</m:t>
        </m:r>
      </m:oMath>
      <w:ins w:id="1985" w:author="PR Preview" w:date="2026-01-01T00:00:00Z">
        <w:r>
          <w:t xml:space="preserve">.</w:t>
        </w:r>
      </w:ins>
    </w:p>
    <w:bookmarkEnd w:id="93"/>
    <w:bookmarkStart w:id="94" w:name="exm-lebesgue-measure"/>
    <w:p>
      <w:pPr>
        <w:pStyle w:val="BodyText"/>
      </w:pPr>
      <w:ins w:id="1986" w:author="PR Preview" w:date="2026-01-01T00:00:00Z">
        <w:r>
          <w:rPr>
            <w:b/>
            <w:bCs/>
          </w:rPr>
          <w:t xml:space="preserve">Example 21 (Lengths of some Borel sets)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del w:id="1989" w:author="PR Preview" w:date="2026-01-01T00:00:00Z">
        <w:r>
          <w:delText xml:space="preserve">The integers are the union of the pairwise disjoint single points</w:delText>
        </w:r>
      </w:del>
      <w:del w:id="19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(</w:delText>
        </w:r>
      </w:del>
      <w:hyperlink w:anchor="exm-borel-sigma-algebra">
        <w:del w:id="199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994" w:author="PR Preview" w:date="2026-01-01T00:00:00Z">
        <w:r>
          <w:delText xml:space="preserve">), so countable additivity gives</w:delText>
        </w:r>
      </w:del>
    </w:p>
    <w:p>
      <w:pPr>
        <w:numPr>
          <w:ilvl w:val="0"/>
          <w:numId w:val="1011"/>
        </w:numPr>
      </w:pPr>
      <w:ins w:id="1995" w:author="PR Preview" w:date="2026-01-01T00:00:00Z">
        <w:r>
          <w:t xml:space="preserve">The integers are the union of the pairwise disjoint single points</w:t>
        </w:r>
      </w:ins>
      <w:ins w:id="19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(</w:t>
        </w:r>
      </w:ins>
      <w:hyperlink w:anchor="exm-borel-sigma-algebra">
        <w:ins w:id="199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000" w:author="PR Preview" w:date="2026-01-01T00:00:00Z">
        <w:r>
          <w:t xml:space="preserve">), so countable additivity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del w:id="2001" w:author="PR Preview" w:date="2026-01-01T00:00:00Z">
        <w:r>
          <w:rPr>
            <w:i/>
            <w:iCs/>
          </w:rPr>
          <w:delText xml:space="preserve">Remark 7</w:delText>
        </w:r>
      </w:del>
      <w:del w:id="2002" w:author="PR Preview" w:date="2026-01-01T00:00:00Z">
        <w:r>
          <w:delText xml:space="preserve"> (Measures generalize size). </w:delText>
        </w:r>
      </w:del>
      <w:del w:id="2003" w:author="PR Preview" w:date="2026-01-01T00:00:00Z">
        <w:r>
          <w:delText xml:space="preserve">A</w:delText>
        </w:r>
      </w:del>
      <w:del w:id="2004" w:author="PR Preview" w:date="2026-01-01T00:00:00Z">
        <w:r>
          <w:delText xml:space="preserve"> </w:delText>
        </w:r>
      </w:del>
      <w:hyperlink w:anchor="def-measure">
        <w:del w:id="200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generalizes size: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it can measure how many elements a set has,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as in</w:delText>
        </w:r>
      </w:del>
      <w:del w:id="2012" w:author="PR Preview" w:date="2026-01-01T00:00:00Z">
        <w:r>
          <w:delText xml:space="preserve"> </w:delText>
        </w:r>
      </w:del>
      <w:hyperlink w:anchor="def-counting-measure">
        <w:del w:id="201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014" w:author="PR Preview" w:date="2026-01-01T00:00:00Z">
        <w:r>
          <w:delText xml:space="preserve">,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or how long a set of real numbers is,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as Lebesgue measure (</w:delText>
        </w:r>
      </w:del>
      <w:hyperlink w:anchor="def-lebesgue-measure">
        <w:del w:id="201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020" w:author="PR Preview" w:date="2026-01-01T00:00:00Z">
        <w:r>
          <w:delText xml:space="preserve">) does,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assigning each</w:delText>
        </w:r>
      </w:del>
      <w:del w:id="2023" w:author="PR Preview" w:date="2026-01-01T00:00:00Z">
        <w:r>
          <w:delText xml:space="preserve"> </w:delText>
        </w:r>
      </w:del>
      <w:hyperlink r:id="rId34">
        <w:del w:id="2024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02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its length</w:delText>
        </w:r>
      </w:del>
      <w:del w:id="20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−</m:t>
        </m:r>
        <m:r>
          <m:t>a</m:t>
        </m:r>
      </m:oMath>
      <w:del w:id="2029" w:author="PR Preview" w:date="2026-01-01T00:00:00Z">
        <w:r>
          <w:delText xml:space="preserve">.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For example, the counting measure on</w:delText>
        </w:r>
      </w:del>
      <w:del w:id="20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gives</w:delText>
        </w:r>
      </w:del>
      <w:del w:id="20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the value</w:delText>
        </w:r>
      </w:del>
      <w:del w:id="2038" w:author="PR Preview" w:date="2026-01-01T00:00:00Z">
        <w:r>
          <w:delText xml:space="preserve"> </w:delText>
        </w:r>
      </w:del>
      <m:oMath>
        <m:r>
          <m:t>4</m:t>
        </m:r>
      </m:oMath>
      <w:del w:id="2039" w:author="PR Preview" w:date="2026-01-01T00:00:00Z">
        <w:r>
          <w:delText xml:space="preserve">,</w:delText>
        </w:r>
      </w:del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while the Lebesgue measure of the interval</w:delText>
        </w:r>
      </w:del>
      <w:del w:id="204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is</w:delText>
        </w:r>
      </w:del>
      <w:del w:id="2045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2046" w:author="PR Preview" w:date="2026-01-01T00:00:00Z">
        <w:r>
          <w:delText xml:space="preserve">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Both can serve as the measures</w:delText>
        </w:r>
      </w:del>
      <w:del w:id="204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and</w:delText>
        </w:r>
      </w:del>
      <w:del w:id="2052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in the</w:delText>
        </w:r>
      </w:del>
      <w:del w:id="2055" w:author="PR Preview" w:date="2026-01-01T00:00:00Z">
        <w:r>
          <w:delText xml:space="preserve"> </w:delText>
        </w:r>
      </w:del>
      <w:hyperlink r:id="rId95">
        <w:del w:id="2056" w:author="PR Preview" w:date="2026-01-01T00:00:00Z">
          <w:r>
            <w:rPr>
              <w:rStyle w:val="Hyperlink"/>
            </w:rPr>
            <w:delText xml:space="preserve">Tonelli</w:delText>
          </w:r>
        </w:del>
      </w:hyperlink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and</w:delText>
        </w:r>
      </w:del>
      <w:del w:id="2059" w:author="PR Preview" w:date="2026-01-01T00:00:00Z">
        <w:r>
          <w:delText xml:space="preserve"> </w:delText>
        </w:r>
      </w:del>
      <w:hyperlink r:id="rId96">
        <w:del w:id="2060" w:author="PR Preview" w:date="2026-01-01T00:00:00Z">
          <w:r>
            <w:rPr>
              <w:rStyle w:val="Hyperlink"/>
            </w:rPr>
            <w:delText xml:space="preserve">Fubini</w:delText>
          </w:r>
        </w:del>
      </w:hyperlink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theorems.</w:delText>
        </w:r>
      </w:del>
    </w:p>
    <w:p>
      <w:pPr>
        <w:pStyle w:val="BodyText"/>
      </w:pPr>
      <w:del w:id="2063" w:author="PR Preview" w:date="2026-01-01T00:00:00Z">
        <w:r>
          <w:rPr>
            <w:b/>
            <w:bCs/>
          </w:rPr>
          <w:delText xml:space="preserve">Definition 18 (Measure zero (null set))</w:delText>
        </w:r>
      </w:del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Let</w:delText>
        </w:r>
      </w:del>
      <w:del w:id="20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be a</w:delText>
        </w:r>
      </w:del>
      <w:del w:id="2069" w:author="PR Preview" w:date="2026-01-01T00:00:00Z">
        <w:r>
          <w:delText xml:space="preserve"> </w:delText>
        </w:r>
      </w:del>
      <w:hyperlink w:anchor="def-measure-space">
        <w:del w:id="207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071" w:author="PR Preview" w:date="2026-01-01T00:00:00Z">
        <w:r>
          <w:delText xml:space="preserve">.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A set</w:delText>
        </w:r>
      </w:del>
      <w:del w:id="20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has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rPr>
            <w:b/>
            <w:bCs/>
          </w:rPr>
          <w:delText xml:space="preserve">measure zero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[14]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(also called a</w:delText>
        </w:r>
      </w:del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rPr>
            <w:b/>
            <w:bCs/>
          </w:rPr>
          <w:delText xml:space="preserve">null set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for</w:delText>
        </w:r>
      </w:del>
      <w:del w:id="2087" w:author="PR Preview" w:date="2026-01-01T00:00:00Z">
        <w:r>
          <w:delText xml:space="preserve"> </w:delText>
        </w:r>
      </w:del>
      <m:oMath>
        <m:r>
          <m:t>μ</m:t>
        </m:r>
      </m:oMath>
      <w:del w:id="2088" w:author="PR Preview" w:date="2026-01-01T00:00:00Z">
        <w:r>
          <w:delText xml:space="preserve">)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if</w:delText>
        </w:r>
      </w:del>
      <w:del w:id="209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092" w:author="PR Preview" w:date="2026-01-01T00:00:00Z">
        <w:r>
          <w:delText xml:space="preserve">.</w:delText>
        </w:r>
      </w:del>
    </w:p>
    <w:p>
      <w:pPr>
        <w:pStyle w:val="BodyText"/>
      </w:pPr>
      <w:del w:id="2093" w:author="PR Preview" w:date="2026-01-01T00:00:00Z">
        <w:r>
          <w:rPr>
            <w:b/>
            <w:bCs/>
          </w:rPr>
          <w:delText xml:space="preserve">Example 21 (Sets of measure zero)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 </w:delText>
        </w:r>
      </w:del>
    </w:p>
    <w:p>
      <w:pPr>
        <w:pStyle w:val="FirstParagraph"/>
      </w:pPr>
      <w:ins w:id="2096" w:author="PR Preview" w:date="2026-01-01T00:00:00Z">
        <w:r>
          <w:rPr>
            <w:i/>
            <w:iCs/>
          </w:rPr>
          <w:t xml:space="preserve">Remark 7</w:t>
        </w:r>
      </w:ins>
      <w:ins w:id="2097" w:author="PR Preview" w:date="2026-01-01T00:00:00Z">
        <w:r>
          <w:t xml:space="preserve"> (Measures generalize size). </w:t>
        </w:r>
      </w:ins>
      <w:ins w:id="2098" w:author="PR Preview" w:date="2026-01-01T00:00:00Z">
        <w:r>
          <w:t xml:space="preserve">A</w:t>
        </w:r>
      </w:ins>
      <w:ins w:id="2099" w:author="PR Preview" w:date="2026-01-01T00:00:00Z">
        <w:r>
          <w:t xml:space="preserve"> </w:t>
        </w:r>
      </w:ins>
      <w:hyperlink w:anchor="def-measure">
        <w:ins w:id="210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generalizes size: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it can measure how many elements a set has,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as in</w:t>
        </w:r>
      </w:ins>
      <w:ins w:id="2107" w:author="PR Preview" w:date="2026-01-01T00:00:00Z">
        <w:r>
          <w:t xml:space="preserve"> </w:t>
        </w:r>
      </w:ins>
      <w:hyperlink w:anchor="def-counting-measure">
        <w:ins w:id="210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109" w:author="PR Preview" w:date="2026-01-01T00:00:00Z">
        <w:r>
          <w:t xml:space="preserve">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or how long a set of real numbers is,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as Lebesgue measure (</w:t>
        </w:r>
      </w:ins>
      <w:hyperlink w:anchor="def-lebesgue-measure">
        <w:ins w:id="211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115" w:author="PR Preview" w:date="2026-01-01T00:00:00Z">
        <w:r>
          <w:t xml:space="preserve">) does,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assigning each</w:t>
        </w:r>
      </w:ins>
      <w:ins w:id="2118" w:author="PR Preview" w:date="2026-01-01T00:00:00Z">
        <w:r>
          <w:t xml:space="preserve"> </w:t>
        </w:r>
      </w:ins>
      <w:hyperlink r:id="rId34">
        <w:ins w:id="2119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12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its length</w:t>
        </w:r>
      </w:ins>
      <w:ins w:id="212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a</m:t>
        </m:r>
      </m:oMath>
      <w:ins w:id="2124" w:author="PR Preview" w:date="2026-01-01T00:00:00Z">
        <w:r>
          <w:t xml:space="preserve">.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For example, the counting measure on</w:t>
        </w:r>
      </w:ins>
      <w:ins w:id="21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gives</w:t>
        </w:r>
      </w:ins>
      <w:ins w:id="213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the value</w:t>
        </w:r>
      </w:ins>
      <w:ins w:id="2133" w:author="PR Preview" w:date="2026-01-01T00:00:00Z">
        <w:r>
          <w:t xml:space="preserve"> </w:t>
        </w:r>
      </w:ins>
      <m:oMath>
        <m:r>
          <m:t>4</m:t>
        </m:r>
      </m:oMath>
      <w:ins w:id="2134" w:author="PR Preview" w:date="2026-01-01T00:00:00Z">
        <w:r>
          <w:t xml:space="preserve">,</w:t>
        </w:r>
      </w:ins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while the Lebesgue measure of the interval</w:t>
        </w:r>
      </w:ins>
      <w:ins w:id="213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is</w:t>
        </w:r>
      </w:ins>
      <w:ins w:id="214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2141" w:author="PR Preview" w:date="2026-01-01T00:00:00Z">
        <w:r>
          <w:t xml:space="preserve">.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Both can serve as the measures</w:t>
        </w:r>
      </w:ins>
      <w:ins w:id="214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and</w:t>
        </w:r>
      </w:ins>
      <w:ins w:id="214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</m:oMath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in the</w:t>
        </w:r>
      </w:ins>
      <w:ins w:id="2150" w:author="PR Preview" w:date="2026-01-01T00:00:00Z">
        <w:r>
          <w:t xml:space="preserve"> </w:t>
        </w:r>
      </w:ins>
      <w:hyperlink r:id="rId95">
        <w:ins w:id="2151" w:author="PR Preview" w:date="2026-01-01T00:00:00Z">
          <w:r>
            <w:rPr>
              <w:rStyle w:val="Hyperlink"/>
            </w:rPr>
            <w:t xml:space="preserve">Tonelli</w:t>
          </w:r>
        </w:ins>
      </w:hyperlink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and</w:t>
        </w:r>
      </w:ins>
      <w:ins w:id="2154" w:author="PR Preview" w:date="2026-01-01T00:00:00Z">
        <w:r>
          <w:t xml:space="preserve"> </w:t>
        </w:r>
      </w:ins>
      <w:hyperlink r:id="rId96">
        <w:ins w:id="2155" w:author="PR Preview" w:date="2026-01-01T00:00:00Z">
          <w:r>
            <w:rPr>
              <w:rStyle w:val="Hyperlink"/>
            </w:rPr>
            <w:t xml:space="preserve">Fubini</w:t>
          </w:r>
        </w:ins>
      </w:hyperlink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theorems.</w:t>
        </w:r>
      </w:ins>
    </w:p>
    <w:bookmarkEnd w:id="97"/>
    <w:bookmarkStart w:id="98" w:name="def-measure-zero"/>
    <w:p>
      <w:pPr>
        <w:pStyle w:val="BodyText"/>
      </w:pPr>
      <w:ins w:id="2158" w:author="PR Preview" w:date="2026-01-01T00:00:00Z">
        <w:r>
          <w:rPr>
            <w:b/>
            <w:bCs/>
          </w:rPr>
          <w:t xml:space="preserve">Definition 19 (Measure zero (null set))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Let</w:t>
        </w:r>
      </w:ins>
      <w:ins w:id="21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be a</w:t>
        </w:r>
      </w:ins>
      <w:ins w:id="2164" w:author="PR Preview" w:date="2026-01-01T00:00:00Z">
        <w:r>
          <w:t xml:space="preserve"> </w:t>
        </w:r>
      </w:ins>
      <w:hyperlink w:anchor="def-measure-space">
        <w:ins w:id="216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166" w:author="PR Preview" w:date="2026-01-01T00:00:00Z">
        <w:r>
          <w:t xml:space="preserve">.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A set</w:t>
        </w:r>
      </w:ins>
      <w:ins w:id="21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has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rPr>
            <w:b/>
            <w:bCs/>
          </w:rPr>
          <w:t xml:space="preserve">measure zero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[14]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(also called a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rPr>
            <w:b/>
            <w:bCs/>
          </w:rPr>
          <w:t xml:space="preserve">null set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for</w:t>
        </w:r>
      </w:ins>
      <w:ins w:id="2182" w:author="PR Preview" w:date="2026-01-01T00:00:00Z">
        <w:r>
          <w:t xml:space="preserve"> </w:t>
        </w:r>
      </w:ins>
      <m:oMath>
        <m:r>
          <m:t>μ</m:t>
        </m:r>
      </m:oMath>
      <w:ins w:id="2183" w:author="PR Preview" w:date="2026-01-01T00:00:00Z">
        <w:r>
          <w:t xml:space="preserve">)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if</w:t>
        </w:r>
      </w:ins>
      <w:ins w:id="218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187" w:author="PR Preview" w:date="2026-01-01T00:00:00Z">
        <w:r>
          <w:t xml:space="preserve">.</w:t>
        </w:r>
      </w:ins>
    </w:p>
    <w:bookmarkEnd w:id="98"/>
    <w:bookmarkStart w:id="99" w:name="exm-measure-zero"/>
    <w:p>
      <w:pPr>
        <w:pStyle w:val="BodyText"/>
      </w:pPr>
      <w:ins w:id="2188" w:author="PR Preview" w:date="2026-01-01T00:00:00Z">
        <w:r>
          <w:rPr>
            <w:b/>
            <w:bCs/>
          </w:rPr>
          <w:t xml:space="preserve">Example 22 (Sets of measure zero)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del w:id="2191" w:author="PR Preview" w:date="2026-01-01T00:00:00Z">
        <w:r>
          <w:delText xml:space="preserve">For Lebesgue measure,</w:delText>
        </w:r>
      </w:del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every single point</w:delText>
        </w:r>
      </w:del>
      <w:del w:id="21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and the integers</w:delText>
        </w:r>
      </w:del>
      <w:del w:id="219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Z</m:t>
        </m:r>
      </m:oMath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delText xml:space="preserve">have measure zero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(</w:delText>
        </w:r>
      </w:del>
      <w:hyperlink w:anchor="exm-lebesgue-measure">
        <w:del w:id="2202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203" w:author="PR Preview" w:date="2026-01-01T00:00:00Z">
        <w:r>
          <w:delText xml:space="preserve">),</w:delText>
        </w:r>
      </w:del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although neither set is empty.</w:delText>
        </w:r>
      </w:del>
    </w:p>
    <w:p>
      <w:pPr>
        <w:pStyle w:val="FirstParagraph"/>
      </w:pPr>
      <w:del w:id="2206" w:author="PR Preview" w:date="2026-01-01T00:00:00Z">
        <w:r>
          <w:rPr>
            <w:b/>
            <w:bCs/>
          </w:rPr>
          <w:delText xml:space="preserve">Definition 19 (Almost everywhere (</w:delText>
        </w:r>
      </w:del>
      <m:oMath>
        <m:r>
          <m:t>μ</m:t>
        </m:r>
      </m:oMath>
      <w:del w:id="2207" w:author="PR Preview" w:date="2026-01-01T00:00:00Z">
        <w:r>
          <w:rPr>
            <w:b/>
            <w:bCs/>
          </w:rPr>
          <w:delText xml:space="preserve">-almost everywhere,</w:delText>
        </w:r>
      </w:del>
      <w:del w:id="2208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2209" w:author="PR Preview" w:date="2026-01-01T00:00:00Z">
        <w:r>
          <w:rPr>
            <w:b/>
            <w:bCs/>
          </w:rPr>
          <w:delText xml:space="preserve">-a.e.))</w:delText>
        </w:r>
      </w:del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Let</w:delText>
        </w:r>
      </w:del>
      <w:del w:id="22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be a</w:delText>
        </w:r>
      </w:del>
      <w:del w:id="2215" w:author="PR Preview" w:date="2026-01-01T00:00:00Z">
        <w:r>
          <w:delText xml:space="preserve"> </w:delText>
        </w:r>
      </w:del>
      <w:hyperlink w:anchor="def-measure-space">
        <w:del w:id="221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217" w:author="PR Preview" w:date="2026-01-01T00:00:00Z">
        <w:r>
          <w:delText xml:space="preserve">.</w:delText>
        </w:r>
      </w:del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A statement about the elements of</w:delText>
        </w:r>
      </w:del>
      <w:del w:id="2220" w:author="PR Preview" w:date="2026-01-01T00:00:00Z">
        <w:r>
          <w:delText xml:space="preserve"> </w:delText>
        </w:r>
      </w:del>
      <m:oMath>
        <m:r>
          <m:t>S</m:t>
        </m:r>
      </m:oMath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holds</w:delText>
        </w:r>
      </w:del>
      <w:del w:id="2223" w:author="PR Preview" w:date="2026-01-01T00:00:00Z">
        <w:r>
          <w:delText xml:space="preserve"> </w:delText>
        </w:r>
      </w:del>
      <m:oMath>
        <m:r>
          <m:t>μ</m:t>
        </m:r>
      </m:oMath>
      <w:del w:id="2224" w:author="PR Preview" w:date="2026-01-01T00:00:00Z">
        <w:r>
          <w:rPr>
            <w:b/>
            <w:bCs/>
          </w:rPr>
          <w:delText xml:space="preserve">-almost everywhere</w:delText>
        </w:r>
      </w:del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(written</w:delText>
        </w:r>
      </w:del>
      <w:del w:id="2227" w:author="PR Preview" w:date="2026-01-01T00:00:00Z">
        <w:r>
          <w:delText xml:space="preserve"> </w:delText>
        </w:r>
      </w:del>
      <m:oMath>
        <m:r>
          <m:t>μ</m:t>
        </m:r>
      </m:oMath>
      <w:del w:id="2228" w:author="PR Preview" w:date="2026-01-01T00:00:00Z">
        <w:r>
          <w:rPr>
            <w:b/>
            <w:bCs/>
          </w:rPr>
          <w:delText xml:space="preserve">-a.e.</w:delText>
        </w:r>
      </w:del>
      <w:del w:id="2229" w:author="PR Preview" w:date="2026-01-01T00:00:00Z">
        <w:r>
          <w:delText xml:space="preserve">,</w:delText>
        </w:r>
      </w:del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or</w:delText>
        </w:r>
      </w:del>
      <w:del w:id="2232" w:author="PR Preview" w:date="2026-01-01T00:00:00Z">
        <w:r>
          <w:delText xml:space="preserve"> </w:delText>
        </w:r>
      </w:del>
      <w:del w:id="2233" w:author="PR Preview" w:date="2026-01-01T00:00:00Z">
        <w:r>
          <w:rPr>
            <w:b/>
            <w:bCs/>
          </w:rPr>
          <w:delText xml:space="preserve">almost everywhere</w:delText>
        </w:r>
      </w:del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when</w:delText>
        </w:r>
      </w:del>
      <w:del w:id="2236" w:author="PR Preview" w:date="2026-01-01T00:00:00Z">
        <w:r>
          <w:delText xml:space="preserve"> </w:delText>
        </w:r>
      </w:del>
      <m:oMath>
        <m:r>
          <m:t>μ</m:t>
        </m:r>
      </m:oMath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is clear from context)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[15]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if the set of elements for which it fails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is a</w:delText>
        </w:r>
      </w:del>
      <w:del w:id="2245" w:author="PR Preview" w:date="2026-01-01T00:00:00Z">
        <w:r>
          <w:delText xml:space="preserve"> </w:delText>
        </w:r>
      </w:del>
      <w:hyperlink r:id="rId13">
        <w:del w:id="2246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of a set of</w:delText>
        </w:r>
      </w:del>
      <w:del w:id="2249" w:author="PR Preview" w:date="2026-01-01T00:00:00Z">
        <w:r>
          <w:delText xml:space="preserve"> </w:delText>
        </w:r>
      </w:del>
      <w:hyperlink w:anchor="def-measure-zero">
        <w:del w:id="2250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2251" w:author="PR Preview" w:date="2026-01-01T00:00:00Z">
        <w:r>
          <w:delText xml:space="preserve">.</w:delText>
        </w:r>
      </w:del>
    </w:p>
    <w:p>
      <w:pPr>
        <w:pStyle w:val="BodyText"/>
      </w:pPr>
      <w:del w:id="2252" w:author="PR Preview" w:date="2026-01-01T00:00:00Z">
        <w:r>
          <w:rPr>
            <w:b/>
            <w:bCs/>
          </w:rPr>
          <w:delText xml:space="preserve">Example 22 (Non-negative except on the integers)</w:delText>
        </w:r>
      </w:del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Let</w:delText>
        </w:r>
      </w:del>
      <w:del w:id="225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with</w:delText>
        </w:r>
      </w:del>
      <w:del w:id="225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when</w:delText>
        </w:r>
      </w:del>
      <w:del w:id="2261" w:author="PR Preview" w:date="2026-01-01T00:00:00Z">
        <w:r>
          <w:delText xml:space="preserve"> </w:delText>
        </w:r>
      </w:del>
      <m:oMath>
        <m:r>
          <m:t>x</m:t>
        </m:r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is an integer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and</w:delText>
        </w:r>
      </w:del>
      <w:del w:id="226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otherwise.</w:delText>
        </w:r>
      </w:del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The statement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“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2273" w:author="PR Preview" w:date="2026-01-01T00:00:00Z">
        <w:r>
          <w:delText xml:space="preserve">”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fails exactly for</w:delText>
        </w:r>
      </w:del>
      <w:del w:id="227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del w:id="2277" w:author="PR Preview" w:date="2026-01-01T00:00:00Z">
        <w:r>
          <w:delText xml:space="preserve">,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and</w:delText>
        </w:r>
      </w:del>
      <w:del w:id="228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(</w:delText>
        </w:r>
      </w:del>
      <w:hyperlink w:anchor="exm-lebesgue-measure">
        <w:del w:id="2283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284" w:author="PR Preview" w:date="2026-01-01T00:00:00Z">
        <w:r>
          <w:delText xml:space="preserve">),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so</w:delText>
        </w:r>
      </w:del>
      <w:del w:id="228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≥</m:t>
        </m:r>
        <m:r>
          <m:t>0</m:t>
        </m:r>
      </m:oMath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holds</w:delText>
        </w:r>
      </w:del>
      <w:del w:id="2290" w:author="PR Preview" w:date="2026-01-01T00:00:00Z">
        <w:r>
          <w:delText xml:space="preserve"> </w:delText>
        </w:r>
      </w:del>
      <m:oMath>
        <m:r>
          <m:t>λ</m:t>
        </m:r>
      </m:oMath>
      <w:del w:id="2291" w:author="PR Preview" w:date="2026-01-01T00:00:00Z">
        <w:r>
          <w:delText xml:space="preserve">-almost everywhere,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though not everywhere.</w:delText>
        </w:r>
      </w:del>
    </w:p>
    <w:p>
      <w:pPr>
        <w:pStyle w:val="BodyText"/>
      </w:pPr>
      <w:del w:id="2294" w:author="PR Preview" w:date="2026-01-01T00:00:00Z">
        <w:r>
          <w:delText xml:space="preserve">For a counting measure, only</w:delText>
        </w:r>
      </w:del>
      <w:del w:id="2295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has measure zero (</w:delText>
        </w:r>
      </w:del>
      <w:hyperlink w:anchor="exm-measure-zero">
        <w:del w:id="2298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299" w:author="PR Preview" w:date="2026-01-01T00:00:00Z">
        <w:r>
          <w:delText xml:space="preserve">),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so a statement holds almost everywhere only if it holds everywhere.</w:delText>
        </w:r>
      </w:del>
    </w:p>
    <w:p>
      <w:pPr>
        <w:pStyle w:val="BodyText"/>
      </w:pPr>
      <w:del w:id="2302" w:author="PR Preview" w:date="2026-01-01T00:00:00Z">
        <w:r>
          <w:rPr>
            <w:b/>
            <w:bCs/>
          </w:rPr>
          <w:delText xml:space="preserve">Definition 20 (Finite measure)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Let</w:delText>
        </w:r>
      </w:del>
      <w:del w:id="23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be a</w:delText>
        </w:r>
      </w:del>
      <w:del w:id="2308" w:author="PR Preview" w:date="2026-01-01T00:00:00Z">
        <w:r>
          <w:delText xml:space="preserve"> </w:delText>
        </w:r>
      </w:del>
      <w:hyperlink w:anchor="def-measure-space">
        <w:del w:id="230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310" w:author="PR Preview" w:date="2026-01-01T00:00:00Z">
        <w:r>
          <w:delText xml:space="preserve">.</w:delText>
        </w:r>
      </w:del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The measure</w:delText>
        </w:r>
      </w:del>
      <w:del w:id="2313" w:author="PR Preview" w:date="2026-01-01T00:00:00Z">
        <w:r>
          <w:delText xml:space="preserve"> </w:delText>
        </w:r>
      </w:del>
      <m:oMath>
        <m:r>
          <m:t>μ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is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rPr>
            <w:b/>
            <w:bCs/>
          </w:rPr>
          <w:delText xml:space="preserve">finite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if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[16]</w:delText>
        </w:r>
      </w:del>
      <w:del w:id="232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323" w:author="PR Preview" w:date="2026-01-01T00:00:00Z">
        <w:r>
          <w:delText xml:space="preserve">.</w:delText>
        </w:r>
      </w:del>
    </w:p>
    <w:p>
      <w:pPr>
        <w:pStyle w:val="BodyText"/>
      </w:pPr>
      <w:del w:id="2324" w:author="PR Preview" w:date="2026-01-01T00:00:00Z">
        <w:r>
          <w:rPr>
            <w:b/>
            <w:bCs/>
          </w:rPr>
          <w:delText xml:space="preserve">Definition 21 (</w:delText>
        </w:r>
      </w:del>
      <m:oMath>
        <m:r>
          <m:t>σ</m:t>
        </m:r>
      </m:oMath>
      <w:del w:id="2325" w:author="PR Preview" w:date="2026-01-01T00:00:00Z">
        <w:r>
          <w:rPr>
            <w:b/>
            <w:bCs/>
          </w:rPr>
          <w:delText xml:space="preserve">-finite measure)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Let</w:delText>
        </w:r>
      </w:del>
      <w:del w:id="23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be a</w:delText>
        </w:r>
      </w:del>
      <w:del w:id="2331" w:author="PR Preview" w:date="2026-01-01T00:00:00Z">
        <w:r>
          <w:delText xml:space="preserve"> </w:delText>
        </w:r>
      </w:del>
      <w:hyperlink w:anchor="def-measure-space">
        <w:del w:id="233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333" w:author="PR Preview" w:date="2026-01-01T00:00:00Z">
        <w:r>
          <w:delText xml:space="preserve">.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The measure</w:delText>
        </w:r>
      </w:del>
      <w:del w:id="2336" w:author="PR Preview" w:date="2026-01-01T00:00:00Z">
        <w:r>
          <w:delText xml:space="preserve"> </w:delText>
        </w:r>
      </w:del>
      <m:oMath>
        <m:r>
          <m:t>μ</m:t>
        </m:r>
      </m:oMath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is</w:delText>
        </w:r>
      </w:del>
      <w:del w:id="2339" w:author="PR Preview" w:date="2026-01-01T00:00:00Z">
        <w:r>
          <w:delText xml:space="preserve"> </w:delText>
        </w:r>
      </w:del>
      <m:oMath>
        <m:r>
          <m:t>σ</m:t>
        </m:r>
      </m:oMath>
      <w:del w:id="2340" w:author="PR Preview" w:date="2026-01-01T00:00:00Z">
        <w:r>
          <w:rPr>
            <w:b/>
            <w:bCs/>
          </w:rPr>
          <w:delText xml:space="preserve">-finite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[17]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if</w:delText>
        </w:r>
      </w:del>
      <w:del w:id="2345" w:author="PR Preview" w:date="2026-01-01T00:00:00Z">
        <w:r>
          <w:delText xml:space="preserve"> </w:delText>
        </w:r>
      </w:del>
      <m:oMath>
        <m:r>
          <m:t>S</m:t>
        </m:r>
      </m:oMath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is the union</w:delText>
        </w:r>
      </w:del>
      <w:del w:id="234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of a sequence of sets</w:delText>
        </w:r>
      </w:del>
      <w:del w:id="235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in</w:delText>
        </w:r>
      </w:del>
      <w:del w:id="23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with</w:delText>
        </w:r>
      </w:del>
      <w:del w:id="23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for every</w:delText>
        </w:r>
      </w:del>
      <w:del w:id="2360" w:author="PR Preview" w:date="2026-01-01T00:00:00Z">
        <w:r>
          <w:delText xml:space="preserve"> </w:delText>
        </w:r>
      </w:del>
      <m:oMath>
        <m:r>
          <m:t>i</m:t>
        </m:r>
      </m:oMath>
      <w:del w:id="2361" w:author="PR Preview" w:date="2026-01-01T00:00:00Z">
        <w:r>
          <w:delText xml:space="preserve">.</w:delText>
        </w:r>
      </w:del>
    </w:p>
    <w:p>
      <w:pPr>
        <w:pStyle w:val="BodyText"/>
      </w:pPr>
      <w:del w:id="2362" w:author="PR Preview" w:date="2026-01-01T00:00:00Z">
        <w:r>
          <w:rPr>
            <w:b/>
            <w:bCs/>
          </w:rPr>
          <w:delText xml:space="preserve">Example 23 (Finite and</w:delText>
        </w:r>
      </w:del>
      <w:del w:id="2363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364" w:author="PR Preview" w:date="2026-01-01T00:00:00Z">
        <w:r>
          <w:rPr>
            <w:b/>
            <w:bCs/>
          </w:rPr>
          <w:delText xml:space="preserve">-finite measures)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2"/>
        </w:numPr>
      </w:pPr>
      <w:ins w:id="2367" w:author="PR Preview" w:date="2026-01-01T00:00:00Z">
        <w:r>
          <w:t xml:space="preserve">For Lebesgue measure,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every single point</w:t>
        </w:r>
      </w:ins>
      <w:ins w:id="23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and the integers</w:t>
        </w:r>
      </w:ins>
      <w:ins w:id="237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have measure zero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(</w:t>
        </w:r>
      </w:ins>
      <w:hyperlink w:anchor="exm-lebesgue-measure">
        <w:ins w:id="237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379" w:author="PR Preview" w:date="2026-01-01T00:00:00Z">
        <w:r>
          <w:t xml:space="preserve">),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although neither set is empty.</w:t>
        </w:r>
      </w:ins>
    </w:p>
    <w:bookmarkEnd w:id="99"/>
    <w:bookmarkStart w:id="100" w:name="def-almost-everywhere"/>
    <w:p>
      <w:pPr>
        <w:pStyle w:val="FirstParagraph"/>
      </w:pPr>
      <w:ins w:id="2382" w:author="PR Preview" w:date="2026-01-01T00:00:00Z">
        <w:r>
          <w:rPr>
            <w:b/>
            <w:bCs/>
          </w:rPr>
          <w:t xml:space="preserve">Definition 20 (Almost everywhere (</w:t>
        </w:r>
      </w:ins>
      <m:oMath>
        <m:r>
          <m:t>μ</m:t>
        </m:r>
      </m:oMath>
      <w:ins w:id="2383" w:author="PR Preview" w:date="2026-01-01T00:00:00Z">
        <w:r>
          <w:rPr>
            <w:b/>
            <w:bCs/>
          </w:rPr>
          <w:t xml:space="preserve">-almost everywhere,</w:t>
        </w:r>
      </w:ins>
      <w:ins w:id="2384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2385" w:author="PR Preview" w:date="2026-01-01T00:00:00Z">
        <w:r>
          <w:rPr>
            <w:b/>
            <w:bCs/>
          </w:rPr>
          <w:t xml:space="preserve">-a.e.))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Let</w:t>
        </w:r>
      </w:ins>
      <w:ins w:id="23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be a</w:t>
        </w:r>
      </w:ins>
      <w:ins w:id="2391" w:author="PR Preview" w:date="2026-01-01T00:00:00Z">
        <w:r>
          <w:t xml:space="preserve"> </w:t>
        </w:r>
      </w:ins>
      <w:hyperlink w:anchor="def-measure-space">
        <w:ins w:id="239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393" w:author="PR Preview" w:date="2026-01-01T00:00:00Z">
        <w:r>
          <w:t xml:space="preserve">.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A statement about the elements of</w:t>
        </w:r>
      </w:ins>
      <w:ins w:id="2396" w:author="PR Preview" w:date="2026-01-01T00:00:00Z">
        <w:r>
          <w:t xml:space="preserve"> </w:t>
        </w:r>
      </w:ins>
      <m:oMath>
        <m:r>
          <m:t>S</m:t>
        </m:r>
      </m:oMath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holds</w:t>
        </w:r>
      </w:ins>
      <w:ins w:id="2399" w:author="PR Preview" w:date="2026-01-01T00:00:00Z">
        <w:r>
          <w:t xml:space="preserve"> </w:t>
        </w:r>
      </w:ins>
      <m:oMath>
        <m:r>
          <m:t>μ</m:t>
        </m:r>
      </m:oMath>
      <w:ins w:id="2400" w:author="PR Preview" w:date="2026-01-01T00:00:00Z">
        <w:r>
          <w:rPr>
            <w:b/>
            <w:bCs/>
          </w:rPr>
          <w:t xml:space="preserve">-almost everywhere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(written</w:t>
        </w:r>
      </w:ins>
      <w:ins w:id="2403" w:author="PR Preview" w:date="2026-01-01T00:00:00Z">
        <w:r>
          <w:t xml:space="preserve"> </w:t>
        </w:r>
      </w:ins>
      <m:oMath>
        <m:r>
          <m:t>μ</m:t>
        </m:r>
      </m:oMath>
      <w:ins w:id="2404" w:author="PR Preview" w:date="2026-01-01T00:00:00Z">
        <w:r>
          <w:rPr>
            <w:b/>
            <w:bCs/>
          </w:rPr>
          <w:t xml:space="preserve">-a.e.</w:t>
        </w:r>
      </w:ins>
      <w:ins w:id="2405" w:author="PR Preview" w:date="2026-01-01T00:00:00Z">
        <w:r>
          <w:t xml:space="preserve">,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or</w:t>
        </w:r>
      </w:ins>
      <w:ins w:id="2408" w:author="PR Preview" w:date="2026-01-01T00:00:00Z">
        <w:r>
          <w:t xml:space="preserve"> </w:t>
        </w:r>
      </w:ins>
      <w:ins w:id="2409" w:author="PR Preview" w:date="2026-01-01T00:00:00Z">
        <w:r>
          <w:rPr>
            <w:b/>
            <w:bCs/>
          </w:rPr>
          <w:t xml:space="preserve">almost everywhere</w:t>
        </w:r>
      </w:ins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when</w:t>
        </w:r>
      </w:ins>
      <w:ins w:id="2412" w:author="PR Preview" w:date="2026-01-01T00:00:00Z">
        <w:r>
          <w:t xml:space="preserve"> </w:t>
        </w:r>
      </w:ins>
      <m:oMath>
        <m:r>
          <m:t>μ</m:t>
        </m:r>
      </m:oMath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is clear from context)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[15]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if the set of elements for which it fails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is a</w:t>
        </w:r>
      </w:ins>
      <w:ins w:id="2421" w:author="PR Preview" w:date="2026-01-01T00:00:00Z">
        <w:r>
          <w:t xml:space="preserve"> </w:t>
        </w:r>
      </w:ins>
      <w:hyperlink r:id="rId13">
        <w:ins w:id="2422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of a set of</w:t>
        </w:r>
      </w:ins>
      <w:ins w:id="2425" w:author="PR Preview" w:date="2026-01-01T00:00:00Z">
        <w:r>
          <w:t xml:space="preserve"> </w:t>
        </w:r>
      </w:ins>
      <w:hyperlink w:anchor="def-measure-zero">
        <w:ins w:id="2426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2427" w:author="PR Preview" w:date="2026-01-01T00:00:00Z">
        <w:r>
          <w:t xml:space="preserve">.</w:t>
        </w:r>
      </w:ins>
    </w:p>
    <w:bookmarkEnd w:id="100"/>
    <w:bookmarkStart w:id="101" w:name="exm-almost-everywhere"/>
    <w:p>
      <w:pPr>
        <w:pStyle w:val="BodyText"/>
      </w:pPr>
      <w:ins w:id="2428" w:author="PR Preview" w:date="2026-01-01T00:00:00Z">
        <w:r>
          <w:rPr>
            <w:b/>
            <w:bCs/>
          </w:rPr>
          <w:t xml:space="preserve">Example 23 (Non-negative except on the integers)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Let</w:t>
        </w:r>
      </w:ins>
      <w:ins w:id="243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with</w:t>
        </w:r>
      </w:ins>
      <w:ins w:id="243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when</w:t>
        </w:r>
      </w:ins>
      <w:ins w:id="2437" w:author="PR Preview" w:date="2026-01-01T00:00:00Z">
        <w:r>
          <w:t xml:space="preserve"> </w:t>
        </w:r>
      </w:ins>
      <m:oMath>
        <m:r>
          <m:t>x</m:t>
        </m:r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is an integer</w:t>
        </w:r>
      </w:ins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and</w:t>
        </w:r>
      </w:ins>
      <w:ins w:id="244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otherwise.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The statement</w:t>
        </w:r>
      </w:ins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“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449" w:author="PR Preview" w:date="2026-01-01T00:00:00Z">
        <w:r>
          <w:t xml:space="preserve">”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fails exactly for</w:t>
        </w:r>
      </w:ins>
      <w:ins w:id="24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ins w:id="2453" w:author="PR Preview" w:date="2026-01-01T00:00:00Z">
        <w:r>
          <w:t xml:space="preserve">,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and</w:t>
        </w:r>
      </w:ins>
      <w:ins w:id="245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(</w:t>
        </w:r>
      </w:ins>
      <w:hyperlink w:anchor="exm-lebesgue-measure">
        <w:ins w:id="2459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460" w:author="PR Preview" w:date="2026-01-01T00:00:00Z">
        <w:r>
          <w:t xml:space="preserve">),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so</w:t>
        </w:r>
      </w:ins>
      <w:ins w:id="246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≥</m:t>
        </m:r>
        <m:r>
          <m:t>0</m:t>
        </m:r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holds</w:t>
        </w:r>
      </w:ins>
      <w:ins w:id="2466" w:author="PR Preview" w:date="2026-01-01T00:00:00Z">
        <w:r>
          <w:t xml:space="preserve"> </w:t>
        </w:r>
      </w:ins>
      <m:oMath>
        <m:r>
          <m:t>λ</m:t>
        </m:r>
      </m:oMath>
      <w:ins w:id="2467" w:author="PR Preview" w:date="2026-01-01T00:00:00Z">
        <w:r>
          <w:t xml:space="preserve">-almost everywhere,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though not everywhere.</w:t>
        </w:r>
      </w:ins>
    </w:p>
    <w:p>
      <w:pPr>
        <w:pStyle w:val="BodyText"/>
      </w:pPr>
      <w:ins w:id="2470" w:author="PR Preview" w:date="2026-01-01T00:00:00Z">
        <w:r>
          <w:t xml:space="preserve">For a counting measure, only</w:t>
        </w:r>
      </w:ins>
      <w:ins w:id="247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has measure zero (</w:t>
        </w:r>
      </w:ins>
      <w:hyperlink w:anchor="exm-measure-zero">
        <w:ins w:id="2474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475" w:author="PR Preview" w:date="2026-01-01T00:00:00Z">
        <w:r>
          <w:t xml:space="preserve">),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so a statement holds almost everywhere only if it holds everywhere.</w:t>
        </w:r>
      </w:ins>
    </w:p>
    <w:bookmarkEnd w:id="101"/>
    <w:bookmarkStart w:id="102" w:name="def-finite-measure"/>
    <w:p>
      <w:pPr>
        <w:pStyle w:val="BodyText"/>
      </w:pPr>
      <w:ins w:id="2478" w:author="PR Preview" w:date="2026-01-01T00:00:00Z">
        <w:r>
          <w:rPr>
            <w:b/>
            <w:bCs/>
          </w:rPr>
          <w:t xml:space="preserve">Definition 21 (Finite measure)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Let</w:t>
        </w:r>
      </w:ins>
      <w:ins w:id="24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be a</w:t>
        </w:r>
      </w:ins>
      <w:ins w:id="2484" w:author="PR Preview" w:date="2026-01-01T00:00:00Z">
        <w:r>
          <w:t xml:space="preserve"> </w:t>
        </w:r>
      </w:ins>
      <w:hyperlink w:anchor="def-measure-space">
        <w:ins w:id="248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486" w:author="PR Preview" w:date="2026-01-01T00:00:00Z">
        <w:r>
          <w:t xml:space="preserve">.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The measure</w:t>
        </w:r>
      </w:ins>
      <w:ins w:id="2489" w:author="PR Preview" w:date="2026-01-01T00:00:00Z">
        <w:r>
          <w:t xml:space="preserve"> </w:t>
        </w:r>
      </w:ins>
      <m:oMath>
        <m:r>
          <m:t>μ</m:t>
        </m:r>
      </m:oMath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is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rPr>
            <w:b/>
            <w:bCs/>
          </w:rPr>
          <w:t xml:space="preserve">finite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if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[16]</w:t>
        </w:r>
      </w:ins>
      <w:ins w:id="249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499" w:author="PR Preview" w:date="2026-01-01T00:00:00Z">
        <w:r>
          <w:t xml:space="preserve">.</w:t>
        </w:r>
      </w:ins>
    </w:p>
    <w:bookmarkEnd w:id="102"/>
    <w:bookmarkStart w:id="103" w:name="def-sigma-finite"/>
    <w:p>
      <w:pPr>
        <w:pStyle w:val="BodyText"/>
      </w:pPr>
      <w:ins w:id="2500" w:author="PR Preview" w:date="2026-01-01T00:00:00Z">
        <w:r>
          <w:rPr>
            <w:b/>
            <w:bCs/>
          </w:rPr>
          <w:t xml:space="preserve">Definition 22 (</w:t>
        </w:r>
      </w:ins>
      <m:oMath>
        <m:r>
          <m:t>σ</m:t>
        </m:r>
      </m:oMath>
      <w:ins w:id="2501" w:author="PR Preview" w:date="2026-01-01T00:00:00Z">
        <w:r>
          <w:rPr>
            <w:b/>
            <w:bCs/>
          </w:rPr>
          <w:t xml:space="preserve">-finite measure)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Let</w:t>
        </w:r>
      </w:ins>
      <w:ins w:id="25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be a</w:t>
        </w:r>
      </w:ins>
      <w:ins w:id="2507" w:author="PR Preview" w:date="2026-01-01T00:00:00Z">
        <w:r>
          <w:t xml:space="preserve"> </w:t>
        </w:r>
      </w:ins>
      <w:hyperlink w:anchor="def-measure-space">
        <w:ins w:id="2508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509" w:author="PR Preview" w:date="2026-01-01T00:00:00Z">
        <w:r>
          <w:t xml:space="preserve">.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The measure</w:t>
        </w:r>
      </w:ins>
      <w:ins w:id="2512" w:author="PR Preview" w:date="2026-01-01T00:00:00Z">
        <w:r>
          <w:t xml:space="preserve"> </w:t>
        </w:r>
      </w:ins>
      <m:oMath>
        <m:r>
          <m:t>μ</m:t>
        </m:r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is</w:t>
        </w:r>
      </w:ins>
      <w:ins w:id="2515" w:author="PR Preview" w:date="2026-01-01T00:00:00Z">
        <w:r>
          <w:t xml:space="preserve"> </w:t>
        </w:r>
      </w:ins>
      <m:oMath>
        <m:r>
          <m:t>σ</m:t>
        </m:r>
      </m:oMath>
      <w:ins w:id="2516" w:author="PR Preview" w:date="2026-01-01T00:00:00Z">
        <w:r>
          <w:rPr>
            <w:b/>
            <w:bCs/>
          </w:rPr>
          <w:t xml:space="preserve">-finite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[17]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if</w:t>
        </w:r>
      </w:ins>
      <w:ins w:id="2521" w:author="PR Preview" w:date="2026-01-01T00:00:00Z">
        <w:r>
          <w:t xml:space="preserve"> </w:t>
        </w:r>
      </w:ins>
      <m:oMath>
        <m:r>
          <m:t>S</m:t>
        </m:r>
      </m:oMath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is the union</w:t>
        </w:r>
      </w:ins>
      <w:ins w:id="252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of a sequence of sets</w:t>
        </w:r>
      </w:ins>
      <w:ins w:id="25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in</w:t>
        </w:r>
      </w:ins>
      <w:ins w:id="25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with</w:t>
        </w:r>
      </w:ins>
      <w:ins w:id="253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for every</w:t>
        </w:r>
      </w:ins>
      <w:ins w:id="2536" w:author="PR Preview" w:date="2026-01-01T00:00:00Z">
        <w:r>
          <w:t xml:space="preserve"> </w:t>
        </w:r>
      </w:ins>
      <m:oMath>
        <m:r>
          <m:t>i</m:t>
        </m:r>
      </m:oMath>
      <w:ins w:id="2537" w:author="PR Preview" w:date="2026-01-01T00:00:00Z">
        <w:r>
          <w:t xml:space="preserve">.</w:t>
        </w:r>
      </w:ins>
    </w:p>
    <w:bookmarkEnd w:id="103"/>
    <w:bookmarkStart w:id="104" w:name="exm-sigma-finite"/>
    <w:p>
      <w:pPr>
        <w:pStyle w:val="BodyText"/>
      </w:pPr>
      <w:ins w:id="2538" w:author="PR Preview" w:date="2026-01-01T00:00:00Z">
        <w:r>
          <w:rPr>
            <w:b/>
            <w:bCs/>
          </w:rPr>
          <w:t xml:space="preserve">Example 24 (Finite and</w:t>
        </w:r>
      </w:ins>
      <w:ins w:id="2539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540" w:author="PR Preview" w:date="2026-01-01T00:00:00Z">
        <w:r>
          <w:rPr>
            <w:b/>
            <w:bCs/>
          </w:rPr>
          <w:t xml:space="preserve">-finite measures)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 </w:t>
        </w:r>
      </w:ins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del w:id="2543" w:author="PR Preview" w:date="2026-01-01T00:00:00Z">
        <w:r>
          <w:rPr>
            <w:b/>
            <w:bCs/>
          </w:rPr>
          <w:delText xml:space="preserve">Definition 22 (Probability measure)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A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rPr>
            <w:b/>
            <w:bCs/>
          </w:rPr>
          <w:delText xml:space="preserve">probability measure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[18]</w:delText>
        </w:r>
      </w:del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on a</w:delText>
        </w:r>
      </w:del>
      <w:del w:id="2552" w:author="PR Preview" w:date="2026-01-01T00:00:00Z">
        <w:r>
          <w:delText xml:space="preserve"> </w:delText>
        </w:r>
      </w:del>
      <w:hyperlink w:anchor="def-measurable-space">
        <w:del w:id="2553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5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is a</w:delText>
        </w:r>
      </w:del>
      <w:del w:id="2557" w:author="PR Preview" w:date="2026-01-01T00:00:00Z">
        <w:r>
          <w:delText xml:space="preserve"> </w:delText>
        </w:r>
      </w:del>
      <w:hyperlink w:anchor="def-measure">
        <w:del w:id="2558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55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on</w:delText>
        </w:r>
      </w:del>
      <w:del w:id="25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that gives the whole set</w:delText>
        </w:r>
      </w:del>
      <w:del w:id="2565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the value</w:delText>
        </w:r>
      </w:del>
      <w:del w:id="2568" w:author="PR Preview" w:date="2026-01-01T00:00:00Z">
        <w:r>
          <w:delText xml:space="preserve"> </w:delText>
        </w:r>
      </w:del>
      <m:oMath>
        <m:r>
          <m:t>1</m:t>
        </m:r>
      </m:oMath>
      <w:del w:id="256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2570" w:author="PR Preview" w:date="2026-01-01T00:00:00Z">
        <w:r>
          <w:rPr>
            <w:b/>
            <w:bCs/>
          </w:rPr>
          <w:delText xml:space="preserve">Example 24 (A fair die, and the unit interval)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 </w:delText>
        </w:r>
      </w:del>
    </w:p>
    <w:p>
      <w:pPr>
        <w:pStyle w:val="FirstParagraph"/>
      </w:pPr>
      <w:ins w:id="2573" w:author="PR Preview" w:date="2026-01-01T00:00:00Z">
        <w:r>
          <w:rPr>
            <w:b/>
            <w:bCs/>
          </w:rPr>
          <w:t xml:space="preserve">Definition 23 (Probability measure)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A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rPr>
            <w:b/>
            <w:bCs/>
          </w:rPr>
          <w:t xml:space="preserve">probability measure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[18]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on a</w:t>
        </w:r>
      </w:ins>
      <w:ins w:id="2582" w:author="PR Preview" w:date="2026-01-01T00:00:00Z">
        <w:r>
          <w:t xml:space="preserve"> </w:t>
        </w:r>
      </w:ins>
      <w:hyperlink w:anchor="def-measurable-space">
        <w:ins w:id="2583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5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is a</w:t>
        </w:r>
      </w:ins>
      <w:ins w:id="2587" w:author="PR Preview" w:date="2026-01-01T00:00:00Z">
        <w:r>
          <w:t xml:space="preserve"> </w:t>
        </w:r>
      </w:ins>
      <w:hyperlink w:anchor="def-measure">
        <w:ins w:id="258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58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on</w:t>
        </w:r>
      </w:ins>
      <w:ins w:id="25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that gives the whole set</w:t>
        </w:r>
      </w:ins>
      <w:ins w:id="259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the value</w:t>
        </w:r>
      </w:ins>
      <w:ins w:id="2598" w:author="PR Preview" w:date="2026-01-01T00:00:00Z">
        <w:r>
          <w:t xml:space="preserve"> </w:t>
        </w:r>
      </w:ins>
      <m:oMath>
        <m:r>
          <m:t>1</m:t>
        </m:r>
      </m:oMath>
      <w:ins w:id="25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ins w:id="2600" w:author="PR Preview" w:date="2026-01-01T00:00:00Z">
        <w:r>
          <w:rPr>
            <w:b/>
            <w:bCs/>
          </w:rPr>
          <w:t xml:space="preserve">Example 25 (A fair die, and the unit interval)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 </w:t>
        </w:r>
      </w:ins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603" w:author="PR Preview" w:date="2026-01-01T00:00:00Z">
        <w:r>
          <w:delText xml:space="preserve">the events are all subsets of</w:delText>
        </w:r>
      </w:del>
      <w:del w:id="2604" w:author="PR Preview" w:date="2026-01-01T00:00:00Z">
        <w:r>
          <w:delText xml:space="preserve"> </w:delText>
        </w:r>
      </w:del>
      <m:oMath>
        <m:r>
          <m:t>D</m:t>
        </m:r>
      </m:oMath>
      <w:del w:id="2605" w:author="PR Preview" w:date="2026-01-01T00:00:00Z">
        <w:r>
          <w:delText xml:space="preserve">,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and</w:delText>
        </w:r>
      </w:del>
      <w:del w:id="260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2609" w:author="PR Preview" w:date="2026-01-01T00:00:00Z">
        <w:r>
          <w:delText xml:space="preserve">.</w:delText>
        </w:r>
      </w:del>
      <w:del w:id="261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11" w:author="PR Preview" w:date="2026-01-01T00:00:00Z">
        <w:r>
          <w:delText xml:space="preserve"> </w:delText>
        </w:r>
      </w:del>
      <w:del w:id="2612" w:author="PR Preview" w:date="2026-01-01T00:00:00Z">
        <w:r>
          <w:delText xml:space="preserve">is the counting function</w:delText>
        </w:r>
      </w:del>
      <w:del w:id="261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of</w:delText>
        </w:r>
      </w:del>
      <w:del w:id="2616" w:author="PR Preview" w:date="2026-01-01T00:00:00Z">
        <w:r>
          <w:delText xml:space="preserve"> </w:delText>
        </w:r>
      </w:del>
      <w:hyperlink w:anchor="exm-measure">
        <w:del w:id="2617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divided by</w:delText>
        </w:r>
      </w:del>
      <w:del w:id="2620" w:author="PR Preview" w:date="2026-01-01T00:00:00Z">
        <w:r>
          <w:delText xml:space="preserve"> </w:delText>
        </w:r>
      </w:del>
      <m:oMath>
        <m:r>
          <m:t>6</m:t>
        </m:r>
      </m:oMath>
      <w:del w:id="2621" w:author="PR Preview" w:date="2026-01-01T00:00:00Z">
        <w:r>
          <w:delText xml:space="preserve">.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So</w:delText>
        </w:r>
      </w:del>
      <w:del w:id="262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25" w:author="PR Preview" w:date="2026-01-01T00:00:00Z">
        <w:r>
          <w:delText xml:space="preserve">,</w:delText>
        </w:r>
      </w:del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and</w:delText>
        </w:r>
      </w:del>
      <w:del w:id="262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is countably additive,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because each sum in</w:delText>
        </w:r>
      </w:del>
      <w:del w:id="2633" w:author="PR Preview" w:date="2026-01-01T00:00:00Z">
        <w:r>
          <w:delText xml:space="preserve"> </w:delText>
        </w:r>
      </w:del>
      <w:hyperlink w:anchor="exm-countable-additivity">
        <w:del w:id="263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has at most six nonzero terms,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and dividing a finite sum by</w:delText>
        </w:r>
      </w:del>
      <w:del w:id="2639" w:author="PR Preview" w:date="2026-01-01T00:00:00Z">
        <w:r>
          <w:delText xml:space="preserve"> </w:delText>
        </w:r>
      </w:del>
      <m:oMath>
        <m:r>
          <m:t>6</m:t>
        </m:r>
      </m:oMath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divides each term by</w:delText>
        </w:r>
      </w:del>
      <w:del w:id="2642" w:author="PR Preview" w:date="2026-01-01T00:00:00Z">
        <w:r>
          <w:delText xml:space="preserve"> </w:delText>
        </w:r>
      </w:del>
      <m:oMath>
        <m:r>
          <m:t>6</m:t>
        </m:r>
      </m:oMath>
      <w:del w:id="2643" w:author="PR Preview" w:date="2026-01-01T00:00:00Z">
        <w:r>
          <w:delText xml:space="preserve">.</w:delText>
        </w:r>
      </w:del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It is a probability measure, since</w:delText>
        </w:r>
      </w:del>
    </w:p>
    <w:p>
      <w:pPr>
        <w:numPr>
          <w:ilvl w:val="0"/>
          <w:numId w:val="1000"/>
        </w:numPr>
      </w:pPr>
      <w:ins w:id="2646" w:author="PR Preview" w:date="2026-01-01T00:00:00Z">
        <w:r>
          <w:t xml:space="preserve">the events are all subsets of</w:t>
        </w:r>
      </w:ins>
      <w:ins w:id="2647" w:author="PR Preview" w:date="2026-01-01T00:00:00Z">
        <w:r>
          <w:t xml:space="preserve"> </w:t>
        </w:r>
      </w:ins>
      <m:oMath>
        <m:r>
          <m:t>D</m:t>
        </m:r>
      </m:oMath>
      <w:ins w:id="2648" w:author="PR Preview" w:date="2026-01-01T00:00:00Z">
        <w:r>
          <w:t xml:space="preserve">,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and</w:t>
        </w:r>
      </w:ins>
      <w:ins w:id="265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2652" w:author="PR Preview" w:date="2026-01-01T00:00:00Z">
        <w:r>
          <w:t xml:space="preserve">.</w:t>
        </w:r>
      </w:ins>
      <w:ins w:id="265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is the counting function</w:t>
        </w:r>
      </w:ins>
      <w:ins w:id="265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of</w:t>
        </w:r>
      </w:ins>
      <w:ins w:id="2659" w:author="PR Preview" w:date="2026-01-01T00:00:00Z">
        <w:r>
          <w:t xml:space="preserve"> </w:t>
        </w:r>
      </w:ins>
      <w:hyperlink w:anchor="exm-measure">
        <w:ins w:id="2660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divided by</w:t>
        </w:r>
      </w:ins>
      <w:ins w:id="2663" w:author="PR Preview" w:date="2026-01-01T00:00:00Z">
        <w:r>
          <w:t xml:space="preserve"> </w:t>
        </w:r>
      </w:ins>
      <m:oMath>
        <m:r>
          <m:t>6</m:t>
        </m:r>
      </m:oMath>
      <w:ins w:id="2664" w:author="PR Preview" w:date="2026-01-01T00:00:00Z">
        <w:r>
          <w:t xml:space="preserve">.</w:t>
        </w:r>
      </w:ins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So</w:t>
        </w:r>
      </w:ins>
      <w:ins w:id="266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668" w:author="PR Preview" w:date="2026-01-01T00:00:00Z">
        <w:r>
          <w:t xml:space="preserve">,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and</w:t>
        </w:r>
      </w:ins>
      <w:ins w:id="267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is countably additive,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because each sum in</w:t>
        </w:r>
      </w:ins>
      <w:ins w:id="2676" w:author="PR Preview" w:date="2026-01-01T00:00:00Z">
        <w:r>
          <w:t xml:space="preserve"> </w:t>
        </w:r>
      </w:ins>
      <w:hyperlink w:anchor="exm-countable-additivity">
        <w:ins w:id="2677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has at most six nonzero terms,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and dividing a finite sum by</w:t>
        </w:r>
      </w:ins>
      <w:ins w:id="2682" w:author="PR Preview" w:date="2026-01-01T00:00:00Z">
        <w:r>
          <w:t xml:space="preserve"> </w:t>
        </w:r>
      </w:ins>
      <m:oMath>
        <m:r>
          <m:t>6</m:t>
        </m:r>
      </m:oMath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divides each term by</w:t>
        </w:r>
      </w:ins>
      <w:ins w:id="2685" w:author="PR Preview" w:date="2026-01-01T00:00:00Z">
        <w:r>
          <w:t xml:space="preserve"> </w:t>
        </w:r>
      </w:ins>
      <m:oMath>
        <m:r>
          <m:t>6</m:t>
        </m:r>
      </m:oMath>
      <w:ins w:id="2686" w:author="PR Preview" w:date="2026-01-01T00:00:00Z">
        <w:r>
          <w:t xml:space="preserve">.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It is a probability measure,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del w:id="2689" w:author="PR Preview" w:date="2026-01-01T00:00:00Z">
        <w:r>
          <w:delText xml:space="preserve">Lebesgue measure on</w:delText>
        </w:r>
      </w:del>
      <w:del w:id="269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is a probability measure,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because</w:delText>
        </w:r>
      </w:del>
      <w:del w:id="2695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(</w:delText>
        </w:r>
      </w:del>
      <w:hyperlink w:anchor="exm-lebesgue-measure">
        <w:del w:id="2698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699" w:author="PR Preview" w:date="2026-01-01T00:00:00Z">
        <w:r>
          <w:delText xml:space="preserve">).</w:delText>
        </w:r>
      </w:del>
    </w:p>
    <w:p>
      <w:pPr>
        <w:numPr>
          <w:ilvl w:val="0"/>
          <w:numId w:val="1014"/>
        </w:numPr>
      </w:pPr>
      <w:ins w:id="2700" w:author="PR Preview" w:date="2026-01-01T00:00:00Z">
        <w:r>
          <w:t xml:space="preserve">Lebesgue measure on</w:t>
        </w:r>
      </w:ins>
      <w:ins w:id="27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is a probability measure,</w:t>
        </w:r>
      </w:ins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because</w:t>
        </w:r>
      </w:ins>
      <w:ins w:id="270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(</w:t>
        </w:r>
      </w:ins>
      <w:hyperlink w:anchor="exm-lebesgue-measure">
        <w:ins w:id="2709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710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del w:id="2711" w:author="PR Preview" w:date="2026-01-01T00:00:00Z">
        <w:r>
          <w:rPr>
            <w:b/>
            <w:bCs/>
          </w:rPr>
          <w:delText xml:space="preserve">Definition 23 (Probability space)</w:delText>
        </w:r>
      </w:del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For a probability measure</w:delText>
        </w:r>
      </w:del>
      <w:del w:id="271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(</w:delText>
        </w:r>
      </w:del>
      <w:hyperlink w:anchor="def-probability-measure">
        <w:del w:id="2717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18" w:author="PR Preview" w:date="2026-01-01T00:00:00Z">
        <w:r>
          <w:delText xml:space="preserve">) on a</w:delText>
        </w:r>
      </w:del>
      <w:del w:id="2719" w:author="PR Preview" w:date="2026-01-01T00:00:00Z">
        <w:r>
          <w:delText xml:space="preserve"> </w:delText>
        </w:r>
      </w:del>
      <w:hyperlink w:anchor="def-measurable-space">
        <w:del w:id="2720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7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722" w:author="PR Preview" w:date="2026-01-01T00:00:00Z">
        <w:r>
          <w:delText xml:space="preserve">,</w:delText>
        </w:r>
      </w:del>
      <w:del w:id="27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is a</w:delText>
        </w:r>
      </w:del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rPr>
            <w:b/>
            <w:bCs/>
          </w:rPr>
          <w:delText xml:space="preserve">probability space</w:delText>
        </w:r>
      </w:del>
      <w:del w:id="2728" w:author="PR Preview" w:date="2026-01-01T00:00:00Z">
        <w:r>
          <w:delText xml:space="preserve">.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[19]</w:delText>
        </w:r>
      </w:del>
    </w:p>
    <w:p>
      <w:pPr>
        <w:pStyle w:val="BodyText"/>
      </w:pPr>
      <w:del w:id="2731" w:author="PR Preview" w:date="2026-01-01T00:00:00Z">
        <w:r>
          <w:rPr>
            <w:b/>
            <w:bCs/>
          </w:rPr>
          <w:delText xml:space="preserve">Definition 24 (Sample space)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In a probability space</w:delText>
        </w:r>
      </w:del>
      <w:del w:id="27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delText xml:space="preserve">(</w:delText>
        </w:r>
      </w:del>
      <w:hyperlink w:anchor="def-probability-space">
        <w:del w:id="273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738" w:author="PR Preview" w:date="2026-01-01T00:00:00Z">
        <w:r>
          <w:delText xml:space="preserve">),</w:delText>
        </w:r>
      </w:del>
      <w:del w:id="273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is its</w:delText>
        </w:r>
      </w:del>
      <w:del w:id="2742" w:author="PR Preview" w:date="2026-01-01T00:00:00Z">
        <w:r>
          <w:delText xml:space="preserve"> </w:delText>
        </w:r>
      </w:del>
      <w:del w:id="2743" w:author="PR Preview" w:date="2026-01-01T00:00:00Z">
        <w:r>
          <w:rPr>
            <w:b/>
            <w:bCs/>
          </w:rPr>
          <w:delText xml:space="preserve">sample space</w:delText>
        </w:r>
      </w:del>
      <w:del w:id="2744" w:author="PR Preview" w:date="2026-01-01T00:00:00Z">
        <w:r>
          <w:delText xml:space="preserve">.</w:delText>
        </w:r>
      </w:del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[20]</w:delText>
        </w:r>
      </w:del>
    </w:p>
    <w:p>
      <w:pPr>
        <w:pStyle w:val="BodyText"/>
      </w:pPr>
      <w:del w:id="2747" w:author="PR Preview" w:date="2026-01-01T00:00:00Z">
        <w:r>
          <w:rPr>
            <w:b/>
            <w:bCs/>
          </w:rPr>
          <w:delText xml:space="preserve">Definition 25 (Outcome)</w:delText>
        </w:r>
      </w:del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In a probability space</w:delText>
        </w:r>
      </w:del>
      <w:del w:id="27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(</w:delText>
        </w:r>
      </w:del>
      <w:hyperlink w:anchor="def-probability-space">
        <w:del w:id="2753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754" w:author="PR Preview" w:date="2026-01-01T00:00:00Z">
        <w:r>
          <w:delText xml:space="preserve">),</w:delText>
        </w:r>
      </w:del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delText xml:space="preserve">the elements of the sample space</w:delText>
        </w:r>
      </w:del>
      <w:del w:id="275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(</w:delText>
        </w:r>
      </w:del>
      <w:hyperlink w:anchor="def-sample-space">
        <w:del w:id="2760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761" w:author="PR Preview" w:date="2026-01-01T00:00:00Z">
        <w:r>
          <w:delText xml:space="preserve">) are</w:delText>
        </w:r>
      </w:del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rPr>
            <w:b/>
            <w:bCs/>
          </w:rPr>
          <w:delText xml:space="preserve">outcomes</w:delText>
        </w:r>
      </w:del>
      <w:del w:id="2764" w:author="PR Preview" w:date="2026-01-01T00:00:00Z">
        <w:r>
          <w:delText xml:space="preserve">.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[21]</w:delText>
        </w:r>
      </w:del>
    </w:p>
    <w:p>
      <w:pPr>
        <w:pStyle w:val="BodyText"/>
      </w:pPr>
      <w:del w:id="2767" w:author="PR Preview" w:date="2026-01-01T00:00:00Z">
        <w:r>
          <w:rPr>
            <w:b/>
            <w:bCs/>
          </w:rPr>
          <w:delText xml:space="preserve">Definition 26 (Event)</w:delText>
        </w:r>
      </w:del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In a probability space</w:delText>
        </w:r>
      </w:del>
      <w:del w:id="27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(</w:delText>
        </w:r>
      </w:del>
      <w:hyperlink w:anchor="def-probability-space">
        <w:del w:id="2773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774" w:author="PR Preview" w:date="2026-01-01T00:00:00Z">
        <w:r>
          <w:delText xml:space="preserve">),</w:delText>
        </w:r>
      </w:del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the sets in</w:delText>
        </w:r>
      </w:del>
      <w:del w:id="27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are</w:delText>
        </w:r>
      </w:del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rPr>
            <w:b/>
            <w:bCs/>
          </w:rPr>
          <w:delText xml:space="preserve">events</w:delText>
        </w:r>
      </w:del>
      <w:del w:id="2782" w:author="PR Preview" w:date="2026-01-01T00:00:00Z">
        <w:r>
          <w:delText xml:space="preserve">.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[22]</w:delText>
        </w:r>
      </w:del>
    </w:p>
    <w:p>
      <w:pPr>
        <w:pStyle w:val="FirstParagraph"/>
      </w:pPr>
      <w:ins w:id="2785" w:author="PR Preview" w:date="2026-01-01T00:00:00Z">
        <w:r>
          <w:rPr>
            <w:b/>
            <w:bCs/>
          </w:rPr>
          <w:t xml:space="preserve">Definition 24 (Probability space)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For a probability measure</w:t>
        </w:r>
      </w:ins>
      <w:ins w:id="278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(</w:t>
        </w:r>
      </w:ins>
      <w:hyperlink w:anchor="def-probability-measure">
        <w:ins w:id="279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792" w:author="PR Preview" w:date="2026-01-01T00:00:00Z">
        <w:r>
          <w:t xml:space="preserve">) on a</w:t>
        </w:r>
      </w:ins>
      <w:ins w:id="2793" w:author="PR Preview" w:date="2026-01-01T00:00:00Z">
        <w:r>
          <w:t xml:space="preserve"> </w:t>
        </w:r>
      </w:ins>
      <w:hyperlink w:anchor="def-measurable-space">
        <w:ins w:id="2794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7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2796" w:author="PR Preview" w:date="2026-01-01T00:00:00Z">
        <w:r>
          <w:t xml:space="preserve">,</w:t>
        </w:r>
      </w:ins>
      <w:ins w:id="27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is a</w:t>
        </w:r>
      </w:ins>
      <w:ins w:id="2800" w:author="PR Preview" w:date="2026-01-01T00:00:00Z">
        <w:r>
          <w:t xml:space="preserve"> </w:t>
        </w:r>
      </w:ins>
      <w:ins w:id="2801" w:author="PR Preview" w:date="2026-01-01T00:00:00Z">
        <w:r>
          <w:rPr>
            <w:b/>
            <w:bCs/>
          </w:rPr>
          <w:t xml:space="preserve">probability space</w:t>
        </w:r>
      </w:ins>
      <w:ins w:id="2802" w:author="PR Preview" w:date="2026-01-01T00:00:00Z">
        <w:r>
          <w:t xml:space="preserve">.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[19]</w:t>
        </w:r>
      </w:ins>
    </w:p>
    <w:bookmarkEnd w:id="108"/>
    <w:bookmarkStart w:id="109" w:name="def-sample-space"/>
    <w:p>
      <w:pPr>
        <w:pStyle w:val="BodyText"/>
      </w:pPr>
      <w:ins w:id="2805" w:author="PR Preview" w:date="2026-01-01T00:00:00Z">
        <w:r>
          <w:rPr>
            <w:b/>
            <w:bCs/>
          </w:rPr>
          <w:t xml:space="preserve">Definition 25 (Sample space)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In a probability space</w:t>
        </w:r>
      </w:ins>
      <w:ins w:id="28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(</w:t>
        </w:r>
      </w:ins>
      <w:hyperlink w:anchor="def-probability-space">
        <w:ins w:id="281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812" w:author="PR Preview" w:date="2026-01-01T00:00:00Z">
        <w:r>
          <w:t xml:space="preserve">),</w:t>
        </w:r>
      </w:ins>
      <w:ins w:id="281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is its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rPr>
            <w:b/>
            <w:bCs/>
          </w:rPr>
          <w:t xml:space="preserve">sample space</w:t>
        </w:r>
      </w:ins>
      <w:ins w:id="2818" w:author="PR Preview" w:date="2026-01-01T00:00:00Z">
        <w:r>
          <w:t xml:space="preserve">.</w:t>
        </w:r>
      </w:ins>
      <w:ins w:id="2819" w:author="PR Preview" w:date="2026-01-01T00:00:00Z">
        <w:r>
          <w:t xml:space="preserve"> </w:t>
        </w:r>
      </w:ins>
      <w:ins w:id="2820" w:author="PR Preview" w:date="2026-01-01T00:00:00Z">
        <w:r>
          <w:t xml:space="preserve">[20]</w:t>
        </w:r>
      </w:ins>
    </w:p>
    <w:bookmarkEnd w:id="109"/>
    <w:bookmarkStart w:id="110" w:name="def-outcome"/>
    <w:p>
      <w:pPr>
        <w:pStyle w:val="BodyText"/>
      </w:pPr>
      <w:ins w:id="2821" w:author="PR Preview" w:date="2026-01-01T00:00:00Z">
        <w:r>
          <w:rPr>
            <w:b/>
            <w:bCs/>
          </w:rPr>
          <w:t xml:space="preserve">Definition 26 (Outcome)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In a probability space</w:t>
        </w:r>
      </w:ins>
      <w:ins w:id="28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(</w:t>
        </w:r>
      </w:ins>
      <w:hyperlink w:anchor="def-probability-space">
        <w:ins w:id="282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828" w:author="PR Preview" w:date="2026-01-01T00:00:00Z">
        <w:r>
          <w:t xml:space="preserve">),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the elements of the sample space</w:t>
        </w:r>
      </w:ins>
      <w:ins w:id="283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(</w:t>
        </w:r>
      </w:ins>
      <w:hyperlink w:anchor="def-sample-space">
        <w:ins w:id="2834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835" w:author="PR Preview" w:date="2026-01-01T00:00:00Z">
        <w:r>
          <w:t xml:space="preserve">) are</w:t>
        </w:r>
      </w:ins>
      <w:ins w:id="2836" w:author="PR Preview" w:date="2026-01-01T00:00:00Z">
        <w:r>
          <w:t xml:space="preserve"> </w:t>
        </w:r>
      </w:ins>
      <w:ins w:id="2837" w:author="PR Preview" w:date="2026-01-01T00:00:00Z">
        <w:r>
          <w:rPr>
            <w:b/>
            <w:bCs/>
          </w:rPr>
          <w:t xml:space="preserve">outcomes</w:t>
        </w:r>
      </w:ins>
      <w:ins w:id="2838" w:author="PR Preview" w:date="2026-01-01T00:00:00Z">
        <w:r>
          <w:t xml:space="preserve">.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[21]</w:t>
        </w:r>
      </w:ins>
    </w:p>
    <w:bookmarkEnd w:id="110"/>
    <w:bookmarkStart w:id="111" w:name="def-event"/>
    <w:p>
      <w:pPr>
        <w:pStyle w:val="BodyText"/>
      </w:pPr>
      <w:ins w:id="2841" w:author="PR Preview" w:date="2026-01-01T00:00:00Z">
        <w:r>
          <w:rPr>
            <w:b/>
            <w:bCs/>
          </w:rPr>
          <w:t xml:space="preserve">Definition 27 (Event)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In a probability space</w:t>
        </w:r>
      </w:ins>
      <w:ins w:id="28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(</w:t>
        </w:r>
      </w:ins>
      <w:hyperlink w:anchor="def-probability-space">
        <w:ins w:id="284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848" w:author="PR Preview" w:date="2026-01-01T00:00:00Z">
        <w:r>
          <w:t xml:space="preserve">),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the sets in</w:t>
        </w:r>
      </w:ins>
      <w:ins w:id="28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are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rPr>
            <w:b/>
            <w:bCs/>
          </w:rPr>
          <w:t xml:space="preserve">events</w:t>
        </w:r>
      </w:ins>
      <w:ins w:id="2856" w:author="PR Preview" w:date="2026-01-01T00:00:00Z">
        <w:r>
          <w:t xml:space="preserve">.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[22]</w:t>
        </w:r>
      </w:ins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2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del w:id="2859" w:author="PR Preview" w:date="2026-01-01T00:00:00Z">
        <w:r>
          <w:rPr>
            <w:b/>
            <w:bCs/>
          </w:rPr>
          <w:delText xml:space="preserve">Definition 27 (Measurable function)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Let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be a</w:delText>
        </w:r>
      </w:del>
      <w:del w:id="2865" w:author="PR Preview" w:date="2026-01-01T00:00:00Z">
        <w:r>
          <w:delText xml:space="preserve"> </w:delText>
        </w:r>
      </w:del>
      <w:hyperlink w:anchor="def-measurable-space">
        <w:del w:id="2866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867" w:author="PR Preview" w:date="2026-01-01T00:00:00Z">
        <w:r>
          <w:delText xml:space="preserve">.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A</w:delText>
        </w:r>
      </w:del>
      <w:del w:id="2870" w:author="PR Preview" w:date="2026-01-01T00:00:00Z">
        <w:r>
          <w:delText xml:space="preserve"> </w:delText>
        </w:r>
      </w:del>
      <w:hyperlink r:id="rId62">
        <w:del w:id="287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8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873" w:author="PR Preview" w:date="2026-01-01T00:00:00Z">
        <w:r>
          <w:delText xml:space="preserve"> </w:delText>
        </w:r>
      </w:del>
      <w:del w:id="2874" w:author="PR Preview" w:date="2026-01-01T00:00:00Z">
        <w:r>
          <w:delText xml:space="preserve">is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rPr>
            <w:b/>
            <w:bCs/>
          </w:rPr>
          <w:delText xml:space="preserve">measurable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(with respect to</w:delText>
        </w:r>
      </w:del>
      <w:del w:id="28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880" w:author="PR Preview" w:date="2026-01-01T00:00:00Z">
        <w:r>
          <w:delText xml:space="preserve">)</w:delText>
        </w:r>
      </w:del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[23]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if, for every real number</w:delText>
        </w:r>
      </w:del>
      <w:del w:id="2885" w:author="PR Preview" w:date="2026-01-01T00:00:00Z">
        <w:r>
          <w:delText xml:space="preserve"> </w:delText>
        </w:r>
      </w:del>
      <m:oMath>
        <m:r>
          <m:t>c</m:t>
        </m:r>
      </m:oMath>
      <w:del w:id="2886" w:author="PR Preview" w:date="2026-01-01T00:00:00Z">
        <w:r>
          <w:delText xml:space="preserve">,</w:delText>
        </w:r>
      </w:del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the set of elements where</w:delText>
        </w:r>
      </w:del>
      <w:del w:id="2889" w:author="PR Preview" w:date="2026-01-01T00:00:00Z">
        <w:r>
          <w:delText xml:space="preserve"> </w:delText>
        </w:r>
      </w:del>
      <m:oMath>
        <m:r>
          <m:t>f</m:t>
        </m:r>
      </m:oMath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is at most</w:delText>
        </w:r>
      </w:del>
      <w:del w:id="2892" w:author="PR Preview" w:date="2026-01-01T00:00:00Z">
        <w:r>
          <w:delText xml:space="preserve"> </w:delText>
        </w:r>
      </w:del>
      <m:oMath>
        <m:r>
          <m:t>c</m:t>
        </m:r>
      </m:oMath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is measurable: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p>
      <w:pPr>
        <w:pStyle w:val="FirstParagraph"/>
      </w:pPr>
      <w:del w:id="2895" w:author="PR Preview" w:date="2026-01-01T00:00:00Z">
        <w:r>
          <w:rPr>
            <w:i/>
            <w:iCs/>
          </w:rPr>
          <w:delText xml:space="preserve">Remark 9</w:delText>
        </w:r>
      </w:del>
      <w:del w:id="2896" w:author="PR Preview" w:date="2026-01-01T00:00:00Z">
        <w:r>
          <w:delText xml:space="preserve"> (Measurable functions in general). </w:delText>
        </w:r>
      </w:del>
      <w:del w:id="2897" w:author="PR Preview" w:date="2026-01-01T00:00:00Z">
        <w:r>
          <w:delText xml:space="preserve">Other sources define a function</w:delText>
        </w:r>
      </w:del>
      <w:del w:id="28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between measurable spaces</w:delText>
        </w:r>
      </w:del>
      <w:del w:id="29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and</w:delText>
        </w:r>
      </w:del>
      <w:del w:id="29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to be measurable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when</w:delText>
        </w:r>
      </w:del>
      <w:del w:id="29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for every</w:delText>
        </w:r>
      </w:del>
      <w:del w:id="291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2913" w:author="PR Preview" w:date="2026-01-01T00:00:00Z">
        <w:r>
          <w:delText xml:space="preserve">.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For</w:delText>
        </w:r>
      </w:del>
      <w:del w:id="291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2917" w:author="PR Preview" w:date="2026-01-01T00:00:00Z">
        <w:r>
          <w:delText xml:space="preserve"> </w:delText>
        </w:r>
      </w:del>
      <w:del w:id="2918" w:author="PR Preview" w:date="2026-01-01T00:00:00Z">
        <w:r>
          <w:delText xml:space="preserve">with the</w:delText>
        </w:r>
      </w:del>
      <w:del w:id="2919" w:author="PR Preview" w:date="2026-01-01T00:00:00Z">
        <w:r>
          <w:delText xml:space="preserve"> </w:delText>
        </w:r>
      </w:del>
      <w:hyperlink w:anchor="def-borel-sigma-algebra">
        <w:del w:id="2920" w:author="PR Preview" w:date="2026-01-01T00:00:00Z">
          <w:r>
            <w:rPr>
              <w:rStyle w:val="Hyperlink"/>
            </w:rPr>
            <w:delText xml:space="preserve">Borel</w:delText>
          </w:r>
        </w:del>
        <w:del w:id="292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2922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923" w:author="PR Preview" w:date="2026-01-01T00:00:00Z">
        <w:r>
          <w:delText xml:space="preserve">,</w:delText>
        </w:r>
      </w:del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that definition is equivalent to</w:delText>
        </w:r>
      </w:del>
      <w:del w:id="2926" w:author="PR Preview" w:date="2026-01-01T00:00:00Z">
        <w:r>
          <w:delText xml:space="preserve"> </w:delText>
        </w:r>
      </w:del>
      <w:hyperlink w:anchor="def-measurable-function">
        <w:del w:id="2927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928" w:author="PR Preview" w:date="2026-01-01T00:00:00Z">
        <w:r>
          <w:delText xml:space="preserve">.</w:delText>
        </w:r>
      </w:del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For example, with</w:delText>
        </w:r>
      </w:del>
      <w:del w:id="293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del w:id="2932" w:author="PR Preview" w:date="2026-01-01T00:00:00Z">
        <w:r>
          <w:delText xml:space="preserve">,</w:delText>
        </w:r>
      </w:del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the general definition requires</w:delText>
        </w:r>
      </w:del>
      <w:del w:id="29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936" w:author="PR Preview" w:date="2026-01-01T00:00:00Z">
        <w:r>
          <w:delText xml:space="preserve">,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which is the condition in</w:delText>
        </w:r>
      </w:del>
      <w:del w:id="2939" w:author="PR Preview" w:date="2026-01-01T00:00:00Z">
        <w:r>
          <w:delText xml:space="preserve"> </w:delText>
        </w:r>
      </w:del>
      <w:hyperlink w:anchor="def-measurable-function">
        <w:del w:id="294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941" w:author="PR Preview" w:date="2026-01-01T00:00:00Z">
        <w:r>
          <w:delText xml:space="preserve">.</w:delText>
        </w:r>
      </w:del>
    </w:p>
    <w:p>
      <w:pPr>
        <w:pStyle w:val="BodyText"/>
      </w:pPr>
      <w:del w:id="2942" w:author="PR Preview" w:date="2026-01-01T00:00:00Z">
        <w:r>
          <w:rPr>
            <w:b/>
            <w:bCs/>
          </w:rPr>
          <w:delText xml:space="preserve">Example 25 (Measurable and not measurable)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On the die rolls</w:delText>
        </w:r>
      </w:del>
      <w:del w:id="2945" w:author="PR Preview" w:date="2026-01-01T00:00:00Z">
        <w:r>
          <w:delText xml:space="preserve"> </w:delText>
        </w:r>
      </w:del>
      <m:oMath>
        <m:r>
          <m:t>D</m:t>
        </m:r>
      </m:oMath>
      <w:del w:id="2946" w:author="PR Preview" w:date="2026-01-01T00:00:00Z">
        <w:r>
          <w:delText xml:space="preserve">, take the</w:delText>
        </w:r>
      </w:del>
      <w:del w:id="2947" w:author="PR Preview" w:date="2026-01-01T00:00:00Z">
        <w:r>
          <w:delText xml:space="preserve"> </w:delText>
        </w:r>
      </w:del>
      <m:oMath>
        <m:r>
          <m:t>σ</m:t>
        </m:r>
      </m:oMath>
      <w:del w:id="2948" w:author="PR Preview" w:date="2026-01-01T00:00:00Z">
        <w:r>
          <w:delText xml:space="preserve">-algebra</w:delText>
        </w:r>
      </w:del>
      <w:del w:id="29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of</w:delText>
        </w:r>
      </w:del>
      <w:del w:id="2952" w:author="PR Preview" w:date="2026-01-01T00:00:00Z">
        <w:r>
          <w:delText xml:space="preserve"> </w:delText>
        </w:r>
      </w:del>
      <w:hyperlink w:anchor="exm-sigma-algebra">
        <w:del w:id="295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954" w:author="PR Preview" w:date="2026-01-01T00:00:00Z">
        <w:r>
          <w:delText xml:space="preserve">.</w:delText>
        </w:r>
      </w:del>
    </w:p>
    <w:p>
      <w:pPr>
        <w:pStyle w:val="FirstParagraph"/>
      </w:pPr>
      <w:ins w:id="2955" w:author="PR Preview" w:date="2026-01-01T00:00:00Z">
        <w:r>
          <w:rPr>
            <w:b/>
            <w:bCs/>
          </w:rPr>
          <w:t xml:space="preserve">Definition 28 (Measurable function)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Let</w:t>
        </w:r>
      </w:ins>
      <w:ins w:id="29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be a</w:t>
        </w:r>
      </w:ins>
      <w:ins w:id="2961" w:author="PR Preview" w:date="2026-01-01T00:00:00Z">
        <w:r>
          <w:t xml:space="preserve"> </w:t>
        </w:r>
      </w:ins>
      <w:hyperlink w:anchor="def-measurable-space">
        <w:ins w:id="2962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963" w:author="PR Preview" w:date="2026-01-01T00:00:00Z">
        <w:r>
          <w:t xml:space="preserve">.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A</w:t>
        </w:r>
      </w:ins>
      <w:ins w:id="2966" w:author="PR Preview" w:date="2026-01-01T00:00:00Z">
        <w:r>
          <w:t xml:space="preserve"> </w:t>
        </w:r>
      </w:ins>
      <w:hyperlink r:id="rId62">
        <w:ins w:id="296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9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is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rPr>
            <w:b/>
            <w:bCs/>
          </w:rPr>
          <w:t xml:space="preserve">measurable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(with respect to</w:t>
        </w:r>
      </w:ins>
      <w:ins w:id="29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76" w:author="PR Preview" w:date="2026-01-01T00:00:00Z">
        <w:r>
          <w:t xml:space="preserve">)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[23]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if, for every real number</w:t>
        </w:r>
      </w:ins>
      <w:ins w:id="2981" w:author="PR Preview" w:date="2026-01-01T00:00:00Z">
        <w:r>
          <w:t xml:space="preserve"> </w:t>
        </w:r>
      </w:ins>
      <m:oMath>
        <m:r>
          <m:t>c</m:t>
        </m:r>
      </m:oMath>
      <w:ins w:id="2982" w:author="PR Preview" w:date="2026-01-01T00:00:00Z">
        <w:r>
          <w:t xml:space="preserve">,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the set of elements where</w:t>
        </w:r>
      </w:ins>
      <w:ins w:id="2985" w:author="PR Preview" w:date="2026-01-01T00:00:00Z">
        <w:r>
          <w:t xml:space="preserve"> </w:t>
        </w:r>
      </w:ins>
      <m:oMath>
        <m:r>
          <m:t>f</m:t>
        </m:r>
      </m:oMath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is at most</w:t>
        </w:r>
      </w:ins>
      <w:ins w:id="2988" w:author="PR Preview" w:date="2026-01-01T00:00:00Z">
        <w:r>
          <w:t xml:space="preserve"> </w:t>
        </w:r>
      </w:ins>
      <m:oMath>
        <m:r>
          <m:t>c</m:t>
        </m:r>
      </m:oMath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is measurable: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5" w:name="rem-measurable-function-general"/>
    <w:p>
      <w:pPr>
        <w:pStyle w:val="FirstParagraph"/>
      </w:pPr>
      <w:ins w:id="2991" w:author="PR Preview" w:date="2026-01-01T00:00:00Z">
        <w:r>
          <w:rPr>
            <w:i/>
            <w:iCs/>
          </w:rPr>
          <w:t xml:space="preserve">Remark 9</w:t>
        </w:r>
      </w:ins>
      <w:ins w:id="2992" w:author="PR Preview" w:date="2026-01-01T00:00:00Z">
        <w:r>
          <w:t xml:space="preserve"> (Measurable functions in general). </w:t>
        </w:r>
      </w:ins>
      <w:ins w:id="2993" w:author="PR Preview" w:date="2026-01-01T00:00:00Z">
        <w:r>
          <w:t xml:space="preserve">Other sources define a function</w:t>
        </w:r>
      </w:ins>
      <w:ins w:id="29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between measurable spaces</w:t>
        </w:r>
      </w:ins>
      <w:ins w:id="29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998" w:author="PR Preview" w:date="2026-01-01T00:00:00Z">
        <w:r>
          <w:t xml:space="preserve"> </w:t>
        </w:r>
      </w:ins>
      <w:ins w:id="2999" w:author="PR Preview" w:date="2026-01-01T00:00:00Z">
        <w:r>
          <w:t xml:space="preserve">and</w:t>
        </w:r>
      </w:ins>
      <w:ins w:id="30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to be measurable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when</w:t>
        </w:r>
      </w:ins>
      <w:ins w:id="30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for every</w:t>
        </w:r>
      </w:ins>
      <w:ins w:id="300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3009" w:author="PR Preview" w:date="2026-01-01T00:00:00Z">
        <w:r>
          <w:t xml:space="preserve">.</w:t>
        </w:r>
      </w:ins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For</w:t>
        </w:r>
      </w:ins>
      <w:ins w:id="30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with the</w:t>
        </w:r>
      </w:ins>
      <w:ins w:id="3015" w:author="PR Preview" w:date="2026-01-01T00:00:00Z">
        <w:r>
          <w:t xml:space="preserve"> </w:t>
        </w:r>
      </w:ins>
      <w:hyperlink w:anchor="def-borel-sigma-algebra">
        <w:ins w:id="3016" w:author="PR Preview" w:date="2026-01-01T00:00:00Z">
          <w:r>
            <w:rPr>
              <w:rStyle w:val="Hyperlink"/>
            </w:rPr>
            <w:t xml:space="preserve">Borel</w:t>
          </w:r>
        </w:ins>
        <w:ins w:id="301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018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019" w:author="PR Preview" w:date="2026-01-01T00:00:00Z">
        <w:r>
          <w:t xml:space="preserve">,</w:t>
        </w:r>
      </w:ins>
      <w:ins w:id="3020" w:author="PR Preview" w:date="2026-01-01T00:00:00Z">
        <w:r>
          <w:t xml:space="preserve"> </w:t>
        </w:r>
      </w:ins>
      <w:ins w:id="3021" w:author="PR Preview" w:date="2026-01-01T00:00:00Z">
        <w:r>
          <w:t xml:space="preserve">that definition is equivalent to</w:t>
        </w:r>
      </w:ins>
      <w:ins w:id="3022" w:author="PR Preview" w:date="2026-01-01T00:00:00Z">
        <w:r>
          <w:t xml:space="preserve"> </w:t>
        </w:r>
      </w:ins>
      <w:hyperlink w:anchor="def-measurable-function">
        <w:ins w:id="302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024" w:author="PR Preview" w:date="2026-01-01T00:00:00Z">
        <w:r>
          <w:t xml:space="preserve">.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For example, with</w:t>
        </w:r>
      </w:ins>
      <w:ins w:id="30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ins w:id="3028" w:author="PR Preview" w:date="2026-01-01T00:00:00Z">
        <w:r>
          <w:t xml:space="preserve">,</w:t>
        </w:r>
      </w:ins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the general definition requires</w:t>
        </w:r>
      </w:ins>
      <w:ins w:id="30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032" w:author="PR Preview" w:date="2026-01-01T00:00:00Z">
        <w:r>
          <w:t xml:space="preserve">,</w:t>
        </w:r>
      </w:ins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which is the condition in</w:t>
        </w:r>
      </w:ins>
      <w:ins w:id="3035" w:author="PR Preview" w:date="2026-01-01T00:00:00Z">
        <w:r>
          <w:t xml:space="preserve"> </w:t>
        </w:r>
      </w:ins>
      <w:hyperlink w:anchor="def-measurable-function">
        <w:ins w:id="303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037" w:author="PR Preview" w:date="2026-01-01T00:00:00Z">
        <w:r>
          <w:t xml:space="preserve">.</w:t>
        </w:r>
      </w:ins>
    </w:p>
    <w:bookmarkEnd w:id="115"/>
    <w:bookmarkStart w:id="116" w:name="exm-measurable-function"/>
    <w:p>
      <w:pPr>
        <w:pStyle w:val="BodyText"/>
      </w:pPr>
      <w:ins w:id="3038" w:author="PR Preview" w:date="2026-01-01T00:00:00Z">
        <w:r>
          <w:rPr>
            <w:b/>
            <w:bCs/>
          </w:rPr>
          <w:t xml:space="preserve">Example 26 (Measurable and not measurable)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On the die rolls</w:t>
        </w:r>
      </w:ins>
      <w:ins w:id="3041" w:author="PR Preview" w:date="2026-01-01T00:00:00Z">
        <w:r>
          <w:t xml:space="preserve"> </w:t>
        </w:r>
      </w:ins>
      <m:oMath>
        <m:r>
          <m:t>D</m:t>
        </m:r>
      </m:oMath>
      <w:ins w:id="3042" w:author="PR Preview" w:date="2026-01-01T00:00:00Z">
        <w:r>
          <w:t xml:space="preserve">, take the</w:t>
        </w:r>
      </w:ins>
      <w:ins w:id="3043" w:author="PR Preview" w:date="2026-01-01T00:00:00Z">
        <w:r>
          <w:t xml:space="preserve"> </w:t>
        </w:r>
      </w:ins>
      <m:oMath>
        <m:r>
          <m:t>σ</m:t>
        </m:r>
      </m:oMath>
      <w:ins w:id="3044" w:author="PR Preview" w:date="2026-01-01T00:00:00Z">
        <w:r>
          <w:t xml:space="preserve">-algebra</w:t>
        </w:r>
      </w:ins>
      <w:ins w:id="30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of</w:t>
        </w:r>
      </w:ins>
      <w:ins w:id="3048" w:author="PR Preview" w:date="2026-01-01T00:00:00Z">
        <w:r>
          <w:t xml:space="preserve"> </w:t>
        </w:r>
      </w:ins>
      <w:hyperlink w:anchor="exm-sigma-algebra">
        <w:ins w:id="304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0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del w:id="3051" w:author="PR Preview" w:date="2026-01-01T00:00:00Z">
        <w:r>
          <w:rPr>
            <w:b/>
            <w:bCs/>
          </w:rPr>
          <w:delText xml:space="preserve">Definition 28 (Integral of a non-negative function)</w:delText>
        </w:r>
      </w:del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Let</w:delText>
        </w:r>
      </w:del>
      <w:del w:id="30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be a</w:delText>
        </w:r>
      </w:del>
      <w:del w:id="3057" w:author="PR Preview" w:date="2026-01-01T00:00:00Z">
        <w:r>
          <w:delText xml:space="preserve"> </w:delText>
        </w:r>
      </w:del>
      <w:hyperlink w:anchor="def-measure-space">
        <w:del w:id="305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059" w:author="PR Preview" w:date="2026-01-01T00:00:00Z">
        <w:r>
          <w:delText xml:space="preserve">,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and let</w:delText>
        </w:r>
      </w:del>
      <w:del w:id="30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be</w:delText>
        </w:r>
      </w:del>
      <w:del w:id="3065" w:author="PR Preview" w:date="2026-01-01T00:00:00Z">
        <w:r>
          <w:delText xml:space="preserve"> </w:delText>
        </w:r>
      </w:del>
      <w:hyperlink w:anchor="def-measurable-function">
        <w:del w:id="306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067" w:author="PR Preview" w:date="2026-01-01T00:00:00Z">
        <w:r>
          <w:delText xml:space="preserve">.</w:delText>
        </w:r>
      </w:del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The</w:delText>
        </w:r>
      </w:del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rPr>
            <w:b/>
            <w:bCs/>
          </w:rPr>
          <w:delText xml:space="preserve">integral</w:delText>
        </w:r>
      </w:del>
      <w:del w:id="3072" w:author="PR Preview" w:date="2026-01-01T00:00:00Z">
        <w:r>
          <w:delText xml:space="preserve"> </w:delText>
        </w:r>
      </w:del>
      <w:del w:id="3073" w:author="PR Preview" w:date="2026-01-01T00:00:00Z">
        <w:r>
          <w:delText xml:space="preserve">of</w:delText>
        </w:r>
      </w:del>
      <w:del w:id="3074" w:author="PR Preview" w:date="2026-01-01T00:00:00Z">
        <w:r>
          <w:delText xml:space="preserve"> </w:delText>
        </w:r>
      </w:del>
      <m:oMath>
        <m:r>
          <m:t>f</m:t>
        </m:r>
      </m:oMath>
      <w:del w:id="3075" w:author="PR Preview" w:date="2026-01-01T00:00:00Z">
        <w:r>
          <w:delText xml:space="preserve"> </w:delText>
        </w:r>
      </w:del>
      <w:del w:id="3076" w:author="PR Preview" w:date="2026-01-01T00:00:00Z">
        <w:r>
          <w:delText xml:space="preserve">with respect to</w:delText>
        </w:r>
      </w:del>
      <w:del w:id="3077" w:author="PR Preview" w:date="2026-01-01T00:00:00Z">
        <w:r>
          <w:delText xml:space="preserve"> </w:delText>
        </w:r>
      </w:del>
      <m:oMath>
        <m:r>
          <m:t>μ</m:t>
        </m:r>
      </m:oMath>
      <w:del w:id="3078" w:author="PR Preview" w:date="2026-01-01T00:00:00Z">
        <w:r>
          <w:delText xml:space="preserve"> </w:delText>
        </w:r>
      </w:del>
      <w:del w:id="3079" w:author="PR Preview" w:date="2026-01-01T00:00:00Z">
        <w:r>
          <w:delText xml:space="preserve">is</w:delText>
        </w:r>
      </w:del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[24]</w:delText>
        </w:r>
      </w:del>
    </w:p>
    <w:p>
      <w:pPr>
        <w:pStyle w:val="BodyText"/>
      </w:pPr>
      <w:ins w:id="3082" w:author="PR Preview" w:date="2026-01-01T00:00:00Z">
        <w:r>
          <w:rPr>
            <w:b/>
            <w:bCs/>
          </w:rPr>
          <w:t xml:space="preserve">Definition 29 (Integral of a non-negative function)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Let</w:t>
        </w:r>
      </w:ins>
      <w:ins w:id="30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be a</w:t>
        </w:r>
      </w:ins>
      <w:ins w:id="3088" w:author="PR Preview" w:date="2026-01-01T00:00:00Z">
        <w:r>
          <w:t xml:space="preserve"> </w:t>
        </w:r>
      </w:ins>
      <w:hyperlink w:anchor="def-measure-space">
        <w:ins w:id="308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090" w:author="PR Preview" w:date="2026-01-01T00:00:00Z">
        <w:r>
          <w:t xml:space="preserve">,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and let</w:t>
        </w:r>
      </w:ins>
      <w:ins w:id="30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be</w:t>
        </w:r>
      </w:ins>
      <w:ins w:id="3096" w:author="PR Preview" w:date="2026-01-01T00:00:00Z">
        <w:r>
          <w:t xml:space="preserve"> </w:t>
        </w:r>
      </w:ins>
      <w:hyperlink w:anchor="def-measurable-function">
        <w:ins w:id="3097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098" w:author="PR Preview" w:date="2026-01-01T00:00:00Z">
        <w:r>
          <w:t xml:space="preserve">.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The</w:t>
        </w:r>
      </w:ins>
      <w:ins w:id="3101" w:author="PR Preview" w:date="2026-01-01T00:00:00Z">
        <w:r>
          <w:t xml:space="preserve"> </w:t>
        </w:r>
      </w:ins>
      <w:ins w:id="3102" w:author="PR Preview" w:date="2026-01-01T00:00:00Z">
        <w:r>
          <w:rPr>
            <w:b/>
            <w:bCs/>
          </w:rPr>
          <w:t xml:space="preserve">integral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of</w:t>
        </w:r>
      </w:ins>
      <w:ins w:id="3105" w:author="PR Preview" w:date="2026-01-01T00:00:00Z">
        <w:r>
          <w:t xml:space="preserve"> </w:t>
        </w:r>
      </w:ins>
      <m:oMath>
        <m:r>
          <m:t>f</m:t>
        </m:r>
      </m:oMath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with respect to</w:t>
        </w:r>
      </w:ins>
      <w:ins w:id="3108" w:author="PR Preview" w:date="2026-01-01T00:00:00Z">
        <w:r>
          <w:t xml:space="preserve"> </w:t>
        </w:r>
      </w:ins>
      <m:oMath>
        <m:r>
          <m:t>μ</m:t>
        </m:r>
      </m:oMath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is</w:t>
        </w:r>
      </w:ins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[24]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9"/>
    <w:bookmarkStart w:id="121" w:name="rem-integral-nonneg-lower-sums"/>
    <w:p>
      <w:pPr>
        <w:pStyle w:val="BodyText"/>
      </w:pPr>
      <w:del w:id="3113" w:author="PR Preview" w:date="2026-01-01T00:00:00Z">
        <w:r>
          <w:rPr>
            <w:i/>
            <w:iCs/>
          </w:rPr>
          <w:delText xml:space="preserve">Remark 10</w:delText>
        </w:r>
      </w:del>
      <w:del w:id="3114" w:author="PR Preview" w:date="2026-01-01T00:00:00Z">
        <w:r>
          <w:delText xml:space="preserve"> (Each sum is a lower estimate). </w:delText>
        </w:r>
      </w:del>
      <w:del w:id="3115" w:author="PR Preview" w:date="2026-01-01T00:00:00Z">
        <w:r>
          <w:delText xml:space="preserve">Each sum in</w:delText>
        </w:r>
      </w:del>
      <w:del w:id="3116" w:author="PR Preview" w:date="2026-01-01T00:00:00Z">
        <w:r>
          <w:delText xml:space="preserve"> </w:delText>
        </w:r>
      </w:del>
      <w:hyperlink w:anchor="def-integral-nonneg">
        <w:del w:id="3117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118" w:author="PR Preview" w:date="2026-01-01T00:00:00Z">
        <w:r>
          <w:delText xml:space="preserve"> </w:delText>
        </w:r>
      </w:del>
      <w:del w:id="3119" w:author="PR Preview" w:date="2026-01-01T00:00:00Z">
        <w:r>
          <w:delText xml:space="preserve">splits</w:delText>
        </w:r>
      </w:del>
      <w:del w:id="3120" w:author="PR Preview" w:date="2026-01-01T00:00:00Z">
        <w:r>
          <w:delText xml:space="preserve"> </w:delText>
        </w:r>
      </w:del>
      <m:oMath>
        <m:r>
          <m:t>S</m:t>
        </m:r>
      </m:oMath>
      <w:del w:id="3121" w:author="PR Preview" w:date="2026-01-01T00:00:00Z">
        <w:r>
          <w:delText xml:space="preserve"> </w:delText>
        </w:r>
      </w:del>
      <w:del w:id="3122" w:author="PR Preview" w:date="2026-01-01T00:00:00Z">
        <w:r>
          <w:delText xml:space="preserve">into pieces</w:delText>
        </w:r>
      </w:del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and weights each piece</w:delText>
        </w:r>
      </w:del>
      <w:del w:id="312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by the smallest value</w:delText>
        </w:r>
      </w:del>
      <w:del w:id="3128" w:author="PR Preview" w:date="2026-01-01T00:00:00Z">
        <w:r>
          <w:delText xml:space="preserve"> </w:delText>
        </w:r>
      </w:del>
      <m:oMath>
        <m:r>
          <m:t>f</m:t>
        </m:r>
      </m:oMath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approaches on it,</w:delText>
        </w:r>
      </w:del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so each sum is at most the integral.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For Lebesgue measure on a closed interval</w:delText>
        </w:r>
      </w:del>
      <w:del w:id="31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and a function</w:delText>
        </w:r>
      </w:del>
      <w:del w:id="31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that has a</w:delText>
        </w:r>
      </w:del>
      <w:del w:id="3141" w:author="PR Preview" w:date="2026-01-01T00:00:00Z">
        <w:r>
          <w:delText xml:space="preserve"> </w:delText>
        </w:r>
      </w:del>
      <w:hyperlink r:id="rId120">
        <w:del w:id="3142" w:author="PR Preview" w:date="2026-01-01T00:00:00Z">
          <w:r>
            <w:rPr>
              <w:rStyle w:val="Hyperlink"/>
            </w:rPr>
            <w:delText xml:space="preserve">Riemann integral</w:delText>
          </w:r>
        </w:del>
      </w:hyperlink>
      <w:del w:id="3143" w:author="PR Preview" w:date="2026-01-01T00:00:00Z">
        <w:r>
          <w:delText xml:space="preserve"> </w:delText>
        </w:r>
      </w:del>
      <w:del w:id="3144" w:author="PR Preview" w:date="2026-01-01T00:00:00Z">
        <w:r>
          <w:delText xml:space="preserve">on</w:delText>
        </w:r>
      </w:del>
      <w:del w:id="31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146" w:author="PR Preview" w:date="2026-01-01T00:00:00Z">
        <w:r>
          <w:delText xml:space="preserve">,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the two integrals agree:</w:delText>
        </w:r>
      </w:del>
      <w:del w:id="314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[24]</w:delText>
        </w:r>
      </w:del>
      <w:del w:id="3152" w:author="PR Preview" w:date="2026-01-01T00:00:00Z">
        <w:r>
          <w:delText xml:space="preserve">.</w:delText>
        </w:r>
      </w:del>
    </w:p>
    <w:p>
      <w:pPr>
        <w:pStyle w:val="BodyText"/>
      </w:pPr>
      <w:del w:id="3153" w:author="PR Preview" w:date="2026-01-01T00:00:00Z">
        <w:r>
          <w:rPr>
            <w:b/>
            <w:bCs/>
          </w:rPr>
          <w:delText xml:space="preserve">Example 26 (Integrals with respect to counting measure)</w:delText>
        </w:r>
      </w:del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Let</w:delText>
        </w:r>
      </w:del>
      <w:del w:id="3156" w:author="PR Preview" w:date="2026-01-01T00:00:00Z">
        <w:r>
          <w:delText xml:space="preserve"> </w:delText>
        </w:r>
      </w:del>
      <m:oMath>
        <m:r>
          <m:t>μ</m:t>
        </m:r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be the counting measure on the die rolls</w:delText>
        </w:r>
      </w:del>
      <w:del w:id="3159" w:author="PR Preview" w:date="2026-01-01T00:00:00Z">
        <w:r>
          <w:delText xml:space="preserve"> </w:delText>
        </w:r>
      </w:del>
      <m:oMath>
        <m:r>
          <m:t>D</m:t>
        </m:r>
      </m:oMath>
      <w:del w:id="3160" w:author="PR Preview" w:date="2026-01-01T00:00:00Z">
        <w:r>
          <w:delText xml:space="preserve">,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and let</w:delText>
        </w:r>
      </w:del>
      <w:del w:id="316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164" w:author="PR Preview" w:date="2026-01-01T00:00:00Z">
        <w:r>
          <w:delText xml:space="preserve">.</w:delText>
        </w:r>
      </w:del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Every function on</w:delText>
        </w:r>
      </w:del>
      <w:del w:id="3167" w:author="PR Preview" w:date="2026-01-01T00:00:00Z">
        <w:r>
          <w:delText xml:space="preserve"> </w:delText>
        </w:r>
      </w:del>
      <m:oMath>
        <m:r>
          <m:t>D</m:t>
        </m:r>
      </m:oMath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delText xml:space="preserve">is measurable (</w:delText>
        </w:r>
      </w:del>
      <w:hyperlink w:anchor="exm-measurable-function">
        <w:del w:id="317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171" w:author="PR Preview" w:date="2026-01-01T00:00:00Z">
        <w:r>
          <w:delText xml:space="preserve">).</w:delText>
        </w:r>
      </w:del>
    </w:p>
    <w:p>
      <w:pPr>
        <w:pStyle w:val="BodyText"/>
      </w:pPr>
      <w:ins w:id="3172" w:author="PR Preview" w:date="2026-01-01T00:00:00Z">
        <w:r>
          <w:rPr>
            <w:i/>
            <w:iCs/>
          </w:rPr>
          <w:t xml:space="preserve">Remark 10</w:t>
        </w:r>
      </w:ins>
      <w:ins w:id="3173" w:author="PR Preview" w:date="2026-01-01T00:00:00Z">
        <w:r>
          <w:t xml:space="preserve"> (Each sum is a lower estimate). </w:t>
        </w:r>
      </w:ins>
      <w:ins w:id="3174" w:author="PR Preview" w:date="2026-01-01T00:00:00Z">
        <w:r>
          <w:t xml:space="preserve">Each sum in</w:t>
        </w:r>
      </w:ins>
      <w:ins w:id="3175" w:author="PR Preview" w:date="2026-01-01T00:00:00Z">
        <w:r>
          <w:t xml:space="preserve"> </w:t>
        </w:r>
      </w:ins>
      <w:hyperlink w:anchor="def-integral-nonneg">
        <w:ins w:id="3176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splits</w:t>
        </w:r>
      </w:ins>
      <w:ins w:id="3179" w:author="PR Preview" w:date="2026-01-01T00:00:00Z">
        <w:r>
          <w:t xml:space="preserve"> </w:t>
        </w:r>
      </w:ins>
      <m:oMath>
        <m:r>
          <m:t>S</m:t>
        </m:r>
      </m:oMath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into pieces</w:t>
        </w:r>
      </w:ins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and weights each piece</w:t>
        </w:r>
      </w:ins>
      <w:ins w:id="318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by the smallest value</w:t>
        </w:r>
      </w:ins>
      <w:ins w:id="3187" w:author="PR Preview" w:date="2026-01-01T00:00:00Z">
        <w:r>
          <w:t xml:space="preserve"> </w:t>
        </w:r>
      </w:ins>
      <m:oMath>
        <m:r>
          <m:t>f</m:t>
        </m:r>
      </m:oMath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approaches on it,</w:t>
        </w:r>
      </w:ins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so each sum is at most the integral.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For Lebesgue measure on a closed interval</w:t>
        </w:r>
      </w:ins>
      <w:ins w:id="31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95" w:author="PR Preview" w:date="2026-01-01T00:00:00Z">
        <w:r>
          <w:t xml:space="preserve"> </w:t>
        </w:r>
      </w:ins>
      <w:ins w:id="3196" w:author="PR Preview" w:date="2026-01-01T00:00:00Z">
        <w:r>
          <w:t xml:space="preserve">and a function</w:t>
        </w:r>
      </w:ins>
      <w:ins w:id="31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that has a</w:t>
        </w:r>
      </w:ins>
      <w:ins w:id="3200" w:author="PR Preview" w:date="2026-01-01T00:00:00Z">
        <w:r>
          <w:t xml:space="preserve"> </w:t>
        </w:r>
      </w:ins>
      <w:hyperlink r:id="rId120">
        <w:ins w:id="3201" w:author="PR Preview" w:date="2026-01-01T00:00:00Z">
          <w:r>
            <w:rPr>
              <w:rStyle w:val="Hyperlink"/>
            </w:rPr>
            <w:t xml:space="preserve">Riemann integral</w:t>
          </w:r>
        </w:ins>
      </w:hyperlink>
      <w:ins w:id="3202" w:author="PR Preview" w:date="2026-01-01T00:00:00Z">
        <w:r>
          <w:t xml:space="preserve"> </w:t>
        </w:r>
      </w:ins>
      <w:ins w:id="3203" w:author="PR Preview" w:date="2026-01-01T00:00:00Z">
        <w:r>
          <w:t xml:space="preserve">on</w:t>
        </w:r>
      </w:ins>
      <w:ins w:id="32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205" w:author="PR Preview" w:date="2026-01-01T00:00:00Z">
        <w:r>
          <w:t xml:space="preserve">,</w:t>
        </w:r>
      </w:ins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the two integrals agree:</w:t>
        </w:r>
      </w:ins>
      <w:ins w:id="320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[24]</w:t>
        </w:r>
      </w:ins>
      <w:ins w:id="3211" w:author="PR Preview" w:date="2026-01-01T00:00:00Z">
        <w:r>
          <w:t xml:space="preserve">.</w:t>
        </w:r>
      </w:ins>
    </w:p>
    <w:bookmarkEnd w:id="121"/>
    <w:bookmarkStart w:id="122" w:name="exm-integral-nonneg"/>
    <w:p>
      <w:pPr>
        <w:pStyle w:val="BodyText"/>
      </w:pPr>
      <w:ins w:id="3212" w:author="PR Preview" w:date="2026-01-01T00:00:00Z">
        <w:r>
          <w:rPr>
            <w:b/>
            <w:bCs/>
          </w:rPr>
          <w:t xml:space="preserve">Example 27 (Integrals with respect to counting measure)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Let</w:t>
        </w:r>
      </w:ins>
      <w:ins w:id="3215" w:author="PR Preview" w:date="2026-01-01T00:00:00Z">
        <w:r>
          <w:t xml:space="preserve"> </w:t>
        </w:r>
      </w:ins>
      <m:oMath>
        <m:r>
          <m:t>μ</m:t>
        </m:r>
      </m:oMath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be the counting measure on the die rolls</w:t>
        </w:r>
      </w:ins>
      <w:ins w:id="3218" w:author="PR Preview" w:date="2026-01-01T00:00:00Z">
        <w:r>
          <w:t xml:space="preserve"> </w:t>
        </w:r>
      </w:ins>
      <m:oMath>
        <m:r>
          <m:t>D</m:t>
        </m:r>
      </m:oMath>
      <w:ins w:id="3219" w:author="PR Preview" w:date="2026-01-01T00:00:00Z">
        <w:r>
          <w:t xml:space="preserve">,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and let</w:t>
        </w:r>
      </w:ins>
      <w:ins w:id="322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223" w:author="PR Preview" w:date="2026-01-01T00:00:00Z">
        <w:r>
          <w:t xml:space="preserve">.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Every function on</w:t>
        </w:r>
      </w:ins>
      <w:ins w:id="3226" w:author="PR Preview" w:date="2026-01-01T00:00:00Z">
        <w:r>
          <w:t xml:space="preserve"> </w:t>
        </w:r>
      </w:ins>
      <m:oMath>
        <m:r>
          <m:t>D</m:t>
        </m:r>
      </m:oMath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is measurable (</w:t>
        </w:r>
      </w:ins>
      <w:hyperlink w:anchor="exm-measurable-function">
        <w:ins w:id="3229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3230" w:author="PR Preview" w:date="2026-01-01T00:00:00Z">
        <w:r>
          <w:t xml:space="preserve">).</w:t>
        </w:r>
      </w:ins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2"/>
    <w:bookmarkStart w:id="125" w:name="rem-positive-negative-parts"/>
    <w:p>
      <w:pPr>
        <w:pStyle w:val="BodyText"/>
      </w:pPr>
      <w:del w:id="3231" w:author="PR Preview" w:date="2026-01-01T00:00:00Z">
        <w:r>
          <w:rPr>
            <w:b/>
            <w:bCs/>
          </w:rPr>
          <w:delText xml:space="preserve">Definition 29 (Positive part of a function)</w:delText>
        </w:r>
      </w:del>
      <w:del w:id="3232" w:author="PR Preview" w:date="2026-01-01T00:00:00Z">
        <w:r>
          <w:delText xml:space="preserve"> </w:delText>
        </w:r>
      </w:del>
      <w:del w:id="3233" w:author="PR Preview" w:date="2026-01-01T00:00:00Z">
        <w:r>
          <w:delText xml:space="preserve">Let</w:delText>
        </w:r>
      </w:del>
      <w:del w:id="32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be a</w:delText>
        </w:r>
      </w:del>
      <w:del w:id="3237" w:author="PR Preview" w:date="2026-01-01T00:00:00Z">
        <w:r>
          <w:delText xml:space="preserve"> </w:delText>
        </w:r>
      </w:del>
      <w:hyperlink w:anchor="def-measure-space">
        <w:del w:id="323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239" w:author="PR Preview" w:date="2026-01-01T00:00:00Z">
        <w:r>
          <w:delText xml:space="preserve">,</w:delText>
        </w:r>
      </w:del>
      <w:del w:id="3240" w:author="PR Preview" w:date="2026-01-01T00:00:00Z">
        <w:r>
          <w:delText xml:space="preserve"> </w:delText>
        </w:r>
      </w:del>
      <w:del w:id="3241" w:author="PR Preview" w:date="2026-01-01T00:00:00Z">
        <w:r>
          <w:delText xml:space="preserve">and let</w:delText>
        </w:r>
      </w:del>
      <w:del w:id="32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243" w:author="PR Preview" w:date="2026-01-01T00:00:00Z">
        <w:r>
          <w:delText xml:space="preserve"> </w:delText>
        </w:r>
      </w:del>
      <w:del w:id="3244" w:author="PR Preview" w:date="2026-01-01T00:00:00Z">
        <w:r>
          <w:delText xml:space="preserve">be</w:delText>
        </w:r>
      </w:del>
      <w:del w:id="3245" w:author="PR Preview" w:date="2026-01-01T00:00:00Z">
        <w:r>
          <w:delText xml:space="preserve"> </w:delText>
        </w:r>
      </w:del>
      <w:hyperlink w:anchor="def-measurable-function">
        <w:del w:id="324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247" w:author="PR Preview" w:date="2026-01-01T00:00:00Z">
        <w:r>
          <w:delText xml:space="preserve">.</w:delText>
        </w:r>
      </w:del>
      <w:del w:id="3248" w:author="PR Preview" w:date="2026-01-01T00:00:00Z">
        <w:r>
          <w:delText xml:space="preserve"> </w:delText>
        </w:r>
      </w:del>
      <w:del w:id="3249" w:author="PR Preview" w:date="2026-01-01T00:00:00Z">
        <w:r>
          <w:delText xml:space="preserve">The</w:delText>
        </w:r>
      </w:del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rPr>
            <w:b/>
            <w:bCs/>
          </w:rPr>
          <w:delText xml:space="preserve">positive part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of</w:delText>
        </w:r>
      </w:del>
      <w:del w:id="3254" w:author="PR Preview" w:date="2026-01-01T00:00:00Z">
        <w:r>
          <w:delText xml:space="preserve"> </w:delText>
        </w:r>
      </w:del>
      <m:oMath>
        <m:r>
          <m:t>f</m:t>
        </m:r>
      </m:oMath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57" w:author="PR Preview" w:date="2026-01-01T00:00:00Z">
        <w:r>
          <w:rPr>
            <w:b/>
            <w:bCs/>
          </w:rPr>
          <w:delText xml:space="preserve">Definition 30 (Negative part of a function)</w:delText>
        </w:r>
      </w:del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For</w:delText>
        </w:r>
      </w:del>
      <w:del w:id="3260" w:author="PR Preview" w:date="2026-01-01T00:00:00Z">
        <w:r>
          <w:delText xml:space="preserve"> </w:delText>
        </w:r>
      </w:del>
      <m:oMath>
        <m:r>
          <m:t>f</m:t>
        </m:r>
      </m:oMath>
      <w:del w:id="3261" w:author="PR Preview" w:date="2026-01-01T00:00:00Z">
        <w:r>
          <w:delText xml:space="preserve"> </w:delText>
        </w:r>
      </w:del>
      <w:del w:id="3262" w:author="PR Preview" w:date="2026-01-01T00:00:00Z">
        <w:r>
          <w:delText xml:space="preserve">as in</w:delText>
        </w:r>
      </w:del>
      <w:del w:id="3263" w:author="PR Preview" w:date="2026-01-01T00:00:00Z">
        <w:r>
          <w:delText xml:space="preserve"> </w:delText>
        </w:r>
      </w:del>
      <w:hyperlink w:anchor="def-positive-negative-parts">
        <w:del w:id="3264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265" w:author="PR Preview" w:date="2026-01-01T00:00:00Z">
        <w:r>
          <w:delText xml:space="preserve">,</w:delText>
        </w:r>
      </w:del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the</w:delText>
        </w:r>
      </w:del>
      <w:del w:id="3268" w:author="PR Preview" w:date="2026-01-01T00:00:00Z">
        <w:r>
          <w:delText xml:space="preserve"> </w:delText>
        </w:r>
      </w:del>
      <w:del w:id="3269" w:author="PR Preview" w:date="2026-01-01T00:00:00Z">
        <w:r>
          <w:rPr>
            <w:b/>
            <w:bCs/>
          </w:rPr>
          <w:delText xml:space="preserve">negative part</w:delText>
        </w:r>
      </w:del>
      <w:del w:id="3270" w:author="PR Preview" w:date="2026-01-01T00:00:00Z">
        <w:r>
          <w:delText xml:space="preserve"> </w:delText>
        </w:r>
      </w:del>
      <w:del w:id="3271" w:author="PR Preview" w:date="2026-01-01T00:00:00Z">
        <w:r>
          <w:delText xml:space="preserve">of</w:delText>
        </w:r>
      </w:del>
      <w:del w:id="3272" w:author="PR Preview" w:date="2026-01-01T00:00:00Z">
        <w:r>
          <w:delText xml:space="preserve"> </w:delText>
        </w:r>
      </w:del>
      <m:oMath>
        <m:r>
          <m:t>f</m:t>
        </m:r>
      </m:oMath>
      <w:del w:id="3273" w:author="PR Preview" w:date="2026-01-01T00:00:00Z">
        <w:r>
          <w:delText xml:space="preserve"> </w:delText>
        </w:r>
      </w:del>
      <w:del w:id="3274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75" w:author="PR Preview" w:date="2026-01-01T00:00:00Z">
        <w:r>
          <w:rPr>
            <w:i/>
            <w:iCs/>
          </w:rPr>
          <w:delText xml:space="preserve">Remark 11</w:delText>
        </w:r>
      </w:del>
      <w:del w:id="3276" w:author="PR Preview" w:date="2026-01-01T00:00:00Z">
        <w:r>
          <w:delText xml:space="preserve"> (A function in terms of its positive and negative parts). </w:delText>
        </w:r>
      </w:del>
      <w:del w:id="3277" w:author="PR Preview" w:date="2026-01-01T00:00:00Z">
        <w:r>
          <w:delText xml:space="preserve">With the positive part (</w:delText>
        </w:r>
      </w:del>
      <w:hyperlink w:anchor="def-positive-negative-parts">
        <w:del w:id="327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279" w:author="PR Preview" w:date="2026-01-01T00:00:00Z">
        <w:r>
          <w:delText xml:space="preserve">) and negative part (</w:delText>
        </w:r>
      </w:del>
      <w:hyperlink w:anchor="def-negative-part">
        <w:del w:id="3280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281" w:author="PR Preview" w:date="2026-01-01T00:00:00Z">
        <w:r>
          <w:delText xml:space="preserve">),</w:delText>
        </w:r>
      </w:del>
      <w:del w:id="32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and</w:delText>
        </w:r>
      </w:del>
      <w:del w:id="32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286" w:author="PR Preview" w:date="2026-01-01T00:00:00Z">
        <w:r>
          <w:delText xml:space="preserve">.</w:delText>
        </w:r>
      </w:del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289" w:author="PR Preview" w:date="2026-01-01T00:00:00Z">
        <w:r>
          <w:delText xml:space="preserve">,</w:delText>
        </w:r>
      </w:del>
      <w:del w:id="32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291" w:author="PR Preview" w:date="2026-01-01T00:00:00Z">
        <w:r>
          <w:delText xml:space="preserve">, and</w:delText>
        </w:r>
      </w:del>
      <w:del w:id="32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are measurable when</w:delText>
        </w:r>
      </w:del>
      <w:del w:id="3295" w:author="PR Preview" w:date="2026-01-01T00:00:00Z">
        <w:r>
          <w:delText xml:space="preserve"> </w:delText>
        </w:r>
      </w:del>
      <m:oMath>
        <m:r>
          <m:t>f</m:t>
        </m:r>
      </m:oMath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is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[2], Theorem 13.3</w:delText>
        </w:r>
      </w:del>
      <w:del w:id="3300" w:author="PR Preview" w:date="2026-01-01T00:00:00Z">
        <w:r>
          <w:delText xml:space="preserve">.)</w:delText>
        </w:r>
      </w:del>
    </w:p>
    <w:p>
      <w:pPr>
        <w:pStyle w:val="BodyText"/>
      </w:pPr>
      <w:del w:id="3301" w:author="PR Preview" w:date="2026-01-01T00:00:00Z">
        <w:r>
          <w:rPr>
            <w:b/>
            <w:bCs/>
          </w:rPr>
          <w:delText xml:space="preserve">Definition 31 (Integral of a real-valued function)</w:delText>
        </w:r>
      </w:del>
      <w:del w:id="3302" w:author="PR Preview" w:date="2026-01-01T00:00:00Z">
        <w:r>
          <w:delText xml:space="preserve"> </w:delText>
        </w:r>
      </w:del>
      <w:del w:id="3303" w:author="PR Preview" w:date="2026-01-01T00:00:00Z">
        <w:r>
          <w:delText xml:space="preserve">Let</w:delText>
        </w:r>
      </w:del>
      <w:del w:id="33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305" w:author="PR Preview" w:date="2026-01-01T00:00:00Z">
        <w:r>
          <w:delText xml:space="preserve"> </w:delText>
        </w:r>
      </w:del>
      <w:del w:id="3306" w:author="PR Preview" w:date="2026-01-01T00:00:00Z">
        <w:r>
          <w:delText xml:space="preserve">be a</w:delText>
        </w:r>
      </w:del>
      <w:del w:id="3307" w:author="PR Preview" w:date="2026-01-01T00:00:00Z">
        <w:r>
          <w:delText xml:space="preserve"> </w:delText>
        </w:r>
      </w:del>
      <w:hyperlink w:anchor="def-measure-space">
        <w:del w:id="330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309" w:author="PR Preview" w:date="2026-01-01T00:00:00Z">
        <w:r>
          <w:delText xml:space="preserve">,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and let</w:delText>
        </w:r>
      </w:del>
      <w:del w:id="33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13" w:author="PR Preview" w:date="2026-01-01T00:00:00Z">
        <w:r>
          <w:delText xml:space="preserve"> </w:delText>
        </w:r>
      </w:del>
      <w:del w:id="3314" w:author="PR Preview" w:date="2026-01-01T00:00:00Z">
        <w:r>
          <w:delText xml:space="preserve">be</w:delText>
        </w:r>
      </w:del>
      <w:del w:id="3315" w:author="PR Preview" w:date="2026-01-01T00:00:00Z">
        <w:r>
          <w:delText xml:space="preserve"> </w:delText>
        </w:r>
      </w:del>
      <w:hyperlink w:anchor="def-measurable-function">
        <w:del w:id="331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317" w:author="PR Preview" w:date="2026-01-01T00:00:00Z">
        <w:r>
          <w:delText xml:space="preserve">.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Let</w:delText>
        </w:r>
      </w:del>
      <w:del w:id="33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21" w:author="PR Preview" w:date="2026-01-01T00:00:00Z">
        <w:r>
          <w:delText xml:space="preserve"> </w:delText>
        </w:r>
      </w:del>
      <w:del w:id="3322" w:author="PR Preview" w:date="2026-01-01T00:00:00Z">
        <w:r>
          <w:delText xml:space="preserve">and</w:delText>
        </w:r>
      </w:del>
      <w:del w:id="332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be the positive and negative parts of</w:delText>
        </w:r>
      </w:del>
      <w:del w:id="3326" w:author="PR Preview" w:date="2026-01-01T00:00:00Z">
        <w:r>
          <w:delText xml:space="preserve"> </w:delText>
        </w:r>
      </w:del>
      <m:oMath>
        <m:r>
          <m:t>f</m:t>
        </m:r>
      </m:oMath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(</w:delText>
        </w:r>
      </w:del>
      <w:hyperlink w:anchor="def-positive-negative-parts">
        <w:del w:id="3329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330" w:author="PR Preview" w:date="2026-01-01T00:00:00Z">
        <w:r>
          <w:delText xml:space="preserve">,</w:delText>
        </w:r>
      </w:del>
      <w:del w:id="3331" w:author="PR Preview" w:date="2026-01-01T00:00:00Z">
        <w:r>
          <w:delText xml:space="preserve"> </w:delText>
        </w:r>
      </w:del>
      <w:hyperlink w:anchor="def-negative-part">
        <w:del w:id="333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333" w:author="PR Preview" w:date="2026-01-01T00:00:00Z">
        <w:r>
          <w:delText xml:space="preserve">).</w:delText>
        </w:r>
      </w:del>
      <w:del w:id="3334" w:author="PR Preview" w:date="2026-01-01T00:00:00Z">
        <w:r>
          <w:delText xml:space="preserve"> </w:delText>
        </w:r>
      </w:del>
      <w:del w:id="3335" w:author="PR Preview" w:date="2026-01-01T00:00:00Z">
        <w:r>
          <w:delText xml:space="preserve">The</w:delText>
        </w:r>
      </w:del>
      <w:del w:id="3336" w:author="PR Preview" w:date="2026-01-01T00:00:00Z">
        <w:r>
          <w:delText xml:space="preserve"> </w:delText>
        </w:r>
      </w:del>
      <w:del w:id="3337" w:author="PR Preview" w:date="2026-01-01T00:00:00Z">
        <w:r>
          <w:rPr>
            <w:b/>
            <w:bCs/>
          </w:rPr>
          <w:delText xml:space="preserve">integral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of</w:delText>
        </w:r>
      </w:del>
      <w:del w:id="3340" w:author="PR Preview" w:date="2026-01-01T00:00:00Z">
        <w:r>
          <w:delText xml:space="preserve"> </w:delText>
        </w:r>
      </w:del>
      <m:oMath>
        <m:r>
          <m:t>f</m:t>
        </m:r>
      </m:oMath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with respect to</w:delText>
        </w:r>
      </w:del>
      <w:del w:id="3343" w:author="PR Preview" w:date="2026-01-01T00:00:00Z">
        <w:r>
          <w:delText xml:space="preserve"> </w:delText>
        </w:r>
      </w:del>
      <m:oMath>
        <m:r>
          <m:t>μ</m:t>
        </m:r>
      </m:oMath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346" w:author="PR Preview" w:date="2026-01-01T00:00:00Z">
        <w:r>
          <w:delText xml:space="preserve">using</w:delText>
        </w:r>
      </w:del>
      <w:del w:id="3347" w:author="PR Preview" w:date="2026-01-01T00:00:00Z">
        <w:r>
          <w:delText xml:space="preserve"> </w:delText>
        </w:r>
      </w:del>
      <w:hyperlink w:anchor="def-integral-nonneg">
        <w:del w:id="3348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for each term,</w:delText>
        </w:r>
      </w:del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when at least one of the two terms is finite;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otherwise, the integral of</w:delText>
        </w:r>
      </w:del>
      <w:del w:id="3355" w:author="PR Preview" w:date="2026-01-01T00:00:00Z">
        <w:r>
          <w:delText xml:space="preserve"> </w:delText>
        </w:r>
      </w:del>
      <m:oMath>
        <m:r>
          <m:t>f</m:t>
        </m:r>
      </m:oMath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is undefined.</w:delText>
        </w:r>
      </w:del>
    </w:p>
    <w:p>
      <w:pPr>
        <w:pStyle w:val="BodyText"/>
      </w:pPr>
      <w:ins w:id="3358" w:author="PR Preview" w:date="2026-01-01T00:00:00Z">
        <w:r>
          <w:rPr>
            <w:i/>
            <w:iCs/>
          </w:rPr>
          <w:t xml:space="preserve">Remark 11</w:t>
        </w:r>
      </w:ins>
      <w:ins w:id="3359" w:author="PR Preview" w:date="2026-01-01T00:00:00Z">
        <w:r>
          <w:t xml:space="preserve"> (A function in terms of its positive and negative parts). </w:t>
        </w:r>
      </w:ins>
      <w:ins w:id="3360" w:author="PR Preview" w:date="2026-01-01T00:00:00Z">
        <w:r>
          <w:t xml:space="preserve">For a</w:t>
        </w:r>
      </w:ins>
      <w:ins w:id="3361" w:author="PR Preview" w:date="2026-01-01T00:00:00Z">
        <w:r>
          <w:t xml:space="preserve"> </w:t>
        </w:r>
      </w:ins>
      <w:hyperlink r:id="rId62">
        <w:ins w:id="336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364" w:author="PR Preview" w:date="2026-01-01T00:00:00Z">
        <w:r>
          <w:t xml:space="preserve">, with the</w:t>
        </w:r>
      </w:ins>
      <w:ins w:id="3365" w:author="PR Preview" w:date="2026-01-01T00:00:00Z">
        <w:r>
          <w:t xml:space="preserve"> </w:t>
        </w:r>
      </w:ins>
      <w:hyperlink r:id="rId123">
        <w:ins w:id="3366" w:author="PR Preview" w:date="2026-01-01T00:00:00Z">
          <w:r>
            <w:rPr>
              <w:rStyle w:val="Hyperlink"/>
            </w:rPr>
            <w:t xml:space="preserve">positive part</w:t>
          </w:r>
        </w:ins>
      </w:hyperlink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and</w:t>
        </w:r>
      </w:ins>
      <w:ins w:id="3369" w:author="PR Preview" w:date="2026-01-01T00:00:00Z">
        <w:r>
          <w:t xml:space="preserve"> </w:t>
        </w:r>
      </w:ins>
      <w:hyperlink r:id="rId124">
        <w:ins w:id="3370" w:author="PR Preview" w:date="2026-01-01T00:00:00Z">
          <w:r>
            <w:rPr>
              <w:rStyle w:val="Hyperlink"/>
            </w:rPr>
            <w:t xml:space="preserve">negative part</w:t>
          </w:r>
        </w:ins>
      </w:hyperlink>
      <w:ins w:id="3371" w:author="PR Preview" w:date="2026-01-01T00:00:00Z">
        <w:r>
          <w:t xml:space="preserve">,</w:t>
        </w:r>
      </w:ins>
      <w:ins w:id="33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373" w:author="PR Preview" w:date="2026-01-01T00:00:00Z">
        <w:r>
          <w:t xml:space="preserve"> </w:t>
        </w:r>
      </w:ins>
      <w:ins w:id="3374" w:author="PR Preview" w:date="2026-01-01T00:00:00Z">
        <w:r>
          <w:t xml:space="preserve">and</w:t>
        </w:r>
      </w:ins>
      <w:ins w:id="337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376" w:author="PR Preview" w:date="2026-01-01T00:00:00Z">
        <w:r>
          <w:t xml:space="preserve">.</w:t>
        </w:r>
      </w:ins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379" w:author="PR Preview" w:date="2026-01-01T00:00:00Z">
        <w:r>
          <w:t xml:space="preserve">,</w:t>
        </w:r>
      </w:ins>
      <w:ins w:id="338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381" w:author="PR Preview" w:date="2026-01-01T00:00:00Z">
        <w:r>
          <w:t xml:space="preserve">, and</w:t>
        </w:r>
      </w:ins>
      <w:ins w:id="338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are</w:t>
        </w:r>
      </w:ins>
      <w:ins w:id="3385" w:author="PR Preview" w:date="2026-01-01T00:00:00Z">
        <w:r>
          <w:t xml:space="preserve"> </w:t>
        </w:r>
      </w:ins>
      <w:hyperlink w:anchor="def-measurable-function">
        <w:ins w:id="3386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387" w:author="PR Preview" w:date="2026-01-01T00:00:00Z">
        <w:r>
          <w:t xml:space="preserve"> </w:t>
        </w:r>
      </w:ins>
      <w:ins w:id="3388" w:author="PR Preview" w:date="2026-01-01T00:00:00Z">
        <w:r>
          <w:t xml:space="preserve">when</w:t>
        </w:r>
      </w:ins>
      <w:ins w:id="3389" w:author="PR Preview" w:date="2026-01-01T00:00:00Z">
        <w:r>
          <w:t xml:space="preserve"> </w:t>
        </w:r>
      </w:ins>
      <m:oMath>
        <m:r>
          <m:t>f</m:t>
        </m:r>
      </m:oMath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is</w:t>
        </w:r>
      </w:ins>
      <w:ins w:id="3392" w:author="PR Preview" w:date="2026-01-01T00:00:00Z">
        <w:r>
          <w:t xml:space="preserve"> </w:t>
        </w:r>
      </w:ins>
      <w:ins w:id="3393" w:author="PR Preview" w:date="2026-01-01T00:00:00Z">
        <w:r>
          <w:t xml:space="preserve">[2], Theorem 13.3</w:t>
        </w:r>
      </w:ins>
      <w:ins w:id="3394" w:author="PR Preview" w:date="2026-01-01T00:00:00Z">
        <w:r>
          <w:t xml:space="preserve">.)</w:t>
        </w:r>
      </w:ins>
    </w:p>
    <w:bookmarkEnd w:id="125"/>
    <w:bookmarkStart w:id="126" w:name="def-integral"/>
    <w:p>
      <w:pPr>
        <w:pStyle w:val="BodyText"/>
      </w:pPr>
      <w:ins w:id="3395" w:author="PR Preview" w:date="2026-01-01T00:00:00Z">
        <w:r>
          <w:rPr>
            <w:b/>
            <w:bCs/>
          </w:rPr>
          <w:t xml:space="preserve">Definition 30 (Integral of a real-valued function)</w:t>
        </w:r>
      </w:ins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Let</w:t>
        </w:r>
      </w:ins>
      <w:ins w:id="33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399" w:author="PR Preview" w:date="2026-01-01T00:00:00Z">
        <w:r>
          <w:t xml:space="preserve"> </w:t>
        </w:r>
      </w:ins>
      <w:ins w:id="3400" w:author="PR Preview" w:date="2026-01-01T00:00:00Z">
        <w:r>
          <w:t xml:space="preserve">be a</w:t>
        </w:r>
      </w:ins>
      <w:ins w:id="3401" w:author="PR Preview" w:date="2026-01-01T00:00:00Z">
        <w:r>
          <w:t xml:space="preserve"> </w:t>
        </w:r>
      </w:ins>
      <w:hyperlink w:anchor="def-measure-space">
        <w:ins w:id="340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403" w:author="PR Preview" w:date="2026-01-01T00:00:00Z">
        <w:r>
          <w:t xml:space="preserve">,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and let</w:t>
        </w:r>
      </w:ins>
      <w:ins w:id="34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07" w:author="PR Preview" w:date="2026-01-01T00:00:00Z">
        <w:r>
          <w:t xml:space="preserve"> </w:t>
        </w:r>
      </w:ins>
      <w:ins w:id="3408" w:author="PR Preview" w:date="2026-01-01T00:00:00Z">
        <w:r>
          <w:t xml:space="preserve">be</w:t>
        </w:r>
      </w:ins>
      <w:ins w:id="3409" w:author="PR Preview" w:date="2026-01-01T00:00:00Z">
        <w:r>
          <w:t xml:space="preserve"> </w:t>
        </w:r>
      </w:ins>
      <w:hyperlink w:anchor="def-measurable-function">
        <w:ins w:id="3410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411" w:author="PR Preview" w:date="2026-01-01T00:00:00Z">
        <w:r>
          <w:t xml:space="preserve">.</w:t>
        </w:r>
      </w:ins>
      <w:ins w:id="3412" w:author="PR Preview" w:date="2026-01-01T00:00:00Z">
        <w:r>
          <w:t xml:space="preserve"> </w:t>
        </w:r>
      </w:ins>
      <w:ins w:id="3413" w:author="PR Preview" w:date="2026-01-01T00:00:00Z">
        <w:r>
          <w:t xml:space="preserve">Let</w:t>
        </w:r>
      </w:ins>
      <w:ins w:id="341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and</w:t>
        </w:r>
      </w:ins>
      <w:ins w:id="34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be the</w:t>
        </w:r>
      </w:ins>
      <w:ins w:id="3420" w:author="PR Preview" w:date="2026-01-01T00:00:00Z">
        <w:r>
          <w:t xml:space="preserve"> </w:t>
        </w:r>
      </w:ins>
      <w:hyperlink r:id="rId123">
        <w:ins w:id="3421" w:author="PR Preview" w:date="2026-01-01T00:00:00Z">
          <w:r>
            <w:rPr>
              <w:rStyle w:val="Hyperlink"/>
            </w:rPr>
            <w:t xml:space="preserve">positive part</w:t>
          </w:r>
        </w:ins>
      </w:hyperlink>
      <w:ins w:id="3422" w:author="PR Preview" w:date="2026-01-01T00:00:00Z">
        <w:r>
          <w:t xml:space="preserve"> </w:t>
        </w:r>
      </w:ins>
      <w:ins w:id="3423" w:author="PR Preview" w:date="2026-01-01T00:00:00Z">
        <w:r>
          <w:t xml:space="preserve">and</w:t>
        </w:r>
      </w:ins>
      <w:ins w:id="3424" w:author="PR Preview" w:date="2026-01-01T00:00:00Z">
        <w:r>
          <w:t xml:space="preserve"> </w:t>
        </w:r>
      </w:ins>
      <w:hyperlink r:id="rId124">
        <w:ins w:id="3425" w:author="PR Preview" w:date="2026-01-01T00:00:00Z">
          <w:r>
            <w:rPr>
              <w:rStyle w:val="Hyperlink"/>
            </w:rPr>
            <w:t xml:space="preserve">negative part</w:t>
          </w:r>
        </w:ins>
      </w:hyperlink>
      <w:ins w:id="3426" w:author="PR Preview" w:date="2026-01-01T00:00:00Z">
        <w:r>
          <w:t xml:space="preserve"> </w:t>
        </w:r>
      </w:ins>
      <w:ins w:id="3427" w:author="PR Preview" w:date="2026-01-01T00:00:00Z">
        <w:r>
          <w:t xml:space="preserve">of</w:t>
        </w:r>
      </w:ins>
      <w:ins w:id="3428" w:author="PR Preview" w:date="2026-01-01T00:00:00Z">
        <w:r>
          <w:t xml:space="preserve"> </w:t>
        </w:r>
      </w:ins>
      <m:oMath>
        <m:r>
          <m:t>f</m:t>
        </m:r>
      </m:oMath>
      <w:ins w:id="3429" w:author="PR Preview" w:date="2026-01-01T00:00:00Z">
        <w:r>
          <w:t xml:space="preserve">.</w:t>
        </w:r>
      </w:ins>
      <w:ins w:id="3430" w:author="PR Preview" w:date="2026-01-01T00:00:00Z">
        <w:r>
          <w:t xml:space="preserve"> </w:t>
        </w:r>
      </w:ins>
      <w:ins w:id="3431" w:author="PR Preview" w:date="2026-01-01T00:00:00Z">
        <w:r>
          <w:t xml:space="preserve">The</w:t>
        </w:r>
      </w:ins>
      <w:ins w:id="3432" w:author="PR Preview" w:date="2026-01-01T00:00:00Z">
        <w:r>
          <w:t xml:space="preserve"> </w:t>
        </w:r>
      </w:ins>
      <w:ins w:id="3433" w:author="PR Preview" w:date="2026-01-01T00:00:00Z">
        <w:r>
          <w:rPr>
            <w:b/>
            <w:bCs/>
          </w:rPr>
          <w:t xml:space="preserve">integral</w:t>
        </w:r>
      </w:ins>
      <w:ins w:id="3434" w:author="PR Preview" w:date="2026-01-01T00:00:00Z">
        <w:r>
          <w:t xml:space="preserve"> </w:t>
        </w:r>
      </w:ins>
      <w:ins w:id="3435" w:author="PR Preview" w:date="2026-01-01T00:00:00Z">
        <w:r>
          <w:t xml:space="preserve">of</w:t>
        </w:r>
      </w:ins>
      <w:ins w:id="3436" w:author="PR Preview" w:date="2026-01-01T00:00:00Z">
        <w:r>
          <w:t xml:space="preserve"> </w:t>
        </w:r>
      </w:ins>
      <m:oMath>
        <m:r>
          <m:t>f</m:t>
        </m:r>
      </m:oMath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with respect to</w:t>
        </w:r>
      </w:ins>
      <w:ins w:id="3439" w:author="PR Preview" w:date="2026-01-01T00:00:00Z">
        <w:r>
          <w:t xml:space="preserve"> </w:t>
        </w:r>
      </w:ins>
      <m:oMath>
        <m:r>
          <m:t>μ</m:t>
        </m:r>
      </m:oMath>
      <w:ins w:id="3440" w:author="PR Preview" w:date="2026-01-01T00:00:00Z">
        <w:r>
          <w:t xml:space="preserve"> </w:t>
        </w:r>
      </w:ins>
      <w:ins w:id="344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442" w:author="PR Preview" w:date="2026-01-01T00:00:00Z">
        <w:r>
          <w:t xml:space="preserve">using</w:t>
        </w:r>
      </w:ins>
      <w:ins w:id="3443" w:author="PR Preview" w:date="2026-01-01T00:00:00Z">
        <w:r>
          <w:t xml:space="preserve"> </w:t>
        </w:r>
      </w:ins>
      <w:hyperlink w:anchor="def-integral-nonneg">
        <w:ins w:id="3444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445" w:author="PR Preview" w:date="2026-01-01T00:00:00Z">
        <w:r>
          <w:t xml:space="preserve"> </w:t>
        </w:r>
      </w:ins>
      <w:ins w:id="3446" w:author="PR Preview" w:date="2026-01-01T00:00:00Z">
        <w:r>
          <w:t xml:space="preserve">for each term,</w:t>
        </w:r>
      </w:ins>
      <w:ins w:id="3447" w:author="PR Preview" w:date="2026-01-01T00:00:00Z">
        <w:r>
          <w:t xml:space="preserve"> </w:t>
        </w:r>
      </w:ins>
      <w:ins w:id="3448" w:author="PR Preview" w:date="2026-01-01T00:00:00Z">
        <w:r>
          <w:t xml:space="preserve">when at least one of the two terms is finite;</w:t>
        </w:r>
      </w:ins>
      <w:ins w:id="3449" w:author="PR Preview" w:date="2026-01-01T00:00:00Z">
        <w:r>
          <w:t xml:space="preserve"> </w:t>
        </w:r>
      </w:ins>
      <w:ins w:id="3450" w:author="PR Preview" w:date="2026-01-01T00:00:00Z">
        <w:r>
          <w:t xml:space="preserve">otherwise, the integral of</w:t>
        </w:r>
      </w:ins>
      <w:ins w:id="3451" w:author="PR Preview" w:date="2026-01-01T00:00:00Z">
        <w:r>
          <w:t xml:space="preserve"> </w:t>
        </w:r>
      </w:ins>
      <m:oMath>
        <m:r>
          <m:t>f</m:t>
        </m:r>
      </m:oMath>
      <w:ins w:id="3452" w:author="PR Preview" w:date="2026-01-01T00:00:00Z">
        <w:r>
          <w:t xml:space="preserve"> </w:t>
        </w:r>
      </w:ins>
      <w:ins w:id="3453" w:author="PR Preview" w:date="2026-01-01T00:00:00Z">
        <w:r>
          <w:t xml:space="preserve">is undefined.</w:t>
        </w:r>
      </w:ins>
    </w:p>
    <w:p>
      <w:pPr>
        <w:pStyle w:val="BodyText"/>
      </w:pPr>
      <w:r>
        <w:t xml:space="preserve">[2, Sec. 15]</w:t>
      </w:r>
    </w:p>
    <w:bookmarkEnd w:id="126"/>
    <w:bookmarkStart w:id="127" w:name="exm-integral"/>
    <w:p>
      <w:pPr>
        <w:pStyle w:val="BodyText"/>
      </w:pPr>
      <w:del w:id="3454" w:author="PR Preview" w:date="2026-01-01T00:00:00Z">
        <w:r>
          <w:rPr>
            <w:b/>
            <w:bCs/>
          </w:rPr>
          <w:delText xml:space="preserve">Example 27 (An integral with positive and negative parts)</w:delText>
        </w:r>
      </w:del>
      <w:del w:id="3455" w:author="PR Preview" w:date="2026-01-01T00:00:00Z">
        <w:r>
          <w:delText xml:space="preserve"> </w:delText>
        </w:r>
      </w:del>
      <w:del w:id="3456" w:author="PR Preview" w:date="2026-01-01T00:00:00Z">
        <w:r>
          <w:delText xml:space="preserve">For the counting measure</w:delText>
        </w:r>
      </w:del>
      <w:del w:id="3457" w:author="PR Preview" w:date="2026-01-01T00:00:00Z">
        <w:r>
          <w:delText xml:space="preserve"> </w:delText>
        </w:r>
      </w:del>
      <m:oMath>
        <m:r>
          <m:t>μ</m:t>
        </m:r>
      </m:oMath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on the die rolls</w:delText>
        </w:r>
      </w:del>
      <w:del w:id="3460" w:author="PR Preview" w:date="2026-01-01T00:00:00Z">
        <w:r>
          <w:delText xml:space="preserve"> </w:delText>
        </w:r>
      </w:del>
      <m:oMath>
        <m:r>
          <m:t>D</m:t>
        </m:r>
      </m:oMath>
      <w:del w:id="3461" w:author="PR Preview" w:date="2026-01-01T00:00:00Z">
        <w:r>
          <w:delText xml:space="preserve">,</w:delText>
        </w:r>
      </w:del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let</w:delText>
        </w:r>
      </w:del>
      <w:del w:id="34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465" w:author="PR Preview" w:date="2026-01-01T00:00:00Z">
        <w:r>
          <w:delText xml:space="preserve">.</w:delText>
        </w:r>
      </w:del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Its values at</w:delText>
        </w:r>
      </w:del>
      <w:del w:id="346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del w:id="3469" w:author="PR Preview" w:date="2026-01-01T00:00:00Z">
        <w:r>
          <w:delText xml:space="preserve"> </w:delText>
        </w:r>
      </w:del>
      <w:del w:id="3470" w:author="PR Preview" w:date="2026-01-01T00:00:00Z">
        <w:r>
          <w:delText xml:space="preserve">are</w:delText>
        </w:r>
      </w:del>
      <w:del w:id="347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472" w:author="PR Preview" w:date="2026-01-01T00:00:00Z">
        <w:r>
          <w:delText xml:space="preserve">, so:</w:delText>
        </w:r>
      </w:del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has values</w:delText>
        </w:r>
      </w:del>
      <w:del w:id="347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476" w:author="PR Preview" w:date="2026-01-01T00:00:00Z">
        <w:r>
          <w:delText xml:space="preserve">,</w:delText>
        </w:r>
      </w:del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and</w:delText>
        </w:r>
      </w:del>
      <w:del w:id="347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by</w:delText>
        </w:r>
      </w:del>
      <w:del w:id="3482" w:author="PR Preview" w:date="2026-01-01T00:00:00Z">
        <w:r>
          <w:delText xml:space="preserve"> </w:delText>
        </w:r>
      </w:del>
      <w:hyperlink w:anchor="exm-integral-nonneg">
        <w:del w:id="3483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484" w:author="PR Preview" w:date="2026-01-01T00:00:00Z">
        <w:r>
          <w:delText xml:space="preserve">;</w:delText>
        </w:r>
      </w:del>
    </w:p>
    <w:p>
      <w:pPr>
        <w:pStyle w:val="BodyText"/>
      </w:pPr>
      <w:ins w:id="3485" w:author="PR Preview" w:date="2026-01-01T00:00:00Z">
        <w:r>
          <w:rPr>
            <w:b/>
            <w:bCs/>
          </w:rPr>
          <w:t xml:space="preserve">Example 28 (An integral with positive and negative parts)</w:t>
        </w:r>
      </w:ins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For the counting measure</w:t>
        </w:r>
      </w:ins>
      <w:ins w:id="3488" w:author="PR Preview" w:date="2026-01-01T00:00:00Z">
        <w:r>
          <w:t xml:space="preserve"> </w:t>
        </w:r>
      </w:ins>
      <m:oMath>
        <m:r>
          <m:t>μ</m:t>
        </m:r>
      </m:oMath>
      <w:ins w:id="3489" w:author="PR Preview" w:date="2026-01-01T00:00:00Z">
        <w:r>
          <w:t xml:space="preserve"> </w:t>
        </w:r>
      </w:ins>
      <w:ins w:id="3490" w:author="PR Preview" w:date="2026-01-01T00:00:00Z">
        <w:r>
          <w:t xml:space="preserve">on the die rolls</w:t>
        </w:r>
      </w:ins>
      <w:ins w:id="3491" w:author="PR Preview" w:date="2026-01-01T00:00:00Z">
        <w:r>
          <w:t xml:space="preserve"> </w:t>
        </w:r>
      </w:ins>
      <m:oMath>
        <m:r>
          <m:t>D</m:t>
        </m:r>
      </m:oMath>
      <w:ins w:id="3492" w:author="PR Preview" w:date="2026-01-01T00:00:00Z">
        <w:r>
          <w:t xml:space="preserve">,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let</w:t>
        </w:r>
      </w:ins>
      <w:ins w:id="34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496" w:author="PR Preview" w:date="2026-01-01T00:00:00Z">
        <w:r>
          <w:t xml:space="preserve">.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Its values at</w:t>
        </w:r>
      </w:ins>
      <w:ins w:id="349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are</w:t>
        </w:r>
      </w:ins>
      <w:ins w:id="350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503" w:author="PR Preview" w:date="2026-01-01T00:00:00Z">
        <w:r>
          <w:t xml:space="preserve">, so:</w:t>
        </w:r>
      </w:ins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has values</w:t>
        </w:r>
      </w:ins>
      <w:ins w:id="350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507" w:author="PR Preview" w:date="2026-01-01T00:00:00Z">
        <w:r>
          <w:t xml:space="preserve">,</w:t>
        </w:r>
      </w:ins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and</w:t>
        </w:r>
      </w:ins>
      <w:ins w:id="351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by</w:t>
        </w:r>
      </w:ins>
      <w:ins w:id="3513" w:author="PR Preview" w:date="2026-01-01T00:00:00Z">
        <w:r>
          <w:t xml:space="preserve"> </w:t>
        </w:r>
      </w:ins>
      <w:hyperlink w:anchor="exm-integral-nonneg">
        <w:ins w:id="3514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515" w:author="PR Preview" w:date="2026-01-01T00:00:00Z">
        <w:r>
          <w:t xml:space="preserve">;</w:t>
        </w:r>
      </w:ins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9" w:name="def-absolutely-integrable"/>
    <w:p>
      <w:pPr>
        <w:pStyle w:val="FirstParagraph"/>
      </w:pPr>
      <w:del w:id="3516" w:author="PR Preview" w:date="2026-01-01T00:00:00Z">
        <w:r>
          <w:rPr>
            <w:b/>
            <w:bCs/>
          </w:rPr>
          <w:delText xml:space="preserve">Definition 32 (Absolutely integrable function (integrable function, absolute integrability))</w:delText>
        </w:r>
      </w:del>
      <w:del w:id="3517" w:author="PR Preview" w:date="2026-01-01T00:00:00Z">
        <w:r>
          <w:delText xml:space="preserve"> </w:delText>
        </w:r>
      </w:del>
      <w:del w:id="3518" w:author="PR Preview" w:date="2026-01-01T00:00:00Z">
        <w:r>
          <w:delText xml:space="preserve">Let</w:delText>
        </w:r>
      </w:del>
      <w:del w:id="35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520" w:author="PR Preview" w:date="2026-01-01T00:00:00Z">
        <w:r>
          <w:delText xml:space="preserve"> </w:delText>
        </w:r>
      </w:del>
      <w:del w:id="3521" w:author="PR Preview" w:date="2026-01-01T00:00:00Z">
        <w:r>
          <w:delText xml:space="preserve">be a</w:delText>
        </w:r>
      </w:del>
      <w:del w:id="3522" w:author="PR Preview" w:date="2026-01-01T00:00:00Z">
        <w:r>
          <w:delText xml:space="preserve"> </w:delText>
        </w:r>
      </w:del>
      <w:hyperlink w:anchor="def-measure-space">
        <w:del w:id="352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524" w:author="PR Preview" w:date="2026-01-01T00:00:00Z">
        <w:r>
          <w:delText xml:space="preserve">.</w:delText>
        </w:r>
      </w:del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A</w:delText>
        </w:r>
      </w:del>
      <w:del w:id="3527" w:author="PR Preview" w:date="2026-01-01T00:00:00Z">
        <w:r>
          <w:delText xml:space="preserve"> </w:delText>
        </w:r>
      </w:del>
      <w:hyperlink w:anchor="def-measurable-function">
        <w:del w:id="3528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529" w:author="PR Preview" w:date="2026-01-01T00:00:00Z">
        <w:r>
          <w:delText xml:space="preserve"> </w:delText>
        </w:r>
      </w:del>
      <w:del w:id="3530" w:author="PR Preview" w:date="2026-01-01T00:00:00Z">
        <w:r>
          <w:delText xml:space="preserve">function</w:delText>
        </w:r>
      </w:del>
      <w:del w:id="35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532" w:author="PR Preview" w:date="2026-01-01T00:00:00Z">
        <w:r>
          <w:delText xml:space="preserve"> </w:delText>
        </w:r>
      </w:del>
      <w:del w:id="3533" w:author="PR Preview" w:date="2026-01-01T00:00:00Z">
        <w:r>
          <w:delText xml:space="preserve">is</w:delText>
        </w:r>
      </w:del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rPr>
            <w:b/>
            <w:bCs/>
          </w:rPr>
          <w:delText xml:space="preserve">absolutely integrable</w:delText>
        </w:r>
      </w:del>
      <w:del w:id="3536" w:author="PR Preview" w:date="2026-01-01T00:00:00Z">
        <w:r>
          <w:delText xml:space="preserve"> </w:delText>
        </w:r>
      </w:del>
      <w:del w:id="3537" w:author="PR Preview" w:date="2026-01-01T00:00:00Z">
        <w:r>
          <w:delText xml:space="preserve">with respect to</w:delText>
        </w:r>
      </w:del>
      <w:del w:id="3538" w:author="PR Preview" w:date="2026-01-01T00:00:00Z">
        <w:r>
          <w:delText xml:space="preserve"> </w:delText>
        </w:r>
      </w:del>
      <m:oMath>
        <m:r>
          <m:t>μ</m:t>
        </m:r>
      </m:oMath>
      <w:del w:id="3539" w:author="PR Preview" w:date="2026-01-01T00:00:00Z">
        <w:r>
          <w:delText xml:space="preserve"> </w:delText>
        </w:r>
      </w:del>
      <w:del w:id="3540" w:author="PR Preview" w:date="2026-01-01T00:00:00Z">
        <w:r>
          <w:delText xml:space="preserve">(often just called</w:delText>
        </w:r>
      </w:del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rPr>
            <w:b/>
            <w:bCs/>
          </w:rPr>
          <w:delText xml:space="preserve">integrable</w:delText>
        </w:r>
      </w:del>
      <w:del w:id="3543" w:author="PR Preview" w:date="2026-01-01T00:00:00Z">
        <w:r>
          <w:delText xml:space="preserve">)</w:delText>
        </w:r>
      </w:del>
      <w:del w:id="3544" w:author="PR Preview" w:date="2026-01-01T00:00:00Z">
        <w:r>
          <w:delText xml:space="preserve"> </w:delText>
        </w:r>
      </w:del>
      <w:del w:id="3545" w:author="PR Preview" w:date="2026-01-01T00:00:00Z">
        <w:r>
          <w:delText xml:space="preserve">if the integral of its</w:delText>
        </w:r>
      </w:del>
      <w:del w:id="3546" w:author="PR Preview" w:date="2026-01-01T00:00:00Z">
        <w:r>
          <w:delText xml:space="preserve"> </w:delText>
        </w:r>
      </w:del>
      <w:hyperlink r:id="rId128">
        <w:del w:id="3547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3548" w:author="PR Preview" w:date="2026-01-01T00:00:00Z">
        <w:r>
          <w:delText xml:space="preserve"> </w:delText>
        </w:r>
      </w:del>
      <w:del w:id="3549" w:author="PR Preview" w:date="2026-01-01T00:00:00Z">
        <w:r>
          <w:delText xml:space="preserve">is finite:</w:delText>
        </w:r>
      </w:del>
    </w:p>
    <w:p>
      <w:pPr>
        <w:pStyle w:val="FirstParagraph"/>
      </w:pPr>
      <w:ins w:id="3550" w:author="PR Preview" w:date="2026-01-01T00:00:00Z">
        <w:r>
          <w:rPr>
            <w:b/>
            <w:bCs/>
          </w:rPr>
          <w:t xml:space="preserve">Definition 31 (Absolutely integrable function (integrable function, absolute integrability))</w:t>
        </w:r>
      </w:ins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Let</w:t>
        </w:r>
      </w:ins>
      <w:ins w:id="35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be a</w:t>
        </w:r>
      </w:ins>
      <w:ins w:id="3556" w:author="PR Preview" w:date="2026-01-01T00:00:00Z">
        <w:r>
          <w:t xml:space="preserve"> </w:t>
        </w:r>
      </w:ins>
      <w:hyperlink w:anchor="def-measure-space">
        <w:ins w:id="355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558" w:author="PR Preview" w:date="2026-01-01T00:00:00Z">
        <w:r>
          <w:t xml:space="preserve">.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A</w:t>
        </w:r>
      </w:ins>
      <w:ins w:id="3561" w:author="PR Preview" w:date="2026-01-01T00:00:00Z">
        <w:r>
          <w:t xml:space="preserve"> </w:t>
        </w:r>
      </w:ins>
      <w:hyperlink w:anchor="def-measurable-function">
        <w:ins w:id="3562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function</w:t>
        </w:r>
      </w:ins>
      <w:ins w:id="35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is</w:t>
        </w:r>
      </w:ins>
      <w:ins w:id="3568" w:author="PR Preview" w:date="2026-01-01T00:00:00Z">
        <w:r>
          <w:t xml:space="preserve"> </w:t>
        </w:r>
      </w:ins>
      <w:ins w:id="3569" w:author="PR Preview" w:date="2026-01-01T00:00:00Z">
        <w:r>
          <w:rPr>
            <w:b/>
            <w:bCs/>
          </w:rPr>
          <w:t xml:space="preserve">absolutely integrable</w:t>
        </w:r>
      </w:ins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with respect to</w:t>
        </w:r>
      </w:ins>
      <w:ins w:id="3572" w:author="PR Preview" w:date="2026-01-01T00:00:00Z">
        <w:r>
          <w:t xml:space="preserve"> </w:t>
        </w:r>
      </w:ins>
      <m:oMath>
        <m:r>
          <m:t>μ</m:t>
        </m:r>
      </m:oMath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(often just called</w:t>
        </w:r>
      </w:ins>
      <w:ins w:id="3575" w:author="PR Preview" w:date="2026-01-01T00:00:00Z">
        <w:r>
          <w:t xml:space="preserve"> </w:t>
        </w:r>
      </w:ins>
      <w:ins w:id="3576" w:author="PR Preview" w:date="2026-01-01T00:00:00Z">
        <w:r>
          <w:rPr>
            <w:b/>
            <w:bCs/>
          </w:rPr>
          <w:t xml:space="preserve">integrable</w:t>
        </w:r>
      </w:ins>
      <w:ins w:id="3577" w:author="PR Preview" w:date="2026-01-01T00:00:00Z">
        <w:r>
          <w:t xml:space="preserve">)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if the integral of its</w:t>
        </w:r>
      </w:ins>
      <w:ins w:id="3580" w:author="PR Preview" w:date="2026-01-01T00:00:00Z">
        <w:r>
          <w:t xml:space="preserve"> </w:t>
        </w:r>
      </w:ins>
      <w:hyperlink r:id="rId128">
        <w:ins w:id="3581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is finite: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9"/>
    <w:bookmarkStart w:id="130" w:name="rem-absolutely-integrable-integral"/>
    <w:p>
      <w:pPr>
        <w:pStyle w:val="BodyText"/>
      </w:pPr>
      <w:del w:id="3584" w:author="PR Preview" w:date="2026-01-01T00:00:00Z">
        <w:r>
          <w:rPr>
            <w:i/>
            <w:iCs/>
          </w:rPr>
          <w:delText xml:space="preserve">Remark 12</w:delText>
        </w:r>
      </w:del>
      <w:del w:id="3585" w:author="PR Preview" w:date="2026-01-01T00:00:00Z">
        <w:r>
          <w:delText xml:space="preserve"> (An absolutely integrable function has a finite integral). </w:delText>
        </w:r>
      </w:del>
      <w:del w:id="3586" w:author="PR Preview" w:date="2026-01-01T00:00:00Z">
        <w:r>
          <w:delText xml:space="preserve">If</w:delText>
        </w:r>
      </w:del>
      <w:del w:id="3587" w:author="PR Preview" w:date="2026-01-01T00:00:00Z">
        <w:r>
          <w:delText xml:space="preserve"> </w:delText>
        </w:r>
      </w:del>
      <m:oMath>
        <m:r>
          <m:t>f</m:t>
        </m:r>
      </m:oMath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is absolutely integrable,</w:delText>
        </w:r>
      </w:del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then</w:delText>
        </w:r>
      </w:del>
      <w:del w:id="359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delText xml:space="preserve">and</w:delText>
        </w:r>
      </w:del>
      <w:del w:id="3595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are both finite,</w:delText>
        </w:r>
      </w:del>
      <w:del w:id="3598" w:author="PR Preview" w:date="2026-01-01T00:00:00Z">
        <w:r>
          <w:delText xml:space="preserve"> </w:delText>
        </w:r>
      </w:del>
      <w:del w:id="3599" w:author="PR Preview" w:date="2026-01-01T00:00:00Z">
        <w:r>
          <w:delText xml:space="preserve">because</w:delText>
        </w:r>
      </w:del>
      <w:del w:id="360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and</w:delText>
        </w:r>
      </w:del>
      <w:del w:id="360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604" w:author="PR Preview" w:date="2026-01-01T00:00:00Z">
        <w:r>
          <w:delText xml:space="preserve">,</w:delText>
        </w:r>
      </w:del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so each sum in</w:delText>
        </w:r>
      </w:del>
      <w:del w:id="3607" w:author="PR Preview" w:date="2026-01-01T00:00:00Z">
        <w:r>
          <w:delText xml:space="preserve"> </w:delText>
        </w:r>
      </w:del>
      <w:hyperlink w:anchor="def-integral-nonneg">
        <w:del w:id="3608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609" w:author="PR Preview" w:date="2026-01-01T00:00:00Z">
        <w:r>
          <w:delText xml:space="preserve"> </w:delText>
        </w:r>
      </w:del>
      <w:del w:id="3610" w:author="PR Preview" w:date="2026-01-01T00:00:00Z">
        <w:r>
          <w:delText xml:space="preserve">for</w:delText>
        </w:r>
      </w:del>
      <w:del w:id="361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612" w:author="PR Preview" w:date="2026-01-01T00:00:00Z">
        <w:r>
          <w:delText xml:space="preserve"> </w:delText>
        </w:r>
      </w:del>
      <w:del w:id="3613" w:author="PR Preview" w:date="2026-01-01T00:00:00Z">
        <w:r>
          <w:delText xml:space="preserve">or</w:delText>
        </w:r>
      </w:del>
      <w:del w:id="361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is at most the matching sum for</w:delText>
        </w:r>
      </w:del>
      <w:del w:id="36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618" w:author="PR Preview" w:date="2026-01-01T00:00:00Z">
        <w:r>
          <w:delText xml:space="preserve">.</w:delText>
        </w:r>
      </w:del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So</w:delText>
        </w:r>
      </w:del>
      <w:del w:id="362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(</w:delText>
        </w:r>
      </w:del>
      <w:hyperlink w:anchor="def-integral">
        <w:del w:id="3624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3625" w:author="PR Preview" w:date="2026-01-01T00:00:00Z">
        <w:r>
          <w:delText xml:space="preserve">) is a real number.</w:delText>
        </w:r>
      </w:del>
    </w:p>
    <w:p>
      <w:pPr>
        <w:pStyle w:val="BodyText"/>
      </w:pPr>
      <w:del w:id="3626" w:author="PR Preview" w:date="2026-01-01T00:00:00Z">
        <w:r>
          <w:rPr>
            <w:b/>
            <w:bCs/>
          </w:rPr>
          <w:delText xml:space="preserve">Example 28 (Absolutely integrable and not)</w:delText>
        </w:r>
      </w:del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 </w:delText>
        </w:r>
      </w:del>
    </w:p>
    <w:p>
      <w:pPr>
        <w:numPr>
          <w:ilvl w:val="0"/>
          <w:numId w:val="1017"/>
        </w:numPr>
      </w:pPr>
      <w:del w:id="3629" w:author="PR Preview" w:date="2026-01-01T00:00:00Z">
        <w:r>
          <w:delText xml:space="preserve">For the counting measure on the die rolls</w:delText>
        </w:r>
      </w:del>
      <w:del w:id="3630" w:author="PR Preview" w:date="2026-01-01T00:00:00Z">
        <w:r>
          <w:delText xml:space="preserve"> </w:delText>
        </w:r>
      </w:del>
      <m:oMath>
        <m:r>
          <m:t>D</m:t>
        </m:r>
      </m:oMath>
      <w:del w:id="3631" w:author="PR Preview" w:date="2026-01-01T00:00:00Z">
        <w:r>
          <w:delText xml:space="preserve">,</w:delText>
        </w:r>
      </w:del>
      <w:del w:id="36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633" w:author="PR Preview" w:date="2026-01-01T00:00:00Z">
        <w:r>
          <w:delText xml:space="preserve"> </w:delText>
        </w:r>
      </w:del>
      <w:del w:id="3634" w:author="PR Preview" w:date="2026-01-01T00:00:00Z">
        <w:r>
          <w:delText xml:space="preserve">(</w:delText>
        </w:r>
      </w:del>
      <w:hyperlink w:anchor="exm-integral">
        <w:del w:id="3635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3636" w:author="PR Preview" w:date="2026-01-01T00:00:00Z">
        <w:r>
          <w:delText xml:space="preserve">) is absolutely integrable: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637" w:author="PR Preview" w:date="2026-01-01T00:00:00Z">
        <w:r>
          <w:delText xml:space="preserve">by</w:delText>
        </w:r>
      </w:del>
      <w:del w:id="3638" w:author="PR Preview" w:date="2026-01-01T00:00:00Z">
        <w:r>
          <w:delText xml:space="preserve"> </w:delText>
        </w:r>
      </w:del>
      <w:hyperlink w:anchor="exm-integral-nonneg">
        <w:del w:id="3639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640" w:author="PR Preview" w:date="2026-01-01T00:00:00Z">
        <w:r>
          <w:delText xml:space="preserve">.</w:delText>
        </w:r>
      </w:del>
    </w:p>
    <w:p>
      <w:pPr>
        <w:pStyle w:val="BodyText"/>
      </w:pPr>
      <w:ins w:id="3641" w:author="PR Preview" w:date="2026-01-01T00:00:00Z">
        <w:r>
          <w:rPr>
            <w:i/>
            <w:iCs/>
          </w:rPr>
          <w:t xml:space="preserve">Remark 12</w:t>
        </w:r>
      </w:ins>
      <w:ins w:id="3642" w:author="PR Preview" w:date="2026-01-01T00:00:00Z">
        <w:r>
          <w:t xml:space="preserve"> (An absolutely integrable function has a finite integral). </w:t>
        </w:r>
      </w:ins>
      <w:ins w:id="3643" w:author="PR Preview" w:date="2026-01-01T00:00:00Z">
        <w:r>
          <w:t xml:space="preserve">If</w:t>
        </w:r>
      </w:ins>
      <w:ins w:id="3644" w:author="PR Preview" w:date="2026-01-01T00:00:00Z">
        <w:r>
          <w:t xml:space="preserve"> </w:t>
        </w:r>
      </w:ins>
      <m:oMath>
        <m:r>
          <m:t>f</m:t>
        </m:r>
      </m:oMath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is absolutely integrable,</w:t>
        </w:r>
      </w:ins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then</w:t>
        </w:r>
      </w:ins>
      <w:ins w:id="364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and</w:t>
        </w:r>
      </w:ins>
      <w:ins w:id="365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are both finite,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because</w:t>
        </w:r>
      </w:ins>
      <w:ins w:id="365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658" w:author="PR Preview" w:date="2026-01-01T00:00:00Z">
        <w:r>
          <w:t xml:space="preserve"> </w:t>
        </w:r>
      </w:ins>
      <w:ins w:id="3659" w:author="PR Preview" w:date="2026-01-01T00:00:00Z">
        <w:r>
          <w:t xml:space="preserve">and</w:t>
        </w:r>
      </w:ins>
      <w:ins w:id="36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661" w:author="PR Preview" w:date="2026-01-01T00:00:00Z">
        <w:r>
          <w:t xml:space="preserve">,</w:t>
        </w:r>
      </w:ins>
      <w:ins w:id="3662" w:author="PR Preview" w:date="2026-01-01T00:00:00Z">
        <w:r>
          <w:t xml:space="preserve"> </w:t>
        </w:r>
      </w:ins>
      <w:ins w:id="3663" w:author="PR Preview" w:date="2026-01-01T00:00:00Z">
        <w:r>
          <w:t xml:space="preserve">so each sum in</w:t>
        </w:r>
      </w:ins>
      <w:ins w:id="3664" w:author="PR Preview" w:date="2026-01-01T00:00:00Z">
        <w:r>
          <w:t xml:space="preserve"> </w:t>
        </w:r>
      </w:ins>
      <w:hyperlink w:anchor="def-integral-nonneg">
        <w:ins w:id="3665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for</w:t>
        </w:r>
      </w:ins>
      <w:ins w:id="366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or</w:t>
        </w:r>
      </w:ins>
      <w:ins w:id="36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is at most the matching sum for</w:t>
        </w:r>
      </w:ins>
      <w:ins w:id="36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675" w:author="PR Preview" w:date="2026-01-01T00:00:00Z">
        <w:r>
          <w:t xml:space="preserve">.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So</w:t>
        </w:r>
      </w:ins>
      <w:ins w:id="367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(</w:t>
        </w:r>
      </w:ins>
      <w:hyperlink w:anchor="def-integral">
        <w:ins w:id="368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682" w:author="PR Preview" w:date="2026-01-01T00:00:00Z">
        <w:r>
          <w:t xml:space="preserve">) is a real number.</w:t>
        </w:r>
      </w:ins>
    </w:p>
    <w:bookmarkEnd w:id="130"/>
    <w:bookmarkStart w:id="131" w:name="exm-absolutely-integrable"/>
    <w:p>
      <w:pPr>
        <w:pStyle w:val="BodyText"/>
      </w:pPr>
      <w:ins w:id="3683" w:author="PR Preview" w:date="2026-01-01T00:00:00Z">
        <w:r>
          <w:rPr>
            <w:b/>
            <w:bCs/>
          </w:rPr>
          <w:t xml:space="preserve">Example 29 (Absolutely integrable and not)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w:ins w:id="3686" w:author="PR Preview" w:date="2026-01-01T00:00:00Z">
        <w:r>
          <w:t xml:space="preserve">For the counting measure on the die rolls</w:t>
        </w:r>
      </w:ins>
      <w:ins w:id="3687" w:author="PR Preview" w:date="2026-01-01T00:00:00Z">
        <w:r>
          <w:t xml:space="preserve"> </w:t>
        </w:r>
      </w:ins>
      <m:oMath>
        <m:r>
          <m:t>D</m:t>
        </m:r>
      </m:oMath>
      <w:ins w:id="3688" w:author="PR Preview" w:date="2026-01-01T00:00:00Z">
        <w:r>
          <w:t xml:space="preserve">,</w:t>
        </w:r>
      </w:ins>
      <w:ins w:id="36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(</w:t>
        </w:r>
      </w:ins>
      <w:hyperlink w:anchor="exm-integral">
        <w:ins w:id="3692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3693" w:author="PR Preview" w:date="2026-01-01T00:00:00Z">
        <w:r>
          <w:t xml:space="preserve">) is absolutely integrable: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3694" w:author="PR Preview" w:date="2026-01-01T00:00:00Z">
        <w:r>
          <w:t xml:space="preserve">by</w:t>
        </w:r>
      </w:ins>
      <w:ins w:id="3695" w:author="PR Preview" w:date="2026-01-01T00:00:00Z">
        <w:r>
          <w:t xml:space="preserve"> </w:t>
        </w:r>
      </w:ins>
      <w:hyperlink w:anchor="exm-integral-nonneg">
        <w:ins w:id="3696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697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698" w:author="PR Preview" w:date="2026-01-01T00:00:00Z">
        <w:r>
          <w:delText xml:space="preserve">(</w:delText>
        </w:r>
      </w:del>
      <w:hyperlink w:anchor="exm-integral-nonneg">
        <w:del w:id="3699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700" w:author="PR Preview" w:date="2026-01-01T00:00:00Z">
        <w:r>
          <w:delText xml:space="preserve">).</w:delText>
        </w:r>
      </w:del>
    </w:p>
    <w:p>
      <w:pPr>
        <w:numPr>
          <w:ilvl w:val="0"/>
          <w:numId w:val="1000"/>
        </w:numPr>
      </w:pPr>
      <w:ins w:id="3701" w:author="PR Preview" w:date="2026-01-01T00:00:00Z">
        <w:r>
          <w:t xml:space="preserve">(</w:t>
        </w:r>
      </w:ins>
      <w:hyperlink w:anchor="exm-integral-nonneg">
        <w:ins w:id="3702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703" w:author="PR Preview" w:date="2026-01-01T00:00:00Z">
        <w:r>
          <w:t xml:space="preserve">).</w:t>
        </w:r>
      </w:ins>
    </w:p>
    <w:bookmarkEnd w:id="131"/>
    <w:bookmarkEnd w:id="132"/>
    <w:bookmarkStart w:id="15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3" w:name="def-lp-norm"/>
    <w:p>
      <w:pPr>
        <w:pStyle w:val="FirstParagraph"/>
      </w:pPr>
      <w:del w:id="3704" w:author="PR Preview" w:date="2026-01-01T00:00:00Z">
        <w:r>
          <w:rPr>
            <w:b/>
            <w:bCs/>
          </w:rPr>
          <w:delText xml:space="preserve">Definition 33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05" w:author="PR Preview" w:date="2026-01-01T00:00:00Z">
        <w:r>
          <w:rPr>
            <w:b/>
            <w:bCs/>
          </w:rPr>
          <w:delText xml:space="preserve"> </w:delText>
        </w:r>
      </w:del>
      <w:del w:id="3706" w:author="PR Preview" w:date="2026-01-01T00:00:00Z">
        <w:r>
          <w:rPr>
            <w:b/>
            <w:bCs/>
          </w:rPr>
          <w:delText xml:space="preserve">space and</w:delText>
        </w:r>
      </w:del>
      <w:del w:id="370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08" w:author="PR Preview" w:date="2026-01-01T00:00:00Z">
        <w:r>
          <w:rPr>
            <w:b/>
            <w:bCs/>
          </w:rPr>
          <w:delText xml:space="preserve"> </w:delText>
        </w:r>
      </w:del>
      <w:del w:id="3709" w:author="PR Preview" w:date="2026-01-01T00:00:00Z">
        <w:r>
          <w:rPr>
            <w:b/>
            <w:bCs/>
          </w:rPr>
          <w:delText xml:space="preserve">norm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710" w:author="PR Preview" w:date="2026-01-01T00:00:00Z">
        <w:r>
          <w:rPr>
            <w:b/>
            <w:bCs/>
          </w:rPr>
          <w:delText xml:space="preserve">,</w:delText>
        </w:r>
      </w:del>
      <w:del w:id="371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3712" w:author="PR Preview" w:date="2026-01-01T00:00:00Z">
        <w:r>
          <w:rPr>
            <w:b/>
            <w:bCs/>
          </w:rPr>
          <w:delText xml:space="preserve">))</w:delText>
        </w:r>
      </w:del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delText xml:space="preserve">Let</w:delText>
        </w:r>
      </w:del>
      <w:del w:id="37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be a</w:delText>
        </w:r>
      </w:del>
      <w:del w:id="3718" w:author="PR Preview" w:date="2026-01-01T00:00:00Z">
        <w:r>
          <w:delText xml:space="preserve"> </w:delText>
        </w:r>
      </w:del>
      <w:hyperlink w:anchor="def-measure-space">
        <w:del w:id="371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720" w:author="PR Preview" w:date="2026-01-01T00:00:00Z">
        <w:r>
          <w:delText xml:space="preserve">.</w:delText>
        </w:r>
      </w:del>
      <w:del w:id="3721" w:author="PR Preview" w:date="2026-01-01T00:00:00Z">
        <w:r>
          <w:delText xml:space="preserve"> </w:delText>
        </w:r>
      </w:del>
      <w:del w:id="3722" w:author="PR Preview" w:date="2026-01-01T00:00:00Z">
        <w:r>
          <w:delText xml:space="preserve">For any real number</w:delText>
        </w:r>
      </w:del>
      <w:del w:id="372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3724" w:author="PR Preview" w:date="2026-01-01T00:00:00Z">
        <w:r>
          <w:delText xml:space="preserve">, the</w:delText>
        </w:r>
      </w:del>
      <w:del w:id="3725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26" w:author="PR Preview" w:date="2026-01-01T00:00:00Z">
        <w:r>
          <w:rPr>
            <w:b/>
            <w:bCs/>
          </w:rPr>
          <w:delText xml:space="preserve"> </w:delText>
        </w:r>
      </w:del>
      <w:del w:id="3727" w:author="PR Preview" w:date="2026-01-01T00:00:00Z">
        <w:r>
          <w:rPr>
            <w:b/>
            <w:bCs/>
          </w:rPr>
          <w:delText xml:space="preserve">norm</w:delText>
        </w:r>
      </w:del>
      <w:del w:id="3728" w:author="PR Preview" w:date="2026-01-01T00:00:00Z">
        <w:r>
          <w:delText xml:space="preserve"> </w:delText>
        </w:r>
      </w:del>
      <w:del w:id="3729" w:author="PR Preview" w:date="2026-01-01T00:00:00Z">
        <w:r>
          <w:delText xml:space="preserve">of a</w:delText>
        </w:r>
      </w:del>
      <w:del w:id="3730" w:author="PR Preview" w:date="2026-01-01T00:00:00Z">
        <w:r>
          <w:delText xml:space="preserve"> </w:delText>
        </w:r>
      </w:del>
      <w:hyperlink w:anchor="def-measurable-function">
        <w:del w:id="3731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37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35" w:author="PR Preview" w:date="2026-01-01T00:00:00Z">
        <w:r>
          <w:delText xml:space="preserve">The space</w:delText>
        </w:r>
      </w:del>
      <w:del w:id="373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consists of all measurable functions</w:delText>
        </w:r>
      </w:del>
      <w:del w:id="37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for which</w:delText>
        </w:r>
      </w:del>
      <w:del w:id="37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743" w:author="PR Preview" w:date="2026-01-01T00:00:00Z">
        <w:r>
          <w:delText xml:space="preserve">.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To satisfy the definiteness axiom of a</w:delText>
        </w:r>
      </w:del>
      <w:del w:id="3746" w:author="PR Preview" w:date="2026-01-01T00:00:00Z">
        <w:r>
          <w:delText xml:space="preserve"> </w:delText>
        </w:r>
      </w:del>
      <w:hyperlink r:id="rId139">
        <w:del w:id="3747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3748" w:author="PR Preview" w:date="2026-01-01T00:00:00Z">
        <w:r>
          <w:delText xml:space="preserve"> </w:delText>
        </w:r>
      </w:del>
      <w:del w:id="3749" w:author="PR Preview" w:date="2026-01-01T00:00:00Z">
        <w:r>
          <w:delText xml:space="preserve">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3750" w:author="PR Preview" w:date="2026-01-01T00:00:00Z">
        <w:r>
          <w:delText xml:space="preserve"> </w:delText>
        </w:r>
      </w:del>
      <w:del w:id="3751" w:author="PR Preview" w:date="2026-01-01T00:00:00Z">
        <w:r>
          <w:delText xml:space="preserve">if and only if</w:delText>
        </w:r>
      </w:del>
      <w:del w:id="37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0</m:t>
        </m:r>
      </m:oMath>
      <w:del w:id="3753" w:author="PR Preview" w:date="2026-01-01T00:00:00Z">
        <w:r>
          <w:delText xml:space="preserve">),</w:delText>
        </w:r>
      </w:del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functions that are equal</w:delText>
        </w:r>
      </w:del>
      <w:del w:id="3756" w:author="PR Preview" w:date="2026-01-01T00:00:00Z">
        <w:r>
          <w:delText xml:space="preserve"> </w:delText>
        </w:r>
      </w:del>
      <w:hyperlink w:anchor="def-almost-everywhere">
        <w:del w:id="3757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(</w:delText>
        </w:r>
      </w:del>
      <m:oMath>
        <m:r>
          <m:t>μ</m:t>
        </m:r>
      </m:oMath>
      <w:del w:id="3760" w:author="PR Preview" w:date="2026-01-01T00:00:00Z">
        <w:r>
          <w:delText xml:space="preserve">-a.e.) are identified into equivalence classes.</w:delText>
        </w:r>
      </w:del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delText xml:space="preserve">The resulting normed vector space is the</w:delText>
        </w:r>
      </w:del>
      <w:del w:id="376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64" w:author="PR Preview" w:date="2026-01-01T00:00:00Z">
        <w:r>
          <w:rPr>
            <w:b/>
            <w:bCs/>
          </w:rPr>
          <w:delText xml:space="preserve"> </w:delText>
        </w:r>
      </w:del>
      <w:del w:id="3765" w:author="PR Preview" w:date="2026-01-01T00:00:00Z">
        <w:r>
          <w:rPr>
            <w:b/>
            <w:bCs/>
          </w:rPr>
          <w:delText xml:space="preserve">space</w:delText>
        </w:r>
      </w:del>
      <w:del w:id="3766" w:author="PR Preview" w:date="2026-01-01T00:00:00Z">
        <w:r>
          <w:delText xml:space="preserve">, denoted</w:delText>
        </w:r>
      </w:del>
      <w:del w:id="3767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768" w:author="PR Preview" w:date="2026-01-01T00:00:00Z">
        <w:r>
          <w:delText xml:space="preserve"> </w:delText>
        </w:r>
      </w:del>
      <w:del w:id="3769" w:author="PR Preview" w:date="2026-01-01T00:00:00Z">
        <w:r>
          <w:delText xml:space="preserve">(or simply</w:delText>
        </w:r>
      </w:del>
      <w:del w:id="377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771" w:author="PR Preview" w:date="2026-01-01T00:00:00Z">
        <w:r>
          <w:delText xml:space="preserve">).</w:delText>
        </w:r>
      </w:del>
      <w:del w:id="3772" w:author="PR Preview" w:date="2026-01-01T00:00:00Z">
        <w:r>
          <w:delText xml:space="preserve"> </w:delText>
        </w:r>
      </w:del>
      <w:del w:id="3773" w:author="PR Preview" w:date="2026-01-01T00:00:00Z">
        <w:r>
          <w:delText xml:space="preserve">The case</w:delText>
        </w:r>
      </w:del>
      <w:del w:id="377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is defined separately, in</w:delText>
        </w:r>
      </w:del>
      <w:del w:id="3777" w:author="PR Preview" w:date="2026-01-01T00:00:00Z">
        <w:r>
          <w:delText xml:space="preserve"> </w:delText>
        </w:r>
      </w:del>
      <w:hyperlink w:anchor="def-linf-space">
        <w:del w:id="3778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3779" w:author="PR Preview" w:date="2026-01-01T00:00:00Z">
        <w:r>
          <w:delText xml:space="preserve">.</w:delText>
        </w:r>
      </w:del>
    </w:p>
    <w:p>
      <w:pPr>
        <w:pStyle w:val="BodyText"/>
      </w:pPr>
      <w:del w:id="3780" w:author="PR Preview" w:date="2026-01-01T00:00:00Z">
        <w:r>
          <w:rPr>
            <w:b/>
            <w:bCs/>
          </w:rPr>
          <w:delText xml:space="preserve">Example 29 (An</w:delText>
        </w:r>
      </w:del>
      <w:del w:id="378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1</m:t>
            </m:r>
          </m:sup>
        </m:sSup>
      </m:oMath>
      <w:del w:id="3782" w:author="PR Preview" w:date="2026-01-01T00:00:00Z">
        <w:r>
          <w:rPr>
            <w:b/>
            <w:bCs/>
          </w:rPr>
          <w:delText xml:space="preserve"> </w:delText>
        </w:r>
      </w:del>
      <w:del w:id="3783" w:author="PR Preview" w:date="2026-01-01T00:00:00Z">
        <w:r>
          <w:rPr>
            <w:b/>
            <w:bCs/>
          </w:rPr>
          <w:delText xml:space="preserve">function not in</w:delText>
        </w:r>
      </w:del>
      <w:del w:id="378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3785" w:author="PR Preview" w:date="2026-01-01T00:00:00Z">
        <w:r>
          <w:rPr>
            <w:b/>
            <w:bCs/>
          </w:rPr>
          <w:delText xml:space="preserve">)</w:delText>
        </w:r>
      </w:del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Consider the interval</w:delText>
        </w:r>
      </w:del>
      <w:del w:id="37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equipped with the Borel</w:delText>
        </w:r>
      </w:del>
      <w:del w:id="3791" w:author="PR Preview" w:date="2026-01-01T00:00:00Z">
        <w:r>
          <w:delText xml:space="preserve"> </w:delText>
        </w:r>
      </w:del>
      <m:oMath>
        <m:r>
          <m:t>σ</m:t>
        </m:r>
      </m:oMath>
      <w:del w:id="3792" w:author="PR Preview" w:date="2026-01-01T00:00:00Z">
        <w:r>
          <w:delText xml:space="preserve">-algebra (</w:delText>
        </w:r>
      </w:del>
      <w:hyperlink w:anchor="def-borel-sigma-algebra">
        <w:del w:id="379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794" w:author="PR Preview" w:date="2026-01-01T00:00:00Z">
        <w:r>
          <w:delText xml:space="preserve">)</w:delText>
        </w:r>
      </w:del>
      <w:del w:id="3795" w:author="PR Preview" w:date="2026-01-01T00:00:00Z">
        <w:r>
          <w:delText xml:space="preserve"> </w:delText>
        </w:r>
      </w:del>
      <w:del w:id="3796" w:author="PR Preview" w:date="2026-01-01T00:00:00Z">
        <w:r>
          <w:delText xml:space="preserve">and Lebesgue measure</w:delText>
        </w:r>
      </w:del>
      <w:del w:id="3797" w:author="PR Preview" w:date="2026-01-01T00:00:00Z">
        <w:r>
          <w:delText xml:space="preserve"> </w:delText>
        </w:r>
      </w:del>
      <m:oMath>
        <m:r>
          <m:t>μ</m:t>
        </m:r>
      </m:oMath>
      <w:del w:id="3798" w:author="PR Preview" w:date="2026-01-01T00:00:00Z">
        <w:r>
          <w:delText xml:space="preserve"> </w:delText>
        </w:r>
      </w:del>
      <w:del w:id="3799" w:author="PR Preview" w:date="2026-01-01T00:00:00Z">
        <w:r>
          <w:delText xml:space="preserve">(</w:delText>
        </w:r>
      </w:del>
      <w:hyperlink w:anchor="def-lebesgue-measure">
        <w:del w:id="380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801" w:author="PR Preview" w:date="2026-01-01T00:00:00Z">
        <w:r>
          <w:delText xml:space="preserve">).</w:delText>
        </w:r>
      </w:del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Define</w:delText>
        </w:r>
      </w:del>
      <w:del w:id="38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05" w:author="PR Preview" w:date="2026-01-01T00:00:00Z">
        <w:r>
          <w:delText xml:space="preserve"> </w:delText>
        </w:r>
      </w:del>
      <w:del w:id="3806" w:author="PR Preview" w:date="2026-01-01T00:00:00Z">
        <w:r>
          <w:delText xml:space="preserve">by</w:delText>
        </w:r>
      </w:del>
      <w:del w:id="38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808" w:author="PR Preview" w:date="2026-01-01T00:00:00Z">
        <w:r>
          <w:delText xml:space="preserve">.</w:delText>
        </w:r>
      </w:del>
    </w:p>
    <w:p>
      <w:pPr>
        <w:pStyle w:val="FirstParagraph"/>
      </w:pPr>
      <w:ins w:id="3809" w:author="PR Preview" w:date="2026-01-01T00:00:00Z">
        <w:r>
          <w:rPr>
            <w:b/>
            <w:bCs/>
          </w:rPr>
          <w:t xml:space="preserve">Definition 32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810" w:author="PR Preview" w:date="2026-01-01T00:00:00Z">
        <w:r>
          <w:rPr>
            <w:b/>
            <w:bCs/>
          </w:rPr>
          <w:t xml:space="preserve"> </w:t>
        </w:r>
      </w:ins>
      <w:ins w:id="3811" w:author="PR Preview" w:date="2026-01-01T00:00:00Z">
        <w:r>
          <w:rPr>
            <w:b/>
            <w:bCs/>
          </w:rPr>
          <w:t xml:space="preserve">norm (</w:t>
        </w:r>
      </w:ins>
      <m:oMath>
        <m:r>
          <m:t>p</m:t>
        </m:r>
      </m:oMath>
      <w:ins w:id="3812" w:author="PR Preview" w:date="2026-01-01T00:00:00Z">
        <w:r>
          <w:rPr>
            <w:b/>
            <w:bCs/>
          </w:rPr>
          <w:t xml:space="preserve">-norm of a function))</w:t>
        </w:r>
      </w:ins>
      <w:ins w:id="3813" w:author="PR Preview" w:date="2026-01-01T00:00:00Z">
        <w:r>
          <w:t xml:space="preserve"> </w:t>
        </w:r>
      </w:ins>
      <w:ins w:id="3814" w:author="PR Preview" w:date="2026-01-01T00:00:00Z">
        <w:r>
          <w:t xml:space="preserve">Let</w:t>
        </w:r>
      </w:ins>
      <w:ins w:id="38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be a</w:t>
        </w:r>
      </w:ins>
      <w:ins w:id="3818" w:author="PR Preview" w:date="2026-01-01T00:00:00Z">
        <w:r>
          <w:t xml:space="preserve"> </w:t>
        </w:r>
      </w:ins>
      <w:hyperlink w:anchor="def-measure-space">
        <w:ins w:id="381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820" w:author="PR Preview" w:date="2026-01-01T00:00:00Z">
        <w:r>
          <w:t xml:space="preserve">.</w:t>
        </w:r>
      </w:ins>
      <w:ins w:id="3821" w:author="PR Preview" w:date="2026-01-01T00:00:00Z">
        <w:r>
          <w:t xml:space="preserve"> </w:t>
        </w:r>
      </w:ins>
      <w:ins w:id="3822" w:author="PR Preview" w:date="2026-01-01T00:00:00Z">
        <w:r>
          <w:t xml:space="preserve">For any</w:t>
        </w:r>
      </w:ins>
      <w:ins w:id="3823" w:author="PR Preview" w:date="2026-01-01T00:00:00Z">
        <w:r>
          <w:t xml:space="preserve"> </w:t>
        </w:r>
      </w:ins>
      <w:hyperlink r:id="rId59">
        <w:ins w:id="3824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8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3826" w:author="PR Preview" w:date="2026-01-01T00:00:00Z">
        <w:r>
          <w:t xml:space="preserve">,</w:t>
        </w:r>
      </w:ins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the</w:t>
        </w:r>
      </w:ins>
      <w:ins w:id="382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830" w:author="PR Preview" w:date="2026-01-01T00:00:00Z">
        <w:r>
          <w:rPr>
            <w:b/>
            <w:bCs/>
          </w:rPr>
          <w:t xml:space="preserve"> </w:t>
        </w:r>
      </w:ins>
      <w:ins w:id="3831" w:author="PR Preview" w:date="2026-01-01T00:00:00Z">
        <w:r>
          <w:rPr>
            <w:b/>
            <w:bCs/>
          </w:rPr>
          <w:t xml:space="preserve">norm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of a</w:t>
        </w:r>
      </w:ins>
      <w:ins w:id="3834" w:author="PR Preview" w:date="2026-01-01T00:00:00Z">
        <w:r>
          <w:t xml:space="preserve"> </w:t>
        </w:r>
      </w:ins>
      <w:hyperlink w:anchor="def-measurable-function">
        <w:ins w:id="3835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38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33"/>
    <w:bookmarkStart w:id="134" w:name="exm-lp-norm"/>
    <w:p>
      <w:pPr>
        <w:pStyle w:val="FirstParagraph"/>
      </w:pPr>
      <w:ins w:id="3839" w:author="PR Preview" w:date="2026-01-01T00:00:00Z">
        <w:r>
          <w:rPr>
            <w:b/>
            <w:bCs/>
          </w:rPr>
          <w:t xml:space="preserve">Example 30 (The</w:t>
        </w:r>
      </w:ins>
      <w:ins w:id="384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3841" w:author="PR Preview" w:date="2026-01-01T00:00:00Z">
        <w:r>
          <w:rPr>
            <w:b/>
            <w:bCs/>
          </w:rPr>
          <w:t xml:space="preserve"> </w:t>
        </w:r>
      </w:ins>
      <w:ins w:id="3842" w:author="PR Preview" w:date="2026-01-01T00:00:00Z">
        <w:r>
          <w:rPr>
            <w:b/>
            <w:bCs/>
          </w:rPr>
          <w:t xml:space="preserve">and</w:t>
        </w:r>
      </w:ins>
      <w:ins w:id="384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3844" w:author="PR Preview" w:date="2026-01-01T00:00:00Z">
        <w:r>
          <w:rPr>
            <w:b/>
            <w:bCs/>
          </w:rPr>
          <w:t xml:space="preserve"> </w:t>
        </w:r>
      </w:ins>
      <w:ins w:id="3845" w:author="PR Preview" w:date="2026-01-01T00:00:00Z">
        <w:r>
          <w:rPr>
            <w:b/>
            <w:bCs/>
          </w:rPr>
          <w:t xml:space="preserve">norms of</w:t>
        </w:r>
      </w:ins>
      <w:ins w:id="384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↦</m:t>
        </m:r>
        <m:r>
          <m:t>x</m:t>
        </m:r>
      </m:oMath>
      <w:ins w:id="3847" w:author="PR Preview" w:date="2026-01-01T00:00:00Z">
        <w:r>
          <w:rPr>
            <w:b/>
            <w:bCs/>
          </w:rPr>
          <w:t xml:space="preserve"> </w:t>
        </w:r>
      </w:ins>
      <w:ins w:id="3848" w:author="PR Preview" w:date="2026-01-01T00:00:00Z">
        <w:r>
          <w:rPr>
            <w:b/>
            <w:bCs/>
          </w:rPr>
          <w:t xml:space="preserve">on the unit interval)</w:t>
        </w:r>
      </w:ins>
      <w:ins w:id="3849" w:author="PR Preview" w:date="2026-01-01T00:00:00Z">
        <w:r>
          <w:t xml:space="preserve"> </w:t>
        </w:r>
      </w:ins>
      <w:ins w:id="3850" w:author="PR Preview" w:date="2026-01-01T00:00:00Z">
        <w:r>
          <w:t xml:space="preserve">Let</w:t>
        </w:r>
      </w:ins>
      <w:ins w:id="385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with the</w:t>
        </w:r>
      </w:ins>
      <w:ins w:id="3854" w:author="PR Preview" w:date="2026-01-01T00:00:00Z">
        <w:r>
          <w:t xml:space="preserve"> </w:t>
        </w:r>
      </w:ins>
      <w:hyperlink w:anchor="def-lebesgue-measure">
        <w:ins w:id="3855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3856" w:author="PR Preview" w:date="2026-01-01T00:00:00Z">
        <w:r>
          <w:t xml:space="preserve"> </w:t>
        </w:r>
      </w:ins>
      <m:oMath>
        <m:r>
          <m:t>μ</m:t>
        </m:r>
      </m:oMath>
      <w:ins w:id="3857" w:author="PR Preview" w:date="2026-01-01T00:00:00Z">
        <w:r>
          <w:t xml:space="preserve">,</w:t>
        </w:r>
      </w:ins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and let</w:t>
        </w:r>
      </w:ins>
      <w:ins w:id="38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3861" w:author="PR Preview" w:date="2026-01-01T00:00:00Z">
        <w:r>
          <w:t xml:space="preserve">.</w:t>
        </w:r>
      </w:ins>
      <w:ins w:id="3862" w:author="PR Preview" w:date="2026-01-01T00:00:00Z">
        <w:r>
          <w:t xml:space="preserve"> </w:t>
        </w:r>
      </w:ins>
      <w:ins w:id="3863" w:author="PR Preview" w:date="2026-01-01T00:00:00Z">
        <w:r>
          <w:t xml:space="preserve">By</w:t>
        </w:r>
      </w:ins>
      <w:ins w:id="3864" w:author="PR Preview" w:date="2026-01-01T00:00:00Z">
        <w:r>
          <w:t xml:space="preserve"> </w:t>
        </w:r>
      </w:ins>
      <w:hyperlink w:anchor="def-lp-norm">
        <w:ins w:id="3865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38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86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Start w:id="135" w:name="def-lp-function-space"/>
    <w:p>
      <w:pPr>
        <w:pStyle w:val="FirstParagraph"/>
      </w:pPr>
      <w:ins w:id="3868" w:author="PR Preview" w:date="2026-01-01T00:00:00Z">
        <w:r>
          <w:rPr>
            <w:b/>
            <w:bCs/>
          </w:rPr>
          <w:t xml:space="preserve">Definition 33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3869" w:author="PR Preview" w:date="2026-01-01T00:00:00Z">
        <w:r>
          <w:rPr>
            <w:b/>
            <w:bCs/>
          </w:rPr>
          <w:t xml:space="preserve"> </w:t>
        </w:r>
      </w:ins>
      <w:ins w:id="3870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871" w:author="PR Preview" w:date="2026-01-01T00:00:00Z">
        <w:r>
          <w:rPr>
            <w:b/>
            <w:bCs/>
          </w:rPr>
          <w:t xml:space="preserve">))</w:t>
        </w:r>
      </w:ins>
      <w:ins w:id="3872" w:author="PR Preview" w:date="2026-01-01T00:00:00Z">
        <w:r>
          <w:t xml:space="preserve"> </w:t>
        </w:r>
      </w:ins>
      <w:ins w:id="3873" w:author="PR Preview" w:date="2026-01-01T00:00:00Z">
        <w:r>
          <w:t xml:space="preserve">Let</w:t>
        </w:r>
      </w:ins>
      <w:ins w:id="38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be a</w:t>
        </w:r>
      </w:ins>
      <w:ins w:id="3877" w:author="PR Preview" w:date="2026-01-01T00:00:00Z">
        <w:r>
          <w:t xml:space="preserve"> </w:t>
        </w:r>
      </w:ins>
      <w:hyperlink w:anchor="def-measure-space">
        <w:ins w:id="3878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879" w:author="PR Preview" w:date="2026-01-01T00:00:00Z">
        <w:r>
          <w:t xml:space="preserve">.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Let</w:t>
        </w:r>
      </w:ins>
      <w:ins w:id="38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be a</w:t>
        </w:r>
      </w:ins>
      <w:ins w:id="3885" w:author="PR Preview" w:date="2026-01-01T00:00:00Z">
        <w:r>
          <w:t xml:space="preserve"> </w:t>
        </w:r>
      </w:ins>
      <w:hyperlink r:id="rId59">
        <w:ins w:id="3886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887" w:author="PR Preview" w:date="2026-01-01T00:00:00Z">
        <w:r>
          <w:t xml:space="preserve">.</w:t>
        </w:r>
      </w:ins>
      <w:ins w:id="3888" w:author="PR Preview" w:date="2026-01-01T00:00:00Z">
        <w:r>
          <w:t xml:space="preserve"> </w:t>
        </w:r>
      </w:ins>
      <w:ins w:id="3889" w:author="PR Preview" w:date="2026-01-01T00:00:00Z">
        <w:r>
          <w:t xml:space="preserve">The</w:t>
        </w:r>
      </w:ins>
      <w:ins w:id="389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3891" w:author="PR Preview" w:date="2026-01-01T00:00:00Z">
        <w:r>
          <w:rPr>
            <w:b/>
            <w:bCs/>
          </w:rPr>
          <w:t xml:space="preserve"> </w:t>
        </w:r>
      </w:ins>
      <w:ins w:id="3892" w:author="PR Preview" w:date="2026-01-01T00:00:00Z">
        <w:r>
          <w:rPr>
            <w:b/>
            <w:bCs/>
          </w:rPr>
          <w:t xml:space="preserve">space</w:t>
        </w:r>
      </w:ins>
      <w:ins w:id="389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894" w:author="PR Preview" w:date="2026-01-01T00:00:00Z">
        <w:r>
          <w:t xml:space="preserve"> </w:t>
        </w:r>
      </w:ins>
      <w:ins w:id="3895" w:author="PR Preview" w:date="2026-01-01T00:00:00Z">
        <w:r>
          <w:t xml:space="preserve">is the</w:t>
        </w:r>
      </w:ins>
      <w:ins w:id="3896" w:author="PR Preview" w:date="2026-01-01T00:00:00Z">
        <w:r>
          <w:t xml:space="preserve"> </w:t>
        </w:r>
      </w:ins>
      <w:hyperlink r:id="rId36">
        <w:ins w:id="3897" w:author="PR Preview" w:date="2026-01-01T00:00:00Z">
          <w:r>
            <w:rPr>
              <w:rStyle w:val="Hyperlink"/>
            </w:rPr>
            <w:t xml:space="preserve">set</w:t>
          </w:r>
        </w:ins>
      </w:hyperlink>
      <w:ins w:id="3898" w:author="PR Preview" w:date="2026-01-01T00:00:00Z">
        <w:r>
          <w:t xml:space="preserve"> </w:t>
        </w:r>
      </w:ins>
      <w:ins w:id="3899" w:author="PR Preview" w:date="2026-01-01T00:00:00Z">
        <w:r>
          <w:t xml:space="preserve">of all</w:t>
        </w:r>
      </w:ins>
      <w:ins w:id="3900" w:author="PR Preview" w:date="2026-01-01T00:00:00Z">
        <w:r>
          <w:t xml:space="preserve"> </w:t>
        </w:r>
      </w:ins>
      <w:hyperlink w:anchor="def-measurable-function">
        <w:ins w:id="3901" w:author="PR Preview" w:date="2026-01-01T00:00:00Z">
          <w:r>
            <w:rPr>
              <w:rStyle w:val="Hyperlink"/>
            </w:rPr>
            <w:t xml:space="preserve">measurable functions</w:t>
          </w:r>
        </w:ins>
      </w:hyperlink>
      <w:ins w:id="39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03" w:author="PR Preview" w:date="2026-01-01T00:00:00Z">
        <w:r>
          <w:t xml:space="preserve"> </w:t>
        </w:r>
      </w:ins>
      <w:ins w:id="3904" w:author="PR Preview" w:date="2026-01-01T00:00:00Z">
        <w:r>
          <w:t xml:space="preserve">whose</w:t>
        </w:r>
      </w:ins>
      <w:ins w:id="3905" w:author="PR Preview" w:date="2026-01-01T00:00:00Z">
        <w:r>
          <w:t xml:space="preserve"> </w:t>
        </w:r>
      </w:ins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ins w:id="3906" w:author="PR Preview" w:date="2026-01-01T00:00:00Z">
          <w:r>
            <w:rPr>
              <w:rStyle w:val="Hyperlink"/>
            </w:rPr>
            <w:t xml:space="preserve"> </w:t>
          </w:r>
        </w:ins>
        <w:ins w:id="3907" w:author="PR Preview" w:date="2026-01-01T00:00:00Z">
          <w:r>
            <w:rPr>
              <w:rStyle w:val="Hyperlink"/>
            </w:rPr>
            <w:t xml:space="preserve">norm</w:t>
          </w:r>
        </w:ins>
      </w:hyperlink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is less than</w:t>
        </w:r>
      </w:ins>
      <w:ins w:id="391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3911" w:author="PR Preview" w:date="2026-01-01T00:00:00Z">
        <w:r>
          <w:t xml:space="preserve">:</w:t>
        </w:r>
      </w:ins>
      <w:ins w:id="391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913" w:author="PR Preview" w:date="2026-01-01T00:00:00Z">
        <w:r>
          <w:t xml:space="preserve">.</w:t>
        </w:r>
      </w:ins>
    </w:p>
    <w:bookmarkEnd w:id="135"/>
    <w:bookmarkStart w:id="136" w:name="exm-lp-space"/>
    <w:p>
      <w:pPr>
        <w:pStyle w:val="BodyText"/>
      </w:pPr>
      <w:ins w:id="3914" w:author="PR Preview" w:date="2026-01-01T00:00:00Z">
        <w:r>
          <w:rPr>
            <w:b/>
            <w:bCs/>
          </w:rPr>
          <w:t xml:space="preserve">Example 31 (An</w:t>
        </w:r>
      </w:ins>
      <w:ins w:id="391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3916" w:author="PR Preview" w:date="2026-01-01T00:00:00Z">
        <w:r>
          <w:rPr>
            <w:b/>
            <w:bCs/>
          </w:rPr>
          <w:t xml:space="preserve"> </w:t>
        </w:r>
      </w:ins>
      <w:ins w:id="3917" w:author="PR Preview" w:date="2026-01-01T00:00:00Z">
        <w:r>
          <w:rPr>
            <w:b/>
            <w:bCs/>
          </w:rPr>
          <w:t xml:space="preserve">function not in</w:t>
        </w:r>
      </w:ins>
      <w:ins w:id="391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3919" w:author="PR Preview" w:date="2026-01-01T00:00:00Z">
        <w:r>
          <w:rPr>
            <w:b/>
            <w:bCs/>
          </w:rPr>
          <w:t xml:space="preserve">)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Consider the</w:t>
        </w:r>
      </w:ins>
      <w:ins w:id="3922" w:author="PR Preview" w:date="2026-01-01T00:00:00Z">
        <w:r>
          <w:t xml:space="preserve"> </w:t>
        </w:r>
      </w:ins>
      <w:hyperlink r:id="rId34">
        <w:ins w:id="3923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39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with the Borel</w:t>
        </w:r>
      </w:ins>
      <w:ins w:id="3927" w:author="PR Preview" w:date="2026-01-01T00:00:00Z">
        <w:r>
          <w:t xml:space="preserve"> </w:t>
        </w:r>
      </w:ins>
      <m:oMath>
        <m:r>
          <m:t>σ</m:t>
        </m:r>
      </m:oMath>
      <w:ins w:id="3928" w:author="PR Preview" w:date="2026-01-01T00:00:00Z">
        <w:r>
          <w:t xml:space="preserve">-algebra (</w:t>
        </w:r>
      </w:ins>
      <w:hyperlink w:anchor="def-borel-sigma-algebra">
        <w:ins w:id="392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930" w:author="PR Preview" w:date="2026-01-01T00:00:00Z">
        <w:r>
          <w:t xml:space="preserve">)</w:t>
        </w:r>
      </w:ins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and Lebesgue measure</w:t>
        </w:r>
      </w:ins>
      <w:ins w:id="3933" w:author="PR Preview" w:date="2026-01-01T00:00:00Z">
        <w:r>
          <w:t xml:space="preserve"> </w:t>
        </w:r>
      </w:ins>
      <m:oMath>
        <m:r>
          <m:t>μ</m:t>
        </m:r>
      </m:oMath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(</w:t>
        </w:r>
      </w:ins>
      <w:hyperlink w:anchor="def-lebesgue-measure">
        <w:ins w:id="3936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937" w:author="PR Preview" w:date="2026-01-01T00:00:00Z">
        <w:r>
          <w:t xml:space="preserve">).</w:t>
        </w:r>
      </w:ins>
      <w:ins w:id="3938" w:author="PR Preview" w:date="2026-01-01T00:00:00Z">
        <w:r>
          <w:t xml:space="preserve"> </w:t>
        </w:r>
      </w:ins>
      <w:ins w:id="3939" w:author="PR Preview" w:date="2026-01-01T00:00:00Z">
        <w:r>
          <w:t xml:space="preserve">Define</w:t>
        </w:r>
      </w:ins>
      <w:ins w:id="39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by</w:t>
        </w:r>
      </w:ins>
      <w:ins w:id="39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9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del w:id="3945" w:author="PR Preview" w:date="2026-01-01T00:00:00Z">
        <w:r>
          <w:delText xml:space="preserve">Therefore,</w:delText>
        </w:r>
      </w:del>
      <w:del w:id="39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947" w:author="PR Preview" w:date="2026-01-01T00:00:00Z">
        <w:r>
          <w:delText xml:space="preserve">, so</w:delText>
        </w:r>
      </w:del>
      <w:del w:id="39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949" w:author="PR Preview" w:date="2026-01-01T00:00:00Z">
        <w:r>
          <w:delText xml:space="preserve">.</w:delText>
        </w:r>
      </w:del>
    </w:p>
    <w:p>
      <w:pPr>
        <w:pStyle w:val="FirstParagraph"/>
      </w:pPr>
      <w:del w:id="3950" w:author="PR Preview" w:date="2026-01-01T00:00:00Z">
        <w:r>
          <w:delText xml:space="preserve">This shows that</w:delText>
        </w:r>
      </w:del>
      <w:del w:id="395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on finite-measure sets: higher exponents impose stricter integrability requirements near singularities.</w:delText>
        </w:r>
      </w:del>
    </w:p>
    <w:p>
      <w:pPr>
        <w:pStyle w:val="BodyText"/>
      </w:pPr>
      <w:del w:id="3954" w:author="PR Preview" w:date="2026-01-01T00:00:00Z">
        <w:r>
          <w:rPr>
            <w:b/>
            <w:bCs/>
          </w:rPr>
          <w:delText xml:space="preserve">Definition 34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3955" w:author="PR Preview" w:date="2026-01-01T00:00:00Z">
        <w:r>
          <w:rPr>
            <w:b/>
            <w:bCs/>
          </w:rPr>
          <w:delText xml:space="preserve"> </w:delText>
        </w:r>
      </w:del>
      <w:del w:id="3956" w:author="PR Preview" w:date="2026-01-01T00:00:00Z">
        <w:r>
          <w:rPr>
            <w:b/>
            <w:bCs/>
          </w:rPr>
          <w:delText xml:space="preserve">space and essential supremum norm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3957" w:author="PR Preview" w:date="2026-01-01T00:00:00Z">
        <w:r>
          <w:rPr>
            <w:b/>
            <w:bCs/>
          </w:rPr>
          <w:delText xml:space="preserve"> </w:delText>
        </w:r>
      </w:del>
      <w:del w:id="3958" w:author="PR Preview" w:date="2026-01-01T00:00:00Z">
        <w:r>
          <w:rPr>
            <w:b/>
            <w:bCs/>
          </w:rPr>
          <w:delText xml:space="preserve">norm))</w:delText>
        </w:r>
      </w:del>
      <w:del w:id="3959" w:author="PR Preview" w:date="2026-01-01T00:00:00Z">
        <w:r>
          <w:delText xml:space="preserve"> </w:delText>
        </w:r>
      </w:del>
      <w:del w:id="3960" w:author="PR Preview" w:date="2026-01-01T00:00:00Z">
        <w:r>
          <w:delText xml:space="preserve">Let</w:delText>
        </w:r>
      </w:del>
      <w:del w:id="39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962" w:author="PR Preview" w:date="2026-01-01T00:00:00Z">
        <w:r>
          <w:delText xml:space="preserve"> </w:delText>
        </w:r>
      </w:del>
      <w:del w:id="3963" w:author="PR Preview" w:date="2026-01-01T00:00:00Z">
        <w:r>
          <w:delText xml:space="preserve">be a</w:delText>
        </w:r>
      </w:del>
      <w:del w:id="3964" w:author="PR Preview" w:date="2026-01-01T00:00:00Z">
        <w:r>
          <w:delText xml:space="preserve"> </w:delText>
        </w:r>
      </w:del>
      <w:hyperlink w:anchor="def-measure-space">
        <w:del w:id="3965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966" w:author="PR Preview" w:date="2026-01-01T00:00:00Z">
        <w:r>
          <w:delText xml:space="preserve">.</w:delText>
        </w:r>
      </w:del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For</w:delText>
        </w:r>
      </w:del>
      <w:del w:id="39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970" w:author="PR Preview" w:date="2026-01-01T00:00:00Z">
        <w:r>
          <w:delText xml:space="preserve">, the</w:delText>
        </w:r>
      </w:del>
      <w:del w:id="3971" w:author="PR Preview" w:date="2026-01-01T00:00:00Z">
        <w:r>
          <w:delText xml:space="preserve"> </w:delText>
        </w:r>
      </w:del>
      <w:del w:id="3972" w:author="PR Preview" w:date="2026-01-01T00:00:00Z">
        <w:r>
          <w:rPr>
            <w:b/>
            <w:bCs/>
          </w:rPr>
          <w:delText xml:space="preserve">essential supremum norm</w:delText>
        </w:r>
      </w:del>
      <w:del w:id="3973" w:author="PR Preview" w:date="2026-01-01T00:00:00Z">
        <w:r>
          <w:delText xml:space="preserve"> </w:delText>
        </w:r>
      </w:del>
      <w:del w:id="3974" w:author="PR Preview" w:date="2026-01-01T00:00:00Z">
        <w:r>
          <w:delText xml:space="preserve">(or</w:delText>
        </w:r>
      </w:del>
      <w:del w:id="3975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3976" w:author="PR Preview" w:date="2026-01-01T00:00:00Z">
        <w:r>
          <w:rPr>
            <w:b/>
            <w:bCs/>
          </w:rPr>
          <w:delText xml:space="preserve"> </w:delText>
        </w:r>
      </w:del>
      <w:del w:id="3977" w:author="PR Preview" w:date="2026-01-01T00:00:00Z">
        <w:r>
          <w:rPr>
            <w:b/>
            <w:bCs/>
          </w:rPr>
          <w:delText xml:space="preserve">norm</w:delText>
        </w:r>
      </w:del>
      <w:del w:id="3978" w:author="PR Preview" w:date="2026-01-01T00:00:00Z">
        <w:r>
          <w:delText xml:space="preserve">) of a</w:delText>
        </w:r>
      </w:del>
      <w:del w:id="3979" w:author="PR Preview" w:date="2026-01-01T00:00:00Z">
        <w:r>
          <w:delText xml:space="preserve"> </w:delText>
        </w:r>
      </w:del>
      <w:hyperlink w:anchor="def-measurable-function">
        <w:del w:id="3980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39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84" w:author="PR Preview" w:date="2026-01-01T00:00:00Z">
        <w:r>
          <w:delText xml:space="preserve">The space</w:delText>
        </w:r>
      </w:del>
      <w:del w:id="3985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986" w:author="PR Preview" w:date="2026-01-01T00:00:00Z">
        <w:r>
          <w:delText xml:space="preserve"> </w:delText>
        </w:r>
      </w:del>
      <w:del w:id="3987" w:author="PR Preview" w:date="2026-01-01T00:00:00Z">
        <w:r>
          <w:delText xml:space="preserve">consists of equivalence classes of essentially bounded measurable functions,</w:delText>
        </w:r>
      </w:del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delText xml:space="preserve">identified as in</w:delText>
        </w:r>
      </w:del>
      <w:del w:id="3990" w:author="PR Preview" w:date="2026-01-01T00:00:00Z">
        <w:r>
          <w:delText xml:space="preserve"> </w:delText>
        </w:r>
      </w:del>
      <w:hyperlink w:anchor="def-lp-space">
        <w:del w:id="3991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delText xml:space="preserve">when they are equal</w:delText>
        </w:r>
      </w:del>
      <w:del w:id="3994" w:author="PR Preview" w:date="2026-01-01T00:00:00Z">
        <w:r>
          <w:delText xml:space="preserve"> </w:delText>
        </w:r>
      </w:del>
      <w:hyperlink w:anchor="def-almost-everywhere">
        <w:del w:id="3995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3996" w:author="PR Preview" w:date="2026-01-01T00:00:00Z">
        <w:r>
          <w:delText xml:space="preserve">.</w:delText>
        </w:r>
      </w:del>
    </w:p>
    <w:p>
      <w:pPr>
        <w:pStyle w:val="BodyText"/>
      </w:pPr>
      <w:del w:id="3997" w:author="PR Preview" w:date="2026-01-01T00:00:00Z">
        <w:r>
          <w:rPr>
            <w:b/>
            <w:bCs/>
          </w:rPr>
          <w:delText xml:space="preserve">Theorem 5 (Holder’s inequality)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Let</w:delText>
        </w:r>
      </w:del>
      <w:del w:id="40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01" w:author="PR Preview" w:date="2026-01-01T00:00:00Z">
        <w:r>
          <w:delText xml:space="preserve"> </w:delText>
        </w:r>
      </w:del>
      <w:del w:id="4002" w:author="PR Preview" w:date="2026-01-01T00:00:00Z">
        <w:r>
          <w:delText xml:space="preserve">be a</w:delText>
        </w:r>
      </w:del>
      <w:del w:id="4003" w:author="PR Preview" w:date="2026-01-01T00:00:00Z">
        <w:r>
          <w:delText xml:space="preserve"> </w:delText>
        </w:r>
      </w:del>
      <w:hyperlink w:anchor="def-measure-space">
        <w:del w:id="400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005" w:author="PR Preview" w:date="2026-01-01T00:00:00Z">
        <w:r>
          <w:delText xml:space="preserve">,</w:delText>
        </w:r>
      </w:del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delText xml:space="preserve">and let</w:delText>
        </w:r>
      </w:del>
      <w:del w:id="400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4009" w:author="PR Preview" w:date="2026-01-01T00:00:00Z">
        <w:r>
          <w:delText xml:space="preserve"> </w:delText>
        </w:r>
      </w:del>
      <w:del w:id="4010" w:author="PR Preview" w:date="2026-01-01T00:00:00Z">
        <w:r>
          <w:delText xml:space="preserve">be conjugate exponents satisfying</w:delText>
        </w:r>
      </w:del>
      <w:del w:id="401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(with the convention that</w:delText>
        </w:r>
      </w:del>
      <w:del w:id="401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when</w:delText>
        </w:r>
      </w:del>
      <w:del w:id="40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4018" w:author="PR Preview" w:date="2026-01-01T00:00:00Z">
        <w:r>
          <w:delText xml:space="preserve">, and</w:delText>
        </w:r>
      </w:del>
      <w:del w:id="401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when</w:delText>
        </w:r>
      </w:del>
      <w:del w:id="402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23" w:author="PR Preview" w:date="2026-01-01T00:00:00Z">
        <w:r>
          <w:delText xml:space="preserve">).</w:delText>
        </w:r>
      </w:del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If</w:delText>
        </w:r>
      </w:del>
      <w:del w:id="40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027" w:author="PR Preview" w:date="2026-01-01T00:00:00Z">
        <w:r>
          <w:delText xml:space="preserve"> </w:delText>
        </w:r>
      </w:del>
      <w:del w:id="4028" w:author="PR Preview" w:date="2026-01-01T00:00:00Z">
        <w:r>
          <w:delText xml:space="preserve">and</w:delText>
        </w:r>
      </w:del>
      <w:del w:id="40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030" w:author="PR Preview" w:date="2026-01-01T00:00:00Z">
        <w:r>
          <w:delText xml:space="preserve"> </w:delText>
        </w:r>
      </w:del>
      <w:del w:id="4031" w:author="PR Preview" w:date="2026-01-01T00:00:00Z">
        <w:r>
          <w:delText xml:space="preserve">(</w:delText>
        </w:r>
      </w:del>
      <w:hyperlink w:anchor="def-lp-space">
        <w:del w:id="4032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033" w:author="PR Preview" w:date="2026-01-01T00:00:00Z">
        <w:r>
          <w:delText xml:space="preserve">),</w:delText>
        </w:r>
      </w:del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then their product</w:delText>
        </w:r>
      </w:del>
      <w:del w:id="4036" w:author="PR Preview" w:date="2026-01-01T00:00:00Z">
        <w:r>
          <w:delText xml:space="preserve"> </w:delText>
        </w:r>
      </w:del>
      <m:oMath>
        <m:r>
          <m:t>f</m:t>
        </m:r>
        <m:r>
          <m:t>g</m:t>
        </m:r>
      </m:oMath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is</w:delText>
        </w:r>
      </w:del>
      <w:del w:id="4039" w:author="PR Preview" w:date="2026-01-01T00:00:00Z">
        <w:r>
          <w:delText xml:space="preserve"> </w:delText>
        </w:r>
      </w:del>
      <w:hyperlink w:anchor="def-absolutely-integrable">
        <w:del w:id="4040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(</w:delText>
        </w:r>
      </w:del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043" w:author="PR Preview" w:date="2026-01-01T00:00:00Z">
        <w:r>
          <w:delText xml:space="preserve">) and satisfies:</w:delText>
        </w:r>
      </w:del>
    </w:p>
    <w:p>
      <w:pPr>
        <w:pStyle w:val="Compact"/>
        <w:numPr>
          <w:ilvl w:val="0"/>
          <w:numId w:val="1000"/>
        </w:numPr>
      </w:pPr>
      <w:ins w:id="4044" w:author="PR Preview" w:date="2026-01-01T00:00:00Z">
        <w:r>
          <w:t xml:space="preserve">So</w:t>
        </w:r>
      </w:ins>
      <w:ins w:id="404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046" w:author="PR Preview" w:date="2026-01-01T00:00:00Z">
        <w:r>
          <w:t xml:space="preserve">, so</w:t>
        </w:r>
      </w:ins>
      <w:ins w:id="40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048" w:author="PR Preview" w:date="2026-01-01T00:00:00Z">
        <w:r>
          <w:t xml:space="preserve">.</w:t>
        </w:r>
      </w:ins>
    </w:p>
    <w:p>
      <w:pPr>
        <w:pStyle w:val="FirstParagraph"/>
      </w:pPr>
      <w:ins w:id="4049" w:author="PR Preview" w:date="2026-01-01T00:00:00Z">
        <w:r>
          <w:t xml:space="preserve">This shows that</w:t>
        </w:r>
      </w:ins>
      <w:ins w:id="405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ins w:id="4051" w:author="PR Preview" w:date="2026-01-01T00:00:00Z">
        <w:r>
          <w:t xml:space="preserve"> </w:t>
        </w:r>
      </w:ins>
      <w:ins w:id="4052" w:author="PR Preview" w:date="2026-01-01T00:00:00Z">
        <w:r>
          <w:t xml:space="preserve">on</w:t>
        </w:r>
      </w:ins>
      <w:ins w:id="4053" w:author="PR Preview" w:date="2026-01-01T00:00:00Z">
        <w:r>
          <w:t xml:space="preserve"> </w:t>
        </w:r>
      </w:ins>
      <w:hyperlink r:id="rId36">
        <w:ins w:id="4054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055" w:author="PR Preview" w:date="2026-01-01T00:00:00Z">
        <w:r>
          <w:t xml:space="preserve"> </w:t>
        </w:r>
      </w:ins>
      <w:ins w:id="4056" w:author="PR Preview" w:date="2026-01-01T00:00:00Z">
        <w:r>
          <w:t xml:space="preserve">of</w:t>
        </w:r>
      </w:ins>
      <w:ins w:id="4057" w:author="PR Preview" w:date="2026-01-01T00:00:00Z">
        <w:r>
          <w:t xml:space="preserve"> </w:t>
        </w:r>
      </w:ins>
      <w:hyperlink w:anchor="def-finite-measure">
        <w:ins w:id="4058" w:author="PR Preview" w:date="2026-01-01T00:00:00Z">
          <w:r>
            <w:rPr>
              <w:rStyle w:val="Hyperlink"/>
            </w:rPr>
            <w:t xml:space="preserve">finite measure</w:t>
          </w:r>
        </w:ins>
      </w:hyperlink>
      <w:ins w:id="4059" w:author="PR Preview" w:date="2026-01-01T00:00:00Z">
        <w:r>
          <w:t xml:space="preserve">: a larger</w:t>
        </w:r>
      </w:ins>
      <w:ins w:id="4060" w:author="PR Preview" w:date="2026-01-01T00:00:00Z">
        <w:r>
          <w:t xml:space="preserve"> </w:t>
        </w:r>
      </w:ins>
      <m:oMath>
        <m:r>
          <m:t>p</m:t>
        </m:r>
      </m:oMath>
      <w:ins w:id="4061" w:author="PR Preview" w:date="2026-01-01T00:00:00Z">
        <w:r>
          <w:t xml:space="preserve"> </w:t>
        </w:r>
      </w:ins>
      <w:ins w:id="4062" w:author="PR Preview" w:date="2026-01-01T00:00:00Z">
        <w:r>
          <w:t xml:space="preserve">imposes stricter requirements near singularities.</w:t>
        </w:r>
      </w:ins>
    </w:p>
    <w:bookmarkEnd w:id="136"/>
    <w:bookmarkStart w:id="137" w:name="def-equal-almost-everywhere"/>
    <w:p>
      <w:pPr>
        <w:pStyle w:val="BodyText"/>
      </w:pPr>
      <w:ins w:id="4063" w:author="PR Preview" w:date="2026-01-01T00:00:00Z">
        <w:r>
          <w:rPr>
            <w:b/>
            <w:bCs/>
          </w:rPr>
          <w:t xml:space="preserve">Definition 34 (Equal almost everywhere (</w:t>
        </w:r>
      </w:ins>
      <m:oMath>
        <m:r>
          <m:t>f</m:t>
        </m:r>
        <m:r>
          <m:rPr>
            <m:sty m:val="p"/>
          </m:rPr>
          <m:t>=</m:t>
        </m:r>
        <m:r>
          <m:t>g</m:t>
        </m:r>
      </m:oMath>
      <w:ins w:id="4064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4065" w:author="PR Preview" w:date="2026-01-01T00:00:00Z">
        <w:r>
          <w:rPr>
            <w:b/>
            <w:bCs/>
          </w:rPr>
          <w:t xml:space="preserve">-a.e.))</w:t>
        </w:r>
      </w:ins>
      <w:ins w:id="4066" w:author="PR Preview" w:date="2026-01-01T00:00:00Z">
        <w:r>
          <w:t xml:space="preserve"> </w:t>
        </w:r>
      </w:ins>
      <w:ins w:id="4067" w:author="PR Preview" w:date="2026-01-01T00:00:00Z">
        <w:r>
          <w:t xml:space="preserve">Let</w:t>
        </w:r>
      </w:ins>
      <w:ins w:id="40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069" w:author="PR Preview" w:date="2026-01-01T00:00:00Z">
        <w:r>
          <w:t xml:space="preserve"> </w:t>
        </w:r>
      </w:ins>
      <w:ins w:id="4070" w:author="PR Preview" w:date="2026-01-01T00:00:00Z">
        <w:r>
          <w:t xml:space="preserve">be a</w:t>
        </w:r>
      </w:ins>
      <w:ins w:id="4071" w:author="PR Preview" w:date="2026-01-01T00:00:00Z">
        <w:r>
          <w:t xml:space="preserve"> </w:t>
        </w:r>
      </w:ins>
      <w:hyperlink w:anchor="def-measure-space">
        <w:ins w:id="407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073" w:author="PR Preview" w:date="2026-01-01T00:00:00Z">
        <w:r>
          <w:t xml:space="preserve">.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t xml:space="preserve">Let</w:t>
        </w:r>
      </w:ins>
      <w:ins w:id="40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077" w:author="PR Preview" w:date="2026-01-01T00:00:00Z">
        <w:r>
          <w:t xml:space="preserve"> </w:t>
        </w:r>
      </w:ins>
      <w:ins w:id="4078" w:author="PR Preview" w:date="2026-01-01T00:00:00Z">
        <w:r>
          <w:t xml:space="preserve">be</w:t>
        </w:r>
      </w:ins>
      <w:ins w:id="4079" w:author="PR Preview" w:date="2026-01-01T00:00:00Z">
        <w:r>
          <w:t xml:space="preserve"> </w:t>
        </w:r>
      </w:ins>
      <w:hyperlink w:anchor="def-measurable-function">
        <w:ins w:id="4080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081" w:author="PR Preview" w:date="2026-01-01T00:00:00Z">
        <w:r>
          <w:t xml:space="preserve">.</w:t>
        </w:r>
      </w:ins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The</w:t>
        </w:r>
      </w:ins>
      <w:ins w:id="4084" w:author="PR Preview" w:date="2026-01-01T00:00:00Z">
        <w:r>
          <w:t xml:space="preserve"> </w:t>
        </w:r>
      </w:ins>
      <w:hyperlink r:id="rId62">
        <w:ins w:id="4085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086" w:author="PR Preview" w:date="2026-01-01T00:00:00Z">
        <w:r>
          <w:t xml:space="preserve"> </w:t>
        </w:r>
      </w:ins>
      <m:oMath>
        <m:r>
          <m:t>f</m:t>
        </m:r>
      </m:oMath>
      <w:ins w:id="4087" w:author="PR Preview" w:date="2026-01-01T00:00:00Z">
        <w:r>
          <w:t xml:space="preserve"> </w:t>
        </w:r>
      </w:ins>
      <w:ins w:id="4088" w:author="PR Preview" w:date="2026-01-01T00:00:00Z">
        <w:r>
          <w:t xml:space="preserve">and</w:t>
        </w:r>
      </w:ins>
      <w:ins w:id="4089" w:author="PR Preview" w:date="2026-01-01T00:00:00Z">
        <w:r>
          <w:t xml:space="preserve"> </w:t>
        </w:r>
      </w:ins>
      <m:oMath>
        <m:r>
          <m:t>g</m:t>
        </m:r>
      </m:oMath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are</w:t>
        </w:r>
      </w:ins>
      <w:ins w:id="4092" w:author="PR Preview" w:date="2026-01-01T00:00:00Z">
        <w:r>
          <w:t xml:space="preserve"> </w:t>
        </w:r>
      </w:ins>
      <w:ins w:id="4093" w:author="PR Preview" w:date="2026-01-01T00:00:00Z">
        <w:r>
          <w:rPr>
            <w:b/>
            <w:bCs/>
          </w:rPr>
          <w:t xml:space="preserve">equal almost everywhere</w:t>
        </w:r>
      </w:ins>
      <w:ins w:id="4094" w:author="PR Preview" w:date="2026-01-01T00:00:00Z">
        <w:r>
          <w:t xml:space="preserve">,</w:t>
        </w:r>
      </w:ins>
      <w:ins w:id="4095" w:author="PR Preview" w:date="2026-01-01T00:00:00Z">
        <w:r>
          <w:t xml:space="preserve"> </w:t>
        </w:r>
      </w:ins>
      <w:ins w:id="4096" w:author="PR Preview" w:date="2026-01-01T00:00:00Z">
        <w:r>
          <w:t xml:space="preserve">written</w:t>
        </w:r>
      </w:ins>
      <w:ins w:id="40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g</m:t>
        </m:r>
      </m:oMath>
      <w:ins w:id="4098" w:author="PR Preview" w:date="2026-01-01T00:00:00Z">
        <w:r>
          <w:t xml:space="preserve"> </w:t>
        </w:r>
      </w:ins>
      <m:oMath>
        <m:r>
          <m:t>μ</m:t>
        </m:r>
      </m:oMath>
      <w:ins w:id="4099" w:author="PR Preview" w:date="2026-01-01T00:00:00Z">
        <w:r>
          <w:t xml:space="preserve">-a.e.,</w:t>
        </w:r>
      </w:ins>
      <w:ins w:id="4100" w:author="PR Preview" w:date="2026-01-01T00:00:00Z">
        <w:r>
          <w:t xml:space="preserve"> </w:t>
        </w:r>
      </w:ins>
      <w:ins w:id="4101" w:author="PR Preview" w:date="2026-01-01T00:00:00Z">
        <w:r>
          <w:t xml:space="preserve">if</w:t>
        </w:r>
      </w:ins>
      <w:ins w:id="41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103" w:author="PR Preview" w:date="2026-01-01T00:00:00Z">
        <w:r>
          <w:t xml:space="preserve"> </w:t>
        </w:r>
      </w:ins>
      <w:ins w:id="4104" w:author="PR Preview" w:date="2026-01-01T00:00:00Z">
        <w:r>
          <w:t xml:space="preserve">holds</w:t>
        </w:r>
      </w:ins>
      <w:ins w:id="4105" w:author="PR Preview" w:date="2026-01-01T00:00:00Z">
        <w:r>
          <w:t xml:space="preserve"> </w:t>
        </w:r>
      </w:ins>
      <w:hyperlink w:anchor="def-almost-everywhere">
        <w:ins w:id="4106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107" w:author="PR Preview" w:date="2026-01-01T00:00:00Z">
        <w:r>
          <w:t xml:space="preserve">.</w:t>
        </w:r>
      </w:ins>
    </w:p>
    <w:bookmarkEnd w:id="137"/>
    <w:bookmarkStart w:id="138" w:name="exm-equal-almost-everywhere"/>
    <w:p>
      <w:pPr>
        <w:pStyle w:val="BodyText"/>
      </w:pPr>
      <w:ins w:id="4108" w:author="PR Preview" w:date="2026-01-01T00:00:00Z">
        <w:r>
          <w:rPr>
            <w:b/>
            <w:bCs/>
          </w:rPr>
          <w:t xml:space="preserve">Example 32 (A function that differs from</w:t>
        </w:r>
      </w:ins>
      <w:ins w:id="4109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4110" w:author="PR Preview" w:date="2026-01-01T00:00:00Z">
        <w:r>
          <w:rPr>
            <w:b/>
            <w:bCs/>
          </w:rPr>
          <w:t xml:space="preserve"> </w:t>
        </w:r>
      </w:ins>
      <w:ins w:id="4111" w:author="PR Preview" w:date="2026-01-01T00:00:00Z">
        <w:r>
          <w:rPr>
            <w:b/>
            <w:bCs/>
          </w:rPr>
          <w:t xml:space="preserve">at one point)</w:t>
        </w:r>
      </w:ins>
      <w:ins w:id="4112" w:author="PR Preview" w:date="2026-01-01T00:00:00Z">
        <w:r>
          <w:t xml:space="preserve"> </w:t>
        </w:r>
      </w:ins>
      <w:ins w:id="4113" w:author="PR Preview" w:date="2026-01-01T00:00:00Z">
        <w:r>
          <w:t xml:space="preserve">Let</w:t>
        </w:r>
      </w:ins>
      <w:ins w:id="411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4115" w:author="PR Preview" w:date="2026-01-01T00:00:00Z">
        <w:r>
          <w:t xml:space="preserve"> </w:t>
        </w:r>
      </w:ins>
      <w:ins w:id="4116" w:author="PR Preview" w:date="2026-01-01T00:00:00Z">
        <w:r>
          <w:t xml:space="preserve">with the</w:t>
        </w:r>
      </w:ins>
      <w:ins w:id="4117" w:author="PR Preview" w:date="2026-01-01T00:00:00Z">
        <w:r>
          <w:t xml:space="preserve"> </w:t>
        </w:r>
      </w:ins>
      <w:hyperlink w:anchor="def-lebesgue-measure">
        <w:ins w:id="4118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119" w:author="PR Preview" w:date="2026-01-01T00:00:00Z">
        <w:r>
          <w:t xml:space="preserve"> </w:t>
        </w:r>
      </w:ins>
      <m:oMath>
        <m:r>
          <m:t>μ</m:t>
        </m:r>
      </m:oMath>
      <w:ins w:id="4120" w:author="PR Preview" w:date="2026-01-01T00:00:00Z">
        <w:r>
          <w:t xml:space="preserve">.</w:t>
        </w:r>
      </w:ins>
      <w:ins w:id="4121" w:author="PR Preview" w:date="2026-01-01T00:00:00Z">
        <w:r>
          <w:t xml:space="preserve"> </w:t>
        </w:r>
      </w:ins>
      <w:ins w:id="4122" w:author="PR Preview" w:date="2026-01-01T00:00:00Z">
        <w:r>
          <w:t xml:space="preserve">Let</w:t>
        </w:r>
      </w:ins>
      <w:ins w:id="41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124" w:author="PR Preview" w:date="2026-01-01T00:00:00Z">
        <w:r>
          <w:t xml:space="preserve"> </w:t>
        </w:r>
      </w:ins>
      <w:ins w:id="4125" w:author="PR Preview" w:date="2026-01-01T00:00:00Z">
        <w:r>
          <w:t xml:space="preserve">if</w:t>
        </w:r>
      </w:ins>
      <w:ins w:id="412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127" w:author="PR Preview" w:date="2026-01-01T00:00:00Z">
        <w:r>
          <w:t xml:space="preserve">, and</w:t>
        </w:r>
      </w:ins>
      <w:ins w:id="41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129" w:author="PR Preview" w:date="2026-01-01T00:00:00Z">
        <w:r>
          <w:t xml:space="preserve"> </w:t>
        </w:r>
      </w:ins>
      <w:ins w:id="4130" w:author="PR Preview" w:date="2026-01-01T00:00:00Z">
        <w:r>
          <w:t xml:space="preserve">otherwise.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The</w:t>
        </w:r>
      </w:ins>
      <w:ins w:id="4133" w:author="PR Preview" w:date="2026-01-01T00:00:00Z">
        <w:r>
          <w:t xml:space="preserve"> </w:t>
        </w:r>
      </w:ins>
      <w:hyperlink r:id="rId36">
        <w:ins w:id="4134" w:author="PR Preview" w:date="2026-01-01T00:00:00Z">
          <w:r>
            <w:rPr>
              <w:rStyle w:val="Hyperlink"/>
            </w:rPr>
            <w:t xml:space="preserve">set</w:t>
          </w:r>
        </w:ins>
      </w:hyperlink>
      <w:ins w:id="41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has</w:t>
        </w:r>
      </w:ins>
      <w:ins w:id="4138" w:author="PR Preview" w:date="2026-01-01T00:00:00Z">
        <w:r>
          <w:t xml:space="preserve"> </w:t>
        </w:r>
      </w:ins>
      <w:hyperlink w:anchor="def-measure-zero">
        <w:ins w:id="4139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4140" w:author="PR Preview" w:date="2026-01-01T00:00:00Z">
        <w:r>
          <w:t xml:space="preserve">,</w:t>
        </w:r>
      </w:ins>
      <w:ins w:id="4141" w:author="PR Preview" w:date="2026-01-01T00:00:00Z">
        <w:r>
          <w:t xml:space="preserve"> </w:t>
        </w:r>
      </w:ins>
      <w:ins w:id="4142" w:author="PR Preview" w:date="2026-01-01T00:00:00Z">
        <w:r>
          <w:t xml:space="preserve">so</w:t>
        </w:r>
      </w:ins>
      <w:ins w:id="41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4144" w:author="PR Preview" w:date="2026-01-01T00:00:00Z">
        <w:r>
          <w:t xml:space="preserve"> </w:t>
        </w:r>
      </w:ins>
      <w:hyperlink w:anchor="def-almost-everywhere">
        <w:ins w:id="4145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by</w:t>
        </w:r>
      </w:ins>
      <w:ins w:id="4148" w:author="PR Preview" w:date="2026-01-01T00:00:00Z">
        <w:r>
          <w:t xml:space="preserve"> </w:t>
        </w:r>
      </w:ins>
      <w:hyperlink w:anchor="def-equal-almost-everywhere">
        <w:ins w:id="4149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4150" w:author="PR Preview" w:date="2026-01-01T00:00:00Z">
        <w:r>
          <w:t xml:space="preserve">.</w:t>
        </w:r>
      </w:ins>
    </w:p>
    <w:bookmarkEnd w:id="138"/>
    <w:bookmarkStart w:id="140" w:name="def-lp-space"/>
    <w:p>
      <w:pPr>
        <w:pStyle w:val="BodyText"/>
      </w:pPr>
      <w:ins w:id="4151" w:author="PR Preview" w:date="2026-01-01T00:00:00Z">
        <w:r>
          <w:rPr>
            <w:b/>
            <w:bCs/>
          </w:rPr>
          <w:t xml:space="preserve">Definition 35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152" w:author="PR Preview" w:date="2026-01-01T00:00:00Z">
        <w:r>
          <w:rPr>
            <w:b/>
            <w:bCs/>
          </w:rPr>
          <w:t xml:space="preserve"> </w:t>
        </w:r>
      </w:ins>
      <w:ins w:id="4153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54" w:author="PR Preview" w:date="2026-01-01T00:00:00Z">
        <w:r>
          <w:rPr>
            <w:b/>
            <w:bCs/>
          </w:rPr>
          <w:t xml:space="preserve">,</w:t>
        </w:r>
      </w:ins>
      <w:ins w:id="415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156" w:author="PR Preview" w:date="2026-01-01T00:00:00Z">
        <w:r>
          <w:rPr>
            <w:b/>
            <w:bCs/>
          </w:rPr>
          <w:t xml:space="preserve">))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Let</w:t>
        </w:r>
      </w:ins>
      <w:ins w:id="41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be a</w:t>
        </w:r>
      </w:ins>
      <w:ins w:id="4162" w:author="PR Preview" w:date="2026-01-01T00:00:00Z">
        <w:r>
          <w:t xml:space="preserve"> </w:t>
        </w:r>
      </w:ins>
      <w:hyperlink w:anchor="def-measure-space">
        <w:ins w:id="416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164" w:author="PR Preview" w:date="2026-01-01T00:00:00Z">
        <w:r>
          <w:t xml:space="preserve">.</w:t>
        </w:r>
      </w:ins>
      <w:ins w:id="4165" w:author="PR Preview" w:date="2026-01-01T00:00:00Z">
        <w:r>
          <w:t xml:space="preserve"> </w:t>
        </w:r>
      </w:ins>
      <w:ins w:id="4166" w:author="PR Preview" w:date="2026-01-01T00:00:00Z">
        <w:r>
          <w:t xml:space="preserve">Let</w:t>
        </w:r>
      </w:ins>
      <w:ins w:id="41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be a</w:t>
        </w:r>
      </w:ins>
      <w:ins w:id="4170" w:author="PR Preview" w:date="2026-01-01T00:00:00Z">
        <w:r>
          <w:t xml:space="preserve"> </w:t>
        </w:r>
      </w:ins>
      <w:hyperlink r:id="rId59">
        <w:ins w:id="417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4172" w:author="PR Preview" w:date="2026-01-01T00:00:00Z">
        <w:r>
          <w:t xml:space="preserve">.</w:t>
        </w:r>
      </w:ins>
      <w:ins w:id="4173" w:author="PR Preview" w:date="2026-01-01T00:00:00Z">
        <w:r>
          <w:t xml:space="preserve"> </w:t>
        </w:r>
      </w:ins>
      <w:ins w:id="4174" w:author="PR Preview" w:date="2026-01-01T00:00:00Z">
        <w:r>
          <w:t xml:space="preserve">For each</w:t>
        </w:r>
      </w:ins>
      <w:ins w:id="4175" w:author="PR Preview" w:date="2026-01-01T00:00:00Z">
        <w:r>
          <w:t xml:space="preserve"> </w:t>
        </w:r>
      </w:ins>
      <m:oMath>
        <m:r>
          <m:t>f</m:t>
        </m:r>
      </m:oMath>
      <w:ins w:id="4176" w:author="PR Preview" w:date="2026-01-01T00:00:00Z">
        <w:r>
          <w:t xml:space="preserve"> </w:t>
        </w:r>
      </w:ins>
      <w:ins w:id="4177" w:author="PR Preview" w:date="2026-01-01T00:00:00Z">
        <w:r>
          <w:t xml:space="preserve">in the</w:t>
        </w:r>
      </w:ins>
      <w:ins w:id="4178" w:author="PR Preview" w:date="2026-01-01T00:00:00Z">
        <w:r>
          <w:t xml:space="preserve"> </w:t>
        </w:r>
      </w:ins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ins w:id="4179" w:author="PR Preview" w:date="2026-01-01T00:00:00Z">
          <w:r>
            <w:rPr>
              <w:rStyle w:val="Hyperlink"/>
            </w:rPr>
            <w:t xml:space="preserve"> </w:t>
          </w:r>
        </w:ins>
        <w:ins w:id="4180" w:author="PR Preview" w:date="2026-01-01T00:00:00Z">
          <w:r>
            <w:rPr>
              <w:rStyle w:val="Hyperlink"/>
            </w:rPr>
            <w:t xml:space="preserve">space</w:t>
          </w:r>
        </w:ins>
      </w:hyperlink>
      <w:ins w:id="4181" w:author="PR Preview" w:date="2026-01-01T00:00:00Z">
        <w:r>
          <w:t xml:space="preserve">,</w:t>
        </w:r>
      </w:ins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let</w:t>
        </w:r>
      </w:ins>
      <w:ins w:id="418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185" w:author="PR Preview" w:date="2026-01-01T00:00:00Z">
        <w:r>
          <w:t xml:space="preserve"> </w:t>
        </w:r>
      </w:ins>
      <w:ins w:id="4186" w:author="PR Preview" w:date="2026-01-01T00:00:00Z">
        <w:r>
          <w:t xml:space="preserve">be the</w:t>
        </w:r>
      </w:ins>
      <w:ins w:id="4187" w:author="PR Preview" w:date="2026-01-01T00:00:00Z">
        <w:r>
          <w:t xml:space="preserve"> </w:t>
        </w:r>
      </w:ins>
      <w:hyperlink r:id="rId36">
        <w:ins w:id="4188" w:author="PR Preview" w:date="2026-01-01T00:00:00Z">
          <w:r>
            <w:rPr>
              <w:rStyle w:val="Hyperlink"/>
            </w:rPr>
            <w:t xml:space="preserve">set</w:t>
          </w:r>
        </w:ins>
      </w:hyperlink>
      <w:ins w:id="4189" w:author="PR Preview" w:date="2026-01-01T00:00:00Z">
        <w:r>
          <w:t xml:space="preserve"> </w:t>
        </w:r>
      </w:ins>
      <w:ins w:id="4190" w:author="PR Preview" w:date="2026-01-01T00:00:00Z">
        <w:r>
          <w:t xml:space="preserve">of all</w:t>
        </w:r>
      </w:ins>
      <w:ins w:id="4191" w:author="PR Preview" w:date="2026-01-01T00:00:00Z">
        <w:r>
          <w:t xml:space="preserve"> </w:t>
        </w:r>
      </w:ins>
      <w:hyperlink r:id="rId62">
        <w:ins w:id="4192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193" w:author="PR Preview" w:date="2026-01-01T00:00:00Z">
        <w:r>
          <w:t xml:space="preserve"> </w:t>
        </w:r>
      </w:ins>
      <w:ins w:id="4194" w:author="PR Preview" w:date="2026-01-01T00:00:00Z">
        <w:r>
          <w:t xml:space="preserve">in</w:t>
        </w:r>
      </w:ins>
      <w:ins w:id="419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that are</w:t>
        </w:r>
      </w:ins>
      <w:ins w:id="4198" w:author="PR Preview" w:date="2026-01-01T00:00:00Z">
        <w:r>
          <w:t xml:space="preserve"> </w:t>
        </w:r>
      </w:ins>
      <w:hyperlink w:anchor="def-equal-almost-everywhere">
        <w:ins w:id="4199" w:author="PR Preview" w:date="2026-01-01T00:00:00Z">
          <w:r>
            <w:rPr>
              <w:rStyle w:val="Hyperlink"/>
            </w:rPr>
            <w:t xml:space="preserve">equal almost everywhere</w:t>
          </w:r>
        </w:ins>
      </w:hyperlink>
      <w:ins w:id="4200" w:author="PR Preview" w:date="2026-01-01T00:00:00Z">
        <w:r>
          <w:t xml:space="preserve"> </w:t>
        </w:r>
      </w:ins>
      <w:ins w:id="4201" w:author="PR Preview" w:date="2026-01-01T00:00:00Z">
        <w:r>
          <w:t xml:space="preserve">to</w:t>
        </w:r>
      </w:ins>
      <w:ins w:id="4202" w:author="PR Preview" w:date="2026-01-01T00:00:00Z">
        <w:r>
          <w:t xml:space="preserve"> </w:t>
        </w:r>
      </w:ins>
      <m:oMath>
        <m:r>
          <m:t>f</m:t>
        </m:r>
      </m:oMath>
      <w:ins w:id="4203" w:author="PR Preview" w:date="2026-01-01T00:00:00Z">
        <w:r>
          <w:t xml:space="preserve">.</w:t>
        </w:r>
      </w:ins>
      <w:ins w:id="4204" w:author="PR Preview" w:date="2026-01-01T00:00:00Z">
        <w:r>
          <w:t xml:space="preserve"> </w:t>
        </w:r>
      </w:ins>
      <w:ins w:id="4205" w:author="PR Preview" w:date="2026-01-01T00:00:00Z">
        <w:r>
          <w:t xml:space="preserve">The</w:t>
        </w:r>
      </w:ins>
      <w:ins w:id="420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207" w:author="PR Preview" w:date="2026-01-01T00:00:00Z">
        <w:r>
          <w:rPr>
            <w:b/>
            <w:bCs/>
          </w:rPr>
          <w:t xml:space="preserve"> </w:t>
        </w:r>
      </w:ins>
      <w:ins w:id="4208" w:author="PR Preview" w:date="2026-01-01T00:00:00Z">
        <w:r>
          <w:rPr>
            <w:b/>
            <w:bCs/>
          </w:rPr>
          <w:t xml:space="preserve">space</w:t>
        </w:r>
      </w:ins>
      <w:ins w:id="420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(or simply</w:t>
        </w:r>
      </w:ins>
      <w:ins w:id="421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213" w:author="PR Preview" w:date="2026-01-01T00:00:00Z">
        <w:r>
          <w:t xml:space="preserve">)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is the</w:t>
        </w:r>
      </w:ins>
      <w:ins w:id="4216" w:author="PR Preview" w:date="2026-01-01T00:00:00Z">
        <w:r>
          <w:t xml:space="preserve"> </w:t>
        </w:r>
      </w:ins>
      <w:hyperlink r:id="rId36">
        <w:ins w:id="4217" w:author="PR Preview" w:date="2026-01-01T00:00:00Z">
          <w:r>
            <w:rPr>
              <w:rStyle w:val="Hyperlink"/>
            </w:rPr>
            <w:t xml:space="preserve">set</w:t>
          </w:r>
        </w:ins>
      </w:hyperlink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of all such</w:t>
        </w:r>
      </w:ins>
      <w:ins w:id="4220" w:author="PR Preview" w:date="2026-01-01T00:00:00Z">
        <w:r>
          <w:t xml:space="preserve"> </w:t>
        </w:r>
      </w:ins>
      <w:hyperlink r:id="rId36">
        <w:ins w:id="4221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2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223" w:author="PR Preview" w:date="2026-01-01T00:00:00Z">
        <w:r>
          <w:t xml:space="preserve">,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with the</w:t>
        </w:r>
      </w:ins>
      <w:ins w:id="4226" w:author="PR Preview" w:date="2026-01-01T00:00:00Z">
        <w:r>
          <w:t xml:space="preserve"> </w:t>
        </w:r>
      </w:ins>
      <w:hyperlink r:id="rId139">
        <w:ins w:id="4227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22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(</w:t>
        </w:r>
      </w:ins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ins w:id="4231" w:author="PR Preview" w:date="2026-01-01T00:00:00Z">
          <w:r>
            <w:rPr>
              <w:rStyle w:val="Hyperlink"/>
            </w:rPr>
            <w:t xml:space="preserve"> </w:t>
          </w:r>
        </w:ins>
        <w:ins w:id="4232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233" w:author="PR Preview" w:date="2026-01-01T00:00:00Z">
        <w:r>
          <w:t xml:space="preserve">).</w:t>
        </w:r>
      </w:ins>
    </w:p>
    <w:bookmarkEnd w:id="140"/>
    <w:bookmarkStart w:id="141" w:name="exm-lp-space-zero"/>
    <w:p>
      <w:pPr>
        <w:pStyle w:val="BodyText"/>
      </w:pPr>
      <w:ins w:id="4234" w:author="PR Preview" w:date="2026-01-01T00:00:00Z">
        <w:r>
          <w:rPr>
            <w:b/>
            <w:bCs/>
          </w:rPr>
          <w:t xml:space="preserve">Example 33 (The zero element of</w:t>
        </w:r>
      </w:ins>
      <w:ins w:id="423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236" w:author="PR Preview" w:date="2026-01-01T00:00:00Z">
        <w:r>
          <w:rPr>
            <w:b/>
            <w:bCs/>
          </w:rPr>
          <w:t xml:space="preserve">)</w:t>
        </w:r>
      </w:ins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Let</w:t>
        </w:r>
      </w:ins>
      <w:ins w:id="4239" w:author="PR Preview" w:date="2026-01-01T00:00:00Z">
        <w:r>
          <w:t xml:space="preserve"> </w:t>
        </w:r>
      </w:ins>
      <m:oMath>
        <m:r>
          <m:t>f</m:t>
        </m:r>
      </m:oMath>
      <w:ins w:id="4240" w:author="PR Preview" w:date="2026-01-01T00:00:00Z">
        <w:r>
          <w:t xml:space="preserve"> </w:t>
        </w:r>
      </w:ins>
      <w:ins w:id="4241" w:author="PR Preview" w:date="2026-01-01T00:00:00Z">
        <w:r>
          <w:t xml:space="preserve">be the</w:t>
        </w:r>
      </w:ins>
      <w:ins w:id="4242" w:author="PR Preview" w:date="2026-01-01T00:00:00Z">
        <w:r>
          <w:t xml:space="preserve"> </w:t>
        </w:r>
      </w:ins>
      <w:hyperlink r:id="rId62">
        <w:ins w:id="424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in</w:t>
        </w:r>
      </w:ins>
      <w:ins w:id="4246" w:author="PR Preview" w:date="2026-01-01T00:00:00Z">
        <w:r>
          <w:t xml:space="preserve"> </w:t>
        </w:r>
      </w:ins>
      <w:hyperlink w:anchor="exm-equal-almost-everywhere">
        <w:ins w:id="4247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4248" w:author="PR Preview" w:date="2026-01-01T00:00:00Z">
        <w:r>
          <w:t xml:space="preserve">, which is</w:t>
        </w:r>
      </w:ins>
      <w:ins w:id="4249" w:author="PR Preview" w:date="2026-01-01T00:00:00Z">
        <w:r>
          <w:t xml:space="preserve"> </w:t>
        </w:r>
      </w:ins>
      <m:oMath>
        <m:r>
          <m:t>1</m:t>
        </m:r>
      </m:oMath>
      <w:ins w:id="4250" w:author="PR Preview" w:date="2026-01-01T00:00:00Z">
        <w:r>
          <w:t xml:space="preserve"> </w:t>
        </w:r>
      </w:ins>
      <w:ins w:id="4251" w:author="PR Preview" w:date="2026-01-01T00:00:00Z">
        <w:r>
          <w:t xml:space="preserve">at</w:t>
        </w:r>
      </w:ins>
      <w:ins w:id="425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253" w:author="PR Preview" w:date="2026-01-01T00:00:00Z">
        <w:r>
          <w:t xml:space="preserve"> </w:t>
        </w:r>
      </w:ins>
      <w:ins w:id="4254" w:author="PR Preview" w:date="2026-01-01T00:00:00Z">
        <w:r>
          <w:t xml:space="preserve">and</w:t>
        </w:r>
      </w:ins>
      <w:ins w:id="4255" w:author="PR Preview" w:date="2026-01-01T00:00:00Z">
        <w:r>
          <w:t xml:space="preserve"> </w:t>
        </w:r>
      </w:ins>
      <m:oMath>
        <m:r>
          <m:t>0</m:t>
        </m:r>
      </m:oMath>
      <w:ins w:id="4256" w:author="PR Preview" w:date="2026-01-01T00:00:00Z">
        <w:r>
          <w:t xml:space="preserve"> </w:t>
        </w:r>
      </w:ins>
      <w:ins w:id="4257" w:author="PR Preview" w:date="2026-01-01T00:00:00Z">
        <w:r>
          <w:t xml:space="preserve">elsewhere.</w:t>
        </w:r>
      </w:ins>
      <w:ins w:id="4258" w:author="PR Preview" w:date="2026-01-01T00:00:00Z">
        <w:r>
          <w:t xml:space="preserve"> </w:t>
        </w:r>
      </w:ins>
      <w:ins w:id="4259" w:author="PR Preview" w:date="2026-01-01T00:00:00Z">
        <w:r>
          <w:t xml:space="preserve">Then</w:t>
        </w:r>
      </w:ins>
      <w:ins w:id="42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4261" w:author="PR Preview" w:date="2026-01-01T00:00:00Z">
        <w:r>
          <w:t xml:space="preserve"> </w:t>
        </w:r>
      </w:ins>
      <w:hyperlink w:anchor="def-almost-everywhere">
        <w:ins w:id="4262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263" w:author="PR Preview" w:date="2026-01-01T00:00:00Z">
        <w:r>
          <w:t xml:space="preserve">, so</w:t>
        </w:r>
      </w:ins>
      <w:ins w:id="426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4265" w:author="PR Preview" w:date="2026-01-01T00:00:00Z">
        <w:r>
          <w:t xml:space="preserve">.</w:t>
        </w:r>
      </w:ins>
      <w:ins w:id="4266" w:author="PR Preview" w:date="2026-01-01T00:00:00Z">
        <w:r>
          <w:t xml:space="preserve"> </w:t>
        </w:r>
      </w:ins>
      <w:ins w:id="4267" w:author="PR Preview" w:date="2026-01-01T00:00:00Z">
        <w:r>
          <w:t xml:space="preserve">Also</w:t>
        </w:r>
      </w:ins>
      <w:ins w:id="426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although</w:t>
        </w:r>
      </w:ins>
      <w:ins w:id="42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≠</m:t>
        </m:r>
        <m:r>
          <m:t>0</m:t>
        </m:r>
      </m:oMath>
      <w:ins w:id="4272" w:author="PR Preview" w:date="2026-01-01T00:00:00Z">
        <w:r>
          <w:t xml:space="preserve">,</w:t>
        </w:r>
      </w:ins>
      <w:ins w:id="4273" w:author="PR Preview" w:date="2026-01-01T00:00:00Z">
        <w:r>
          <w:t xml:space="preserve"> </w:t>
        </w:r>
      </w:ins>
      <w:ins w:id="4274" w:author="PR Preview" w:date="2026-01-01T00:00:00Z">
        <w:r>
          <w:t xml:space="preserve">so</w:t>
        </w:r>
      </w:ins>
      <w:ins w:id="427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can hold for a nonzero element of</w:t>
        </w:r>
      </w:ins>
      <w:ins w:id="427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4279" w:author="PR Preview" w:date="2026-01-01T00:00:00Z">
        <w:r>
          <w:t xml:space="preserve">;</w:t>
        </w:r>
      </w:ins>
      <w:ins w:id="4280" w:author="PR Preview" w:date="2026-01-01T00:00:00Z">
        <w:r>
          <w:t xml:space="preserve"> </w:t>
        </w:r>
      </w:ins>
      <w:ins w:id="4281" w:author="PR Preview" w:date="2026-01-01T00:00:00Z">
        <w:r>
          <w:t xml:space="preserve">on</w:t>
        </w:r>
      </w:ins>
      <w:ins w:id="428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283" w:author="PR Preview" w:date="2026-01-01T00:00:00Z">
        <w:r>
          <w:t xml:space="preserve">,</w:t>
        </w:r>
      </w:ins>
      <w:ins w:id="428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285" w:author="PR Preview" w:date="2026-01-01T00:00:00Z">
        <w:r>
          <w:t xml:space="preserve"> </w:t>
        </w:r>
      </w:ins>
      <w:ins w:id="4286" w:author="PR Preview" w:date="2026-01-01T00:00:00Z">
        <w:r>
          <w:t xml:space="preserve">only for</w:t>
        </w:r>
      </w:ins>
      <w:ins w:id="42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4288" w:author="PR Preview" w:date="2026-01-01T00:00:00Z">
        <w:r>
          <w:t xml:space="preserve">,</w:t>
        </w:r>
      </w:ins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as a</w:t>
        </w:r>
      </w:ins>
      <w:ins w:id="4291" w:author="PR Preview" w:date="2026-01-01T00:00:00Z">
        <w:r>
          <w:t xml:space="preserve"> </w:t>
        </w:r>
      </w:ins>
      <w:hyperlink r:id="rId139">
        <w:ins w:id="4292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293" w:author="PR Preview" w:date="2026-01-01T00:00:00Z">
        <w:r>
          <w:t xml:space="preserve"> </w:t>
        </w:r>
      </w:ins>
      <w:ins w:id="4294" w:author="PR Preview" w:date="2026-01-01T00:00:00Z">
        <w:r>
          <w:t xml:space="preserve">requires.</w:t>
        </w:r>
      </w:ins>
    </w:p>
    <w:bookmarkEnd w:id="141"/>
    <w:bookmarkStart w:id="142" w:name="def-essential-supremum-norm"/>
    <w:p>
      <w:pPr>
        <w:pStyle w:val="BodyText"/>
      </w:pPr>
      <w:ins w:id="4295" w:author="PR Preview" w:date="2026-01-01T00:00:00Z">
        <w:r>
          <w:rPr>
            <w:b/>
            <w:bCs/>
          </w:rPr>
          <w:t xml:space="preserve">Definition 36 (Essential supremum norm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296" w:author="PR Preview" w:date="2026-01-01T00:00:00Z">
        <w:r>
          <w:rPr>
            <w:b/>
            <w:bCs/>
          </w:rPr>
          <w:t xml:space="preserve"> </w:t>
        </w:r>
      </w:ins>
      <w:ins w:id="4297" w:author="PR Preview" w:date="2026-01-01T00:00:00Z">
        <w:r>
          <w:rPr>
            <w:b/>
            <w:bCs/>
          </w:rPr>
          <w:t xml:space="preserve">norm))</w:t>
        </w:r>
      </w:ins>
      <w:ins w:id="4298" w:author="PR Preview" w:date="2026-01-01T00:00:00Z">
        <w:r>
          <w:t xml:space="preserve"> </w:t>
        </w:r>
      </w:ins>
      <w:ins w:id="4299" w:author="PR Preview" w:date="2026-01-01T00:00:00Z">
        <w:r>
          <w:t xml:space="preserve">Let</w:t>
        </w:r>
      </w:ins>
      <w:ins w:id="43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be a</w:t>
        </w:r>
      </w:ins>
      <w:ins w:id="4303" w:author="PR Preview" w:date="2026-01-01T00:00:00Z">
        <w:r>
          <w:t xml:space="preserve"> </w:t>
        </w:r>
      </w:ins>
      <w:hyperlink w:anchor="def-measure-space">
        <w:ins w:id="4304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305" w:author="PR Preview" w:date="2026-01-01T00:00:00Z">
        <w:r>
          <w:t xml:space="preserve">.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The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rPr>
            <w:b/>
            <w:bCs/>
          </w:rPr>
          <w:t xml:space="preserve">essential supremum norm</w:t>
        </w:r>
      </w:ins>
      <w:ins w:id="4310" w:author="PR Preview" w:date="2026-01-01T00:00:00Z">
        <w:r>
          <w:t xml:space="preserve"> </w:t>
        </w:r>
      </w:ins>
      <w:ins w:id="4311" w:author="PR Preview" w:date="2026-01-01T00:00:00Z">
        <w:r>
          <w:t xml:space="preserve">(or</w:t>
        </w:r>
      </w:ins>
      <w:ins w:id="431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313" w:author="PR Preview" w:date="2026-01-01T00:00:00Z">
        <w:r>
          <w:rPr>
            <w:b/>
            <w:bCs/>
          </w:rPr>
          <w:t xml:space="preserve"> </w:t>
        </w:r>
      </w:ins>
      <w:ins w:id="4314" w:author="PR Preview" w:date="2026-01-01T00:00:00Z">
        <w:r>
          <w:rPr>
            <w:b/>
            <w:bCs/>
          </w:rPr>
          <w:t xml:space="preserve">norm</w:t>
        </w:r>
      </w:ins>
      <w:ins w:id="4315" w:author="PR Preview" w:date="2026-01-01T00:00:00Z">
        <w:r>
          <w:t xml:space="preserve">)</w:t>
        </w:r>
      </w:ins>
      <w:ins w:id="4316" w:author="PR Preview" w:date="2026-01-01T00:00:00Z">
        <w:r>
          <w:t xml:space="preserve"> </w:t>
        </w:r>
      </w:ins>
      <w:ins w:id="4317" w:author="PR Preview" w:date="2026-01-01T00:00:00Z">
        <w:r>
          <w:t xml:space="preserve">of a</w:t>
        </w:r>
      </w:ins>
      <w:ins w:id="4318" w:author="PR Preview" w:date="2026-01-01T00:00:00Z">
        <w:r>
          <w:t xml:space="preserve"> </w:t>
        </w:r>
      </w:ins>
      <w:hyperlink w:anchor="def-measurable-function">
        <w:ins w:id="4319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43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essential-supremum-norm"/>
    <w:p>
      <w:pPr>
        <w:pStyle w:val="FirstParagraph"/>
      </w:pPr>
      <w:ins w:id="4323" w:author="PR Preview" w:date="2026-01-01T00:00:00Z">
        <w:r>
          <w:rPr>
            <w:b/>
            <w:bCs/>
          </w:rPr>
          <w:t xml:space="preserve">Example 34 (The essential supremum norm ignores a null set)</w:t>
        </w:r>
      </w:ins>
      <w:ins w:id="4324" w:author="PR Preview" w:date="2026-01-01T00:00:00Z">
        <w:r>
          <w:t xml:space="preserve"> </w:t>
        </w:r>
      </w:ins>
      <w:ins w:id="4325" w:author="PR Preview" w:date="2026-01-01T00:00:00Z">
        <w:r>
          <w:t xml:space="preserve">Let</w:t>
        </w:r>
      </w:ins>
      <w:ins w:id="432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with the</w:t>
        </w:r>
      </w:ins>
      <w:ins w:id="4329" w:author="PR Preview" w:date="2026-01-01T00:00:00Z">
        <w:r>
          <w:t xml:space="preserve"> </w:t>
        </w:r>
      </w:ins>
      <w:hyperlink w:anchor="def-lebesgue-measure">
        <w:ins w:id="4330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331" w:author="PR Preview" w:date="2026-01-01T00:00:00Z">
        <w:r>
          <w:t xml:space="preserve"> </w:t>
        </w:r>
      </w:ins>
      <m:oMath>
        <m:r>
          <m:t>μ</m:t>
        </m:r>
      </m:oMath>
      <w:ins w:id="4332" w:author="PR Preview" w:date="2026-01-01T00:00:00Z">
        <w:r>
          <w:t xml:space="preserve">.</w:t>
        </w:r>
      </w:ins>
      <w:ins w:id="4333" w:author="PR Preview" w:date="2026-01-01T00:00:00Z">
        <w:r>
          <w:t xml:space="preserve"> </w:t>
        </w:r>
      </w:ins>
      <w:ins w:id="4334" w:author="PR Preview" w:date="2026-01-01T00:00:00Z">
        <w:r>
          <w:t xml:space="preserve">Let</w:t>
        </w:r>
      </w:ins>
      <w:ins w:id="43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4336" w:author="PR Preview" w:date="2026-01-01T00:00:00Z">
        <w:r>
          <w:t xml:space="preserve"> </w:t>
        </w:r>
      </w:ins>
      <w:ins w:id="4337" w:author="PR Preview" w:date="2026-01-01T00:00:00Z">
        <w:r>
          <w:t xml:space="preserve">if</w:t>
        </w:r>
      </w:ins>
      <w:ins w:id="433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and</w:t>
        </w:r>
      </w:ins>
      <w:ins w:id="43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otherwise.</w:t>
        </w:r>
      </w:ins>
      <w:ins w:id="4344" w:author="PR Preview" w:date="2026-01-01T00:00:00Z">
        <w:r>
          <w:t xml:space="preserve"> </w:t>
        </w:r>
      </w:ins>
      <w:ins w:id="4345" w:author="PR Preview" w:date="2026-01-01T00:00:00Z">
        <w:r>
          <w:t xml:space="preserve">Then</w:t>
        </w:r>
      </w:ins>
      <w:ins w:id="434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4347" w:author="PR Preview" w:date="2026-01-01T00:00:00Z">
        <w:r>
          <w:t xml:space="preserve">.</w:t>
        </w:r>
      </w:ins>
      <w:ins w:id="4348" w:author="PR Preview" w:date="2026-01-01T00:00:00Z">
        <w:r>
          <w:t xml:space="preserve"> </w:t>
        </w:r>
      </w:ins>
      <w:ins w:id="4349" w:author="PR Preview" w:date="2026-01-01T00:00:00Z">
        <w:r>
          <w:t xml:space="preserve">For</w:t>
        </w:r>
      </w:ins>
      <w:ins w:id="435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≥</m:t>
        </m:r>
        <m:r>
          <m:t>1</m:t>
        </m:r>
      </m:oMath>
      <w:ins w:id="4351" w:author="PR Preview" w:date="2026-01-01T00:00:00Z">
        <w:r>
          <w:t xml:space="preserve">, the</w:t>
        </w:r>
      </w:ins>
      <w:ins w:id="4352" w:author="PR Preview" w:date="2026-01-01T00:00:00Z">
        <w:r>
          <w:t xml:space="preserve"> </w:t>
        </w:r>
      </w:ins>
      <w:hyperlink r:id="rId36">
        <w:ins w:id="4353" w:author="PR Preview" w:date="2026-01-01T00:00:00Z">
          <w:r>
            <w:rPr>
              <w:rStyle w:val="Hyperlink"/>
            </w:rPr>
            <w:t xml:space="preserve">set</w:t>
          </w:r>
        </w:ins>
      </w:hyperlink>
      <w:ins w:id="435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ins w:id="4355" w:author="PR Preview" w:date="2026-01-01T00:00:00Z">
        <w:r>
          <w:t xml:space="preserve"> </w:t>
        </w:r>
      </w:ins>
      <w:ins w:id="4356" w:author="PR Preview" w:date="2026-01-01T00:00:00Z">
        <w:r>
          <w:t xml:space="preserve">is empty or</w:t>
        </w:r>
      </w:ins>
      <w:ins w:id="435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358" w:author="PR Preview" w:date="2026-01-01T00:00:00Z">
        <w:r>
          <w:t xml:space="preserve">,</w:t>
        </w:r>
      </w:ins>
      <w:ins w:id="4359" w:author="PR Preview" w:date="2026-01-01T00:00:00Z">
        <w:r>
          <w:t xml:space="preserve"> </w:t>
        </w:r>
      </w:ins>
      <w:ins w:id="4360" w:author="PR Preview" w:date="2026-01-01T00:00:00Z">
        <w:r>
          <w:t xml:space="preserve">so it has</w:t>
        </w:r>
      </w:ins>
      <w:ins w:id="4361" w:author="PR Preview" w:date="2026-01-01T00:00:00Z">
        <w:r>
          <w:t xml:space="preserve"> </w:t>
        </w:r>
      </w:ins>
      <w:hyperlink w:anchor="def-measure-zero">
        <w:ins w:id="4362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4363" w:author="PR Preview" w:date="2026-01-01T00:00:00Z">
        <w:r>
          <w:t xml:space="preserve">,</w:t>
        </w:r>
      </w:ins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and for</w:t>
        </w:r>
      </w:ins>
      <w:ins w:id="43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1</m:t>
        </m:r>
      </m:oMath>
      <w:ins w:id="4367" w:author="PR Preview" w:date="2026-01-01T00:00:00Z">
        <w:r>
          <w:t xml:space="preserve"> </w:t>
        </w:r>
      </w:ins>
      <w:ins w:id="4368" w:author="PR Preview" w:date="2026-01-01T00:00:00Z">
        <w:r>
          <w:t xml:space="preserve">it has positive</w:t>
        </w:r>
      </w:ins>
      <w:ins w:id="4369" w:author="PR Preview" w:date="2026-01-01T00:00:00Z">
        <w:r>
          <w:t xml:space="preserve"> </w:t>
        </w:r>
      </w:ins>
      <w:hyperlink w:anchor="def-measure">
        <w:ins w:id="437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4371" w:author="PR Preview" w:date="2026-01-01T00:00:00Z">
        <w:r>
          <w:t xml:space="preserve">.</w:t>
        </w:r>
      </w:ins>
      <w:ins w:id="4372" w:author="PR Preview" w:date="2026-01-01T00:00:00Z">
        <w:r>
          <w:t xml:space="preserve"> </w:t>
        </w:r>
      </w:ins>
      <w:ins w:id="4373" w:author="PR Preview" w:date="2026-01-01T00:00:00Z">
        <w:r>
          <w:t xml:space="preserve">By</w:t>
        </w:r>
      </w:ins>
      <w:ins w:id="4374" w:author="PR Preview" w:date="2026-01-01T00:00:00Z">
        <w:r>
          <w:t xml:space="preserve"> </w:t>
        </w:r>
      </w:ins>
      <w:hyperlink w:anchor="def-essential-supremum-norm">
        <w:ins w:id="4375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4376" w:author="PR Preview" w:date="2026-01-01T00:00:00Z">
        <w:r>
          <w:t xml:space="preserve">,</w:t>
        </w:r>
      </w:ins>
      <w:ins w:id="437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ins w:id="4378" w:author="PR Preview" w:date="2026-01-01T00:00:00Z">
        <w:r>
          <w:t xml:space="preserve">.</w:t>
        </w:r>
      </w:ins>
    </w:p>
    <w:bookmarkEnd w:id="143"/>
    <w:bookmarkStart w:id="144" w:name="def-linf-function-space"/>
    <w:p>
      <w:pPr>
        <w:pStyle w:val="BodyText"/>
      </w:pPr>
      <w:ins w:id="4379" w:author="PR Preview" w:date="2026-01-01T00:00:00Z">
        <w:r>
          <w:rPr>
            <w:b/>
            <w:bCs/>
          </w:rPr>
          <w:t xml:space="preserve">Definition 37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380" w:author="PR Preview" w:date="2026-01-01T00:00:00Z">
        <w:r>
          <w:rPr>
            <w:b/>
            <w:bCs/>
          </w:rPr>
          <w:t xml:space="preserve"> </w:t>
        </w:r>
      </w:ins>
      <w:ins w:id="4381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382" w:author="PR Preview" w:date="2026-01-01T00:00:00Z">
        <w:r>
          <w:rPr>
            <w:b/>
            <w:bCs/>
          </w:rPr>
          <w:t xml:space="preserve">))</w:t>
        </w:r>
      </w:ins>
      <w:ins w:id="4383" w:author="PR Preview" w:date="2026-01-01T00:00:00Z">
        <w:r>
          <w:t xml:space="preserve"> </w:t>
        </w:r>
      </w:ins>
      <w:ins w:id="4384" w:author="PR Preview" w:date="2026-01-01T00:00:00Z">
        <w:r>
          <w:t xml:space="preserve">Let</w:t>
        </w:r>
      </w:ins>
      <w:ins w:id="43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386" w:author="PR Preview" w:date="2026-01-01T00:00:00Z">
        <w:r>
          <w:t xml:space="preserve"> </w:t>
        </w:r>
      </w:ins>
      <w:ins w:id="4387" w:author="PR Preview" w:date="2026-01-01T00:00:00Z">
        <w:r>
          <w:t xml:space="preserve">be a</w:t>
        </w:r>
      </w:ins>
      <w:ins w:id="4388" w:author="PR Preview" w:date="2026-01-01T00:00:00Z">
        <w:r>
          <w:t xml:space="preserve"> </w:t>
        </w:r>
      </w:ins>
      <w:hyperlink w:anchor="def-measure-space">
        <w:ins w:id="438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390" w:author="PR Preview" w:date="2026-01-01T00:00:00Z">
        <w:r>
          <w:t xml:space="preserve">.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The</w:t>
        </w:r>
      </w:ins>
      <w:ins w:id="439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394" w:author="PR Preview" w:date="2026-01-01T00:00:00Z">
        <w:r>
          <w:rPr>
            <w:b/>
            <w:bCs/>
          </w:rPr>
          <w:t xml:space="preserve"> </w:t>
        </w:r>
      </w:ins>
      <w:ins w:id="4395" w:author="PR Preview" w:date="2026-01-01T00:00:00Z">
        <w:r>
          <w:rPr>
            <w:b/>
            <w:bCs/>
          </w:rPr>
          <w:t xml:space="preserve">space</w:t>
        </w:r>
      </w:ins>
      <w:ins w:id="439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397" w:author="PR Preview" w:date="2026-01-01T00:00:00Z">
        <w:r>
          <w:t xml:space="preserve"> </w:t>
        </w:r>
      </w:ins>
      <w:ins w:id="4398" w:author="PR Preview" w:date="2026-01-01T00:00:00Z">
        <w:r>
          <w:t xml:space="preserve">is the</w:t>
        </w:r>
      </w:ins>
      <w:ins w:id="4399" w:author="PR Preview" w:date="2026-01-01T00:00:00Z">
        <w:r>
          <w:t xml:space="preserve"> </w:t>
        </w:r>
      </w:ins>
      <w:hyperlink r:id="rId36">
        <w:ins w:id="4400" w:author="PR Preview" w:date="2026-01-01T00:00:00Z">
          <w:r>
            <w:rPr>
              <w:rStyle w:val="Hyperlink"/>
            </w:rPr>
            <w:t xml:space="preserve">set</w:t>
          </w:r>
        </w:ins>
      </w:hyperlink>
      <w:ins w:id="4401" w:author="PR Preview" w:date="2026-01-01T00:00:00Z">
        <w:r>
          <w:t xml:space="preserve"> </w:t>
        </w:r>
      </w:ins>
      <w:ins w:id="4402" w:author="PR Preview" w:date="2026-01-01T00:00:00Z">
        <w:r>
          <w:t xml:space="preserve">of all</w:t>
        </w:r>
      </w:ins>
      <w:ins w:id="4403" w:author="PR Preview" w:date="2026-01-01T00:00:00Z">
        <w:r>
          <w:t xml:space="preserve"> </w:t>
        </w:r>
      </w:ins>
      <w:hyperlink w:anchor="def-measurable-function">
        <w:ins w:id="4404" w:author="PR Preview" w:date="2026-01-01T00:00:00Z">
          <w:r>
            <w:rPr>
              <w:rStyle w:val="Hyperlink"/>
            </w:rPr>
            <w:t xml:space="preserve">measurable functions</w:t>
          </w:r>
        </w:ins>
      </w:hyperlink>
      <w:ins w:id="44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406" w:author="PR Preview" w:date="2026-01-01T00:00:00Z">
        <w:r>
          <w:t xml:space="preserve"> </w:t>
        </w:r>
      </w:ins>
      <w:ins w:id="4407" w:author="PR Preview" w:date="2026-01-01T00:00:00Z">
        <w:r>
          <w:t xml:space="preserve">whose</w:t>
        </w:r>
      </w:ins>
      <w:ins w:id="4408" w:author="PR Preview" w:date="2026-01-01T00:00:00Z">
        <w:r>
          <w:t xml:space="preserve"> </w:t>
        </w:r>
      </w:ins>
      <w:hyperlink w:anchor="def-essential-supremum-norm">
        <w:ins w:id="4409" w:author="PR Preview" w:date="2026-01-01T00:00:00Z">
          <w:r>
            <w:rPr>
              <w:rStyle w:val="Hyperlink"/>
            </w:rPr>
            <w:t xml:space="preserve">essential supremum norm</w:t>
          </w:r>
        </w:ins>
      </w:hyperlink>
      <w:ins w:id="4410" w:author="PR Preview" w:date="2026-01-01T00:00:00Z">
        <w:r>
          <w:t xml:space="preserve"> </w:t>
        </w:r>
      </w:ins>
      <w:ins w:id="4411" w:author="PR Preview" w:date="2026-01-01T00:00:00Z">
        <w:r>
          <w:t xml:space="preserve">is less than</w:t>
        </w:r>
      </w:ins>
      <w:ins w:id="441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413" w:author="PR Preview" w:date="2026-01-01T00:00:00Z">
        <w:r>
          <w:t xml:space="preserve">:</w:t>
        </w:r>
      </w:ins>
      <w:ins w:id="441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415" w:author="PR Preview" w:date="2026-01-01T00:00:00Z">
        <w:r>
          <w:t xml:space="preserve">.</w:t>
        </w:r>
      </w:ins>
    </w:p>
    <w:bookmarkEnd w:id="144"/>
    <w:bookmarkStart w:id="145" w:name="exm-linf-function-space"/>
    <w:p>
      <w:pPr>
        <w:pStyle w:val="BodyText"/>
      </w:pPr>
      <w:ins w:id="4416" w:author="PR Preview" w:date="2026-01-01T00:00:00Z">
        <w:r>
          <w:rPr>
            <w:b/>
            <w:bCs/>
          </w:rPr>
          <w:t xml:space="preserve">Example 35 (Bounded and unbounded functions)</w:t>
        </w:r>
      </w:ins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Let</w:t>
        </w:r>
      </w:ins>
      <w:ins w:id="441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420" w:author="PR Preview" w:date="2026-01-01T00:00:00Z">
        <w:r>
          <w:t xml:space="preserve"> </w:t>
        </w:r>
      </w:ins>
      <w:ins w:id="4421" w:author="PR Preview" w:date="2026-01-01T00:00:00Z">
        <w:r>
          <w:t xml:space="preserve">with the</w:t>
        </w:r>
      </w:ins>
      <w:ins w:id="4422" w:author="PR Preview" w:date="2026-01-01T00:00:00Z">
        <w:r>
          <w:t xml:space="preserve"> </w:t>
        </w:r>
      </w:ins>
      <w:hyperlink w:anchor="def-lebesgue-measure">
        <w:ins w:id="4423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424" w:author="PR Preview" w:date="2026-01-01T00:00:00Z">
        <w:r>
          <w:t xml:space="preserve"> </w:t>
        </w:r>
      </w:ins>
      <m:oMath>
        <m:r>
          <m:t>μ</m:t>
        </m:r>
      </m:oMath>
      <w:ins w:id="4425" w:author="PR Preview" w:date="2026-01-01T00:00:00Z">
        <w:r>
          <w:t xml:space="preserve">.</w:t>
        </w:r>
      </w:ins>
      <w:ins w:id="4426" w:author="PR Preview" w:date="2026-01-01T00:00:00Z">
        <w:r>
          <w:t xml:space="preserve"> </w:t>
        </w:r>
      </w:ins>
      <w:ins w:id="4427" w:author="PR Preview" w:date="2026-01-01T00:00:00Z">
        <w:r>
          <w:t xml:space="preserve">The</w:t>
        </w:r>
      </w:ins>
      <w:ins w:id="4428" w:author="PR Preview" w:date="2026-01-01T00:00:00Z">
        <w:r>
          <w:t xml:space="preserve"> </w:t>
        </w:r>
      </w:ins>
      <w:hyperlink r:id="rId62">
        <w:ins w:id="442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4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431" w:author="PR Preview" w:date="2026-01-01T00:00:00Z">
        <w:r>
          <w:t xml:space="preserve"> </w:t>
        </w:r>
      </w:ins>
      <w:ins w:id="4432" w:author="PR Preview" w:date="2026-01-01T00:00:00Z">
        <w:r>
          <w:t xml:space="preserve">has</w:t>
        </w:r>
      </w:ins>
      <w:ins w:id="443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434" w:author="PR Preview" w:date="2026-01-01T00:00:00Z">
        <w:r>
          <w:t xml:space="preserve">,</w:t>
        </w:r>
      </w:ins>
      <w:ins w:id="4435" w:author="PR Preview" w:date="2026-01-01T00:00:00Z">
        <w:r>
          <w:t xml:space="preserve"> </w:t>
        </w:r>
      </w:ins>
      <w:ins w:id="4436" w:author="PR Preview" w:date="2026-01-01T00:00:00Z">
        <w:r>
          <w:t xml:space="preserve">so</w:t>
        </w:r>
      </w:ins>
      <w:ins w:id="44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38" w:author="PR Preview" w:date="2026-01-01T00:00:00Z">
        <w:r>
          <w:t xml:space="preserve"> </w:t>
        </w:r>
      </w:ins>
      <w:ins w:id="4439" w:author="PR Preview" w:date="2026-01-01T00:00:00Z">
        <w:r>
          <w:t xml:space="preserve">by</w:t>
        </w:r>
      </w:ins>
      <w:ins w:id="4440" w:author="PR Preview" w:date="2026-01-01T00:00:00Z">
        <w:r>
          <w:t xml:space="preserve"> </w:t>
        </w:r>
      </w:ins>
      <w:hyperlink w:anchor="def-linf-function-space">
        <w:ins w:id="4441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442" w:author="PR Preview" w:date="2026-01-01T00:00:00Z">
        <w:r>
          <w:t xml:space="preserve">.</w:t>
        </w:r>
      </w:ins>
      <w:ins w:id="4443" w:author="PR Preview" w:date="2026-01-01T00:00:00Z">
        <w:r>
          <w:t xml:space="preserve"> </w:t>
        </w:r>
      </w:ins>
      <w:ins w:id="4444" w:author="PR Preview" w:date="2026-01-01T00:00:00Z">
        <w:r>
          <w:t xml:space="preserve">The function</w:t>
        </w:r>
      </w:ins>
      <w:ins w:id="444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exceeds every</w:t>
        </w:r>
      </w:ins>
      <w:ins w:id="4448" w:author="PR Preview" w:date="2026-01-01T00:00:00Z">
        <w:r>
          <w:t xml:space="preserve"> </w:t>
        </w:r>
      </w:ins>
      <m:oMath>
        <m:r>
          <m:t>C</m:t>
        </m:r>
      </m:oMath>
      <w:ins w:id="4449" w:author="PR Preview" w:date="2026-01-01T00:00:00Z">
        <w:r>
          <w:t xml:space="preserve"> </w:t>
        </w:r>
      </w:ins>
      <w:ins w:id="4450" w:author="PR Preview" w:date="2026-01-01T00:00:00Z">
        <w:r>
          <w:t xml:space="preserve">on the</w:t>
        </w:r>
      </w:ins>
      <w:ins w:id="4451" w:author="PR Preview" w:date="2026-01-01T00:00:00Z">
        <w:r>
          <w:t xml:space="preserve"> </w:t>
        </w:r>
      </w:ins>
      <w:hyperlink r:id="rId36">
        <w:ins w:id="4452" w:author="PR Preview" w:date="2026-01-01T00:00:00Z">
          <w:r>
            <w:rPr>
              <w:rStyle w:val="Hyperlink"/>
            </w:rPr>
            <w:t xml:space="preserve">set</w:t>
          </w:r>
        </w:ins>
      </w:hyperlink>
      <w:ins w:id="44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ins w:id="4454" w:author="PR Preview" w:date="2026-01-01T00:00:00Z">
        <w:r>
          <w:t xml:space="preserve"> </w:t>
        </w:r>
      </w:ins>
      <w:ins w:id="4455" w:author="PR Preview" w:date="2026-01-01T00:00:00Z">
        <w:r>
          <w:t xml:space="preserve">of positive</w:t>
        </w:r>
      </w:ins>
      <w:ins w:id="4456" w:author="PR Preview" w:date="2026-01-01T00:00:00Z">
        <w:r>
          <w:t xml:space="preserve"> </w:t>
        </w:r>
      </w:ins>
      <w:hyperlink w:anchor="def-measure">
        <w:ins w:id="445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4458" w:author="PR Preview" w:date="2026-01-01T00:00:00Z">
        <w:r>
          <w:t xml:space="preserve">,</w:t>
        </w:r>
      </w:ins>
      <w:ins w:id="4459" w:author="PR Preview" w:date="2026-01-01T00:00:00Z">
        <w:r>
          <w:t xml:space="preserve"> </w:t>
        </w:r>
      </w:ins>
      <w:ins w:id="4460" w:author="PR Preview" w:date="2026-01-01T00:00:00Z">
        <w:r>
          <w:t xml:space="preserve">so</w:t>
        </w:r>
      </w:ins>
      <w:ins w:id="446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and</w:t>
        </w:r>
      </w:ins>
      <w:ins w:id="446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65" w:author="PR Preview" w:date="2026-01-01T00:00:00Z">
        <w:r>
          <w:t xml:space="preserve">.</w:t>
        </w:r>
      </w:ins>
    </w:p>
    <w:bookmarkEnd w:id="145"/>
    <w:bookmarkStart w:id="146" w:name="def-linf-space"/>
    <w:p>
      <w:pPr>
        <w:pStyle w:val="BodyText"/>
      </w:pPr>
      <w:ins w:id="4466" w:author="PR Preview" w:date="2026-01-01T00:00:00Z">
        <w:r>
          <w:rPr>
            <w:b/>
            <w:bCs/>
          </w:rPr>
          <w:t xml:space="preserve">Definition 38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467" w:author="PR Preview" w:date="2026-01-01T00:00:00Z">
        <w:r>
          <w:rPr>
            <w:b/>
            <w:bCs/>
          </w:rPr>
          <w:t xml:space="preserve"> </w:t>
        </w:r>
      </w:ins>
      <w:ins w:id="4468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69" w:author="PR Preview" w:date="2026-01-01T00:00:00Z">
        <w:r>
          <w:rPr>
            <w:b/>
            <w:bCs/>
          </w:rPr>
          <w:t xml:space="preserve">,</w:t>
        </w:r>
      </w:ins>
      <w:ins w:id="447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471" w:author="PR Preview" w:date="2026-01-01T00:00:00Z">
        <w:r>
          <w:rPr>
            <w:b/>
            <w:bCs/>
          </w:rPr>
          <w:t xml:space="preserve">))</w:t>
        </w:r>
      </w:ins>
      <w:ins w:id="4472" w:author="PR Preview" w:date="2026-01-01T00:00:00Z">
        <w:r>
          <w:t xml:space="preserve"> </w:t>
        </w:r>
      </w:ins>
      <w:ins w:id="4473" w:author="PR Preview" w:date="2026-01-01T00:00:00Z">
        <w:r>
          <w:t xml:space="preserve">Let</w:t>
        </w:r>
      </w:ins>
      <w:ins w:id="44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75" w:author="PR Preview" w:date="2026-01-01T00:00:00Z">
        <w:r>
          <w:t xml:space="preserve"> </w:t>
        </w:r>
      </w:ins>
      <w:ins w:id="4476" w:author="PR Preview" w:date="2026-01-01T00:00:00Z">
        <w:r>
          <w:t xml:space="preserve">be a</w:t>
        </w:r>
      </w:ins>
      <w:ins w:id="4477" w:author="PR Preview" w:date="2026-01-01T00:00:00Z">
        <w:r>
          <w:t xml:space="preserve"> </w:t>
        </w:r>
      </w:ins>
      <w:hyperlink w:anchor="def-measure-space">
        <w:ins w:id="4478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479" w:author="PR Preview" w:date="2026-01-01T00:00:00Z">
        <w:r>
          <w:t xml:space="preserve">.</w:t>
        </w:r>
      </w:ins>
      <w:ins w:id="4480" w:author="PR Preview" w:date="2026-01-01T00:00:00Z">
        <w:r>
          <w:t xml:space="preserve"> </w:t>
        </w:r>
      </w:ins>
      <w:ins w:id="4481" w:author="PR Preview" w:date="2026-01-01T00:00:00Z">
        <w:r>
          <w:t xml:space="preserve">For each</w:t>
        </w:r>
      </w:ins>
      <w:ins w:id="4482" w:author="PR Preview" w:date="2026-01-01T00:00:00Z">
        <w:r>
          <w:t xml:space="preserve"> </w:t>
        </w:r>
      </w:ins>
      <m:oMath>
        <m:r>
          <m:t>f</m:t>
        </m:r>
      </m:oMath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in the</w:t>
        </w:r>
      </w:ins>
      <w:ins w:id="4485" w:author="PR Preview" w:date="2026-01-01T00:00:00Z">
        <w:r>
          <w:t xml:space="preserve"> </w:t>
        </w:r>
      </w:ins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ins w:id="4486" w:author="PR Preview" w:date="2026-01-01T00:00:00Z">
          <w:r>
            <w:rPr>
              <w:rStyle w:val="Hyperlink"/>
            </w:rPr>
            <w:t xml:space="preserve"> </w:t>
          </w:r>
        </w:ins>
        <w:ins w:id="4487" w:author="PR Preview" w:date="2026-01-01T00:00:00Z">
          <w:r>
            <w:rPr>
              <w:rStyle w:val="Hyperlink"/>
            </w:rPr>
            <w:t xml:space="preserve">space</w:t>
          </w:r>
        </w:ins>
      </w:hyperlink>
      <w:ins w:id="4488" w:author="PR Preview" w:date="2026-01-01T00:00:00Z">
        <w:r>
          <w:t xml:space="preserve">,</w:t>
        </w:r>
      </w:ins>
      <w:ins w:id="4489" w:author="PR Preview" w:date="2026-01-01T00:00:00Z">
        <w:r>
          <w:t xml:space="preserve"> </w:t>
        </w:r>
      </w:ins>
      <w:ins w:id="4490" w:author="PR Preview" w:date="2026-01-01T00:00:00Z">
        <w:r>
          <w:t xml:space="preserve">let</w:t>
        </w:r>
      </w:ins>
      <w:ins w:id="44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492" w:author="PR Preview" w:date="2026-01-01T00:00:00Z">
        <w:r>
          <w:t xml:space="preserve"> </w:t>
        </w:r>
      </w:ins>
      <w:ins w:id="4493" w:author="PR Preview" w:date="2026-01-01T00:00:00Z">
        <w:r>
          <w:t xml:space="preserve">be the</w:t>
        </w:r>
      </w:ins>
      <w:ins w:id="4494" w:author="PR Preview" w:date="2026-01-01T00:00:00Z">
        <w:r>
          <w:t xml:space="preserve"> </w:t>
        </w:r>
      </w:ins>
      <w:hyperlink r:id="rId36">
        <w:ins w:id="4495" w:author="PR Preview" w:date="2026-01-01T00:00:00Z">
          <w:r>
            <w:rPr>
              <w:rStyle w:val="Hyperlink"/>
            </w:rPr>
            <w:t xml:space="preserve">set</w:t>
          </w:r>
        </w:ins>
      </w:hyperlink>
      <w:ins w:id="4496" w:author="PR Preview" w:date="2026-01-01T00:00:00Z">
        <w:r>
          <w:t xml:space="preserve"> </w:t>
        </w:r>
      </w:ins>
      <w:ins w:id="4497" w:author="PR Preview" w:date="2026-01-01T00:00:00Z">
        <w:r>
          <w:t xml:space="preserve">of all</w:t>
        </w:r>
      </w:ins>
      <w:ins w:id="4498" w:author="PR Preview" w:date="2026-01-01T00:00:00Z">
        <w:r>
          <w:t xml:space="preserve"> </w:t>
        </w:r>
      </w:ins>
      <w:hyperlink r:id="rId62">
        <w:ins w:id="4499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500" w:author="PR Preview" w:date="2026-01-01T00:00:00Z">
        <w:r>
          <w:t xml:space="preserve"> </w:t>
        </w:r>
      </w:ins>
      <w:ins w:id="4501" w:author="PR Preview" w:date="2026-01-01T00:00:00Z">
        <w:r>
          <w:t xml:space="preserve">in</w:t>
        </w:r>
      </w:ins>
      <w:ins w:id="450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03" w:author="PR Preview" w:date="2026-01-01T00:00:00Z">
        <w:r>
          <w:t xml:space="preserve"> </w:t>
        </w:r>
      </w:ins>
      <w:ins w:id="4504" w:author="PR Preview" w:date="2026-01-01T00:00:00Z">
        <w:r>
          <w:t xml:space="preserve">that are</w:t>
        </w:r>
      </w:ins>
      <w:ins w:id="4505" w:author="PR Preview" w:date="2026-01-01T00:00:00Z">
        <w:r>
          <w:t xml:space="preserve"> </w:t>
        </w:r>
      </w:ins>
      <w:hyperlink w:anchor="def-equal-almost-everywhere">
        <w:ins w:id="4506" w:author="PR Preview" w:date="2026-01-01T00:00:00Z">
          <w:r>
            <w:rPr>
              <w:rStyle w:val="Hyperlink"/>
            </w:rPr>
            <w:t xml:space="preserve">equal almost everywhere</w:t>
          </w:r>
        </w:ins>
      </w:hyperlink>
      <w:ins w:id="4507" w:author="PR Preview" w:date="2026-01-01T00:00:00Z">
        <w:r>
          <w:t xml:space="preserve"> </w:t>
        </w:r>
      </w:ins>
      <w:ins w:id="4508" w:author="PR Preview" w:date="2026-01-01T00:00:00Z">
        <w:r>
          <w:t xml:space="preserve">to</w:t>
        </w:r>
      </w:ins>
      <w:ins w:id="4509" w:author="PR Preview" w:date="2026-01-01T00:00:00Z">
        <w:r>
          <w:t xml:space="preserve"> </w:t>
        </w:r>
      </w:ins>
      <m:oMath>
        <m:r>
          <m:t>f</m:t>
        </m:r>
      </m:oMath>
      <w:ins w:id="4510" w:author="PR Preview" w:date="2026-01-01T00:00:00Z">
        <w:r>
          <w:t xml:space="preserve">.</w:t>
        </w:r>
      </w:ins>
      <w:ins w:id="4511" w:author="PR Preview" w:date="2026-01-01T00:00:00Z">
        <w:r>
          <w:t xml:space="preserve"> </w:t>
        </w:r>
      </w:ins>
      <w:ins w:id="4512" w:author="PR Preview" w:date="2026-01-01T00:00:00Z">
        <w:r>
          <w:t xml:space="preserve">The</w:t>
        </w:r>
      </w:ins>
      <w:ins w:id="4513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514" w:author="PR Preview" w:date="2026-01-01T00:00:00Z">
        <w:r>
          <w:rPr>
            <w:b/>
            <w:bCs/>
          </w:rPr>
          <w:t xml:space="preserve"> </w:t>
        </w:r>
      </w:ins>
      <w:ins w:id="4515" w:author="PR Preview" w:date="2026-01-01T00:00:00Z">
        <w:r>
          <w:rPr>
            <w:b/>
            <w:bCs/>
          </w:rPr>
          <w:t xml:space="preserve">space</w:t>
        </w:r>
      </w:ins>
      <w:ins w:id="451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(or simply</w:t>
        </w:r>
      </w:ins>
      <w:ins w:id="451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520" w:author="PR Preview" w:date="2026-01-01T00:00:00Z">
        <w:r>
          <w:t xml:space="preserve">)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is the</w:t>
        </w:r>
      </w:ins>
      <w:ins w:id="4523" w:author="PR Preview" w:date="2026-01-01T00:00:00Z">
        <w:r>
          <w:t xml:space="preserve"> </w:t>
        </w:r>
      </w:ins>
      <w:hyperlink r:id="rId36">
        <w:ins w:id="4524" w:author="PR Preview" w:date="2026-01-01T00:00:00Z">
          <w:r>
            <w:rPr>
              <w:rStyle w:val="Hyperlink"/>
            </w:rPr>
            <w:t xml:space="preserve">set</w:t>
          </w:r>
        </w:ins>
      </w:hyperlink>
      <w:ins w:id="4525" w:author="PR Preview" w:date="2026-01-01T00:00:00Z">
        <w:r>
          <w:t xml:space="preserve"> </w:t>
        </w:r>
      </w:ins>
      <w:ins w:id="4526" w:author="PR Preview" w:date="2026-01-01T00:00:00Z">
        <w:r>
          <w:t xml:space="preserve">of all such</w:t>
        </w:r>
      </w:ins>
      <w:ins w:id="4527" w:author="PR Preview" w:date="2026-01-01T00:00:00Z">
        <w:r>
          <w:t xml:space="preserve"> </w:t>
        </w:r>
      </w:ins>
      <w:hyperlink r:id="rId36">
        <w:ins w:id="4528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5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530" w:author="PR Preview" w:date="2026-01-01T00:00:00Z">
        <w:r>
          <w:t xml:space="preserve">,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with the</w:t>
        </w:r>
      </w:ins>
      <w:ins w:id="4533" w:author="PR Preview" w:date="2026-01-01T00:00:00Z">
        <w:r>
          <w:t xml:space="preserve"> </w:t>
        </w:r>
      </w:ins>
      <w:hyperlink r:id="rId139">
        <w:ins w:id="4534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53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4536" w:author="PR Preview" w:date="2026-01-01T00:00:00Z">
        <w:r>
          <w:t xml:space="preserve"> </w:t>
        </w:r>
      </w:ins>
      <w:ins w:id="4537" w:author="PR Preview" w:date="2026-01-01T00:00:00Z">
        <w:r>
          <w:t xml:space="preserve">(</w:t>
        </w:r>
      </w:ins>
      <w:hyperlink w:anchor="def-essential-supremum-norm">
        <w:ins w:id="4538" w:author="PR Preview" w:date="2026-01-01T00:00:00Z">
          <w:r>
            <w:rPr>
              <w:rStyle w:val="Hyperlink"/>
            </w:rPr>
            <w:t xml:space="preserve">essential supremum norm</w:t>
          </w:r>
        </w:ins>
      </w:hyperlink>
      <w:ins w:id="4539" w:author="PR Preview" w:date="2026-01-01T00:00:00Z">
        <w:r>
          <w:t xml:space="preserve">).</w:t>
        </w:r>
      </w:ins>
    </w:p>
    <w:bookmarkEnd w:id="146"/>
    <w:bookmarkStart w:id="147" w:name="exm-linf-space"/>
    <w:p>
      <w:pPr>
        <w:pStyle w:val="BodyText"/>
      </w:pPr>
      <w:ins w:id="4540" w:author="PR Preview" w:date="2026-01-01T00:00:00Z">
        <w:r>
          <w:rPr>
            <w:b/>
            <w:bCs/>
          </w:rPr>
          <w:t xml:space="preserve">Example 36 (Bounded functions equal almost everywhere)</w:t>
        </w:r>
      </w:ins>
      <w:ins w:id="4541" w:author="PR Preview" w:date="2026-01-01T00:00:00Z">
        <w:r>
          <w:t xml:space="preserve"> </w:t>
        </w:r>
      </w:ins>
      <w:ins w:id="4542" w:author="PR Preview" w:date="2026-01-01T00:00:00Z">
        <w:r>
          <w:t xml:space="preserve">Let</w:t>
        </w:r>
      </w:ins>
      <w:ins w:id="4543" w:author="PR Preview" w:date="2026-01-01T00:00:00Z">
        <w:r>
          <w:t xml:space="preserve"> </w:t>
        </w:r>
      </w:ins>
      <m:oMath>
        <m:r>
          <m:t>f</m:t>
        </m:r>
      </m:oMath>
      <w:ins w:id="4544" w:author="PR Preview" w:date="2026-01-01T00:00:00Z">
        <w:r>
          <w:t xml:space="preserve"> </w:t>
        </w:r>
      </w:ins>
      <w:ins w:id="4545" w:author="PR Preview" w:date="2026-01-01T00:00:00Z">
        <w:r>
          <w:t xml:space="preserve">be the</w:t>
        </w:r>
      </w:ins>
      <w:ins w:id="4546" w:author="PR Preview" w:date="2026-01-01T00:00:00Z">
        <w:r>
          <w:t xml:space="preserve"> </w:t>
        </w:r>
      </w:ins>
      <w:hyperlink r:id="rId62">
        <w:ins w:id="454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in</w:t>
        </w:r>
      </w:ins>
      <w:ins w:id="4550" w:author="PR Preview" w:date="2026-01-01T00:00:00Z">
        <w:r>
          <w:t xml:space="preserve"> </w:t>
        </w:r>
      </w:ins>
      <w:hyperlink w:anchor="exm-essential-supremum-norm">
        <w:ins w:id="4551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4552" w:author="PR Preview" w:date="2026-01-01T00:00:00Z">
        <w:r>
          <w:t xml:space="preserve"> </w:t>
        </w:r>
      </w:ins>
      <w:ins w:id="4553" w:author="PR Preview" w:date="2026-01-01T00:00:00Z">
        <w:r>
          <w:t xml:space="preserve">and</w:t>
        </w:r>
      </w:ins>
      <w:ins w:id="455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555" w:author="PR Preview" w:date="2026-01-01T00:00:00Z">
        <w:r>
          <w:t xml:space="preserve"> </w:t>
        </w:r>
      </w:ins>
      <w:ins w:id="4556" w:author="PR Preview" w:date="2026-01-01T00:00:00Z">
        <w:r>
          <w:t xml:space="preserve">on</w:t>
        </w:r>
      </w:ins>
      <w:ins w:id="455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558" w:author="PR Preview" w:date="2026-01-01T00:00:00Z">
        <w:r>
          <w:t xml:space="preserve">.</w:t>
        </w:r>
      </w:ins>
      <w:ins w:id="4559" w:author="PR Preview" w:date="2026-01-01T00:00:00Z">
        <w:r>
          <w:t xml:space="preserve"> </w:t>
        </w:r>
      </w:ins>
      <w:ins w:id="4560" w:author="PR Preview" w:date="2026-01-01T00:00:00Z">
        <w:r>
          <w:t xml:space="preserve">Then</w:t>
        </w:r>
      </w:ins>
      <w:ins w:id="45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h</m:t>
        </m:r>
      </m:oMath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almost everywhere (</w:t>
        </w:r>
      </w:ins>
      <w:hyperlink w:anchor="def-equal-almost-everywhere">
        <w:ins w:id="4564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4565" w:author="PR Preview" w:date="2026-01-01T00:00:00Z">
        <w:r>
          <w:t xml:space="preserve">),</w:t>
        </w:r>
      </w:ins>
      <w:ins w:id="4566" w:author="PR Preview" w:date="2026-01-01T00:00:00Z">
        <w:r>
          <w:t xml:space="preserve"> </w:t>
        </w:r>
      </w:ins>
      <w:ins w:id="4567" w:author="PR Preview" w:date="2026-01-01T00:00:00Z">
        <w:r>
          <w:t xml:space="preserve">so</w:t>
        </w:r>
      </w:ins>
      <w:ins w:id="456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ins w:id="4569" w:author="PR Preview" w:date="2026-01-01T00:00:00Z">
        <w:r>
          <w:t xml:space="preserve"> </w:t>
        </w:r>
      </w:ins>
      <w:ins w:id="4570" w:author="PR Preview" w:date="2026-01-01T00:00:00Z">
        <w:r>
          <w:t xml:space="preserve">in</w:t>
        </w:r>
      </w:ins>
      <w:ins w:id="4571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572" w:author="PR Preview" w:date="2026-01-01T00:00:00Z">
        <w:r>
          <w:t xml:space="preserve">,</w:t>
        </w:r>
      </w:ins>
      <w:ins w:id="4573" w:author="PR Preview" w:date="2026-01-01T00:00:00Z">
        <w:r>
          <w:t xml:space="preserve"> </w:t>
        </w:r>
      </w:ins>
      <w:ins w:id="4574" w:author="PR Preview" w:date="2026-01-01T00:00:00Z">
        <w:r>
          <w:t xml:space="preserve">and</w:t>
        </w:r>
      </w:ins>
      <w:ins w:id="457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ins w:id="4576" w:author="PR Preview" w:date="2026-01-01T00:00:00Z">
        <w:r>
          <w:t xml:space="preserve">.</w:t>
        </w:r>
      </w:ins>
    </w:p>
    <w:bookmarkEnd w:id="147"/>
    <w:bookmarkStart w:id="148" w:name="thm-holder-inequality"/>
    <w:p>
      <w:pPr>
        <w:pStyle w:val="BodyText"/>
      </w:pPr>
      <w:ins w:id="4577" w:author="PR Preview" w:date="2026-01-01T00:00:00Z">
        <w:r>
          <w:rPr>
            <w:b/>
            <w:bCs/>
          </w:rPr>
          <w:t xml:space="preserve">Theorem 5 (Holder’s inequality)</w:t>
        </w:r>
      </w:ins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Let</w:t>
        </w:r>
      </w:ins>
      <w:ins w:id="45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81" w:author="PR Preview" w:date="2026-01-01T00:00:00Z">
        <w:r>
          <w:t xml:space="preserve"> </w:t>
        </w:r>
      </w:ins>
      <w:ins w:id="4582" w:author="PR Preview" w:date="2026-01-01T00:00:00Z">
        <w:r>
          <w:t xml:space="preserve">be a</w:t>
        </w:r>
      </w:ins>
      <w:ins w:id="4583" w:author="PR Preview" w:date="2026-01-01T00:00:00Z">
        <w:r>
          <w:t xml:space="preserve"> </w:t>
        </w:r>
      </w:ins>
      <w:hyperlink w:anchor="def-measure-space">
        <w:ins w:id="4584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585" w:author="PR Preview" w:date="2026-01-01T00:00:00Z">
        <w:r>
          <w:t xml:space="preserve">,</w:t>
        </w:r>
      </w:ins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and let</w:t>
        </w:r>
      </w:ins>
      <w:ins w:id="45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589" w:author="PR Preview" w:date="2026-01-01T00:00:00Z">
        <w:r>
          <w:t xml:space="preserve"> </w:t>
        </w:r>
      </w:ins>
      <w:ins w:id="4590" w:author="PR Preview" w:date="2026-01-01T00:00:00Z">
        <w:r>
          <w:t xml:space="preserve">be conjugate exponents satisfying</w:t>
        </w:r>
      </w:ins>
      <w:ins w:id="459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(with the convention that</w:t>
        </w:r>
      </w:ins>
      <w:ins w:id="459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when</w:t>
        </w:r>
      </w:ins>
      <w:ins w:id="45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4598" w:author="PR Preview" w:date="2026-01-01T00:00:00Z">
        <w:r>
          <w:t xml:space="preserve">, and</w:t>
        </w:r>
      </w:ins>
      <w:ins w:id="459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4600" w:author="PR Preview" w:date="2026-01-01T00:00:00Z">
        <w:r>
          <w:t xml:space="preserve"> </w:t>
        </w:r>
      </w:ins>
      <w:ins w:id="4601" w:author="PR Preview" w:date="2026-01-01T00:00:00Z">
        <w:r>
          <w:t xml:space="preserve">when</w:t>
        </w:r>
      </w:ins>
      <w:ins w:id="46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603" w:author="PR Preview" w:date="2026-01-01T00:00:00Z">
        <w:r>
          <w:t xml:space="preserve">).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If</w:t>
        </w:r>
      </w:ins>
      <w:ins w:id="46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07" w:author="PR Preview" w:date="2026-01-01T00:00:00Z">
        <w:r>
          <w:t xml:space="preserve"> </w:t>
        </w:r>
      </w:ins>
      <w:ins w:id="4608" w:author="PR Preview" w:date="2026-01-01T00:00:00Z">
        <w:r>
          <w:t xml:space="preserve">and</w:t>
        </w:r>
      </w:ins>
      <w:ins w:id="460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10" w:author="PR Preview" w:date="2026-01-01T00:00:00Z">
        <w:r>
          <w:t xml:space="preserve"> </w:t>
        </w:r>
      </w:ins>
      <w:ins w:id="4611" w:author="PR Preview" w:date="2026-01-01T00:00:00Z">
        <w:r>
          <w:t xml:space="preserve">(</w:t>
        </w:r>
      </w:ins>
      <w:hyperlink w:anchor="def-lp-space">
        <w:ins w:id="4612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4613" w:author="PR Preview" w:date="2026-01-01T00:00:00Z">
        <w:r>
          <w:t xml:space="preserve">),</w:t>
        </w:r>
      </w:ins>
      <w:ins w:id="4614" w:author="PR Preview" w:date="2026-01-01T00:00:00Z">
        <w:r>
          <w:t xml:space="preserve"> </w:t>
        </w:r>
      </w:ins>
      <w:ins w:id="4615" w:author="PR Preview" w:date="2026-01-01T00:00:00Z">
        <w:r>
          <w:t xml:space="preserve">then their product</w:t>
        </w:r>
      </w:ins>
      <w:ins w:id="4616" w:author="PR Preview" w:date="2026-01-01T00:00:00Z">
        <w:r>
          <w:t xml:space="preserve"> </w:t>
        </w:r>
      </w:ins>
      <m:oMath>
        <m:r>
          <m:t>f</m:t>
        </m:r>
        <m:r>
          <m:t>g</m:t>
        </m:r>
      </m:oMath>
      <w:ins w:id="4617" w:author="PR Preview" w:date="2026-01-01T00:00:00Z">
        <w:r>
          <w:t xml:space="preserve"> </w:t>
        </w:r>
      </w:ins>
      <w:ins w:id="4618" w:author="PR Preview" w:date="2026-01-01T00:00:00Z">
        <w:r>
          <w:t xml:space="preserve">is</w:t>
        </w:r>
      </w:ins>
      <w:ins w:id="4619" w:author="PR Preview" w:date="2026-01-01T00:00:00Z">
        <w:r>
          <w:t xml:space="preserve"> </w:t>
        </w:r>
      </w:ins>
      <w:hyperlink w:anchor="def-absolutely-integrable">
        <w:ins w:id="4620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4621" w:author="PR Preview" w:date="2026-01-01T00:00:00Z">
        <w:r>
          <w:t xml:space="preserve"> </w:t>
        </w:r>
      </w:ins>
      <w:ins w:id="4622" w:author="PR Preview" w:date="2026-01-01T00:00:00Z">
        <w:r>
          <w:t xml:space="preserve">(</w:t>
        </w:r>
      </w:ins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23" w:author="PR Preview" w:date="2026-01-01T00:00:00Z">
        <w:r>
          <w:t xml:space="preserve">) 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48"/>
    <w:bookmarkStart w:id="149" w:name="thm-minkowski-inequality"/>
    <w:p>
      <w:pPr>
        <w:pStyle w:val="BodyText"/>
      </w:pPr>
      <w:del w:id="4624" w:author="PR Preview" w:date="2026-01-01T00:00:00Z">
        <w:r>
          <w:rPr>
            <w:b/>
            <w:bCs/>
          </w:rPr>
          <w:delText xml:space="preserve">Theorem 6 (Minkowski’s inequality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625" w:author="PR Preview" w:date="2026-01-01T00:00:00Z">
        <w:r>
          <w:rPr>
            <w:b/>
            <w:bCs/>
          </w:rPr>
          <w:delText xml:space="preserve"> </w:delText>
        </w:r>
      </w:del>
      <w:del w:id="4626" w:author="PR Preview" w:date="2026-01-01T00:00:00Z">
        <w:r>
          <w:rPr>
            <w:b/>
            <w:bCs/>
          </w:rPr>
          <w:delText xml:space="preserve">triangle inequality))</w:delText>
        </w:r>
      </w:del>
      <w:del w:id="4627" w:author="PR Preview" w:date="2026-01-01T00:00:00Z">
        <w:r>
          <w:delText xml:space="preserve"> </w:delText>
        </w:r>
      </w:del>
      <w:del w:id="4628" w:author="PR Preview" w:date="2026-01-01T00:00:00Z">
        <w:r>
          <w:delText xml:space="preserve">Let</w:delText>
        </w:r>
      </w:del>
      <w:del w:id="46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630" w:author="PR Preview" w:date="2026-01-01T00:00:00Z">
        <w:r>
          <w:delText xml:space="preserve"> </w:delText>
        </w:r>
      </w:del>
      <w:del w:id="4631" w:author="PR Preview" w:date="2026-01-01T00:00:00Z">
        <w:r>
          <w:delText xml:space="preserve">be a</w:delText>
        </w:r>
      </w:del>
      <w:del w:id="4632" w:author="PR Preview" w:date="2026-01-01T00:00:00Z">
        <w:r>
          <w:delText xml:space="preserve"> </w:delText>
        </w:r>
      </w:del>
      <w:hyperlink w:anchor="def-measure-space">
        <w:del w:id="463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634" w:author="PR Preview" w:date="2026-01-01T00:00:00Z">
        <w:r>
          <w:delText xml:space="preserve"> </w:delText>
        </w:r>
      </w:del>
      <w:del w:id="4635" w:author="PR Preview" w:date="2026-01-01T00:00:00Z">
        <w:r>
          <w:delText xml:space="preserve">and let</w:delText>
        </w:r>
      </w:del>
      <w:del w:id="463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del w:id="4637" w:author="PR Preview" w:date="2026-01-01T00:00:00Z">
        <w:r>
          <w:delText xml:space="preserve">.</w:delText>
        </w:r>
      </w:del>
      <w:del w:id="4638" w:author="PR Preview" w:date="2026-01-01T00:00:00Z">
        <w:r>
          <w:delText xml:space="preserve"> </w:delText>
        </w:r>
      </w:del>
      <w:del w:id="4639" w:author="PR Preview" w:date="2026-01-01T00:00:00Z">
        <w:r>
          <w:delText xml:space="preserve">For any functions</w:delText>
        </w:r>
      </w:del>
      <w:del w:id="46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(</w:delText>
        </w:r>
      </w:del>
      <w:hyperlink w:anchor="def-lp-space">
        <w:del w:id="4643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644" w:author="PR Preview" w:date="2026-01-01T00:00:00Z">
        <w:r>
          <w:delText xml:space="preserve">), their sum</w:delText>
        </w:r>
      </w:del>
      <w:del w:id="46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4646" w:author="PR Preview" w:date="2026-01-01T00:00:00Z">
        <w:r>
          <w:delText xml:space="preserve"> </w:delText>
        </w:r>
      </w:del>
      <w:del w:id="4647" w:author="PR Preview" w:date="2026-01-01T00:00:00Z">
        <w:r>
          <w:delText xml:space="preserve">is in</w:delText>
        </w:r>
      </w:del>
      <w:del w:id="4648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649" w:author="PR Preview" w:date="2026-01-01T00:00:00Z">
        <w:r>
          <w:delText xml:space="preserve"> </w:delText>
        </w:r>
      </w:del>
      <w:del w:id="4650" w:author="PR Preview" w:date="2026-01-01T00:00:00Z">
        <w:r>
          <w:delText xml:space="preserve">and satisfies:</w:delText>
        </w:r>
      </w:del>
    </w:p>
    <w:p>
      <w:pPr>
        <w:pStyle w:val="BodyText"/>
      </w:pPr>
      <w:ins w:id="4651" w:author="PR Preview" w:date="2026-01-01T00:00:00Z">
        <w:r>
          <w:rPr>
            <w:b/>
            <w:bCs/>
          </w:rPr>
          <w:t xml:space="preserve">Theorem 6 (Minkowski’s inequality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652" w:author="PR Preview" w:date="2026-01-01T00:00:00Z">
        <w:r>
          <w:rPr>
            <w:b/>
            <w:bCs/>
          </w:rPr>
          <w:t xml:space="preserve"> </w:t>
        </w:r>
      </w:ins>
      <w:ins w:id="4653" w:author="PR Preview" w:date="2026-01-01T00:00:00Z">
        <w:r>
          <w:rPr>
            <w:b/>
            <w:bCs/>
          </w:rPr>
          <w:t xml:space="preserve">triangle inequality))</w:t>
        </w:r>
      </w:ins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Let</w:t>
        </w:r>
      </w:ins>
      <w:ins w:id="46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be a</w:t>
        </w:r>
      </w:ins>
      <w:ins w:id="4659" w:author="PR Preview" w:date="2026-01-01T00:00:00Z">
        <w:r>
          <w:t xml:space="preserve"> </w:t>
        </w:r>
      </w:ins>
      <w:hyperlink w:anchor="def-measure-space">
        <w:ins w:id="4660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661" w:author="PR Preview" w:date="2026-01-01T00:00:00Z">
        <w:r>
          <w:t xml:space="preserve"> </w:t>
        </w:r>
      </w:ins>
      <w:ins w:id="4662" w:author="PR Preview" w:date="2026-01-01T00:00:00Z">
        <w:r>
          <w:t xml:space="preserve">and let</w:t>
        </w:r>
      </w:ins>
      <w:ins w:id="46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ins w:id="4664" w:author="PR Preview" w:date="2026-01-01T00:00:00Z">
        <w:r>
          <w:t xml:space="preserve">.</w:t>
        </w:r>
      </w:ins>
      <w:ins w:id="4665" w:author="PR Preview" w:date="2026-01-01T00:00:00Z">
        <w:r>
          <w:t xml:space="preserve"> </w:t>
        </w:r>
      </w:ins>
      <w:ins w:id="4666" w:author="PR Preview" w:date="2026-01-01T00:00:00Z">
        <w:r>
          <w:t xml:space="preserve">For any functions</w:t>
        </w:r>
      </w:ins>
      <w:ins w:id="46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(</w:t>
        </w:r>
      </w:ins>
      <w:hyperlink w:anchor="def-lp-space">
        <w:ins w:id="4670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4671" w:author="PR Preview" w:date="2026-01-01T00:00:00Z">
        <w:r>
          <w:t xml:space="preserve">), their sum</w:t>
        </w:r>
      </w:ins>
      <w:ins w:id="46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4673" w:author="PR Preview" w:date="2026-01-01T00:00:00Z">
        <w:r>
          <w:t xml:space="preserve"> </w:t>
        </w:r>
      </w:ins>
      <w:ins w:id="4674" w:author="PR Preview" w:date="2026-01-01T00:00:00Z">
        <w:r>
          <w:t xml:space="preserve">is in</w:t>
        </w:r>
      </w:ins>
      <w:ins w:id="4675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9"/>
    <w:bookmarkStart w:id="151" w:name="exm-holder-inequality"/>
    <w:p>
      <w:pPr>
        <w:pStyle w:val="BodyText"/>
      </w:pPr>
      <w:del w:id="4678" w:author="PR Preview" w:date="2026-01-01T00:00:00Z">
        <w:r>
          <w:rPr>
            <w:b/>
            <w:bCs/>
          </w:rPr>
          <w:delText xml:space="preserve">Example 30 (Applying Holder’s inequality to finite sums and expectations)</w:delText>
        </w:r>
      </w:del>
      <w:del w:id="4679" w:author="PR Preview" w:date="2026-01-01T00:00:00Z">
        <w:r>
          <w:delText xml:space="preserve"> </w:delText>
        </w:r>
      </w:del>
      <w:del w:id="4680" w:author="PR Preview" w:date="2026-01-01T00:00:00Z">
        <w:r>
          <w:delText xml:space="preserve"> </w:delText>
        </w:r>
      </w:del>
    </w:p>
    <w:p>
      <w:pPr>
        <w:pStyle w:val="BodyText"/>
      </w:pPr>
      <w:ins w:id="4681" w:author="PR Preview" w:date="2026-01-01T00:00:00Z">
        <w:r>
          <w:rPr>
            <w:b/>
            <w:bCs/>
          </w:rPr>
          <w:t xml:space="preserve">Example 37 (Applying Holder’s inequality to finite sums and expectations)</w:t>
        </w:r>
      </w:ins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5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del w:id="4684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4685" w:author="PR Preview" w:date="2026-01-01T00:00:00Z">
        <w:r>
          <w:delText xml:space="preserve">:</w:delText>
        </w:r>
      </w:del>
      <w:del w:id="4686" w:author="PR Preview" w:date="2026-01-01T00:00:00Z">
        <w:r>
          <w:delText xml:space="preserve"> </w:delText>
        </w:r>
      </w:del>
      <w:del w:id="4687" w:author="PR Preview" w:date="2026-01-01T00:00:00Z">
        <w:r>
          <w:delText xml:space="preserve">On a probability space with measure</w:delText>
        </w:r>
      </w:del>
      <w:del w:id="468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4689" w:author="PR Preview" w:date="2026-01-01T00:00:00Z">
        <w:r>
          <w:delText xml:space="preserve"> </w:delText>
        </w:r>
      </w:del>
      <w:del w:id="4690" w:author="PR Preview" w:date="2026-01-01T00:00:00Z">
        <w:r>
          <w:delText xml:space="preserve">(</w:delText>
        </w:r>
      </w:del>
      <w:hyperlink w:anchor="def-probability-measure">
        <w:del w:id="469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692" w:author="PR Preview" w:date="2026-01-01T00:00:00Z">
        <w:r>
          <w:delText xml:space="preserve">),</w:delText>
        </w:r>
      </w:del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delText xml:space="preserve">taking</w:delText>
        </w:r>
      </w:del>
    </w:p>
    <w:p>
      <w:pPr>
        <w:numPr>
          <w:ilvl w:val="0"/>
          <w:numId w:val="1019"/>
        </w:numPr>
      </w:pPr>
      <w:ins w:id="4695" w:author="PR Preview" w:date="2026-01-01T00:00:00Z">
        <w:r>
          <w:rPr>
            <w:b/>
            <w:bCs/>
          </w:rPr>
          <w:t xml:space="preserve">Covariance bound for random variables</w:t>
        </w:r>
      </w:ins>
      <w:ins w:id="4696" w:author="PR Preview" w:date="2026-01-01T00:00:00Z">
        <w:r>
          <w:t xml:space="preserve">:</w:t>
        </w:r>
      </w:ins>
      <w:ins w:id="4697" w:author="PR Preview" w:date="2026-01-01T00:00:00Z">
        <w:r>
          <w:t xml:space="preserve"> </w:t>
        </w:r>
      </w:ins>
      <w:ins w:id="4698" w:author="PR Preview" w:date="2026-01-01T00:00:00Z">
        <w:r>
          <w:t xml:space="preserve">On a probability space with measure</w:t>
        </w:r>
      </w:ins>
      <w:ins w:id="469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4700" w:author="PR Preview" w:date="2026-01-01T00:00:00Z">
        <w:r>
          <w:t xml:space="preserve"> </w:t>
        </w:r>
      </w:ins>
      <w:ins w:id="4701" w:author="PR Preview" w:date="2026-01-01T00:00:00Z">
        <w:r>
          <w:t xml:space="preserve">(</w:t>
        </w:r>
      </w:ins>
      <w:hyperlink w:anchor="def-probability-measure">
        <w:ins w:id="4702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4703" w:author="PR Preview" w:date="2026-01-01T00:00:00Z">
        <w:r>
          <w:t xml:space="preserve">),</w:t>
        </w:r>
      </w:ins>
      <w:ins w:id="4704" w:author="PR Preview" w:date="2026-01-01T00:00:00Z">
        <w:r>
          <w:t xml:space="preserve"> </w:t>
        </w:r>
      </w:ins>
      <w:ins w:id="4705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51"/>
    <w:bookmarkStart w:id="15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del w:id="4706" w:author="PR Preview" w:date="2026-01-01T00:00:00Z">
        <w:r>
          <w:rPr>
            <w:b/>
            <w:bCs/>
          </w:rPr>
          <w:delText xml:space="preserve">Random variables, moments, and inclusion of</w:delText>
        </w:r>
      </w:del>
      <w:del w:id="470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708" w:author="PR Preview" w:date="2026-01-01T00:00:00Z">
        <w:r>
          <w:rPr>
            <w:b/>
            <w:bCs/>
          </w:rPr>
          <w:delText xml:space="preserve"> </w:delText>
        </w:r>
      </w:del>
      <w:del w:id="4709" w:author="PR Preview" w:date="2026-01-01T00:00:00Z">
        <w:r>
          <w:rPr>
            <w:b/>
            <w:bCs/>
          </w:rPr>
          <w:delText xml:space="preserve">spaces</w:delText>
        </w:r>
      </w:del>
      <w:del w:id="4710" w:author="PR Preview" w:date="2026-01-01T00:00:00Z">
        <w:r>
          <w:delText xml:space="preserve">:</w:delText>
        </w:r>
      </w:del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When</w:delText>
        </w:r>
      </w:del>
      <w:del w:id="471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del w:id="4714" w:author="PR Preview" w:date="2026-01-01T00:00:00Z">
        <w:r>
          <w:delText xml:space="preserve"> </w:delText>
        </w:r>
      </w:del>
      <w:del w:id="4715" w:author="PR Preview" w:date="2026-01-01T00:00:00Z">
        <w:r>
          <w:delText xml:space="preserve">is a probability measure (</w:delText>
        </w:r>
      </w:del>
      <w:hyperlink w:anchor="def-probability-measure">
        <w:del w:id="471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717" w:author="PR Preview" w:date="2026-01-01T00:00:00Z">
        <w:r>
          <w:delText xml:space="preserve">) with total measure</w:delText>
        </w:r>
      </w:del>
      <w:del w:id="471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719" w:author="PR Preview" w:date="2026-01-01T00:00:00Z">
        <w:r>
          <w:delText xml:space="preserve">,</w:delText>
        </w:r>
      </w:del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an</w:delText>
        </w:r>
      </w:del>
      <w:del w:id="4722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723" w:author="PR Preview" w:date="2026-01-01T00:00:00Z">
        <w:r>
          <w:delText xml:space="preserve"> </w:delText>
        </w:r>
      </w:del>
      <w:del w:id="4724" w:author="PR Preview" w:date="2026-01-01T00:00:00Z">
        <w:r>
          <w:delText xml:space="preserve">function is a random variable</w:delText>
        </w:r>
      </w:del>
      <w:del w:id="4725" w:author="PR Preview" w:date="2026-01-01T00:00:00Z">
        <w:r>
          <w:delText xml:space="preserve"> </w:delText>
        </w:r>
      </w:del>
      <m:oMath>
        <m:r>
          <m:t>X</m:t>
        </m:r>
      </m:oMath>
      <w:del w:id="4726" w:author="PR Preview" w:date="2026-01-01T00:00:00Z">
        <w:r>
          <w:delText xml:space="preserve"> </w:delText>
        </w:r>
      </w:del>
      <w:del w:id="4727" w:author="PR Preview" w:date="2026-01-01T00:00:00Z">
        <w:r>
          <w:delText xml:space="preserve">with finite</w:delText>
        </w:r>
      </w:del>
      <w:del w:id="4728" w:author="PR Preview" w:date="2026-01-01T00:00:00Z">
        <w:r>
          <w:delText xml:space="preserve"> </w:delText>
        </w:r>
      </w:del>
      <m:oMath>
        <m:r>
          <m:t>p</m:t>
        </m:r>
      </m:oMath>
      <w:del w:id="4729" w:author="PR Preview" w:date="2026-01-01T00:00:00Z">
        <w:r>
          <w:delText xml:space="preserve">-th moment:</w:delText>
        </w:r>
      </w:del>
    </w:p>
    <w:p>
      <w:pPr>
        <w:numPr>
          <w:ilvl w:val="0"/>
          <w:numId w:val="1020"/>
        </w:numPr>
      </w:pPr>
      <w:ins w:id="4730" w:author="PR Preview" w:date="2026-01-01T00:00:00Z">
        <w:r>
          <w:rPr>
            <w:b/>
            <w:bCs/>
          </w:rPr>
          <w:t xml:space="preserve">Random variables, moments, and inclusion of</w:t>
        </w:r>
      </w:ins>
      <w:ins w:id="473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732" w:author="PR Preview" w:date="2026-01-01T00:00:00Z">
        <w:r>
          <w:rPr>
            <w:b/>
            <w:bCs/>
          </w:rPr>
          <w:t xml:space="preserve"> </w:t>
        </w:r>
      </w:ins>
      <w:ins w:id="4733" w:author="PR Preview" w:date="2026-01-01T00:00:00Z">
        <w:r>
          <w:rPr>
            <w:b/>
            <w:bCs/>
          </w:rPr>
          <w:t xml:space="preserve">spaces</w:t>
        </w:r>
      </w:ins>
      <w:ins w:id="4734" w:author="PR Preview" w:date="2026-01-01T00:00:00Z">
        <w:r>
          <w:t xml:space="preserve">:</w:t>
        </w:r>
      </w:ins>
      <w:ins w:id="4735" w:author="PR Preview" w:date="2026-01-01T00:00:00Z">
        <w:r>
          <w:t xml:space="preserve"> </w:t>
        </w:r>
      </w:ins>
      <w:ins w:id="4736" w:author="PR Preview" w:date="2026-01-01T00:00:00Z">
        <w:r>
          <w:t xml:space="preserve">When</w:t>
        </w:r>
      </w:ins>
      <w:ins w:id="473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ins w:id="4738" w:author="PR Preview" w:date="2026-01-01T00:00:00Z">
        <w:r>
          <w:t xml:space="preserve"> </w:t>
        </w:r>
      </w:ins>
      <w:ins w:id="4739" w:author="PR Preview" w:date="2026-01-01T00:00:00Z">
        <w:r>
          <w:t xml:space="preserve">is a probability measure (</w:t>
        </w:r>
      </w:ins>
      <w:hyperlink w:anchor="def-probability-measure">
        <w:ins w:id="474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4741" w:author="PR Preview" w:date="2026-01-01T00:00:00Z">
        <w:r>
          <w:t xml:space="preserve">) with total measure</w:t>
        </w:r>
      </w:ins>
      <w:ins w:id="474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743" w:author="PR Preview" w:date="2026-01-01T00:00:00Z">
        <w:r>
          <w:t xml:space="preserve">,</w:t>
        </w:r>
      </w:ins>
      <w:ins w:id="4744" w:author="PR Preview" w:date="2026-01-01T00:00:00Z">
        <w:r>
          <w:t xml:space="preserve"> </w:t>
        </w:r>
      </w:ins>
      <w:ins w:id="4745" w:author="PR Preview" w:date="2026-01-01T00:00:00Z">
        <w:r>
          <w:t xml:space="preserve">an</w:t>
        </w:r>
      </w:ins>
      <w:ins w:id="474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function is a random variable</w:t>
        </w:r>
      </w:ins>
      <w:ins w:id="4749" w:author="PR Preview" w:date="2026-01-01T00:00:00Z">
        <w:r>
          <w:t xml:space="preserve"> </w:t>
        </w:r>
      </w:ins>
      <m:oMath>
        <m:r>
          <m:t>X</m:t>
        </m:r>
      </m:oMath>
      <w:ins w:id="4750" w:author="PR Preview" w:date="2026-01-01T00:00:00Z">
        <w:r>
          <w:t xml:space="preserve"> </w:t>
        </w:r>
      </w:ins>
      <w:ins w:id="4751" w:author="PR Preview" w:date="2026-01-01T00:00:00Z">
        <w:r>
          <w:t xml:space="preserve">with finite</w:t>
        </w:r>
      </w:ins>
      <w:ins w:id="4752" w:author="PR Preview" w:date="2026-01-01T00:00:00Z">
        <w:r>
          <w:t xml:space="preserve"> </w:t>
        </w:r>
      </w:ins>
      <m:oMath>
        <m:r>
          <m:t>p</m:t>
        </m:r>
      </m:oMath>
      <w:ins w:id="4753" w:author="PR Preview" w:date="2026-01-01T00:00:00Z">
        <w:r>
          <w:t xml:space="preserve">-th moment: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5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5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54"/>
    <w:bookmarkEnd w:id="155"/>
    <w:bookmarkStart w:id="162" w:name="product-measures"/>
    <w:p>
      <w:pPr>
        <w:pStyle w:val="Heading2"/>
      </w:pPr>
      <w:r>
        <w:t xml:space="preserve">9 Product measures</w:t>
      </w:r>
    </w:p>
    <w:bookmarkStart w:id="157" w:name="def-measurable-rectangle"/>
    <w:p>
      <w:pPr>
        <w:pStyle w:val="FirstParagraph"/>
      </w:pPr>
      <w:del w:id="4754" w:author="PR Preview" w:date="2026-01-01T00:00:00Z">
        <w:r>
          <w:rPr>
            <w:b/>
            <w:bCs/>
          </w:rPr>
          <w:delText xml:space="preserve">Definition 35 (Measurable rectangle)</w:delText>
        </w:r>
      </w:del>
      <w:del w:id="4755" w:author="PR Preview" w:date="2026-01-01T00:00:00Z">
        <w:r>
          <w:delText xml:space="preserve"> </w:delText>
        </w:r>
      </w:del>
      <w:del w:id="4756" w:author="PR Preview" w:date="2026-01-01T00:00:00Z">
        <w:r>
          <w:delText xml:space="preserve">Let</w:delText>
        </w:r>
      </w:del>
      <w:del w:id="47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758" w:author="PR Preview" w:date="2026-01-01T00:00:00Z">
        <w:r>
          <w:delText xml:space="preserve"> </w:delText>
        </w:r>
      </w:del>
      <w:del w:id="4759" w:author="PR Preview" w:date="2026-01-01T00:00:00Z">
        <w:r>
          <w:delText xml:space="preserve">and</w:delText>
        </w:r>
      </w:del>
      <w:del w:id="47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4761" w:author="PR Preview" w:date="2026-01-01T00:00:00Z">
        <w:r>
          <w:delText xml:space="preserve"> </w:delText>
        </w:r>
      </w:del>
      <w:del w:id="4762" w:author="PR Preview" w:date="2026-01-01T00:00:00Z">
        <w:r>
          <w:delText xml:space="preserve">be</w:delText>
        </w:r>
      </w:del>
      <w:del w:id="4763" w:author="PR Preview" w:date="2026-01-01T00:00:00Z">
        <w:r>
          <w:delText xml:space="preserve"> </w:delText>
        </w:r>
      </w:del>
      <w:hyperlink w:anchor="def-measurable-space">
        <w:del w:id="4764" w:author="PR Preview" w:date="2026-01-01T00:00:00Z">
          <w:r>
            <w:rPr>
              <w:rStyle w:val="Hyperlink"/>
            </w:rPr>
            <w:delText xml:space="preserve">measurable spaces</w:delText>
          </w:r>
        </w:del>
      </w:hyperlink>
      <w:del w:id="4765" w:author="PR Preview" w:date="2026-01-01T00:00:00Z">
        <w:r>
          <w:delText xml:space="preserve">.</w:delText>
        </w:r>
      </w:del>
      <w:del w:id="4766" w:author="PR Preview" w:date="2026-01-01T00:00:00Z">
        <w:r>
          <w:delText xml:space="preserve"> </w:delText>
        </w:r>
      </w:del>
      <w:del w:id="4767" w:author="PR Preview" w:date="2026-01-01T00:00:00Z">
        <w:r>
          <w:delText xml:space="preserve">A</w:delText>
        </w:r>
      </w:del>
      <w:del w:id="4768" w:author="PR Preview" w:date="2026-01-01T00:00:00Z">
        <w:r>
          <w:delText xml:space="preserve"> </w:delText>
        </w:r>
      </w:del>
      <w:del w:id="4769" w:author="PR Preview" w:date="2026-01-01T00:00:00Z">
        <w:r>
          <w:rPr>
            <w:b/>
            <w:bCs/>
          </w:rPr>
          <w:delText xml:space="preserve">measurable rectangle</w:delText>
        </w:r>
      </w:del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is a</w:delText>
        </w:r>
      </w:del>
      <w:del w:id="4772" w:author="PR Preview" w:date="2026-01-01T00:00:00Z">
        <w:r>
          <w:delText xml:space="preserve"> </w:delText>
        </w:r>
      </w:del>
      <w:hyperlink r:id="rId156">
        <w:del w:id="4773" w:author="PR Preview" w:date="2026-01-01T00:00:00Z">
          <w:r>
            <w:rPr>
              <w:rStyle w:val="Hyperlink"/>
            </w:rPr>
            <w:delText xml:space="preserve">Cartesian product</w:delText>
          </w:r>
        </w:del>
      </w:hyperlink>
      <w:del w:id="47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with</w:delText>
        </w:r>
      </w:del>
      <w:del w:id="477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778" w:author="PR Preview" w:date="2026-01-01T00:00:00Z">
        <w:r>
          <w:delText xml:space="preserve"> </w:delText>
        </w:r>
      </w:del>
      <w:del w:id="4779" w:author="PR Preview" w:date="2026-01-01T00:00:00Z">
        <w:r>
          <w:delText xml:space="preserve">and</w:delText>
        </w:r>
      </w:del>
      <w:del w:id="478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4781" w:author="PR Preview" w:date="2026-01-01T00:00:00Z">
        <w:r>
          <w:delText xml:space="preserve">.</w:delText>
        </w:r>
      </w:del>
    </w:p>
    <w:p>
      <w:pPr>
        <w:pStyle w:val="BodyText"/>
      </w:pPr>
      <w:del w:id="4782" w:author="PR Preview" w:date="2026-01-01T00:00:00Z">
        <w:r>
          <w:rPr>
            <w:b/>
            <w:bCs/>
          </w:rPr>
          <w:delText xml:space="preserve">Definition 36 (Product</w:delText>
        </w:r>
      </w:del>
      <w:del w:id="4783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784" w:author="PR Preview" w:date="2026-01-01T00:00:00Z">
        <w:r>
          <w:rPr>
            <w:b/>
            <w:bCs/>
          </w:rPr>
          <w:delText xml:space="preserve">-algebra)</w:delText>
        </w:r>
      </w:del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For the measurable spaces</w:delText>
        </w:r>
      </w:del>
      <w:del w:id="47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788" w:author="PR Preview" w:date="2026-01-01T00:00:00Z">
        <w:r>
          <w:delText xml:space="preserve"> </w:delText>
        </w:r>
      </w:del>
      <w:del w:id="4789" w:author="PR Preview" w:date="2026-01-01T00:00:00Z">
        <w:r>
          <w:delText xml:space="preserve">and</w:delText>
        </w:r>
      </w:del>
      <w:del w:id="47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of</w:delText>
        </w:r>
      </w:del>
      <w:del w:id="4793" w:author="PR Preview" w:date="2026-01-01T00:00:00Z">
        <w:r>
          <w:delText xml:space="preserve"> </w:delText>
        </w:r>
      </w:del>
      <w:hyperlink w:anchor="def-measurable-rectangle">
        <w:del w:id="4794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4795" w:author="PR Preview" w:date="2026-01-01T00:00:00Z">
        <w:r>
          <w:delText xml:space="preserve">,</w:delText>
        </w:r>
      </w:del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the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rPr>
            <w:b/>
            <w:bCs/>
          </w:rPr>
          <w:delText xml:space="preserve">product</w:delText>
        </w:r>
      </w:del>
      <w:del w:id="4800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801" w:author="PR Preview" w:date="2026-01-01T00:00:00Z">
        <w:r>
          <w:rPr>
            <w:b/>
            <w:bCs/>
          </w:rPr>
          <w:delText xml:space="preserve">-algebra</w:delText>
        </w:r>
      </w:del>
      <w:del w:id="48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4803" w:author="PR Preview" w:date="2026-01-01T00:00:00Z">
        <w:r>
          <w:delText xml:space="preserve"> </w:delText>
        </w:r>
      </w:del>
      <w:del w:id="4804" w:author="PR Preview" w:date="2026-01-01T00:00:00Z">
        <w:r>
          <w:delText xml:space="preserve">is the</w:delText>
        </w:r>
      </w:del>
      <w:del w:id="4805" w:author="PR Preview" w:date="2026-01-01T00:00:00Z">
        <w:r>
          <w:delText xml:space="preserve"> </w:delText>
        </w:r>
      </w:del>
      <m:oMath>
        <m:r>
          <m:t>σ</m:t>
        </m:r>
      </m:oMath>
      <w:del w:id="4806" w:author="PR Preview" w:date="2026-01-01T00:00:00Z">
        <w:r>
          <w:delText xml:space="preserve">-algebra on</w:delText>
        </w:r>
      </w:del>
      <w:del w:id="480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×</m:t>
        </m:r>
        <m:r>
          <m:t>T</m:t>
        </m:r>
      </m:oMath>
      <w:del w:id="4808" w:author="PR Preview" w:date="2026-01-01T00:00:00Z">
        <w:r>
          <w:delText xml:space="preserve"> </w:delText>
        </w:r>
      </w:del>
      <w:hyperlink w:anchor="def-generated-sigma-algebra">
        <w:del w:id="4809" w:author="PR Preview" w:date="2026-01-01T00:00:00Z">
          <w:r>
            <w:rPr>
              <w:rStyle w:val="Hyperlink"/>
            </w:rPr>
            <w:delText xml:space="preserve">generated by</w:delText>
          </w:r>
        </w:del>
      </w:hyperlink>
      <w:del w:id="4810" w:author="PR Preview" w:date="2026-01-01T00:00:00Z">
        <w:r>
          <w:delText xml:space="preserve"> </w:delText>
        </w:r>
      </w:del>
      <w:del w:id="4811" w:author="PR Preview" w:date="2026-01-01T00:00:00Z">
        <w:r>
          <w:delText xml:space="preserve">the measurable rectangles.</w:delText>
        </w:r>
      </w:del>
    </w:p>
    <w:p>
      <w:pPr>
        <w:pStyle w:val="BodyText"/>
      </w:pPr>
      <w:del w:id="4812" w:author="PR Preview" w:date="2026-01-01T00:00:00Z">
        <w:r>
          <w:rPr>
            <w:b/>
            <w:bCs/>
          </w:rPr>
          <w:delText xml:space="preserve">Example 31 (Product</w:delText>
        </w:r>
      </w:del>
      <w:del w:id="4813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814" w:author="PR Preview" w:date="2026-01-01T00:00:00Z">
        <w:r>
          <w:rPr>
            <w:b/>
            <w:bCs/>
          </w:rPr>
          <w:delText xml:space="preserve">-algebras)</w:delText>
        </w:r>
      </w:del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 </w:delText>
        </w:r>
      </w:del>
    </w:p>
    <w:p>
      <w:pPr>
        <w:pStyle w:val="FirstParagraph"/>
      </w:pPr>
      <w:ins w:id="4817" w:author="PR Preview" w:date="2026-01-01T00:00:00Z">
        <w:r>
          <w:rPr>
            <w:b/>
            <w:bCs/>
          </w:rPr>
          <w:t xml:space="preserve">Definition 39 (Measurable rectangle)</w:t>
        </w:r>
      </w:ins>
      <w:ins w:id="4818" w:author="PR Preview" w:date="2026-01-01T00:00:00Z">
        <w:r>
          <w:t xml:space="preserve"> </w:t>
        </w:r>
      </w:ins>
      <w:ins w:id="4819" w:author="PR Preview" w:date="2026-01-01T00:00:00Z">
        <w:r>
          <w:t xml:space="preserve">Let</w:t>
        </w:r>
      </w:ins>
      <w:ins w:id="48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4821" w:author="PR Preview" w:date="2026-01-01T00:00:00Z">
        <w:r>
          <w:t xml:space="preserve"> </w:t>
        </w:r>
      </w:ins>
      <w:ins w:id="4822" w:author="PR Preview" w:date="2026-01-01T00:00:00Z">
        <w:r>
          <w:t xml:space="preserve">and</w:t>
        </w:r>
      </w:ins>
      <w:ins w:id="48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4824" w:author="PR Preview" w:date="2026-01-01T00:00:00Z">
        <w:r>
          <w:t xml:space="preserve"> </w:t>
        </w:r>
      </w:ins>
      <w:ins w:id="4825" w:author="PR Preview" w:date="2026-01-01T00:00:00Z">
        <w:r>
          <w:t xml:space="preserve">be</w:t>
        </w:r>
      </w:ins>
      <w:ins w:id="4826" w:author="PR Preview" w:date="2026-01-01T00:00:00Z">
        <w:r>
          <w:t xml:space="preserve"> </w:t>
        </w:r>
      </w:ins>
      <w:hyperlink w:anchor="def-measurable-space">
        <w:ins w:id="4827" w:author="PR Preview" w:date="2026-01-01T00:00:00Z">
          <w:r>
            <w:rPr>
              <w:rStyle w:val="Hyperlink"/>
            </w:rPr>
            <w:t xml:space="preserve">measurable spaces</w:t>
          </w:r>
        </w:ins>
      </w:hyperlink>
      <w:ins w:id="4828" w:author="PR Preview" w:date="2026-01-01T00:00:00Z">
        <w:r>
          <w:t xml:space="preserve">.</w:t>
        </w:r>
      </w:ins>
      <w:ins w:id="4829" w:author="PR Preview" w:date="2026-01-01T00:00:00Z">
        <w:r>
          <w:t xml:space="preserve"> </w:t>
        </w:r>
      </w:ins>
      <w:ins w:id="4830" w:author="PR Preview" w:date="2026-01-01T00:00:00Z">
        <w:r>
          <w:t xml:space="preserve">A</w:t>
        </w:r>
      </w:ins>
      <w:ins w:id="4831" w:author="PR Preview" w:date="2026-01-01T00:00:00Z">
        <w:r>
          <w:t xml:space="preserve"> </w:t>
        </w:r>
      </w:ins>
      <w:ins w:id="4832" w:author="PR Preview" w:date="2026-01-01T00:00:00Z">
        <w:r>
          <w:rPr>
            <w:b/>
            <w:bCs/>
          </w:rPr>
          <w:t xml:space="preserve">measurable rectangle</w:t>
        </w:r>
      </w:ins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is a</w:t>
        </w:r>
      </w:ins>
      <w:ins w:id="4835" w:author="PR Preview" w:date="2026-01-01T00:00:00Z">
        <w:r>
          <w:t xml:space="preserve"> </w:t>
        </w:r>
      </w:ins>
      <w:hyperlink r:id="rId156">
        <w:ins w:id="4836" w:author="PR Preview" w:date="2026-01-01T00:00:00Z">
          <w:r>
            <w:rPr>
              <w:rStyle w:val="Hyperlink"/>
            </w:rPr>
            <w:t xml:space="preserve">Cartesian product</w:t>
          </w:r>
        </w:ins>
      </w:hyperlink>
      <w:ins w:id="48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with</w:t>
        </w:r>
      </w:ins>
      <w:ins w:id="48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4841" w:author="PR Preview" w:date="2026-01-01T00:00:00Z">
        <w:r>
          <w:t xml:space="preserve"> </w:t>
        </w:r>
      </w:ins>
      <w:ins w:id="4842" w:author="PR Preview" w:date="2026-01-01T00:00:00Z">
        <w:r>
          <w:t xml:space="preserve">and</w:t>
        </w:r>
      </w:ins>
      <w:ins w:id="48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4844" w:author="PR Preview" w:date="2026-01-01T00:00:00Z">
        <w:r>
          <w:t xml:space="preserve">.</w:t>
        </w:r>
      </w:ins>
    </w:p>
    <w:bookmarkEnd w:id="157"/>
    <w:bookmarkStart w:id="158" w:name="def-product-sigma-algebra"/>
    <w:p>
      <w:pPr>
        <w:pStyle w:val="BodyText"/>
      </w:pPr>
      <w:ins w:id="4845" w:author="PR Preview" w:date="2026-01-01T00:00:00Z">
        <w:r>
          <w:rPr>
            <w:b/>
            <w:bCs/>
          </w:rPr>
          <w:t xml:space="preserve">Definition 40 (Product</w:t>
        </w:r>
      </w:ins>
      <w:ins w:id="4846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847" w:author="PR Preview" w:date="2026-01-01T00:00:00Z">
        <w:r>
          <w:rPr>
            <w:b/>
            <w:bCs/>
          </w:rPr>
          <w:t xml:space="preserve">-algebra)</w:t>
        </w:r>
      </w:ins>
      <w:ins w:id="4848" w:author="PR Preview" w:date="2026-01-01T00:00:00Z">
        <w:r>
          <w:t xml:space="preserve"> </w:t>
        </w:r>
      </w:ins>
      <w:ins w:id="4849" w:author="PR Preview" w:date="2026-01-01T00:00:00Z">
        <w:r>
          <w:t xml:space="preserve">For the measurable spaces</w:t>
        </w:r>
      </w:ins>
      <w:ins w:id="48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4851" w:author="PR Preview" w:date="2026-01-01T00:00:00Z">
        <w:r>
          <w:t xml:space="preserve"> </w:t>
        </w:r>
      </w:ins>
      <w:ins w:id="4852" w:author="PR Preview" w:date="2026-01-01T00:00:00Z">
        <w:r>
          <w:t xml:space="preserve">and</w:t>
        </w:r>
      </w:ins>
      <w:ins w:id="48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4854" w:author="PR Preview" w:date="2026-01-01T00:00:00Z">
        <w:r>
          <w:t xml:space="preserve"> </w:t>
        </w:r>
      </w:ins>
      <w:ins w:id="4855" w:author="PR Preview" w:date="2026-01-01T00:00:00Z">
        <w:r>
          <w:t xml:space="preserve">of</w:t>
        </w:r>
      </w:ins>
      <w:ins w:id="4856" w:author="PR Preview" w:date="2026-01-01T00:00:00Z">
        <w:r>
          <w:t xml:space="preserve"> </w:t>
        </w:r>
      </w:ins>
      <w:hyperlink w:anchor="def-measurable-rectangle">
        <w:ins w:id="4857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4858" w:author="PR Preview" w:date="2026-01-01T00:00:00Z">
        <w:r>
          <w:t xml:space="preserve">,</w:t>
        </w:r>
      </w:ins>
      <w:ins w:id="4859" w:author="PR Preview" w:date="2026-01-01T00:00:00Z">
        <w:r>
          <w:t xml:space="preserve"> </w:t>
        </w:r>
      </w:ins>
      <w:ins w:id="4860" w:author="PR Preview" w:date="2026-01-01T00:00:00Z">
        <w:r>
          <w:t xml:space="preserve">the</w:t>
        </w:r>
      </w:ins>
      <w:ins w:id="4861" w:author="PR Preview" w:date="2026-01-01T00:00:00Z">
        <w:r>
          <w:t xml:space="preserve"> </w:t>
        </w:r>
      </w:ins>
      <w:ins w:id="4862" w:author="PR Preview" w:date="2026-01-01T00:00:00Z">
        <w:r>
          <w:rPr>
            <w:b/>
            <w:bCs/>
          </w:rPr>
          <w:t xml:space="preserve">product</w:t>
        </w:r>
      </w:ins>
      <w:ins w:id="4863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864" w:author="PR Preview" w:date="2026-01-01T00:00:00Z">
        <w:r>
          <w:rPr>
            <w:b/>
            <w:bCs/>
          </w:rPr>
          <w:t xml:space="preserve">-algebra</w:t>
        </w:r>
      </w:ins>
      <w:ins w:id="48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4866" w:author="PR Preview" w:date="2026-01-01T00:00:00Z">
        <w:r>
          <w:t xml:space="preserve"> </w:t>
        </w:r>
      </w:ins>
      <w:ins w:id="4867" w:author="PR Preview" w:date="2026-01-01T00:00:00Z">
        <w:r>
          <w:t xml:space="preserve">is the</w:t>
        </w:r>
      </w:ins>
      <w:ins w:id="4868" w:author="PR Preview" w:date="2026-01-01T00:00:00Z">
        <w:r>
          <w:t xml:space="preserve"> </w:t>
        </w:r>
      </w:ins>
      <m:oMath>
        <m:r>
          <m:t>σ</m:t>
        </m:r>
      </m:oMath>
      <w:ins w:id="4869" w:author="PR Preview" w:date="2026-01-01T00:00:00Z">
        <w:r>
          <w:t xml:space="preserve">-algebra on</w:t>
        </w:r>
      </w:ins>
      <w:ins w:id="487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t>T</m:t>
        </m:r>
      </m:oMath>
      <w:ins w:id="4871" w:author="PR Preview" w:date="2026-01-01T00:00:00Z">
        <w:r>
          <w:t xml:space="preserve"> </w:t>
        </w:r>
      </w:ins>
      <w:hyperlink w:anchor="def-generated-sigma-algebra">
        <w:ins w:id="4872" w:author="PR Preview" w:date="2026-01-01T00:00:00Z">
          <w:r>
            <w:rPr>
              <w:rStyle w:val="Hyperlink"/>
            </w:rPr>
            <w:t xml:space="preserve">generated by</w:t>
          </w:r>
        </w:ins>
      </w:hyperlink>
      <w:ins w:id="4873" w:author="PR Preview" w:date="2026-01-01T00:00:00Z">
        <w:r>
          <w:t xml:space="preserve"> </w:t>
        </w:r>
      </w:ins>
      <w:ins w:id="4874" w:author="PR Preview" w:date="2026-01-01T00:00:00Z">
        <w:r>
          <w:t xml:space="preserve">the measurable rectangles.</w:t>
        </w:r>
      </w:ins>
    </w:p>
    <w:bookmarkEnd w:id="158"/>
    <w:bookmarkStart w:id="159" w:name="exm-product-sigma-algebra"/>
    <w:p>
      <w:pPr>
        <w:pStyle w:val="BodyText"/>
      </w:pPr>
      <w:ins w:id="4875" w:author="PR Preview" w:date="2026-01-01T00:00:00Z">
        <w:r>
          <w:rPr>
            <w:b/>
            <w:bCs/>
          </w:rPr>
          <w:t xml:space="preserve">Example 38 (Product</w:t>
        </w:r>
      </w:ins>
      <w:ins w:id="4876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877" w:author="PR Preview" w:date="2026-01-01T00:00:00Z">
        <w:r>
          <w:rPr>
            <w:b/>
            <w:bCs/>
          </w:rPr>
          <w:t xml:space="preserve">-algebras)</w:t>
        </w:r>
      </w:ins>
      <w:ins w:id="4878" w:author="PR Preview" w:date="2026-01-01T00:00:00Z">
        <w:r>
          <w:t xml:space="preserve"> </w:t>
        </w:r>
      </w:ins>
      <w:ins w:id="487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9"/>
    <w:bookmarkStart w:id="160" w:name="def-product-measure"/>
    <w:p>
      <w:pPr>
        <w:pStyle w:val="FirstParagraph"/>
      </w:pPr>
      <w:del w:id="4880" w:author="PR Preview" w:date="2026-01-01T00:00:00Z">
        <w:r>
          <w:rPr>
            <w:b/>
            <w:bCs/>
          </w:rPr>
          <w:delText xml:space="preserve">Definition 37 (Product measure)</w:delText>
        </w:r>
      </w:del>
      <w:del w:id="4881" w:author="PR Preview" w:date="2026-01-01T00:00:00Z">
        <w:r>
          <w:delText xml:space="preserve"> </w:delText>
        </w:r>
      </w:del>
      <w:del w:id="4882" w:author="PR Preview" w:date="2026-01-01T00:00:00Z">
        <w:r>
          <w:delText xml:space="preserve">Let</w:delText>
        </w:r>
      </w:del>
      <w:del w:id="48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and</w:delText>
        </w:r>
      </w:del>
      <w:del w:id="48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del w:id="4887" w:author="PR Preview" w:date="2026-01-01T00:00:00Z">
        <w:r>
          <w:delText xml:space="preserve"> </w:delText>
        </w:r>
      </w:del>
      <w:del w:id="4888" w:author="PR Preview" w:date="2026-01-01T00:00:00Z">
        <w:r>
          <w:delText xml:space="preserve">be measure spaces</w:delText>
        </w:r>
      </w:del>
      <w:del w:id="4889" w:author="PR Preview" w:date="2026-01-01T00:00:00Z">
        <w:r>
          <w:delText xml:space="preserve"> </w:delText>
        </w:r>
      </w:del>
      <w:del w:id="4890" w:author="PR Preview" w:date="2026-01-01T00:00:00Z">
        <w:r>
          <w:delText xml:space="preserve">with</w:delText>
        </w:r>
      </w:del>
      <w:del w:id="4891" w:author="PR Preview" w:date="2026-01-01T00:00:00Z">
        <w:r>
          <w:delText xml:space="preserve"> </w:delText>
        </w:r>
      </w:del>
      <w:hyperlink w:anchor="def-sigma-finite">
        <m:oMath>
          <m:r>
            <m:t>σ</m:t>
          </m:r>
        </m:oMath>
        <w:del w:id="4892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893" w:author="PR Preview" w:date="2026-01-01T00:00:00Z">
        <w:r>
          <w:delText xml:space="preserve"> </w:delText>
        </w:r>
      </w:del>
      <w:del w:id="4894" w:author="PR Preview" w:date="2026-01-01T00:00:00Z">
        <w:r>
          <w:delText xml:space="preserve">measures</w:delText>
        </w:r>
      </w:del>
      <w:del w:id="4895" w:author="PR Preview" w:date="2026-01-01T00:00:00Z">
        <w:r>
          <w:delText xml:space="preserve"> </w:delText>
        </w:r>
      </w:del>
      <m:oMath>
        <m:r>
          <m:t>μ</m:t>
        </m:r>
      </m:oMath>
      <w:del w:id="4896" w:author="PR Preview" w:date="2026-01-01T00:00:00Z">
        <w:r>
          <w:delText xml:space="preserve"> </w:delText>
        </w:r>
      </w:del>
      <w:del w:id="4897" w:author="PR Preview" w:date="2026-01-01T00:00:00Z">
        <w:r>
          <w:delText xml:space="preserve">and</w:delText>
        </w:r>
      </w:del>
      <w:del w:id="4898" w:author="PR Preview" w:date="2026-01-01T00:00:00Z">
        <w:r>
          <w:delText xml:space="preserve"> </w:delText>
        </w:r>
      </w:del>
      <m:oMath>
        <m:r>
          <m:t>ν</m:t>
        </m:r>
      </m:oMath>
      <w:del w:id="4899" w:author="PR Preview" w:date="2026-01-01T00:00:00Z">
        <w:r>
          <w:delText xml:space="preserve">.</w:delText>
        </w:r>
      </w:del>
      <w:del w:id="4900" w:author="PR Preview" w:date="2026-01-01T00:00:00Z">
        <w:r>
          <w:delText xml:space="preserve"> </w:delText>
        </w:r>
      </w:del>
      <w:del w:id="4901" w:author="PR Preview" w:date="2026-01-01T00:00:00Z">
        <w:r>
          <w:delText xml:space="preserve">The</w:delText>
        </w:r>
      </w:del>
      <w:del w:id="4902" w:author="PR Preview" w:date="2026-01-01T00:00:00Z">
        <w:r>
          <w:delText xml:space="preserve"> </w:delText>
        </w:r>
      </w:del>
      <w:del w:id="4903" w:author="PR Preview" w:date="2026-01-01T00:00:00Z">
        <w:r>
          <w:rPr>
            <w:b/>
            <w:bCs/>
          </w:rPr>
          <w:delText xml:space="preserve">product measure</w:delText>
        </w:r>
      </w:del>
      <w:del w:id="490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⊗</m:t>
        </m:r>
        <m:r>
          <m:t>ν</m:t>
        </m:r>
      </m:oMath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is the measure on the</w:delText>
        </w:r>
      </w:del>
      <w:del w:id="4907" w:author="PR Preview" w:date="2026-01-01T00:00:00Z">
        <w:r>
          <w:delText xml:space="preserve"> </w:delText>
        </w:r>
      </w:del>
      <w:hyperlink w:anchor="def-product-sigma-algebra">
        <w:del w:id="4908" w:author="PR Preview" w:date="2026-01-01T00:00:00Z">
          <w:r>
            <w:rPr>
              <w:rStyle w:val="Hyperlink"/>
            </w:rPr>
            <w:delText xml:space="preserve">product</w:delText>
          </w:r>
        </w:del>
        <w:del w:id="4909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910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9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delText xml:space="preserve">that gives each measurable rectangle the product of the measures of its sides:</w:delText>
        </w:r>
      </w:del>
    </w:p>
    <w:p>
      <w:pPr>
        <w:pStyle w:val="FirstParagraph"/>
      </w:pPr>
      <w:ins w:id="4914" w:author="PR Preview" w:date="2026-01-01T00:00:00Z">
        <w:r>
          <w:rPr>
            <w:b/>
            <w:bCs/>
          </w:rPr>
          <w:t xml:space="preserve">Definition 41 (Product measure)</w:t>
        </w:r>
      </w:ins>
      <w:ins w:id="4915" w:author="PR Preview" w:date="2026-01-01T00:00:00Z">
        <w:r>
          <w:t xml:space="preserve"> </w:t>
        </w:r>
      </w:ins>
      <w:ins w:id="4916" w:author="PR Preview" w:date="2026-01-01T00:00:00Z">
        <w:r>
          <w:t xml:space="preserve">Let</w:t>
        </w:r>
      </w:ins>
      <w:ins w:id="49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918" w:author="PR Preview" w:date="2026-01-01T00:00:00Z">
        <w:r>
          <w:t xml:space="preserve"> </w:t>
        </w:r>
      </w:ins>
      <w:ins w:id="4919" w:author="PR Preview" w:date="2026-01-01T00:00:00Z">
        <w:r>
          <w:t xml:space="preserve">and</w:t>
        </w:r>
      </w:ins>
      <w:ins w:id="49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be measure spaces</w:t>
        </w:r>
      </w:ins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with</w:t>
        </w:r>
      </w:ins>
      <w:ins w:id="4925" w:author="PR Preview" w:date="2026-01-01T00:00:00Z">
        <w:r>
          <w:t xml:space="preserve"> </w:t>
        </w:r>
      </w:ins>
      <w:hyperlink w:anchor="def-sigma-finite">
        <m:oMath>
          <m:r>
            <m:t>σ</m:t>
          </m:r>
        </m:oMath>
        <w:ins w:id="4926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927" w:author="PR Preview" w:date="2026-01-01T00:00:00Z">
        <w:r>
          <w:t xml:space="preserve"> </w:t>
        </w:r>
      </w:ins>
      <w:ins w:id="4928" w:author="PR Preview" w:date="2026-01-01T00:00:00Z">
        <w:r>
          <w:t xml:space="preserve">measures</w:t>
        </w:r>
      </w:ins>
      <w:ins w:id="4929" w:author="PR Preview" w:date="2026-01-01T00:00:00Z">
        <w:r>
          <w:t xml:space="preserve"> </w:t>
        </w:r>
      </w:ins>
      <m:oMath>
        <m:r>
          <m:t>μ</m:t>
        </m:r>
      </m:oMath>
      <w:ins w:id="4930" w:author="PR Preview" w:date="2026-01-01T00:00:00Z">
        <w:r>
          <w:t xml:space="preserve"> </w:t>
        </w:r>
      </w:ins>
      <w:ins w:id="4931" w:author="PR Preview" w:date="2026-01-01T00:00:00Z">
        <w:r>
          <w:t xml:space="preserve">and</w:t>
        </w:r>
      </w:ins>
      <w:ins w:id="4932" w:author="PR Preview" w:date="2026-01-01T00:00:00Z">
        <w:r>
          <w:t xml:space="preserve"> </w:t>
        </w:r>
      </w:ins>
      <m:oMath>
        <m:r>
          <m:t>ν</m:t>
        </m:r>
      </m:oMath>
      <w:ins w:id="4933" w:author="PR Preview" w:date="2026-01-01T00:00:00Z">
        <w:r>
          <w:t xml:space="preserve">.</w:t>
        </w:r>
      </w:ins>
      <w:ins w:id="4934" w:author="PR Preview" w:date="2026-01-01T00:00:00Z">
        <w:r>
          <w:t xml:space="preserve"> </w:t>
        </w:r>
      </w:ins>
      <w:ins w:id="4935" w:author="PR Preview" w:date="2026-01-01T00:00:00Z">
        <w:r>
          <w:t xml:space="preserve">The</w:t>
        </w:r>
      </w:ins>
      <w:ins w:id="4936" w:author="PR Preview" w:date="2026-01-01T00:00:00Z">
        <w:r>
          <w:t xml:space="preserve"> </w:t>
        </w:r>
      </w:ins>
      <w:ins w:id="4937" w:author="PR Preview" w:date="2026-01-01T00:00:00Z">
        <w:r>
          <w:rPr>
            <w:b/>
            <w:bCs/>
          </w:rPr>
          <w:t xml:space="preserve">product measure</w:t>
        </w:r>
      </w:ins>
      <w:ins w:id="493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⊗</m:t>
        </m:r>
        <m:r>
          <m:t>ν</m:t>
        </m:r>
      </m:oMath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is the measure on the</w:t>
        </w:r>
      </w:ins>
      <w:ins w:id="4941" w:author="PR Preview" w:date="2026-01-01T00:00:00Z">
        <w:r>
          <w:t xml:space="preserve"> </w:t>
        </w:r>
      </w:ins>
      <w:hyperlink w:anchor="def-product-sigma-algebra">
        <w:ins w:id="4942" w:author="PR Preview" w:date="2026-01-01T00:00:00Z">
          <w:r>
            <w:rPr>
              <w:rStyle w:val="Hyperlink"/>
            </w:rPr>
            <w:t xml:space="preserve">product</w:t>
          </w:r>
        </w:ins>
        <w:ins w:id="494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944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9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4946" w:author="PR Preview" w:date="2026-01-01T00:00:00Z">
        <w:r>
          <w:t xml:space="preserve"> </w:t>
        </w:r>
      </w:ins>
      <w:ins w:id="4947" w:author="PR Preview" w:date="2026-01-01T00:00:00Z">
        <w:r>
          <w:t xml:space="preserve">that gives each measurable rectangle the product of the measures of its sides: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60"/>
    <w:bookmarkStart w:id="161" w:name="exm-product-measure"/>
    <w:p>
      <w:pPr>
        <w:pStyle w:val="BodyText"/>
      </w:pPr>
      <w:del w:id="4948" w:author="PR Preview" w:date="2026-01-01T00:00:00Z">
        <w:r>
          <w:rPr>
            <w:b/>
            <w:bCs/>
          </w:rPr>
          <w:delText xml:space="preserve">Example 32 (Product measures)</w:delText>
        </w:r>
      </w:del>
      <w:del w:id="4949" w:author="PR Preview" w:date="2026-01-01T00:00:00Z">
        <w:r>
          <w:delText xml:space="preserve"> </w:delText>
        </w:r>
      </w:del>
      <w:del w:id="4950" w:author="PR Preview" w:date="2026-01-01T00:00:00Z">
        <w:r>
          <w:delText xml:space="preserve"> </w:delText>
        </w:r>
      </w:del>
    </w:p>
    <w:p>
      <w:pPr>
        <w:pStyle w:val="BodyText"/>
      </w:pPr>
      <w:ins w:id="4951" w:author="PR Preview" w:date="2026-01-01T00:00:00Z">
        <w:r>
          <w:rPr>
            <w:b/>
            <w:bCs/>
          </w:rPr>
          <w:t xml:space="preserve">Example 39 (Product measures)</w:t>
        </w:r>
      </w:ins>
      <w:ins w:id="4952" w:author="PR Preview" w:date="2026-01-01T00:00:00Z">
        <w:r>
          <w:t xml:space="preserve"> </w:t>
        </w:r>
      </w:ins>
      <w:ins w:id="4953" w:author="PR Preview" w:date="2026-01-01T00:00:00Z">
        <w:r>
          <w:t xml:space="preserve"> </w:t>
        </w:r>
      </w:ins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61"/>
    <w:bookmarkEnd w:id="162"/>
    <w:bookmarkStart w:id="16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63"/>
    <w:bookmarkStart w:id="216" w:name="references"/>
    <w:p>
      <w:pPr>
        <w:pStyle w:val="Heading2"/>
      </w:pPr>
      <w:r>
        <w:t xml:space="preserve">References</w:t>
      </w:r>
    </w:p>
    <w:bookmarkStart w:id="215" w:name="refs"/>
    <w:bookmarkStart w:id="165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https://en.wikipedia.org/wiki/%CF%83-algebra</w:t>
        </w:r>
      </w:hyperlink>
    </w:p>
    <w:bookmarkEnd w:id="165"/>
    <w:bookmarkStart w:id="16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6"/>
    <w:bookmarkStart w:id="16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8"/>
    <w:bookmarkStart w:id="170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https://en.wikipedia.org/wiki/Closure_(mathematics)</w:t>
        </w:r>
      </w:hyperlink>
    </w:p>
    <w:bookmarkEnd w:id="170"/>
    <w:bookmarkStart w:id="172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https://en.wikipedia.org/wiki/Borel_set</w:t>
        </w:r>
      </w:hyperlink>
    </w:p>
    <w:bookmarkEnd w:id="172"/>
    <w:bookmarkStart w:id="174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https://en.wikipedia.org/wiki/Disjoint_sets</w:t>
        </w:r>
      </w:hyperlink>
    </w:p>
    <w:bookmarkEnd w:id="174"/>
    <w:bookmarkStart w:id="176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https://en.wikipedia.org/wiki/Series_(mathematics)</w:t>
        </w:r>
      </w:hyperlink>
    </w:p>
    <w:bookmarkEnd w:id="176"/>
    <w:bookmarkStart w:id="178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https://en.wikipedia.org/wiki/Monotone_convergence_theorem</w:t>
        </w:r>
      </w:hyperlink>
    </w:p>
    <w:bookmarkEnd w:id="178"/>
    <w:bookmarkStart w:id="180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https://en.wikipedia.org/wiki/Sigma-additive_set_function</w:t>
        </w:r>
      </w:hyperlink>
    </w:p>
    <w:bookmarkEnd w:id="180"/>
    <w:bookmarkStart w:id="182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https://en.wikipedia.org/wiki/Measure_(mathematics)</w:t>
        </w:r>
      </w:hyperlink>
    </w:p>
    <w:bookmarkEnd w:id="182"/>
    <w:bookmarkStart w:id="184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https://en.wikipedia.org/wiki/Counting_measure</w:t>
        </w:r>
      </w:hyperlink>
    </w:p>
    <w:bookmarkEnd w:id="184"/>
    <w:bookmarkStart w:id="186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https://en.wikipedia.org/wiki/Measurable_space</w:t>
        </w:r>
      </w:hyperlink>
    </w:p>
    <w:bookmarkEnd w:id="186"/>
    <w:bookmarkStart w:id="188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https://en.wikipedia.org/wiki/Lebesgue_measure</w:t>
        </w:r>
      </w:hyperlink>
    </w:p>
    <w:bookmarkEnd w:id="188"/>
    <w:bookmarkStart w:id="190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https://en.wikipedia.org/wiki/Null_set</w:t>
        </w:r>
      </w:hyperlink>
    </w:p>
    <w:bookmarkEnd w:id="190"/>
    <w:bookmarkStart w:id="192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https://en.wikipedia.org/wiki/Almost_everywhere</w:t>
        </w:r>
      </w:hyperlink>
    </w:p>
    <w:bookmarkEnd w:id="192"/>
    <w:bookmarkStart w:id="194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https://en.wikipedia.org/wiki/Finite_measure</w:t>
        </w:r>
      </w:hyperlink>
    </w:p>
    <w:bookmarkEnd w:id="194"/>
    <w:bookmarkStart w:id="196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https://en.wikipedia.org/wiki/Sigma-finite_measure</w:t>
        </w:r>
      </w:hyperlink>
    </w:p>
    <w:bookmarkEnd w:id="196"/>
    <w:bookmarkStart w:id="198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https://en.wikipedia.org/wiki/Probability_measure</w:t>
        </w:r>
      </w:hyperlink>
    </w:p>
    <w:bookmarkEnd w:id="198"/>
    <w:bookmarkStart w:id="200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https://en.wikipedia.org/wiki/Probability_space</w:t>
        </w:r>
      </w:hyperlink>
    </w:p>
    <w:bookmarkEnd w:id="200"/>
    <w:bookmarkStart w:id="202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https://en.wikipedia.org/wiki/Sample_space</w:t>
        </w:r>
      </w:hyperlink>
    </w:p>
    <w:bookmarkEnd w:id="202"/>
    <w:bookmarkStart w:id="204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https://en.wikipedia.org/wiki/Outcome_(probability)</w:t>
        </w:r>
      </w:hyperlink>
    </w:p>
    <w:bookmarkEnd w:id="204"/>
    <w:bookmarkStart w:id="206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https://en.wikipedia.org/wiki/Event_(probability_theory)</w:t>
        </w:r>
      </w:hyperlink>
    </w:p>
    <w:bookmarkEnd w:id="206"/>
    <w:bookmarkStart w:id="208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https://en.wikipedia.org/wiki/Measurable_function</w:t>
        </w:r>
      </w:hyperlink>
    </w:p>
    <w:bookmarkEnd w:id="208"/>
    <w:bookmarkStart w:id="210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https://en.wikipedia.org/wiki/Lebesgue_integration</w:t>
        </w:r>
      </w:hyperlink>
    </w:p>
    <w:bookmarkEnd w:id="210"/>
    <w:bookmarkStart w:id="212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21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212"/>
    <w:bookmarkStart w:id="214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End w:id="215"/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8" Type="http://schemas.openxmlformats.org/officeDocument/2006/relationships/hyperlink" Target="algebra-basics.html#def-absolute-value" TargetMode="External"/><Relationship Id="rId124" Type="http://schemas.openxmlformats.org/officeDocument/2006/relationships/hyperlink" Target="algebra-basics.html#def-negative-part" TargetMode="External"/><Relationship Id="rId123" Type="http://schemas.openxmlformats.org/officeDocument/2006/relationships/hyperlink" Target="algebra-basics.html#def-positive-negative-parts" TargetMode="External"/><Relationship Id="rId53" Type="http://schemas.openxmlformats.org/officeDocument/2006/relationships/hyperlink" Target="algebra-exponentials.html#def-convergent-sequence" TargetMode="External"/><Relationship Id="rId54" Type="http://schemas.openxmlformats.org/officeDocument/2006/relationships/hyperlink" Target="algebra-exponentials.html#def-diverges-to-infinity" TargetMode="External"/><Relationship Id="rId57" Type="http://schemas.openxmlformats.org/officeDocument/2006/relationships/hyperlink" Target="algebra-exponentials.html#def-sequence-limit" TargetMode="External"/><Relationship Id="rId60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50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52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4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62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1" Type="http://schemas.openxmlformats.org/officeDocument/2006/relationships/hyperlink" Target="functions.qmd#exm-countable-set" TargetMode="External"/><Relationship Id="rId213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en.wikipedia.org/wiki/%CF%83-algebra" TargetMode="External"/><Relationship Id="rId191" Type="http://schemas.openxmlformats.org/officeDocument/2006/relationships/hyperlink" Target="https://en.wikipedia.org/wiki/Almost_everywhere" TargetMode="External"/><Relationship Id="rId171" Type="http://schemas.openxmlformats.org/officeDocument/2006/relationships/hyperlink" Target="https://en.wikipedia.org/wiki/Borel_set" TargetMode="External"/><Relationship Id="rId169" Type="http://schemas.openxmlformats.org/officeDocument/2006/relationships/hyperlink" Target="https://en.wikipedia.org/wiki/Closure_(mathematics)" TargetMode="External"/><Relationship Id="rId183" Type="http://schemas.openxmlformats.org/officeDocument/2006/relationships/hyperlink" Target="https://en.wikipedia.org/wiki/Counting_measure" TargetMode="External"/><Relationship Id="rId173" Type="http://schemas.openxmlformats.org/officeDocument/2006/relationships/hyperlink" Target="https://en.wikipedia.org/wiki/Disjoint_sets" TargetMode="External"/><Relationship Id="rId205" Type="http://schemas.openxmlformats.org/officeDocument/2006/relationships/hyperlink" Target="https://en.wikipedia.org/wiki/Event_(probability_theory)" TargetMode="External"/><Relationship Id="rId193" Type="http://schemas.openxmlformats.org/officeDocument/2006/relationships/hyperlink" Target="https://en.wikipedia.org/wiki/Finite_measure" TargetMode="External"/><Relationship Id="rId209" Type="http://schemas.openxmlformats.org/officeDocument/2006/relationships/hyperlink" Target="https://en.wikipedia.org/wiki/Lebesgue_integration" TargetMode="External"/><Relationship Id="rId187" Type="http://schemas.openxmlformats.org/officeDocument/2006/relationships/hyperlink" Target="https://en.wikipedia.org/wiki/Lebesgue_measure" TargetMode="External"/><Relationship Id="rId207" Type="http://schemas.openxmlformats.org/officeDocument/2006/relationships/hyperlink" Target="https://en.wikipedia.org/wiki/Measurable_function" TargetMode="External"/><Relationship Id="rId185" Type="http://schemas.openxmlformats.org/officeDocument/2006/relationships/hyperlink" Target="https://en.wikipedia.org/wiki/Measurable_space" TargetMode="External"/><Relationship Id="rId181" Type="http://schemas.openxmlformats.org/officeDocument/2006/relationships/hyperlink" Target="https://en.wikipedia.org/wiki/Measure_(mathematics)" TargetMode="External"/><Relationship Id="rId177" Type="http://schemas.openxmlformats.org/officeDocument/2006/relationships/hyperlink" Target="https://en.wikipedia.org/wiki/Monotone_convergence_theorem" TargetMode="External"/><Relationship Id="rId189" Type="http://schemas.openxmlformats.org/officeDocument/2006/relationships/hyperlink" Target="https://en.wikipedia.org/wiki/Null_set" TargetMode="External"/><Relationship Id="rId203" Type="http://schemas.openxmlformats.org/officeDocument/2006/relationships/hyperlink" Target="https://en.wikipedia.org/wiki/Outcome_(probability)" TargetMode="External"/><Relationship Id="rId197" Type="http://schemas.openxmlformats.org/officeDocument/2006/relationships/hyperlink" Target="https://en.wikipedia.org/wiki/Probability_measure" TargetMode="External"/><Relationship Id="rId199" Type="http://schemas.openxmlformats.org/officeDocument/2006/relationships/hyperlink" Target="https://en.wikipedia.org/wiki/Probability_space" TargetMode="External"/><Relationship Id="rId201" Type="http://schemas.openxmlformats.org/officeDocument/2006/relationships/hyperlink" Target="https://en.wikipedia.org/wiki/Sample_space" TargetMode="External"/><Relationship Id="rId175" Type="http://schemas.openxmlformats.org/officeDocument/2006/relationships/hyperlink" Target="https://en.wikipedia.org/wiki/Series_(mathematics)" TargetMode="External"/><Relationship Id="rId179" Type="http://schemas.openxmlformats.org/officeDocument/2006/relationships/hyperlink" Target="https://en.wikipedia.org/wiki/Sigma-additive_set_function" TargetMode="External"/><Relationship Id="rId195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67" Type="http://schemas.openxmlformats.org/officeDocument/2006/relationships/hyperlink" Target="https://www.cengage.com/c/statistical-inference-2e-casella-berger/9780534243128/" TargetMode="External"/><Relationship Id="rId211" Type="http://schemas.openxmlformats.org/officeDocument/2006/relationships/hyperlink" Target="https://www.wiley.com/en-us/Real+Analysis%3A+Modern+Techniques+and+Their+Applications%2C+2nd+Edition-p-9780471317166" TargetMode="External"/><Relationship Id="rId153" Type="http://schemas.openxmlformats.org/officeDocument/2006/relationships/hyperlink" Target="linear-algebra-inner-products.html#def-inner-product-space" TargetMode="External"/><Relationship Id="rId139" Type="http://schemas.openxmlformats.org/officeDocument/2006/relationships/hyperlink" Target="linear-algebra-inner-products.html#def-norm" TargetMode="External"/><Relationship Id="rId15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84" Type="http://schemas.openxmlformats.org/officeDocument/2006/relationships/hyperlink" Target="number-systems.qmd#def-nonnegative-integers" TargetMode="External"/><Relationship Id="rId59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converse" TargetMode="External"/><Relationship Id="rId71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56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7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36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40" Type="http://schemas.openxmlformats.org/officeDocument/2006/relationships/hyperlink" Target="sets.qmd#def-union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4" Type="http://schemas.openxmlformats.org/officeDocument/2006/relationships/hyperlink" Target="algebra-basics.html#def-negative-part" TargetMode="External"/><Relationship Id="rId123" Type="http://schemas.openxmlformats.org/officeDocument/2006/relationships/hyperlink" Target="algebra-basics.html#def-positive-negative-parts" TargetMode="External"/><Relationship Id="rId53" Type="http://schemas.openxmlformats.org/officeDocument/2006/relationships/hyperlink" Target="algebra-exponentials.html#def-convergent-sequence" TargetMode="External"/><Relationship Id="rId54" Type="http://schemas.openxmlformats.org/officeDocument/2006/relationships/hyperlink" Target="algebra-exponentials.html#def-diverges-to-infinity" TargetMode="External"/><Relationship Id="rId57" Type="http://schemas.openxmlformats.org/officeDocument/2006/relationships/hyperlink" Target="algebra-exponentials.html#def-sequence-limit" TargetMode="External"/><Relationship Id="rId60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50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52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4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62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1" Type="http://schemas.openxmlformats.org/officeDocument/2006/relationships/hyperlink" Target="functions.qmd#exm-countable-set" TargetMode="External"/><Relationship Id="rId213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en.wikipedia.org/wiki/%CF%83-algebra" TargetMode="External"/><Relationship Id="rId191" Type="http://schemas.openxmlformats.org/officeDocument/2006/relationships/hyperlink" Target="https://en.wikipedia.org/wiki/Almost_everywhere" TargetMode="External"/><Relationship Id="rId171" Type="http://schemas.openxmlformats.org/officeDocument/2006/relationships/hyperlink" Target="https://en.wikipedia.org/wiki/Borel_set" TargetMode="External"/><Relationship Id="rId169" Type="http://schemas.openxmlformats.org/officeDocument/2006/relationships/hyperlink" Target="https://en.wikipedia.org/wiki/Closure_(mathematics)" TargetMode="External"/><Relationship Id="rId183" Type="http://schemas.openxmlformats.org/officeDocument/2006/relationships/hyperlink" Target="https://en.wikipedia.org/wiki/Counting_measure" TargetMode="External"/><Relationship Id="rId173" Type="http://schemas.openxmlformats.org/officeDocument/2006/relationships/hyperlink" Target="https://en.wikipedia.org/wiki/Disjoint_sets" TargetMode="External"/><Relationship Id="rId205" Type="http://schemas.openxmlformats.org/officeDocument/2006/relationships/hyperlink" Target="https://en.wikipedia.org/wiki/Event_(probability_theory)" TargetMode="External"/><Relationship Id="rId193" Type="http://schemas.openxmlformats.org/officeDocument/2006/relationships/hyperlink" Target="https://en.wikipedia.org/wiki/Finite_measure" TargetMode="External"/><Relationship Id="rId209" Type="http://schemas.openxmlformats.org/officeDocument/2006/relationships/hyperlink" Target="https://en.wikipedia.org/wiki/Lebesgue_integration" TargetMode="External"/><Relationship Id="rId187" Type="http://schemas.openxmlformats.org/officeDocument/2006/relationships/hyperlink" Target="https://en.wikipedia.org/wiki/Lebesgue_measure" TargetMode="External"/><Relationship Id="rId207" Type="http://schemas.openxmlformats.org/officeDocument/2006/relationships/hyperlink" Target="https://en.wikipedia.org/wiki/Measurable_function" TargetMode="External"/><Relationship Id="rId185" Type="http://schemas.openxmlformats.org/officeDocument/2006/relationships/hyperlink" Target="https://en.wikipedia.org/wiki/Measurable_space" TargetMode="External"/><Relationship Id="rId181" Type="http://schemas.openxmlformats.org/officeDocument/2006/relationships/hyperlink" Target="https://en.wikipedia.org/wiki/Measure_(mathematics)" TargetMode="External"/><Relationship Id="rId177" Type="http://schemas.openxmlformats.org/officeDocument/2006/relationships/hyperlink" Target="https://en.wikipedia.org/wiki/Monotone_convergence_theorem" TargetMode="External"/><Relationship Id="rId189" Type="http://schemas.openxmlformats.org/officeDocument/2006/relationships/hyperlink" Target="https://en.wikipedia.org/wiki/Null_set" TargetMode="External"/><Relationship Id="rId203" Type="http://schemas.openxmlformats.org/officeDocument/2006/relationships/hyperlink" Target="https://en.wikipedia.org/wiki/Outcome_(probability)" TargetMode="External"/><Relationship Id="rId197" Type="http://schemas.openxmlformats.org/officeDocument/2006/relationships/hyperlink" Target="https://en.wikipedia.org/wiki/Probability_measure" TargetMode="External"/><Relationship Id="rId199" Type="http://schemas.openxmlformats.org/officeDocument/2006/relationships/hyperlink" Target="https://en.wikipedia.org/wiki/Probability_space" TargetMode="External"/><Relationship Id="rId201" Type="http://schemas.openxmlformats.org/officeDocument/2006/relationships/hyperlink" Target="https://en.wikipedia.org/wiki/Sample_space" TargetMode="External"/><Relationship Id="rId175" Type="http://schemas.openxmlformats.org/officeDocument/2006/relationships/hyperlink" Target="https://en.wikipedia.org/wiki/Series_(mathematics)" TargetMode="External"/><Relationship Id="rId179" Type="http://schemas.openxmlformats.org/officeDocument/2006/relationships/hyperlink" Target="https://en.wikipedia.org/wiki/Sigma-additive_set_function" TargetMode="External"/><Relationship Id="rId195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67" Type="http://schemas.openxmlformats.org/officeDocument/2006/relationships/hyperlink" Target="https://www.cengage.com/c/statistical-inference-2e-casella-berger/9780534243128/" TargetMode="External"/><Relationship Id="rId211" Type="http://schemas.openxmlformats.org/officeDocument/2006/relationships/hyperlink" Target="https://www.wiley.com/en-us/Real+Analysis%3A+Modern+Techniques+and+Their+Applications%2C+2nd+Edition-p-9780471317166" TargetMode="External"/><Relationship Id="rId153" Type="http://schemas.openxmlformats.org/officeDocument/2006/relationships/hyperlink" Target="linear-algebra-inner-products.html#def-inner-product-space" TargetMode="External"/><Relationship Id="rId139" Type="http://schemas.openxmlformats.org/officeDocument/2006/relationships/hyperlink" Target="linear-algebra-inner-products.html#def-norm" TargetMode="External"/><Relationship Id="rId15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84" Type="http://schemas.openxmlformats.org/officeDocument/2006/relationships/hyperlink" Target="number-systems.qmd#def-nonnegative-integers" TargetMode="External"/><Relationship Id="rId59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converse" TargetMode="External"/><Relationship Id="rId71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56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7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36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40" Type="http://schemas.openxmlformats.org/officeDocument/2006/relationships/hyperlink" Target="sets.qmd#def-union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2026-10-19T12:36:44Z</dcterms:created>
  <dcterms:modified xsi:type="dcterms:W3CDTF">2026-10-19T12:36:44Z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