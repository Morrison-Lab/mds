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del w:id="3" w:author="PR Preview" w:date="2026-01-01T00:00:00Z">
          <w:r>
            <w:rPr>
              <w:rStyle w:val="Hyperlink"/>
            </w:rPr>
            <w:delText xml:space="preserve">Measures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m:oMath>
        <m:r>
          <m:t>σ</m:t>
        </m:r>
      </m:oMath>
      <w:del w:id="6" w:author="PR Preview" w:date="2026-01-01T00:00:00Z">
        <w:r>
          <w:delText xml:space="preserve">-algebras, pairwise disjoint sets, finite and countable additivity,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measures, and the counting measure</w:delText>
        </w:r>
      </w:del>
    </w:p>
    <w:p>
      <w:pPr>
        <w:pStyle w:val="Compact"/>
        <w:numPr>
          <w:ilvl w:val="0"/>
          <w:numId w:val="1001"/>
        </w:numPr>
      </w:pPr>
      <w:hyperlink r:id="rId18">
        <w:ins w:id="9" w:author="PR Preview" w:date="2026-01-01T00:00:00Z">
          <w:r>
            <w:rPr>
              <w:rStyle w:val="Hyperlink"/>
            </w:rPr>
            <w:t xml:space="preserve">Measures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m:oMath>
        <m:r>
          <m:t>σ</m:t>
        </m:r>
      </m:oMath>
      <w:ins w:id="12" w:author="PR Preview" w:date="2026-01-01T00:00:00Z">
        <w:r>
          <w:t xml:space="preserve">-algebras,</w:t>
        </w:r>
      </w:ins>
      <w:ins w:id="13" w:author="PR Preview" w:date="2026-01-01T00:00:00Z">
        <w:r>
          <w:t xml:space="preserve"> </w:t>
        </w:r>
      </w:ins>
      <w:hyperlink r:id="rId19">
        <w:ins w:id="14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r:id="rId20">
        <w:ins w:id="18" w:author="PR Preview" w:date="2026-01-01T00:00:00Z">
          <w:r>
            <w:rPr>
              <w:rStyle w:val="Hyperlink"/>
            </w:rPr>
            <w:t xml:space="preserve">countable additivity</w:t>
          </w:r>
        </w:ins>
      </w:hyperlink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measures, and the counting measure</w:t>
        </w:r>
      </w:ins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2026-10-19T17:08:50Z</dcterms:created>
  <dcterms:modified xsi:type="dcterms:W3CDTF">2026-10-19T17:08:50Z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