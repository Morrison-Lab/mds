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05:58:02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09:39:40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8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pairwise-disjoin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24 (Ordered pair)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ordered pair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[14]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a pair of objects listed in order,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with</w:delText>
        </w:r>
      </w:del>
      <w:del w:id="15" w:author="PR Preview" w:date="2026-01-01T00:00:00Z">
        <w:r>
          <w:delText xml:space="preserve"> </w:delText>
        </w:r>
      </w:del>
      <m:oMath>
        <m:r>
          <m:t>a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first and</w:delText>
        </w:r>
      </w:del>
      <w:del w:id="18" w:author="PR Preview" w:date="2026-01-01T00:00:00Z">
        <w:r>
          <w:delText xml:space="preserve"> </w:delText>
        </w:r>
      </w:del>
      <m:oMath>
        <m:r>
          <m:t>b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second;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two ordered pairs are equal,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when</w:delText>
        </w:r>
      </w:del>
      <w:del w:id="2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c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</w:delText>
        </w:r>
      </w:del>
      <w:del w:id="3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d</m:t>
        </m:r>
      </m:oMath>
      <w:del w:id="31" w:author="PR Preview" w:date="2026-01-01T00:00:00Z">
        <w:r>
          <w:delText xml:space="preserve">.</w:delText>
        </w:r>
      </w:del>
    </w:p>
    <w:p>
      <w:pPr>
        <w:pStyle w:val="BodyText"/>
      </w:pPr>
      <w:del w:id="32" w:author="PR Preview" w:date="2026-01-01T00:00:00Z">
        <w:r>
          <w:rPr>
            <w:b/>
            <w:bCs/>
          </w:rPr>
          <w:delText xml:space="preserve">Definition 25 (Cartesian product)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The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rPr>
            <w:b/>
            <w:bCs/>
          </w:rPr>
          <w:delText xml:space="preserve">Cartesian product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[15]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of sets</w:delText>
        </w:r>
      </w:del>
      <w:del w:id="41" w:author="PR Preview" w:date="2026-01-01T00:00:00Z">
        <w:r>
          <w:delText xml:space="preserve"> </w:delText>
        </w:r>
      </w:del>
      <m:oMath>
        <m:r>
          <m:t>A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and</w:delText>
        </w:r>
      </w:del>
      <w:del w:id="44" w:author="PR Preview" w:date="2026-01-01T00:00:00Z">
        <w:r>
          <w:delText xml:space="preserve"> </w:delText>
        </w:r>
      </w:del>
      <m:oMath>
        <m:r>
          <m:t>B</m:t>
        </m:r>
      </m:oMath>
      <w:del w:id="45" w:author="PR Preview" w:date="2026-01-01T00:00:00Z">
        <w:r>
          <w:delText xml:space="preserve">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written</w:delText>
        </w:r>
      </w:del>
      <w:del w:id="4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49" w:author="PR Preview" w:date="2026-01-01T00:00:00Z">
        <w:r>
          <w:delText xml:space="preserve">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is the set of ordered pairs whose first entry is in</w:delText>
        </w:r>
      </w:del>
      <w:del w:id="52" w:author="PR Preview" w:date="2026-01-01T00:00:00Z">
        <w:r>
          <w:delText xml:space="preserve"> </w:delText>
        </w:r>
      </w:del>
      <m:oMath>
        <m:r>
          <m:t>A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and whose second entry is in</w:delText>
        </w:r>
      </w:del>
      <w:del w:id="55" w:author="PR Preview" w:date="2026-01-01T00:00:00Z">
        <w:r>
          <w:delText xml:space="preserve"> </w:delText>
        </w:r>
      </w:del>
      <m:oMath>
        <m:r>
          <m:t>B</m:t>
        </m:r>
      </m:oMath>
      <w:del w:id="56" w:author="PR Preview" w:date="2026-01-01T00:00:00Z">
        <w:r>
          <w:delText xml:space="preserve">:</w:delText>
        </w:r>
      </w:del>
    </w:p>
    <w:p>
      <w:pPr>
        <w:pStyle w:val="FirstParagraph"/>
      </w:pPr>
      <w:ins w:id="57" w:author="PR Preview" w:date="2026-01-01T00:00:00Z">
        <w:r>
          <w:rPr>
            <w:b/>
            <w:bCs/>
          </w:rPr>
          <w:t xml:space="preserve">Definition 24 (Pairwise disjoint sets (disjoint, mutually disjoint))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Some</w:t>
        </w:r>
      </w:ins>
      <w:ins w:id="60" w:author="PR Preview" w:date="2026-01-01T00:00:00Z">
        <w:r>
          <w:t xml:space="preserve"> </w:t>
        </w:r>
      </w:ins>
      <w:hyperlink w:anchor="def-set">
        <w:ins w:id="61" w:author="PR Preview" w:date="2026-01-01T00:00:00Z">
          <w:r>
            <w:rPr>
              <w:rStyle w:val="Hyperlink"/>
            </w:rPr>
            <w:t xml:space="preserve">sets</w:t>
          </w:r>
        </w:ins>
      </w:hyperlink>
      <w:ins w:id="6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(a list that may end or go on without end)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are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rPr>
            <w:b/>
            <w:bCs/>
          </w:rPr>
          <w:t xml:space="preserve">pairwise disjoint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[14]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(also called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b/>
            <w:bCs/>
          </w:rPr>
          <w:t xml:space="preserve">disjoint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or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b/>
            <w:bCs/>
          </w:rPr>
          <w:t xml:space="preserve">mutually disjoint</w:t>
        </w:r>
      </w:ins>
      <w:ins w:id="79" w:author="PR Preview" w:date="2026-01-01T00:00:00Z">
        <w:r>
          <w:t xml:space="preserve">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when no two of them share an element: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3"/>
    <w:bookmarkStart w:id="64" w:name="exm-pairwise-disjoint"/>
    <w:p>
      <w:pPr>
        <w:pStyle w:val="FirstParagraph"/>
      </w:pPr>
      <w:del w:id="82" w:author="PR Preview" w:date="2026-01-01T00:00:00Z">
        <w:r>
          <w:rPr>
            <w:b/>
            <w:bCs/>
          </w:rPr>
          <w:delText xml:space="preserve">Example 16 (Cartesian products)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 </w:delText>
        </w:r>
      </w:del>
    </w:p>
    <w:p>
      <w:pPr>
        <w:pStyle w:val="FirstParagraph"/>
      </w:pPr>
      <w:ins w:id="85" w:author="PR Preview" w:date="2026-01-01T00:00:00Z">
        <w:r>
          <w:rPr>
            <w:b/>
            <w:bCs/>
          </w:rPr>
          <w:t xml:space="preserve">Example 16 (Low and high die rolls)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For the die rolls</w:t>
        </w:r>
      </w:ins>
      <w:ins w:id="8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(</w:t>
        </w:r>
      </w:ins>
      <w:hyperlink w:anchor="exm-set">
        <w:ins w:id="91" w:author="PR Preview" w:date="2026-01-01T00:00:00Z">
          <w:r>
            <w:rPr>
              <w:rStyle w:val="Hyperlink"/>
            </w:rPr>
            <w:t xml:space="preserve">sets of die rolls</w:t>
          </w:r>
        </w:ins>
      </w:hyperlink>
      <w:ins w:id="92" w:author="PR Preview" w:date="2026-01-01T00:00:00Z">
        <w:r>
          <w:t xml:space="preserve">),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the sets</w:t>
        </w:r>
      </w:ins>
      <w:ins w:id="9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and</w:t>
        </w:r>
      </w:ins>
      <w:ins w:id="9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are pairwise disjoint: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no roll is in both.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The sets</w:t>
        </w:r>
      </w:ins>
      <w:ins w:id="10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and</w:t>
        </w:r>
      </w:ins>
      <w:ins w:id="10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are not,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because</w:t>
        </w:r>
      </w:ins>
      <w:ins w:id="113" w:author="PR Preview" w:date="2026-01-01T00:00:00Z">
        <w:r>
          <w:t xml:space="preserve"> </w:t>
        </w:r>
      </w:ins>
      <m:oMath>
        <m:r>
          <m:t>2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is in both.</w:t>
        </w:r>
      </w:ins>
    </w:p>
    <w:bookmarkEnd w:id="64"/>
    <w:bookmarkStart w:id="65" w:name="def-ordered-pair"/>
    <w:p>
      <w:pPr>
        <w:pStyle w:val="BodyText"/>
      </w:pPr>
      <w:ins w:id="116" w:author="PR Preview" w:date="2026-01-01T00:00:00Z">
        <w:r>
          <w:rPr>
            <w:b/>
            <w:bCs/>
          </w:rPr>
          <w:t xml:space="preserve">Definition 25 (Ordered pair)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An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rPr>
            <w:b/>
            <w:bCs/>
          </w:rPr>
          <w:t xml:space="preserve">ordered pair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[15]</w:t>
        </w:r>
      </w:ins>
      <w:ins w:id="1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is a pair of objects listed in order,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with</w:t>
        </w:r>
      </w:ins>
      <w:ins w:id="128" w:author="PR Preview" w:date="2026-01-01T00:00:00Z">
        <w:r>
          <w:t xml:space="preserve"> </w:t>
        </w:r>
      </w:ins>
      <m:oMath>
        <m:r>
          <m:t>a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first and</w:t>
        </w:r>
      </w:ins>
      <w:ins w:id="131" w:author="PR Preview" w:date="2026-01-01T00:00:00Z">
        <w:r>
          <w:t xml:space="preserve"> </w:t>
        </w:r>
      </w:ins>
      <m:oMath>
        <m:r>
          <m:t>b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second;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two ordered pairs are equal,</w:t>
        </w:r>
      </w:ins>
      <w:ins w:id="1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when</w:t>
        </w:r>
      </w:ins>
      <w:ins w:id="14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c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and</w:t>
        </w:r>
      </w:ins>
      <w:ins w:id="14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d</m:t>
        </m:r>
      </m:oMath>
      <w:ins w:id="144" w:author="PR Preview" w:date="2026-01-01T00:00:00Z">
        <w:r>
          <w:t xml:space="preserve">.</w:t>
        </w:r>
      </w:ins>
    </w:p>
    <w:bookmarkEnd w:id="65"/>
    <w:bookmarkStart w:id="66" w:name="def-cartesian-product"/>
    <w:p>
      <w:pPr>
        <w:pStyle w:val="BodyText"/>
      </w:pPr>
      <w:ins w:id="145" w:author="PR Preview" w:date="2026-01-01T00:00:00Z">
        <w:r>
          <w:rPr>
            <w:b/>
            <w:bCs/>
          </w:rPr>
          <w:t xml:space="preserve">Definition 26 (Cartesian product)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The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rPr>
            <w:b/>
            <w:bCs/>
          </w:rPr>
          <w:t xml:space="preserve">Cartesian product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[16]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of sets</w:t>
        </w:r>
      </w:ins>
      <w:ins w:id="154" w:author="PR Preview" w:date="2026-01-01T00:00:00Z">
        <w:r>
          <w:t xml:space="preserve"> </w:t>
        </w:r>
      </w:ins>
      <m:oMath>
        <m:r>
          <m:t>A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and</w:t>
        </w:r>
      </w:ins>
      <w:ins w:id="157" w:author="PR Preview" w:date="2026-01-01T00:00:00Z">
        <w:r>
          <w:t xml:space="preserve"> </w:t>
        </w:r>
      </w:ins>
      <m:oMath>
        <m:r>
          <m:t>B</m:t>
        </m:r>
      </m:oMath>
      <w:ins w:id="158" w:author="PR Preview" w:date="2026-01-01T00:00:00Z">
        <w:r>
          <w:t xml:space="preserve">,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written</w:t>
        </w:r>
      </w:ins>
      <w:ins w:id="16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162" w:author="PR Preview" w:date="2026-01-01T00:00:00Z">
        <w:r>
          <w:t xml:space="preserve">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is the set of ordered pairs whose first entry is in</w:t>
        </w:r>
      </w:ins>
      <w:ins w:id="165" w:author="PR Preview" w:date="2026-01-01T00:00:00Z">
        <w:r>
          <w:t xml:space="preserve"> </w:t>
        </w:r>
      </w:ins>
      <m:oMath>
        <m:r>
          <m:t>A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and whose second entry is in</w:t>
        </w:r>
      </w:ins>
      <w:ins w:id="168" w:author="PR Preview" w:date="2026-01-01T00:00:00Z">
        <w:r>
          <w:t xml:space="preserve"> </w:t>
        </w:r>
      </w:ins>
      <m:oMath>
        <m:r>
          <m:t>B</m:t>
        </m:r>
      </m:oMath>
      <w:ins w:id="1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6"/>
    <w:bookmarkStart w:id="67" w:name="exm-cartesian-product"/>
    <w:p>
      <w:pPr>
        <w:pStyle w:val="FirstParagraph"/>
      </w:pPr>
      <w:ins w:id="170" w:author="PR Preview" w:date="2026-01-01T00:00:00Z">
        <w:r>
          <w:rPr>
            <w:b/>
            <w:bCs/>
          </w:rPr>
          <w:t xml:space="preserve">Example 17 (Cartesian products)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7"/>
    <w:bookmarkEnd w:id="68"/>
    <w:bookmarkStart w:id="72" w:name="extended-non-negative-real-numbers"/>
    <w:p>
      <w:pPr>
        <w:pStyle w:val="Heading2"/>
      </w:pPr>
      <w:r>
        <w:t xml:space="preserve">3 Extended non-negative real numbers</w:t>
      </w:r>
    </w:p>
    <w:bookmarkStart w:id="69" w:name="def-extended-nonneg-reals"/>
    <w:p>
      <w:pPr>
        <w:pStyle w:val="FirstParagraph"/>
      </w:pPr>
      <w:del w:id="173" w:author="PR Preview" w:date="2026-01-01T00:00:00Z">
        <w:r>
          <w:rPr>
            <w:b/>
            <w:bCs/>
          </w:rPr>
          <w:delText xml:space="preserve">Definition 26 (Extended non-negative real numbers)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The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rPr>
            <w:b/>
            <w:bCs/>
          </w:rPr>
          <w:delText xml:space="preserve">extended non-negative real numbers</w:delText>
        </w:r>
      </w:del>
      <w:del w:id="178" w:author="PR Preview" w:date="2026-01-01T00:00:00Z">
        <w:r>
          <w:delText xml:space="preserve">, written</w:delText>
        </w:r>
      </w:del>
      <w:del w:id="17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80" w:author="PR Preview" w:date="2026-01-01T00:00:00Z">
        <w:r>
          <w:delText xml:space="preserve">,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are the non-negative real numbers together with an extra element</w:delText>
        </w:r>
      </w:del>
      <w:del w:id="183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that is greater than every real number:</w:delText>
        </w:r>
      </w:del>
    </w:p>
    <w:p>
      <w:pPr>
        <w:pStyle w:val="FirstParagraph"/>
      </w:pPr>
      <w:ins w:id="186" w:author="PR Preview" w:date="2026-01-01T00:00:00Z">
        <w:r>
          <w:rPr>
            <w:b/>
            <w:bCs/>
          </w:rPr>
          <w:t xml:space="preserve">Definition 27 (Extended non-negative real numbers)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The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rPr>
            <w:b/>
            <w:bCs/>
          </w:rPr>
          <w:t xml:space="preserve">extended non-negative real numbers</w:t>
        </w:r>
      </w:ins>
      <w:ins w:id="191" w:author="PR Preview" w:date="2026-01-01T00:00:00Z">
        <w:r>
          <w:t xml:space="preserve">, written</w:t>
        </w:r>
      </w:ins>
      <w:ins w:id="19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93" w:author="PR Preview" w:date="2026-01-01T00:00:00Z">
        <w:r>
          <w:t xml:space="preserve">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are the non-negative real numbers together with an extra element</w:t>
        </w:r>
      </w:ins>
      <w:ins w:id="196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that is greater than every real number: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9"/>
    <w:bookmarkStart w:id="70" w:name="rem-infinity-arithmetic"/>
    <w:p>
      <w:pPr>
        <w:pStyle w:val="BodyText"/>
      </w:pPr>
      <w:del w:id="199" w:author="PR Preview" w:date="2026-01-01T00:00:00Z">
        <w:r>
          <w:rPr>
            <w:i/>
            <w:iCs/>
          </w:rPr>
          <w:delText xml:space="preserve">Remark 6</w:delText>
        </w:r>
      </w:del>
      <w:del w:id="200" w:author="PR Preview" w:date="2026-01-01T00:00:00Z">
        <w:r>
          <w:delText xml:space="preserve"> (Arithmetic with</w:delText>
        </w:r>
      </w:del>
      <w:del w:id="201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202" w:author="PR Preview" w:date="2026-01-01T00:00:00Z">
        <w:r>
          <w:delText xml:space="preserve">). </w:delText>
        </w:r>
      </w:del>
      <m:oMath>
        <m:r>
          <m:rPr>
            <m:sty m:val="p"/>
          </m:rPr>
          <m:t>∞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is not a real number,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so some real-number arithmetic does not extend to it:</w:delText>
        </w:r>
      </w:del>
      <w:del w:id="207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is left undefined,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and</w:delText>
        </w:r>
      </w:del>
      <w:del w:id="212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does not imply</w:delText>
        </w:r>
      </w:del>
      <w:del w:id="21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=</m:t>
        </m:r>
        <m:r>
          <m:t>2</m:t>
        </m:r>
      </m:oMath>
      <w:del w:id="216" w:author="PR Preview" w:date="2026-01-01T00:00:00Z">
        <w:r>
          <w:delText xml:space="preserve">.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Measure theory uses</w:delText>
        </w:r>
      </w:del>
      <w:del w:id="21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because the size of a set, such as the length of the whole real line, can be infinite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[16]</w:delText>
        </w:r>
      </w:del>
      <w:del w:id="224" w:author="PR Preview" w:date="2026-01-01T00:00:00Z">
        <w:r>
          <w:delText xml:space="preserve">.</w:delText>
        </w:r>
      </w:del>
    </w:p>
    <w:p>
      <w:pPr>
        <w:pStyle w:val="BodyText"/>
      </w:pPr>
      <w:del w:id="225" w:author="PR Preview" w:date="2026-01-01T00:00:00Z">
        <w:r>
          <w:rPr>
            <w:b/>
            <w:bCs/>
          </w:rPr>
          <w:delText xml:space="preserve">Example 17 (Adding with</w:delText>
        </w:r>
      </w:del>
      <w:del w:id="22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∞</m:t>
        </m:r>
      </m:oMath>
      <w:del w:id="227" w:author="PR Preview" w:date="2026-01-01T00:00:00Z">
        <w:r>
          <w:rPr>
            <w:b/>
            <w:bCs/>
          </w:rPr>
          <w:delText xml:space="preserve">)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In</w:delText>
        </w:r>
      </w:del>
      <w:del w:id="23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231" w:author="PR Preview" w:date="2026-01-01T00:00:00Z">
        <w:r>
          <w:delText xml:space="preserve">,</w:delText>
        </w:r>
      </w:del>
      <w:del w:id="23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as usual,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while</w:delText>
        </w:r>
      </w:del>
      <w:del w:id="237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and</w:delText>
        </w:r>
      </w:del>
      <w:del w:id="240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241" w:author="PR Preview" w:date="2026-01-01T00:00:00Z">
        <w:r>
          <w:delText xml:space="preserve">.</w:delText>
        </w:r>
      </w:del>
    </w:p>
    <w:p>
      <w:pPr>
        <w:pStyle w:val="BodyText"/>
      </w:pPr>
      <w:ins w:id="242" w:author="PR Preview" w:date="2026-01-01T00:00:00Z">
        <w:r>
          <w:rPr>
            <w:i/>
            <w:iCs/>
          </w:rPr>
          <w:t xml:space="preserve">Remark 6</w:t>
        </w:r>
      </w:ins>
      <w:ins w:id="243" w:author="PR Preview" w:date="2026-01-01T00:00:00Z">
        <w:r>
          <w:t xml:space="preserve"> (Arithmetic with</w:t>
        </w:r>
      </w:ins>
      <w:ins w:id="244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245" w:author="PR Preview" w:date="2026-01-01T00:00:00Z">
        <w:r>
          <w:t xml:space="preserve">). </w:t>
        </w:r>
      </w:ins>
      <m:oMath>
        <m:r>
          <m:rPr>
            <m:sty m:val="p"/>
          </m:rPr>
          <m:t>∞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is not a real number,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so some real-number arithmetic does not extend to it:</w:t>
        </w:r>
      </w:ins>
      <w:ins w:id="250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is left undefined,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and</w:t>
        </w:r>
      </w:ins>
      <w:ins w:id="255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does not imply</w:t>
        </w:r>
      </w:ins>
      <w:ins w:id="25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2</m:t>
        </m:r>
      </m:oMath>
      <w:ins w:id="259" w:author="PR Preview" w:date="2026-01-01T00:00:00Z">
        <w:r>
          <w:t xml:space="preserve">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Measure theory uses</w:t>
        </w:r>
      </w:ins>
      <w:ins w:id="26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because the size of a set, such as the length of the whole real line, can be infinite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[17]</w:t>
        </w:r>
      </w:ins>
      <w:ins w:id="267" w:author="PR Preview" w:date="2026-01-01T00:00:00Z">
        <w:r>
          <w:t xml:space="preserve">.</w:t>
        </w:r>
      </w:ins>
    </w:p>
    <w:bookmarkEnd w:id="70"/>
    <w:bookmarkStart w:id="71" w:name="exm-extended-nonneg-reals"/>
    <w:p>
      <w:pPr>
        <w:pStyle w:val="BodyText"/>
      </w:pPr>
      <w:ins w:id="268" w:author="PR Preview" w:date="2026-01-01T00:00:00Z">
        <w:r>
          <w:rPr>
            <w:b/>
            <w:bCs/>
          </w:rPr>
          <w:t xml:space="preserve">Example 18 (Adding with</w:t>
        </w:r>
      </w:ins>
      <w:ins w:id="26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∞</m:t>
        </m:r>
      </m:oMath>
      <w:ins w:id="270" w:author="PR Preview" w:date="2026-01-01T00:00:00Z">
        <w:r>
          <w:rPr>
            <w:b/>
            <w:bCs/>
          </w:rPr>
          <w:t xml:space="preserve">)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In</w:t>
        </w:r>
      </w:ins>
      <w:ins w:id="27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274" w:author="PR Preview" w:date="2026-01-01T00:00:00Z">
        <w:r>
          <w:t xml:space="preserve">,</w:t>
        </w:r>
      </w:ins>
      <w:ins w:id="27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as usual,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while</w:t>
        </w:r>
      </w:ins>
      <w:ins w:id="28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and</w:t>
        </w:r>
      </w:ins>
      <w:ins w:id="283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284" w:author="PR Preview" w:date="2026-01-01T00:00:00Z">
        <w:r>
          <w:t xml:space="preserve">.</w:t>
        </w:r>
      </w:ins>
    </w:p>
    <w:bookmarkEnd w:id="71"/>
    <w:bookmarkEnd w:id="72"/>
    <w:bookmarkStart w:id="73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del w:id="285" w:author="PR Preview" w:date="2026-01-01T00:00:00Z">
        <w:r>
          <w:delText xml:space="preserve">Devlin [17]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is an undergraduate introduction to axiomatic set theory.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It covers the axioms of set theory, ordinals, and cardinals,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which go well beyond the countable sets and functions in these notes.</w:delText>
        </w:r>
      </w:del>
    </w:p>
    <w:p>
      <w:pPr>
        <w:pStyle w:val="Compact"/>
        <w:numPr>
          <w:ilvl w:val="0"/>
          <w:numId w:val="1009"/>
        </w:numPr>
      </w:pPr>
      <w:del w:id="292" w:author="PR Preview" w:date="2026-01-01T00:00:00Z">
        <w:r>
          <w:delText xml:space="preserve">Halmos [18]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is a short, informal treatment of the same axioms,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covering relations, functions, families of sets, and cardinal numbers.</w:delText>
        </w:r>
      </w:del>
    </w:p>
    <w:p>
      <w:pPr>
        <w:pStyle w:val="Compact"/>
        <w:numPr>
          <w:ilvl w:val="0"/>
          <w:numId w:val="1009"/>
        </w:numPr>
      </w:pPr>
      <w:del w:id="297" w:author="PR Preview" w:date="2026-01-01T00:00:00Z">
        <w:r>
          <w:delText xml:space="preserve">Enderton [19]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is a standard introduction to mathematical logic.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Its first chapter collects the facts about sets, relations, and functions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that the later chapters use.</w:delText>
        </w:r>
      </w:del>
    </w:p>
    <w:p>
      <w:pPr>
        <w:pStyle w:val="Compact"/>
        <w:numPr>
          <w:ilvl w:val="0"/>
          <w:numId w:val="1009"/>
        </w:numPr>
      </w:pPr>
      <w:del w:id="304" w:author="PR Preview" w:date="2026-01-01T00:00:00Z">
        <w:r>
          <w:delText xml:space="preserve">Barker-Plummer et al. [20]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teaches propositional and first-order logic,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the language behind statements such as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“for every set</w:delText>
        </w:r>
      </w:del>
      <w:del w:id="311" w:author="PR Preview" w:date="2026-01-01T00:00:00Z">
        <w:r>
          <w:delText xml:space="preserve"> </w:delText>
        </w:r>
      </w:del>
      <m:oMath>
        <m:r>
          <m:t>A</m:t>
        </m:r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there exists…”</w:delText>
        </w:r>
      </w:del>
      <w:del w:id="31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9"/>
        </w:numPr>
      </w:pPr>
      <w:ins w:id="315" w:author="PR Preview" w:date="2026-01-01T00:00:00Z">
        <w:r>
          <w:t xml:space="preserve">Devlin [18]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 an undergraduate introduction to axiomatic set theory.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It covers the axioms of set theory, ordinals, and cardinals,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which go well beyond the countable sets and functions in these notes.</w:t>
        </w:r>
      </w:ins>
    </w:p>
    <w:p>
      <w:pPr>
        <w:pStyle w:val="Compact"/>
        <w:numPr>
          <w:ilvl w:val="0"/>
          <w:numId w:val="1009"/>
        </w:numPr>
      </w:pPr>
      <w:ins w:id="322" w:author="PR Preview" w:date="2026-01-01T00:00:00Z">
        <w:r>
          <w:t xml:space="preserve">Halmos [19]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is a short, informal treatment of the same axioms,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covering relations, functions, families of sets, and cardinal numbers.</w:t>
        </w:r>
      </w:ins>
    </w:p>
    <w:p>
      <w:pPr>
        <w:pStyle w:val="Compact"/>
        <w:numPr>
          <w:ilvl w:val="0"/>
          <w:numId w:val="1009"/>
        </w:numPr>
      </w:pPr>
      <w:ins w:id="327" w:author="PR Preview" w:date="2026-01-01T00:00:00Z">
        <w:r>
          <w:t xml:space="preserve">Enderton [20]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is a standard introduction to mathematical logic.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Its first chapter collects the facts about sets, relations, and functions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that the later chapters use.</w:t>
        </w:r>
      </w:ins>
    </w:p>
    <w:p>
      <w:pPr>
        <w:pStyle w:val="Compact"/>
        <w:numPr>
          <w:ilvl w:val="0"/>
          <w:numId w:val="1009"/>
        </w:numPr>
      </w:pPr>
      <w:ins w:id="334" w:author="PR Preview" w:date="2026-01-01T00:00:00Z">
        <w:r>
          <w:t xml:space="preserve">Barker-Plummer et al. [21]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teaches propositional and first-order logic,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the language behind statements such as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“for every set</w:t>
        </w:r>
      </w:ins>
      <w:ins w:id="341" w:author="PR Preview" w:date="2026-01-01T00:00:00Z">
        <w:r>
          <w:t xml:space="preserve"> </w:t>
        </w:r>
      </w:ins>
      <m:oMath>
        <m:r>
          <m:t>A</m:t>
        </m:r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there exists…”</w:t>
        </w:r>
      </w:ins>
      <w:ins w:id="344" w:author="PR Preview" w:date="2026-01-01T00:00:00Z">
        <w:r>
          <w:t xml:space="preserve">.</w:t>
        </w:r>
      </w:ins>
    </w:p>
    <w:bookmarkEnd w:id="73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75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https://en.wikipedia.org/wiki/Set_(mathematics)</w:t>
        </w:r>
      </w:hyperlink>
    </w:p>
    <w:bookmarkEnd w:id="75"/>
    <w:bookmarkStart w:id="77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https://en.wikipedia.org/wiki/Set-builder_notation</w:t>
        </w:r>
      </w:hyperlink>
    </w:p>
    <w:bookmarkEnd w:id="77"/>
    <w:bookmarkStart w:id="79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https://en.wikipedia.org/wiki/Interval_(mathematics)</w:t>
        </w:r>
      </w:hyperlink>
    </w:p>
    <w:bookmarkEnd w:id="79"/>
    <w:bookmarkStart w:id="81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https://en.wikipedia.org/wiki/Subset</w:t>
        </w:r>
      </w:hyperlink>
    </w:p>
    <w:bookmarkEnd w:id="81"/>
    <w:bookmarkStart w:id="83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https://en.wikipedia.org/wiki/Empty_set</w:t>
        </w:r>
      </w:hyperlink>
    </w:p>
    <w:bookmarkEnd w:id="83"/>
    <w:bookmarkStart w:id="85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https://en.wikipedia.org/wiki/Vacuous_truth</w:t>
        </w:r>
      </w:hyperlink>
    </w:p>
    <w:bookmarkEnd w:id="85"/>
    <w:bookmarkStart w:id="87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https://en.wikipedia.org/wiki/Family_of_sets</w:t>
        </w:r>
      </w:hyperlink>
    </w:p>
    <w:bookmarkEnd w:id="87"/>
    <w:bookmarkStart w:id="89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https://en.wikipedia.org/wiki/Index_set</w:t>
        </w:r>
      </w:hyperlink>
    </w:p>
    <w:bookmarkEnd w:id="89"/>
    <w:bookmarkStart w:id="91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https://en.wikipedia.org/wiki/Indexed_family</w:t>
        </w:r>
      </w:hyperlink>
    </w:p>
    <w:bookmarkEnd w:id="91"/>
    <w:bookmarkStart w:id="93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https://en.wikipedia.org/wiki/Union_(set_theory)</w:t>
        </w:r>
      </w:hyperlink>
    </w:p>
    <w:bookmarkEnd w:id="93"/>
    <w:bookmarkStart w:id="95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https://en.wikipedia.org/wiki/Intersection_(set_theory)</w:t>
        </w:r>
      </w:hyperlink>
    </w:p>
    <w:bookmarkEnd w:id="95"/>
    <w:bookmarkStart w:id="97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https://en.wikipedia.org/wiki/Complement_(set_theory)</w:t>
        </w:r>
      </w:hyperlink>
    </w:p>
    <w:bookmarkEnd w:id="97"/>
    <w:bookmarkStart w:id="99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https://en.wikipedia.org/wiki/De_Morgan%27s_laws</w:t>
        </w:r>
      </w:hyperlink>
    </w:p>
    <w:bookmarkEnd w:id="99"/>
    <w:bookmarkStart w:id="101" w:name="ref-wikipedia_disjoint_sets"/>
    <w:p>
      <w:pPr>
        <w:pStyle w:val="Bibliography"/>
      </w:pPr>
      <w:del w:id="345" w:author="PR Preview" w:date="2026-01-01T00:00:00Z">
        <w:r>
          <w:delText xml:space="preserve">[14]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	</w:delText>
        </w:r>
      </w:del>
      <w:del w:id="348" w:author="PR Preview" w:date="2026-01-01T00:00:00Z">
        <w:r>
          <w:delText xml:space="preserve">Wikipedia contributors,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“Ordered pair —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Wikipedia</w:delText>
        </w:r>
      </w:del>
      <w:del w:id="353" w:author="PR Preview" w:date="2026-01-01T00:00:00Z">
        <w:r>
          <w:delText xml:space="preserve">,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the free encyclopedia.”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2026. Available:</w:delText>
        </w:r>
      </w:del>
      <w:del w:id="358" w:author="PR Preview" w:date="2026-01-01T00:00:00Z">
        <w:r>
          <w:delText xml:space="preserve"> </w:delText>
        </w:r>
      </w:del>
      <w:hyperlink r:id="rId102">
        <w:del w:id="359" w:author="PR Preview" w:date="2026-01-01T00:00:00Z">
          <w:r>
            <w:rPr>
              <w:rStyle w:val="Hyperlink"/>
            </w:rPr>
            <w:delText xml:space="preserve">https://en.wikipedia.org/wiki/Ordered_pair</w:delText>
          </w:r>
        </w:del>
      </w:hyperlink>
    </w:p>
    <w:p>
      <w:pPr>
        <w:pStyle w:val="Bibliography"/>
      </w:pPr>
      <w:del w:id="360" w:author="PR Preview" w:date="2026-01-01T00:00:00Z">
        <w:r>
          <w:delText xml:space="preserve">[15]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	</w:delText>
        </w:r>
      </w:del>
      <w:del w:id="363" w:author="PR Preview" w:date="2026-01-01T00:00:00Z">
        <w:r>
          <w:delText xml:space="preserve">Wikipedia contributors,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“Cartesian product —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Wikipedia</w:delText>
        </w:r>
      </w:del>
      <w:del w:id="368" w:author="PR Preview" w:date="2026-01-01T00:00:00Z">
        <w:r>
          <w:delText xml:space="preserve">,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the free encyclopedia.”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2026. Available:</w:delText>
        </w:r>
      </w:del>
      <w:del w:id="373" w:author="PR Preview" w:date="2026-01-01T00:00:00Z">
        <w:r>
          <w:delText xml:space="preserve"> </w:delText>
        </w:r>
      </w:del>
      <w:hyperlink r:id="rId104">
        <w:del w:id="374" w:author="PR Preview" w:date="2026-01-01T00:00:00Z">
          <w:r>
            <w:rPr>
              <w:rStyle w:val="Hyperlink"/>
            </w:rPr>
            <w:delText xml:space="preserve">https://en.wikipedia.org/wiki/Cartesian_product</w:delText>
          </w:r>
        </w:del>
      </w:hyperlink>
    </w:p>
    <w:p>
      <w:pPr>
        <w:pStyle w:val="Bibliography"/>
      </w:pPr>
      <w:del w:id="375" w:author="PR Preview" w:date="2026-01-01T00:00:00Z">
        <w:r>
          <w:delText xml:space="preserve">[16]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	</w:delText>
        </w:r>
      </w:del>
      <w:del w:id="378" w:author="PR Preview" w:date="2026-01-01T00:00:00Z">
        <w:r>
          <w:delText xml:space="preserve">Wikipedia contributors,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“Extended real number line —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Wikipedia</w:delText>
        </w:r>
      </w:del>
      <w:del w:id="383" w:author="PR Preview" w:date="2026-01-01T00:00:00Z">
        <w:r>
          <w:delText xml:space="preserve">,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the free encyclopedia.”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2026. Available:</w:delText>
        </w:r>
      </w:del>
      <w:del w:id="388" w:author="PR Preview" w:date="2026-01-01T00:00:00Z">
        <w:r>
          <w:delText xml:space="preserve"> </w:delText>
        </w:r>
      </w:del>
      <w:hyperlink r:id="rId106">
        <w:del w:id="389" w:author="PR Preview" w:date="2026-01-01T00:00:00Z">
          <w:r>
            <w:rPr>
              <w:rStyle w:val="Hyperlink"/>
            </w:rPr>
            <w:delText xml:space="preserve">https://en.wikipedia.org/wiki/Extended_real_number_line</w:delText>
          </w:r>
        </w:del>
      </w:hyperlink>
    </w:p>
    <w:p>
      <w:pPr>
        <w:pStyle w:val="Bibliography"/>
      </w:pPr>
      <w:del w:id="390" w:author="PR Preview" w:date="2026-01-01T00:00:00Z">
        <w:r>
          <w:delText xml:space="preserve">[17]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	</w:delText>
        </w:r>
      </w:del>
      <w:del w:id="393" w:author="PR Preview" w:date="2026-01-01T00:00:00Z">
        <w:r>
          <w:delText xml:space="preserve">K. Devlin,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rPr>
            <w:i/>
            <w:iCs/>
          </w:rPr>
          <w:delText xml:space="preserve">The joy of sets: Fundamentals of contemporary set theory</w:delText>
        </w:r>
      </w:del>
      <w:del w:id="396" w:author="PR Preview" w:date="2026-01-01T00:00:00Z">
        <w:r>
          <w:delText xml:space="preserve">, 2nd ed. in Undergraduate texts in mathematics. New York: Springer, 1993. doi:</w:delText>
        </w:r>
      </w:del>
      <w:del w:id="397" w:author="PR Preview" w:date="2026-01-01T00:00:00Z">
        <w:r>
          <w:delText xml:space="preserve"> </w:delText>
        </w:r>
      </w:del>
      <w:hyperlink r:id="rId108">
        <w:del w:id="398" w:author="PR Preview" w:date="2026-01-01T00:00:00Z">
          <w:r>
            <w:rPr>
              <w:rStyle w:val="Hyperlink"/>
            </w:rPr>
            <w:delText xml:space="preserve">10.1007/978-1-4612-0903-4</w:delText>
          </w:r>
        </w:del>
      </w:hyperlink>
      <w:del w:id="399" w:author="PR Preview" w:date="2026-01-01T00:00:00Z">
        <w:r>
          <w:delText xml:space="preserve">.</w:delText>
        </w:r>
      </w:del>
    </w:p>
    <w:p>
      <w:pPr>
        <w:pStyle w:val="Bibliography"/>
      </w:pPr>
      <w:del w:id="400" w:author="PR Preview" w:date="2026-01-01T00:00:00Z">
        <w:r>
          <w:delText xml:space="preserve">[18]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	</w:delText>
        </w:r>
      </w:del>
      <w:del w:id="403" w:author="PR Preview" w:date="2026-01-01T00:00:00Z">
        <w:r>
          <w:delText xml:space="preserve">P. R. Halmos,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rPr>
            <w:i/>
            <w:iCs/>
          </w:rPr>
          <w:delText xml:space="preserve">Naive set theory</w:delText>
        </w:r>
      </w:del>
      <w:del w:id="406" w:author="PR Preview" w:date="2026-01-01T00:00:00Z">
        <w:r>
          <w:delText xml:space="preserve">. in Undergraduate texts in mathematics. New York: Springer, 1974. doi:</w:delText>
        </w:r>
      </w:del>
      <w:del w:id="407" w:author="PR Preview" w:date="2026-01-01T00:00:00Z">
        <w:r>
          <w:delText xml:space="preserve"> </w:delText>
        </w:r>
      </w:del>
      <w:hyperlink r:id="rId110">
        <w:del w:id="408" w:author="PR Preview" w:date="2026-01-01T00:00:00Z">
          <w:r>
            <w:rPr>
              <w:rStyle w:val="Hyperlink"/>
            </w:rPr>
            <w:delText xml:space="preserve">10.1007/978-1-4757-1645-0</w:delText>
          </w:r>
        </w:del>
      </w:hyperlink>
      <w:del w:id="409" w:author="PR Preview" w:date="2026-01-01T00:00:00Z">
        <w:r>
          <w:delText xml:space="preserve">.</w:delText>
        </w:r>
      </w:del>
    </w:p>
    <w:p>
      <w:pPr>
        <w:pStyle w:val="Bibliography"/>
      </w:pPr>
      <w:del w:id="410" w:author="PR Preview" w:date="2026-01-01T00:00:00Z">
        <w:r>
          <w:delText xml:space="preserve">[19]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	</w:delText>
        </w:r>
      </w:del>
      <w:del w:id="413" w:author="PR Preview" w:date="2026-01-01T00:00:00Z">
        <w:r>
          <w:delText xml:space="preserve">H. B. Enderton,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rPr>
            <w:i/>
            <w:iCs/>
          </w:rPr>
          <w:delText xml:space="preserve">A mathematical introduction to logic</w:delText>
        </w:r>
      </w:del>
      <w:del w:id="416" w:author="PR Preview" w:date="2026-01-01T00:00:00Z">
        <w:r>
          <w:delText xml:space="preserve">, 2nd ed. San Diego, CA: Academic Press, 2001. doi:</w:delText>
        </w:r>
      </w:del>
      <w:del w:id="417" w:author="PR Preview" w:date="2026-01-01T00:00:00Z">
        <w:r>
          <w:delText xml:space="preserve"> </w:delText>
        </w:r>
      </w:del>
      <w:hyperlink r:id="rId112">
        <w:del w:id="418" w:author="PR Preview" w:date="2026-01-01T00:00:00Z">
          <w:r>
            <w:rPr>
              <w:rStyle w:val="Hyperlink"/>
            </w:rPr>
            <w:delText xml:space="preserve">10.1016/C2009-0-22107-6</w:delText>
          </w:r>
        </w:del>
      </w:hyperlink>
      <w:del w:id="419" w:author="PR Preview" w:date="2026-01-01T00:00:00Z">
        <w:r>
          <w:delText xml:space="preserve">.</w:delText>
        </w:r>
      </w:del>
    </w:p>
    <w:p>
      <w:pPr>
        <w:pStyle w:val="Bibliography"/>
      </w:pPr>
      <w:del w:id="420" w:author="PR Preview" w:date="2026-01-01T00:00:00Z">
        <w:r>
          <w:delText xml:space="preserve">[20]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	</w:delText>
        </w:r>
      </w:del>
      <w:del w:id="423" w:author="PR Preview" w:date="2026-01-01T00:00:00Z">
        <w:r>
          <w:delText xml:space="preserve">D. Barker-Plummer, J. Barwise, and J. Etchemendy,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rPr>
            <w:i/>
            <w:iCs/>
          </w:rPr>
          <w:delText xml:space="preserve">Language, proof and logic</w:delText>
        </w:r>
      </w:del>
      <w:del w:id="426" w:author="PR Preview" w:date="2026-01-01T00:00:00Z">
        <w:r>
          <w:delText xml:space="preserve">, 2nd ed. Stanford, CA: CSLI Publications, 2011. Available:</w:delText>
        </w:r>
      </w:del>
      <w:del w:id="427" w:author="PR Preview" w:date="2026-01-01T00:00:00Z">
        <w:r>
          <w:delText xml:space="preserve"> </w:delText>
        </w:r>
      </w:del>
      <w:hyperlink r:id="rId114">
        <w:del w:id="428" w:author="PR Preview" w:date="2026-01-01T00:00:00Z">
          <w:r>
            <w:rPr>
              <w:rStyle w:val="Hyperlink"/>
            </w:rPr>
            <w:delText xml:space="preserve">https://www.amazon.com/dp/1575866323</w:delText>
          </w:r>
        </w:del>
      </w:hyperlink>
    </w:p>
    <w:p>
      <w:pPr>
        <w:pStyle w:val="Bibliography"/>
      </w:pPr>
      <w:ins w:id="429" w:author="PR Preview" w:date="2026-01-01T00:00:00Z">
        <w:r>
          <w:t xml:space="preserve">[14]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	</w:t>
        </w:r>
      </w:ins>
      <w:ins w:id="432" w:author="PR Preview" w:date="2026-01-01T00:00:00Z">
        <w:r>
          <w:t xml:space="preserve">Wikipedia contributors,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“Disjoint sets —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Wikipedia</w:t>
        </w:r>
      </w:ins>
      <w:ins w:id="437" w:author="PR Preview" w:date="2026-01-01T00:00:00Z">
        <w:r>
          <w:t xml:space="preserve">,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the free encyclopedia.”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2026. Available:</w:t>
        </w:r>
      </w:ins>
      <w:ins w:id="442" w:author="PR Preview" w:date="2026-01-01T00:00:00Z">
        <w:r>
          <w:t xml:space="preserve"> </w:t>
        </w:r>
      </w:ins>
      <w:hyperlink r:id="rId100">
        <w:ins w:id="443" w:author="PR Preview" w:date="2026-01-01T00:00:00Z">
          <w:r>
            <w:rPr>
              <w:rStyle w:val="Hyperlink"/>
            </w:rPr>
            <w:t xml:space="preserve">https://en.wikipedia.org/wiki/Disjoint_sets</w:t>
          </w:r>
        </w:ins>
      </w:hyperlink>
    </w:p>
    <w:bookmarkEnd w:id="101"/>
    <w:bookmarkStart w:id="103" w:name="ref-wikipedia_ordered_pair"/>
    <w:p>
      <w:pPr>
        <w:pStyle w:val="Bibliography"/>
      </w:pPr>
      <w:ins w:id="444" w:author="PR Preview" w:date="2026-01-01T00:00:00Z">
        <w:r>
          <w:t xml:space="preserve">[15]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	</w:t>
        </w:r>
      </w:ins>
      <w:ins w:id="447" w:author="PR Preview" w:date="2026-01-01T00:00:00Z">
        <w:r>
          <w:t xml:space="preserve">Wikipedia contributors,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“Ordered pair —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Wikipedia</w:t>
        </w:r>
      </w:ins>
      <w:ins w:id="452" w:author="PR Preview" w:date="2026-01-01T00:00:00Z">
        <w:r>
          <w:t xml:space="preserve">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the free encyclopedia.”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2026. Available:</w:t>
        </w:r>
      </w:ins>
      <w:ins w:id="457" w:author="PR Preview" w:date="2026-01-01T00:00:00Z">
        <w:r>
          <w:t xml:space="preserve"> </w:t>
        </w:r>
      </w:ins>
      <w:hyperlink r:id="rId102">
        <w:ins w:id="458" w:author="PR Preview" w:date="2026-01-01T00:00:00Z">
          <w:r>
            <w:rPr>
              <w:rStyle w:val="Hyperlink"/>
            </w:rPr>
            <w:t xml:space="preserve">https://en.wikipedia.org/wiki/Ordered_pair</w:t>
          </w:r>
        </w:ins>
      </w:hyperlink>
    </w:p>
    <w:bookmarkEnd w:id="103"/>
    <w:bookmarkStart w:id="105" w:name="ref-wikipedia_cartesian_product"/>
    <w:p>
      <w:pPr>
        <w:pStyle w:val="Bibliography"/>
      </w:pPr>
      <w:ins w:id="459" w:author="PR Preview" w:date="2026-01-01T00:00:00Z">
        <w:r>
          <w:t xml:space="preserve">[16]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	</w:t>
        </w:r>
      </w:ins>
      <w:ins w:id="462" w:author="PR Preview" w:date="2026-01-01T00:00:00Z">
        <w:r>
          <w:t xml:space="preserve">Wikipedia contributors,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“Cartesian product —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Wikipedia</w:t>
        </w:r>
      </w:ins>
      <w:ins w:id="467" w:author="PR Preview" w:date="2026-01-01T00:00:00Z">
        <w:r>
          <w:t xml:space="preserve">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the free encyclopedia.”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2026. Available:</w:t>
        </w:r>
      </w:ins>
      <w:ins w:id="472" w:author="PR Preview" w:date="2026-01-01T00:00:00Z">
        <w:r>
          <w:t xml:space="preserve"> </w:t>
        </w:r>
      </w:ins>
      <w:hyperlink r:id="rId104">
        <w:ins w:id="473" w:author="PR Preview" w:date="2026-01-01T00:00:00Z">
          <w:r>
            <w:rPr>
              <w:rStyle w:val="Hyperlink"/>
            </w:rPr>
            <w:t xml:space="preserve">https://en.wikipedia.org/wiki/Cartesian_product</w:t>
          </w:r>
        </w:ins>
      </w:hyperlink>
    </w:p>
    <w:bookmarkEnd w:id="105"/>
    <w:bookmarkStart w:id="107" w:name="ref-wikipedia_extended_real_number_line"/>
    <w:p>
      <w:pPr>
        <w:pStyle w:val="Bibliography"/>
      </w:pPr>
      <w:ins w:id="474" w:author="PR Preview" w:date="2026-01-01T00:00:00Z">
        <w:r>
          <w:t xml:space="preserve">[17]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	</w:t>
        </w:r>
      </w:ins>
      <w:ins w:id="477" w:author="PR Preview" w:date="2026-01-01T00:00:00Z">
        <w:r>
          <w:t xml:space="preserve">Wikipedia contributors,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“Extended real number line —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Wikipedia</w:t>
        </w:r>
      </w:ins>
      <w:ins w:id="482" w:author="PR Preview" w:date="2026-01-01T00:00:00Z">
        <w:r>
          <w:t xml:space="preserve">,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the free encyclopedia.”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2026. Available:</w:t>
        </w:r>
      </w:ins>
      <w:ins w:id="487" w:author="PR Preview" w:date="2026-01-01T00:00:00Z">
        <w:r>
          <w:t xml:space="preserve"> </w:t>
        </w:r>
      </w:ins>
      <w:hyperlink r:id="rId106">
        <w:ins w:id="488" w:author="PR Preview" w:date="2026-01-01T00:00:00Z">
          <w:r>
            <w:rPr>
              <w:rStyle w:val="Hyperlink"/>
            </w:rPr>
            <w:t xml:space="preserve">https://en.wikipedia.org/wiki/Extended_real_number_line</w:t>
          </w:r>
        </w:ins>
      </w:hyperlink>
    </w:p>
    <w:bookmarkEnd w:id="107"/>
    <w:bookmarkStart w:id="109" w:name="ref-devlin1993joy"/>
    <w:p>
      <w:pPr>
        <w:pStyle w:val="Bibliography"/>
      </w:pPr>
      <w:ins w:id="489" w:author="PR Preview" w:date="2026-01-01T00:00:00Z">
        <w:r>
          <w:t xml:space="preserve">[18]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	</w:t>
        </w:r>
      </w:ins>
      <w:ins w:id="492" w:author="PR Preview" w:date="2026-01-01T00:00:00Z">
        <w:r>
          <w:t xml:space="preserve">K. Devlin,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rPr>
            <w:i/>
            <w:iCs/>
          </w:rPr>
          <w:t xml:space="preserve">The joy of sets: Fundamentals of contemporary set theory</w:t>
        </w:r>
      </w:ins>
      <w:ins w:id="495" w:author="PR Preview" w:date="2026-01-01T00:00:00Z">
        <w:r>
          <w:t xml:space="preserve">, 2nd ed. in Undergraduate texts in mathematics. New York: Springer, 1993. doi:</w:t>
        </w:r>
      </w:ins>
      <w:ins w:id="496" w:author="PR Preview" w:date="2026-01-01T00:00:00Z">
        <w:r>
          <w:t xml:space="preserve"> </w:t>
        </w:r>
      </w:ins>
      <w:hyperlink r:id="rId108">
        <w:ins w:id="497" w:author="PR Preview" w:date="2026-01-01T00:00:00Z">
          <w:r>
            <w:rPr>
              <w:rStyle w:val="Hyperlink"/>
            </w:rPr>
            <w:t xml:space="preserve">10.1007/978-1-4612-0903-4</w:t>
          </w:r>
        </w:ins>
      </w:hyperlink>
      <w:ins w:id="498" w:author="PR Preview" w:date="2026-01-01T00:00:00Z">
        <w:r>
          <w:t xml:space="preserve">.</w:t>
        </w:r>
      </w:ins>
    </w:p>
    <w:bookmarkEnd w:id="109"/>
    <w:bookmarkStart w:id="111" w:name="ref-halmos1974naive"/>
    <w:p>
      <w:pPr>
        <w:pStyle w:val="Bibliography"/>
      </w:pPr>
      <w:ins w:id="499" w:author="PR Preview" w:date="2026-01-01T00:00:00Z">
        <w:r>
          <w:t xml:space="preserve">[19]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	</w:t>
        </w:r>
      </w:ins>
      <w:ins w:id="502" w:author="PR Preview" w:date="2026-01-01T00:00:00Z">
        <w:r>
          <w:t xml:space="preserve">P. R. Halmos,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rPr>
            <w:i/>
            <w:iCs/>
          </w:rPr>
          <w:t xml:space="preserve">Naive set theory</w:t>
        </w:r>
      </w:ins>
      <w:ins w:id="505" w:author="PR Preview" w:date="2026-01-01T00:00:00Z">
        <w:r>
          <w:t xml:space="preserve">. in Undergraduate texts in mathematics. New York: Springer, 1974. doi:</w:t>
        </w:r>
      </w:ins>
      <w:ins w:id="506" w:author="PR Preview" w:date="2026-01-01T00:00:00Z">
        <w:r>
          <w:t xml:space="preserve"> </w:t>
        </w:r>
      </w:ins>
      <w:hyperlink r:id="rId110">
        <w:ins w:id="507" w:author="PR Preview" w:date="2026-01-01T00:00:00Z">
          <w:r>
            <w:rPr>
              <w:rStyle w:val="Hyperlink"/>
            </w:rPr>
            <w:t xml:space="preserve">10.1007/978-1-4757-1645-0</w:t>
          </w:r>
        </w:ins>
      </w:hyperlink>
      <w:ins w:id="508" w:author="PR Preview" w:date="2026-01-01T00:00:00Z">
        <w:r>
          <w:t xml:space="preserve">.</w:t>
        </w:r>
      </w:ins>
    </w:p>
    <w:bookmarkEnd w:id="111"/>
    <w:bookmarkStart w:id="113" w:name="ref-enderton2001logic"/>
    <w:p>
      <w:pPr>
        <w:pStyle w:val="Bibliography"/>
      </w:pPr>
      <w:ins w:id="509" w:author="PR Preview" w:date="2026-01-01T00:00:00Z">
        <w:r>
          <w:t xml:space="preserve">[20]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	</w:t>
        </w:r>
      </w:ins>
      <w:ins w:id="512" w:author="PR Preview" w:date="2026-01-01T00:00:00Z">
        <w:r>
          <w:t xml:space="preserve">H. B. Enderton,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rPr>
            <w:i/>
            <w:iCs/>
          </w:rPr>
          <w:t xml:space="preserve">A mathematical introduction to logic</w:t>
        </w:r>
      </w:ins>
      <w:ins w:id="515" w:author="PR Preview" w:date="2026-01-01T00:00:00Z">
        <w:r>
          <w:t xml:space="preserve">, 2nd ed. San Diego, CA: Academic Press, 2001. doi:</w:t>
        </w:r>
      </w:ins>
      <w:ins w:id="516" w:author="PR Preview" w:date="2026-01-01T00:00:00Z">
        <w:r>
          <w:t xml:space="preserve"> </w:t>
        </w:r>
      </w:ins>
      <w:hyperlink r:id="rId112">
        <w:ins w:id="517" w:author="PR Preview" w:date="2026-01-01T00:00:00Z">
          <w:r>
            <w:rPr>
              <w:rStyle w:val="Hyperlink"/>
            </w:rPr>
            <w:t xml:space="preserve">10.1016/C2009-0-22107-6</w:t>
          </w:r>
        </w:ins>
      </w:hyperlink>
      <w:ins w:id="518" w:author="PR Preview" w:date="2026-01-01T00:00:00Z">
        <w:r>
          <w:t xml:space="preserve">.</w:t>
        </w:r>
      </w:ins>
    </w:p>
    <w:bookmarkEnd w:id="113"/>
    <w:bookmarkStart w:id="115" w:name="ref-barkerplummer2011language"/>
    <w:p>
      <w:pPr>
        <w:pStyle w:val="Bibliography"/>
      </w:pPr>
      <w:ins w:id="519" w:author="PR Preview" w:date="2026-01-01T00:00:00Z">
        <w:r>
          <w:t xml:space="preserve">[21]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	</w:t>
        </w:r>
      </w:ins>
      <w:ins w:id="522" w:author="PR Preview" w:date="2026-01-01T00:00:00Z">
        <w:r>
          <w:t xml:space="preserve">D. Barker-Plummer, J. Barwise, and J. Etchemendy,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rPr>
            <w:i/>
            <w:iCs/>
          </w:rPr>
          <w:t xml:space="preserve">Language, proof and logic</w:t>
        </w:r>
      </w:ins>
      <w:ins w:id="525" w:author="PR Preview" w:date="2026-01-01T00:00:00Z">
        <w:r>
          <w:t xml:space="preserve">, 2nd ed. Stanford, CA: CSLI Publications, 2011. Available:</w:t>
        </w:r>
      </w:ins>
      <w:ins w:id="526" w:author="PR Preview" w:date="2026-01-01T00:00:00Z">
        <w:r>
          <w:t xml:space="preserve"> </w:t>
        </w:r>
      </w:ins>
      <w:hyperlink r:id="rId114">
        <w:ins w:id="527" w:author="PR Preview" w:date="2026-01-01T00:00:00Z">
          <w:r>
            <w:rPr>
              <w:rStyle w:val="Hyperlink"/>
            </w:rPr>
            <w:t xml:space="preserve">https://www.amazon.com/dp/1575866323</w:t>
          </w:r>
        </w:ins>
      </w:hyperlink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8" Type="http://schemas.openxmlformats.org/officeDocument/2006/relationships/hyperlink" Target="https://doi.org/10.1007/978-1-4612-0903-4" TargetMode="External"/><Relationship Id="rId110" Type="http://schemas.openxmlformats.org/officeDocument/2006/relationships/hyperlink" Target="https://doi.org/10.1007/978-1-4757-1645-0" TargetMode="External"/><Relationship Id="rId112" Type="http://schemas.openxmlformats.org/officeDocument/2006/relationships/hyperlink" Target="https://doi.org/10.1016/C2009-0-22107-6" TargetMode="External"/><Relationship Id="rId104" Type="http://schemas.openxmlformats.org/officeDocument/2006/relationships/hyperlink" Target="https://en.wikipedia.org/wiki/Cartesian_product" TargetMode="External"/><Relationship Id="rId96" Type="http://schemas.openxmlformats.org/officeDocument/2006/relationships/hyperlink" Target="https://en.wikipedia.org/wiki/Complement_(set_theory)" TargetMode="External"/><Relationship Id="rId98" Type="http://schemas.openxmlformats.org/officeDocument/2006/relationships/hyperlink" Target="https://en.wikipedia.org/wiki/De_Morgan%27s_laws" TargetMode="External"/><Relationship Id="rId100" Type="http://schemas.openxmlformats.org/officeDocument/2006/relationships/hyperlink" Target="https://en.wikipedia.org/wiki/Disjoint_sets" TargetMode="External"/><Relationship Id="rId82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86" Type="http://schemas.openxmlformats.org/officeDocument/2006/relationships/hyperlink" Target="https://en.wikipedia.org/wiki/Family_of_sets" TargetMode="External"/><Relationship Id="rId88" Type="http://schemas.openxmlformats.org/officeDocument/2006/relationships/hyperlink" Target="https://en.wikipedia.org/wiki/Index_set" TargetMode="External"/><Relationship Id="rId90" Type="http://schemas.openxmlformats.org/officeDocument/2006/relationships/hyperlink" Target="https://en.wikipedia.org/wiki/Indexed_family" TargetMode="External"/><Relationship Id="rId94" Type="http://schemas.openxmlformats.org/officeDocument/2006/relationships/hyperlink" Target="https://en.wikipedia.org/wiki/Intersection_(set_theory)" TargetMode="External"/><Relationship Id="rId78" Type="http://schemas.openxmlformats.org/officeDocument/2006/relationships/hyperlink" Target="https://en.wikipedia.org/wiki/Interval_(mathematics)" TargetMode="External"/><Relationship Id="rId102" Type="http://schemas.openxmlformats.org/officeDocument/2006/relationships/hyperlink" Target="https://en.wikipedia.org/wiki/Ordered_pair" TargetMode="External"/><Relationship Id="rId76" Type="http://schemas.openxmlformats.org/officeDocument/2006/relationships/hyperlink" Target="https://en.wikipedia.org/wiki/Set-builder_notation" TargetMode="External"/><Relationship Id="rId74" Type="http://schemas.openxmlformats.org/officeDocument/2006/relationships/hyperlink" Target="https://en.wikipedia.org/wiki/Set_(mathematics)" TargetMode="External"/><Relationship Id="rId80" Type="http://schemas.openxmlformats.org/officeDocument/2006/relationships/hyperlink" Target="https://en.wikipedia.org/wiki/Subset" TargetMode="External"/><Relationship Id="rId92" Type="http://schemas.openxmlformats.org/officeDocument/2006/relationships/hyperlink" Target="https://en.wikipedia.org/wiki/Union_(set_theory)" TargetMode="External"/><Relationship Id="rId84" Type="http://schemas.openxmlformats.org/officeDocument/2006/relationships/hyperlink" Target="https://en.wikipedia.org/wiki/Vacuous_truth" TargetMode="External"/><Relationship Id="rId114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8" Type="http://schemas.openxmlformats.org/officeDocument/2006/relationships/hyperlink" Target="https://doi.org/10.1007/978-1-4612-0903-4" TargetMode="External"/><Relationship Id="rId110" Type="http://schemas.openxmlformats.org/officeDocument/2006/relationships/hyperlink" Target="https://doi.org/10.1007/978-1-4757-1645-0" TargetMode="External"/><Relationship Id="rId112" Type="http://schemas.openxmlformats.org/officeDocument/2006/relationships/hyperlink" Target="https://doi.org/10.1016/C2009-0-22107-6" TargetMode="External"/><Relationship Id="rId104" Type="http://schemas.openxmlformats.org/officeDocument/2006/relationships/hyperlink" Target="https://en.wikipedia.org/wiki/Cartesian_product" TargetMode="External"/><Relationship Id="rId96" Type="http://schemas.openxmlformats.org/officeDocument/2006/relationships/hyperlink" Target="https://en.wikipedia.org/wiki/Complement_(set_theory)" TargetMode="External"/><Relationship Id="rId98" Type="http://schemas.openxmlformats.org/officeDocument/2006/relationships/hyperlink" Target="https://en.wikipedia.org/wiki/De_Morgan%27s_laws" TargetMode="External"/><Relationship Id="rId100" Type="http://schemas.openxmlformats.org/officeDocument/2006/relationships/hyperlink" Target="https://en.wikipedia.org/wiki/Disjoint_sets" TargetMode="External"/><Relationship Id="rId82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86" Type="http://schemas.openxmlformats.org/officeDocument/2006/relationships/hyperlink" Target="https://en.wikipedia.org/wiki/Family_of_sets" TargetMode="External"/><Relationship Id="rId88" Type="http://schemas.openxmlformats.org/officeDocument/2006/relationships/hyperlink" Target="https://en.wikipedia.org/wiki/Index_set" TargetMode="External"/><Relationship Id="rId90" Type="http://schemas.openxmlformats.org/officeDocument/2006/relationships/hyperlink" Target="https://en.wikipedia.org/wiki/Indexed_family" TargetMode="External"/><Relationship Id="rId94" Type="http://schemas.openxmlformats.org/officeDocument/2006/relationships/hyperlink" Target="https://en.wikipedia.org/wiki/Intersection_(set_theory)" TargetMode="External"/><Relationship Id="rId78" Type="http://schemas.openxmlformats.org/officeDocument/2006/relationships/hyperlink" Target="https://en.wikipedia.org/wiki/Interval_(mathematics)" TargetMode="External"/><Relationship Id="rId102" Type="http://schemas.openxmlformats.org/officeDocument/2006/relationships/hyperlink" Target="https://en.wikipedia.org/wiki/Ordered_pair" TargetMode="External"/><Relationship Id="rId76" Type="http://schemas.openxmlformats.org/officeDocument/2006/relationships/hyperlink" Target="https://en.wikipedia.org/wiki/Set-builder_notation" TargetMode="External"/><Relationship Id="rId74" Type="http://schemas.openxmlformats.org/officeDocument/2006/relationships/hyperlink" Target="https://en.wikipedia.org/wiki/Set_(mathematics)" TargetMode="External"/><Relationship Id="rId80" Type="http://schemas.openxmlformats.org/officeDocument/2006/relationships/hyperlink" Target="https://en.wikipedia.org/wiki/Subset" TargetMode="External"/><Relationship Id="rId92" Type="http://schemas.openxmlformats.org/officeDocument/2006/relationships/hyperlink" Target="https://en.wikipedia.org/wiki/Union_(set_theory)" TargetMode="External"/><Relationship Id="rId84" Type="http://schemas.openxmlformats.org/officeDocument/2006/relationships/hyperlink" Target="https://en.wikipedia.org/wiki/Vacuous_truth" TargetMode="External"/><Relationship Id="rId114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2026-10-19T17:49:53Z</dcterms:created>
  <dcterms:modified xsi:type="dcterms:W3CDTF">2026-10-19T17:49:53Z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