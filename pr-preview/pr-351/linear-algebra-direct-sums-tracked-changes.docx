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3" w:author="PR Preview" w:date="2026-01-01T00:00:00Z">
        <w:r>
  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  </w:r>
      </w:ins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del w:id="4" w:author="PR Preview" w:date="2026-01-01T00:00:00Z">
        <w:r>
          <w:rPr>
            <w:i/>
            <w:iCs/>
          </w:rPr>
          <w:delText xml:space="preserve">Proof</w:delText>
        </w:r>
      </w:del>
      <w:del w:id="5" w:author="PR Preview" w:date="2026-01-01T00:00:00Z">
        <w:r>
          <w:delText xml:space="preserve">. </w:delText>
        </w:r>
      </w:del>
      <w:del w:id="6" w:author="PR Preview" w:date="2026-01-01T00:00:00Z">
        <w:r>
          <w:delText xml:space="preserve">Both</w:delText>
        </w:r>
      </w:del>
      <w:del w:id="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</w:delText>
        </w:r>
      </w:del>
      <w:del w:id="1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contain</w:delText>
        </w:r>
      </w:del>
      <w:del w:id="1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</w:delText>
        </w:r>
      </w:del>
      <w:hyperlink r:id="rId19">
        <w:del w:id="16" w:author="PR Preview" w:date="2026-01-01T00:00:00Z">
          <w:r>
            <w:rPr>
              <w:rStyle w:val="Hyperlink"/>
            </w:rPr>
            <w:delText xml:space="preserve">Theorem 1 in Subspaces and Rank</w:delText>
          </w:r>
        </w:del>
      </w:hyperlink>
      <w:del w:id="17" w:author="PR Preview" w:date="2026-01-01T00:00:00Z">
        <w:r>
          <w:delText xml:space="preserve">).</w:delText>
        </w:r>
      </w:del>
    </w:p>
    <w:p>
      <w:pPr>
        <w:pStyle w:val="BodyText"/>
      </w:pPr>
      <w:del w:id="18" w:author="PR Preview" w:date="2026-01-01T00:00:00Z">
        <w:r>
          <w:rPr>
            <w:b/>
            <w:bCs/>
          </w:rPr>
          <w:delText xml:space="preserve">The sum.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It is not empty: it contains</w:delText>
        </w:r>
      </w:del>
      <w:del w:id="21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" w:author="PR Preview" w:date="2026-01-01T00:00:00Z">
        <w:r>
          <w:delText xml:space="preserve">.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Take two of its vectors,</w:delText>
        </w:r>
      </w:del>
      <w:del w:id="2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and</w:delText>
        </w:r>
      </w:del>
      <w:del w:id="28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with</w:delText>
        </w:r>
      </w:del>
      <w:del w:id="3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</w:delText>
        </w:r>
      </w:del>
      <w:del w:id="3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 a number</w:delText>
        </w:r>
      </w:del>
      <w:del w:id="39" w:author="PR Preview" w:date="2026-01-01T00:00:00Z">
        <w:r>
          <w:delText xml:space="preserve"> </w:delText>
        </w:r>
      </w:del>
      <m:oMath>
        <m:r>
          <m:t>c</m:t>
        </m:r>
      </m:oMath>
      <w:del w:id="40" w:author="PR Preview" w:date="2026-01-01T00:00:00Z">
        <w:r>
          <w:delText xml:space="preserve">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del w:id="43" w:author="PR Preview" w:date="2026-01-01T00:00:00Z">
        <w:r>
          <w:delText xml:space="preserve">where</w:delText>
        </w:r>
      </w:del>
      <w:del w:id="4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</w:delText>
        </w:r>
      </w:del>
      <w:del w:id="4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8" w:author="PR Preview" w:date="2026-01-01T00:00:00Z">
        <w:r>
          <w:delText xml:space="preserve">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because each subspace is closed under addition.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Likewise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del w:id="53" w:author="PR Preview" w:date="2026-01-01T00:00:00Z">
        <w:r>
          <w:delText xml:space="preserve">where</w:delText>
        </w:r>
      </w:del>
      <w:del w:id="54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and</w:delText>
        </w:r>
      </w:del>
      <w:del w:id="57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58" w:author="PR Preview" w:date="2026-01-01T00:00:00Z">
        <w:r>
          <w:delText xml:space="preserve">,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because each subspace is closed under scalar multiplication.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So</w:delText>
        </w:r>
      </w:del>
      <w:del w:id="63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and</w:delText>
        </w:r>
      </w:del>
      <w:del w:id="66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are in</w:delText>
        </w:r>
      </w:del>
      <w:del w:id="6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70" w:author="PR Preview" w:date="2026-01-01T00:00:00Z">
        <w:r>
          <w:delText xml:space="preserve">.</w:delText>
        </w:r>
      </w:del>
    </w:p>
    <w:p>
      <w:pPr>
        <w:pStyle w:val="BodyText"/>
      </w:pPr>
      <w:del w:id="71" w:author="PR Preview" w:date="2026-01-01T00:00:00Z">
        <w:r>
          <w:rPr>
            <w:b/>
            <w:bCs/>
          </w:rPr>
          <w:delText xml:space="preserve">The intersection.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It is not empty: it contains</w:delText>
        </w:r>
      </w:del>
      <w:del w:id="7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5" w:author="PR Preview" w:date="2026-01-01T00:00:00Z">
        <w:r>
          <w:delText xml:space="preserve">.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If</w:delText>
        </w:r>
      </w:del>
      <w:del w:id="78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and</w:delText>
        </w:r>
      </w:del>
      <w:del w:id="8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are in both</w:delText>
        </w:r>
      </w:del>
      <w:del w:id="8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and</w:delText>
        </w:r>
      </w:del>
      <w:del w:id="8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88" w:author="PR Preview" w:date="2026-01-01T00:00:00Z">
        <w:r>
          <w:delText xml:space="preserve">,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then</w:delText>
        </w:r>
      </w:del>
      <w:del w:id="91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and</w:delText>
        </w:r>
      </w:del>
      <w:del w:id="94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are in</w:delText>
        </w:r>
      </w:del>
      <w:del w:id="9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98" w:author="PR Preview" w:date="2026-01-01T00:00:00Z">
        <w:r>
          <w:delText xml:space="preserve">,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because</w:delText>
        </w:r>
      </w:del>
      <w:del w:id="10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is a subspace,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and in</w:delText>
        </w:r>
      </w:del>
      <w:del w:id="10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for the same reason,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so they are in</w:delText>
        </w:r>
      </w:del>
      <w:del w:id="11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12" w:author="PR Preview" w:date="2026-01-01T00:00:00Z">
        <w:r>
          <w:delText xml:space="preserve">.</w:delText>
        </w:r>
      </w:del>
    </w:p>
    <w:p>
      <w:pPr>
        <w:pStyle w:val="BodyText"/>
      </w:pPr>
      <w:ins w:id="113" w:author="PR Preview" w:date="2026-01-01T00:00:00Z">
        <w:r>
          <w:rPr>
            <w:i/>
            <w:iCs/>
          </w:rPr>
          <w:t xml:space="preserve">Proof</w:t>
        </w:r>
      </w:ins>
      <w:ins w:id="114" w:author="PR Preview" w:date="2026-01-01T00:00:00Z">
        <w:r>
          <w:t xml:space="preserve">. </w:t>
        </w:r>
      </w:ins>
      <w:ins w:id="115" w:author="PR Preview" w:date="2026-01-01T00:00:00Z">
        <w:r>
          <w:t xml:space="preserve">Both</w:t>
        </w:r>
      </w:ins>
      <w:ins w:id="11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and</w:t>
        </w:r>
      </w:ins>
      <w:ins w:id="11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contain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$\mathord{\smash[b]{\underset{\raise.3ex\hbox{$\scriptstyle\sim$}}{0}}\vphantom{0}}$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(</w:t>
        </w:r>
      </w:ins>
      <w:hyperlink r:id="rId19">
        <w:ins w:id="126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127" w:author="PR Preview" w:date="2026-01-01T00:00:00Z">
        <w:r>
          <w:t xml:space="preserve">).</w:t>
        </w:r>
      </w:ins>
    </w:p>
    <w:p>
      <w:pPr>
        <w:pStyle w:val="BodyText"/>
      </w:pPr>
      <w:ins w:id="128" w:author="PR Preview" w:date="2026-01-01T00:00:00Z">
        <w:r>
          <w:rPr>
            <w:b/>
            <w:bCs/>
          </w:rPr>
          <w:t xml:space="preserve">The sum.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It is not empty: it contains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  </w:r>
      </w:ins>
      <w:ins w:id="133" w:author="PR Preview" w:date="2026-01-01T00:00:00Z">
        <w:r>
          <w:t xml:space="preserve">.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Take two of its vectors,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and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  </w:r>
      </w:ins>
      <w:ins w:id="142" w:author="PR Preview" w:date="2026-01-01T00:00:00Z">
        <w:r>
          <w:t xml:space="preserve">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with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$\mathord{\smash[b]{\underset{\raise.3ex\hbox{$\scriptstyle\sim$}}{u}}\vphantom{u}}_1, \mathord{\smash[b]{\underset{\raise.3ex\hbox{$\scriptstyle\sim$}}{w}}\vphantom{w}}_1 \in \mathcal{S}_1$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and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$\mathord{\smash[b]{\underset{\raise.3ex\hbox{$\scriptstyle\sim$}}{u}}\vphantom{u}}_2, \mathord{\smash[b]{\underset{\raise.3ex\hbox{$\scriptstyle\sim$}}{w}}\vphantom{w}}_2 \in \mathcal{S}_2$</w:t>
        </w:r>
      </w:ins>
      <w:ins w:id="151" w:author="PR Preview" w:date="2026-01-01T00:00:00Z">
        <w:r>
          <w:t xml:space="preserve">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and a number</w:t>
        </w:r>
      </w:ins>
      <w:ins w:id="154" w:author="PR Preview" w:date="2026-01-01T00:00:00Z">
        <w:r>
          <w:t xml:space="preserve"> </w:t>
        </w:r>
      </w:ins>
      <m:oMath>
        <m:r>
          <m:t>c</m:t>
        </m:r>
      </m:oMath>
      <w:ins w:id="155" w:author="PR Preview" w:date="2026-01-01T00:00:00Z">
        <w:r>
          <w:t xml:space="preserve">.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Then</w:t>
        </w:r>
      </w:ins>
    </w:p>
    <w:p>
      <w:pPr>
        <w:pStyle w:val="BodyText"/>
      </w:pPr>
      <w:ins w:id="158" w:author="PR Preview" w:date="2026-01-01T00:00:00Z">
        <w:r>
  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  </w:r>
      </w:ins>
    </w:p>
    <w:p>
      <w:pPr>
        <w:pStyle w:val="FirstParagraph"/>
      </w:pPr>
      <w:ins w:id="159" w:author="PR Preview" w:date="2026-01-01T00:00:00Z">
        <w:r>
          <w:t xml:space="preserve">where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$\mathord{\smash[b]{\underset{\raise.3ex\hbox{$\scriptstyle\sim$}}{u}}\vphantom{u}}_1 + \mathord{\smash[b]{\underset{\raise.3ex\hbox{$\scriptstyle\sim$}}{w}}\vphantom{w}}_1 \in \mathcal{S}_1$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and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$\mathord{\smash[b]{\underset{\raise.3ex\hbox{$\scriptstyle\sim$}}{u}}\vphantom{u}}_2 + \mathord{\smash[b]{\underset{\raise.3ex\hbox{$\scriptstyle\sim$}}{w}}\vphantom{w}}_2 \in \mathcal{S}_2$</w:t>
        </w:r>
      </w:ins>
      <w:ins w:id="166" w:author="PR Preview" w:date="2026-01-01T00:00:00Z">
        <w:r>
          <w:t xml:space="preserve">,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because each subspace is closed under addition.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Likewise</w:t>
        </w:r>
      </w:ins>
    </w:p>
    <w:p>
      <w:pPr>
        <w:pStyle w:val="BodyText"/>
      </w:pPr>
      <w:ins w:id="171" w:author="PR Preview" w:date="2026-01-01T00:00:00Z">
        <w:r>
  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  </w:r>
      </w:ins>
    </w:p>
    <w:p>
      <w:pPr>
        <w:pStyle w:val="FirstParagraph"/>
      </w:pPr>
      <w:ins w:id="172" w:author="PR Preview" w:date="2026-01-01T00:00:00Z">
        <w:r>
          <w:t xml:space="preserve">where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$c\,\mathord{\smash[b]{\underset{\raise.3ex\hbox{$\scriptstyle\sim$}}{u}}\vphantom{u}}_1 \in \mathcal{S}_1$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and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$c\,\mathord{\smash[b]{\underset{\raise.3ex\hbox{$\scriptstyle\sim$}}{u}}\vphantom{u}}_2 \in \mathcal{S}_2$</w:t>
        </w:r>
      </w:ins>
      <w:ins w:id="179" w:author="PR Preview" w:date="2026-01-01T00:00:00Z">
        <w:r>
          <w:t xml:space="preserve">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because each subspace is closed under scalar multiplication.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So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$\mathord{\smash[b]{\underset{\raise.3ex\hbox{$\scriptstyle\sim$}}{u}}\vphantom{u}} + \mathord{\smash[b]{\underset{\raise.3ex\hbox{$\scriptstyle\sim$}}{w}}\vphantom{w}}$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and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$c\,\mathord{\smash[b]{\underset{\raise.3ex\hbox{$\scriptstyle\sim$}}{u}}\vphantom{u}}$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are in</w:t>
        </w:r>
      </w:ins>
      <w:ins w:id="19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93" w:author="PR Preview" w:date="2026-01-01T00:00:00Z">
        <w:r>
          <w:t xml:space="preserve">.</w:t>
        </w:r>
      </w:ins>
    </w:p>
    <w:p>
      <w:pPr>
        <w:pStyle w:val="BodyText"/>
      </w:pPr>
      <w:ins w:id="194" w:author="PR Preview" w:date="2026-01-01T00:00:00Z">
        <w:r>
          <w:rPr>
            <w:b/>
            <w:bCs/>
          </w:rPr>
          <w:t xml:space="preserve">The intersection.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It is not empty: it contains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$\mathord{\smash[b]{\underset{\raise.3ex\hbox{$\scriptstyle\sim$}}{0}}\vphantom{0}}$</w:t>
        </w:r>
      </w:ins>
      <w:ins w:id="199" w:author="PR Preview" w:date="2026-01-01T00:00:00Z">
        <w:r>
          <w:t xml:space="preserve">.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If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$\mathord{\smash[b]{\underset{\raise.3ex\hbox{$\scriptstyle\sim$}}{u}}\vphantom{u}}$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and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$\mathord{\smash[b]{\underset{\raise.3ex\hbox{$\scriptstyle\sim$}}{w}}\vphantom{w}}$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are in both</w:t>
        </w:r>
      </w:ins>
      <w:ins w:id="21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and</w:t>
        </w:r>
      </w:ins>
      <w:ins w:id="21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214" w:author="PR Preview" w:date="2026-01-01T00:00:00Z">
        <w:r>
          <w:t xml:space="preserve">,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then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$\mathord{\smash[b]{\underset{\raise.3ex\hbox{$\scriptstyle\sim$}}{u}}\vphantom{u}} + \mathord{\smash[b]{\underset{\raise.3ex\hbox{$\scriptstyle\sim$}}{w}}\vphantom{w}}$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and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$c\,\mathord{\smash[b]{\underset{\raise.3ex\hbox{$\scriptstyle\sim$}}{u}}\vphantom{u}}$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are in</w:t>
        </w:r>
      </w:ins>
      <w:ins w:id="22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226" w:author="PR Preview" w:date="2026-01-01T00:00:00Z">
        <w:r>
          <w:t xml:space="preserve">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because</w:t>
        </w:r>
      </w:ins>
      <w:ins w:id="22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is a subspace,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and in</w:t>
        </w:r>
      </w:ins>
      <w:ins w:id="23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for the same reason,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so they are in</w:t>
        </w:r>
      </w:ins>
      <w:ins w:id="2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240" w:author="PR Preview" w:date="2026-01-01T00:00:00Z">
        <w:r>
          <w:t xml:space="preserve">.</w:t>
        </w:r>
      </w:ins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241" w:author="PR Preview" w:date="2026-01-01T00:00:00Z">
        <w:r>
          <w:rPr>
            <w:b/>
            <w:bCs/>
          </w:rPr>
          <w:delText xml:space="preserve">Build a list.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Choose a basis</w:delText>
        </w:r>
      </w:del>
      <w:del w:id="24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of</w:delText>
        </w:r>
      </w:del>
      <w:del w:id="24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(</w:delText>
        </w:r>
      </w:del>
      <w:hyperlink r:id="rId23">
        <w:del w:id="250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251" w:author="PR Preview" w:date="2026-01-01T00:00:00Z">
        <w:r>
          <w:delText xml:space="preserve">).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These vectors are linearly independent and lie in</w:delText>
        </w:r>
      </w:del>
      <w:del w:id="25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255" w:author="PR Preview" w:date="2026-01-01T00:00:00Z">
        <w:r>
          <w:delText xml:space="preserve">,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so</w:delText>
        </w:r>
      </w:del>
      <w:del w:id="258" w:author="PR Preview" w:date="2026-01-01T00:00:00Z">
        <w:r>
          <w:delText xml:space="preserve"> </w:delText>
        </w:r>
      </w:del>
      <w:hyperlink r:id="rId23">
        <w:del w:id="259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extends them to a basis</w:delText>
        </w:r>
      </w:del>
      <w:del w:id="26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of</w:delText>
        </w:r>
      </w:del>
      <w:del w:id="26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266" w:author="PR Preview" w:date="2026-01-01T00:00:00Z">
        <w:r>
          <w:delText xml:space="preserve">,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which has</w:delText>
        </w:r>
      </w:del>
      <w:del w:id="269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t>1</m:t>
            </m:r>
          </m:sub>
        </m:sSub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vectors (</w:delText>
        </w:r>
      </w:del>
      <w:hyperlink r:id="rId24">
        <w:del w:id="272" w:author="PR Preview" w:date="2026-01-01T00:00:00Z">
          <w:r>
            <w:rPr>
              <w:rStyle w:val="Hyperlink"/>
            </w:rPr>
            <w:delText xml:space="preserve">Theorem 7 in Subspaces and Rank</w:delText>
          </w:r>
        </w:del>
      </w:hyperlink>
      <w:del w:id="273" w:author="PR Preview" w:date="2026-01-01T00:00:00Z">
        <w:r>
          <w:delText xml:space="preserve">).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In the same way, extend them to a basis</w:delText>
        </w:r>
      </w:del>
      <w:del w:id="27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of</w:delText>
        </w:r>
      </w:del>
      <w:del w:id="27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280" w:author="PR Preview" w:date="2026-01-01T00:00:00Z">
        <w:r>
          <w:delText xml:space="preserve">.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We show that the</w:delText>
        </w:r>
      </w:del>
      <w:del w:id="283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4" w:author="PR Preview" w:date="2026-01-01T00:00:00Z">
        <w:r>
          <w:delText xml:space="preserve">’s,</w:delText>
        </w:r>
      </w:del>
      <w:del w:id="28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6" w:author="PR Preview" w:date="2026-01-01T00:00:00Z">
        <w:r>
          <w:delText xml:space="preserve">’s and</w:delText>
        </w:r>
      </w:del>
      <w:del w:id="28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8" w:author="PR Preview" w:date="2026-01-01T00:00:00Z">
        <w:r>
          <w:delText xml:space="preserve">’s together,</w:delText>
        </w:r>
      </w:del>
      <w:del w:id="28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vectors,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are a basis of</w:delText>
        </w:r>
      </w:del>
      <w:del w:id="29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(</w:delText>
        </w:r>
      </w:del>
      <w:hyperlink r:id="rId25">
        <w:del w:id="297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298" w:author="PR Preview" w:date="2026-01-01T00:00:00Z">
        <w:r>
          <w:delText xml:space="preserve">).</w:delText>
        </w:r>
      </w:del>
    </w:p>
    <w:p>
      <w:pPr>
        <w:pStyle w:val="BodyText"/>
      </w:pPr>
      <w:del w:id="299" w:author="PR Preview" w:date="2026-01-01T00:00:00Z">
        <w:r>
          <w:rPr>
            <w:b/>
            <w:bCs/>
          </w:rPr>
          <w:delText xml:space="preserve">They span</w:delText>
        </w:r>
      </w:del>
      <w:del w:id="300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01" w:author="PR Preview" w:date="2026-01-01T00:00:00Z">
        <w:r>
          <w:rPr>
            <w:b/>
            <w:bCs/>
          </w:rPr>
          <w:delText xml:space="preserve">.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Any</w:delText>
        </w:r>
      </w:del>
      <w:del w:id="304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is</w:delText>
        </w:r>
      </w:del>
      <w:del w:id="30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with</w:delText>
        </w:r>
      </w:del>
      <w:del w:id="31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and</w:delText>
        </w:r>
      </w:del>
      <w:del w:id="31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14" w:author="PR Preview" w:date="2026-01-01T00:00:00Z">
        <w:r>
          <w:delText xml:space="preserve">.</w:delText>
        </w:r>
      </w:del>
      <w:del w:id="31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is a linear combination of the</w:delText>
        </w:r>
      </w:del>
      <w:del w:id="318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9" w:author="PR Preview" w:date="2026-01-01T00:00:00Z">
        <w:r>
          <w:delText xml:space="preserve">’s and</w:delText>
        </w:r>
      </w:del>
      <w:del w:id="32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1" w:author="PR Preview" w:date="2026-01-01T00:00:00Z">
        <w:r>
          <w:delText xml:space="preserve">’s,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and</w:delText>
        </w:r>
      </w:del>
      <w:del w:id="32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is a linear combination of the</w:delText>
        </w:r>
      </w:del>
      <w:del w:id="327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8" w:author="PR Preview" w:date="2026-01-01T00:00:00Z">
        <w:r>
          <w:delText xml:space="preserve">’s and</w:delText>
        </w:r>
      </w:del>
      <w:del w:id="32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0" w:author="PR Preview" w:date="2026-01-01T00:00:00Z">
        <w:r>
          <w:delText xml:space="preserve">’s,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so their sum is a linear combination of all three groups.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Conversely, each vector in the list is in</w:delText>
        </w:r>
      </w:del>
      <w:del w:id="33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(for example,</w:delText>
        </w:r>
      </w:del>
      <w:del w:id="33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9" w:author="PR Preview" w:date="2026-01-01T00:00:00Z">
        <w:r>
          <w:delText xml:space="preserve">),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and</w:delText>
        </w:r>
      </w:del>
      <w:del w:id="3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is a subspace,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so it contains every linear combination of them.</w:delText>
        </w:r>
      </w:del>
    </w:p>
    <w:p>
      <w:pPr>
        <w:pStyle w:val="BodyText"/>
      </w:pPr>
      <w:ins w:id="347" w:author="PR Preview" w:date="2026-01-01T00:00:00Z">
        <w:r>
          <w:rPr>
            <w:b/>
            <w:bCs/>
          </w:rPr>
          <w:t xml:space="preserve">Build a list.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Choose a basis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$\mathord{\smash[b]{\underset{\raise.3ex\hbox{$\scriptstyle\sim$}}{z}}\vphantom{z}}_1, \ldots, \mathord{\smash[b]{\underset{\raise.3ex\hbox{$\scriptstyle\sim$}}{z}}\vphantom{z}}_k$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of</w:t>
        </w:r>
      </w:ins>
      <w:ins w:id="35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(</w:t>
        </w:r>
      </w:ins>
      <w:hyperlink r:id="rId23">
        <w:ins w:id="357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358" w:author="PR Preview" w:date="2026-01-01T00:00:00Z">
        <w:r>
          <w:t xml:space="preserve">).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These vectors are linearly independent and lie in</w:t>
        </w:r>
      </w:ins>
      <w:ins w:id="36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362" w:author="PR Preview" w:date="2026-01-01T00:00:00Z">
        <w:r>
          <w:t xml:space="preserve">,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so</w:t>
        </w:r>
      </w:ins>
      <w:ins w:id="365" w:author="PR Preview" w:date="2026-01-01T00:00:00Z">
        <w:r>
          <w:t xml:space="preserve"> </w:t>
        </w:r>
      </w:ins>
      <w:hyperlink r:id="rId23">
        <w:ins w:id="366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extends them to a basis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of</w:t>
        </w:r>
      </w:ins>
      <w:ins w:id="37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374" w:author="PR Preview" w:date="2026-01-01T00:00:00Z">
        <w:r>
          <w:t xml:space="preserve">,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which has</w:t>
        </w:r>
      </w:ins>
      <w:ins w:id="377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1</m:t>
            </m:r>
          </m:sub>
        </m:sSub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vectors (</w:t>
        </w:r>
      </w:ins>
      <w:hyperlink r:id="rId24">
        <w:ins w:id="380" w:author="PR Preview" w:date="2026-01-01T00:00:00Z">
          <w:r>
            <w:rPr>
              <w:rStyle w:val="Hyperlink"/>
            </w:rPr>
            <w:t xml:space="preserve">Theorem 7 in Subspaces and Rank</w:t>
          </w:r>
        </w:ins>
      </w:hyperlink>
      <w:ins w:id="381" w:author="PR Preview" w:date="2026-01-01T00:00:00Z">
        <w:r>
          <w:t xml:space="preserve">).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In the same way, extend them to a basis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of</w:t>
        </w:r>
      </w:ins>
      <w:ins w:id="38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389" w:author="PR Preview" w:date="2026-01-01T00:00:00Z">
        <w:r>
          <w:t xml:space="preserve">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We show that the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$\mathord{\smash[b]{\underset{\raise.3ex\hbox{$\scriptstyle\sim$}}{z}}\vphantom{z}}$</w:t>
        </w:r>
      </w:ins>
      <w:ins w:id="394" w:author="PR Preview" w:date="2026-01-01T00:00:00Z">
        <w:r>
          <w:t xml:space="preserve">’s,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$\mathord{\smash[b]{\underset{\raise.3ex\hbox{$\scriptstyle\sim$}}{x}}\vphantom{x}}$</w:t>
        </w:r>
      </w:ins>
      <w:ins w:id="397" w:author="PR Preview" w:date="2026-01-01T00:00:00Z">
        <w:r>
          <w:t xml:space="preserve">’s and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$\mathord{\smash[b]{\underset{\raise.3ex\hbox{$\scriptstyle\sim$}}{y}}\vphantom{y}}$</w:t>
        </w:r>
      </w:ins>
      <w:ins w:id="400" w:author="PR Preview" w:date="2026-01-01T00:00:00Z">
        <w:r>
          <w:t xml:space="preserve">’s together,</w:t>
        </w:r>
      </w:ins>
      <w:ins w:id="40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vectors,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are a basis of</w:t>
        </w:r>
      </w:ins>
      <w:ins w:id="40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(</w:t>
        </w:r>
      </w:ins>
      <w:hyperlink r:id="rId25">
        <w:ins w:id="409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410" w:author="PR Preview" w:date="2026-01-01T00:00:00Z">
        <w:r>
          <w:t xml:space="preserve">).</w:t>
        </w:r>
      </w:ins>
    </w:p>
    <w:p>
      <w:pPr>
        <w:pStyle w:val="BodyText"/>
      </w:pPr>
      <w:ins w:id="411" w:author="PR Preview" w:date="2026-01-01T00:00:00Z">
        <w:r>
          <w:rPr>
            <w:b/>
            <w:bCs/>
          </w:rPr>
          <w:t xml:space="preserve">They span</w:t>
        </w:r>
      </w:ins>
      <w:ins w:id="412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413" w:author="PR Preview" w:date="2026-01-01T00:00:00Z">
        <w:r>
          <w:rPr>
            <w:b/>
            <w:bCs/>
          </w:rPr>
          <w:t xml:space="preserve">.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Any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$\mathord{\smash[b]{\underset{\raise.3ex\hbox{$\scriptstyle\sim$}}{v}}\vphantom{v}} \in \mathcal{S}_1 + \mathcal{S}_2$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is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$\mathord{\smash[b]{\underset{\raise.3ex\hbox{$\scriptstyle\sim$}}{v}}\vphantom{v}}_1 + \mathord{\smash[b]{\underset{\raise.3ex\hbox{$\scriptstyle\sim$}}{v}}\vphantom{v}}_2$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with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$\mathord{\smash[b]{\underset{\raise.3ex\hbox{$\scriptstyle\sim$}}{v}}\vphantom{v}}_1 \in \mathcal{S}_1$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and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$\mathord{\smash[b]{\underset{\raise.3ex\hbox{$\scriptstyle\sim$}}{v}}\vphantom{v}}_2 \in \mathcal{S}_2$</w:t>
        </w:r>
      </w:ins>
      <w:ins w:id="430" w:author="PR Preview" w:date="2026-01-01T00:00:00Z">
        <w:r>
          <w:t xml:space="preserve">.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$\mathord{\smash[b]{\underset{\raise.3ex\hbox{$\scriptstyle\sim$}}{v}}\vphantom{v}}_1$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is a linear combination of the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$\mathord{\smash[b]{\underset{\raise.3ex\hbox{$\scriptstyle\sim$}}{z}}\vphantom{z}}$</w:t>
        </w:r>
      </w:ins>
      <w:ins w:id="437" w:author="PR Preview" w:date="2026-01-01T00:00:00Z">
        <w:r>
          <w:t xml:space="preserve">’s and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$\mathord{\smash[b]{\underset{\raise.3ex\hbox{$\scriptstyle\sim$}}{x}}\vphantom{x}}$</w:t>
        </w:r>
      </w:ins>
      <w:ins w:id="440" w:author="PR Preview" w:date="2026-01-01T00:00:00Z">
        <w:r>
          <w:t xml:space="preserve">’s,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and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$\mathord{\smash[b]{\underset{\raise.3ex\hbox{$\scriptstyle\sim$}}{v}}\vphantom{v}}_2$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is a linear combination of the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$\mathord{\smash[b]{\underset{\raise.3ex\hbox{$\scriptstyle\sim$}}{z}}\vphantom{z}}$</w:t>
        </w:r>
      </w:ins>
      <w:ins w:id="449" w:author="PR Preview" w:date="2026-01-01T00:00:00Z">
        <w:r>
          <w:t xml:space="preserve">’s and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$\mathord{\smash[b]{\underset{\raise.3ex\hbox{$\scriptstyle\sim$}}{y}}\vphantom{y}}$</w:t>
        </w:r>
      </w:ins>
      <w:ins w:id="452" w:author="PR Preview" w:date="2026-01-01T00:00:00Z">
        <w:r>
          <w:t xml:space="preserve">’s,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so their sum is a linear combination of all three groups.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Conversely, each vector in the list is in</w:t>
        </w:r>
      </w:ins>
      <w:ins w:id="4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(for example,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  </w:r>
      </w:ins>
      <w:ins w:id="462" w:author="PR Preview" w:date="2026-01-01T00:00:00Z">
        <w:r>
          <w:t xml:space="preserve">),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and</w:t>
        </w:r>
      </w:ins>
      <w:ins w:id="4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is a subspace,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so it contains every linear combination of them.</w:t>
        </w:r>
      </w:ins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70" w:author="PR Preview" w:date="2026-01-01T00:00:00Z">
        <w:r>
          <w:delText xml:space="preserve">Let</w:delText>
        </w:r>
      </w:del>
      <w:del w:id="47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del w:id="472" w:author="PR Preview" w:date="2026-01-01T00:00:00Z">
        <w:r>
          <w:delText xml:space="preserve">.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Then</w:delText>
        </w:r>
      </w:del>
      <w:del w:id="475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76" w:author="PR Preview" w:date="2026-01-01T00:00:00Z">
        <w:r>
          <w:delText xml:space="preserve">,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because it is a linear combination of vectors of</w:delText>
        </w:r>
      </w:del>
      <w:del w:id="47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80" w:author="PR Preview" w:date="2026-01-01T00:00:00Z">
        <w:r>
          <w:delText xml:space="preserve">.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Subtracting</w:delText>
        </w:r>
      </w:del>
      <w:del w:id="48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from both sides of the supposed equation gives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486" w:author="PR Preview" w:date="2026-01-01T00:00:00Z">
        <w:r>
          <w:delText xml:space="preserve">a linear combination of vectors of</w:delText>
        </w:r>
      </w:del>
      <w:del w:id="48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488" w:author="PR Preview" w:date="2026-01-01T00:00:00Z">
        <w:r>
          <w:delText xml:space="preserve">,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so</w:delText>
        </w:r>
      </w:del>
      <w:del w:id="49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too.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So</w:delText>
        </w:r>
      </w:del>
      <w:del w:id="496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97" w:author="PR Preview" w:date="2026-01-01T00:00:00Z">
        <w:r>
          <w:delText xml:space="preserve">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and</w:delText>
        </w:r>
      </w:del>
      <w:del w:id="500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for some numbers</w:delText>
        </w:r>
      </w:del>
      <w:del w:id="503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i</m:t>
            </m:r>
          </m:sub>
        </m:sSub>
      </m:oMath>
      <w:del w:id="504" w:author="PR Preview" w:date="2026-01-01T00:00:00Z">
        <w:r>
          <w:delText xml:space="preserve">,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since the</w:delText>
        </w:r>
      </w:del>
      <w:del w:id="507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08" w:author="PR Preview" w:date="2026-01-01T00:00:00Z">
        <w:r>
          <w:delText xml:space="preserve">’s span the intersection.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del w:id="511" w:author="PR Preview" w:date="2026-01-01T00:00:00Z">
        <w:r>
          <w:delText xml:space="preserve">and because the</w:delText>
        </w:r>
      </w:del>
      <w:del w:id="512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13" w:author="PR Preview" w:date="2026-01-01T00:00:00Z">
        <w:r>
          <w:delText xml:space="preserve">’s and</w:delText>
        </w:r>
      </w:del>
      <w:del w:id="51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15" w:author="PR Preview" w:date="2026-01-01T00:00:00Z">
        <w:r>
          <w:delText xml:space="preserve">’s are a basis of</w:delText>
        </w:r>
      </w:del>
      <w:del w:id="5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517" w:author="PR Preview" w:date="2026-01-01T00:00:00Z">
        <w:r>
          <w:delText xml:space="preserve">,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every</w:delText>
        </w:r>
      </w:del>
      <w:del w:id="52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del w:id="521" w:author="PR Preview" w:date="2026-01-01T00:00:00Z">
        <w:r>
          <w:delText xml:space="preserve">.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The supposed equation then reads</w:delText>
        </w:r>
      </w:del>
      <w:del w:id="52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25" w:author="PR Preview" w:date="2026-01-01T00:00:00Z">
        <w:r>
          <w:delText xml:space="preserve">,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and because the</w:delText>
        </w:r>
      </w:del>
      <w:del w:id="528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29" w:author="PR Preview" w:date="2026-01-01T00:00:00Z">
        <w:r>
          <w:delText xml:space="preserve">’s and</w:delText>
        </w:r>
      </w:del>
      <w:del w:id="53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31" w:author="PR Preview" w:date="2026-01-01T00:00:00Z">
        <w:r>
          <w:delText xml:space="preserve">’s are a basis of</w:delText>
        </w:r>
      </w:del>
      <w:del w:id="53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533" w:author="PR Preview" w:date="2026-01-01T00:00:00Z">
        <w:r>
          <w:delText xml:space="preserve">,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every</w:delText>
        </w:r>
      </w:del>
      <w:del w:id="53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and</w:delText>
        </w:r>
      </w:del>
      <w:del w:id="539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j</m:t>
            </m:r>
          </m:sub>
        </m:sSub>
      </m:oMath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is</w:delText>
        </w:r>
      </w:del>
      <w:del w:id="542" w:author="PR Preview" w:date="2026-01-01T00:00:00Z">
        <w:r>
          <w:delText xml:space="preserve"> </w:delText>
        </w:r>
      </w:del>
      <m:oMath>
        <m:r>
          <m:t>0</m:t>
        </m:r>
      </m:oMath>
      <w:del w:id="543" w:author="PR Preview" w:date="2026-01-01T00:00:00Z">
        <w:r>
          <w:delText xml:space="preserve">.</w:delText>
        </w:r>
      </w:del>
    </w:p>
    <w:p>
      <w:pPr>
        <w:pStyle w:val="BodyText"/>
      </w:pPr>
      <w:del w:id="544" w:author="PR Preview" w:date="2026-01-01T00:00:00Z">
        <w:r>
          <w:delText xml:space="preserve">So</w:delText>
        </w:r>
      </w:del>
      <w:del w:id="545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del w:id="546" w:author="PR Preview" w:date="2026-01-01T00:00:00Z">
        <w:r>
          <w:delText xml:space="preserve">.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When some of the groups are empty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(for example</w:delText>
        </w:r>
      </w:del>
      <w:del w:id="55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0</m:t>
        </m:r>
      </m:oMath>
      <w:del w:id="552" w:author="PR Preview" w:date="2026-01-01T00:00:00Z">
        <w:r>
          <w:delText xml:space="preserve">, or</w:delText>
        </w:r>
      </w:del>
      <w:del w:id="55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554" w:author="PR Preview" w:date="2026-01-01T00:00:00Z">
        <w:r>
          <w:delText xml:space="preserve">),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the sums over them are</w:delText>
        </w:r>
      </w:del>
      <w:del w:id="55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and the argument goes through unchanged.</w:delText>
        </w:r>
      </w:del>
    </w:p>
    <w:p>
      <w:pPr>
        <w:pStyle w:val="BodyText"/>
      </w:pPr>
      <w:del w:id="560" w:author="PR Preview" w:date="2026-01-01T00:00:00Z">
        <w:r>
          <w:rPr>
            <w:b/>
            <w:bCs/>
          </w:rPr>
          <w:delText xml:space="preserve">Example 4 (Two planes in</w:delText>
        </w:r>
      </w:del>
      <w:del w:id="561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562" w:author="PR Preview" w:date="2026-01-01T00:00:00Z">
        <w:r>
          <w:rPr>
            <w:b/>
            <w:bCs/>
          </w:rPr>
          <w:delText xml:space="preserve">, by dimension)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For the planes</w:delText>
        </w:r>
      </w:del>
      <w:del w:id="565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and</w:delText>
        </w:r>
      </w:del>
      <w:del w:id="56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in</w:delText>
        </w:r>
      </w:del>
      <w:del w:id="571" w:author="PR Preview" w:date="2026-01-01T00:00:00Z">
        <w:r>
          <w:delText xml:space="preserve"> </w:delText>
        </w:r>
      </w:del>
      <w:hyperlink w:anchor="exm-sum-intersection-subspace">
        <w:del w:id="572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573" w:author="PR Preview" w:date="2026-01-01T00:00:00Z">
        <w:r>
          <w:delText xml:space="preserve">,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each has dimension</w:delText>
        </w:r>
      </w:del>
      <w:del w:id="576" w:author="PR Preview" w:date="2026-01-01T00:00:00Z">
        <w:r>
          <w:delText xml:space="preserve"> </w:delText>
        </w:r>
      </w:del>
      <m:oMath>
        <m:r>
          <m:t>2</m:t>
        </m:r>
      </m:oMath>
      <w:del w:id="577" w:author="PR Preview" w:date="2026-01-01T00:00:00Z">
        <w:r>
          <w:delText xml:space="preserve">: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the plane</w:delText>
        </w:r>
      </w:del>
      <w:del w:id="580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has basis</w:delText>
        </w:r>
      </w:del>
      <w:del w:id="58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(</w:delText>
        </w:r>
      </w:del>
      <w:hyperlink r:id="rId26">
        <w:del w:id="586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587" w:author="PR Preview" w:date="2026-01-01T00:00:00Z">
        <w:r>
          <w:delText xml:space="preserve">),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and the plane</w:delText>
        </w:r>
      </w:del>
      <w:del w:id="59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has basis</w:delText>
        </w:r>
      </w:del>
      <w:del w:id="59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by the same argument.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Their intersection, the</w:delText>
        </w:r>
      </w:del>
      <w:del w:id="598" w:author="PR Preview" w:date="2026-01-01T00:00:00Z">
        <w:r>
          <w:delText xml:space="preserve"> </w:delText>
        </w:r>
      </w:del>
      <m:oMath>
        <m:r>
          <m:t>y</m:t>
        </m:r>
      </m:oMath>
      <w:del w:id="599" w:author="PR Preview" w:date="2026-01-01T00:00:00Z">
        <w:r>
          <w:delText xml:space="preserve">-axis</w:delText>
        </w:r>
      </w:del>
      <w:del w:id="600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601" w:author="PR Preview" w:date="2026-01-01T00:00:00Z">
        <w:r>
          <w:delText xml:space="preserve">,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has dimension</w:delText>
        </w:r>
      </w:del>
      <w:del w:id="604" w:author="PR Preview" w:date="2026-01-01T00:00:00Z">
        <w:r>
          <w:delText xml:space="preserve"> </w:delText>
        </w:r>
      </w:del>
      <m:oMath>
        <m:r>
          <m:t>1</m:t>
        </m:r>
      </m:oMath>
      <w:del w:id="605" w:author="PR Preview" w:date="2026-01-01T00:00:00Z">
        <w:r>
          <w:delText xml:space="preserve">,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because the single nonzero vector</w:delText>
        </w:r>
      </w:del>
      <w:del w:id="6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is linearly independent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(</w:delText>
        </w:r>
      </w:del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is</w:delText>
        </w:r>
      </w:del>
      <w:del w:id="615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only if</w:delText>
        </w:r>
      </w:del>
      <w:del w:id="61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619" w:author="PR Preview" w:date="2026-01-01T00:00:00Z">
        <w:r>
          <w:delText xml:space="preserve">)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and so is a basis of it.</w:delText>
        </w:r>
      </w:del>
      <w:del w:id="622" w:author="PR Preview" w:date="2026-01-01T00:00:00Z">
        <w:r>
          <w:delText xml:space="preserve"> </w:delText>
        </w:r>
      </w:del>
      <w:hyperlink w:anchor="thm-dim-sum">
        <w:del w:id="623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gives</w:delText>
        </w:r>
      </w:del>
    </w:p>
    <w:p>
      <w:pPr>
        <w:pStyle w:val="BodyText"/>
      </w:pPr>
      <w:ins w:id="626" w:author="PR Preview" w:date="2026-01-01T00:00:00Z">
        <w:r>
  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  </w:r>
      </w:ins>
    </w:p>
    <w:p>
      <w:pPr>
        <w:pStyle w:val="FirstParagraph"/>
      </w:pPr>
      <w:ins w:id="627" w:author="PR Preview" w:date="2026-01-01T00:00:00Z">
        <w:r>
          <w:t xml:space="preserve">Let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$\mathord{\smash[b]{\underset{\raise.3ex\hbox{$\scriptstyle\sim$}}{w}}\vphantom{w}} \stackrel{\text{def}}{=}\sum_{l} c_l \mathord{\smash[b]{\underset{\raise.3ex\hbox{$\scriptstyle\sim$}}{y}}\vphantom{y}}_l$</w:t>
        </w:r>
      </w:ins>
      <w:ins w:id="630" w:author="PR Preview" w:date="2026-01-01T00:00:00Z">
        <w:r>
          <w:t xml:space="preserve">.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Then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$\mathord{\smash[b]{\underset{\raise.3ex\hbox{$\scriptstyle\sim$}}{w}}\vphantom{w}} \in \mathcal{S}_2$</w:t>
        </w:r>
      </w:ins>
      <w:ins w:id="635" w:author="PR Preview" w:date="2026-01-01T00:00:00Z">
        <w:r>
          <w:t xml:space="preserve">,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because it is a linear combination of vectors of</w:t>
        </w:r>
      </w:ins>
      <w:ins w:id="63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39" w:author="PR Preview" w:date="2026-01-01T00:00:00Z">
        <w:r>
          <w:t xml:space="preserve">.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Subtracting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$\sum_{i} a_i \mathord{\smash[b]{\underset{\raise.3ex\hbox{$\scriptstyle\sim$}}{z}}\vphantom{z}}_i + \sum_{j} b_j \mathord{\smash[b]{\underset{\raise.3ex\hbox{$\scriptstyle\sim$}}{x}}\vphantom{x}}_j$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from both sides of the supposed equation gives</w:t>
        </w:r>
      </w:ins>
    </w:p>
    <w:p>
      <w:pPr>
        <w:pStyle w:val="BodyText"/>
      </w:pPr>
      <w:ins w:id="646" w:author="PR Preview" w:date="2026-01-01T00:00:00Z">
        <w:r>
  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  </w:r>
      </w:ins>
    </w:p>
    <w:p>
      <w:pPr>
        <w:pStyle w:val="FirstParagraph"/>
      </w:pPr>
      <w:ins w:id="647" w:author="PR Preview" w:date="2026-01-01T00:00:00Z">
        <w:r>
          <w:t xml:space="preserve">a linear combination of vectors of</w:t>
        </w:r>
      </w:ins>
      <w:ins w:id="6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649" w:author="PR Preview" w:date="2026-01-01T00:00:00Z">
        <w:r>
          <w:t xml:space="preserve">,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so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$\mathord{\smash[b]{\underset{\raise.3ex\hbox{$\scriptstyle\sim$}}{w}}\vphantom{w}} \in \mathcal{S}_1$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too.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So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$\mathord{\smash[b]{\underset{\raise.3ex\hbox{$\scriptstyle\sim$}}{w}}\vphantom{w}} \in \mathcal{S}_1 \cap \mathcal{S}_2$</w:t>
        </w:r>
      </w:ins>
      <w:ins w:id="660" w:author="PR Preview" w:date="2026-01-01T00:00:00Z">
        <w:r>
          <w:t xml:space="preserve">,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and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$\mathord{\smash[b]{\underset{\raise.3ex\hbox{$\scriptstyle\sim$}}{w}}\vphantom{w}} = \sum_{i} e_i \mathord{\smash[b]{\underset{\raise.3ex\hbox{$\scriptstyle\sim$}}{z}}\vphantom{z}}_i$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for some numbers</w:t>
        </w:r>
      </w:ins>
      <w:ins w:id="667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i</m:t>
            </m:r>
          </m:sub>
        </m:sSub>
      </m:oMath>
      <w:ins w:id="668" w:author="PR Preview" w:date="2026-01-01T00:00:00Z">
        <w:r>
          <w:t xml:space="preserve">,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since the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$\mathord{\smash[b]{\underset{\raise.3ex\hbox{$\scriptstyle\sim$}}{z}}\vphantom{z}}$</w:t>
        </w:r>
      </w:ins>
      <w:ins w:id="673" w:author="PR Preview" w:date="2026-01-01T00:00:00Z">
        <w:r>
          <w:t xml:space="preserve">’s span the intersection.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Then</w:t>
        </w:r>
      </w:ins>
    </w:p>
    <w:p>
      <w:pPr>
        <w:pStyle w:val="BodyText"/>
      </w:pPr>
      <w:ins w:id="676" w:author="PR Preview" w:date="2026-01-01T00:00:00Z">
        <w:r>
  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  </w:r>
      </w:ins>
    </w:p>
    <w:p>
      <w:pPr>
        <w:pStyle w:val="FirstParagraph"/>
      </w:pPr>
      <w:ins w:id="677" w:author="PR Preview" w:date="2026-01-01T00:00:00Z">
        <w:r>
          <w:t xml:space="preserve">and because the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$\mathord{\smash[b]{\underset{\raise.3ex\hbox{$\scriptstyle\sim$}}{z}}\vphantom{z}}$</w:t>
        </w:r>
      </w:ins>
      <w:ins w:id="680" w:author="PR Preview" w:date="2026-01-01T00:00:00Z">
        <w:r>
          <w:t xml:space="preserve">’s and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$\mathord{\smash[b]{\underset{\raise.3ex\hbox{$\scriptstyle\sim$}}{y}}\vphantom{y}}$</w:t>
        </w:r>
      </w:ins>
      <w:ins w:id="683" w:author="PR Preview" w:date="2026-01-01T00:00:00Z">
        <w:r>
          <w:t xml:space="preserve">’s are a basis of</w:t>
        </w:r>
      </w:ins>
      <w:ins w:id="68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85" w:author="PR Preview" w:date="2026-01-01T00:00:00Z">
        <w:r>
          <w:t xml:space="preserve">,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every</w:t>
        </w:r>
      </w:ins>
      <w:ins w:id="68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ins w:id="689" w:author="PR Preview" w:date="2026-01-01T00:00:00Z">
        <w:r>
          <w:t xml:space="preserve">.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The supposed equation then reads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  </w:r>
      </w:ins>
      <w:ins w:id="694" w:author="PR Preview" w:date="2026-01-01T00:00:00Z">
        <w:r>
          <w:t xml:space="preserve">,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and because the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$\mathord{\smash[b]{\underset{\raise.3ex\hbox{$\scriptstyle\sim$}}{z}}\vphantom{z}}$</w:t>
        </w:r>
      </w:ins>
      <w:ins w:id="699" w:author="PR Preview" w:date="2026-01-01T00:00:00Z">
        <w:r>
          <w:t xml:space="preserve">’s and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$\mathord{\smash[b]{\underset{\raise.3ex\hbox{$\scriptstyle\sim$}}{x}}\vphantom{x}}$</w:t>
        </w:r>
      </w:ins>
      <w:ins w:id="702" w:author="PR Preview" w:date="2026-01-01T00:00:00Z">
        <w:r>
          <w:t xml:space="preserve">’s are a basis of</w:t>
        </w:r>
      </w:ins>
      <w:ins w:id="7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704" w:author="PR Preview" w:date="2026-01-01T00:00:00Z">
        <w:r>
          <w:t xml:space="preserve">,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every</w:t>
        </w:r>
      </w:ins>
      <w:ins w:id="70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and</w:t>
        </w:r>
      </w:ins>
      <w:ins w:id="710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j</m:t>
            </m:r>
          </m:sub>
        </m:sSub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is</w:t>
        </w:r>
      </w:ins>
      <w:ins w:id="713" w:author="PR Preview" w:date="2026-01-01T00:00:00Z">
        <w:r>
          <w:t xml:space="preserve"> </w:t>
        </w:r>
      </w:ins>
      <m:oMath>
        <m:r>
          <m:t>0</m:t>
        </m:r>
      </m:oMath>
      <w:ins w:id="714" w:author="PR Preview" w:date="2026-01-01T00:00:00Z">
        <w:r>
          <w:t xml:space="preserve">.</w:t>
        </w:r>
      </w:ins>
    </w:p>
    <w:p>
      <w:pPr>
        <w:pStyle w:val="BodyText"/>
      </w:pPr>
      <w:ins w:id="715" w:author="PR Preview" w:date="2026-01-01T00:00:00Z">
        <w:r>
          <w:t xml:space="preserve">So</w:t>
        </w:r>
      </w:ins>
      <w:ins w:id="716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ins w:id="717" w:author="PR Preview" w:date="2026-01-01T00:00:00Z">
        <w:r>
          <w:t xml:space="preserve">.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When some of the groups are empty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(for example</w:t>
        </w:r>
      </w:ins>
      <w:ins w:id="72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</m:oMath>
      <w:ins w:id="723" w:author="PR Preview" w:date="2026-01-01T00:00:00Z">
        <w:r>
          <w:t xml:space="preserve">, or</w:t>
        </w:r>
      </w:ins>
      <w:ins w:id="7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725" w:author="PR Preview" w:date="2026-01-01T00:00:00Z">
        <w:r>
          <w:t xml:space="preserve">),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the sums over them are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$\mathord{\smash[b]{\underset{\raise.3ex\hbox{$\scriptstyle\sim$}}{0}}\vphantom{0}}$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and the argument goes through unchanged.</w:t>
        </w:r>
      </w:ins>
    </w:p>
    <w:bookmarkStart w:id="27" w:name="exm-dim-sum"/>
    <w:p>
      <w:pPr>
        <w:pStyle w:val="BodyText"/>
      </w:pPr>
      <w:ins w:id="732" w:author="PR Preview" w:date="2026-01-01T00:00:00Z">
        <w:r>
          <w:rPr>
            <w:b/>
            <w:bCs/>
          </w:rPr>
          <w:t xml:space="preserve">Example 4 (Two planes in</w:t>
        </w:r>
      </w:ins>
      <w:ins w:id="73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34" w:author="PR Preview" w:date="2026-01-01T00:00:00Z">
        <w:r>
          <w:rPr>
            <w:b/>
            <w:bCs/>
          </w:rPr>
          <w:t xml:space="preserve">, by dimension)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For the planes</w:t>
        </w:r>
      </w:ins>
      <w:ins w:id="73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and</w:t>
        </w:r>
      </w:ins>
      <w:ins w:id="74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in</w:t>
        </w:r>
      </w:ins>
      <w:ins w:id="743" w:author="PR Preview" w:date="2026-01-01T00:00:00Z">
        <w:r>
          <w:t xml:space="preserve"> </w:t>
        </w:r>
      </w:ins>
      <w:hyperlink w:anchor="exm-sum-intersection-subspace">
        <w:ins w:id="744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745" w:author="PR Preview" w:date="2026-01-01T00:00:00Z">
        <w:r>
          <w:t xml:space="preserve">,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each has dimension</w:t>
        </w:r>
      </w:ins>
      <w:ins w:id="748" w:author="PR Preview" w:date="2026-01-01T00:00:00Z">
        <w:r>
          <w:t xml:space="preserve"> </w:t>
        </w:r>
      </w:ins>
      <m:oMath>
        <m:r>
          <m:t>2</m:t>
        </m:r>
      </m:oMath>
      <w:ins w:id="749" w:author="PR Preview" w:date="2026-01-01T00:00:00Z">
        <w:r>
          <w:t xml:space="preserve">: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the plane</w:t>
        </w:r>
      </w:ins>
      <w:ins w:id="75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has basis</w:t>
        </w:r>
      </w:ins>
      <w:ins w:id="7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(</w:t>
        </w:r>
      </w:ins>
      <w:hyperlink r:id="rId26">
        <w:ins w:id="758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759" w:author="PR Preview" w:date="2026-01-01T00:00:00Z">
        <w:r>
          <w:t xml:space="preserve">),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and the plane</w:t>
        </w:r>
      </w:ins>
      <w:ins w:id="76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has basis</w:t>
        </w:r>
      </w:ins>
      <w:ins w:id="7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by the same argument.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Their intersection, the</w:t>
        </w:r>
      </w:ins>
      <w:ins w:id="770" w:author="PR Preview" w:date="2026-01-01T00:00:00Z">
        <w:r>
          <w:t xml:space="preserve"> </w:t>
        </w:r>
      </w:ins>
      <m:oMath>
        <m:r>
          <m:t>y</m:t>
        </m:r>
      </m:oMath>
      <w:ins w:id="771" w:author="PR Preview" w:date="2026-01-01T00:00:00Z">
        <w:r>
          <w:t xml:space="preserve">-axis</w:t>
        </w:r>
      </w:ins>
      <w:ins w:id="772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773" w:author="PR Preview" w:date="2026-01-01T00:00:00Z">
        <w:r>
          <w:t xml:space="preserve">,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has dimension</w:t>
        </w:r>
      </w:ins>
      <w:ins w:id="776" w:author="PR Preview" w:date="2026-01-01T00:00:00Z">
        <w:r>
          <w:t xml:space="preserve"> </w:t>
        </w:r>
      </w:ins>
      <m:oMath>
        <m:r>
          <m:t>1</m:t>
        </m:r>
      </m:oMath>
      <w:ins w:id="777" w:author="PR Preview" w:date="2026-01-01T00:00:00Z">
        <w:r>
          <w:t xml:space="preserve">,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because the single nonzero vector</w:t>
        </w:r>
      </w:ins>
      <w:ins w:id="7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is linearly independent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(</w:t>
        </w:r>
      </w:ins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is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$\mathord{\smash[b]{\underset{\raise.3ex\hbox{$\scriptstyle\sim$}}{0}}\vphantom{0}}$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only if</w:t>
        </w:r>
      </w:ins>
      <w:ins w:id="79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792" w:author="PR Preview" w:date="2026-01-01T00:00:00Z">
        <w:r>
          <w:t xml:space="preserve">)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and so is a basis of it.</w:t>
        </w:r>
      </w:ins>
      <w:ins w:id="795" w:author="PR Preview" w:date="2026-01-01T00:00:00Z">
        <w:r>
          <w:t xml:space="preserve"> </w:t>
        </w:r>
      </w:ins>
      <w:hyperlink w:anchor="thm-dim-sum">
        <w:ins w:id="79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799" w:author="PR Preview" w:date="2026-01-01T00:00:00Z">
        <w:r>
          <w:delText xml:space="preserve">with equality exactly when</w:delText>
        </w:r>
      </w:del>
      <w:del w:id="80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801" w:author="PR Preview" w:date="2026-01-01T00:00:00Z">
        <w:r>
          <w:delText xml:space="preserve">.</w:delText>
        </w:r>
      </w:del>
    </w:p>
    <w:p>
      <w:pPr>
        <w:pStyle w:val="BodyText"/>
      </w:pPr>
      <w:del w:id="802" w:author="PR Preview" w:date="2026-01-01T00:00:00Z">
        <w:r>
          <w:rPr>
            <w:i/>
            <w:iCs/>
          </w:rPr>
          <w:delText xml:space="preserve">Proof</w:delText>
        </w:r>
      </w:del>
      <w:del w:id="803" w:author="PR Preview" w:date="2026-01-01T00:00:00Z">
        <w:r>
          <w:delText xml:space="preserve">. </w:delText>
        </w:r>
      </w:del>
      <w:del w:id="804" w:author="PR Preview" w:date="2026-01-01T00:00:00Z">
        <w:r>
          <w:delText xml:space="preserve">By</w:delText>
        </w:r>
      </w:del>
      <w:del w:id="805" w:author="PR Preview" w:date="2026-01-01T00:00:00Z">
        <w:r>
          <w:delText xml:space="preserve"> </w:delText>
        </w:r>
      </w:del>
      <w:hyperlink w:anchor="thm-dim-sum">
        <w:del w:id="806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807" w:author="PR Preview" w:date="2026-01-01T00:00:00Z">
        <w:r>
          <w:delText xml:space="preserve">, the two sides differ by</w:delText>
        </w:r>
      </w:del>
      <w:del w:id="808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del w:id="809" w:author="PR Preview" w:date="2026-01-01T00:00:00Z">
        <w:r>
          <w:delText xml:space="preserve">.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That dimension is</w:delText>
        </w:r>
      </w:del>
      <w:del w:id="812" w:author="PR Preview" w:date="2026-01-01T00:00:00Z">
        <w:r>
          <w:delText xml:space="preserve"> </w:delText>
        </w:r>
      </w:del>
      <m:oMath>
        <m:r>
          <m:t>0</m:t>
        </m:r>
      </m:oMath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exactly when a basis of the intersection is the empty list,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that is, when the intersection is the span of the empty list,</w:delText>
        </w:r>
      </w:del>
      <w:del w:id="81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(</w:delText>
        </w:r>
      </w:del>
      <w:hyperlink r:id="rId29">
        <w:del w:id="820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821" w:author="PR Preview" w:date="2026-01-01T00:00:00Z">
        <w:r>
          <w:delText xml:space="preserve">,</w:delText>
        </w:r>
      </w:del>
      <w:del w:id="822" w:author="PR Preview" w:date="2026-01-01T00:00:00Z">
        <w:r>
          <w:delText xml:space="preserve"> </w:delText>
        </w:r>
      </w:del>
      <w:hyperlink r:id="rId26">
        <w:del w:id="823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824" w:author="PR Preview" w:date="2026-01-01T00:00:00Z">
        <w:r>
          <w:delText xml:space="preserve">).</w:delText>
        </w:r>
      </w:del>
    </w:p>
    <w:p>
      <w:pPr>
        <w:pStyle w:val="FirstParagraph"/>
      </w:pPr>
      <w:ins w:id="825" w:author="PR Preview" w:date="2026-01-01T00:00:00Z">
        <w:r>
          <w:t xml:space="preserve">with equality exactly when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$\mathcal{S}_1 \cap \mathcal{S}_2 = \mathopen{}\left\{\mathord{\smash[b]{\underset{\raise.3ex\hbox{$\scriptstyle\sim$}}{0}}\vphantom{0}}\right\}\mathclose{}$</w:t>
        </w:r>
      </w:ins>
      <w:ins w:id="828" w:author="PR Preview" w:date="2026-01-01T00:00:00Z">
        <w:r>
          <w:t xml:space="preserve">.</w:t>
        </w:r>
      </w:ins>
    </w:p>
    <w:bookmarkEnd w:id="28"/>
    <w:p>
      <w:pPr>
        <w:pStyle w:val="BodyText"/>
      </w:pPr>
      <w:ins w:id="829" w:author="PR Preview" w:date="2026-01-01T00:00:00Z">
        <w:r>
          <w:rPr>
            <w:i/>
            <w:iCs/>
          </w:rPr>
          <w:t xml:space="preserve">Proof</w:t>
        </w:r>
      </w:ins>
      <w:ins w:id="830" w:author="PR Preview" w:date="2026-01-01T00:00:00Z">
        <w:r>
          <w:t xml:space="preserve">. </w:t>
        </w:r>
      </w:ins>
      <w:ins w:id="831" w:author="PR Preview" w:date="2026-01-01T00:00:00Z">
        <w:r>
          <w:t xml:space="preserve">By</w:t>
        </w:r>
      </w:ins>
      <w:ins w:id="832" w:author="PR Preview" w:date="2026-01-01T00:00:00Z">
        <w:r>
          <w:t xml:space="preserve"> </w:t>
        </w:r>
      </w:ins>
      <w:hyperlink w:anchor="thm-dim-sum">
        <w:ins w:id="833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834" w:author="PR Preview" w:date="2026-01-01T00:00:00Z">
        <w:r>
          <w:t xml:space="preserve">, the two sides differ by</w:t>
        </w:r>
      </w:ins>
      <w:ins w:id="835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836" w:author="PR Preview" w:date="2026-01-01T00:00:00Z">
        <w:r>
          <w:t xml:space="preserve">.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That dimension is</w:t>
        </w:r>
      </w:ins>
      <w:ins w:id="839" w:author="PR Preview" w:date="2026-01-01T00:00:00Z">
        <w:r>
          <w:t xml:space="preserve"> </w:t>
        </w:r>
      </w:ins>
      <m:oMath>
        <m:r>
          <m:t>0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exactly when a basis of the intersection is the empty list,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that is, when the intersection is the span of the empty list,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(</w:t>
        </w:r>
      </w:ins>
      <w:hyperlink r:id="rId29">
        <w:ins w:id="848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849" w:author="PR Preview" w:date="2026-01-01T00:00:00Z">
        <w:r>
          <w:t xml:space="preserve">,</w:t>
        </w:r>
      </w:ins>
      <w:ins w:id="850" w:author="PR Preview" w:date="2026-01-01T00:00:00Z">
        <w:r>
          <w:t xml:space="preserve"> </w:t>
        </w:r>
      </w:ins>
      <w:hyperlink r:id="rId26">
        <w:ins w:id="851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852" w:author="PR Preview" w:date="2026-01-01T00:00:00Z">
        <w:r>
          <w:t xml:space="preserve">).</w:t>
        </w:r>
      </w:ins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del w:id="853" w:author="PR Preview" w:date="2026-01-01T00:00:00Z">
        <w:r>
          <w:delText xml:space="preserve">For the lines</w:delText>
        </w:r>
      </w:del>
      <w:del w:id="85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and</w:delText>
        </w:r>
      </w:del>
      <w:del w:id="85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in</w:delText>
        </w:r>
      </w:del>
      <w:del w:id="860" w:author="PR Preview" w:date="2026-01-01T00:00:00Z">
        <w:r>
          <w:delText xml:space="preserve"> </w:delText>
        </w:r>
      </w:del>
      <w:hyperlink w:anchor="exm-subspace-sum">
        <w:del w:id="861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862" w:author="PR Preview" w:date="2026-01-01T00:00:00Z">
        <w:r>
          <w:delText xml:space="preserve">,</w:delText>
        </w:r>
      </w:del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a common vector satisfies</w:delText>
        </w:r>
      </w:del>
      <w:del w:id="865" w:author="PR Preview" w:date="2026-01-01T00:00:00Z">
        <w:r>
          <w:delText xml:space="preserve"> </w:delText>
        </w:r>
      </w:del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866" w:author="PR Preview" w:date="2026-01-01T00:00:00Z">
        <w:r>
          <w:delText xml:space="preserve">,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so</w:delText>
        </w:r>
      </w:del>
      <w:del w:id="8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del w:id="872" w:author="PR Preview" w:date="2026-01-01T00:00:00Z">
        <w:r>
          <w:delText xml:space="preserve">The intersection is</w:delText>
        </w:r>
      </w:del>
      <w:del w:id="87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874" w:author="PR Preview" w:date="2026-01-01T00:00:00Z">
        <w:r>
          <w:delText xml:space="preserve">,</w:delText>
        </w:r>
      </w:del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and indeed</w:delText>
        </w:r>
      </w:del>
    </w:p>
    <w:p>
      <w:pPr>
        <w:numPr>
          <w:ilvl w:val="0"/>
          <w:numId w:val="1002"/>
        </w:numPr>
      </w:pPr>
      <w:ins w:id="877" w:author="PR Preview" w:date="2026-01-01T00:00:00Z">
        <w:r>
          <w:t xml:space="preserve">For the lines</w:t>
        </w:r>
      </w:ins>
      <w:ins w:id="8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and</w:t>
        </w:r>
      </w:ins>
      <w:ins w:id="88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in</w:t>
        </w:r>
      </w:ins>
      <w:ins w:id="884" w:author="PR Preview" w:date="2026-01-01T00:00:00Z">
        <w:r>
          <w:t xml:space="preserve"> </w:t>
        </w:r>
      </w:ins>
      <w:hyperlink w:anchor="exm-subspace-sum">
        <w:ins w:id="885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886" w:author="PR Preview" w:date="2026-01-01T00:00:00Z">
        <w:r>
          <w:t xml:space="preserve">,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a common vector satisfies</w:t>
        </w:r>
      </w:ins>
      <w:ins w:id="889" w:author="PR Preview" w:date="2026-01-01T00:00:00Z">
        <w:r>
          <w:t xml:space="preserve"> </w:t>
        </w:r>
      </w:ins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90" w:author="PR Preview" w:date="2026-01-01T00:00:00Z">
        <w:r>
          <w:t xml:space="preserve">,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so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$(a, -b, 0) = \mathord{\smash[b]{\underset{\raise.3ex\hbox{$\scriptstyle\sim$}}{0}}\vphantom{0}}$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897" w:author="PR Preview" w:date="2026-01-01T00:00:00Z">
        <w:r>
          <w:t xml:space="preserve">The intersection is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900" w:author="PR Preview" w:date="2026-01-01T00:00:00Z">
        <w:r>
          <w:t xml:space="preserve">,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and indeed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del w:id="903" w:author="PR Preview" w:date="2026-01-01T00:00:00Z">
        <w:r>
          <w:rPr>
            <w:i/>
            <w:iCs/>
          </w:rPr>
          <w:delText xml:space="preserve">Proof</w:delText>
        </w:r>
      </w:del>
      <w:del w:id="904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905" w:author="PR Preview" w:date="2026-01-01T00:00:00Z">
        <w:r>
          <w:rPr>
            <w:b/>
            <w:bCs/>
          </w:rPr>
          <w:delText xml:space="preserve">.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Any vector of</w:delText>
        </w:r>
      </w:del>
      <w:del w:id="90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is</w:delText>
        </w:r>
      </w:del>
      <w:del w:id="9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for some</w:delText>
        </w:r>
      </w:del>
      <w:del w:id="91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(</w:delText>
        </w:r>
      </w:del>
      <w:hyperlink r:id="rId33">
        <w:del w:id="917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918" w:author="PR Preview" w:date="2026-01-01T00:00:00Z">
        <w:r>
          <w:delText xml:space="preserve">), and</w:delText>
        </w:r>
      </w:del>
      <w:del w:id="9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(</w:delText>
        </w:r>
      </w:del>
      <w:hyperlink r:id="rId34">
        <w:del w:id="922" w:author="PR Preview" w:date="2026-01-01T00:00:00Z">
          <w:r>
            <w:rPr>
              <w:rStyle w:val="Hyperlink"/>
            </w:rPr>
            <w:delText xml:space="preserve">Theorem 6 in Matrices</w:delText>
          </w:r>
        </w:del>
      </w:hyperlink>
      <w:del w:id="923" w:author="PR Preview" w:date="2026-01-01T00:00:00Z">
        <w:r>
          <w:delText xml:space="preserve">, with</w:delText>
        </w:r>
      </w:del>
      <w:del w:id="92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as an</w:delText>
        </w:r>
      </w:del>
      <w:del w:id="92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1</m:t>
        </m:r>
      </m:oMath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matrix),</w:delText>
        </w:r>
      </w:del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a vector of</w:delText>
        </w:r>
      </w:del>
      <w:del w:id="93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plus a vector of</w:delText>
        </w:r>
      </w:del>
      <w:del w:id="93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936" w:author="PR Preview" w:date="2026-01-01T00:00:00Z">
        <w:r>
          <w:delText xml:space="preserve">.</w:delText>
        </w:r>
      </w:del>
    </w:p>
    <w:p>
      <w:pPr>
        <w:pStyle w:val="FirstParagraph"/>
      </w:pPr>
      <w:ins w:id="937" w:author="PR Preview" w:date="2026-01-01T00:00:00Z">
        <w:r>
          <w:rPr>
            <w:i/>
            <w:iCs/>
          </w:rPr>
          <w:t xml:space="preserve">Proof</w:t>
        </w:r>
      </w:ins>
      <w:ins w:id="938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939" w:author="PR Preview" w:date="2026-01-01T00:00:00Z">
        <w:r>
          <w:rPr>
            <w:b/>
            <w:bCs/>
          </w:rPr>
          <w:t xml:space="preserve">.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Any vector of</w:t>
        </w:r>
      </w:ins>
      <w:ins w:id="94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is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$(\mathbf{A} + \mathbf{B})\,\mathord{\smash[b]{\underset{\raise.3ex\hbox{$\scriptstyle\sim$}}{x}}\vphantom{x}}$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for some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$\mathord{\smash[b]{\underset{\raise.3ex\hbox{$\scriptstyle\sim$}}{x}}\vphantom{x}} \in \mathbb{R}^n$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(</w:t>
        </w:r>
      </w:ins>
      <w:hyperlink r:id="rId33">
        <w:ins w:id="953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954" w:author="PR Preview" w:date="2026-01-01T00:00:00Z">
        <w:r>
          <w:t xml:space="preserve">), and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(</w:t>
        </w:r>
      </w:ins>
      <w:hyperlink r:id="rId34">
        <w:ins w:id="959" w:author="PR Preview" w:date="2026-01-01T00:00:00Z">
          <w:r>
            <w:rPr>
              <w:rStyle w:val="Hyperlink"/>
            </w:rPr>
            <w:t xml:space="preserve">Theorem 6 in Matrices</w:t>
          </w:r>
        </w:ins>
      </w:hyperlink>
      <w:ins w:id="960" w:author="PR Preview" w:date="2026-01-01T00:00:00Z">
        <w:r>
          <w:t xml:space="preserve">, with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$\mathord{\smash[b]{\underset{\raise.3ex\hbox{$\scriptstyle\sim$}}{x}}\vphantom{x}}$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as an</w:t>
        </w:r>
      </w:ins>
      <w:ins w:id="96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matrix),</w:t>
        </w:r>
      </w:ins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a vector of</w:t>
        </w:r>
      </w:ins>
      <w:ins w:id="9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plus a vector of</w:t>
        </w:r>
      </w:ins>
      <w:ins w:id="9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974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del w:id="975" w:author="PR Preview" w:date="2026-01-01T00:00:00Z">
        <w:r>
          <w:rPr>
            <w:b/>
            <w:bCs/>
          </w:rPr>
          <w:delText xml:space="preserve">Example 6 (Subadditivity with equality and without)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Let</w:delText>
        </w:r>
      </w:del>
      <w:del w:id="97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and</w:delText>
        </w:r>
      </w:del>
      <w:del w:id="98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982" w:author="PR Preview" w:date="2026-01-01T00:00:00Z">
        <w:r>
          <w:delText xml:space="preserve">.</w:delText>
        </w:r>
      </w:del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Each has one nonzero column and one zero column.</w:delText>
        </w:r>
      </w:del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The nonzero column on its own is linearly independent</w:delText>
        </w:r>
      </w:del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(</w:delText>
        </w:r>
      </w:del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with</w:delText>
        </w:r>
      </w:del>
      <w:del w:id="99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forces</w:delText>
        </w:r>
      </w:del>
      <w:del w:id="99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995" w:author="PR Preview" w:date="2026-01-01T00:00:00Z">
        <w:r>
          <w:delText xml:space="preserve">),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and the two columns together are not,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since</w:delText>
        </w:r>
      </w:del>
      <w:del w:id="1000" w:author="PR Preview" w:date="2026-01-01T00:00:00Z">
        <w:r>
          <w:delText xml:space="preserve"> </w:delText>
        </w:r>
      </w:del>
      <m:oMath>
        <m:r>
          <m:t>1</m:t>
        </m:r>
      </m:oMath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times the zero column is</w:delText>
        </w:r>
      </w:del>
      <w:del w:id="100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1004" w:author="PR Preview" w:date="2026-01-01T00:00:00Z">
        <w:r>
          <w:delText xml:space="preserve">;</w:delText>
        </w:r>
      </w:del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so each matrix has rank</w:delText>
        </w:r>
      </w:del>
      <w:del w:id="1007" w:author="PR Preview" w:date="2026-01-01T00:00:00Z">
        <w:r>
          <w:delText xml:space="preserve"> </w:delText>
        </w:r>
      </w:del>
      <m:oMath>
        <m:r>
          <m:t>1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(</w:delText>
        </w:r>
      </w:del>
      <w:hyperlink r:id="rId36">
        <w:del w:id="1010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1011" w:author="PR Preview" w:date="2026-01-01T00:00:00Z">
        <w:r>
          <w:delText xml:space="preserve">).</w:delText>
        </w:r>
      </w:del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By the same argument,</w:delText>
        </w:r>
      </w:del>
      <w:del w:id="101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has rank</w:delText>
        </w:r>
      </w:del>
      <w:del w:id="1017" w:author="PR Preview" w:date="2026-01-01T00:00:00Z">
        <w:r>
          <w:delText xml:space="preserve"> </w:delText>
        </w:r>
      </w:del>
      <m:oMath>
        <m:r>
          <m:t>1</m:t>
        </m:r>
      </m:oMath>
      <w:del w:id="1018" w:author="PR Preview" w:date="2026-01-01T00:00:00Z">
        <w:r>
          <w:delText xml:space="preserve">.</w:delText>
        </w:r>
      </w:del>
    </w:p>
    <w:p>
      <w:pPr>
        <w:pStyle w:val="FirstParagraph"/>
      </w:pPr>
      <w:ins w:id="1019" w:author="PR Preview" w:date="2026-01-01T00:00:00Z">
        <w:r>
          <w:rPr>
            <w:b/>
            <w:bCs/>
          </w:rPr>
          <w:t xml:space="preserve">Example 6 (Subadditivity with equality and without)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Let</w:t>
        </w:r>
      </w:ins>
      <w:ins w:id="102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and</w:t>
        </w:r>
      </w:ins>
      <w:ins w:id="102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026" w:author="PR Preview" w:date="2026-01-01T00:00:00Z">
        <w:r>
          <w:t xml:space="preserve">.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Each has one nonzero column and one zero column.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The nonzero column on its own is linearly independent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(</w:t>
        </w:r>
      </w:ins>
      <w:ins w:id="1033" w:author="PR Preview" w:date="2026-01-01T00:00:00Z">
        <w:r>
          <w:t xml:space="preserve">$c\,\mathord{\smash[b]{\underset{\raise.3ex\hbox{$\scriptstyle\sim$}}{v}}\vphantom{v}} = \mathord{\smash[b]{\underset{\raise.3ex\hbox{$\scriptstyle\sim$}}{0}}\vphantom{0}}_2$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with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$\mathord{\smash[b]{\underset{\raise.3ex\hbox{$\scriptstyle\sim$}}{v}}\vphantom{v}} \ne \mathord{\smash[b]{\underset{\raise.3ex\hbox{$\scriptstyle\sim$}}{0}}\vphantom{0}}_2$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forces</w:t>
        </w:r>
      </w:ins>
      <w:ins w:id="104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1041" w:author="PR Preview" w:date="2026-01-01T00:00:00Z">
        <w:r>
          <w:t xml:space="preserve">),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and the two columns together are not,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since</w:t>
        </w:r>
      </w:ins>
      <w:ins w:id="1046" w:author="PR Preview" w:date="2026-01-01T00:00:00Z">
        <w:r>
          <w:t xml:space="preserve"> </w:t>
        </w:r>
      </w:ins>
      <m:oMath>
        <m:r>
          <m:t>1</m:t>
        </m:r>
      </m:oMath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times the zero column is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$\mathord{\smash[b]{\underset{\raise.3ex\hbox{$\scriptstyle\sim$}}{0}}\vphantom{0}}_2$</w:t>
        </w:r>
      </w:ins>
      <w:ins w:id="1051" w:author="PR Preview" w:date="2026-01-01T00:00:00Z">
        <w:r>
          <w:t xml:space="preserve">;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so each matrix has rank</w:t>
        </w:r>
      </w:ins>
      <w:ins w:id="1054" w:author="PR Preview" w:date="2026-01-01T00:00:00Z">
        <w:r>
          <w:t xml:space="preserve"> </w:t>
        </w:r>
      </w:ins>
      <m:oMath>
        <m:r>
          <m:t>1</m:t>
        </m:r>
      </m:oMath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(</w:t>
        </w:r>
      </w:ins>
      <w:hyperlink r:id="rId36">
        <w:ins w:id="1057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1058" w:author="PR Preview" w:date="2026-01-01T00:00:00Z">
        <w:r>
          <w:t xml:space="preserve">).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By the same argument,</w:t>
        </w:r>
      </w:ins>
      <w:ins w:id="106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has rank</w:t>
        </w:r>
      </w:ins>
      <w:ins w:id="1064" w:author="PR Preview" w:date="2026-01-01T00:00:00Z">
        <w:r>
          <w:t xml:space="preserve"> </w:t>
        </w:r>
      </w:ins>
      <m:oMath>
        <m:r>
          <m:t>1</m:t>
        </m:r>
      </m:oMath>
      <w:ins w:id="106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is the</w:delText>
        </w:r>
      </w:del>
      <w:del w:id="106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zero matrix,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which has rank</w:delText>
        </w:r>
      </w:del>
      <w:del w:id="1073" w:author="PR Preview" w:date="2026-01-01T00:00:00Z">
        <w:r>
          <w:delText xml:space="preserve"> </w:delText>
        </w:r>
      </w:del>
      <m:oMath>
        <m:r>
          <m:t>0</m:t>
        </m:r>
      </m:oMath>
      <w:del w:id="1074" w:author="PR Preview" w:date="2026-01-01T00:00:00Z">
        <w:r>
          <w:delText xml:space="preserve">: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any nonempty list of its columns contains</w:delText>
        </w:r>
      </w:del>
      <w:del w:id="107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1078" w:author="PR Preview" w:date="2026-01-01T00:00:00Z">
        <w:r>
          <w:delText xml:space="preserve">,</w:delText>
        </w:r>
      </w:del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delText xml:space="preserve">and</w:delText>
        </w:r>
      </w:del>
      <w:del w:id="108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1082" w:author="PR Preview" w:date="2026-01-01T00:00:00Z">
        <w:r>
          <w:delText xml:space="preserve">.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So the bound</w:delText>
        </w:r>
      </w:del>
      <w:del w:id="1085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is strict.</w:delText>
        </w:r>
      </w:del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is the</w:t>
        </w:r>
      </w:ins>
      <w:ins w:id="109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zero matrix,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which has rank</w:t>
        </w:r>
      </w:ins>
      <w:ins w:id="1095" w:author="PR Preview" w:date="2026-01-01T00:00:00Z">
        <w:r>
          <w:t xml:space="preserve"> </w:t>
        </w:r>
      </w:ins>
      <m:oMath>
        <m:r>
          <m:t>0</m:t>
        </m:r>
      </m:oMath>
      <w:ins w:id="1096" w:author="PR Preview" w:date="2026-01-01T00:00:00Z">
        <w:r>
          <w:t xml:space="preserve">: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any nonempty list of its columns contains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$\mathord{\smash[b]{\underset{\raise.3ex\hbox{$\scriptstyle\sim$}}{0}}\vphantom{0}}_2$</w:t>
        </w:r>
      </w:ins>
      <w:ins w:id="1101" w:author="PR Preview" w:date="2026-01-01T00:00:00Z">
        <w:r>
          <w:t xml:space="preserve">,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and</w:t>
        </w:r>
      </w:ins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$1 \cdot\mathord{\smash[b]{\underset{\raise.3ex\hbox{$\scriptstyle\sim$}}{0}}\vphantom{0}}_2 = \mathord{\smash[b]{\underset{\raise.3ex\hbox{$\scriptstyle\sim$}}{0}}\vphantom{0}}_2$</w:t>
        </w:r>
      </w:ins>
      <w:ins w:id="1106" w:author="PR Preview" w:date="2026-01-01T00:00:00Z">
        <w:r>
          <w:t xml:space="preserve">.</w:t>
        </w:r>
      </w:ins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So the bound</w:t>
        </w:r>
      </w:ins>
      <w:ins w:id="110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is strict.</w:t>
        </w:r>
      </w:ins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BodyText"/>
      </w:pPr>
      <w:ins w:id="1112" w:author="PR Preview" w:date="2026-01-01T00:00:00Z">
        <w:r>
  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  </w:r>
      </w:ins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del w:id="1113" w:author="PR Preview" w:date="2026-01-01T00:00:00Z">
        <w:r>
          <w:rPr>
            <w:b/>
            <w:bCs/>
          </w:rPr>
          <w:delText xml:space="preserve">Intersection:</w:delText>
        </w:r>
      </w:del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a vector in both has third entry</w:delText>
        </w:r>
      </w:del>
      <w:del w:id="1116" w:author="PR Preview" w:date="2026-01-01T00:00:00Z">
        <w:r>
          <w:delText xml:space="preserve"> </w:delText>
        </w:r>
      </w:del>
      <m:oMath>
        <m:r>
          <m:t>0</m:t>
        </m:r>
      </m:oMath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and first and second entries</w:delText>
        </w:r>
      </w:del>
      <w:del w:id="1119" w:author="PR Preview" w:date="2026-01-01T00:00:00Z">
        <w:r>
          <w:delText xml:space="preserve"> </w:delText>
        </w:r>
      </w:del>
      <m:oMath>
        <m:r>
          <m:t>0</m:t>
        </m:r>
      </m:oMath>
      <w:del w:id="1120" w:author="PR Preview" w:date="2026-01-01T00:00:00Z">
        <w:r>
          <w:delText xml:space="preserve">,</w:delText>
        </w:r>
      </w:del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so</w:delText>
        </w:r>
      </w:del>
      <w:del w:id="112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12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w:ins w:id="1125" w:author="PR Preview" w:date="2026-01-01T00:00:00Z">
        <w:r>
          <w:rPr>
            <w:b/>
            <w:bCs/>
          </w:rPr>
          <w:t xml:space="preserve">Intersection: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a vector in both has third entry</w:t>
        </w:r>
      </w:ins>
      <w:ins w:id="1128" w:author="PR Preview" w:date="2026-01-01T00:00:00Z">
        <w:r>
          <w:t xml:space="preserve"> </w:t>
        </w:r>
      </w:ins>
      <m:oMath>
        <m:r>
          <m:t>0</m:t>
        </m:r>
      </m:oMath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and first and second entries</w:t>
        </w:r>
      </w:ins>
      <w:ins w:id="1131" w:author="PR Preview" w:date="2026-01-01T00:00:00Z">
        <w:r>
          <w:t xml:space="preserve"> </w:t>
        </w:r>
      </w:ins>
      <m:oMath>
        <m:r>
          <m:t>0</m:t>
        </m:r>
      </m:oMath>
      <w:ins w:id="1132" w:author="PR Preview" w:date="2026-01-01T00:00:00Z">
        <w:r>
          <w:t xml:space="preserve">,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so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$\mathcal{S}_1 \cap \mathcal{S}_2 = \mathopen{}\left\{\mathord{\smash[b]{\underset{\raise.3ex\hbox{$\scriptstyle\sim$}}{0}}\vphantom{0}}\right\}\mathclose{}$</w:t>
        </w:r>
      </w:ins>
      <w:ins w:id="1137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1138" w:author="PR Preview" w:date="2026-01-01T00:00:00Z">
        <w:r>
  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  </w:r>
      </w:ins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del w:id="1139" w:author="PR Preview" w:date="2026-01-01T00:00:00Z">
        <w:r>
          <w:delText xml:space="preserve">Every</w:delText>
        </w:r>
      </w:del>
      <w:del w:id="114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can be written as</w:delText>
        </w:r>
      </w:del>
      <w:del w:id="114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with</w:delText>
        </w:r>
      </w:del>
      <w:del w:id="114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1147" w:author="PR Preview" w:date="2026-01-01T00:00:00Z">
        <w:r>
          <w:delText xml:space="preserve"> </w:delText>
        </w:r>
      </w:del>
      <w:del w:id="1148" w:author="PR Preview" w:date="2026-01-01T00:00:00Z">
        <w:r>
          <w:delText xml:space="preserve">and</w:delText>
        </w:r>
      </w:del>
      <w:del w:id="114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in only one way.</w:delText>
        </w:r>
      </w:del>
    </w:p>
    <w:p>
      <w:pPr>
        <w:pStyle w:val="FirstParagraph"/>
      </w:pPr>
      <w:del w:id="1152" w:author="PR Preview" w:date="2026-01-01T00:00:00Z">
        <w:r>
          <w:rPr>
            <w:i/>
            <w:iCs/>
          </w:rPr>
          <w:delText xml:space="preserve">Proof</w:delText>
        </w:r>
      </w:del>
      <w:del w:id="1153" w:author="PR Preview" w:date="2026-01-01T00:00:00Z">
        <w:r>
          <w:delText xml:space="preserve">. </w:delText>
        </w:r>
      </w:del>
      <w:del w:id="1154" w:author="PR Preview" w:date="2026-01-01T00:00:00Z">
        <w:r>
          <w:delText xml:space="preserve">Since</w:delText>
        </w:r>
      </w:del>
      <w:del w:id="115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is given,</w:delText>
        </w:r>
      </w:del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statement 1 says exactly that</w:delText>
        </w:r>
      </w:del>
      <w:del w:id="11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161" w:author="PR Preview" w:date="2026-01-01T00:00:00Z">
        <w:r>
          <w:delText xml:space="preserve">.</w:delText>
        </w:r>
      </w:del>
    </w:p>
    <w:p>
      <w:pPr>
        <w:pStyle w:val="BodyText"/>
      </w:pPr>
      <w:del w:id="1162" w:author="PR Preview" w:date="2026-01-01T00:00:00Z">
        <w:r>
          <w:rPr>
            <w:b/>
            <w:bCs/>
          </w:rPr>
          <w:delText xml:space="preserve">1 and 2 are equivalent.</w:delText>
        </w:r>
      </w:del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By</w:delText>
        </w:r>
      </w:del>
      <w:del w:id="1165" w:author="PR Preview" w:date="2026-01-01T00:00:00Z">
        <w:r>
          <w:delText xml:space="preserve"> </w:delText>
        </w:r>
      </w:del>
      <w:hyperlink w:anchor="cor-dim-subadditive">
        <w:del w:id="1166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1167" w:author="PR Preview" w:date="2026-01-01T00:00:00Z">
        <w:r>
          <w:delText xml:space="preserve">,</w:delText>
        </w:r>
      </w:del>
      <w:del w:id="1168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exactly when</w:delText>
        </w:r>
      </w:del>
      <w:del w:id="117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172" w:author="PR Preview" w:date="2026-01-01T00:00:00Z">
        <w:r>
          <w:delText xml:space="preserve">.</w:delText>
        </w:r>
      </w:del>
    </w:p>
    <w:p>
      <w:pPr>
        <w:pStyle w:val="BodyText"/>
      </w:pPr>
      <w:del w:id="1173" w:author="PR Preview" w:date="2026-01-01T00:00:00Z">
        <w:r>
          <w:rPr>
            <w:b/>
            <w:bCs/>
          </w:rPr>
          <w:delText xml:space="preserve">1 implies 3.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Every</w:delText>
        </w:r>
      </w:del>
      <w:del w:id="117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has at least one such expression,</w:delText>
        </w:r>
      </w:del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because</w:delText>
        </w:r>
      </w:del>
      <w:del w:id="118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182" w:author="PR Preview" w:date="2026-01-01T00:00:00Z">
        <w:r>
          <w:delText xml:space="preserve">.</w:delText>
        </w:r>
      </w:del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Suppose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185" w:author="PR Preview" w:date="2026-01-01T00:00:00Z">
        <w:r>
          <w:delText xml:space="preserve">with</w:delText>
        </w:r>
      </w:del>
      <w:del w:id="118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and</w:delText>
        </w:r>
      </w:del>
      <w:del w:id="118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190" w:author="PR Preview" w:date="2026-01-01T00:00:00Z">
        <w:r>
          <w:delText xml:space="preserve">.</w:delText>
        </w:r>
      </w:del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93" w:author="PR Preview" w:date="2026-01-01T00:00:00Z">
        <w:r>
          <w:delText xml:space="preserve">The left side is in</w:delText>
        </w:r>
      </w:del>
      <w:del w:id="119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and the right side is in</w:delText>
        </w:r>
      </w:del>
      <w:del w:id="119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198" w:author="PR Preview" w:date="2026-01-01T00:00:00Z">
        <w:r>
          <w:delText xml:space="preserve">,</w:delText>
        </w:r>
      </w:del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because each subspace is closed under addition and scalar multiplication</w:delText>
        </w:r>
      </w:del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(the difference is</w:delText>
        </w:r>
      </w:del>
      <w:del w:id="120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1204" w:author="PR Preview" w:date="2026-01-01T00:00:00Z">
        <w:r>
          <w:delText xml:space="preserve">).</w:delText>
        </w:r>
      </w:del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So both sides are in</w:delText>
        </w:r>
      </w:del>
      <w:del w:id="120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208" w:author="PR Preview" w:date="2026-01-01T00:00:00Z">
        <w:r>
          <w:delText xml:space="preserve">,</w:delText>
        </w:r>
      </w:del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which gives</w:delText>
        </w:r>
      </w:del>
      <w:del w:id="121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delText xml:space="preserve">and</w:delText>
        </w:r>
      </w:del>
      <w:del w:id="121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1215" w:author="PR Preview" w:date="2026-01-01T00:00:00Z">
        <w:r>
          <w:delText xml:space="preserve">.</w:delText>
        </w:r>
      </w:del>
    </w:p>
    <w:p>
      <w:pPr>
        <w:pStyle w:val="BodyText"/>
      </w:pPr>
      <w:del w:id="1216" w:author="PR Preview" w:date="2026-01-01T00:00:00Z">
        <w:r>
          <w:rPr>
            <w:b/>
            <w:bCs/>
          </w:rPr>
          <w:delText xml:space="preserve">3 implies 1.</w:delText>
        </w:r>
      </w:del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Take any</w:delText>
        </w:r>
      </w:del>
      <w:del w:id="121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220" w:author="PR Preview" w:date="2026-01-01T00:00:00Z">
        <w:r>
          <w:delText xml:space="preserve">.</w:delText>
        </w:r>
      </w:del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Then</w:delText>
        </w:r>
      </w:del>
      <w:del w:id="122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24" w:author="PR Preview" w:date="2026-01-01T00:00:00Z">
        <w:r>
          <w:delText xml:space="preserve">, with</w:delText>
        </w:r>
      </w:del>
      <w:del w:id="122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and</w:delText>
        </w:r>
      </w:del>
      <w:del w:id="1228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229" w:author="PR Preview" w:date="2026-01-01T00:00:00Z">
        <w:r>
          <w:delText xml:space="preserve">,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and</w:delText>
        </w:r>
      </w:del>
      <w:del w:id="123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33" w:author="PR Preview" w:date="2026-01-01T00:00:00Z">
        <w:r>
          <w:delText xml:space="preserve">, with</w:delText>
        </w:r>
      </w:del>
      <w:del w:id="123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and</w:delText>
        </w:r>
      </w:del>
      <w:del w:id="123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(</w:delText>
        </w:r>
      </w:del>
      <w:hyperlink r:id="rId19">
        <w:del w:id="1240" w:author="PR Preview" w:date="2026-01-01T00:00:00Z">
          <w:r>
            <w:rPr>
              <w:rStyle w:val="Hyperlink"/>
            </w:rPr>
            <w:delText xml:space="preserve">Theorem 1 in Subspaces and Rank</w:delText>
          </w:r>
        </w:del>
      </w:hyperlink>
      <w:del w:id="1241" w:author="PR Preview" w:date="2026-01-01T00:00:00Z">
        <w:r>
          <w:delText xml:space="preserve">).</w:delText>
        </w:r>
      </w:del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By statement 3 these two expressions are the same,</w:delText>
        </w:r>
      </w:del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so</w:delText>
        </w:r>
      </w:del>
      <w:del w:id="124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47" w:author="PR Preview" w:date="2026-01-01T00:00:00Z">
        <w:r>
          <w:delText xml:space="preserve">,</w:delText>
        </w:r>
      </w:del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and</w:delText>
        </w:r>
      </w:del>
      <w:del w:id="125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25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5"/>
        </w:numPr>
      </w:pPr>
      <w:ins w:id="1252" w:author="PR Preview" w:date="2026-01-01T00:00:00Z">
        <w:r>
          <w:t xml:space="preserve">Every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$\mathord{\smash[b]{\underset{\raise.3ex\hbox{$\scriptstyle\sim$}}{x}}\vphantom{x}} \in \mathcal{V}$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can be written as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with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$\mathord{\smash[b]{\underset{\raise.3ex\hbox{$\scriptstyle\sim$}}{x}}\vphantom{x}}_1 \in \mathcal{S}_1$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and</w:t>
        </w:r>
      </w:ins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$\mathord{\smash[b]{\underset{\raise.3ex\hbox{$\scriptstyle\sim$}}{x}}\vphantom{x}}_2 \in \mathcal{S}_2$</w:t>
        </w:r>
      </w:ins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in only one way.</w:t>
        </w:r>
      </w:ins>
    </w:p>
    <w:bookmarkEnd w:id="43"/>
    <w:p>
      <w:pPr>
        <w:pStyle w:val="FirstParagraph"/>
      </w:pPr>
      <w:ins w:id="1269" w:author="PR Preview" w:date="2026-01-01T00:00:00Z">
        <w:r>
          <w:rPr>
            <w:i/>
            <w:iCs/>
          </w:rPr>
          <w:t xml:space="preserve">Proof</w:t>
        </w:r>
      </w:ins>
      <w:ins w:id="1270" w:author="PR Preview" w:date="2026-01-01T00:00:00Z">
        <w:r>
          <w:t xml:space="preserve">. </w:t>
        </w:r>
      </w:ins>
      <w:ins w:id="1271" w:author="PR Preview" w:date="2026-01-01T00:00:00Z">
        <w:r>
          <w:t xml:space="preserve">Since</w:t>
        </w:r>
      </w:ins>
      <w:ins w:id="127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is given,</w:t>
        </w:r>
      </w:ins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statement 1 says exactly that</w:t>
        </w:r>
      </w:ins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$\mathcal{S}_1 \cap \mathcal{S}_2 = \mathopen{}\left\{\mathord{\smash[b]{\underset{\raise.3ex\hbox{$\scriptstyle\sim$}}{0}}\vphantom{0}}\right\}\mathclose{}$</w:t>
        </w:r>
      </w:ins>
      <w:ins w:id="1279" w:author="PR Preview" w:date="2026-01-01T00:00:00Z">
        <w:r>
          <w:t xml:space="preserve">.</w:t>
        </w:r>
      </w:ins>
    </w:p>
    <w:p>
      <w:pPr>
        <w:pStyle w:val="BodyText"/>
      </w:pPr>
      <w:ins w:id="1280" w:author="PR Preview" w:date="2026-01-01T00:00:00Z">
        <w:r>
          <w:rPr>
            <w:b/>
            <w:bCs/>
          </w:rPr>
          <w:t xml:space="preserve">1 and 2 are equivalent.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By</w:t>
        </w:r>
      </w:ins>
      <w:ins w:id="1283" w:author="PR Preview" w:date="2026-01-01T00:00:00Z">
        <w:r>
          <w:t xml:space="preserve"> </w:t>
        </w:r>
      </w:ins>
      <w:hyperlink w:anchor="cor-dim-subadditive">
        <w:ins w:id="1284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285" w:author="PR Preview" w:date="2026-01-01T00:00:00Z">
        <w:r>
          <w:t xml:space="preserve">,</w:t>
        </w:r>
      </w:ins>
      <w:ins w:id="1286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exactly when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$\mathcal{S}_1 \cap \mathcal{S}_2 = \mathopen{}\left\{\mathord{\smash[b]{\underset{\raise.3ex\hbox{$\scriptstyle\sim$}}{0}}\vphantom{0}}\right\}\mathclose{}$</w:t>
        </w:r>
      </w:ins>
      <w:ins w:id="1291" w:author="PR Preview" w:date="2026-01-01T00:00:00Z">
        <w:r>
          <w:t xml:space="preserve">.</w:t>
        </w:r>
      </w:ins>
    </w:p>
    <w:p>
      <w:pPr>
        <w:pStyle w:val="BodyText"/>
      </w:pPr>
      <w:ins w:id="1292" w:author="PR Preview" w:date="2026-01-01T00:00:00Z">
        <w:r>
          <w:rPr>
            <w:b/>
            <w:bCs/>
          </w:rPr>
          <w:t xml:space="preserve">1 implies 3.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Every</w:t>
        </w:r>
      </w:ins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$\mathord{\smash[b]{\underset{\raise.3ex\hbox{$\scriptstyle\sim$}}{x}}\vphantom{x}} \in \mathcal{V}$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has at least one such expression,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because</w:t>
        </w:r>
      </w:ins>
      <w:ins w:id="130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302" w:author="PR Preview" w:date="2026-01-01T00:00:00Z">
        <w:r>
          <w:t xml:space="preserve">.</w:t>
        </w:r>
      </w:ins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Suppose</w:t>
        </w:r>
      </w:ins>
    </w:p>
    <w:p>
      <w:pPr>
        <w:pStyle w:val="BodyText"/>
      </w:pPr>
      <w:ins w:id="1305" w:author="PR Preview" w:date="2026-01-01T00:00:00Z">
        <w:r>
  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  </w:r>
      </w:ins>
    </w:p>
    <w:p>
      <w:pPr>
        <w:pStyle w:val="FirstParagraph"/>
      </w:pPr>
      <w:ins w:id="1306" w:author="PR Preview" w:date="2026-01-01T00:00:00Z">
        <w:r>
          <w:t xml:space="preserve">with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$\mathord{\smash[b]{\underset{\raise.3ex\hbox{$\scriptstyle\sim$}}{u}}\vphantom{u}}_1, \mathord{\smash[b]{\underset{\raise.3ex\hbox{$\scriptstyle\sim$}}{v}}\vphantom{v}}_1 \in \mathcal{S}_1$</w:t>
        </w:r>
      </w:ins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and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$\mathord{\smash[b]{\underset{\raise.3ex\hbox{$\scriptstyle\sim$}}{u}}\vphantom{u}}_2, \mathord{\smash[b]{\underset{\raise.3ex\hbox{$\scriptstyle\sim$}}{v}}\vphantom{v}}_2 \in \mathcal{S}_2$</w:t>
        </w:r>
      </w:ins>
      <w:ins w:id="1313" w:author="PR Preview" w:date="2026-01-01T00:00:00Z">
        <w:r>
          <w:t xml:space="preserve">.</w:t>
        </w:r>
      </w:ins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Then</w:t>
        </w:r>
      </w:ins>
    </w:p>
    <w:p>
      <w:pPr>
        <w:pStyle w:val="BodyText"/>
      </w:pPr>
      <w:ins w:id="1316" w:author="PR Preview" w:date="2026-01-01T00:00:00Z">
        <w:r>
  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  </w:r>
      </w:ins>
    </w:p>
    <w:p>
      <w:pPr>
        <w:pStyle w:val="FirstParagraph"/>
      </w:pPr>
      <w:ins w:id="1317" w:author="PR Preview" w:date="2026-01-01T00:00:00Z">
        <w:r>
          <w:t xml:space="preserve">The left side is in</w:t>
        </w:r>
      </w:ins>
      <w:ins w:id="131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and the right side is in</w:t>
        </w:r>
      </w:ins>
      <w:ins w:id="132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322" w:author="PR Preview" w:date="2026-01-01T00:00:00Z">
        <w:r>
          <w:t xml:space="preserve">,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because each subspace is closed under addition and scalar multiplication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(the difference is</w:t>
        </w:r>
      </w:ins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$\mathord{\smash[b]{\underset{\raise.3ex\hbox{$\scriptstyle\sim$}}{u}}\vphantom{u}}_1 + (-1)\,\mathord{\smash[b]{\underset{\raise.3ex\hbox{$\scriptstyle\sim$}}{v}}\vphantom{v}}_1$</w:t>
        </w:r>
      </w:ins>
      <w:ins w:id="1329" w:author="PR Preview" w:date="2026-01-01T00:00:00Z">
        <w:r>
          <w:t xml:space="preserve">).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So both sides are in</w:t>
        </w:r>
      </w:ins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$\mathcal{S}_1 \cap \mathcal{S}_2 = \mathopen{}\left\{\mathord{\smash[b]{\underset{\raise.3ex\hbox{$\scriptstyle\sim$}}{0}}\vphantom{0}}\right\}\mathclose{}$</w:t>
        </w:r>
      </w:ins>
      <w:ins w:id="1334" w:author="PR Preview" w:date="2026-01-01T00:00:00Z">
        <w:r>
          <w:t xml:space="preserve">,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which gives</w:t>
        </w:r>
      </w:ins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$\mathord{\smash[b]{\underset{\raise.3ex\hbox{$\scriptstyle\sim$}}{u}}\vphantom{u}}_1 = \mathord{\smash[b]{\underset{\raise.3ex\hbox{$\scriptstyle\sim$}}{v}}\vphantom{v}}_1$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and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$\mathord{\smash[b]{\underset{\raise.3ex\hbox{$\scriptstyle\sim$}}{u}}\vphantom{u}}_2 = \mathord{\smash[b]{\underset{\raise.3ex\hbox{$\scriptstyle\sim$}}{v}}\vphantom{v}}_2$</w:t>
        </w:r>
      </w:ins>
      <w:ins w:id="1343" w:author="PR Preview" w:date="2026-01-01T00:00:00Z">
        <w:r>
          <w:t xml:space="preserve">.</w:t>
        </w:r>
      </w:ins>
    </w:p>
    <w:p>
      <w:pPr>
        <w:pStyle w:val="BodyText"/>
      </w:pPr>
      <w:ins w:id="1344" w:author="PR Preview" w:date="2026-01-01T00:00:00Z">
        <w:r>
          <w:rPr>
            <w:b/>
            <w:bCs/>
          </w:rPr>
          <w:t xml:space="preserve">3 implies 1.</w:t>
        </w:r>
      </w:ins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Take any</w:t>
        </w:r>
      </w:ins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$\mathord{\smash[b]{\underset{\raise.3ex\hbox{$\scriptstyle\sim$}}{x}}\vphantom{x}} \in \mathcal{S}_1 \cap \mathcal{S}_2$</w:t>
        </w:r>
      </w:ins>
      <w:ins w:id="1349" w:author="PR Preview" w:date="2026-01-01T00:00:00Z">
        <w:r>
          <w:t xml:space="preserve">.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Then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  </w:r>
      </w:ins>
      <w:ins w:id="1354" w:author="PR Preview" w:date="2026-01-01T00:00:00Z">
        <w:r>
          <w:t xml:space="preserve">, with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$\mathord{\smash[b]{\underset{\raise.3ex\hbox{$\scriptstyle\sim$}}{x}}\vphantom{x}} \in \mathcal{S}_1$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and</w:t>
        </w:r>
      </w:ins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$\mathord{\smash[b]{\underset{\raise.3ex\hbox{$\scriptstyle\sim$}}{0}}\vphantom{0}}\in \mathcal{S}_2$</w:t>
        </w:r>
      </w:ins>
      <w:ins w:id="1361" w:author="PR Preview" w:date="2026-01-01T00:00:00Z">
        <w:r>
          <w:t xml:space="preserve">,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and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  </w:r>
      </w:ins>
      <w:ins w:id="1366" w:author="PR Preview" w:date="2026-01-01T00:00:00Z">
        <w:r>
          <w:t xml:space="preserve">, with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$\mathord{\smash[b]{\underset{\raise.3ex\hbox{$\scriptstyle\sim$}}{0}}\vphantom{0}}\in \mathcal{S}_1$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and</w:t>
        </w:r>
      </w:ins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$\mathord{\smash[b]{\underset{\raise.3ex\hbox{$\scriptstyle\sim$}}{x}}\vphantom{x}} \in \mathcal{S}_2$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(</w:t>
        </w:r>
      </w:ins>
      <w:hyperlink r:id="rId19">
        <w:ins w:id="1375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1376" w:author="PR Preview" w:date="2026-01-01T00:00:00Z">
        <w:r>
          <w:t xml:space="preserve">).</w:t>
        </w:r>
      </w:ins>
      <w:ins w:id="1377" w:author="PR Preview" w:date="2026-01-01T00:00:00Z">
        <w:r>
          <w:t xml:space="preserve"> </w:t>
        </w:r>
      </w:ins>
      <w:ins w:id="1378" w:author="PR Preview" w:date="2026-01-01T00:00:00Z">
        <w:r>
          <w:t xml:space="preserve">By statement 3 these two expressions are the same,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so</w:t>
        </w:r>
      </w:ins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$\mathord{\smash[b]{\underset{\raise.3ex\hbox{$\scriptstyle\sim$}}{x}}\vphantom{x}} = \mathord{\smash[b]{\underset{\raise.3ex\hbox{$\scriptstyle\sim$}}{0}}\vphantom{0}}$</w:t>
        </w:r>
      </w:ins>
      <w:ins w:id="1383" w:author="PR Preview" w:date="2026-01-01T00:00:00Z">
        <w:r>
          <w:t xml:space="preserve">,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and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$\mathcal{S}_1 \cap \mathcal{S}_2 = \mathopen{}\left\{\mathord{\smash[b]{\underset{\raise.3ex\hbox{$\scriptstyle\sim$}}{0}}\vphantom{0}}\right\}\mathclose{}$</w:t>
        </w:r>
      </w:ins>
      <w:ins w:id="1388" w:author="PR Preview" w:date="2026-01-01T00:00:00Z">
        <w:r>
          <w:t xml:space="preserve">.</w:t>
        </w:r>
      </w:ins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del w:id="1389" w:author="PR Preview" w:date="2026-01-01T00:00:00Z">
        <w:r>
          <w:rPr>
            <w:b/>
            <w:bCs/>
          </w:rPr>
          <w:delText xml:space="preserve">Definition 4 (Projection onto a subspace along a complement)</w:delText>
        </w:r>
      </w:del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delText xml:space="preserve">Let</w:delText>
        </w:r>
      </w:del>
      <w:del w:id="139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and</w:delText>
        </w:r>
      </w:del>
      <w:del w:id="139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be subspaces of</w:delText>
        </w:r>
      </w:del>
      <w:del w:id="139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99" w:author="PR Preview" w:date="2026-01-01T00:00:00Z">
        <w:r>
          <w:delText xml:space="preserve"> </w:delText>
        </w:r>
      </w:del>
      <w:del w:id="1400" w:author="PR Preview" w:date="2026-01-01T00:00:00Z">
        <w:r>
          <w:delText xml:space="preserve">with</w:delText>
        </w:r>
      </w:del>
      <w:del w:id="140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del w:id="1402" w:author="PR Preview" w:date="2026-01-01T00:00:00Z">
        <w:r>
          <w:delText xml:space="preserve"> </w:delText>
        </w:r>
      </w:del>
      <w:del w:id="1403" w:author="PR Preview" w:date="2026-01-01T00:00:00Z">
        <w:r>
          <w:delText xml:space="preserve">(</w:delText>
        </w:r>
      </w:del>
      <w:hyperlink w:anchor="def-direct-sum">
        <w:del w:id="1404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405" w:author="PR Preview" w:date="2026-01-01T00:00:00Z">
        <w:r>
          <w:delText xml:space="preserve">),</w:delText>
        </w:r>
      </w:del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and let</w:delText>
        </w:r>
      </w:del>
      <w:del w:id="140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409" w:author="PR Preview" w:date="2026-01-01T00:00:00Z">
        <w:r>
          <w:delText xml:space="preserve">.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By</w:delText>
        </w:r>
      </w:del>
      <w:del w:id="1412" w:author="PR Preview" w:date="2026-01-01T00:00:00Z">
        <w:r>
          <w:delText xml:space="preserve"> </w:delText>
        </w:r>
      </w:del>
      <w:hyperlink w:anchor="thm-direct-sum-equiv">
        <w:del w:id="1413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414" w:author="PR Preview" w:date="2026-01-01T00:00:00Z">
        <w:r>
          <w:delText xml:space="preserve">,</w:delText>
        </w:r>
      </w:del>
      <w:del w:id="141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delText xml:space="preserve">for exactly one</w:delText>
        </w:r>
      </w:del>
      <w:del w:id="1418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and</w:delText>
        </w:r>
      </w:del>
      <w:del w:id="142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del w:id="1422" w:author="PR Preview" w:date="2026-01-01T00:00:00Z">
        <w:r>
          <w:delText xml:space="preserve">.</w:delText>
        </w:r>
      </w:del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The vector</w:delText>
        </w:r>
      </w:del>
      <w:del w:id="142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is the</w:delText>
        </w:r>
      </w:del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rPr>
            <w:b/>
            <w:bCs/>
          </w:rPr>
          <w:delText xml:space="preserve">projection</w:delText>
        </w:r>
      </w:del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of</w:delText>
        </w:r>
      </w:del>
      <w:del w:id="143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onto</w:delText>
        </w:r>
      </w:del>
      <w:del w:id="143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436" w:author="PR Preview" w:date="2026-01-01T00:00:00Z">
        <w:r>
          <w:delText xml:space="preserve"> </w:delText>
        </w:r>
      </w:del>
      <w:del w:id="1437" w:author="PR Preview" w:date="2026-01-01T00:00:00Z">
        <w:r>
          <w:delText xml:space="preserve">along</w:delText>
        </w:r>
      </w:del>
      <w:del w:id="143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(Banerjee and Roy 2014, Definition 6.3, p. 163)</w:delText>
        </w:r>
      </w:del>
      <w:del w:id="1441" w:author="PR Preview" w:date="2026-01-01T00:00:00Z">
        <w:r>
          <w:delText xml:space="preserve">.</w:delText>
        </w:r>
      </w:del>
    </w:p>
    <w:p>
      <w:pPr>
        <w:pStyle w:val="BodyText"/>
      </w:pPr>
      <w:del w:id="1442" w:author="PR Preview" w:date="2026-01-01T00:00:00Z">
        <w:r>
          <w:rPr>
            <w:b/>
            <w:bCs/>
          </w:rPr>
          <w:delText xml:space="preserve">Example 10 (The projection depends on the complement)</w:delText>
        </w:r>
      </w:del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Let</w:delText>
        </w:r>
      </w:del>
      <w:del w:id="144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446" w:author="PR Preview" w:date="2026-01-01T00:00:00Z">
        <w:r>
          <w:delText xml:space="preserve">, the horizontal axis in</w:delText>
        </w:r>
      </w:del>
      <w:del w:id="144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448" w:author="PR Preview" w:date="2026-01-01T00:00:00Z">
        <w:r>
          <w:delText xml:space="preserve">,</w:delText>
        </w:r>
      </w:del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and let</w:delText>
        </w:r>
      </w:del>
      <w:del w:id="145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452" w:author="PR Preview" w:date="2026-01-01T00:00:00Z">
        <w:r>
          <w:delText xml:space="preserve">.</w:delText>
        </w:r>
      </w:del>
    </w:p>
    <w:p>
      <w:pPr>
        <w:pStyle w:val="BodyText"/>
      </w:pPr>
      <w:ins w:id="1453" w:author="PR Preview" w:date="2026-01-01T00:00:00Z">
        <w:r>
          <w:rPr>
            <w:b/>
            <w:bCs/>
          </w:rPr>
          <w:t xml:space="preserve">Definition 4 (Projection onto a subspace along a complement)</w:t>
        </w:r>
      </w:ins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Let</w:t>
        </w:r>
      </w:ins>
      <w:ins w:id="145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and</w:t>
        </w:r>
      </w:ins>
      <w:ins w:id="145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be subspaces of</w:t>
        </w:r>
      </w:ins>
      <w:ins w:id="146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with</w:t>
        </w:r>
      </w:ins>
      <w:ins w:id="146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(</w:t>
        </w:r>
      </w:ins>
      <w:hyperlink w:anchor="def-direct-sum">
        <w:ins w:id="1468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469" w:author="PR Preview" w:date="2026-01-01T00:00:00Z">
        <w:r>
          <w:t xml:space="preserve">),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and let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$\mathord{\smash[b]{\underset{\raise.3ex\hbox{$\scriptstyle\sim$}}{y}}\vphantom{y}} \in \mathbb{R}^p$</w:t>
        </w:r>
      </w:ins>
      <w:ins w:id="1474" w:author="PR Preview" w:date="2026-01-01T00:00:00Z">
        <w:r>
          <w:t xml:space="preserve">.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By</w:t>
        </w:r>
      </w:ins>
      <w:ins w:id="1477" w:author="PR Preview" w:date="2026-01-01T00:00:00Z">
        <w:r>
          <w:t xml:space="preserve"> </w:t>
        </w:r>
      </w:ins>
      <w:hyperlink w:anchor="thm-direct-sum-equiv">
        <w:ins w:id="1478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479" w:author="PR Preview" w:date="2026-01-01T00:00:00Z">
        <w:r>
          <w:t xml:space="preserve">,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for exactly one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$\mathord{\smash[b]{\underset{\raise.3ex\hbox{$\scriptstyle\sim$}}{u}}\vphantom{u}} \in \mathcal{S}$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and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$\mathord{\smash[b]{\underset{\raise.3ex\hbox{$\scriptstyle\sim$}}{v}}\vphantom{v}} \in \mathcal{T}$</w:t>
        </w:r>
      </w:ins>
      <w:ins w:id="1490" w:author="PR Preview" w:date="2026-01-01T00:00:00Z">
        <w:r>
          <w:t xml:space="preserve">.</w:t>
        </w:r>
      </w:ins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The vector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$\mathord{\smash[b]{\underset{\raise.3ex\hbox{$\scriptstyle\sim$}}{u}}\vphantom{u}}$</w:t>
        </w:r>
      </w:ins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is the</w:t>
        </w:r>
      </w:ins>
      <w:ins w:id="1497" w:author="PR Preview" w:date="2026-01-01T00:00:00Z">
        <w:r>
          <w:t xml:space="preserve"> </w:t>
        </w:r>
      </w:ins>
      <w:ins w:id="1498" w:author="PR Preview" w:date="2026-01-01T00:00:00Z">
        <w:r>
          <w:rPr>
            <w:b/>
            <w:bCs/>
          </w:rPr>
          <w:t xml:space="preserve">projection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of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$\mathord{\smash[b]{\underset{\raise.3ex\hbox{$\scriptstyle\sim$}}{y}}\vphantom{y}}$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onto</w:t>
        </w:r>
      </w:ins>
      <w:ins w:id="150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along</w:t>
        </w:r>
      </w:ins>
      <w:ins w:id="150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(Banerjee and Roy 2014, Definition 6.3, p. 163)</w:t>
        </w:r>
      </w:ins>
      <w:ins w:id="1511" w:author="PR Preview" w:date="2026-01-01T00:00:00Z">
        <w:r>
          <w:t xml:space="preserve">.</w:t>
        </w:r>
      </w:ins>
    </w:p>
    <w:bookmarkEnd w:id="45"/>
    <w:bookmarkStart w:id="46" w:name="exm-projection"/>
    <w:p>
      <w:pPr>
        <w:pStyle w:val="BodyText"/>
      </w:pPr>
      <w:ins w:id="1512" w:author="PR Preview" w:date="2026-01-01T00:00:00Z">
        <w:r>
          <w:rPr>
            <w:b/>
            <w:bCs/>
          </w:rPr>
          <w:t xml:space="preserve">Example 10 (The projection depends on the complement)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Let</w:t>
        </w:r>
      </w:ins>
      <w:ins w:id="151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516" w:author="PR Preview" w:date="2026-01-01T00:00:00Z">
        <w:r>
          <w:t xml:space="preserve">, the horizontal axis in</w:t>
        </w:r>
      </w:ins>
      <w:ins w:id="151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518" w:author="PR Preview" w:date="2026-01-01T00:00:00Z">
        <w:r>
          <w:t xml:space="preserve">,</w:t>
        </w:r>
      </w:ins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and let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$\mathord{\smash[b]{\underset{\raise.3ex\hbox{$\scriptstyle\sim$}}{y}}\vphantom{y}} = (3, 2)$</w:t>
        </w:r>
      </w:ins>
      <w:ins w:id="152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del w:id="1524" w:author="PR Preview" w:date="2026-01-01T00:00:00Z">
        <w:r>
          <w:delText xml:space="preserve">Each of</w:delText>
        </w:r>
      </w:del>
      <w:del w:id="152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delText xml:space="preserve">and</w:delText>
        </w:r>
      </w:del>
      <w:del w:id="152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is a line that meets</w:delText>
        </w:r>
      </w:del>
      <w:del w:id="153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only at</w:delText>
        </w:r>
      </w:del>
      <w:del w:id="153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35" w:author="PR Preview" w:date="2026-01-01T00:00:00Z">
        <w:r>
          <w:delText xml:space="preserve">,</w:delText>
        </w:r>
      </w:del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so</w:delText>
        </w:r>
      </w:del>
    </w:p>
    <w:p>
      <w:pPr>
        <w:pStyle w:val="FirstParagraph"/>
      </w:pPr>
      <w:ins w:id="1538" w:author="PR Preview" w:date="2026-01-01T00:00:00Z">
        <w:r>
          <w:t xml:space="preserve">Each of</w:t>
        </w:r>
      </w:ins>
      <w:ins w:id="15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and</w:t>
        </w:r>
      </w:ins>
      <w:ins w:id="154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ins w:id="1543" w:author="PR Preview" w:date="2026-01-01T00:00:00Z">
        <w:r>
          <w:t xml:space="preserve"> </w:t>
        </w:r>
      </w:ins>
      <w:ins w:id="1544" w:author="PR Preview" w:date="2026-01-01T00:00:00Z">
        <w:r>
          <w:t xml:space="preserve">is a line that meets</w:t>
        </w:r>
      </w:ins>
      <w:ins w:id="15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only at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$\mathord{\smash[b]{\underset{\raise.3ex\hbox{$\scriptstyle\sim$}}{0}}\vphantom{0}}$</w:t>
        </w:r>
      </w:ins>
      <w:ins w:id="1550" w:author="PR Preview" w:date="2026-01-01T00:00:00Z">
        <w:r>
          <w:t xml:space="preserve">,</w:t>
        </w:r>
      </w:ins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del w:id="1553" w:author="PR Preview" w:date="2026-01-01T00:00:00Z">
        <w:r>
          <w:rPr>
            <w:b/>
            <w:bCs/>
          </w:rPr>
          <w:delText xml:space="preserve">Theorem 5 (The dot product is linear in each slot)</w:delText>
        </w:r>
      </w:del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For vectors</w:delText>
        </w:r>
      </w:del>
      <w:del w:id="155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57" w:author="PR Preview" w:date="2026-01-01T00:00:00Z">
        <w:r>
          <w:delText xml:space="preserve"> </w:delText>
        </w:r>
      </w:del>
      <w:del w:id="1558" w:author="PR Preview" w:date="2026-01-01T00:00:00Z">
        <w:r>
          <w:delText xml:space="preserve">and numbers</w:delText>
        </w:r>
      </w:del>
      <w:del w:id="155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</m:oMath>
      <w:del w:id="156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1561" w:author="PR Preview" w:date="2026-01-01T00:00:00Z">
        <w:r>
          <w:rPr>
            <w:b/>
            <w:bCs/>
          </w:rPr>
          <w:t xml:space="preserve">Theorem 5 (The dot product is linear in each slot)</w:t>
        </w:r>
      </w:ins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For vectors</w:t>
        </w:r>
      </w:ins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  </w:r>
      </w:ins>
      <w:ins w:id="1566" w:author="PR Preview" w:date="2026-01-01T00:00:00Z">
        <w:r>
          <w:t xml:space="preserve"> </w:t>
        </w:r>
      </w:ins>
      <w:ins w:id="1567" w:author="PR Preview" w:date="2026-01-01T00:00:00Z">
        <w:r>
          <w:t xml:space="preserve">and numbers</w:t>
        </w:r>
      </w:ins>
      <w:ins w:id="156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</m:oMath>
      <w:ins w:id="1569" w:author="PR Preview" w:date="2026-01-01T00:00:00Z">
        <w:r>
          <w:t xml:space="preserve">,</w:t>
        </w:r>
      </w:ins>
    </w:p>
    <w:p>
      <w:pPr>
        <w:pStyle w:val="BodyText"/>
      </w:pPr>
      <w:ins w:id="1570" w:author="PR Preview" w:date="2026-01-01T00:00:00Z">
        <w:r>
  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  </w:r>
      </w:ins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1571" w:author="PR Preview" w:date="2026-01-01T00:00:00Z">
        <w:r>
  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  </w:r>
      </w:ins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572" w:author="PR Preview" w:date="2026-01-01T00:00:00Z">
        <w:r>
  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  </w:r>
      </w:ins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BodyText"/>
      </w:pPr>
      <w:ins w:id="1573" w:author="PR Preview" w:date="2026-01-01T00:00:00Z">
        <w:r>
  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  </w:r>
      </w:ins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574" w:author="PR Preview" w:date="2026-01-01T00:00:00Z">
        <w:r>
          <w:delText xml:space="preserve">and</w:delText>
        </w:r>
      </w:del>
      <w:del w:id="1575" w:author="PR Preview" w:date="2026-01-01T00:00:00Z">
        <w:r>
          <w:delText xml:space="preserve"> </w:delText>
        </w:r>
      </w:del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76" w:author="PR Preview" w:date="2026-01-01T00:00:00Z">
        <w:r>
          <w:delText xml:space="preserve">,</w:delText>
        </w:r>
      </w:del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the theorem gives</w:delText>
        </w:r>
      </w:del>
      <w:del w:id="157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80" w:author="PR Preview" w:date="2026-01-01T00:00:00Z">
        <w:r>
          <w:delText xml:space="preserve">.</w:delText>
        </w:r>
      </w:del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With</w:delText>
        </w:r>
      </w:del>
      <w:del w:id="1583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and</w:delText>
        </w:r>
      </w:del>
      <w:del w:id="158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1587" w:author="PR Preview" w:date="2026-01-01T00:00:00Z">
        <w:r>
          <w:delText xml:space="preserve">, and</w:delText>
        </w:r>
      </w:del>
      <w:del w:id="1588" w:author="PR Preview" w:date="2026-01-01T00:00:00Z">
        <w:r>
          <w:delText xml:space="preserve"> </w:delText>
        </w:r>
      </w:del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89" w:author="PR Preview" w:date="2026-01-01T00:00:00Z">
        <w:r>
          <w:delText xml:space="preserve">,</w:delText>
        </w:r>
      </w:del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it gives</w:delText>
        </w:r>
      </w:del>
      <w:del w:id="159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593" w:author="PR Preview" w:date="2026-01-01T00:00:00Z">
        <w:r>
          <w:delText xml:space="preserve">,</w:delText>
        </w:r>
      </w:del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delText xml:space="preserve">and likewise in the first slot.</w:delText>
        </w:r>
      </w:del>
    </w:p>
    <w:p>
      <w:pPr>
        <w:pStyle w:val="BodyText"/>
      </w:pPr>
      <w:del w:id="1596" w:author="PR Preview" w:date="2026-01-01T00:00:00Z">
        <w:r>
          <w:rPr>
            <w:b/>
            <w:bCs/>
          </w:rPr>
          <w:delText xml:space="preserve">Example 11 (Splitting a dot product)</w:delText>
        </w:r>
      </w:del>
      <w:del w:id="1597" w:author="PR Preview" w:date="2026-01-01T00:00:00Z">
        <w:r>
          <w:delText xml:space="preserve"> </w:delText>
        </w:r>
      </w:del>
      <w:del w:id="1598" w:author="PR Preview" w:date="2026-01-01T00:00:00Z">
        <w:r>
          <w:delText xml:space="preserve">Let</w:delText>
        </w:r>
      </w:del>
      <w:del w:id="159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600" w:author="PR Preview" w:date="2026-01-01T00:00:00Z">
        <w:r>
          <w:delText xml:space="preserve">,</w:delText>
        </w:r>
      </w:del>
      <w:del w:id="1601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602" w:author="PR Preview" w:date="2026-01-01T00:00:00Z">
        <w:r>
          <w:delText xml:space="preserve">,</w:delText>
        </w:r>
      </w:del>
      <w:del w:id="1603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604" w:author="PR Preview" w:date="2026-01-01T00:00:00Z">
        <w:r>
          <w:delText xml:space="preserve">,</w:delText>
        </w:r>
      </w:del>
      <w:del w:id="160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1606" w:author="PR Preview" w:date="2026-01-01T00:00:00Z">
        <w:r>
          <w:delText xml:space="preserve"> </w:delText>
        </w:r>
      </w:del>
      <w:del w:id="1607" w:author="PR Preview" w:date="2026-01-01T00:00:00Z">
        <w:r>
          <w:delText xml:space="preserve">and</w:delText>
        </w:r>
      </w:del>
      <w:del w:id="160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609" w:author="PR Preview" w:date="2026-01-01T00:00:00Z">
        <w:r>
          <w:delText xml:space="preserve">.</w:delText>
        </w:r>
      </w:del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Directly,</w:delText>
        </w:r>
      </w:del>
      <w:del w:id="1612" w:author="PR Preview" w:date="2026-01-01T00:00:00Z">
        <w:r>
          <w:delText xml:space="preserve"> </w:delText>
        </w:r>
      </w:del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613" w:author="PR Preview" w:date="2026-01-01T00:00:00Z">
        <w:r>
          <w:delText xml:space="preserve"> </w:delText>
        </w:r>
      </w:del>
      <w:del w:id="1614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615" w:author="PR Preview" w:date="2026-01-01T00:00:00Z">
        <w:r>
          <w:t xml:space="preserve">and</w:t>
        </w:r>
      </w:ins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$1\,\mathord{\smash[b]{\underset{\raise.3ex\hbox{$\scriptstyle\sim$}}{u}}\vphantom{u}} = \mathord{\smash[b]{\underset{\raise.3ex\hbox{$\scriptstyle\sim$}}{u}}\vphantom{u}}$</w:t>
        </w:r>
      </w:ins>
      <w:ins w:id="1618" w:author="PR Preview" w:date="2026-01-01T00:00:00Z">
        <w:r>
          <w:t xml:space="preserve">,</w:t>
        </w:r>
      </w:ins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the theorem gives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  </w:r>
      </w:ins>
      <w:ins w:id="1623" w:author="PR Preview" w:date="2026-01-01T00:00:00Z">
        <w:r>
          <w:t xml:space="preserve">.</w:t>
        </w:r>
      </w:ins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With</w:t>
        </w:r>
      </w:ins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$\mathord{\smash[b]{\underset{\raise.3ex\hbox{$\scriptstyle\sim$}}{w}}\vphantom{w}} = \mathord{\smash[b]{\underset{\raise.3ex\hbox{$\scriptstyle\sim$}}{u}}\vphantom{u}}$</w:t>
        </w:r>
      </w:ins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and</w:t>
        </w:r>
      </w:ins>
      <w:ins w:id="163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1631" w:author="PR Preview" w:date="2026-01-01T00:00:00Z">
        <w:r>
          <w:t xml:space="preserve">, and</w:t>
        </w:r>
      </w:ins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$0\,\mathord{\smash[b]{\underset{\raise.3ex\hbox{$\scriptstyle\sim$}}{u}}\vphantom{u}} = \mathord{\smash[b]{\underset{\raise.3ex\hbox{$\scriptstyle\sim$}}{0}}\vphantom{0}}$</w:t>
        </w:r>
      </w:ins>
      <w:ins w:id="1634" w:author="PR Preview" w:date="2026-01-01T00:00:00Z">
        <w:r>
          <w:t xml:space="preserve">,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it gives</w:t>
        </w:r>
      </w:ins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  </w:r>
      </w:ins>
      <w:ins w:id="1639" w:author="PR Preview" w:date="2026-01-01T00:00:00Z">
        <w:r>
          <w:t xml:space="preserve">,</w:t>
        </w:r>
      </w:ins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and likewise in the first slot.</w:t>
        </w:r>
      </w:ins>
    </w:p>
    <w:bookmarkStart w:id="49" w:name="exm-dot-linear"/>
    <w:p>
      <w:pPr>
        <w:pStyle w:val="BodyText"/>
      </w:pPr>
      <w:ins w:id="1642" w:author="PR Preview" w:date="2026-01-01T00:00:00Z">
        <w:r>
          <w:rPr>
            <w:b/>
            <w:bCs/>
          </w:rPr>
          <w:t xml:space="preserve">Example 11 (Splitting a dot product)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Let</w:t>
        </w:r>
      </w:ins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$\mathord{\smash[b]{\underset{\raise.3ex\hbox{$\scriptstyle\sim$}}{x}}\vphantom{x}} = (1, 2)$</w:t>
        </w:r>
      </w:ins>
      <w:ins w:id="1647" w:author="PR Preview" w:date="2026-01-01T00:00:00Z">
        <w:r>
          <w:t xml:space="preserve">,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$\mathord{\smash[b]{\underset{\raise.3ex\hbox{$\scriptstyle\sim$}}{u}}\vphantom{u}} = (3, 0)$</w:t>
        </w:r>
      </w:ins>
      <w:ins w:id="1650" w:author="PR Preview" w:date="2026-01-01T00:00:00Z">
        <w:r>
          <w:t xml:space="preserve">,</w:t>
        </w:r>
      </w:ins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$\mathord{\smash[b]{\underset{\raise.3ex\hbox{$\scriptstyle\sim$}}{w}}\vphantom{w}} = (0, 1)$</w:t>
        </w:r>
      </w:ins>
      <w:ins w:id="1653" w:author="PR Preview" w:date="2026-01-01T00:00:00Z">
        <w:r>
          <w:t xml:space="preserve">,</w:t>
        </w:r>
      </w:ins>
      <w:ins w:id="165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655" w:author="PR Preview" w:date="2026-01-01T00:00:00Z">
        <w:r>
          <w:t xml:space="preserve"> </w:t>
        </w:r>
      </w:ins>
      <w:ins w:id="1656" w:author="PR Preview" w:date="2026-01-01T00:00:00Z">
        <w:r>
          <w:t xml:space="preserve">and</w:t>
        </w:r>
      </w:ins>
      <w:ins w:id="165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658" w:author="PR Preview" w:date="2026-01-01T00:00:00Z">
        <w:r>
          <w:t xml:space="preserve">.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Directly,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$a\,\mathord{\smash[b]{\underset{\raise.3ex\hbox{$\scriptstyle\sim$}}{u}}\vphantom{u}} + b\,\mathord{\smash[b]{\underset{\raise.3ex\hbox{$\scriptstyle\sim$}}{w}}\vphantom{w}} = (6, -1)$</w:t>
        </w:r>
      </w:ins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and</w:t>
        </w:r>
      </w:ins>
    </w:p>
    <w:p>
      <w:pPr>
        <w:pStyle w:val="BodyText"/>
      </w:pPr>
      <w:ins w:id="1665" w:author="PR Preview" w:date="2026-01-01T00:00:00Z">
        <w:r>
          <w:t xml:space="preserve">$$
    \begin{aligned}
    \mathord{\smash[b]{\underset{\raise.3ex\hbox{$\scriptstyle\sim$}}{x}}\vphantom{x}} \cdot (6, -1) &amp;= 6 - 2 \\
    &amp;= 4.
    \end{aligned}
    $$</w:t>
        </w:r>
      </w:ins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1666" w:author="PR Preview" w:date="2026-01-01T00:00:00Z">
        <w:r>
  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  </w:r>
      </w:ins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1667" w:author="PR Preview" w:date="2026-01-01T00:00:00Z">
        <w:r>
  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  </w:r>
      </w:ins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del w:id="1668" w:author="PR Preview" w:date="2026-01-01T00:00:00Z">
        <w:r>
          <w:rPr>
            <w:b/>
            <w:bCs/>
          </w:rPr>
          <w:delText xml:space="preserve">A plane.</w:delText>
        </w:r>
      </w:del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Let</w:delText>
        </w:r>
      </w:del>
      <w:del w:id="167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1672" w:author="PR Preview" w:date="2026-01-01T00:00:00Z">
        <w:r>
          <w:delText xml:space="preserve">, the plane</w:delText>
        </w:r>
      </w:del>
      <w:del w:id="1673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1674" w:author="PR Preview" w:date="2026-01-01T00:00:00Z">
        <w:r>
          <w:delText xml:space="preserve">.</w:delText>
        </w:r>
      </w:del>
      <w:del w:id="1675" w:author="PR Preview" w:date="2026-01-01T00:00:00Z">
        <w:r>
          <w:delText xml:space="preserve"> </w:delText>
        </w:r>
      </w:del>
      <w:del w:id="1676" w:author="PR Preview" w:date="2026-01-01T00:00:00Z">
        <w:r>
          <w:delText xml:space="preserve">A vector</w:delText>
        </w:r>
      </w:del>
      <w:del w:id="1677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is in</w:delText>
        </w:r>
      </w:del>
      <w:del w:id="1680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when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8"/>
        </w:numPr>
      </w:pPr>
      <w:ins w:id="1683" w:author="PR Preview" w:date="2026-01-01T00:00:00Z">
        <w:r>
          <w:rPr>
            <w:b/>
            <w:bCs/>
          </w:rPr>
          <w:t xml:space="preserve">A plane.</w:t>
        </w:r>
      </w:ins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Let</w:t>
        </w:r>
      </w:ins>
      <w:ins w:id="168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1687" w:author="PR Preview" w:date="2026-01-01T00:00:00Z">
        <w:r>
          <w:t xml:space="preserve">, the plane</w:t>
        </w:r>
      </w:ins>
      <w:ins w:id="1688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1689" w:author="PR Preview" w:date="2026-01-01T00:00:00Z">
        <w:r>
          <w:t xml:space="preserve">.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A vector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$\mathord{\smash[b]{\underset{\raise.3ex\hbox{$\scriptstyle\sim$}}{u}}\vphantom{u}}$</w:t>
        </w:r>
      </w:ins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is in</w:t>
        </w:r>
      </w:ins>
      <w:ins w:id="169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when</w:t>
        </w:r>
      </w:ins>
    </w:p>
    <w:p>
      <w:pPr>
        <w:pStyle w:val="BodyText"/>
      </w:pPr>
      <w:ins w:id="1699" w:author="PR Preview" w:date="2026-01-01T00:00:00Z">
        <w:r>
          <w:t xml:space="preserve">$$
    \begin{aligned}
    (a, b, 0) \cdot \mathord{\smash[b]{\underset{\raise.3ex\hbox{$\scriptstyle\sim$}}{u}}\vphantom{u}} &amp;= a u_1 + b u_2 \\
    &amp;= 0
    \end{aligned}
    $$</w:t>
        </w:r>
      </w:ins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del w:id="1700" w:author="PR Preview" w:date="2026-01-01T00:00:00Z">
        <w:r>
          <w:rPr>
            <w:b/>
            <w:bCs/>
          </w:rPr>
          <w:delText xml:space="preserve">The extremes.</w:delText>
        </w:r>
      </w:del>
      <w:del w:id="170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702" w:author="PR Preview" w:date="2026-01-01T00:00:00Z">
        <w:r>
          <w:delText xml:space="preserve">, because</w:delText>
        </w:r>
      </w:del>
      <w:del w:id="170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delText xml:space="preserve">for every</w:delText>
        </w:r>
      </w:del>
      <w:del w:id="170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07" w:author="PR Preview" w:date="2026-01-01T00:00:00Z">
        <w:r>
          <w:delText xml:space="preserve">.</w:delText>
        </w:r>
      </w:del>
      <w:del w:id="17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709" w:author="PR Preview" w:date="2026-01-01T00:00:00Z">
        <w:r>
          <w:delText xml:space="preserve">,</w:delText>
        </w:r>
      </w:del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because a</w:delText>
        </w:r>
      </w:del>
      <w:del w:id="1712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13" w:author="PR Preview" w:date="2026-01-01T00:00:00Z">
        <w:r>
          <w:delText xml:space="preserve"> </w:delText>
        </w:r>
      </w:del>
      <w:del w:id="1714" w:author="PR Preview" w:date="2026-01-01T00:00:00Z">
        <w:r>
          <w:delText xml:space="preserve">in it is orthogonal to itself,</w:delText>
        </w:r>
      </w:del>
      <w:del w:id="1715" w:author="PR Preview" w:date="2026-01-01T00:00:00Z">
        <w:r>
          <w:delText xml:space="preserve"> </w:delText>
        </w:r>
      </w:del>
      <w:del w:id="1716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del w:id="1717" w:author="PR Preview" w:date="2026-01-01T00:00:00Z">
        <w:r>
          <w:delText xml:space="preserve">forces</w:delText>
        </w:r>
      </w:del>
      <w:del w:id="1718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19" w:author="PR Preview" w:date="2026-01-01T00:00:00Z">
        <w:r>
          <w:delText xml:space="preserve">.</w:delText>
        </w:r>
      </w:del>
    </w:p>
    <w:p>
      <w:pPr>
        <w:numPr>
          <w:ilvl w:val="0"/>
          <w:numId w:val="1008"/>
        </w:numPr>
      </w:pPr>
      <w:ins w:id="1720" w:author="PR Preview" w:date="2026-01-01T00:00:00Z">
        <w:r>
          <w:rPr>
            <w:b/>
            <w:bCs/>
          </w:rPr>
          <w:t xml:space="preserve">The extremes.</w:t>
        </w:r>
      </w:ins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$\mathopen{}\left\{\mathord{\smash[b]{\underset{\raise.3ex\hbox{$\scriptstyle\sim$}}{0}}\vphantom{0}}\right\}\mathclose{}^\perp = \mathbb{R}^3$</w:t>
        </w:r>
      </w:ins>
      <w:ins w:id="1723" w:author="PR Preview" w:date="2026-01-01T00:00:00Z">
        <w:r>
          <w:t xml:space="preserve">, because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$\mathord{\smash[b]{\underset{\raise.3ex\hbox{$\scriptstyle\sim$}}{0}}\vphantom{0}}\cdot \mathord{\smash[b]{\underset{\raise.3ex\hbox{$\scriptstyle\sim$}}{u}}\vphantom{u}} = 0$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for every</w:t>
        </w:r>
      </w:ins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$\mathord{\smash[b]{\underset{\raise.3ex\hbox{$\scriptstyle\sim$}}{u}}\vphantom{u}}$</w:t>
        </w:r>
      </w:ins>
      <w:ins w:id="1730" w:author="PR Preview" w:date="2026-01-01T00:00:00Z">
        <w:r>
          <w:t xml:space="preserve">.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$(\mathbb{R}^3)^\perp = \mathopen{}\left\{\mathord{\smash[b]{\underset{\raise.3ex\hbox{$\scriptstyle\sim$}}{0}}\vphantom{0}}\right\}\mathclose{}$</w:t>
        </w:r>
      </w:ins>
      <w:ins w:id="1733" w:author="PR Preview" w:date="2026-01-01T00:00:00Z">
        <w:r>
          <w:t xml:space="preserve">,</w:t>
        </w:r>
      </w:ins>
      <w:ins w:id="1734" w:author="PR Preview" w:date="2026-01-01T00:00:00Z">
        <w:r>
          <w:t xml:space="preserve"> </w:t>
        </w:r>
      </w:ins>
      <w:ins w:id="1735" w:author="PR Preview" w:date="2026-01-01T00:00:00Z">
        <w:r>
          <w:t xml:space="preserve">because a</w:t>
        </w:r>
      </w:ins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$\mathord{\smash[b]{\underset{\raise.3ex\hbox{$\scriptstyle\sim$}}{u}}\vphantom{u}}$</w:t>
        </w:r>
      </w:ins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in it is orthogonal to itself,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and</w:t>
        </w:r>
      </w:ins>
    </w:p>
    <w:p>
      <w:pPr>
        <w:pStyle w:val="BodyText"/>
      </w:pPr>
      <w:ins w:id="1742" w:author="PR Preview" w:date="2026-01-01T00:00:00Z">
        <w:r>
  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  </w:r>
      </w:ins>
    </w:p>
    <w:p>
      <w:pPr>
        <w:numPr>
          <w:ilvl w:val="0"/>
          <w:numId w:val="1000"/>
        </w:numPr>
      </w:pPr>
      <w:ins w:id="1743" w:author="PR Preview" w:date="2026-01-01T00:00:00Z">
        <w:r>
          <w:t xml:space="preserve">forces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$\mathord{\smash[b]{\underset{\raise.3ex\hbox{$\scriptstyle\sim$}}{u}}\vphantom{u}} = \mathord{\smash[b]{\underset{\raise.3ex\hbox{$\scriptstyle\sim$}}{0}}\vphantom{0}}$</w:t>
        </w:r>
      </w:ins>
      <w:ins w:id="1746" w:author="PR Preview" w:date="2026-01-01T00:00:00Z">
        <w:r>
          <w:t xml:space="preserve">.</w:t>
        </w:r>
      </w:ins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del w:id="1747" w:author="PR Preview" w:date="2026-01-01T00:00:00Z">
        <w:r>
          <w:delText xml:space="preserve">for every</w:delText>
        </w:r>
      </w:del>
      <w:del w:id="174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49" w:author="PR Preview" w:date="2026-01-01T00:00:00Z">
        <w:r>
          <w:delText xml:space="preserve">,</w:delText>
        </w:r>
      </w:del>
      <w:del w:id="1750" w:author="PR Preview" w:date="2026-01-01T00:00:00Z">
        <w:r>
          <w:delText xml:space="preserve"> </w:delText>
        </w:r>
      </w:del>
      <w:del w:id="1751" w:author="PR Preview" w:date="2026-01-01T00:00:00Z">
        <w:r>
          <w:delText xml:space="preserve">so</w:delText>
        </w:r>
      </w:del>
      <w:del w:id="1752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753" w:author="PR Preview" w:date="2026-01-01T00:00:00Z">
        <w:r>
          <w:delText xml:space="preserve">.</w:delText>
        </w:r>
      </w:del>
      <w:del w:id="1754" w:author="PR Preview" w:date="2026-01-01T00:00:00Z">
        <w:r>
          <w:delText xml:space="preserve"> </w:delText>
        </w:r>
      </w:del>
      <w:del w:id="1755" w:author="PR Preview" w:date="2026-01-01T00:00:00Z">
        <w:r>
          <w:delText xml:space="preserve">Let</w:delText>
        </w:r>
      </w:del>
      <w:del w:id="175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757" w:author="PR Preview" w:date="2026-01-01T00:00:00Z">
        <w:r>
          <w:delText xml:space="preserve">, let</w:delText>
        </w:r>
      </w:del>
      <w:del w:id="175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759" w:author="PR Preview" w:date="2026-01-01T00:00:00Z">
        <w:r>
          <w:delText xml:space="preserve">,</w:delText>
        </w:r>
      </w:del>
      <w:del w:id="1760" w:author="PR Preview" w:date="2026-01-01T00:00:00Z">
        <w:r>
          <w:delText xml:space="preserve"> </w:delText>
        </w:r>
      </w:del>
      <w:del w:id="1761" w:author="PR Preview" w:date="2026-01-01T00:00:00Z">
        <w:r>
          <w:delText xml:space="preserve">and let</w:delText>
        </w:r>
      </w:del>
      <w:del w:id="176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del w:id="1763" w:author="PR Preview" w:date="2026-01-01T00:00:00Z">
        <w:r>
          <w:delText xml:space="preserve">.</w:delText>
        </w:r>
      </w:del>
    </w:p>
    <w:p>
      <w:pPr>
        <w:pStyle w:val="BodyText"/>
      </w:pPr>
      <w:ins w:id="1764" w:author="PR Preview" w:date="2026-01-01T00:00:00Z">
        <w:r>
  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  </w:r>
      </w:ins>
    </w:p>
    <w:p>
      <w:pPr>
        <w:pStyle w:val="FirstParagraph"/>
      </w:pPr>
      <w:ins w:id="1765" w:author="PR Preview" w:date="2026-01-01T00:00:00Z">
        <w:r>
          <w:t xml:space="preserve">for every</w:t>
        </w:r>
      </w:ins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$\mathord{\smash[b]{\underset{\raise.3ex\hbox{$\scriptstyle\sim$}}{x}}\vphantom{x}}$</w:t>
        </w:r>
      </w:ins>
      <w:ins w:id="1768" w:author="PR Preview" w:date="2026-01-01T00:00:00Z">
        <w:r>
          <w:t xml:space="preserve">,</w:t>
        </w:r>
      </w:ins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so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$\mathord{\smash[b]{\underset{\raise.3ex\hbox{$\scriptstyle\sim$}}{0}}\vphantom{0}}\in \mathcal{X}^\perp$</w:t>
        </w:r>
      </w:ins>
      <w:ins w:id="1773" w:author="PR Preview" w:date="2026-01-01T00:00:00Z">
        <w:r>
          <w:t xml:space="preserve">.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Let</w:t>
        </w:r>
      </w:ins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$\mathord{\smash[b]{\underset{\raise.3ex\hbox{$\scriptstyle\sim$}}{u}}\vphantom{u}}, \mathord{\smash[b]{\underset{\raise.3ex\hbox{$\scriptstyle\sim$}}{w}}\vphantom{w}} \in \mathcal{X}^\perp$</w:t>
        </w:r>
      </w:ins>
      <w:ins w:id="1778" w:author="PR Preview" w:date="2026-01-01T00:00:00Z">
        <w:r>
          <w:t xml:space="preserve">, let</w:t>
        </w:r>
      </w:ins>
      <w:ins w:id="177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780" w:author="PR Preview" w:date="2026-01-01T00:00:00Z">
        <w:r>
          <w:t xml:space="preserve">,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and let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$\mathord{\smash[b]{\underset{\raise.3ex\hbox{$\scriptstyle\sim$}}{x}}\vphantom{x}} \in \mathcal{X}$</w:t>
        </w:r>
      </w:ins>
      <w:ins w:id="1785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BodyText"/>
      </w:pPr>
      <w:ins w:id="1786" w:author="PR Preview" w:date="2026-01-01T00:00:00Z">
        <w:r>
  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  </w:r>
      </w:ins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1787" w:author="PR Preview" w:date="2026-01-01T00:00:00Z">
        <w:r>
          <w:delText xml:space="preserve">These two equations hold for every</w:delText>
        </w:r>
      </w:del>
      <w:del w:id="178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del w:id="1789" w:author="PR Preview" w:date="2026-01-01T00:00:00Z">
        <w:r>
          <w:delText xml:space="preserve">,</w:delText>
        </w:r>
      </w:del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delText xml:space="preserve">so</w:delText>
        </w:r>
      </w:del>
      <w:del w:id="1792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93" w:author="PR Preview" w:date="2026-01-01T00:00:00Z">
        <w:r>
          <w:delText xml:space="preserve"> </w:delText>
        </w:r>
      </w:del>
      <w:del w:id="1794" w:author="PR Preview" w:date="2026-01-01T00:00:00Z">
        <w:r>
          <w:delText xml:space="preserve">and</w:delText>
        </w:r>
      </w:del>
      <w:del w:id="1795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96" w:author="PR Preview" w:date="2026-01-01T00:00:00Z">
        <w:r>
          <w:delText xml:space="preserve"> </w:delText>
        </w:r>
      </w:del>
      <w:del w:id="1797" w:author="PR Preview" w:date="2026-01-01T00:00:00Z">
        <w:r>
          <w:delText xml:space="preserve">are in</w:delText>
        </w:r>
      </w:del>
      <w:del w:id="1798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799" w:author="PR Preview" w:date="2026-01-01T00:00:00Z">
        <w:r>
          <w:delText xml:space="preserve">.</w:delText>
        </w:r>
      </w:del>
    </w:p>
    <w:p>
      <w:pPr>
        <w:pStyle w:val="BodyText"/>
      </w:pPr>
      <w:ins w:id="1800" w:author="PR Preview" w:date="2026-01-01T00:00:00Z">
        <w:r>
  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  </w:r>
      </w:ins>
    </w:p>
    <w:p>
      <w:pPr>
        <w:pStyle w:val="FirstParagraph"/>
      </w:pPr>
      <w:ins w:id="1801" w:author="PR Preview" w:date="2026-01-01T00:00:00Z">
        <w:r>
          <w:t xml:space="preserve">These two equations hold for every</w:t>
        </w:r>
      </w:ins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$\mathord{\smash[b]{\underset{\raise.3ex\hbox{$\scriptstyle\sim$}}{x}}\vphantom{x}} \in \mathcal{X}$</w:t>
        </w:r>
      </w:ins>
      <w:ins w:id="1804" w:author="PR Preview" w:date="2026-01-01T00:00:00Z">
        <w:r>
          <w:t xml:space="preserve">,</w:t>
        </w:r>
      </w:ins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so</w:t>
        </w:r>
      </w:ins>
      <w:ins w:id="1807" w:author="PR Preview" w:date="2026-01-01T00:00:00Z">
        <w:r>
          <w:t xml:space="preserve"> </w:t>
        </w:r>
      </w:ins>
      <w:ins w:id="1808" w:author="PR Preview" w:date="2026-01-01T00:00:00Z">
        <w:r>
          <w:t xml:space="preserve">$\mathord{\smash[b]{\underset{\raise.3ex\hbox{$\scriptstyle\sim$}}{u}}\vphantom{u}} + \mathord{\smash[b]{\underset{\raise.3ex\hbox{$\scriptstyle\sim$}}{w}}\vphantom{w}}$</w:t>
        </w:r>
      </w:ins>
      <w:ins w:id="1809" w:author="PR Preview" w:date="2026-01-01T00:00:00Z">
        <w:r>
          <w:t xml:space="preserve"> </w:t>
        </w:r>
      </w:ins>
      <w:ins w:id="1810" w:author="PR Preview" w:date="2026-01-01T00:00:00Z">
        <w:r>
          <w:t xml:space="preserve">and</w:t>
        </w:r>
      </w:ins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$c\,\mathord{\smash[b]{\underset{\raise.3ex\hbox{$\scriptstyle\sim$}}{u}}\vphantom{u}}$</w:t>
        </w:r>
      </w:ins>
      <w:ins w:id="1813" w:author="PR Preview" w:date="2026-01-01T00:00:00Z">
        <w:r>
          <w:t xml:space="preserve"> </w:t>
        </w:r>
      </w:ins>
      <w:ins w:id="1814" w:author="PR Preview" w:date="2026-01-01T00:00:00Z">
        <w:r>
          <w:t xml:space="preserve">are in</w:t>
        </w:r>
      </w:ins>
      <w:ins w:id="181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816" w:author="PR Preview" w:date="2026-01-01T00:00:00Z">
        <w:r>
          <w:t xml:space="preserve">.</w:t>
        </w:r>
      </w:ins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1817" w:author="PR Preview" w:date="2026-01-01T00:00:00Z">
        <w:r>
  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  </w:r>
      </w:ins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1818" w:author="PR Preview" w:date="2026-01-01T00:00:00Z">
        <w:r>
          <w:t xml:space="preserve">$$
    \begin{aligned}
    \mathord{\smash[b]{\underset{\raise.3ex\hbox{$\scriptstyle\sim$}}{u}}\vphantom{u}} &amp;= (-2u_2, u_2) \\
    &amp;= u_2\,(-2, 1).
    \end{aligned}
    $$</w:t>
        </w:r>
      </w:ins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del w:id="1819" w:author="PR Preview" w:date="2026-01-01T00:00:00Z">
        <w:r>
          <w:rPr>
            <w:i/>
            <w:iCs/>
          </w:rPr>
          <w:delText xml:space="preserve">Proof</w:delText>
        </w:r>
      </w:del>
      <w:del w:id="1820" w:author="PR Preview" w:date="2026-01-01T00:00:00Z">
        <w:r>
          <w:delText xml:space="preserve">. </w:delText>
        </w:r>
      </w:del>
      <w:del w:id="1821" w:author="PR Preview" w:date="2026-01-01T00:00:00Z">
        <w:r>
          <w:delText xml:space="preserve">Let</w:delText>
        </w:r>
      </w:del>
      <w:del w:id="182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1823" w:author="PR Preview" w:date="2026-01-01T00:00:00Z">
        <w:r>
          <w:delText xml:space="preserve"> </w:delText>
        </w:r>
      </w:del>
      <w:del w:id="1824" w:author="PR Preview" w:date="2026-01-01T00:00:00Z">
        <w:r>
          <w:delText xml:space="preserve">be the columns of</w:delText>
        </w:r>
      </w:del>
      <w:del w:id="182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26" w:author="PR Preview" w:date="2026-01-01T00:00:00Z">
        <w:r>
          <w:delText xml:space="preserve">,</w:delText>
        </w:r>
      </w:del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delText xml:space="preserve">so</w:delText>
        </w:r>
      </w:del>
      <w:del w:id="182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del w:id="1830" w:author="PR Preview" w:date="2026-01-01T00:00:00Z">
        <w:r>
          <w:delText xml:space="preserve">.</w:delText>
        </w:r>
      </w:del>
      <w:del w:id="1831" w:author="PR Preview" w:date="2026-01-01T00:00:00Z">
        <w:r>
          <w:delText xml:space="preserve"> </w:delText>
        </w:r>
      </w:del>
      <w:del w:id="1832" w:author="PR Preview" w:date="2026-01-01T00:00:00Z">
        <w:r>
          <w:delText xml:space="preserve">For</w:delText>
        </w:r>
      </w:del>
      <w:del w:id="183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834" w:author="PR Preview" w:date="2026-01-01T00:00:00Z">
        <w:r>
          <w:delText xml:space="preserve">, entry</w:delText>
        </w:r>
      </w:del>
      <w:del w:id="1835" w:author="PR Preview" w:date="2026-01-01T00:00:00Z">
        <w:r>
          <w:delText xml:space="preserve"> </w:delText>
        </w:r>
      </w:del>
      <m:oMath>
        <m:r>
          <m:t>j</m:t>
        </m:r>
      </m:oMath>
      <w:del w:id="1836" w:author="PR Preview" w:date="2026-01-01T00:00:00Z">
        <w:r>
          <w:delText xml:space="preserve"> </w:delText>
        </w:r>
      </w:del>
      <w:del w:id="1837" w:author="PR Preview" w:date="2026-01-01T00:00:00Z">
        <w:r>
          <w:delText xml:space="preserve">of</w:delText>
        </w:r>
      </w:del>
      <w:del w:id="183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39" w:author="PR Preview" w:date="2026-01-01T00:00:00Z">
        <w:r>
          <w:delText xml:space="preserve"> </w:delText>
        </w:r>
      </w:del>
      <w:del w:id="1840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841" w:author="PR Preview" w:date="2026-01-01T00:00:00Z">
        <w:r>
          <w:delText xml:space="preserve">So</w:delText>
        </w:r>
      </w:del>
      <w:del w:id="184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1843" w:author="PR Preview" w:date="2026-01-01T00:00:00Z">
        <w:r>
          <w:delText xml:space="preserve"> </w:delText>
        </w:r>
      </w:del>
      <w:del w:id="1844" w:author="PR Preview" w:date="2026-01-01T00:00:00Z">
        <w:r>
          <w:delText xml:space="preserve">(</w:delText>
        </w:r>
      </w:del>
      <w:hyperlink r:id="rId59">
        <w:del w:id="1845" w:author="PR Preview" w:date="2026-01-01T00:00:00Z">
          <w:r>
            <w:rPr>
              <w:rStyle w:val="Hyperlink"/>
            </w:rPr>
            <w:delText xml:space="preserve">Definition 3 in Column Space, Null Space and Rank-Nullity</w:delText>
          </w:r>
        </w:del>
      </w:hyperlink>
      <w:del w:id="1846" w:author="PR Preview" w:date="2026-01-01T00:00:00Z">
        <w:r>
          <w:delText xml:space="preserve">)</w:delText>
        </w:r>
      </w:del>
      <w:del w:id="1847" w:author="PR Preview" w:date="2026-01-01T00:00:00Z">
        <w:r>
          <w:delText xml:space="preserve"> </w:delText>
        </w:r>
      </w:del>
      <w:del w:id="1848" w:author="PR Preview" w:date="2026-01-01T00:00:00Z">
        <w:r>
          <w:delText xml:space="preserve">exactly when</w:delText>
        </w:r>
      </w:del>
      <w:del w:id="184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1850" w:author="PR Preview" w:date="2026-01-01T00:00:00Z">
        <w:r>
          <w:delText xml:space="preserve"> </w:delText>
        </w:r>
      </w:del>
      <w:del w:id="1851" w:author="PR Preview" w:date="2026-01-01T00:00:00Z">
        <w:r>
          <w:delText xml:space="preserve">for every column</w:delText>
        </w:r>
      </w:del>
      <w:del w:id="185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853" w:author="PR Preview" w:date="2026-01-01T00:00:00Z">
        <w:r>
          <w:delText xml:space="preserve">.</w:delText>
        </w:r>
      </w:del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1854" w:author="PR Preview" w:date="2026-01-01T00:00:00Z">
        <w:r>
          <w:rPr>
            <w:b/>
            <w:bCs/>
          </w:rPr>
          <w:delText xml:space="preserve">.</w:delText>
        </w:r>
      </w:del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Each column</w:delText>
        </w:r>
      </w:del>
      <w:del w:id="185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delText xml:space="preserve">is in</w:delText>
        </w:r>
      </w:del>
      <w:del w:id="18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(</w:delText>
        </w:r>
      </w:del>
      <w:hyperlink r:id="rId35">
        <w:del w:id="1863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1864" w:author="PR Preview" w:date="2026-01-01T00:00:00Z">
        <w:r>
          <w:delText xml:space="preserve">),</w:delText>
        </w:r>
      </w:del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so a vector orthogonal to all of</w:delText>
        </w:r>
      </w:del>
      <w:del w:id="186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is orthogonal to every column.</w:delText>
        </w:r>
      </w:del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870" w:author="PR Preview" w:date="2026-01-01T00:00:00Z">
        <w:r>
          <w:rPr>
            <w:b/>
            <w:bCs/>
          </w:rPr>
          <w:delText xml:space="preserve">.</w:delText>
        </w:r>
      </w:del>
      <w:del w:id="1871" w:author="PR Preview" w:date="2026-01-01T00:00:00Z">
        <w:r>
          <w:delText xml:space="preserve"> </w:delText>
        </w:r>
      </w:del>
      <w:del w:id="1872" w:author="PR Preview" w:date="2026-01-01T00:00:00Z">
        <w:r>
          <w:delText xml:space="preserve">Suppose</w:delText>
        </w:r>
      </w:del>
      <w:del w:id="187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for every</w:delText>
        </w:r>
      </w:del>
      <w:del w:id="1876" w:author="PR Preview" w:date="2026-01-01T00:00:00Z">
        <w:r>
          <w:delText xml:space="preserve"> </w:delText>
        </w:r>
      </w:del>
      <m:oMath>
        <m:r>
          <m:t>j</m:t>
        </m:r>
      </m:oMath>
      <w:del w:id="1877" w:author="PR Preview" w:date="2026-01-01T00:00:00Z">
        <w:r>
          <w:delText xml:space="preserve">,</w:delText>
        </w:r>
      </w:del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and take any</w:delText>
        </w:r>
      </w:del>
      <w:del w:id="188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881" w:author="PR Preview" w:date="2026-01-01T00:00:00Z">
        <w:r>
          <w:delText xml:space="preserve">,</w:delText>
        </w:r>
      </w:del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delText xml:space="preserve">so</w:delText>
        </w:r>
      </w:del>
      <w:del w:id="188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for some</w:delText>
        </w:r>
      </w:del>
      <w:del w:id="1887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(</w:delText>
        </w:r>
      </w:del>
      <w:hyperlink r:id="rId33">
        <w:del w:id="1890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1891" w:author="PR Preview" w:date="2026-01-01T00:00:00Z">
        <w:r>
          <w:delText xml:space="preserve">).</w:delText>
        </w:r>
      </w:del>
      <w:del w:id="1892" w:author="PR Preview" w:date="2026-01-01T00:00:00Z">
        <w:r>
          <w:delText xml:space="preserve"> </w:delText>
        </w:r>
      </w:del>
      <w:del w:id="1893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1894" w:author="PR Preview" w:date="2026-01-01T00:00:00Z">
        <w:r>
          <w:delText xml:space="preserve">So</w:delText>
        </w:r>
      </w:del>
      <w:del w:id="189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is orthogonal to every vector of</w:delText>
        </w:r>
      </w:del>
      <w:del w:id="189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899" w:author="PR Preview" w:date="2026-01-01T00:00:00Z">
        <w:r>
          <w:delText xml:space="preserve">.</w:delText>
        </w:r>
      </w:del>
    </w:p>
    <w:p>
      <w:pPr>
        <w:pStyle w:val="FirstParagraph"/>
      </w:pPr>
      <w:ins w:id="1900" w:author="PR Preview" w:date="2026-01-01T00:00:00Z">
        <w:r>
          <w:rPr>
            <w:i/>
            <w:iCs/>
          </w:rPr>
          <w:t xml:space="preserve">Proof</w:t>
        </w:r>
      </w:ins>
      <w:ins w:id="1901" w:author="PR Preview" w:date="2026-01-01T00:00:00Z">
        <w:r>
          <w:t xml:space="preserve">. </w:t>
        </w:r>
      </w:ins>
      <w:ins w:id="1902" w:author="PR Preview" w:date="2026-01-01T00:00:00Z">
        <w:r>
          <w:t xml:space="preserve">Let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\mathord{\smash[b]{\underset{\raise.3ex\hbox{$\scriptstyle\sim$}}{a}}\vphantom{a}}_n$</w:t>
        </w:r>
      </w:ins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be the columns of</w:t>
        </w:r>
      </w:ins>
      <w:ins w:id="190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08" w:author="PR Preview" w:date="2026-01-01T00:00:00Z">
        <w:r>
          <w:t xml:space="preserve">,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so</w:t>
        </w:r>
      </w:ins>
      <w:ins w:id="1911" w:author="PR Preview" w:date="2026-01-01T00:00:00Z">
        <w:r>
          <w:t xml:space="preserve"> </w:t>
        </w:r>
      </w:ins>
      <w:ins w:id="1912" w:author="PR Preview" w:date="2026-01-01T00:00:00Z">
        <w:r>
          <w:t xml:space="preserve">$\mathord{\smash[b]{\underset{\raise.3ex\hbox{$\scriptstyle\sim$}}{a}}\vphantom{a}}_j = (a_{1j}, \ldots, a_{mj})$</w:t>
        </w:r>
      </w:ins>
      <w:ins w:id="1913" w:author="PR Preview" w:date="2026-01-01T00:00:00Z">
        <w:r>
          <w:t xml:space="preserve">.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For</w:t>
        </w:r>
      </w:ins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$\mathord{\smash[b]{\underset{\raise.3ex\hbox{$\scriptstyle\sim$}}{x}}\vphantom{x}} \in \mathbb{R}^m$</w:t>
        </w:r>
      </w:ins>
      <w:ins w:id="1918" w:author="PR Preview" w:date="2026-01-01T00:00:00Z">
        <w:r>
          <w:t xml:space="preserve">, entry</w:t>
        </w:r>
      </w:ins>
      <w:ins w:id="1919" w:author="PR Preview" w:date="2026-01-01T00:00:00Z">
        <w:r>
          <w:t xml:space="preserve"> </w:t>
        </w:r>
      </w:ins>
      <m:oMath>
        <m:r>
          <m:t>j</m:t>
        </m:r>
      </m:oMath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of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${\mathbf{A}}^{\top} \mathord{\smash[b]{\underset{\raise.3ex\hbox{$\scriptstyle\sim$}}{x}}\vphantom{x}}$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is</w:t>
        </w:r>
      </w:ins>
    </w:p>
    <w:p>
      <w:pPr>
        <w:pStyle w:val="BodyText"/>
      </w:pPr>
      <w:ins w:id="1926" w:author="PR Preview" w:date="2026-01-01T00:00:00Z">
        <w:r>
  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  </w:r>
      </w:ins>
    </w:p>
    <w:p>
      <w:pPr>
        <w:pStyle w:val="FirstParagraph"/>
      </w:pPr>
      <w:ins w:id="1927" w:author="PR Preview" w:date="2026-01-01T00:00:00Z">
        <w:r>
          <w:t xml:space="preserve">So</w:t>
        </w:r>
      </w:ins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$\mathord{\smash[b]{\underset{\raise.3ex\hbox{$\scriptstyle\sim$}}{x}}\vphantom{x}} \in \mathcal{N}({\mathbf{A}}^{\top})$</w:t>
        </w:r>
      </w:ins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(</w:t>
        </w:r>
      </w:ins>
      <w:hyperlink r:id="rId59">
        <w:ins w:id="1932" w:author="PR Preview" w:date="2026-01-01T00:00:00Z">
          <w:r>
            <w:rPr>
              <w:rStyle w:val="Hyperlink"/>
            </w:rPr>
            <w:t xml:space="preserve">Definition 3 in Column Space, Null Space and Rank-Nullity</w:t>
          </w:r>
        </w:ins>
      </w:hyperlink>
      <w:ins w:id="1933" w:author="PR Preview" w:date="2026-01-01T00:00:00Z">
        <w:r>
          <w:t xml:space="preserve">)</w:t>
        </w:r>
      </w:ins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exactly when</w:t>
        </w:r>
      </w:ins>
      <w:ins w:id="1936" w:author="PR Preview" w:date="2026-01-01T00:00:00Z">
        <w:r>
          <w:t xml:space="preserve"> </w:t>
        </w:r>
      </w:ins>
      <w:ins w:id="1937" w:author="PR Preview" w:date="2026-01-01T00:00:00Z">
        <w:r>
          <w:t xml:space="preserve">$\mathord{\smash[b]{\underset{\raise.3ex\hbox{$\scriptstyle\sim$}}{a}}\vphantom{a}}_j \cdot \mathord{\smash[b]{\underset{\raise.3ex\hbox{$\scriptstyle\sim$}}{x}}\vphantom{x}} = 0$</w:t>
        </w:r>
      </w:ins>
      <w:ins w:id="1938" w:author="PR Preview" w:date="2026-01-01T00:00:00Z">
        <w:r>
          <w:t xml:space="preserve"> </w:t>
        </w:r>
      </w:ins>
      <w:ins w:id="1939" w:author="PR Preview" w:date="2026-01-01T00:00:00Z">
        <w:r>
          <w:t xml:space="preserve">for every column</w:t>
        </w:r>
      </w:ins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$\mathord{\smash[b]{\underset{\raise.3ex\hbox{$\scriptstyle\sim$}}{a}}\vphantom{a}}_j$</w:t>
        </w:r>
      </w:ins>
      <w:ins w:id="1942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1943" w:author="PR Preview" w:date="2026-01-01T00:00:00Z">
        <w:r>
          <w:rPr>
            <w:b/>
            <w:bCs/>
          </w:rPr>
          <w:t xml:space="preserve">.</w:t>
        </w:r>
      </w:ins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Each column</w:t>
        </w:r>
      </w:ins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$\mathord{\smash[b]{\underset{\raise.3ex\hbox{$\scriptstyle\sim$}}{a}}\vphantom{a}}_j$</w:t>
        </w:r>
      </w:ins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is in</w:t>
        </w:r>
      </w:ins>
      <w:ins w:id="195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(</w:t>
        </w:r>
      </w:ins>
      <w:hyperlink r:id="rId35">
        <w:ins w:id="1953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1954" w:author="PR Preview" w:date="2026-01-01T00:00:00Z">
        <w:r>
          <w:t xml:space="preserve">),</w:t>
        </w:r>
      </w:ins>
      <w:ins w:id="1955" w:author="PR Preview" w:date="2026-01-01T00:00:00Z">
        <w:r>
          <w:t xml:space="preserve"> </w:t>
        </w:r>
      </w:ins>
      <w:ins w:id="1956" w:author="PR Preview" w:date="2026-01-01T00:00:00Z">
        <w:r>
          <w:t xml:space="preserve">so a vector orthogonal to all of</w:t>
        </w:r>
      </w:ins>
      <w:ins w:id="195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958" w:author="PR Preview" w:date="2026-01-01T00:00:00Z">
        <w:r>
          <w:t xml:space="preserve"> </w:t>
        </w:r>
      </w:ins>
      <w:ins w:id="1959" w:author="PR Preview" w:date="2026-01-01T00:00:00Z">
        <w:r>
          <w:t xml:space="preserve">is orthogonal to every column.</w:t>
        </w:r>
      </w:ins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960" w:author="PR Preview" w:date="2026-01-01T00:00:00Z">
        <w:r>
          <w:rPr>
            <w:b/>
            <w:bCs/>
          </w:rPr>
          <w:t xml:space="preserve">.</w:t>
        </w:r>
      </w:ins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Suppose</w:t>
        </w:r>
      </w:ins>
      <w:ins w:id="1963" w:author="PR Preview" w:date="2026-01-01T00:00:00Z">
        <w:r>
          <w:t xml:space="preserve"> </w:t>
        </w:r>
      </w:ins>
      <w:ins w:id="1964" w:author="PR Preview" w:date="2026-01-01T00:00:00Z">
        <w:r>
          <w:t xml:space="preserve">$\mathord{\smash[b]{\underset{\raise.3ex\hbox{$\scriptstyle\sim$}}{a}}\vphantom{a}}_j \cdot \mathord{\smash[b]{\underset{\raise.3ex\hbox{$\scriptstyle\sim$}}{x}}\vphantom{x}} = 0$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for every</w:t>
        </w:r>
      </w:ins>
      <w:ins w:id="1967" w:author="PR Preview" w:date="2026-01-01T00:00:00Z">
        <w:r>
          <w:t xml:space="preserve"> </w:t>
        </w:r>
      </w:ins>
      <m:oMath>
        <m:r>
          <m:t>j</m:t>
        </m:r>
      </m:oMath>
      <w:ins w:id="1968" w:author="PR Preview" w:date="2026-01-01T00:00:00Z">
        <w:r>
          <w:t xml:space="preserve">,</w:t>
        </w:r>
      </w:ins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and take any</w:t>
        </w:r>
      </w:ins>
      <w:ins w:id="1971" w:author="PR Preview" w:date="2026-01-01T00:00:00Z">
        <w:r>
          <w:t xml:space="preserve"> </w:t>
        </w:r>
      </w:ins>
      <w:ins w:id="1972" w:author="PR Preview" w:date="2026-01-01T00:00:00Z">
        <w:r>
          <w:t xml:space="preserve">$\mathord{\smash[b]{\underset{\raise.3ex\hbox{$\scriptstyle\sim$}}{y}}\vphantom{y}} \in \mathcal{C}(\mathbf{A})$</w:t>
        </w:r>
      </w:ins>
      <w:ins w:id="1973" w:author="PR Preview" w:date="2026-01-01T00:00:00Z">
        <w:r>
          <w:t xml:space="preserve">,</w:t>
        </w:r>
      </w:ins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so</w:t>
        </w:r>
      </w:ins>
      <w:ins w:id="1976" w:author="PR Preview" w:date="2026-01-01T00:00:00Z">
        <w:r>
          <w:t xml:space="preserve"> </w:t>
        </w:r>
      </w:ins>
      <w:ins w:id="1977" w:author="PR Preview" w:date="2026-01-01T00:00:00Z">
        <w:r>
          <w:t xml:space="preserve">$\mathord{\smash[b]{\underset{\raise.3ex\hbox{$\scriptstyle\sim$}}{y}}\vphantom{y}} = \mathbf{A} \mathord{\smash[b]{\underset{\raise.3ex\hbox{$\scriptstyle\sim$}}{z}}\vphantom{z}}$</w:t>
        </w:r>
      </w:ins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for some</w:t>
        </w:r>
      </w:ins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$\mathord{\smash[b]{\underset{\raise.3ex\hbox{$\scriptstyle\sim$}}{z}}\vphantom{z}} \in \mathbb{R}^n$</w:t>
        </w:r>
      </w:ins>
      <w:ins w:id="1982" w:author="PR Preview" w:date="2026-01-01T00:00:00Z">
        <w:r>
          <w:t xml:space="preserve"> </w:t>
        </w:r>
      </w:ins>
      <w:ins w:id="1983" w:author="PR Preview" w:date="2026-01-01T00:00:00Z">
        <w:r>
          <w:t xml:space="preserve">(</w:t>
        </w:r>
      </w:ins>
      <w:hyperlink r:id="rId33">
        <w:ins w:id="1984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1985" w:author="PR Preview" w:date="2026-01-01T00:00:00Z">
        <w:r>
          <w:t xml:space="preserve">).</w:t>
        </w:r>
      </w:ins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Then</w:t>
        </w:r>
      </w:ins>
    </w:p>
    <w:p>
      <w:pPr>
        <w:pStyle w:val="BodyText"/>
      </w:pPr>
      <w:ins w:id="1988" w:author="PR Preview" w:date="2026-01-01T00:00:00Z">
        <w:r>
  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  </w:r>
      </w:ins>
    </w:p>
    <w:p>
      <w:pPr>
        <w:pStyle w:val="FirstParagraph"/>
      </w:pPr>
      <w:ins w:id="1989" w:author="PR Preview" w:date="2026-01-01T00:00:00Z">
        <w:r>
          <w:t xml:space="preserve">So</w:t>
        </w:r>
      </w:ins>
      <w:ins w:id="1990" w:author="PR Preview" w:date="2026-01-01T00:00:00Z">
        <w:r>
          <w:t xml:space="preserve"> </w:t>
        </w:r>
      </w:ins>
      <w:ins w:id="1991" w:author="PR Preview" w:date="2026-01-01T00:00:00Z">
        <w:r>
          <w:t xml:space="preserve">$\mathord{\smash[b]{\underset{\raise.3ex\hbox{$\scriptstyle\sim$}}{x}}\vphantom{x}}$</w:t>
        </w:r>
      </w:ins>
      <w:ins w:id="1992" w:author="PR Preview" w:date="2026-01-01T00:00:00Z">
        <w:r>
          <w:t xml:space="preserve"> </w:t>
        </w:r>
      </w:ins>
      <w:ins w:id="1993" w:author="PR Preview" w:date="2026-01-01T00:00:00Z">
        <w:r>
          <w:t xml:space="preserve">is orthogonal to every vector of</w:t>
        </w:r>
      </w:ins>
      <w:ins w:id="199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995" w:author="PR Preview" w:date="2026-01-01T00:00:00Z">
        <w:r>
          <w:t xml:space="preserve">.</w:t>
        </w:r>
      </w:ins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996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9"/>
        </w:numPr>
      </w:pPr>
      <w:ins w:id="1997" w:author="PR Preview" w:date="2026-01-01T00:00:00Z">
        <w:r>
          <w:t xml:space="preserve">$\mathcal{S} \cap \mathcal{S}^\perp = \mathopen{}\left\{\mathord{\smash[b]{\underset{\raise.3ex\hbox{$\scriptstyle\sim$}}{0}}\vphantom{0}}\right\}\mathclose{}$</w:t>
        </w:r>
      </w:ins>
      <w:ins w:id="199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del w:id="1999" w:author="PR Preview" w:date="2026-01-01T00:00:00Z">
        <w:r>
          <w:delText xml:space="preserve">So every</w:delText>
        </w:r>
      </w:del>
      <w:del w:id="200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delText xml:space="preserve">can be written as</w:delText>
        </w:r>
      </w:del>
      <w:del w:id="200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04" w:author="PR Preview" w:date="2026-01-01T00:00:00Z">
        <w:r>
          <w:delText xml:space="preserve"> </w:delText>
        </w:r>
      </w:del>
      <w:del w:id="2005" w:author="PR Preview" w:date="2026-01-01T00:00:00Z">
        <w:r>
          <w:delText xml:space="preserve">with</w:delText>
        </w:r>
      </w:del>
      <w:del w:id="200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007" w:author="PR Preview" w:date="2026-01-01T00:00:00Z">
        <w:r>
          <w:delText xml:space="preserve"> </w:delText>
        </w:r>
      </w:del>
      <w:del w:id="2008" w:author="PR Preview" w:date="2026-01-01T00:00:00Z">
        <w:r>
          <w:delText xml:space="preserve">and</w:delText>
        </w:r>
      </w:del>
      <w:del w:id="2009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delText xml:space="preserve">in only one way (</w:delText>
        </w:r>
      </w:del>
      <w:hyperlink w:anchor="thm-direct-sum-equiv">
        <w:del w:id="2012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013" w:author="PR Preview" w:date="2026-01-01T00:00:00Z">
        <w:r>
          <w:delText xml:space="preserve">).</w:delText>
        </w:r>
      </w:del>
    </w:p>
    <w:p>
      <w:pPr>
        <w:pStyle w:val="FirstParagraph"/>
      </w:pPr>
      <w:ins w:id="2014" w:author="PR Preview" w:date="2026-01-01T00:00:00Z">
        <w:r>
          <w:t xml:space="preserve">So every</w:t>
        </w:r>
      </w:ins>
      <w:ins w:id="2015" w:author="PR Preview" w:date="2026-01-01T00:00:00Z">
        <w:r>
          <w:t xml:space="preserve"> </w:t>
        </w:r>
      </w:ins>
      <w:ins w:id="2016" w:author="PR Preview" w:date="2026-01-01T00:00:00Z">
        <w:r>
          <w:t xml:space="preserve">$\mathord{\smash[b]{\underset{\raise.3ex\hbox{$\scriptstyle\sim$}}{y}}\vphantom{y}} \in \mathbb{R}^p$</w:t>
        </w:r>
      </w:ins>
      <w:ins w:id="2017" w:author="PR Preview" w:date="2026-01-01T00:00:00Z">
        <w:r>
          <w:t xml:space="preserve"> </w:t>
        </w:r>
      </w:ins>
      <w:ins w:id="2018" w:author="PR Preview" w:date="2026-01-01T00:00:00Z">
        <w:r>
          <w:t xml:space="preserve">can be written as</w:t>
        </w:r>
      </w:ins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  </w:r>
      </w:ins>
      <w:ins w:id="2021" w:author="PR Preview" w:date="2026-01-01T00:00:00Z">
        <w:r>
          <w:t xml:space="preserve"> </w:t>
        </w:r>
      </w:ins>
      <w:ins w:id="2022" w:author="PR Preview" w:date="2026-01-01T00:00:00Z">
        <w:r>
          <w:t xml:space="preserve">with</w:t>
        </w:r>
      </w:ins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$\mathord{\smash[b]{\underset{\raise.3ex\hbox{$\scriptstyle\sim$}}{u}}\vphantom{u}} \in \mathcal{S}$</w:t>
        </w:r>
      </w:ins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and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$\mathord{\smash[b]{\underset{\raise.3ex\hbox{$\scriptstyle\sim$}}{v}}\vphantom{v}} \in \mathcal{S}^\perp$</w:t>
        </w:r>
      </w:ins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in only one way (</w:t>
        </w:r>
      </w:ins>
      <w:hyperlink w:anchor="thm-direct-sum-equiv">
        <w:ins w:id="203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032" w:author="PR Preview" w:date="2026-01-01T00:00:00Z">
        <w:r>
          <w:t xml:space="preserve">).</w:t>
        </w:r>
      </w:ins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del w:id="2033" w:author="PR Preview" w:date="2026-01-01T00:00:00Z">
        <w:r>
          <w:rPr>
            <w:b/>
            <w:bCs/>
          </w:rPr>
          <w:delText xml:space="preserve">Part 1.</w:delText>
        </w:r>
      </w:del>
      <w:del w:id="2034" w:author="PR Preview" w:date="2026-01-01T00:00:00Z">
        <w:r>
          <w:delText xml:space="preserve"> </w:delText>
        </w:r>
      </w:del>
      <w:del w:id="2035" w:author="PR Preview" w:date="2026-01-01T00:00:00Z">
        <w:r>
          <w:delText xml:space="preserve">Both</w:delText>
        </w:r>
      </w:del>
      <w:del w:id="203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delText xml:space="preserve">and</w:delText>
        </w:r>
      </w:del>
      <w:del w:id="2039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040" w:author="PR Preview" w:date="2026-01-01T00:00:00Z">
        <w:r>
          <w:delText xml:space="preserve"> </w:delText>
        </w:r>
      </w:del>
      <w:del w:id="2041" w:author="PR Preview" w:date="2026-01-01T00:00:00Z">
        <w:r>
          <w:delText xml:space="preserve">contain</w:delText>
        </w:r>
      </w:del>
      <w:del w:id="2042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delText xml:space="preserve">(</w:delText>
        </w:r>
      </w:del>
      <w:hyperlink r:id="rId19">
        <w:del w:id="2045" w:author="PR Preview" w:date="2026-01-01T00:00:00Z">
          <w:r>
            <w:rPr>
              <w:rStyle w:val="Hyperlink"/>
            </w:rPr>
            <w:delText xml:space="preserve">Theorem 1 in Subspaces and Rank</w:delText>
          </w:r>
        </w:del>
      </w:hyperlink>
      <w:del w:id="2046" w:author="PR Preview" w:date="2026-01-01T00:00:00Z">
        <w:r>
          <w:delText xml:space="preserve">).</w:delText>
        </w:r>
      </w:del>
      <w:del w:id="2047" w:author="PR Preview" w:date="2026-01-01T00:00:00Z">
        <w:r>
          <w:delText xml:space="preserve"> </w:delText>
        </w:r>
      </w:del>
      <w:del w:id="2048" w:author="PR Preview" w:date="2026-01-01T00:00:00Z">
        <w:r>
          <w:delText xml:space="preserve">If</w:delText>
        </w:r>
      </w:del>
      <w:del w:id="204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is in both,</w:delText>
        </w:r>
      </w:del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then</w:delText>
        </w:r>
      </w:del>
      <w:del w:id="205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55" w:author="PR Preview" w:date="2026-01-01T00:00:00Z">
        <w:r>
          <w:delText xml:space="preserve"> </w:delText>
        </w:r>
      </w:del>
      <w:del w:id="2056" w:author="PR Preview" w:date="2026-01-01T00:00:00Z">
        <w:r>
          <w:delText xml:space="preserve">is orthogonal to every vector of</w:delText>
        </w:r>
      </w:del>
      <w:del w:id="205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058" w:author="PR Preview" w:date="2026-01-01T00:00:00Z">
        <w:r>
          <w:delText xml:space="preserve">,</w:delText>
        </w:r>
      </w:del>
      <w:del w:id="205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60" w:author="PR Preview" w:date="2026-01-01T00:00:00Z">
        <w:r>
          <w:delText xml:space="preserve"> </w:delText>
        </w:r>
      </w:del>
      <w:del w:id="2061" w:author="PR Preview" w:date="2026-01-01T00:00:00Z">
        <w:r>
          <w:delText xml:space="preserve">itself included,</w:delText>
        </w:r>
      </w:del>
      <w:del w:id="2062" w:author="PR Preview" w:date="2026-01-01T00:00:00Z">
        <w:r>
          <w:delText xml:space="preserve"> </w:delText>
        </w:r>
      </w:del>
      <w:del w:id="2063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2064" w:author="PR Preview" w:date="2026-01-01T00:00:00Z">
        <w:r>
          <w:rPr>
            <w:b/>
            <w:bCs/>
          </w:rPr>
          <w:t xml:space="preserve">Part 1.</w:t>
        </w:r>
      </w:ins>
      <w:ins w:id="2065" w:author="PR Preview" w:date="2026-01-01T00:00:00Z">
        <w:r>
          <w:t xml:space="preserve"> </w:t>
        </w:r>
      </w:ins>
      <w:ins w:id="2066" w:author="PR Preview" w:date="2026-01-01T00:00:00Z">
        <w:r>
          <w:t xml:space="preserve">Both</w:t>
        </w:r>
      </w:ins>
      <w:ins w:id="206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068" w:author="PR Preview" w:date="2026-01-01T00:00:00Z">
        <w:r>
          <w:t xml:space="preserve"> </w:t>
        </w:r>
      </w:ins>
      <w:ins w:id="2069" w:author="PR Preview" w:date="2026-01-01T00:00:00Z">
        <w:r>
          <w:t xml:space="preserve">and</w:t>
        </w:r>
      </w:ins>
      <w:ins w:id="2070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071" w:author="PR Preview" w:date="2026-01-01T00:00:00Z">
        <w:r>
          <w:t xml:space="preserve"> </w:t>
        </w:r>
      </w:ins>
      <w:ins w:id="2072" w:author="PR Preview" w:date="2026-01-01T00:00:00Z">
        <w:r>
          <w:t xml:space="preserve">contain</w:t>
        </w:r>
      </w:ins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$\mathord{\smash[b]{\underset{\raise.3ex\hbox{$\scriptstyle\sim$}}{0}}\vphantom{0}}$</w:t>
        </w:r>
      </w:ins>
      <w:ins w:id="2075" w:author="PR Preview" w:date="2026-01-01T00:00:00Z">
        <w:r>
          <w:t xml:space="preserve"> </w:t>
        </w:r>
      </w:ins>
      <w:ins w:id="2076" w:author="PR Preview" w:date="2026-01-01T00:00:00Z">
        <w:r>
          <w:t xml:space="preserve">(</w:t>
        </w:r>
      </w:ins>
      <w:hyperlink r:id="rId19">
        <w:ins w:id="2077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2078" w:author="PR Preview" w:date="2026-01-01T00:00:00Z">
        <w:r>
          <w:t xml:space="preserve">).</w:t>
        </w:r>
      </w:ins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If</w:t>
        </w:r>
      </w:ins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$\mathord{\smash[b]{\underset{\raise.3ex\hbox{$\scriptstyle\sim$}}{x}}\vphantom{x}}$</w:t>
        </w:r>
      </w:ins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is in both,</w:t>
        </w:r>
      </w:ins>
      <w:ins w:id="2085" w:author="PR Preview" w:date="2026-01-01T00:00:00Z">
        <w:r>
          <w:t xml:space="preserve"> </w:t>
        </w:r>
      </w:ins>
      <w:ins w:id="2086" w:author="PR Preview" w:date="2026-01-01T00:00:00Z">
        <w:r>
          <w:t xml:space="preserve">then</w:t>
        </w:r>
      </w:ins>
      <w:ins w:id="2087" w:author="PR Preview" w:date="2026-01-01T00:00:00Z">
        <w:r>
          <w:t xml:space="preserve"> </w:t>
        </w:r>
      </w:ins>
      <w:ins w:id="2088" w:author="PR Preview" w:date="2026-01-01T00:00:00Z">
        <w:r>
          <w:t xml:space="preserve">$\mathord{\smash[b]{\underset{\raise.3ex\hbox{$\scriptstyle\sim$}}{x}}\vphantom{x}}$</w:t>
        </w:r>
      </w:ins>
      <w:ins w:id="2089" w:author="PR Preview" w:date="2026-01-01T00:00:00Z">
        <w:r>
          <w:t xml:space="preserve"> </w:t>
        </w:r>
      </w:ins>
      <w:ins w:id="2090" w:author="PR Preview" w:date="2026-01-01T00:00:00Z">
        <w:r>
          <w:t xml:space="preserve">is orthogonal to every vector of</w:t>
        </w:r>
      </w:ins>
      <w:ins w:id="20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092" w:author="PR Preview" w:date="2026-01-01T00:00:00Z">
        <w:r>
          <w:t xml:space="preserve">,</w:t>
        </w:r>
      </w:ins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$\mathord{\smash[b]{\underset{\raise.3ex\hbox{$\scriptstyle\sim$}}{x}}\vphantom{x}}$</w:t>
        </w:r>
      </w:ins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itself included,</w:t>
        </w:r>
      </w:ins>
      <w:ins w:id="2097" w:author="PR Preview" w:date="2026-01-01T00:00:00Z">
        <w:r>
          <w:t xml:space="preserve"> </w:t>
        </w:r>
      </w:ins>
      <w:ins w:id="2098" w:author="PR Preview" w:date="2026-01-01T00:00:00Z">
        <w:r>
          <w:t xml:space="preserve">so</w:t>
        </w:r>
      </w:ins>
    </w:p>
    <w:p>
      <w:pPr>
        <w:pStyle w:val="BodyText"/>
      </w:pPr>
      <w:ins w:id="2099" w:author="PR Preview" w:date="2026-01-01T00:00:00Z">
        <w:r>
  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  </w:r>
      </w:ins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2100" w:author="PR Preview" w:date="2026-01-01T00:00:00Z">
        <w:r>
          <w:rPr>
            <w:b/>
            <w:bCs/>
          </w:rPr>
          <w:delText xml:space="preserve">Part 2.</w:delText>
        </w:r>
      </w:del>
      <w:del w:id="2101" w:author="PR Preview" w:date="2026-01-01T00:00:00Z">
        <w:r>
          <w:delText xml:space="preserve"> </w:delText>
        </w:r>
      </w:del>
      <w:del w:id="2102" w:author="PR Preview" w:date="2026-01-01T00:00:00Z">
        <w:r>
          <w:delText xml:space="preserve">Let</w:delText>
        </w:r>
      </w:del>
      <w:del w:id="210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2104" w:author="PR Preview" w:date="2026-01-01T00:00:00Z">
        <w:r>
          <w:delText xml:space="preserve">.</w:delText>
        </w:r>
      </w:del>
      <w:del w:id="2105" w:author="PR Preview" w:date="2026-01-01T00:00:00Z">
        <w:r>
          <w:delText xml:space="preserve"> </w:delText>
        </w:r>
      </w:del>
      <w:del w:id="2106" w:author="PR Preview" w:date="2026-01-01T00:00:00Z">
        <w:r>
          <w:delText xml:space="preserve">If</w:delText>
        </w:r>
      </w:del>
      <w:del w:id="2107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0</m:t>
        </m:r>
      </m:oMath>
      <w:del w:id="2108" w:author="PR Preview" w:date="2026-01-01T00:00:00Z">
        <w:r>
          <w:delText xml:space="preserve">, then</w:delText>
        </w:r>
      </w:del>
      <w:del w:id="210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110" w:author="PR Preview" w:date="2026-01-01T00:00:00Z">
        <w:r>
          <w:delText xml:space="preserve"> </w:delText>
        </w:r>
      </w:del>
      <w:del w:id="2111" w:author="PR Preview" w:date="2026-01-01T00:00:00Z">
        <w:r>
          <w:delText xml:space="preserve">has a basis (</w:delText>
        </w:r>
      </w:del>
      <w:hyperlink r:id="rId23">
        <w:del w:id="2112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2113" w:author="PR Preview" w:date="2026-01-01T00:00:00Z">
        <w:r>
          <w:delText xml:space="preserve">)</w:delText>
        </w:r>
      </w:del>
      <w:del w:id="2114" w:author="PR Preview" w:date="2026-01-01T00:00:00Z">
        <w:r>
          <w:delText xml:space="preserve"> </w:delText>
        </w:r>
      </w:del>
      <w:del w:id="2115" w:author="PR Preview" w:date="2026-01-01T00:00:00Z">
        <w:r>
          <w:delText xml:space="preserve">with</w:delText>
        </w:r>
      </w:del>
      <w:del w:id="2116" w:author="PR Preview" w:date="2026-01-01T00:00:00Z">
        <w:r>
          <w:delText xml:space="preserve"> </w:delText>
        </w:r>
      </w:del>
      <m:oMath>
        <m:r>
          <m:t>0</m:t>
        </m:r>
      </m:oMath>
      <w:del w:id="2117" w:author="PR Preview" w:date="2026-01-01T00:00:00Z">
        <w:r>
          <w:delText xml:space="preserve"> </w:delText>
        </w:r>
      </w:del>
      <w:del w:id="2118" w:author="PR Preview" w:date="2026-01-01T00:00:00Z">
        <w:r>
          <w:delText xml:space="preserve">vectors (</w:delText>
        </w:r>
      </w:del>
      <w:hyperlink r:id="rId22">
        <w:del w:id="2119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2120" w:author="PR Preview" w:date="2026-01-01T00:00:00Z">
        <w:r>
          <w:delText xml:space="preserve">), the empty list,</w:delText>
        </w:r>
      </w:del>
      <w:del w:id="2121" w:author="PR Preview" w:date="2026-01-01T00:00:00Z">
        <w:r>
          <w:delText xml:space="preserve"> </w:delText>
        </w:r>
      </w:del>
      <w:del w:id="2122" w:author="PR Preview" w:date="2026-01-01T00:00:00Z">
        <w:r>
          <w:delText xml:space="preserve">whose span is</w:delText>
        </w:r>
      </w:del>
      <w:del w:id="212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124" w:author="PR Preview" w:date="2026-01-01T00:00:00Z">
        <w:r>
          <w:delText xml:space="preserve"> </w:delText>
        </w:r>
      </w:del>
      <w:del w:id="2125" w:author="PR Preview" w:date="2026-01-01T00:00:00Z">
        <w:r>
          <w:delText xml:space="preserve">(</w:delText>
        </w:r>
      </w:del>
      <w:hyperlink r:id="rId29">
        <w:del w:id="2126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2127" w:author="PR Preview" w:date="2026-01-01T00:00:00Z">
        <w:r>
          <w:delText xml:space="preserve">);</w:delText>
        </w:r>
      </w:del>
      <w:del w:id="2128" w:author="PR Preview" w:date="2026-01-01T00:00:00Z">
        <w:r>
          <w:delText xml:space="preserve"> </w:delText>
        </w:r>
      </w:del>
      <w:del w:id="2129" w:author="PR Preview" w:date="2026-01-01T00:00:00Z">
        <w:r>
          <w:delText xml:space="preserve">so</w:delText>
        </w:r>
      </w:del>
      <w:del w:id="213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131" w:author="PR Preview" w:date="2026-01-01T00:00:00Z">
        <w:r>
          <w:delText xml:space="preserve">,</w:delText>
        </w:r>
      </w:del>
      <w:del w:id="2132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133" w:author="PR Preview" w:date="2026-01-01T00:00:00Z">
        <w:r>
          <w:delText xml:space="preserve"> </w:delText>
        </w:r>
      </w:del>
      <w:del w:id="2134" w:author="PR Preview" w:date="2026-01-01T00:00:00Z">
        <w:r>
          <w:delText xml:space="preserve">(every</w:delText>
        </w:r>
      </w:del>
      <w:del w:id="213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36" w:author="PR Preview" w:date="2026-01-01T00:00:00Z">
        <w:r>
          <w:delText xml:space="preserve"> </w:delText>
        </w:r>
      </w:del>
      <w:del w:id="2137" w:author="PR Preview" w:date="2026-01-01T00:00:00Z">
        <w:r>
          <w:delText xml:space="preserve">satisfies</w:delText>
        </w:r>
      </w:del>
      <w:del w:id="2138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2139" w:author="PR Preview" w:date="2026-01-01T00:00:00Z">
        <w:r>
          <w:delText xml:space="preserve">),</w:delText>
        </w:r>
      </w:del>
      <w:del w:id="2140" w:author="PR Preview" w:date="2026-01-01T00:00:00Z">
        <w:r>
          <w:delText xml:space="preserve"> </w:delText>
        </w:r>
      </w:del>
      <w:del w:id="2141" w:author="PR Preview" w:date="2026-01-01T00:00:00Z">
        <w:r>
          <w:delText xml:space="preserve">and</w:delText>
        </w:r>
      </w:del>
      <w:del w:id="2142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del w:id="2143" w:author="PR Preview" w:date="2026-01-01T00:00:00Z">
        <w:r>
          <w:delText xml:space="preserve"> </w:delText>
        </w:r>
      </w:del>
      <w:del w:id="2144" w:author="PR Preview" w:date="2026-01-01T00:00:00Z">
        <w:r>
          <w:delText xml:space="preserve">(</w:delText>
        </w:r>
      </w:del>
      <w:hyperlink r:id="rId26">
        <w:del w:id="2145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2146" w:author="PR Preview" w:date="2026-01-01T00:00:00Z">
        <w:r>
          <w:delText xml:space="preserve">).</w:delText>
        </w:r>
      </w:del>
      <w:del w:id="2147" w:author="PR Preview" w:date="2026-01-01T00:00:00Z">
        <w:r>
          <w:delText xml:space="preserve"> </w:delText>
        </w:r>
      </w:del>
      <w:del w:id="2148" w:author="PR Preview" w:date="2026-01-01T00:00:00Z">
        <w:r>
          <w:delText xml:space="preserve">If</w:delText>
        </w:r>
      </w:del>
      <w:del w:id="214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≥</m:t>
        </m:r>
        <m:r>
          <m:t>1</m:t>
        </m:r>
      </m:oMath>
      <w:del w:id="2150" w:author="PR Preview" w:date="2026-01-01T00:00:00Z">
        <w:r>
          <w:delText xml:space="preserve">, choose a basis</w:delText>
        </w:r>
      </w:del>
      <w:del w:id="215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del w:id="2152" w:author="PR Preview" w:date="2026-01-01T00:00:00Z">
        <w:r>
          <w:delText xml:space="preserve"> </w:delText>
        </w:r>
      </w:del>
      <w:del w:id="2153" w:author="PR Preview" w:date="2026-01-01T00:00:00Z">
        <w:r>
          <w:delText xml:space="preserve">of</w:delText>
        </w:r>
      </w:del>
      <w:del w:id="215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155" w:author="PR Preview" w:date="2026-01-01T00:00:00Z">
        <w:r>
          <w:delText xml:space="preserve"> </w:delText>
        </w:r>
      </w:del>
      <w:del w:id="2156" w:author="PR Preview" w:date="2026-01-01T00:00:00Z">
        <w:r>
          <w:delText xml:space="preserve">(</w:delText>
        </w:r>
      </w:del>
      <w:hyperlink r:id="rId23">
        <w:del w:id="2157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2158" w:author="PR Preview" w:date="2026-01-01T00:00:00Z">
        <w:r>
          <w:delText xml:space="preserve">),</w:delText>
        </w:r>
      </w:del>
      <w:del w:id="2159" w:author="PR Preview" w:date="2026-01-01T00:00:00Z">
        <w:r>
          <w:delText xml:space="preserve"> </w:delText>
        </w:r>
      </w:del>
      <w:del w:id="2160" w:author="PR Preview" w:date="2026-01-01T00:00:00Z">
        <w:r>
          <w:delText xml:space="preserve">and let</w:delText>
        </w:r>
      </w:del>
      <w:del w:id="216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delText xml:space="preserve">be the</w:delText>
        </w:r>
      </w:del>
      <w:del w:id="216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d</m:t>
        </m:r>
      </m:oMath>
      <w:del w:id="2165" w:author="PR Preview" w:date="2026-01-01T00:00:00Z">
        <w:r>
          <w:delText xml:space="preserve"> </w:delText>
        </w:r>
      </w:del>
      <w:del w:id="2166" w:author="PR Preview" w:date="2026-01-01T00:00:00Z">
        <w:r>
          <w:delText xml:space="preserve">matrix with these columns.</w:delText>
        </w:r>
      </w:del>
      <w:del w:id="2167" w:author="PR Preview" w:date="2026-01-01T00:00:00Z">
        <w:r>
          <w:delText xml:space="preserve"> </w:delText>
        </w:r>
      </w:del>
      <w:del w:id="2168" w:author="PR Preview" w:date="2026-01-01T00:00:00Z">
        <w:r>
          <w:delText xml:space="preserve">The basis spans</w:delText>
        </w:r>
      </w:del>
      <w:del w:id="216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170" w:author="PR Preview" w:date="2026-01-01T00:00:00Z">
        <w:r>
          <w:delText xml:space="preserve">,</w:delText>
        </w:r>
      </w:del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delText xml:space="preserve">so</w:delText>
        </w:r>
      </w:del>
      <w:del w:id="217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174" w:author="PR Preview" w:date="2026-01-01T00:00:00Z">
        <w:r>
          <w:delText xml:space="preserve"> </w:delText>
        </w:r>
      </w:del>
      <w:del w:id="2175" w:author="PR Preview" w:date="2026-01-01T00:00:00Z">
        <w:r>
          <w:delText xml:space="preserve">(</w:delText>
        </w:r>
      </w:del>
      <w:hyperlink r:id="rId35">
        <w:del w:id="2176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2177" w:author="PR Preview" w:date="2026-01-01T00:00:00Z">
        <w:r>
          <w:delText xml:space="preserve">),</w:delText>
        </w:r>
      </w:del>
      <w:del w:id="2178" w:author="PR Preview" w:date="2026-01-01T00:00:00Z">
        <w:r>
          <w:delText xml:space="preserve"> </w:delText>
        </w:r>
      </w:del>
      <w:del w:id="2179" w:author="PR Preview" w:date="2026-01-01T00:00:00Z">
        <w:r>
          <w:delText xml:space="preserve">and</w:delText>
        </w:r>
      </w:del>
      <w:del w:id="2180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2181" w:author="PR Preview" w:date="2026-01-01T00:00:00Z">
        <w:r>
          <w:delText xml:space="preserve"> </w:delText>
        </w:r>
      </w:del>
      <w:del w:id="2182" w:author="PR Preview" w:date="2026-01-01T00:00:00Z">
        <w:r>
          <w:delText xml:space="preserve">(</w:delText>
        </w:r>
      </w:del>
      <w:hyperlink w:anchor="thm-complement-null-space">
        <w:del w:id="2183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184" w:author="PR Preview" w:date="2026-01-01T00:00:00Z">
        <w:r>
          <w:delText xml:space="preserve">).</w:delText>
        </w:r>
      </w:del>
      <w:del w:id="218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86" w:author="PR Preview" w:date="2026-01-01T00:00:00Z">
        <w:r>
          <w:delText xml:space="preserve"> </w:delText>
        </w:r>
      </w:del>
      <w:del w:id="2187" w:author="PR Preview" w:date="2026-01-01T00:00:00Z">
        <w:r>
          <w:delText xml:space="preserve">is</w:delText>
        </w:r>
      </w:del>
      <w:del w:id="2188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×</m:t>
        </m:r>
        <m:r>
          <m:t>p</m:t>
        </m:r>
      </m:oMath>
      <w:del w:id="2189" w:author="PR Preview" w:date="2026-01-01T00:00:00Z">
        <w:r>
          <w:delText xml:space="preserve">, so</w:delText>
        </w:r>
      </w:del>
    </w:p>
    <w:p>
      <w:pPr>
        <w:pStyle w:val="BodyText"/>
      </w:pPr>
      <w:ins w:id="2190" w:author="PR Preview" w:date="2026-01-01T00:00:00Z">
        <w:r>
          <w:rPr>
            <w:b/>
            <w:bCs/>
          </w:rPr>
          <w:t xml:space="preserve">Part 2.</w:t>
        </w:r>
      </w:ins>
      <w:ins w:id="2191" w:author="PR Preview" w:date="2026-01-01T00:00:00Z">
        <w:r>
          <w:t xml:space="preserve"> </w:t>
        </w:r>
      </w:ins>
      <w:ins w:id="2192" w:author="PR Preview" w:date="2026-01-01T00:00:00Z">
        <w:r>
          <w:t xml:space="preserve">Let</w:t>
        </w:r>
      </w:ins>
      <w:ins w:id="219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2194" w:author="PR Preview" w:date="2026-01-01T00:00:00Z">
        <w:r>
          <w:t xml:space="preserve">.</w:t>
        </w:r>
      </w:ins>
      <w:ins w:id="2195" w:author="PR Preview" w:date="2026-01-01T00:00:00Z">
        <w:r>
          <w:t xml:space="preserve"> </w:t>
        </w:r>
      </w:ins>
      <w:ins w:id="2196" w:author="PR Preview" w:date="2026-01-01T00:00:00Z">
        <w:r>
          <w:t xml:space="preserve">If</w:t>
        </w:r>
      </w:ins>
      <w:ins w:id="219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0</m:t>
        </m:r>
      </m:oMath>
      <w:ins w:id="2198" w:author="PR Preview" w:date="2026-01-01T00:00:00Z">
        <w:r>
          <w:t xml:space="preserve">, then</w:t>
        </w:r>
      </w:ins>
      <w:ins w:id="21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200" w:author="PR Preview" w:date="2026-01-01T00:00:00Z">
        <w:r>
          <w:t xml:space="preserve"> </w:t>
        </w:r>
      </w:ins>
      <w:ins w:id="2201" w:author="PR Preview" w:date="2026-01-01T00:00:00Z">
        <w:r>
          <w:t xml:space="preserve">has a basis (</w:t>
        </w:r>
      </w:ins>
      <w:hyperlink r:id="rId23">
        <w:ins w:id="2202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2203" w:author="PR Preview" w:date="2026-01-01T00:00:00Z">
        <w:r>
          <w:t xml:space="preserve">)</w:t>
        </w:r>
      </w:ins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with</w:t>
        </w:r>
      </w:ins>
      <w:ins w:id="2206" w:author="PR Preview" w:date="2026-01-01T00:00:00Z">
        <w:r>
          <w:t xml:space="preserve"> </w:t>
        </w:r>
      </w:ins>
      <m:oMath>
        <m:r>
          <m:t>0</m:t>
        </m:r>
      </m:oMath>
      <w:ins w:id="2207" w:author="PR Preview" w:date="2026-01-01T00:00:00Z">
        <w:r>
          <w:t xml:space="preserve"> </w:t>
        </w:r>
      </w:ins>
      <w:ins w:id="2208" w:author="PR Preview" w:date="2026-01-01T00:00:00Z">
        <w:r>
          <w:t xml:space="preserve">vectors (</w:t>
        </w:r>
      </w:ins>
      <w:hyperlink r:id="rId22">
        <w:ins w:id="2209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2210" w:author="PR Preview" w:date="2026-01-01T00:00:00Z">
        <w:r>
          <w:t xml:space="preserve">), the empty list,</w:t>
        </w:r>
      </w:ins>
      <w:ins w:id="2211" w:author="PR Preview" w:date="2026-01-01T00:00:00Z">
        <w:r>
          <w:t xml:space="preserve"> </w:t>
        </w:r>
      </w:ins>
      <w:ins w:id="2212" w:author="PR Preview" w:date="2026-01-01T00:00:00Z">
        <w:r>
          <w:t xml:space="preserve">whose span is</w:t>
        </w:r>
      </w:ins>
      <w:ins w:id="2213" w:author="PR Preview" w:date="2026-01-01T00:00:00Z">
        <w:r>
          <w:t xml:space="preserve"> </w:t>
        </w:r>
      </w:ins>
      <w:ins w:id="2214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2215" w:author="PR Preview" w:date="2026-01-01T00:00:00Z">
        <w:r>
          <w:t xml:space="preserve"> </w:t>
        </w:r>
      </w:ins>
      <w:ins w:id="2216" w:author="PR Preview" w:date="2026-01-01T00:00:00Z">
        <w:r>
          <w:t xml:space="preserve">(</w:t>
        </w:r>
      </w:ins>
      <w:hyperlink r:id="rId29">
        <w:ins w:id="2217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2218" w:author="PR Preview" w:date="2026-01-01T00:00:00Z">
        <w:r>
          <w:t xml:space="preserve">);</w:t>
        </w:r>
      </w:ins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so</w:t>
        </w:r>
      </w:ins>
      <w:ins w:id="2221" w:author="PR Preview" w:date="2026-01-01T00:00:00Z">
        <w:r>
          <w:t xml:space="preserve"> </w:t>
        </w:r>
      </w:ins>
      <w:ins w:id="2222" w:author="PR Preview" w:date="2026-01-01T00:00:00Z">
        <w:r>
          <w:t xml:space="preserve">$\mathcal{S} = \mathopen{}\left\{\mathord{\smash[b]{\underset{\raise.3ex\hbox{$\scriptstyle\sim$}}{0}}\vphantom{0}}\right\}\mathclose{}$</w:t>
        </w:r>
      </w:ins>
      <w:ins w:id="2223" w:author="PR Preview" w:date="2026-01-01T00:00:00Z">
        <w:r>
          <w:t xml:space="preserve">,</w:t>
        </w:r>
      </w:ins>
      <w:ins w:id="2224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225" w:author="PR Preview" w:date="2026-01-01T00:00:00Z">
        <w:r>
          <w:t xml:space="preserve"> </w:t>
        </w:r>
      </w:ins>
      <w:ins w:id="2226" w:author="PR Preview" w:date="2026-01-01T00:00:00Z">
        <w:r>
          <w:t xml:space="preserve">(every</w:t>
        </w:r>
      </w:ins>
      <w:ins w:id="2227" w:author="PR Preview" w:date="2026-01-01T00:00:00Z">
        <w:r>
          <w:t xml:space="preserve"> </w:t>
        </w:r>
      </w:ins>
      <w:ins w:id="2228" w:author="PR Preview" w:date="2026-01-01T00:00:00Z">
        <w:r>
          <w:t xml:space="preserve">$\mathord{\smash[b]{\underset{\raise.3ex\hbox{$\scriptstyle\sim$}}{u}}\vphantom{u}}$</w:t>
        </w:r>
      </w:ins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satisfies</w:t>
        </w:r>
      </w:ins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$\mathord{\smash[b]{\underset{\raise.3ex\hbox{$\scriptstyle\sim$}}{0}}\vphantom{0}}\cdot \mathord{\smash[b]{\underset{\raise.3ex\hbox{$\scriptstyle\sim$}}{u}}\vphantom{u}} = 0$</w:t>
        </w:r>
      </w:ins>
      <w:ins w:id="2233" w:author="PR Preview" w:date="2026-01-01T00:00:00Z">
        <w:r>
          <w:t xml:space="preserve">),</w:t>
        </w:r>
      </w:ins>
      <w:ins w:id="2234" w:author="PR Preview" w:date="2026-01-01T00:00:00Z">
        <w:r>
          <w:t xml:space="preserve"> </w:t>
        </w:r>
      </w:ins>
      <w:ins w:id="2235" w:author="PR Preview" w:date="2026-01-01T00:00:00Z">
        <w:r>
          <w:t xml:space="preserve">and</w:t>
        </w:r>
      </w:ins>
      <w:ins w:id="223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ins w:id="2237" w:author="PR Preview" w:date="2026-01-01T00:00:00Z">
        <w:r>
          <w:t xml:space="preserve"> </w:t>
        </w:r>
      </w:ins>
      <w:ins w:id="2238" w:author="PR Preview" w:date="2026-01-01T00:00:00Z">
        <w:r>
          <w:t xml:space="preserve">(</w:t>
        </w:r>
      </w:ins>
      <w:hyperlink r:id="rId26">
        <w:ins w:id="2239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2240" w:author="PR Preview" w:date="2026-01-01T00:00:00Z">
        <w:r>
          <w:t xml:space="preserve">).</w:t>
        </w:r>
      </w:ins>
      <w:ins w:id="2241" w:author="PR Preview" w:date="2026-01-01T00:00:00Z">
        <w:r>
          <w:t xml:space="preserve"> </w:t>
        </w:r>
      </w:ins>
      <w:ins w:id="2242" w:author="PR Preview" w:date="2026-01-01T00:00:00Z">
        <w:r>
          <w:t xml:space="preserve">If</w:t>
        </w:r>
      </w:ins>
      <w:ins w:id="224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≥</m:t>
        </m:r>
        <m:r>
          <m:t>1</m:t>
        </m:r>
      </m:oMath>
      <w:ins w:id="2244" w:author="PR Preview" w:date="2026-01-01T00:00:00Z">
        <w:r>
          <w:t xml:space="preserve">, choose a basis</w:t>
        </w:r>
      </w:ins>
      <w:ins w:id="2245" w:author="PR Preview" w:date="2026-01-01T00:00:00Z">
        <w:r>
          <w:t xml:space="preserve"> </w:t>
        </w:r>
      </w:ins>
      <w:ins w:id="2246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\mathord{\smash[b]{\underset{\raise.3ex\hbox{$\scriptstyle\sim$}}{a}}\vphantom{a}}_d$</w:t>
        </w:r>
      </w:ins>
      <w:ins w:id="2247" w:author="PR Preview" w:date="2026-01-01T00:00:00Z">
        <w:r>
          <w:t xml:space="preserve"> </w:t>
        </w:r>
      </w:ins>
      <w:ins w:id="2248" w:author="PR Preview" w:date="2026-01-01T00:00:00Z">
        <w:r>
          <w:t xml:space="preserve">of</w:t>
        </w:r>
      </w:ins>
      <w:ins w:id="224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250" w:author="PR Preview" w:date="2026-01-01T00:00:00Z">
        <w:r>
          <w:t xml:space="preserve"> </w:t>
        </w:r>
      </w:ins>
      <w:ins w:id="2251" w:author="PR Preview" w:date="2026-01-01T00:00:00Z">
        <w:r>
          <w:t xml:space="preserve">(</w:t>
        </w:r>
      </w:ins>
      <w:hyperlink r:id="rId23">
        <w:ins w:id="2252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2253" w:author="PR Preview" w:date="2026-01-01T00:00:00Z">
        <w:r>
          <w:t xml:space="preserve">),</w:t>
        </w:r>
      </w:ins>
      <w:ins w:id="2254" w:author="PR Preview" w:date="2026-01-01T00:00:00Z">
        <w:r>
          <w:t xml:space="preserve"> </w:t>
        </w:r>
      </w:ins>
      <w:ins w:id="2255" w:author="PR Preview" w:date="2026-01-01T00:00:00Z">
        <w:r>
          <w:t xml:space="preserve">and let</w:t>
        </w:r>
      </w:ins>
      <w:ins w:id="225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57" w:author="PR Preview" w:date="2026-01-01T00:00:00Z">
        <w:r>
          <w:t xml:space="preserve"> </w:t>
        </w:r>
      </w:ins>
      <w:ins w:id="2258" w:author="PR Preview" w:date="2026-01-01T00:00:00Z">
        <w:r>
          <w:t xml:space="preserve">be the</w:t>
        </w:r>
      </w:ins>
      <w:ins w:id="225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d</m:t>
        </m:r>
      </m:oMath>
      <w:ins w:id="2260" w:author="PR Preview" w:date="2026-01-01T00:00:00Z">
        <w:r>
          <w:t xml:space="preserve"> </w:t>
        </w:r>
      </w:ins>
      <w:ins w:id="2261" w:author="PR Preview" w:date="2026-01-01T00:00:00Z">
        <w:r>
          <w:t xml:space="preserve">matrix with these columns.</w:t>
        </w:r>
      </w:ins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The basis spans</w:t>
        </w:r>
      </w:ins>
      <w:ins w:id="226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265" w:author="PR Preview" w:date="2026-01-01T00:00:00Z">
        <w:r>
          <w:t xml:space="preserve">,</w:t>
        </w:r>
      </w:ins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so</w:t>
        </w:r>
      </w:ins>
      <w:ins w:id="22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269" w:author="PR Preview" w:date="2026-01-01T00:00:00Z">
        <w:r>
          <w:t xml:space="preserve"> </w:t>
        </w:r>
      </w:ins>
      <w:ins w:id="2270" w:author="PR Preview" w:date="2026-01-01T00:00:00Z">
        <w:r>
          <w:t xml:space="preserve">(</w:t>
        </w:r>
      </w:ins>
      <w:hyperlink r:id="rId35">
        <w:ins w:id="2271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2272" w:author="PR Preview" w:date="2026-01-01T00:00:00Z">
        <w:r>
          <w:t xml:space="preserve">),</w:t>
        </w:r>
      </w:ins>
      <w:ins w:id="2273" w:author="PR Preview" w:date="2026-01-01T00:00:00Z">
        <w:r>
          <w:t xml:space="preserve"> </w:t>
        </w:r>
      </w:ins>
      <w:ins w:id="2274" w:author="PR Preview" w:date="2026-01-01T00:00:00Z">
        <w:r>
          <w:t xml:space="preserve">and</w:t>
        </w:r>
      </w:ins>
      <w:ins w:id="227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(</w:t>
        </w:r>
      </w:ins>
      <w:hyperlink w:anchor="thm-complement-null-space">
        <w:ins w:id="2278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279" w:author="PR Preview" w:date="2026-01-01T00:00:00Z">
        <w:r>
          <w:t xml:space="preserve">).</w:t>
        </w:r>
      </w:ins>
      <w:ins w:id="228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281" w:author="PR Preview" w:date="2026-01-01T00:00:00Z">
        <w:r>
          <w:t xml:space="preserve"> </w:t>
        </w:r>
      </w:ins>
      <w:ins w:id="2282" w:author="PR Preview" w:date="2026-01-01T00:00:00Z">
        <w:r>
          <w:t xml:space="preserve">is</w:t>
        </w:r>
      </w:ins>
      <w:ins w:id="228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×</m:t>
        </m:r>
        <m:r>
          <m:t>p</m:t>
        </m:r>
      </m:oMath>
      <w:ins w:id="2284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BodyText"/>
      </w:pPr>
      <w:ins w:id="2285" w:author="PR Preview" w:date="2026-01-01T00:00:00Z">
        <w:r>
  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  </w:r>
      </w:ins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del w:id="2286" w:author="PR Preview" w:date="2026-01-01T00:00:00Z">
        <w:r>
          <w:rPr>
            <w:b/>
            <w:bCs/>
          </w:rPr>
          <w:delText xml:space="preserve">Example 15 (Splitting a vector of</w:delText>
        </w:r>
      </w:del>
      <w:del w:id="228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288" w:author="PR Preview" w:date="2026-01-01T00:00:00Z">
        <w:r>
          <w:rPr>
            <w:b/>
            <w:bCs/>
          </w:rPr>
          <w:delText xml:space="preserve"> </w:delText>
        </w:r>
      </w:del>
      <w:del w:id="2289" w:author="PR Preview" w:date="2026-01-01T00:00:00Z">
        <w:r>
          <w:rPr>
            <w:b/>
            <w:bCs/>
          </w:rPr>
          <w:delText xml:space="preserve">along a line and its complement)</w:delText>
        </w:r>
      </w:del>
      <w:del w:id="2290" w:author="PR Preview" w:date="2026-01-01T00:00:00Z">
        <w:r>
          <w:delText xml:space="preserve"> </w:delText>
        </w:r>
      </w:del>
      <w:del w:id="2291" w:author="PR Preview" w:date="2026-01-01T00:00:00Z">
        <w:r>
          <w:delText xml:space="preserve">Let</w:delText>
        </w:r>
      </w:del>
      <w:del w:id="229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293" w:author="PR Preview" w:date="2026-01-01T00:00:00Z">
        <w:r>
          <w:delText xml:space="preserve"> </w:delText>
        </w:r>
      </w:del>
      <w:del w:id="2294" w:author="PR Preview" w:date="2026-01-01T00:00:00Z">
        <w:r>
          <w:delText xml:space="preserve">in</w:delText>
        </w:r>
      </w:del>
      <w:del w:id="229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296" w:author="PR Preview" w:date="2026-01-01T00:00:00Z">
        <w:r>
          <w:delText xml:space="preserve">.</w:delText>
        </w:r>
      </w:del>
      <w:del w:id="2297" w:author="PR Preview" w:date="2026-01-01T00:00:00Z">
        <w:r>
          <w:delText xml:space="preserve"> </w:delText>
        </w:r>
      </w:del>
      <w:del w:id="2298" w:author="PR Preview" w:date="2026-01-01T00:00:00Z">
        <w:r>
          <w:delText xml:space="preserve">A single nonzero vector is linearly independent</w:delText>
        </w:r>
      </w:del>
      <w:del w:id="2299" w:author="PR Preview" w:date="2026-01-01T00:00:00Z">
        <w:r>
          <w:delText xml:space="preserve"> </w:delText>
        </w:r>
      </w:del>
      <w:del w:id="2300" w:author="PR Preview" w:date="2026-01-01T00:00:00Z">
        <w:r>
          <w:delText xml:space="preserve">(</w:delText>
        </w:r>
      </w:del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01" w:author="PR Preview" w:date="2026-01-01T00:00:00Z">
        <w:r>
          <w:delText xml:space="preserve"> </w:delText>
        </w:r>
      </w:del>
      <w:del w:id="2302" w:author="PR Preview" w:date="2026-01-01T00:00:00Z">
        <w:r>
          <w:delText xml:space="preserve">with</w:delText>
        </w:r>
      </w:del>
      <w:del w:id="2303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04" w:author="PR Preview" w:date="2026-01-01T00:00:00Z">
        <w:r>
          <w:delText xml:space="preserve"> </w:delText>
        </w:r>
      </w:del>
      <w:del w:id="2305" w:author="PR Preview" w:date="2026-01-01T00:00:00Z">
        <w:r>
          <w:delText xml:space="preserve">forces</w:delText>
        </w:r>
      </w:del>
      <w:del w:id="230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2307" w:author="PR Preview" w:date="2026-01-01T00:00:00Z">
        <w:r>
          <w:delText xml:space="preserve">),</w:delText>
        </w:r>
      </w:del>
      <w:del w:id="2308" w:author="PR Preview" w:date="2026-01-01T00:00:00Z">
        <w:r>
          <w:delText xml:space="preserve"> </w:delText>
        </w:r>
      </w:del>
      <w:del w:id="2309" w:author="PR Preview" w:date="2026-01-01T00:00:00Z">
        <w:r>
          <w:delText xml:space="preserve">so</w:delText>
        </w:r>
      </w:del>
      <w:del w:id="23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311" w:author="PR Preview" w:date="2026-01-01T00:00:00Z">
        <w:r>
          <w:delText xml:space="preserve"> </w:delText>
        </w:r>
      </w:del>
      <w:del w:id="2312" w:author="PR Preview" w:date="2026-01-01T00:00:00Z">
        <w:r>
          <w:delText xml:space="preserve">is a basis of</w:delText>
        </w:r>
      </w:del>
      <w:del w:id="23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314" w:author="PR Preview" w:date="2026-01-01T00:00:00Z">
        <w:r>
          <w:delText xml:space="preserve"> </w:delText>
        </w:r>
      </w:del>
      <w:del w:id="2315" w:author="PR Preview" w:date="2026-01-01T00:00:00Z">
        <w:r>
          <w:delText xml:space="preserve">and</w:delText>
        </w:r>
      </w:del>
      <w:del w:id="2316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2317" w:author="PR Preview" w:date="2026-01-01T00:00:00Z">
        <w:r>
          <w:delText xml:space="preserve">.</w:delText>
        </w:r>
      </w:del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A vector</w:delText>
        </w:r>
      </w:del>
      <w:del w:id="2320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21" w:author="PR Preview" w:date="2026-01-01T00:00:00Z">
        <w:r>
          <w:delText xml:space="preserve"> </w:delText>
        </w:r>
      </w:del>
      <w:del w:id="2322" w:author="PR Preview" w:date="2026-01-01T00:00:00Z">
        <w:r>
          <w:delText xml:space="preserve">is in</w:delText>
        </w:r>
      </w:del>
      <w:del w:id="2323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exactly when</w:delText>
        </w:r>
      </w:del>
      <w:del w:id="2326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2327" w:author="PR Preview" w:date="2026-01-01T00:00:00Z">
        <w:r>
          <w:delText xml:space="preserve">:</w:delText>
        </w:r>
      </w:del>
      <w:del w:id="2328" w:author="PR Preview" w:date="2026-01-01T00:00:00Z">
        <w:r>
          <w:delText xml:space="preserve"> </w:delText>
        </w:r>
      </w:del>
      <w:del w:id="2329" w:author="PR Preview" w:date="2026-01-01T00:00:00Z">
        <w:r>
          <w:delText xml:space="preserve">that condition says</w:delText>
        </w:r>
      </w:del>
      <w:del w:id="233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2331" w:author="PR Preview" w:date="2026-01-01T00:00:00Z">
        <w:r>
          <w:delText xml:space="preserve">,</w:delText>
        </w:r>
      </w:del>
      <w:del w:id="2332" w:author="PR Preview" w:date="2026-01-01T00:00:00Z">
        <w:r>
          <w:delText xml:space="preserve"> </w:delText>
        </w:r>
      </w:del>
      <w:del w:id="2333" w:author="PR Preview" w:date="2026-01-01T00:00:00Z">
        <w:r>
          <w:delText xml:space="preserve">and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BodyText"/>
      </w:pPr>
      <w:ins w:id="2334" w:author="PR Preview" w:date="2026-01-01T00:00:00Z">
        <w:r>
          <w:rPr>
            <w:b/>
            <w:bCs/>
          </w:rPr>
          <w:t xml:space="preserve">Example 15 (Splitting a vector of</w:t>
        </w:r>
      </w:ins>
      <w:ins w:id="233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336" w:author="PR Preview" w:date="2026-01-01T00:00:00Z">
        <w:r>
          <w:rPr>
            <w:b/>
            <w:bCs/>
          </w:rPr>
          <w:t xml:space="preserve"> </w:t>
        </w:r>
      </w:ins>
      <w:ins w:id="2337" w:author="PR Preview" w:date="2026-01-01T00:00:00Z">
        <w:r>
          <w:rPr>
            <w:b/>
            <w:bCs/>
          </w:rPr>
          <w:t xml:space="preserve">along a line and its complement)</w:t>
        </w:r>
      </w:ins>
      <w:ins w:id="2338" w:author="PR Preview" w:date="2026-01-01T00:00:00Z">
        <w:r>
          <w:t xml:space="preserve"> </w:t>
        </w:r>
      </w:ins>
      <w:ins w:id="2339" w:author="PR Preview" w:date="2026-01-01T00:00:00Z">
        <w:r>
          <w:t xml:space="preserve">Let</w:t>
        </w:r>
      </w:ins>
      <w:ins w:id="234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341" w:author="PR Preview" w:date="2026-01-01T00:00:00Z">
        <w:r>
          <w:t xml:space="preserve"> </w:t>
        </w:r>
      </w:ins>
      <w:ins w:id="2342" w:author="PR Preview" w:date="2026-01-01T00:00:00Z">
        <w:r>
          <w:t xml:space="preserve">in</w:t>
        </w:r>
      </w:ins>
      <w:ins w:id="234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344" w:author="PR Preview" w:date="2026-01-01T00:00:00Z">
        <w:r>
          <w:t xml:space="preserve">.</w:t>
        </w:r>
      </w:ins>
      <w:ins w:id="2345" w:author="PR Preview" w:date="2026-01-01T00:00:00Z">
        <w:r>
          <w:t xml:space="preserve"> </w:t>
        </w:r>
      </w:ins>
      <w:ins w:id="2346" w:author="PR Preview" w:date="2026-01-01T00:00:00Z">
        <w:r>
          <w:t xml:space="preserve">A single nonzero vector is linearly independent</w:t>
        </w:r>
      </w:ins>
      <w:ins w:id="2347" w:author="PR Preview" w:date="2026-01-01T00:00:00Z">
        <w:r>
          <w:t xml:space="preserve"> </w:t>
        </w:r>
      </w:ins>
      <w:ins w:id="2348" w:author="PR Preview" w:date="2026-01-01T00:00:00Z">
        <w:r>
          <w:t xml:space="preserve">(</w:t>
        </w:r>
      </w:ins>
      <w:ins w:id="2349" w:author="PR Preview" w:date="2026-01-01T00:00:00Z">
        <w:r>
          <w:t xml:space="preserve">$c\,\mathord{\smash[b]{\underset{\raise.3ex\hbox{$\scriptstyle\sim$}}{v}}\vphantom{v}} = \mathord{\smash[b]{\underset{\raise.3ex\hbox{$\scriptstyle\sim$}}{0}}\vphantom{0}}$</w:t>
        </w:r>
      </w:ins>
      <w:ins w:id="2350" w:author="PR Preview" w:date="2026-01-01T00:00:00Z">
        <w:r>
          <w:t xml:space="preserve"> </w:t>
        </w:r>
      </w:ins>
      <w:ins w:id="2351" w:author="PR Preview" w:date="2026-01-01T00:00:00Z">
        <w:r>
          <w:t xml:space="preserve">with</w:t>
        </w:r>
      </w:ins>
      <w:ins w:id="2352" w:author="PR Preview" w:date="2026-01-01T00:00:00Z">
        <w:r>
          <w:t xml:space="preserve"> </w:t>
        </w:r>
      </w:ins>
      <w:ins w:id="2353" w:author="PR Preview" w:date="2026-01-01T00:00:00Z">
        <w:r>
          <w:t xml:space="preserve">$\mathord{\smash[b]{\underset{\raise.3ex\hbox{$\scriptstyle\sim$}}{v}}\vphantom{v}} \ne \mathord{\smash[b]{\underset{\raise.3ex\hbox{$\scriptstyle\sim$}}{0}}\vphantom{0}}$</w:t>
        </w:r>
      </w:ins>
      <w:ins w:id="2354" w:author="PR Preview" w:date="2026-01-01T00:00:00Z">
        <w:r>
          <w:t xml:space="preserve"> </w:t>
        </w:r>
      </w:ins>
      <w:ins w:id="2355" w:author="PR Preview" w:date="2026-01-01T00:00:00Z">
        <w:r>
          <w:t xml:space="preserve">forces</w:t>
        </w:r>
      </w:ins>
      <w:ins w:id="235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2357" w:author="PR Preview" w:date="2026-01-01T00:00:00Z">
        <w:r>
          <w:t xml:space="preserve">),</w:t>
        </w:r>
      </w:ins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so</w:t>
        </w:r>
      </w:ins>
      <w:ins w:id="23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361" w:author="PR Preview" w:date="2026-01-01T00:00:00Z">
        <w:r>
          <w:t xml:space="preserve"> </w:t>
        </w:r>
      </w:ins>
      <w:ins w:id="2362" w:author="PR Preview" w:date="2026-01-01T00:00:00Z">
        <w:r>
          <w:t xml:space="preserve">is a basis of</w:t>
        </w:r>
      </w:ins>
      <w:ins w:id="236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364" w:author="PR Preview" w:date="2026-01-01T00:00:00Z">
        <w:r>
          <w:t xml:space="preserve"> </w:t>
        </w:r>
      </w:ins>
      <w:ins w:id="2365" w:author="PR Preview" w:date="2026-01-01T00:00:00Z">
        <w:r>
          <w:t xml:space="preserve">and</w:t>
        </w:r>
      </w:ins>
      <w:ins w:id="2366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367" w:author="PR Preview" w:date="2026-01-01T00:00:00Z">
        <w:r>
          <w:t xml:space="preserve">.</w:t>
        </w:r>
      </w:ins>
      <w:ins w:id="2368" w:author="PR Preview" w:date="2026-01-01T00:00:00Z">
        <w:r>
          <w:t xml:space="preserve"> </w:t>
        </w:r>
      </w:ins>
      <w:ins w:id="2369" w:author="PR Preview" w:date="2026-01-01T00:00:00Z">
        <w:r>
          <w:t xml:space="preserve">A vector</w:t>
        </w:r>
      </w:ins>
      <w:ins w:id="2370" w:author="PR Preview" w:date="2026-01-01T00:00:00Z">
        <w:r>
          <w:t xml:space="preserve"> </w:t>
        </w:r>
      </w:ins>
      <w:ins w:id="2371" w:author="PR Preview" w:date="2026-01-01T00:00:00Z">
        <w:r>
          <w:t xml:space="preserve">$\mathord{\smash[b]{\underset{\raise.3ex\hbox{$\scriptstyle\sim$}}{u}}\vphantom{u}}$</w:t>
        </w:r>
      </w:ins>
      <w:ins w:id="2372" w:author="PR Preview" w:date="2026-01-01T00:00:00Z">
        <w:r>
          <w:t xml:space="preserve"> </w:t>
        </w:r>
      </w:ins>
      <w:ins w:id="2373" w:author="PR Preview" w:date="2026-01-01T00:00:00Z">
        <w:r>
          <w:t xml:space="preserve">is in</w:t>
        </w:r>
      </w:ins>
      <w:ins w:id="2374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375" w:author="PR Preview" w:date="2026-01-01T00:00:00Z">
        <w:r>
          <w:t xml:space="preserve"> </w:t>
        </w:r>
      </w:ins>
      <w:ins w:id="2376" w:author="PR Preview" w:date="2026-01-01T00:00:00Z">
        <w:r>
          <w:t xml:space="preserve">exactly when</w:t>
        </w:r>
      </w:ins>
      <w:ins w:id="2377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378" w:author="PR Preview" w:date="2026-01-01T00:00:00Z">
        <w:r>
          <w:t xml:space="preserve">:</w:t>
        </w:r>
      </w:ins>
      <w:ins w:id="2379" w:author="PR Preview" w:date="2026-01-01T00:00:00Z">
        <w:r>
          <w:t xml:space="preserve"> </w:t>
        </w:r>
      </w:ins>
      <w:ins w:id="2380" w:author="PR Preview" w:date="2026-01-01T00:00:00Z">
        <w:r>
          <w:t xml:space="preserve">that condition says</w:t>
        </w:r>
      </w:ins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$(1, 1, 0) \cdot \mathord{\smash[b]{\underset{\raise.3ex\hbox{$\scriptstyle\sim$}}{u}}\vphantom{u}} = 0$</w:t>
        </w:r>
      </w:ins>
      <w:ins w:id="2383" w:author="PR Preview" w:date="2026-01-01T00:00:00Z">
        <w:r>
          <w:t xml:space="preserve">,</w:t>
        </w:r>
      </w:ins>
      <w:ins w:id="2384" w:author="PR Preview" w:date="2026-01-01T00:00:00Z">
        <w:r>
          <w:t xml:space="preserve"> </w:t>
        </w:r>
      </w:ins>
      <w:ins w:id="2385" w:author="PR Preview" w:date="2026-01-01T00:00:00Z">
        <w:r>
          <w:t xml:space="preserve">and then</w:t>
        </w:r>
      </w:ins>
    </w:p>
    <w:p>
      <w:pPr>
        <w:pStyle w:val="BodyText"/>
      </w:pPr>
      <w:ins w:id="2386" w:author="PR Preview" w:date="2026-01-01T00:00:00Z">
        <w:r>
          <w:t xml:space="preserve">$$
    \begin{aligned}
    c\,(1, 1, 0) \cdot \mathord{\smash[b]{\underset{\raise.3ex\hbox{$\scriptstyle\sim$}}{u}}\vphantom{u}} &amp;= c\,(u_1 + u_2) \\
    &amp;= 0
    \end{aligned}
    $$</w:t>
        </w:r>
      </w:ins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387" w:author="PR Preview" w:date="2026-01-01T00:00:00Z">
        <w:r>
          <w:delText xml:space="preserve">Those two vectors are linearly independent,</w:delText>
        </w:r>
      </w:del>
      <w:del w:id="2388" w:author="PR Preview" w:date="2026-01-01T00:00:00Z">
        <w:r>
          <w:delText xml:space="preserve"> </w:delText>
        </w:r>
      </w:del>
      <w:del w:id="2389" w:author="PR Preview" w:date="2026-01-01T00:00:00Z">
        <w:r>
          <w:delText xml:space="preserve">because</w:delText>
        </w:r>
      </w:del>
      <w:del w:id="2390" w:author="PR Preview" w:date="2026-01-01T00:00:00Z">
        <w:r>
          <w:delText xml:space="preserve"> </w:delText>
        </w:r>
      </w:del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2391" w:author="PR Preview" w:date="2026-01-01T00:00:00Z">
        <w:r>
          <w:delText xml:space="preserve"> </w:delText>
        </w:r>
      </w:del>
      <w:del w:id="2392" w:author="PR Preview" w:date="2026-01-01T00:00:00Z">
        <w:r>
          <w:delText xml:space="preserve">is</w:delText>
        </w:r>
      </w:del>
      <w:del w:id="239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94" w:author="PR Preview" w:date="2026-01-01T00:00:00Z">
        <w:r>
          <w:delText xml:space="preserve"> </w:delText>
        </w:r>
      </w:del>
      <w:del w:id="2395" w:author="PR Preview" w:date="2026-01-01T00:00:00Z">
        <w:r>
          <w:delText xml:space="preserve">only if</w:delText>
        </w:r>
      </w:del>
    </w:p>
    <w:p>
      <w:pPr>
        <w:pStyle w:val="FirstParagraph"/>
      </w:pPr>
      <w:ins w:id="2396" w:author="PR Preview" w:date="2026-01-01T00:00:00Z">
        <w:r>
          <w:t xml:space="preserve">Those two vectors are linearly independent,</w:t>
        </w:r>
      </w:ins>
      <w:ins w:id="2397" w:author="PR Preview" w:date="2026-01-01T00:00:00Z">
        <w:r>
          <w:t xml:space="preserve"> </w:t>
        </w:r>
      </w:ins>
      <w:ins w:id="2398" w:author="PR Preview" w:date="2026-01-01T00:00:00Z">
        <w:r>
          <w:t xml:space="preserve">because</w:t>
        </w:r>
      </w:ins>
      <w:ins w:id="2399" w:author="PR Preview" w:date="2026-01-01T00:00:00Z">
        <w:r>
          <w:t xml:space="preserve"> </w:t>
        </w:r>
      </w:ins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2400" w:author="PR Preview" w:date="2026-01-01T00:00:00Z">
        <w:r>
          <w:t xml:space="preserve"> </w:t>
        </w:r>
      </w:ins>
      <w:ins w:id="2401" w:author="PR Preview" w:date="2026-01-01T00:00:00Z">
        <w:r>
          <w:t xml:space="preserve">is</w:t>
        </w:r>
      </w:ins>
      <w:ins w:id="2402" w:author="PR Preview" w:date="2026-01-01T00:00:00Z">
        <w:r>
          <w:t xml:space="preserve"> </w:t>
        </w:r>
      </w:ins>
      <w:ins w:id="2403" w:author="PR Preview" w:date="2026-01-01T00:00:00Z">
        <w:r>
          <w:t xml:space="preserve">$\mathord{\smash[b]{\underset{\raise.3ex\hbox{$\scriptstyle\sim$}}{0}}\vphantom{0}}$</w:t>
        </w:r>
      </w:ins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del w:id="2406" w:author="PR Preview" w:date="2026-01-01T00:00:00Z">
        <w:r>
          <w:delText xml:space="preserve">To split</w:delText>
        </w:r>
      </w:del>
      <w:del w:id="240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408" w:author="PR Preview" w:date="2026-01-01T00:00:00Z">
        <w:r>
          <w:delText xml:space="preserve">,</w:delText>
        </w:r>
      </w:del>
      <w:del w:id="2409" w:author="PR Preview" w:date="2026-01-01T00:00:00Z">
        <w:r>
          <w:delText xml:space="preserve"> </w:delText>
        </w:r>
      </w:del>
      <w:del w:id="2410" w:author="PR Preview" w:date="2026-01-01T00:00:00Z">
        <w:r>
          <w:delText xml:space="preserve">look for</w:delText>
        </w:r>
      </w:del>
      <w:del w:id="2411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412" w:author="PR Preview" w:date="2026-01-01T00:00:00Z">
        <w:r>
          <w:delText xml:space="preserve"> </w:delText>
        </w:r>
      </w:del>
      <w:del w:id="2413" w:author="PR Preview" w:date="2026-01-01T00:00:00Z">
        <w:r>
          <w:delText xml:space="preserve">with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414" w:author="PR Preview" w:date="2026-01-01T00:00:00Z">
        <w:r>
          <w:delText xml:space="preserve">in</w:delText>
        </w:r>
      </w:del>
      <w:del w:id="2415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416" w:author="PR Preview" w:date="2026-01-01T00:00:00Z">
        <w:r>
          <w:delText xml:space="preserve">:</w:delText>
        </w:r>
      </w:del>
      <w:del w:id="2417" w:author="PR Preview" w:date="2026-01-01T00:00:00Z">
        <w:r>
          <w:delText xml:space="preserve"> </w:delText>
        </w:r>
      </w:del>
      <w:del w:id="2418" w:author="PR Preview" w:date="2026-01-01T00:00:00Z">
        <w:r>
          <w:delText xml:space="preserve">that membership needs</w:delText>
        </w:r>
      </w:del>
      <w:del w:id="24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420" w:author="PR Preview" w:date="2026-01-01T00:00:00Z">
        <w:r>
          <w:delText xml:space="preserve">, so</w:delText>
        </w:r>
      </w:del>
      <w:del w:id="242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2</m:t>
        </m:r>
      </m:oMath>
      <w:del w:id="2422" w:author="PR Preview" w:date="2026-01-01T00:00:00Z">
        <w:r>
          <w:delText xml:space="preserve">.</w:delText>
        </w:r>
      </w:del>
      <w:del w:id="2423" w:author="PR Preview" w:date="2026-01-01T00:00:00Z">
        <w:r>
          <w:delText xml:space="preserve"> </w:delText>
        </w:r>
      </w:del>
      <w:del w:id="2424" w:author="PR Preview" w:date="2026-01-01T00:00:00Z">
        <w:r>
          <w:delText xml:space="preserve">Then</w:delText>
        </w:r>
      </w:del>
      <w:del w:id="242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426" w:author="PR Preview" w:date="2026-01-01T00:00:00Z">
        <w:r>
          <w:delText xml:space="preserve"> </w:delText>
        </w:r>
      </w:del>
      <w:del w:id="2427" w:author="PR Preview" w:date="2026-01-01T00:00:00Z">
        <w:r>
          <w:delText xml:space="preserve">and</w:delText>
        </w:r>
      </w:del>
      <w:del w:id="242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429" w:author="PR Preview" w:date="2026-01-01T00:00:00Z">
        <w:r>
          <w:delText xml:space="preserve">,</w:delText>
        </w:r>
      </w:del>
      <w:del w:id="2430" w:author="PR Preview" w:date="2026-01-01T00:00:00Z">
        <w:r>
          <w:delText xml:space="preserve"> </w:delText>
        </w:r>
      </w:del>
      <w:del w:id="2431" w:author="PR Preview" w:date="2026-01-01T00:00:00Z">
        <w:r>
          <w:delText xml:space="preserve">with</w:delText>
        </w:r>
      </w:del>
      <w:del w:id="2432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and</w:delText>
        </w:r>
      </w:del>
    </w:p>
    <w:p>
      <w:pPr>
        <w:pStyle w:val="BodyText"/>
      </w:pPr>
      <w:ins w:id="2435" w:author="PR Preview" w:date="2026-01-01T00:00:00Z">
        <w:r>
          <w:t xml:space="preserve">To split</w:t>
        </w:r>
      </w:ins>
      <w:ins w:id="2436" w:author="PR Preview" w:date="2026-01-01T00:00:00Z">
        <w:r>
          <w:t xml:space="preserve"> </w:t>
        </w:r>
      </w:ins>
      <w:ins w:id="2437" w:author="PR Preview" w:date="2026-01-01T00:00:00Z">
        <w:r>
          <w:t xml:space="preserve">$\mathord{\smash[b]{\underset{\raise.3ex\hbox{$\scriptstyle\sim$}}{y}}\vphantom{y}} = (3, 1, 2)$</w:t>
        </w:r>
      </w:ins>
      <w:ins w:id="2438" w:author="PR Preview" w:date="2026-01-01T00:00:00Z">
        <w:r>
          <w:t xml:space="preserve">,</w:t>
        </w:r>
      </w:ins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look for</w:t>
        </w:r>
      </w:ins>
      <w:ins w:id="2441" w:author="PR Preview" w:date="2026-01-01T00:00:00Z">
        <w:r>
          <w:t xml:space="preserve"> </w:t>
        </w:r>
      </w:ins>
      <w:ins w:id="2442" w:author="PR Preview" w:date="2026-01-01T00:00:00Z">
        <w:r>
          <w:t xml:space="preserve">$\mathord{\smash[b]{\underset{\raise.3ex\hbox{$\scriptstyle\sim$}}{u}}\vphantom{u}} = t\,(1, 1, 0)$</w:t>
        </w:r>
      </w:ins>
      <w:ins w:id="2443" w:author="PR Preview" w:date="2026-01-01T00:00:00Z">
        <w:r>
          <w:t xml:space="preserve"> </w:t>
        </w:r>
      </w:ins>
      <w:ins w:id="2444" w:author="PR Preview" w:date="2026-01-01T00:00:00Z">
        <w:r>
          <w:t xml:space="preserve">with</w:t>
        </w:r>
      </w:ins>
    </w:p>
    <w:p>
      <w:pPr>
        <w:pStyle w:val="BodyText"/>
      </w:pPr>
      <w:ins w:id="2445" w:author="PR Preview" w:date="2026-01-01T00:00:00Z">
        <w:r>
  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  </w:r>
      </w:ins>
    </w:p>
    <w:p>
      <w:pPr>
        <w:pStyle w:val="FirstParagraph"/>
      </w:pPr>
      <w:ins w:id="2446" w:author="PR Preview" w:date="2026-01-01T00:00:00Z">
        <w:r>
          <w:t xml:space="preserve">in</w:t>
        </w:r>
      </w:ins>
      <w:ins w:id="244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448" w:author="PR Preview" w:date="2026-01-01T00:00:00Z">
        <w:r>
          <w:t xml:space="preserve">:</w:t>
        </w:r>
      </w:ins>
      <w:ins w:id="2449" w:author="PR Preview" w:date="2026-01-01T00:00:00Z">
        <w:r>
          <w:t xml:space="preserve"> </w:t>
        </w:r>
      </w:ins>
      <w:ins w:id="2450" w:author="PR Preview" w:date="2026-01-01T00:00:00Z">
        <w:r>
          <w:t xml:space="preserve">that membership needs</w:t>
        </w:r>
      </w:ins>
      <w:ins w:id="245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452" w:author="PR Preview" w:date="2026-01-01T00:00:00Z">
        <w:r>
          <w:t xml:space="preserve">, so</w:t>
        </w:r>
      </w:ins>
      <w:ins w:id="245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2</m:t>
        </m:r>
      </m:oMath>
      <w:ins w:id="2454" w:author="PR Preview" w:date="2026-01-01T00:00:00Z">
        <w:r>
          <w:t xml:space="preserve">.</w:t>
        </w:r>
      </w:ins>
      <w:ins w:id="2455" w:author="PR Preview" w:date="2026-01-01T00:00:00Z">
        <w:r>
          <w:t xml:space="preserve"> </w:t>
        </w:r>
      </w:ins>
      <w:ins w:id="2456" w:author="PR Preview" w:date="2026-01-01T00:00:00Z">
        <w:r>
          <w:t xml:space="preserve">Then</w:t>
        </w:r>
      </w:ins>
      <w:ins w:id="2457" w:author="PR Preview" w:date="2026-01-01T00:00:00Z">
        <w:r>
          <w:t xml:space="preserve"> </w:t>
        </w:r>
      </w:ins>
      <w:ins w:id="2458" w:author="PR Preview" w:date="2026-01-01T00:00:00Z">
        <w:r>
          <w:t xml:space="preserve">$\mathord{\smash[b]{\underset{\raise.3ex\hbox{$\scriptstyle\sim$}}{u}}\vphantom{u}} = (2, 2, 0)$</w:t>
        </w:r>
      </w:ins>
      <w:ins w:id="2459" w:author="PR Preview" w:date="2026-01-01T00:00:00Z">
        <w:r>
          <w:t xml:space="preserve"> </w:t>
        </w:r>
      </w:ins>
      <w:ins w:id="2460" w:author="PR Preview" w:date="2026-01-01T00:00:00Z">
        <w:r>
          <w:t xml:space="preserve">and</w:t>
        </w:r>
      </w:ins>
      <w:ins w:id="2461" w:author="PR Preview" w:date="2026-01-01T00:00:00Z">
        <w:r>
          <w:t xml:space="preserve"> </w:t>
        </w:r>
      </w:ins>
      <w:ins w:id="2462" w:author="PR Preview" w:date="2026-01-01T00:00:00Z">
        <w:r>
          <w:t xml:space="preserve">$\mathord{\smash[b]{\underset{\raise.3ex\hbox{$\scriptstyle\sim$}}{v}}\vphantom{v}} = (1, -1, 2)$</w:t>
        </w:r>
      </w:ins>
      <w:ins w:id="2463" w:author="PR Preview" w:date="2026-01-01T00:00:00Z">
        <w:r>
          <w:t xml:space="preserve">,</w:t>
        </w:r>
      </w:ins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with</w:t>
        </w:r>
      </w:ins>
      <w:ins w:id="2466" w:author="PR Preview" w:date="2026-01-01T00:00:00Z">
        <w:r>
          <w:t xml:space="preserve"> </w:t>
        </w:r>
      </w:ins>
      <w:ins w:id="2467" w:author="PR Preview" w:date="2026-01-01T00:00:00Z">
        <w:r>
          <w:t xml:space="preserve">$\mathord{\smash[b]{\underset{\raise.3ex\hbox{$\scriptstyle\sim$}}{u}}\vphantom{u}} + \mathord{\smash[b]{\underset{\raise.3ex\hbox{$\scriptstyle\sim$}}{v}}\vphantom{v}} = (3, 1, 2)$</w:t>
        </w:r>
      </w:ins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del w:id="2470" w:author="PR Preview" w:date="2026-01-01T00:00:00Z">
        <w:r>
          <w:rPr>
            <w:i/>
            <w:iCs/>
          </w:rPr>
          <w:delText xml:space="preserve">Proof</w:delText>
        </w:r>
      </w:del>
      <w:del w:id="2471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472" w:author="PR Preview" w:date="2026-01-01T00:00:00Z">
        <w:r>
          <w:rPr>
            <w:b/>
            <w:bCs/>
          </w:rPr>
          <w:delText xml:space="preserve">.</w:delText>
        </w:r>
      </w:del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Take</w:delText>
        </w:r>
      </w:del>
      <w:del w:id="2475" w:author="PR Preview" w:date="2026-01-01T00:00:00Z">
        <w:r>
          <w:delText xml:space="preserve"> </w:delText>
        </w:r>
      </w:del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476" w:author="PR Preview" w:date="2026-01-01T00:00:00Z">
        <w:r>
          <w:delText xml:space="preserve"> </w:delText>
        </w:r>
      </w:del>
      <w:del w:id="2477" w:author="PR Preview" w:date="2026-01-01T00:00:00Z">
        <w:r>
          <w:delText xml:space="preserve">and any</w:delText>
        </w:r>
      </w:del>
      <w:del w:id="247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479" w:author="PR Preview" w:date="2026-01-01T00:00:00Z">
        <w:r>
          <w:delText xml:space="preserve">.</w:delText>
        </w:r>
      </w:del>
      <w:del w:id="2480" w:author="PR Preview" w:date="2026-01-01T00:00:00Z">
        <w:r>
          <w:delText xml:space="preserve"> </w:delText>
        </w:r>
      </w:del>
      <w:del w:id="2481" w:author="PR Preview" w:date="2026-01-01T00:00:00Z">
        <w:r>
          <w:delText xml:space="preserve">By</w:delText>
        </w:r>
      </w:del>
      <w:del w:id="2482" w:author="PR Preview" w:date="2026-01-01T00:00:00Z">
        <w:r>
          <w:delText xml:space="preserve"> </w:delText>
        </w:r>
      </w:del>
      <w:hyperlink w:anchor="def-orthogonal-complement">
        <w:del w:id="2483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484" w:author="PR Preview" w:date="2026-01-01T00:00:00Z">
        <w:r>
          <w:delText xml:space="preserve">,</w:delText>
        </w:r>
      </w:del>
      <w:del w:id="2485" w:author="PR Preview" w:date="2026-01-01T00:00:00Z">
        <w:r>
          <w:delText xml:space="preserve"> </w:delText>
        </w:r>
      </w:del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2486" w:author="PR Preview" w:date="2026-01-01T00:00:00Z">
        <w:r>
          <w:delText xml:space="preserve">,</w:delText>
        </w:r>
      </w:del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so</w:delText>
        </w:r>
      </w:del>
      <w:del w:id="2489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too (</w:delText>
        </w:r>
      </w:del>
      <w:hyperlink r:id="rId68">
        <w:del w:id="2492" w:author="PR Preview" w:date="2026-01-01T00:00:00Z">
          <w:r>
            <w:rPr>
              <w:rStyle w:val="Hyperlink"/>
            </w:rPr>
            <w:delText xml:space="preserve">Theorem 1 in Vectors</w:delText>
          </w:r>
        </w:del>
      </w:hyperlink>
      <w:del w:id="2493" w:author="PR Preview" w:date="2026-01-01T00:00:00Z">
        <w:r>
          <w:delText xml:space="preserve">).</w:delText>
        </w:r>
      </w:del>
      <w:del w:id="2494" w:author="PR Preview" w:date="2026-01-01T00:00:00Z">
        <w:r>
          <w:delText xml:space="preserve"> </w:delText>
        </w:r>
      </w:del>
      <w:del w:id="2495" w:author="PR Preview" w:date="2026-01-01T00:00:00Z">
        <w:r>
          <w:delText xml:space="preserve">So</w:delText>
        </w:r>
      </w:del>
      <w:del w:id="2496" w:author="PR Preview" w:date="2026-01-01T00:00:00Z">
        <w:r>
          <w:delText xml:space="preserve"> </w:delText>
        </w:r>
      </w:del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97" w:author="PR Preview" w:date="2026-01-01T00:00:00Z">
        <w:r>
          <w:delText xml:space="preserve"> </w:delText>
        </w:r>
      </w:del>
      <w:del w:id="2498" w:author="PR Preview" w:date="2026-01-01T00:00:00Z">
        <w:r>
          <w:delText xml:space="preserve">is orthogonal to every vector of</w:delText>
        </w:r>
      </w:del>
      <w:del w:id="2499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500" w:author="PR Preview" w:date="2026-01-01T00:00:00Z">
        <w:r>
          <w:delText xml:space="preserve">,</w:delText>
        </w:r>
      </w:del>
      <w:del w:id="2501" w:author="PR Preview" w:date="2026-01-01T00:00:00Z">
        <w:r>
          <w:delText xml:space="preserve"> </w:delText>
        </w:r>
      </w:del>
      <w:del w:id="2502" w:author="PR Preview" w:date="2026-01-01T00:00:00Z">
        <w:r>
          <w:delText xml:space="preserve">that is,</w:delText>
        </w:r>
      </w:del>
      <w:del w:id="2503" w:author="PR Preview" w:date="2026-01-01T00:00:00Z">
        <w:r>
          <w:delText xml:space="preserve"> </w:delText>
        </w:r>
      </w:del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504" w:author="PR Preview" w:date="2026-01-01T00:00:00Z">
        <w:r>
          <w:delText xml:space="preserve">.</w:delText>
        </w:r>
      </w:del>
    </w:p>
    <w:p>
      <w:pPr>
        <w:pStyle w:val="FirstParagraph"/>
      </w:pPr>
      <w:ins w:id="2505" w:author="PR Preview" w:date="2026-01-01T00:00:00Z">
        <w:r>
          <w:rPr>
            <w:i/>
            <w:iCs/>
          </w:rPr>
          <w:t xml:space="preserve">Proof</w:t>
        </w:r>
      </w:ins>
      <w:ins w:id="2506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507" w:author="PR Preview" w:date="2026-01-01T00:00:00Z">
        <w:r>
          <w:rPr>
            <w:b/>
            <w:bCs/>
          </w:rPr>
          <w:t xml:space="preserve">.</w:t>
        </w:r>
      </w:ins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Take</w:t>
        </w:r>
      </w:ins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$\mathord{\smash[b]{\underset{\raise.3ex\hbox{$\scriptstyle\sim$}}{s}}\vphantom{s}} \in \mathcal{S}$</w:t>
        </w:r>
      </w:ins>
      <w:ins w:id="2512" w:author="PR Preview" w:date="2026-01-01T00:00:00Z">
        <w:r>
          <w:t xml:space="preserve"> </w:t>
        </w:r>
      </w:ins>
      <w:ins w:id="2513" w:author="PR Preview" w:date="2026-01-01T00:00:00Z">
        <w:r>
          <w:t xml:space="preserve">and any</w:t>
        </w:r>
      </w:ins>
      <w:ins w:id="2514" w:author="PR Preview" w:date="2026-01-01T00:00:00Z">
        <w:r>
          <w:t xml:space="preserve"> </w:t>
        </w:r>
      </w:ins>
      <w:ins w:id="2515" w:author="PR Preview" w:date="2026-01-01T00:00:00Z">
        <w:r>
          <w:t xml:space="preserve">$\mathord{\smash[b]{\underset{\raise.3ex\hbox{$\scriptstyle\sim$}}{v}}\vphantom{v}} \in \mathcal{S}^\perp$</w:t>
        </w:r>
      </w:ins>
      <w:ins w:id="2516" w:author="PR Preview" w:date="2026-01-01T00:00:00Z">
        <w:r>
          <w:t xml:space="preserve">.</w:t>
        </w:r>
      </w:ins>
      <w:ins w:id="2517" w:author="PR Preview" w:date="2026-01-01T00:00:00Z">
        <w:r>
          <w:t xml:space="preserve"> </w:t>
        </w:r>
      </w:ins>
      <w:ins w:id="2518" w:author="PR Preview" w:date="2026-01-01T00:00:00Z">
        <w:r>
          <w:t xml:space="preserve">By</w:t>
        </w:r>
      </w:ins>
      <w:ins w:id="2519" w:author="PR Preview" w:date="2026-01-01T00:00:00Z">
        <w:r>
          <w:t xml:space="preserve"> </w:t>
        </w:r>
      </w:ins>
      <w:hyperlink w:anchor="def-orthogonal-complement">
        <w:ins w:id="2520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521" w:author="PR Preview" w:date="2026-01-01T00:00:00Z">
        <w:r>
          <w:t xml:space="preserve">,</w:t>
        </w:r>
      </w:ins>
      <w:ins w:id="2522" w:author="PR Preview" w:date="2026-01-01T00:00:00Z">
        <w:r>
          <w:t xml:space="preserve"> </w:t>
        </w:r>
      </w:ins>
      <w:ins w:id="2523" w:author="PR Preview" w:date="2026-01-01T00:00:00Z">
        <w:r>
          <w:t xml:space="preserve">$\mathord{\smash[b]{\underset{\raise.3ex\hbox{$\scriptstyle\sim$}}{s}}\vphantom{s}} \cdot \mathord{\smash[b]{\underset{\raise.3ex\hbox{$\scriptstyle\sim$}}{v}}\vphantom{v}} = 0$</w:t>
        </w:r>
      </w:ins>
      <w:ins w:id="2524" w:author="PR Preview" w:date="2026-01-01T00:00:00Z">
        <w:r>
          <w:t xml:space="preserve">,</w:t>
        </w:r>
      </w:ins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so</w:t>
        </w:r>
      </w:ins>
      <w:ins w:id="2527" w:author="PR Preview" w:date="2026-01-01T00:00:00Z">
        <w:r>
          <w:t xml:space="preserve"> </w:t>
        </w:r>
      </w:ins>
      <w:ins w:id="2528" w:author="PR Preview" w:date="2026-01-01T00:00:00Z">
        <w:r>
          <w:t xml:space="preserve">$\mathord{\smash[b]{\underset{\raise.3ex\hbox{$\scriptstyle\sim$}}{v}}\vphantom{v}} \cdot \mathord{\smash[b]{\underset{\raise.3ex\hbox{$\scriptstyle\sim$}}{s}}\vphantom{s}} = 0$</w:t>
        </w:r>
      </w:ins>
      <w:ins w:id="2529" w:author="PR Preview" w:date="2026-01-01T00:00:00Z">
        <w:r>
          <w:t xml:space="preserve"> </w:t>
        </w:r>
      </w:ins>
      <w:ins w:id="2530" w:author="PR Preview" w:date="2026-01-01T00:00:00Z">
        <w:r>
          <w:t xml:space="preserve">too (</w:t>
        </w:r>
      </w:ins>
      <w:hyperlink r:id="rId68">
        <w:ins w:id="2531" w:author="PR Preview" w:date="2026-01-01T00:00:00Z">
          <w:r>
            <w:rPr>
              <w:rStyle w:val="Hyperlink"/>
            </w:rPr>
            <w:t xml:space="preserve">Theorem 1 in Vectors</w:t>
          </w:r>
        </w:ins>
      </w:hyperlink>
      <w:ins w:id="2532" w:author="PR Preview" w:date="2026-01-01T00:00:00Z">
        <w:r>
          <w:t xml:space="preserve">).</w:t>
        </w:r>
      </w:ins>
      <w:ins w:id="2533" w:author="PR Preview" w:date="2026-01-01T00:00:00Z">
        <w:r>
          <w:t xml:space="preserve"> </w:t>
        </w:r>
      </w:ins>
      <w:ins w:id="2534" w:author="PR Preview" w:date="2026-01-01T00:00:00Z">
        <w:r>
          <w:t xml:space="preserve">So</w:t>
        </w:r>
      </w:ins>
      <w:ins w:id="2535" w:author="PR Preview" w:date="2026-01-01T00:00:00Z">
        <w:r>
          <w:t xml:space="preserve"> </w:t>
        </w:r>
      </w:ins>
      <w:ins w:id="2536" w:author="PR Preview" w:date="2026-01-01T00:00:00Z">
        <w:r>
          <w:t xml:space="preserve">$\mathord{\smash[b]{\underset{\raise.3ex\hbox{$\scriptstyle\sim$}}{s}}\vphantom{s}}$</w:t>
        </w:r>
      </w:ins>
      <w:ins w:id="2537" w:author="PR Preview" w:date="2026-01-01T00:00:00Z">
        <w:r>
          <w:t xml:space="preserve"> </w:t>
        </w:r>
      </w:ins>
      <w:ins w:id="2538" w:author="PR Preview" w:date="2026-01-01T00:00:00Z">
        <w:r>
          <w:t xml:space="preserve">is orthogonal to every vector of</w:t>
        </w:r>
      </w:ins>
      <w:ins w:id="253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540" w:author="PR Preview" w:date="2026-01-01T00:00:00Z">
        <w:r>
          <w:t xml:space="preserve">,</w:t>
        </w:r>
      </w:ins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that is,</w:t>
        </w:r>
      </w:ins>
      <w:ins w:id="2543" w:author="PR Preview" w:date="2026-01-01T00:00:00Z">
        <w:r>
          <w:t xml:space="preserve"> </w:t>
        </w:r>
      </w:ins>
      <w:ins w:id="2544" w:author="PR Preview" w:date="2026-01-01T00:00:00Z">
        <w:r>
          <w:t xml:space="preserve">$\mathord{\smash[b]{\underset{\raise.3ex\hbox{$\scriptstyle\sim$}}{s}}\vphantom{s}} \in (\mathcal{S}^\perp)^\perp$</w:t>
        </w:r>
      </w:ins>
      <w:ins w:id="2545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del w:id="2546" w:author="PR Preview" w:date="2026-01-01T00:00:00Z">
        <w:r>
          <w:rPr>
            <w:b/>
            <w:bCs/>
          </w:rPr>
          <w:delText xml:space="preserve">Example 16 (Back to the line)</w:delText>
        </w:r>
      </w:del>
      <w:del w:id="2547" w:author="PR Preview" w:date="2026-01-01T00:00:00Z">
        <w:r>
          <w:delText xml:space="preserve"> </w:delText>
        </w:r>
      </w:del>
      <w:del w:id="2548" w:author="PR Preview" w:date="2026-01-01T00:00:00Z">
        <w:r>
          <w:delText xml:space="preserve">In</w:delText>
        </w:r>
      </w:del>
      <w:del w:id="2549" w:author="PR Preview" w:date="2026-01-01T00:00:00Z">
        <w:r>
          <w:delText xml:space="preserve"> </w:delText>
        </w:r>
      </w:del>
      <w:hyperlink w:anchor="exm-orthogonal-direct-sum">
        <w:del w:id="2550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2551" w:author="PR Preview" w:date="2026-01-01T00:00:00Z">
        <w:r>
          <w:delText xml:space="preserve">,</w:delText>
        </w:r>
      </w:del>
      <w:del w:id="255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553" w:author="PR Preview" w:date="2026-01-01T00:00:00Z">
        <w:r>
          <w:delText xml:space="preserve"> </w:delText>
        </w:r>
      </w:del>
      <w:del w:id="2554" w:author="PR Preview" w:date="2026-01-01T00:00:00Z">
        <w:r>
          <w:delText xml:space="preserve">and</w:delText>
        </w:r>
      </w:del>
      <w:del w:id="2555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556" w:author="PR Preview" w:date="2026-01-01T00:00:00Z">
        <w:r>
          <w:delText xml:space="preserve">.</w:delText>
        </w:r>
      </w:del>
      <w:del w:id="2557" w:author="PR Preview" w:date="2026-01-01T00:00:00Z">
        <w:r>
          <w:delText xml:space="preserve"> </w:delText>
        </w:r>
      </w:del>
      <w:del w:id="2558" w:author="PR Preview" w:date="2026-01-01T00:00:00Z">
        <w:r>
          <w:delText xml:space="preserve">Put those two spanning vectors in the columns of the</w:delText>
        </w:r>
      </w:del>
      <w:del w:id="2559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2560" w:author="PR Preview" w:date="2026-01-01T00:00:00Z">
        <w:r>
          <w:delText xml:space="preserve"> </w:delText>
        </w:r>
      </w:del>
      <w:del w:id="2561" w:author="PR Preview" w:date="2026-01-01T00:00:00Z">
        <w:r>
          <w:delText xml:space="preserve">matrix</w:delText>
        </w:r>
      </w:del>
      <w:del w:id="2562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2563" w:author="PR Preview" w:date="2026-01-01T00:00:00Z">
        <w:r>
          <w:delText xml:space="preserve">,</w:delText>
        </w:r>
      </w:del>
      <w:del w:id="2564" w:author="PR Preview" w:date="2026-01-01T00:00:00Z">
        <w:r>
          <w:delText xml:space="preserve"> </w:delText>
        </w:r>
      </w:del>
      <w:del w:id="2565" w:author="PR Preview" w:date="2026-01-01T00:00:00Z">
        <w:r>
          <w:delText xml:space="preserve">so</w:delText>
        </w:r>
      </w:del>
      <w:del w:id="2566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2567" w:author="PR Preview" w:date="2026-01-01T00:00:00Z">
        <w:r>
          <w:delText xml:space="preserve"> </w:delText>
        </w:r>
      </w:del>
      <w:del w:id="2568" w:author="PR Preview" w:date="2026-01-01T00:00:00Z">
        <w:r>
          <w:delText xml:space="preserve">(</w:delText>
        </w:r>
      </w:del>
      <w:hyperlink r:id="rId35">
        <w:del w:id="2569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2570" w:author="PR Preview" w:date="2026-01-01T00:00:00Z">
        <w:r>
          <w:delText xml:space="preserve">)</w:delText>
        </w:r>
      </w:del>
      <w:del w:id="2571" w:author="PR Preview" w:date="2026-01-01T00:00:00Z">
        <w:r>
          <w:delText xml:space="preserve"> </w:delText>
        </w:r>
      </w:del>
      <w:del w:id="2572" w:author="PR Preview" w:date="2026-01-01T00:00:00Z">
        <w:r>
          <w:delText xml:space="preserve">and</w:delText>
        </w:r>
      </w:del>
      <w:del w:id="25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2574" w:author="PR Preview" w:date="2026-01-01T00:00:00Z">
        <w:r>
          <w:delText xml:space="preserve"> </w:delText>
        </w:r>
      </w:del>
      <w:del w:id="2575" w:author="PR Preview" w:date="2026-01-01T00:00:00Z">
        <w:r>
          <w:delText xml:space="preserve">(</w:delText>
        </w:r>
      </w:del>
      <w:hyperlink w:anchor="thm-complement-null-space">
        <w:del w:id="2576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577" w:author="PR Preview" w:date="2026-01-01T00:00:00Z">
        <w:r>
          <w:delText xml:space="preserve">).</w:delText>
        </w:r>
      </w:del>
      <w:del w:id="2578" w:author="PR Preview" w:date="2026-01-01T00:00:00Z">
        <w:r>
          <w:delText xml:space="preserve"> </w:delText>
        </w:r>
      </w:del>
      <w:del w:id="2579" w:author="PR Preview" w:date="2026-01-01T00:00:00Z">
        <w:r>
          <w:delText xml:space="preserve">Since</w:delText>
        </w:r>
      </w:del>
      <w:del w:id="258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del w:id="2581" w:author="PR Preview" w:date="2026-01-01T00:00:00Z">
        <w:r>
          <w:delText xml:space="preserve"> </w:delText>
        </w:r>
      </w:del>
      <w:del w:id="2582" w:author="PR Preview" w:date="2026-01-01T00:00:00Z">
        <w:r>
          <w:delText xml:space="preserve">(</w:delText>
        </w:r>
      </w:del>
      <w:hyperlink r:id="rId69">
        <w:del w:id="2583" w:author="PR Preview" w:date="2026-01-01T00:00:00Z">
          <w:r>
            <w:rPr>
              <w:rStyle w:val="Hyperlink"/>
            </w:rPr>
            <w:delText xml:space="preserve">Definition 13 in Matrices</w:delText>
          </w:r>
        </w:del>
      </w:hyperlink>
      <w:del w:id="2584" w:author="PR Preview" w:date="2026-01-01T00:00:00Z">
        <w:r>
          <w:delText xml:space="preserve">),</w:delText>
        </w:r>
      </w:del>
      <w:del w:id="2585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586" w:author="PR Preview" w:date="2026-01-01T00:00:00Z">
        <w:r>
          <w:delText xml:space="preserve"> </w:delText>
        </w:r>
      </w:del>
      <w:del w:id="2587" w:author="PR Preview" w:date="2026-01-01T00:00:00Z">
        <w:r>
          <w:delText xml:space="preserve">exactly when</w:delText>
        </w:r>
      </w:del>
      <w:del w:id="2588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2589" w:author="PR Preview" w:date="2026-01-01T00:00:00Z">
        <w:r>
          <w:delText xml:space="preserve"> </w:delText>
        </w:r>
      </w:del>
      <w:del w:id="2590" w:author="PR Preview" w:date="2026-01-01T00:00:00Z">
        <w:r>
          <w:delText xml:space="preserve">and</w:delText>
        </w:r>
      </w:del>
      <w:del w:id="2591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del w:id="2592" w:author="PR Preview" w:date="2026-01-01T00:00:00Z">
        <w:r>
          <w:delText xml:space="preserve">.</w:delText>
        </w:r>
      </w:del>
      <w:del w:id="2593" w:author="PR Preview" w:date="2026-01-01T00:00:00Z">
        <w:r>
          <w:delText xml:space="preserve"> </w:delText>
        </w:r>
      </w:del>
      <w:del w:id="2594" w:author="PR Preview" w:date="2026-01-01T00:00:00Z">
        <w:r>
          <w:delText xml:space="preserve">So</w:delText>
        </w:r>
      </w:del>
    </w:p>
    <w:p>
      <w:pPr>
        <w:pStyle w:val="BodyText"/>
      </w:pPr>
      <w:ins w:id="2595" w:author="PR Preview" w:date="2026-01-01T00:00:00Z">
        <w:r>
          <w:rPr>
            <w:b/>
            <w:bCs/>
          </w:rPr>
          <w:t xml:space="preserve">Example 16 (Back to the line)</w:t>
        </w:r>
      </w:ins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In</w:t>
        </w:r>
      </w:ins>
      <w:ins w:id="2598" w:author="PR Preview" w:date="2026-01-01T00:00:00Z">
        <w:r>
          <w:t xml:space="preserve"> </w:t>
        </w:r>
      </w:ins>
      <w:hyperlink w:anchor="exm-orthogonal-direct-sum">
        <w:ins w:id="2599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2600" w:author="PR Preview" w:date="2026-01-01T00:00:00Z">
        <w:r>
          <w:t xml:space="preserve">,</w:t>
        </w:r>
      </w:ins>
      <w:ins w:id="260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602" w:author="PR Preview" w:date="2026-01-01T00:00:00Z">
        <w:r>
          <w:t xml:space="preserve"> </w:t>
        </w:r>
      </w:ins>
      <w:ins w:id="2603" w:author="PR Preview" w:date="2026-01-01T00:00:00Z">
        <w:r>
          <w:t xml:space="preserve">and</w:t>
        </w:r>
      </w:ins>
      <w:ins w:id="2604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605" w:author="PR Preview" w:date="2026-01-01T00:00:00Z">
        <w:r>
          <w:t xml:space="preserve">.</w:t>
        </w:r>
      </w:ins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Put those two spanning vectors in the columns of the</w:t>
        </w:r>
      </w:ins>
      <w:ins w:id="2608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2609" w:author="PR Preview" w:date="2026-01-01T00:00:00Z">
        <w:r>
          <w:t xml:space="preserve"> </w:t>
        </w:r>
      </w:ins>
      <w:ins w:id="2610" w:author="PR Preview" w:date="2026-01-01T00:00:00Z">
        <w:r>
          <w:t xml:space="preserve">matrix</w:t>
        </w:r>
      </w:ins>
      <w:ins w:id="261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612" w:author="PR Preview" w:date="2026-01-01T00:00:00Z">
        <w:r>
          <w:t xml:space="preserve">,</w:t>
        </w:r>
      </w:ins>
      <w:ins w:id="2613" w:author="PR Preview" w:date="2026-01-01T00:00:00Z">
        <w:r>
          <w:t xml:space="preserve"> </w:t>
        </w:r>
      </w:ins>
      <w:ins w:id="2614" w:author="PR Preview" w:date="2026-01-01T00:00:00Z">
        <w:r>
          <w:t xml:space="preserve">so</w:t>
        </w:r>
      </w:ins>
      <w:ins w:id="261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2616" w:author="PR Preview" w:date="2026-01-01T00:00:00Z">
        <w:r>
          <w:t xml:space="preserve"> </w:t>
        </w:r>
      </w:ins>
      <w:ins w:id="2617" w:author="PR Preview" w:date="2026-01-01T00:00:00Z">
        <w:r>
          <w:t xml:space="preserve">(</w:t>
        </w:r>
      </w:ins>
      <w:hyperlink r:id="rId35">
        <w:ins w:id="2618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2619" w:author="PR Preview" w:date="2026-01-01T00:00:00Z">
        <w:r>
          <w:t xml:space="preserve">)</w:t>
        </w:r>
      </w:ins>
      <w:ins w:id="2620" w:author="PR Preview" w:date="2026-01-01T00:00:00Z">
        <w:r>
          <w:t xml:space="preserve"> </w:t>
        </w:r>
      </w:ins>
      <w:ins w:id="2621" w:author="PR Preview" w:date="2026-01-01T00:00:00Z">
        <w:r>
          <w:t xml:space="preserve">and</w:t>
        </w:r>
      </w:ins>
      <w:ins w:id="262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2623" w:author="PR Preview" w:date="2026-01-01T00:00:00Z">
        <w:r>
          <w:t xml:space="preserve"> </w:t>
        </w:r>
      </w:ins>
      <w:ins w:id="2624" w:author="PR Preview" w:date="2026-01-01T00:00:00Z">
        <w:r>
          <w:t xml:space="preserve">(</w:t>
        </w:r>
      </w:ins>
      <w:hyperlink w:anchor="thm-complement-null-space">
        <w:ins w:id="2625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626" w:author="PR Preview" w:date="2026-01-01T00:00:00Z">
        <w:r>
          <w:t xml:space="preserve">).</w:t>
        </w:r>
      </w:ins>
      <w:ins w:id="2627" w:author="PR Preview" w:date="2026-01-01T00:00:00Z">
        <w:r>
          <w:t xml:space="preserve"> </w:t>
        </w:r>
      </w:ins>
      <w:ins w:id="2628" w:author="PR Preview" w:date="2026-01-01T00:00:00Z">
        <w:r>
          <w:t xml:space="preserve">Since</w:t>
        </w:r>
      </w:ins>
      <w:ins w:id="2629" w:author="PR Preview" w:date="2026-01-01T00:00:00Z">
        <w:r>
          <w:t xml:space="preserve"> </w:t>
        </w:r>
      </w:ins>
      <w:ins w:id="2630" w:author="PR Preview" w:date="2026-01-01T00:00:00Z">
        <w:r>
          <w:t xml:space="preserve">${\mathbf{B}}^{\top} \mathord{\smash[b]{\underset{\raise.3ex\hbox{$\scriptstyle\sim$}}{w}}\vphantom{w}} = (w_1 - w_2,\ w_3)$</w:t>
        </w:r>
      </w:ins>
      <w:ins w:id="2631" w:author="PR Preview" w:date="2026-01-01T00:00:00Z">
        <w:r>
          <w:t xml:space="preserve"> </w:t>
        </w:r>
      </w:ins>
      <w:ins w:id="2632" w:author="PR Preview" w:date="2026-01-01T00:00:00Z">
        <w:r>
          <w:t xml:space="preserve">(</w:t>
        </w:r>
      </w:ins>
      <w:hyperlink r:id="rId69">
        <w:ins w:id="2633" w:author="PR Preview" w:date="2026-01-01T00:00:00Z">
          <w:r>
            <w:rPr>
              <w:rStyle w:val="Hyperlink"/>
            </w:rPr>
            <w:t xml:space="preserve">Definition 13 in Matrices</w:t>
          </w:r>
        </w:ins>
      </w:hyperlink>
      <w:ins w:id="2634" w:author="PR Preview" w:date="2026-01-01T00:00:00Z">
        <w:r>
          <w:t xml:space="preserve">),</w:t>
        </w:r>
      </w:ins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$\mathord{\smash[b]{\underset{\raise.3ex\hbox{$\scriptstyle\sim$}}{w}}\vphantom{w}} \in (\mathcal{S}^\perp)^\perp$</w:t>
        </w:r>
      </w:ins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exactly when</w:t>
        </w:r>
      </w:ins>
      <w:ins w:id="2639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and</w:t>
        </w:r>
      </w:ins>
      <w:ins w:id="2642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2643" w:author="PR Preview" w:date="2026-01-01T00:00:00Z">
        <w:r>
          <w:t xml:space="preserve">.</w:t>
        </w:r>
      </w:ins>
      <w:ins w:id="2644" w:author="PR Preview" w:date="2026-01-01T00:00:00Z">
        <w:r>
          <w:t xml:space="preserve"> </w:t>
        </w:r>
      </w:ins>
      <w:ins w:id="2645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del w:id="2646" w:author="PR Preview" w:date="2026-01-01T00:00:00Z">
        <w:r>
          <w:delText xml:space="preserve">By part 3,</w:delText>
        </w:r>
      </w:del>
      <w:del w:id="264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648" w:author="PR Preview" w:date="2026-01-01T00:00:00Z">
        <w:r>
          <w:delText xml:space="preserve"> </w:delText>
        </w:r>
      </w:del>
      <w:del w:id="2649" w:author="PR Preview" w:date="2026-01-01T00:00:00Z">
        <w:r>
          <w:delText xml:space="preserve">splits uniquely</w:delText>
        </w:r>
      </w:del>
      <w:del w:id="2650" w:author="PR Preview" w:date="2026-01-01T00:00:00Z">
        <w:r>
          <w:delText xml:space="preserve"> </w:delText>
        </w:r>
      </w:del>
      <w:del w:id="2651" w:author="PR Preview" w:date="2026-01-01T00:00:00Z">
        <w:r>
          <w:delText xml:space="preserve">into a row-space part</w:delText>
        </w:r>
      </w:del>
      <w:del w:id="2652" w:author="PR Preview" w:date="2026-01-01T00:00:00Z">
        <w:r>
          <w:delText xml:space="preserve"> </w:delText>
        </w:r>
      </w:del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2653" w:author="PR Preview" w:date="2026-01-01T00:00:00Z">
        <w:r>
          <w:delText xml:space="preserve"> </w:delText>
        </w:r>
      </w:del>
      <w:del w:id="2654" w:author="PR Preview" w:date="2026-01-01T00:00:00Z">
        <w:r>
          <w:delText xml:space="preserve">and a null-space part.</w:delText>
        </w:r>
      </w:del>
      <w:del w:id="2655" w:author="PR Preview" w:date="2026-01-01T00:00:00Z">
        <w:r>
          <w:delText xml:space="preserve"> </w:delText>
        </w:r>
      </w:del>
      <w:del w:id="2656" w:author="PR Preview" w:date="2026-01-01T00:00:00Z">
        <w:r>
          <w:delText xml:space="preserve">The null-space part</w:delText>
        </w:r>
      </w:del>
      <w:del w:id="265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2658" w:author="PR Preview" w:date="2026-01-01T00:00:00Z">
        <w:r>
          <w:delText xml:space="preserve"> </w:delText>
        </w:r>
      </w:del>
      <w:del w:id="2659" w:author="PR Preview" w:date="2026-01-01T00:00:00Z">
        <w:r>
          <w:delText xml:space="preserve">lies in</w:delText>
        </w:r>
      </w:del>
      <w:del w:id="26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661" w:author="PR Preview" w:date="2026-01-01T00:00:00Z">
        <w:r>
          <w:delText xml:space="preserve"> </w:delText>
        </w:r>
      </w:del>
      <w:del w:id="2662" w:author="PR Preview" w:date="2026-01-01T00:00:00Z">
        <w:r>
          <w:delText xml:space="preserve">(part 3),</w:delText>
        </w:r>
      </w:del>
      <w:del w:id="2663" w:author="PR Preview" w:date="2026-01-01T00:00:00Z">
        <w:r>
          <w:delText xml:space="preserve"> </w:delText>
        </w:r>
      </w:del>
      <w:del w:id="2664" w:author="PR Preview" w:date="2026-01-01T00:00:00Z">
        <w:r>
          <w:delText xml:space="preserve">and</w:delText>
        </w:r>
      </w:del>
      <w:del w:id="266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666" w:author="PR Preview" w:date="2026-01-01T00:00:00Z">
        <w:r>
          <w:delText xml:space="preserve"> </w:delText>
        </w:r>
      </w:del>
      <w:del w:id="2667" w:author="PR Preview" w:date="2026-01-01T00:00:00Z">
        <w:r>
          <w:delText xml:space="preserve">(</w:delText>
        </w:r>
      </w:del>
      <w:hyperlink w:anchor="thm-complement-null-space">
        <w:del w:id="2668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669" w:author="PR Preview" w:date="2026-01-01T00:00:00Z">
        <w:r>
          <w:delText xml:space="preserve"> </w:delText>
        </w:r>
      </w:del>
      <w:del w:id="2670" w:author="PR Preview" w:date="2026-01-01T00:00:00Z">
        <w:r>
          <w:delText xml:space="preserve">applied to</w:delText>
        </w:r>
      </w:del>
      <w:del w:id="267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672" w:author="PR Preview" w:date="2026-01-01T00:00:00Z">
        <w:r>
          <w:delText xml:space="preserve">, with</w:delText>
        </w:r>
      </w:del>
      <w:del w:id="267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del w:id="2674" w:author="PR Preview" w:date="2026-01-01T00:00:00Z">
        <w:r>
          <w:delText xml:space="preserve">),</w:delText>
        </w:r>
      </w:del>
      <w:del w:id="2675" w:author="PR Preview" w:date="2026-01-01T00:00:00Z">
        <w:r>
          <w:delText xml:space="preserve"> </w:delText>
        </w:r>
      </w:del>
      <w:del w:id="2676" w:author="PR Preview" w:date="2026-01-01T00:00:00Z">
        <w:r>
          <w:delText xml:space="preserve">so it must be orthogonal to</w:delText>
        </w:r>
      </w:del>
      <w:del w:id="267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267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2679" w:author="PR Preview" w:date="2026-01-01T00:00:00Z">
        <w:r>
          <w:delText xml:space="preserve">so</w:delText>
        </w:r>
      </w:del>
      <w:del w:id="268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del w:id="2681" w:author="PR Preview" w:date="2026-01-01T00:00:00Z">
        <w:r>
          <w:delText xml:space="preserve">.</w:delText>
        </w:r>
      </w:del>
      <w:del w:id="2682" w:author="PR Preview" w:date="2026-01-01T00:00:00Z">
        <w:r>
          <w:delText xml:space="preserve"> </w:delText>
        </w:r>
      </w:del>
      <w:del w:id="2683" w:author="PR Preview" w:date="2026-01-01T00:00:00Z">
        <w:r>
          <w:delText xml:space="preserve">The row-space part is</w:delText>
        </w:r>
      </w:del>
      <w:del w:id="268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del w:id="2685" w:author="PR Preview" w:date="2026-01-01T00:00:00Z">
        <w:r>
          <w:delText xml:space="preserve"> </w:delText>
        </w:r>
      </w:del>
      <w:del w:id="2686" w:author="PR Preview" w:date="2026-01-01T00:00:00Z">
        <w:r>
          <w:delText xml:space="preserve">and the null-space part is</w:delText>
        </w:r>
      </w:del>
      <w:del w:id="268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del w:id="2688" w:author="PR Preview" w:date="2026-01-01T00:00:00Z">
        <w:r>
          <w:delText xml:space="preserve">;</w:delText>
        </w:r>
      </w:del>
      <w:del w:id="2689" w:author="PR Preview" w:date="2026-01-01T00:00:00Z">
        <w:r>
          <w:delText xml:space="preserve"> </w:delText>
        </w:r>
      </w:del>
      <w:del w:id="2690" w:author="PR Preview" w:date="2026-01-01T00:00:00Z">
        <w:r>
          <w:delText xml:space="preserve">as a check, row 1 of</w:delText>
        </w:r>
      </w:del>
      <w:del w:id="269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692" w:author="PR Preview" w:date="2026-01-01T00:00:00Z">
        <w:r>
          <w:delText xml:space="preserve"> </w:delText>
        </w:r>
      </w:del>
      <w:del w:id="2693" w:author="PR Preview" w:date="2026-01-01T00:00:00Z">
        <w:r>
          <w:delText xml:space="preserve">gives</w:delText>
        </w:r>
      </w:del>
      <w:del w:id="269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del w:id="2695" w:author="PR Preview" w:date="2026-01-01T00:00:00Z">
        <w:r>
          <w:delText xml:space="preserve">,</w:delText>
        </w:r>
      </w:del>
      <w:del w:id="2696" w:author="PR Preview" w:date="2026-01-01T00:00:00Z">
        <w:r>
          <w:delText xml:space="preserve"> </w:delText>
        </w:r>
      </w:del>
      <w:del w:id="2697" w:author="PR Preview" w:date="2026-01-01T00:00:00Z">
        <w:r>
          <w:delText xml:space="preserve">and row 2 is</w:delText>
        </w:r>
      </w:del>
      <w:del w:id="2698" w:author="PR Preview" w:date="2026-01-01T00:00:00Z">
        <w:r>
          <w:delText xml:space="preserve"> </w:delText>
        </w:r>
      </w:del>
      <m:oMath>
        <m:r>
          <m:t>3</m:t>
        </m:r>
      </m:oMath>
      <w:del w:id="2699" w:author="PR Preview" w:date="2026-01-01T00:00:00Z">
        <w:r>
          <w:delText xml:space="preserve"> </w:delText>
        </w:r>
      </w:del>
      <w:del w:id="2700" w:author="PR Preview" w:date="2026-01-01T00:00:00Z">
        <w:r>
          <w:delText xml:space="preserve">times row 1,</w:delText>
        </w:r>
      </w:del>
      <w:del w:id="2701" w:author="PR Preview" w:date="2026-01-01T00:00:00Z">
        <w:r>
          <w:delText xml:space="preserve"> </w:delText>
        </w:r>
      </w:del>
      <w:del w:id="2702" w:author="PR Preview" w:date="2026-01-01T00:00:00Z">
        <w:r>
          <w:delText xml:space="preserve">so</w:delText>
        </w:r>
      </w:del>
      <w:del w:id="27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704" w:author="PR Preview" w:date="2026-01-01T00:00:00Z">
        <w:r>
          <w:delText xml:space="preserve"> </w:delText>
        </w:r>
      </w:del>
      <w:del w:id="2705" w:author="PR Preview" w:date="2026-01-01T00:00:00Z">
        <w:r>
          <w:delText xml:space="preserve">sends the null-space part to</w:delText>
        </w:r>
      </w:del>
      <w:del w:id="270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2707" w:author="PR Preview" w:date="2026-01-01T00:00:00Z">
        <w:r>
          <w:delText xml:space="preserve">.</w:delText>
        </w:r>
      </w:del>
    </w:p>
    <w:p>
      <w:pPr>
        <w:pStyle w:val="FirstParagraph"/>
      </w:pPr>
      <w:ins w:id="2708" w:author="PR Preview" w:date="2026-01-01T00:00:00Z">
        <w:r>
          <w:t xml:space="preserve">By part 3,</w:t>
        </w:r>
      </w:ins>
      <w:ins w:id="2709" w:author="PR Preview" w:date="2026-01-01T00:00:00Z">
        <w:r>
          <w:t xml:space="preserve"> </w:t>
        </w:r>
      </w:ins>
      <w:ins w:id="2710" w:author="PR Preview" w:date="2026-01-01T00:00:00Z">
        <w:r>
          <w:t xml:space="preserve">$\mathord{\smash[b]{\underset{\raise.3ex\hbox{$\scriptstyle\sim$}}{y}}\vphantom{y}} = (1, 0, 0)$</w:t>
        </w:r>
      </w:ins>
      <w:ins w:id="2711" w:author="PR Preview" w:date="2026-01-01T00:00:00Z">
        <w:r>
          <w:t xml:space="preserve"> </w:t>
        </w:r>
      </w:ins>
      <w:ins w:id="2712" w:author="PR Preview" w:date="2026-01-01T00:00:00Z">
        <w:r>
          <w:t xml:space="preserve">splits uniquely</w:t>
        </w:r>
      </w:ins>
      <w:ins w:id="2713" w:author="PR Preview" w:date="2026-01-01T00:00:00Z">
        <w:r>
          <w:t xml:space="preserve"> </w:t>
        </w:r>
      </w:ins>
      <w:ins w:id="2714" w:author="PR Preview" w:date="2026-01-01T00:00:00Z">
        <w:r>
          <w:t xml:space="preserve">into a row-space part</w:t>
        </w:r>
      </w:ins>
      <w:ins w:id="2715" w:author="PR Preview" w:date="2026-01-01T00:00:00Z">
        <w:r>
          <w:t xml:space="preserve"> </w:t>
        </w:r>
      </w:ins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2716" w:author="PR Preview" w:date="2026-01-01T00:00:00Z">
        <w:r>
          <w:t xml:space="preserve"> </w:t>
        </w:r>
      </w:ins>
      <w:ins w:id="2717" w:author="PR Preview" w:date="2026-01-01T00:00:00Z">
        <w:r>
          <w:t xml:space="preserve">and a null-space part.</w:t>
        </w:r>
      </w:ins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The null-space part</w:t>
        </w:r>
      </w:ins>
      <w:ins w:id="2720" w:author="PR Preview" w:date="2026-01-01T00:00:00Z">
        <w:r>
          <w:t xml:space="preserve"> </w:t>
        </w:r>
      </w:ins>
      <w:ins w:id="2721" w:author="PR Preview" w:date="2026-01-01T00:00:00Z">
        <w:r>
          <w:t xml:space="preserve">$\mathord{\smash[b]{\underset{\raise.3ex\hbox{$\scriptstyle\sim$}}{y}}\vphantom{y}} - t\,(1, -2, -2)$</w:t>
        </w:r>
      </w:ins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lies in</w:t>
        </w:r>
      </w:ins>
      <w:ins w:id="272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725" w:author="PR Preview" w:date="2026-01-01T00:00:00Z">
        <w:r>
          <w:t xml:space="preserve"> </w:t>
        </w:r>
      </w:ins>
      <w:ins w:id="2726" w:author="PR Preview" w:date="2026-01-01T00:00:00Z">
        <w:r>
          <w:t xml:space="preserve">(part 3),</w:t>
        </w:r>
      </w:ins>
      <w:ins w:id="2727" w:author="PR Preview" w:date="2026-01-01T00:00:00Z">
        <w:r>
          <w:t xml:space="preserve"> </w:t>
        </w:r>
      </w:ins>
      <w:ins w:id="2728" w:author="PR Preview" w:date="2026-01-01T00:00:00Z">
        <w:r>
          <w:t xml:space="preserve">and</w:t>
        </w:r>
      </w:ins>
      <w:ins w:id="272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730" w:author="PR Preview" w:date="2026-01-01T00:00:00Z">
        <w:r>
          <w:t xml:space="preserve"> </w:t>
        </w:r>
      </w:ins>
      <w:ins w:id="2731" w:author="PR Preview" w:date="2026-01-01T00:00:00Z">
        <w:r>
          <w:t xml:space="preserve">(</w:t>
        </w:r>
      </w:ins>
      <w:hyperlink w:anchor="thm-complement-null-space">
        <w:ins w:id="2732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733" w:author="PR Preview" w:date="2026-01-01T00:00:00Z">
        <w:r>
          <w:t xml:space="preserve"> </w:t>
        </w:r>
      </w:ins>
      <w:ins w:id="2734" w:author="PR Preview" w:date="2026-01-01T00:00:00Z">
        <w:r>
          <w:t xml:space="preserve">applied to</w:t>
        </w:r>
      </w:ins>
      <w:ins w:id="273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736" w:author="PR Preview" w:date="2026-01-01T00:00:00Z">
        <w:r>
          <w:t xml:space="preserve">, with</w:t>
        </w:r>
      </w:ins>
      <w:ins w:id="273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2738" w:author="PR Preview" w:date="2026-01-01T00:00:00Z">
        <w:r>
          <w:t xml:space="preserve">),</w:t>
        </w:r>
      </w:ins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so it must be orthogonal to</w:t>
        </w:r>
      </w:ins>
      <w:ins w:id="27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274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2743" w:author="PR Preview" w:date="2026-01-01T00:00:00Z">
        <w:r>
          <w:t xml:space="preserve">so</w:t>
        </w:r>
      </w:ins>
      <w:ins w:id="274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ins w:id="2745" w:author="PR Preview" w:date="2026-01-01T00:00:00Z">
        <w:r>
          <w:t xml:space="preserve">.</w:t>
        </w:r>
      </w:ins>
      <w:ins w:id="2746" w:author="PR Preview" w:date="2026-01-01T00:00:00Z">
        <w:r>
          <w:t xml:space="preserve"> </w:t>
        </w:r>
      </w:ins>
      <w:ins w:id="2747" w:author="PR Preview" w:date="2026-01-01T00:00:00Z">
        <w:r>
          <w:t xml:space="preserve">The row-space part is</w:t>
        </w:r>
      </w:ins>
      <w:ins w:id="2748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ins w:id="2749" w:author="PR Preview" w:date="2026-01-01T00:00:00Z">
        <w:r>
          <w:t xml:space="preserve"> </w:t>
        </w:r>
      </w:ins>
      <w:ins w:id="2750" w:author="PR Preview" w:date="2026-01-01T00:00:00Z">
        <w:r>
          <w:t xml:space="preserve">and the null-space part is</w:t>
        </w:r>
      </w:ins>
      <w:ins w:id="2751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ins w:id="2752" w:author="PR Preview" w:date="2026-01-01T00:00:00Z">
        <w:r>
          <w:t xml:space="preserve">;</w:t>
        </w:r>
      </w:ins>
      <w:ins w:id="2753" w:author="PR Preview" w:date="2026-01-01T00:00:00Z">
        <w:r>
          <w:t xml:space="preserve"> </w:t>
        </w:r>
      </w:ins>
      <w:ins w:id="2754" w:author="PR Preview" w:date="2026-01-01T00:00:00Z">
        <w:r>
          <w:t xml:space="preserve">as a check, row 1 of</w:t>
        </w:r>
      </w:ins>
      <w:ins w:id="27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56" w:author="PR Preview" w:date="2026-01-01T00:00:00Z">
        <w:r>
          <w:t xml:space="preserve"> </w:t>
        </w:r>
      </w:ins>
      <w:ins w:id="2757" w:author="PR Preview" w:date="2026-01-01T00:00:00Z">
        <w:r>
          <w:t xml:space="preserve">gives</w:t>
        </w:r>
      </w:ins>
      <w:ins w:id="275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ins w:id="2759" w:author="PR Preview" w:date="2026-01-01T00:00:00Z">
        <w:r>
          <w:t xml:space="preserve">,</w:t>
        </w:r>
      </w:ins>
      <w:ins w:id="2760" w:author="PR Preview" w:date="2026-01-01T00:00:00Z">
        <w:r>
          <w:t xml:space="preserve"> </w:t>
        </w:r>
      </w:ins>
      <w:ins w:id="2761" w:author="PR Preview" w:date="2026-01-01T00:00:00Z">
        <w:r>
          <w:t xml:space="preserve">and row 2 is</w:t>
        </w:r>
      </w:ins>
      <w:ins w:id="2762" w:author="PR Preview" w:date="2026-01-01T00:00:00Z">
        <w:r>
          <w:t xml:space="preserve"> </w:t>
        </w:r>
      </w:ins>
      <m:oMath>
        <m:r>
          <m:t>3</m:t>
        </m:r>
      </m:oMath>
      <w:ins w:id="2763" w:author="PR Preview" w:date="2026-01-01T00:00:00Z">
        <w:r>
          <w:t xml:space="preserve"> </w:t>
        </w:r>
      </w:ins>
      <w:ins w:id="2764" w:author="PR Preview" w:date="2026-01-01T00:00:00Z">
        <w:r>
          <w:t xml:space="preserve">times row 1,</w:t>
        </w:r>
      </w:ins>
      <w:ins w:id="2765" w:author="PR Preview" w:date="2026-01-01T00:00:00Z">
        <w:r>
          <w:t xml:space="preserve"> </w:t>
        </w:r>
      </w:ins>
      <w:ins w:id="2766" w:author="PR Preview" w:date="2026-01-01T00:00:00Z">
        <w:r>
          <w:t xml:space="preserve">so</w:t>
        </w:r>
      </w:ins>
      <w:ins w:id="27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68" w:author="PR Preview" w:date="2026-01-01T00:00:00Z">
        <w:r>
          <w:t xml:space="preserve"> </w:t>
        </w:r>
      </w:ins>
      <w:ins w:id="2769" w:author="PR Preview" w:date="2026-01-01T00:00:00Z">
        <w:r>
          <w:t xml:space="preserve">sends the null-space part to</w:t>
        </w:r>
      </w:ins>
      <w:ins w:id="2770" w:author="PR Preview" w:date="2026-01-01T00:00:00Z">
        <w:r>
          <w:t xml:space="preserve"> </w:t>
        </w:r>
      </w:ins>
      <w:ins w:id="2771" w:author="PR Preview" w:date="2026-01-01T00:00:00Z">
        <w:r>
          <w:t xml:space="preserve">$\mathord{\smash[b]{\underset{\raise.3ex\hbox{$\scriptstyle\sim$}}{0}}\vphantom{0}}_2$</w:t>
        </w:r>
      </w:ins>
      <w:ins w:id="2772" w:author="PR Preview" w:date="2026-01-01T00:00:00Z">
        <w:r>
          <w:t xml:space="preserve">.</w:t>
        </w:r>
      </w:ins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2026-10-17T10:36:38Z</dcterms:created>
  <dcterms:modified xsi:type="dcterms:W3CDTF">2026-10-17T10:36:38Z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