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(Inner product)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inner product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on</w:delText>
        </w:r>
      </w:del>
      <w:del w:id="1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is a function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that assigns to each ordered pair of vectors</w:delText>
        </w:r>
      </w:del>
      <w:del w:id="1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 real number</w:delText>
        </w:r>
      </w:del>
      <w:del w:id="1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9" w:author="PR Preview" w:date="2026-01-01T00:00:00Z">
        <w:r>
          <w:delText xml:space="preserve">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and that has the following four properties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for all</w:delText>
        </w:r>
      </w:del>
      <w:del w:id="2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and all real numbers</w:delText>
        </w:r>
      </w:del>
      <w:del w:id="2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</m:oMath>
      <w:del w:id="28" w:author="PR Preview" w:date="2026-01-01T00:00:00Z">
        <w:r>
          <w:delText xml:space="preserve">:</w:delText>
        </w:r>
      </w:del>
    </w:p>
    <w:p>
      <w:pPr>
        <w:pStyle w:val="Compact"/>
        <w:numPr>
          <w:ilvl w:val="0"/>
          <w:numId w:val="1001"/>
        </w:numPr>
      </w:pPr>
      <w:del w:id="29" w:author="PR Preview" w:date="2026-01-01T00:00:00Z">
        <w:r>
          <w:rPr>
            <w:b/>
            <w:bCs/>
          </w:rPr>
          <w:delText xml:space="preserve">positivity</w:delText>
        </w:r>
      </w:del>
      <w:del w:id="30" w:author="PR Preview" w:date="2026-01-01T00:00:00Z">
        <w:r>
          <w:delText xml:space="preserve">:</w:delText>
        </w:r>
      </w:del>
      <w:del w:id="3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del w:id="32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1"/>
        </w:numPr>
      </w:pPr>
      <w:del w:id="33" w:author="PR Preview" w:date="2026-01-01T00:00:00Z">
        <w:r>
          <w:rPr>
            <w:b/>
            <w:bCs/>
          </w:rPr>
          <w:delText xml:space="preserve">definiteness</w:delText>
        </w:r>
      </w:del>
      <w:del w:id="34" w:author="PR Preview" w:date="2026-01-01T00:00:00Z">
        <w:r>
          <w:delText xml:space="preserve">:</w:delText>
        </w:r>
      </w:del>
      <w:del w:id="3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if and only if</w:delText>
        </w:r>
      </w:del>
      <w:del w:id="3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39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1"/>
        </w:numPr>
      </w:pPr>
      <w:del w:id="40" w:author="PR Preview" w:date="2026-01-01T00:00:00Z">
        <w:r>
          <w:rPr>
            <w:b/>
            <w:bCs/>
          </w:rPr>
          <w:delText xml:space="preserve">linearity in the first slot</w:delText>
        </w:r>
      </w:del>
      <w:del w:id="41" w:author="PR Preview" w:date="2026-01-01T00:00:00Z">
        <w:r>
          <w:delText xml:space="preserve">:</w:delText>
        </w:r>
      </w:del>
      <w:del w:id="4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43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1"/>
        </w:numPr>
      </w:pPr>
      <w:del w:id="44" w:author="PR Preview" w:date="2026-01-01T00:00:00Z">
        <w:r>
          <w:rPr>
            <w:b/>
            <w:bCs/>
          </w:rPr>
          <w:delText xml:space="preserve">symmetry</w:delText>
        </w:r>
      </w:del>
      <w:del w:id="45" w:author="PR Preview" w:date="2026-01-01T00:00:00Z">
        <w:r>
          <w:delText xml:space="preserve">:</w:delText>
        </w:r>
      </w:del>
      <w:del w:id="4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47" w:author="PR Preview" w:date="2026-01-01T00:00:00Z">
        <w:r>
          <w:delText xml:space="preserve">.</w:delText>
        </w:r>
      </w:del>
    </w:p>
    <w:p>
      <w:pPr>
        <w:pStyle w:val="FirstParagraph"/>
      </w:pPr>
      <w:del w:id="48" w:author="PR Preview" w:date="2026-01-01T00:00:00Z">
        <w:r>
          <w:rPr>
            <w:i/>
            <w:iCs/>
          </w:rPr>
          <w:delText xml:space="preserve">Remark 1</w:delText>
        </w:r>
      </w:del>
      <w:del w:id="49" w:author="PR Preview" w:date="2026-01-01T00:00:00Z">
        <w:r>
          <w:delText xml:space="preserve"> (The definition in other sources). </w:delText>
        </w:r>
      </w:del>
      <w:del w:id="50" w:author="PR Preview" w:date="2026-01-01T00:00:00Z">
        <w:r>
          <w:delText xml:space="preserve">Axler (2024, Definition 6.2, p. 183)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states the same definition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for any vector space over the real or complex numbers.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Axler splits linearity in the first slot into additivity and homogeneity,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and his last property is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rPr>
            <w:i/>
            <w:iCs/>
          </w:rPr>
          <w:delText xml:space="preserve">conjugate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symmetry,</w:delText>
        </w:r>
      </w:del>
      <w:del w:id="6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bar>
      </m:oMath>
      <w:del w:id="64" w:author="PR Preview" w:date="2026-01-01T00:00:00Z">
        <w:r>
          <w:delText xml:space="preserve">,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which for real numbers is the same as symmetry.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Symmetry and linearity in the first slot together give linearity in the second slot.</w:delText>
        </w:r>
      </w:del>
    </w:p>
    <w:p>
      <w:pPr>
        <w:pStyle w:val="FirstParagraph"/>
      </w:pPr>
      <w:ins w:id="69" w:author="PR Preview" w:date="2026-01-01T00:00:00Z">
        <w:r>
          <w:rPr>
            <w:b/>
            <w:bCs/>
          </w:rPr>
          <w:t xml:space="preserve">Definition 1 (Inner product)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An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rPr>
            <w:b/>
            <w:bCs/>
          </w:rPr>
          <w:t xml:space="preserve">inner product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on</w:t>
        </w:r>
      </w:ins>
      <w:ins w:id="7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is a function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that assigns to each ordered pair of vectors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 real number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\mathord{\smash[b]{\underset{\raise.3ex\hbox{$\scriptstyle\sim$}}{y}}\vphantom{y}}\right\rangle\mathclose{}$</w:t>
        </w:r>
      </w:ins>
      <w:ins w:id="87" w:author="PR Preview" w:date="2026-01-01T00:00:00Z">
        <w:r>
          <w:t xml:space="preserve">,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and that has the following four properties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for all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and all real numbers</w:t>
        </w:r>
      </w:ins>
      <w:ins w:id="9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</m:oMath>
      <w:ins w:id="97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1"/>
        </w:numPr>
      </w:pPr>
      <w:ins w:id="98" w:author="PR Preview" w:date="2026-01-01T00:00:00Z">
        <w:r>
          <w:rPr>
            <w:b/>
            <w:bCs/>
          </w:rPr>
          <w:t xml:space="preserve">positivity</w:t>
        </w:r>
      </w:ins>
      <w:ins w:id="99" w:author="PR Preview" w:date="2026-01-01T00:00:00Z">
        <w:r>
          <w:t xml:space="preserve">: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\mathord{\smash[b]{\underset{\raise.3ex\hbox{$\scriptstyle\sim$}}{x}}\vphantom{x}}\right\rangle\mathclose{} \ge 0$</w:t>
        </w:r>
      </w:ins>
      <w:ins w:id="102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ins w:id="103" w:author="PR Preview" w:date="2026-01-01T00:00:00Z">
        <w:r>
          <w:rPr>
            <w:b/>
            <w:bCs/>
          </w:rPr>
          <w:t xml:space="preserve">definiteness</w:t>
        </w:r>
      </w:ins>
      <w:ins w:id="104" w:author="PR Preview" w:date="2026-01-01T00:00:00Z">
        <w:r>
          <w:t xml:space="preserve">: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\mathord{\smash[b]{\underset{\raise.3ex\hbox{$\scriptstyle\sim$}}{x}}\vphantom{x}}\right\rangle\mathclose{} = 0$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if and only if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$\mathord{\smash[b]{\underset{\raise.3ex\hbox{$\scriptstyle\sim$}}{x}}\vphantom{x}}= \mathord{\smash[b]{\underset{\raise.3ex\hbox{$\scriptstyle\sim$}}{0}}\vphantom{0}}_{p \times 1}$</w:t>
        </w:r>
      </w:ins>
      <w:ins w:id="111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ins w:id="112" w:author="PR Preview" w:date="2026-01-01T00:00:00Z">
        <w:r>
          <w:rPr>
            <w:b/>
            <w:bCs/>
          </w:rPr>
          <w:t xml:space="preserve">linearity in the first slot</w:t>
        </w:r>
      </w:ins>
      <w:ins w:id="113" w:author="PR Preview" w:date="2026-01-01T00:00:00Z">
        <w:r>
          <w:t xml:space="preserve">: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  </w:r>
      </w:ins>
      <w:ins w:id="116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ins w:id="117" w:author="PR Preview" w:date="2026-01-01T00:00:00Z">
        <w:r>
          <w:rPr>
            <w:b/>
            <w:bCs/>
          </w:rPr>
          <w:t xml:space="preserve">symmetry</w:t>
        </w:r>
      </w:ins>
      <w:ins w:id="118" w:author="PR Preview" w:date="2026-01-01T00:00:00Z">
        <w:r>
          <w:t xml:space="preserve">: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  </w:r>
      </w:ins>
      <w:ins w:id="121" w:author="PR Preview" w:date="2026-01-01T00:00:00Z">
        <w:r>
          <w:t xml:space="preserve">.</w:t>
        </w:r>
      </w:ins>
    </w:p>
    <w:bookmarkEnd w:id="9"/>
    <w:bookmarkStart w:id="10" w:name="rem-inner-product-other-sources"/>
    <w:p>
      <w:pPr>
        <w:pStyle w:val="FirstParagraph"/>
      </w:pPr>
      <w:ins w:id="122" w:author="PR Preview" w:date="2026-01-01T00:00:00Z">
        <w:r>
          <w:rPr>
            <w:i/>
            <w:iCs/>
          </w:rPr>
          <w:t xml:space="preserve">Remark 1</w:t>
        </w:r>
      </w:ins>
      <w:ins w:id="123" w:author="PR Preview" w:date="2026-01-01T00:00:00Z">
        <w:r>
          <w:t xml:space="preserve"> (The definition in other sources). </w:t>
        </w:r>
      </w:ins>
      <w:ins w:id="124" w:author="PR Preview" w:date="2026-01-01T00:00:00Z">
        <w:r>
          <w:t xml:space="preserve">Axler (2024, Definition 6.2, p. 183)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states the same definition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for any vector space over the real or complex numbers.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Axler splits linearity in the first slot into additivity and homogeneity,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and his last property is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rPr>
            <w:i/>
            <w:iCs/>
          </w:rPr>
          <w:t xml:space="preserve">conjugate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symmetry,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  </w:r>
      </w:ins>
      <w:ins w:id="139" w:author="PR Preview" w:date="2026-01-01T00:00:00Z">
        <w:r>
          <w:t xml:space="preserve">,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which for real numbers is the same as symmetry.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Symmetry and linearity in the first slot together give linearity in the second slot.</w:t>
        </w:r>
      </w:ins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del w:id="144" w:author="PR Preview" w:date="2026-01-01T00:00:00Z">
        <w:r>
          <w:rPr>
            <w:b/>
            <w:bCs/>
          </w:rPr>
          <w:delText xml:space="preserve">positivity</w:delText>
        </w:r>
      </w:del>
      <w:del w:id="145" w:author="PR Preview" w:date="2026-01-01T00:00:00Z">
        <w:r>
          <w:delText xml:space="preserve">:</w:delText>
        </w:r>
      </w:del>
      <w:del w:id="14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is a sum of squares, so it is at least</w:delText>
        </w:r>
      </w:del>
      <w:del w:id="149" w:author="PR Preview" w:date="2026-01-01T00:00:00Z">
        <w:r>
          <w:delText xml:space="preserve"> </w:delText>
        </w:r>
      </w:del>
      <m:oMath>
        <m:r>
          <m:t>0</m:t>
        </m:r>
      </m:oMath>
      <w:del w:id="150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2"/>
        </w:numPr>
      </w:pPr>
      <w:del w:id="151" w:author="PR Preview" w:date="2026-01-01T00:00:00Z">
        <w:r>
          <w:rPr>
            <w:b/>
            <w:bCs/>
          </w:rPr>
          <w:delText xml:space="preserve">definiteness</w:delText>
        </w:r>
      </w:del>
      <w:del w:id="152" w:author="PR Preview" w:date="2026-01-01T00:00:00Z">
        <w:r>
          <w:delText xml:space="preserve">: a sum of squares is</w:delText>
        </w:r>
      </w:del>
      <w:del w:id="153" w:author="PR Preview" w:date="2026-01-01T00:00:00Z">
        <w:r>
          <w:delText xml:space="preserve"> </w:delText>
        </w:r>
      </w:del>
      <m:oMath>
        <m:r>
          <m:t>0</m:t>
        </m:r>
      </m:oMath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exactly when every term is</w:delText>
        </w:r>
      </w:del>
      <w:del w:id="156" w:author="PR Preview" w:date="2026-01-01T00:00:00Z">
        <w:r>
          <w:delText xml:space="preserve"> </w:delText>
        </w:r>
      </w:del>
      <m:oMath>
        <m:r>
          <m:t>0</m:t>
        </m:r>
      </m:oMath>
      <w:del w:id="157" w:author="PR Preview" w:date="2026-01-01T00:00:00Z">
        <w:r>
          <w:delText xml:space="preserve">,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so</w:delText>
        </w:r>
      </w:del>
      <w:del w:id="16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exactly when every</w:delText>
        </w:r>
      </w:del>
      <w:del w:id="16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164" w:author="PR Preview" w:date="2026-01-01T00:00:00Z">
        <w:r>
          <w:delText xml:space="preserve">,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that is, when</w:delText>
        </w:r>
      </w:del>
      <w:del w:id="16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168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2"/>
        </w:numPr>
      </w:pPr>
      <w:ins w:id="169" w:author="PR Preview" w:date="2026-01-01T00:00:00Z">
        <w:r>
          <w:rPr>
            <w:b/>
            <w:bCs/>
          </w:rPr>
          <w:t xml:space="preserve">positivity</w:t>
        </w:r>
      </w:ins>
      <w:ins w:id="170" w:author="PR Preview" w:date="2026-01-01T00:00:00Z">
        <w:r>
          <w:t xml:space="preserve">: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$\mathord{\smash[b]{\underset{\raise.3ex\hbox{$\scriptstyle\sim$}}{x}}\vphantom{x}}\cdot \mathord{\smash[b]{\underset{\raise.3ex\hbox{$\scriptstyle\sim$}}{x}}\vphantom{x}}= \sum_{i=1}^px_i^2$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is a sum of squares, so it is at least</w:t>
        </w:r>
      </w:ins>
      <w:ins w:id="175" w:author="PR Preview" w:date="2026-01-01T00:00:00Z">
        <w:r>
          <w:t xml:space="preserve"> </w:t>
        </w:r>
      </w:ins>
      <m:oMath>
        <m:r>
          <m:t>0</m:t>
        </m:r>
      </m:oMath>
      <w:ins w:id="176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ins w:id="177" w:author="PR Preview" w:date="2026-01-01T00:00:00Z">
        <w:r>
          <w:rPr>
            <w:b/>
            <w:bCs/>
          </w:rPr>
          <w:t xml:space="preserve">definiteness</w:t>
        </w:r>
      </w:ins>
      <w:ins w:id="178" w:author="PR Preview" w:date="2026-01-01T00:00:00Z">
        <w:r>
          <w:t xml:space="preserve">: a sum of squares is</w:t>
        </w:r>
      </w:ins>
      <w:ins w:id="179" w:author="PR Preview" w:date="2026-01-01T00:00:00Z">
        <w:r>
          <w:t xml:space="preserve"> </w:t>
        </w:r>
      </w:ins>
      <m:oMath>
        <m:r>
          <m:t>0</m:t>
        </m:r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exactly when every term is</w:t>
        </w:r>
      </w:ins>
      <w:ins w:id="182" w:author="PR Preview" w:date="2026-01-01T00:00:00Z">
        <w:r>
          <w:t xml:space="preserve"> </w:t>
        </w:r>
      </w:ins>
      <m:oMath>
        <m:r>
          <m:t>0</m:t>
        </m:r>
      </m:oMath>
      <w:ins w:id="183" w:author="PR Preview" w:date="2026-01-01T00:00:00Z">
        <w:r>
          <w:t xml:space="preserve">,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so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$\mathord{\smash[b]{\underset{\raise.3ex\hbox{$\scriptstyle\sim$}}{x}}\vphantom{x}}\cdot \mathord{\smash[b]{\underset{\raise.3ex\hbox{$\scriptstyle\sim$}}{x}}\vphantom{x}}= 0$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exactly when every</w:t>
        </w:r>
      </w:ins>
      <w:ins w:id="19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191" w:author="PR Preview" w:date="2026-01-01T00:00:00Z">
        <w:r>
          <w:t xml:space="preserve">,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that is, when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$\mathord{\smash[b]{\underset{\raise.3ex\hbox{$\scriptstyle\sim$}}{x}}\vphantom{x}}= \mathord{\smash[b]{\underset{\raise.3ex\hbox{$\scriptstyle\sim$}}{0}}\vphantom{0}}_{p \times 1}$</w:t>
        </w:r>
      </w:ins>
      <w:ins w:id="196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del w:id="197" w:author="PR Preview" w:date="2026-01-01T00:00:00Z">
        <w:r>
          <w:delText xml:space="preserve">For instance, with</w:delText>
        </w:r>
      </w:del>
      <w:del w:id="19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99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200" w:author="PR Preview" w:date="2026-01-01T00:00:00Z">
        <w:r>
          <w:t xml:space="preserve">For instance, with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$\mathord{\smash[b]{\underset{\raise.3ex\hbox{$\scriptstyle\sim$}}{x}}\vphantom{x}}= (1, -2, 2)$</w:t>
        </w:r>
      </w:ins>
      <w:ins w:id="203" w:author="PR Preview" w:date="2026-01-01T00:00:00Z">
        <w:r>
          <w:t xml:space="preserve">,</w:t>
        </w:r>
      </w:ins>
    </w:p>
    <w:p>
      <w:pPr>
        <w:pStyle w:val="BodyText"/>
      </w:pPr>
      <w:ins w:id="204" w:author="PR Preview" w:date="2026-01-01T00:00:00Z">
        <w:r>
  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  </w:r>
      </w:ins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del w:id="205" w:author="PR Preview" w:date="2026-01-01T00:00:00Z">
        <w:r>
          <w:rPr>
            <w:b/>
            <w:bCs/>
          </w:rPr>
          <w:delText xml:space="preserve">Example 2 (Real coordinate space as an inner product space)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The Euclidean space</w:delText>
        </w:r>
      </w:del>
      <w:del w:id="20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equipped with the standard dot product (1),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that is, the pair</w:delText>
        </w:r>
      </w:del>
      <w:del w:id="21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with</w:delText>
        </w:r>
      </w:del>
      <w:del w:id="21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7" w:author="PR Preview" w:date="2026-01-01T00:00:00Z">
        <w:r>
          <w:delText xml:space="preserve">,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is an inner product space, because the dot product satisfies the four inner product axioms (</w:delText>
        </w:r>
      </w:del>
      <w:hyperlink w:anchor="exm-dot-product-inner-product">
        <w:del w:id="220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221" w:author="PR Preview" w:date="2026-01-01T00:00:00Z">
        <w:r>
          <w:delText xml:space="preserve">).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For</w:delText>
        </w:r>
      </w:del>
      <w:del w:id="22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225" w:author="PR Preview" w:date="2026-01-01T00:00:00Z">
        <w:r>
          <w:delText xml:space="preserve">, any vector</w:delText>
        </w:r>
      </w:del>
      <w:del w:id="22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has squared norm</w:delText>
        </w:r>
      </w:del>
      <w:del w:id="22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del w:id="230" w:author="PR Preview" w:date="2026-01-01T00:00:00Z">
        <w:r>
          <w:delText xml:space="preserve">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which is zero if and only if</w:delText>
        </w:r>
      </w:del>
    </w:p>
    <w:p>
      <w:pPr>
        <w:pStyle w:val="BodyText"/>
      </w:pPr>
      <w:ins w:id="233" w:author="PR Preview" w:date="2026-01-01T00:00:00Z">
        <w:r>
          <w:rPr>
            <w:b/>
            <w:bCs/>
          </w:rPr>
          <w:t xml:space="preserve">Example 2 (Real coordinate space as an inner product space)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The Euclidean space</w:t>
        </w:r>
      </w:ins>
      <w:ins w:id="23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equipped with the standard dot product (1),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that is, the pair</w:t>
        </w:r>
      </w:ins>
      <w:ins w:id="2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with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  </w:r>
      </w:ins>
      <w:ins w:id="246" w:author="PR Preview" w:date="2026-01-01T00:00:00Z">
        <w:r>
          <w:t xml:space="preserve">,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is an inner product space, because the dot product satisfies the four inner product axioms (</w:t>
        </w:r>
      </w:ins>
      <w:hyperlink w:anchor="exm-dot-product-inner-product">
        <w:ins w:id="249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50" w:author="PR Preview" w:date="2026-01-01T00:00:00Z">
        <w:r>
          <w:t xml:space="preserve">).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For</w:t>
        </w:r>
      </w:ins>
      <w:ins w:id="25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254" w:author="PR Preview" w:date="2026-01-01T00:00:00Z">
        <w:r>
          <w:t xml:space="preserve">, any vector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$\mathord{\smash[b]{\underset{\raise.3ex\hbox{$\scriptstyle\sim$}}{x}}\vphantom{x}}= (x_1, x_2) \in \mathbb{R}^2$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has squared norm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  </w:r>
      </w:ins>
      <w:ins w:id="261" w:author="PR Preview" w:date="2026-01-01T00:00:00Z">
        <w:r>
          <w:t xml:space="preserve">,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which is zero if and 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del w:id="264" w:author="PR Preview" w:date="2026-01-01T00:00:00Z">
        <w:r>
          <w:rPr>
            <w:b/>
            <w:bCs/>
          </w:rPr>
          <w:delText xml:space="preserve">Example 3 (A weighted inner product)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Let</w:delText>
        </w:r>
      </w:del>
      <w:del w:id="267" w:author="PR Preview" w:date="2026-01-01T00:00:00Z">
        <w:r>
          <w:delText xml:space="preserve"> </w:delText>
        </w:r>
      </w:del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be a vector of positive numbers, and define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270" w:author="PR Preview" w:date="2026-01-01T00:00:00Z">
        <w:r>
          <w:rPr>
            <w:b/>
            <w:bCs/>
          </w:rPr>
          <w:t xml:space="preserve">Example 3 (A weighted inner product)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Let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$\mathord{\smash[b]{\underset{\raise.3ex\hbox{$\scriptstyle\sim$}}{c}}\vphantom{c}} = (c_1, \ldots, c_p)$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be a vector of positive numbers, and define</w:t>
        </w:r>
      </w:ins>
    </w:p>
    <w:p>
      <w:pPr>
        <w:pStyle w:val="BodyText"/>
      </w:pPr>
      <w:ins w:id="277" w:author="PR Preview" w:date="2026-01-01T00:00:00Z">
        <w:r>
  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  </w:r>
      </w:ins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del w:id="278" w:author="PR Preview" w:date="2026-01-01T00:00:00Z">
        <w:r>
          <w:rPr>
            <w:b/>
            <w:bCs/>
          </w:rPr>
          <w:delText xml:space="preserve">positivity</w:delText>
        </w:r>
      </w:del>
      <w:del w:id="279" w:author="PR Preview" w:date="2026-01-01T00:00:00Z">
        <w:r>
          <w:delText xml:space="preserve">:</w:delText>
        </w:r>
      </w:del>
      <w:del w:id="28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del w:id="281" w:author="PR Preview" w:date="2026-01-01T00:00:00Z">
        <w:r>
          <w:delText xml:space="preserve">,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and each term</w:delText>
        </w:r>
      </w:del>
      <w:del w:id="284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is a positive number times a square, so the sum is at least</w:delText>
        </w:r>
      </w:del>
      <w:del w:id="287" w:author="PR Preview" w:date="2026-01-01T00:00:00Z">
        <w:r>
          <w:delText xml:space="preserve"> </w:delText>
        </w:r>
      </w:del>
      <m:oMath>
        <m:r>
          <m:t>0</m:t>
        </m:r>
      </m:oMath>
      <w:del w:id="288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3"/>
        </w:numPr>
      </w:pPr>
      <w:del w:id="289" w:author="PR Preview" w:date="2026-01-01T00:00:00Z">
        <w:r>
          <w:rPr>
            <w:b/>
            <w:bCs/>
          </w:rPr>
          <w:delText xml:space="preserve">definiteness</w:delText>
        </w:r>
      </w:del>
      <w:del w:id="290" w:author="PR Preview" w:date="2026-01-01T00:00:00Z">
        <w:r>
          <w:delText xml:space="preserve">: a sum of nonnegative terms is</w:delText>
        </w:r>
      </w:del>
      <w:del w:id="291" w:author="PR Preview" w:date="2026-01-01T00:00:00Z">
        <w:r>
          <w:delText xml:space="preserve"> </w:delText>
        </w:r>
      </w:del>
      <m:oMath>
        <m:r>
          <m:t>0</m:t>
        </m:r>
      </m:oMath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exactly when every term is</w:delText>
        </w:r>
      </w:del>
      <w:del w:id="294" w:author="PR Preview" w:date="2026-01-01T00:00:00Z">
        <w:r>
          <w:delText xml:space="preserve"> </w:delText>
        </w:r>
      </w:del>
      <m:oMath>
        <m:r>
          <m:t>0</m:t>
        </m:r>
      </m:oMath>
      <w:del w:id="295" w:author="PR Preview" w:date="2026-01-01T00:00:00Z">
        <w:r>
          <w:delText xml:space="preserve">,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and</w:delText>
        </w:r>
      </w:del>
      <w:del w:id="29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exactly when</w:delText>
        </w:r>
      </w:del>
      <w:del w:id="30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302" w:author="PR Preview" w:date="2026-01-01T00:00:00Z">
        <w:r>
          <w:delText xml:space="preserve">, because</w:delText>
        </w:r>
      </w:del>
      <w:del w:id="303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del w:id="304" w:author="PR Preview" w:date="2026-01-01T00:00:00Z">
        <w:r>
          <w:delText xml:space="preserve">;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so</w:delText>
        </w:r>
      </w:del>
      <w:del w:id="30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0</m:t>
        </m:r>
      </m:oMath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exactly when</w:delText>
        </w:r>
      </w:del>
      <w:del w:id="31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311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3"/>
        </w:numPr>
      </w:pPr>
      <w:ins w:id="312" w:author="PR Preview" w:date="2026-01-01T00:00:00Z">
        <w:r>
          <w:rPr>
            <w:b/>
            <w:bCs/>
          </w:rPr>
          <w:t xml:space="preserve">positivity</w:t>
        </w:r>
      </w:ins>
      <w:ins w:id="313" w:author="PR Preview" w:date="2026-01-01T00:00:00Z">
        <w:r>
          <w:t xml:space="preserve">: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  </w:r>
      </w:ins>
      <w:ins w:id="316" w:author="PR Preview" w:date="2026-01-01T00:00:00Z">
        <w:r>
          <w:t xml:space="preserve">,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and each term</w:t>
        </w:r>
      </w:ins>
      <w:ins w:id="31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is a positive number times a square, so the sum is at least</w:t>
        </w:r>
      </w:ins>
      <w:ins w:id="322" w:author="PR Preview" w:date="2026-01-01T00:00:00Z">
        <w:r>
          <w:t xml:space="preserve"> </w:t>
        </w:r>
      </w:ins>
      <m:oMath>
        <m:r>
          <m:t>0</m:t>
        </m:r>
      </m:oMath>
      <w:ins w:id="323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3"/>
        </w:numPr>
      </w:pPr>
      <w:ins w:id="324" w:author="PR Preview" w:date="2026-01-01T00:00:00Z">
        <w:r>
          <w:rPr>
            <w:b/>
            <w:bCs/>
          </w:rPr>
          <w:t xml:space="preserve">definiteness</w:t>
        </w:r>
      </w:ins>
      <w:ins w:id="325" w:author="PR Preview" w:date="2026-01-01T00:00:00Z">
        <w:r>
          <w:t xml:space="preserve">: a sum of nonnegative terms is</w:t>
        </w:r>
      </w:ins>
      <w:ins w:id="326" w:author="PR Preview" w:date="2026-01-01T00:00:00Z">
        <w:r>
          <w:t xml:space="preserve"> </w:t>
        </w:r>
      </w:ins>
      <m:oMath>
        <m:r>
          <m:t>0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exactly when every term is</w:t>
        </w:r>
      </w:ins>
      <w:ins w:id="329" w:author="PR Preview" w:date="2026-01-01T00:00:00Z">
        <w:r>
          <w:t xml:space="preserve"> </w:t>
        </w:r>
      </w:ins>
      <m:oMath>
        <m:r>
          <m:t>0</m:t>
        </m:r>
      </m:oMath>
      <w:ins w:id="330" w:author="PR Preview" w:date="2026-01-01T00:00:00Z">
        <w:r>
          <w:t xml:space="preserve">,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and</w:t>
        </w:r>
      </w:ins>
      <w:ins w:id="33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exactly when</w:t>
        </w:r>
      </w:ins>
      <w:ins w:id="33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337" w:author="PR Preview" w:date="2026-01-01T00:00:00Z">
        <w:r>
          <w:t xml:space="preserve">, because</w:t>
        </w:r>
      </w:ins>
      <w:ins w:id="33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339" w:author="PR Preview" w:date="2026-01-01T00:00:00Z">
        <w:r>
          <w:t xml:space="preserve">;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so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exactly when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$\mathord{\smash[b]{\underset{\raise.3ex\hbox{$\scriptstyle\sim$}}{x}}\vphantom{x}}= \mathord{\smash[b]{\underset{\raise.3ex\hbox{$\scriptstyle\sim$}}{0}}\vphantom{0}}_{p \times 1}$</w:t>
        </w:r>
      </w:ins>
      <w:ins w:id="348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del w:id="349" w:author="PR Preview" w:date="2026-01-01T00:00:00Z">
        <w:r>
          <w:rPr>
            <w:b/>
            <w:bCs/>
          </w:rPr>
          <w:delText xml:space="preserve">symmetry</w:delText>
        </w:r>
      </w:del>
      <w:del w:id="350" w:author="PR Preview" w:date="2026-01-01T00:00:00Z">
        <w:r>
          <w:delText xml:space="preserve">:</w:delText>
        </w:r>
      </w:del>
      <w:del w:id="351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for each</w:delText>
        </w:r>
      </w:del>
      <w:del w:id="354" w:author="PR Preview" w:date="2026-01-01T00:00:00Z">
        <w:r>
          <w:delText xml:space="preserve"> </w:delText>
        </w:r>
      </w:del>
      <m:oMath>
        <m:r>
          <m:t>i</m:t>
        </m:r>
      </m:oMath>
      <w:del w:id="355" w:author="PR Preview" w:date="2026-01-01T00:00:00Z">
        <w:r>
          <w:delText xml:space="preserve">,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so</w:delText>
        </w:r>
      </w:del>
      <w:del w:id="35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del w:id="359" w:author="PR Preview" w:date="2026-01-01T00:00:00Z">
        <w:r>
          <w:delText xml:space="preserve">.</w:delText>
        </w:r>
      </w:del>
    </w:p>
    <w:p>
      <w:pPr>
        <w:pStyle w:val="FirstParagraph"/>
      </w:pPr>
      <w:del w:id="360" w:author="PR Preview" w:date="2026-01-01T00:00:00Z">
        <w:r>
          <w:delText xml:space="preserve">For linearity in the first slot,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take</w:delText>
        </w:r>
      </w:del>
      <w:del w:id="36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and real numbers</w:delText>
        </w:r>
      </w:del>
      <w:del w:id="36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</m:oMath>
      <w:del w:id="36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68" w:author="PR Preview" w:date="2026-01-01T00:00:00Z">
        <w:r>
          <w:delText xml:space="preserve">Different inner products can give different numbers for the same pair of vectors.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With</w:delText>
        </w:r>
      </w:del>
      <w:del w:id="37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372" w:author="PR Preview" w:date="2026-01-01T00:00:00Z">
        <w:r>
          <w:delText xml:space="preserve">,</w:delText>
        </w:r>
      </w:del>
      <w:del w:id="373" w:author="PR Preview" w:date="2026-01-01T00:00:00Z">
        <w:r>
          <w:delText xml:space="preserve"> </w:delText>
        </w:r>
      </w:del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74" w:author="PR Preview" w:date="2026-01-01T00:00:00Z">
        <w:r>
          <w:delText xml:space="preserve">,</w:delText>
        </w:r>
      </w:del>
      <w:del w:id="37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and</w:delText>
        </w:r>
      </w:del>
      <w:del w:id="378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37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Compact"/>
        <w:numPr>
          <w:ilvl w:val="0"/>
          <w:numId w:val="1003"/>
        </w:numPr>
      </w:pPr>
      <w:ins w:id="380" w:author="PR Preview" w:date="2026-01-01T00:00:00Z">
        <w:r>
          <w:rPr>
            <w:b/>
            <w:bCs/>
          </w:rPr>
          <w:t xml:space="preserve">symmetry</w:t>
        </w:r>
      </w:ins>
      <w:ins w:id="381" w:author="PR Preview" w:date="2026-01-01T00:00:00Z">
        <w:r>
          <w:t xml:space="preserve">:</w:t>
        </w:r>
      </w:ins>
      <w:ins w:id="382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for each</w:t>
        </w:r>
      </w:ins>
      <w:ins w:id="385" w:author="PR Preview" w:date="2026-01-01T00:00:00Z">
        <w:r>
          <w:t xml:space="preserve"> </w:t>
        </w:r>
      </w:ins>
      <m:oMath>
        <m:r>
          <m:t>i</m:t>
        </m:r>
      </m:oMath>
      <w:ins w:id="386" w:author="PR Preview" w:date="2026-01-01T00:00:00Z">
        <w:r>
          <w:t xml:space="preserve">,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so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  </w:r>
      </w:ins>
      <w:ins w:id="391" w:author="PR Preview" w:date="2026-01-01T00:00:00Z">
        <w:r>
          <w:t xml:space="preserve">.</w:t>
        </w:r>
      </w:ins>
    </w:p>
    <w:p>
      <w:pPr>
        <w:pStyle w:val="FirstParagraph"/>
      </w:pPr>
      <w:ins w:id="392" w:author="PR Preview" w:date="2026-01-01T00:00:00Z">
        <w:r>
          <w:t xml:space="preserve">For linearity in the first slot,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take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and real numbers</w:t>
        </w:r>
      </w:ins>
      <w:ins w:id="39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</m:oMath>
      <w:ins w:id="400" w:author="PR Preview" w:date="2026-01-01T00:00:00Z">
        <w:r>
          <w:t xml:space="preserve">:</w:t>
        </w:r>
      </w:ins>
    </w:p>
    <w:p>
      <w:pPr>
        <w:pStyle w:val="BodyText"/>
      </w:pPr>
      <w:ins w:id="401" w:author="PR Preview" w:date="2026-01-01T00:00:00Z">
        <w:r>
  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  </w:r>
      </w:ins>
    </w:p>
    <w:p>
      <w:pPr>
        <w:pStyle w:val="FirstParagraph"/>
      </w:pPr>
      <w:ins w:id="402" w:author="PR Preview" w:date="2026-01-01T00:00:00Z">
        <w:r>
          <w:t xml:space="preserve">Different inner products can give different numbers for the same pair of vectors.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With</w:t>
        </w:r>
      </w:ins>
      <w:ins w:id="40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406" w:author="PR Preview" w:date="2026-01-01T00:00:00Z">
        <w:r>
          <w:t xml:space="preserve">,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$\mathord{\smash[b]{\underset{\raise.3ex\hbox{$\scriptstyle\sim$}}{c}}\vphantom{c}} = (2, 1)$</w:t>
        </w:r>
      </w:ins>
      <w:ins w:id="409" w:author="PR Preview" w:date="2026-01-01T00:00:00Z">
        <w:r>
          <w:t xml:space="preserve">,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$\mathord{\smash[b]{\underset{\raise.3ex\hbox{$\scriptstyle\sim$}}{x}}\vphantom{x}}= (1, 3)$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and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$\mathord{\smash[b]{\underset{\raise.3ex\hbox{$\scriptstyle\sim$}}{y}}\vphantom{y}}= (4, -1)$</w:t>
        </w:r>
      </w:ins>
      <w:ins w:id="416" w:author="PR Preview" w:date="2026-01-01T00:00:00Z">
        <w:r>
          <w:t xml:space="preserve">:</w:t>
        </w:r>
      </w:ins>
    </w:p>
    <w:p>
      <w:pPr>
        <w:pStyle w:val="BodyText"/>
      </w:pPr>
      <w:ins w:id="417" w:author="PR Preview" w:date="2026-01-01T00:00:00Z">
        <w:r>
  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  </w:r>
      </w:ins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BodyText"/>
      </w:pPr>
      <w:ins w:id="418" w:author="PR Preview" w:date="2026-01-01T00:00:00Z">
        <w:r>
  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  </w:r>
      </w:ins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is symmetric, because</w:delText>
        </w:r>
      </w:del>
      <w:del w:id="42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del w:id="422" w:author="PR Preview" w:date="2026-01-01T00:00:00Z">
        <w:r>
          <w:delText xml:space="preserve">,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and linear in the first slot, because it is a linear combination of</w:delText>
        </w:r>
      </w:del>
      <w:del w:id="42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and</w:delText>
        </w:r>
      </w:del>
      <w:del w:id="42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with coefficients</w:delText>
        </w:r>
      </w:del>
      <w:del w:id="43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</m:oMath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and</w:delText>
        </w:r>
      </w:del>
      <w:del w:id="43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del w:id="435" w:author="PR Preview" w:date="2026-01-01T00:00:00Z">
        <w:r>
          <w:delText xml:space="preserve">.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It fails positivity: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for</w:delText>
        </w:r>
      </w:del>
      <w:del w:id="44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41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del w:id="442" w:author="PR Preview" w:date="2026-01-01T00:00:00Z">
        <w:r>
          <w:delText xml:space="preserve">It also fails definiteness: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for</w:delText>
        </w:r>
      </w:del>
      <w:del w:id="44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46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del w:id="447" w:author="PR Preview" w:date="2026-01-01T00:00:00Z">
        <w:r>
          <w:delText xml:space="preserve">although</w:delText>
        </w:r>
      </w:del>
      <w:del w:id="44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449" w:author="PR Preview" w:date="2026-01-01T00:00:00Z">
        <w:r>
          <w:delText xml:space="preserve">.</w:delText>
        </w:r>
      </w:del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is symmetric and linear in the first slot, for the same reasons as</w:delText>
        </w:r>
      </w:del>
      <w:del w:id="452" w:author="PR Preview" w:date="2026-01-01T00:00:00Z">
        <w:r>
          <w:delText xml:space="preserve"> </w:delText>
        </w:r>
      </w:del>
      <m:oMath>
        <m:r>
          <m:t>f</m:t>
        </m:r>
      </m:oMath>
      <w:del w:id="453" w:author="PR Preview" w:date="2026-01-01T00:00:00Z">
        <w:r>
          <w:delText xml:space="preserve">,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and has positivity, because</w:delText>
        </w:r>
      </w:del>
      <w:del w:id="456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del w:id="457" w:author="PR Preview" w:date="2026-01-01T00:00:00Z">
        <w:r>
          <w:delText xml:space="preserve">.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It fails definiteness: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for</w:delText>
        </w:r>
      </w:del>
      <w:del w:id="46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63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del w:id="464" w:author="PR Preview" w:date="2026-01-01T00:00:00Z">
        <w:r>
          <w:delText xml:space="preserve">although</w:delText>
        </w:r>
      </w:del>
      <w:del w:id="46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466" w:author="PR Preview" w:date="2026-01-01T00:00:00Z">
        <w:r>
          <w:delText xml:space="preserve">.</w:delText>
        </w:r>
      </w:del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del w:id="467" w:author="PR Preview" w:date="2026-01-01T00:00:00Z">
        <w:r>
          <w:delText xml:space="preserve">,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where</w:delText>
        </w:r>
      </w:del>
      <w:del w:id="47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is the</w:delText>
        </w:r>
      </w:del>
      <w:del w:id="473" w:author="PR Preview" w:date="2026-01-01T00:00:00Z">
        <w:r>
          <w:delText xml:space="preserve"> </w:delText>
        </w:r>
      </w:del>
      <w:hyperlink r:id="rId18">
        <w:del w:id="474" w:author="PR Preview" w:date="2026-01-01T00:00:00Z">
          <w:r>
            <w:rPr>
              <w:rStyle w:val="Hyperlink"/>
            </w:rPr>
            <w:delText xml:space="preserve">absolute value</w:delText>
          </w:r>
        </w:del>
      </w:hyperlink>
      <w:del w:id="475" w:author="PR Preview" w:date="2026-01-01T00:00:00Z">
        <w:r>
          <w:delText xml:space="preserve">, is symmetric, because</w:delText>
        </w:r>
      </w:del>
      <w:del w:id="47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477" w:author="PR Preview" w:date="2026-01-01T00:00:00Z">
        <w:r>
          <w:delText xml:space="preserve">,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and has positivity and definiteness, because</w:delText>
        </w:r>
      </w:del>
      <w:del w:id="480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is a sum of squares.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It is not linear in the first slot: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take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4"/>
        </w:numPr>
      </w:pPr>
      <w:ins w:id="487" w:author="PR Preview" w:date="2026-01-01T00:00:00Z">
        <w:r>
          <w:t xml:space="preserve">$f(\mathord{\smash[b]{\underset{\raise.3ex\hbox{$\scriptstyle\sim$}}{x}}\vphantom{x}}, \mathord{\smash[b]{\underset{\raise.3ex\hbox{$\scriptstyle\sim$}}{y}}\vphantom{y}}) \stackrel{\text{def}}{=}x_1 y_1 - x_2 y_2$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is symmetric, because</w:t>
        </w:r>
      </w:ins>
      <w:ins w:id="49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ins w:id="491" w:author="PR Preview" w:date="2026-01-01T00:00:00Z">
        <w:r>
          <w:t xml:space="preserve">,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and linear in the first slot, because it is a linear combination of</w:t>
        </w:r>
      </w:ins>
      <w:ins w:id="49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and</w:t>
        </w:r>
      </w:ins>
      <w:ins w:id="49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with coefficients</w:t>
        </w:r>
      </w:ins>
      <w:ins w:id="50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</m:oMath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and</w:t>
        </w:r>
      </w:ins>
      <w:ins w:id="50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ins w:id="504" w:author="PR Preview" w:date="2026-01-01T00:00:00Z">
        <w:r>
          <w:t xml:space="preserve">.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It fails positivity: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for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$\mathord{\smash[b]{\underset{\raise.3ex\hbox{$\scriptstyle\sim$}}{x}}\vphantom{x}}= (0, 1)$</w:t>
        </w:r>
      </w:ins>
      <w:ins w:id="511" w:author="PR Preview" w:date="2026-01-01T00:00:00Z">
        <w:r>
          <w:t xml:space="preserve">,</w:t>
        </w:r>
      </w:ins>
    </w:p>
    <w:p>
      <w:pPr>
        <w:pStyle w:val="BodyText"/>
      </w:pPr>
      <w:ins w:id="512" w:author="PR Preview" w:date="2026-01-01T00:00:00Z">
        <w:r>
  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  </w:r>
      </w:ins>
    </w:p>
    <w:p>
      <w:pPr>
        <w:numPr>
          <w:ilvl w:val="0"/>
          <w:numId w:val="1000"/>
        </w:numPr>
      </w:pPr>
      <w:ins w:id="513" w:author="PR Preview" w:date="2026-01-01T00:00:00Z">
        <w:r>
          <w:t xml:space="preserve">It also fails definiteness: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for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$\mathord{\smash[b]{\underset{\raise.3ex\hbox{$\scriptstyle\sim$}}{x}}\vphantom{x}}= (1, 1)$</w:t>
        </w:r>
      </w:ins>
      <w:ins w:id="518" w:author="PR Preview" w:date="2026-01-01T00:00:00Z">
        <w:r>
          <w:t xml:space="preserve">,</w:t>
        </w:r>
      </w:ins>
    </w:p>
    <w:p>
      <w:pPr>
        <w:pStyle w:val="BodyText"/>
      </w:pPr>
      <w:ins w:id="519" w:author="PR Preview" w:date="2026-01-01T00:00:00Z">
        <w:r>
  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  </w:r>
      </w:ins>
    </w:p>
    <w:p>
      <w:pPr>
        <w:numPr>
          <w:ilvl w:val="0"/>
          <w:numId w:val="1000"/>
        </w:numPr>
      </w:pPr>
      <w:ins w:id="520" w:author="PR Preview" w:date="2026-01-01T00:00:00Z">
        <w:r>
          <w:t xml:space="preserve">although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$\mathord{\smash[b]{\underset{\raise.3ex\hbox{$\scriptstyle\sim$}}{x}}\vphantom{x}}\neq \mathord{\smash[b]{\underset{\raise.3ex\hbox{$\scriptstyle\sim$}}{0}}\vphantom{0}}_{2 \times 1}$</w:t>
        </w:r>
      </w:ins>
      <w:ins w:id="523" w:author="PR Preview" w:date="2026-01-01T00:00:00Z">
        <w:r>
          <w:t xml:space="preserve">.</w:t>
        </w:r>
      </w:ins>
    </w:p>
    <w:p>
      <w:pPr>
        <w:numPr>
          <w:ilvl w:val="0"/>
          <w:numId w:val="1004"/>
        </w:numPr>
      </w:pPr>
      <w:ins w:id="524" w:author="PR Preview" w:date="2026-01-01T00:00:00Z">
        <w:r>
          <w:t xml:space="preserve">$g(\mathord{\smash[b]{\underset{\raise.3ex\hbox{$\scriptstyle\sim$}}{x}}\vphantom{x}}, \mathord{\smash[b]{\underset{\raise.3ex\hbox{$\scriptstyle\sim$}}{y}}\vphantom{y}}) \stackrel{\text{def}}{=}x_1 y_1$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is symmetric and linear in the first slot, for the same reasons as</w:t>
        </w:r>
      </w:ins>
      <w:ins w:id="527" w:author="PR Preview" w:date="2026-01-01T00:00:00Z">
        <w:r>
          <w:t xml:space="preserve"> </w:t>
        </w:r>
      </w:ins>
      <m:oMath>
        <m:r>
          <m:t>f</m:t>
        </m:r>
      </m:oMath>
      <w:ins w:id="528" w:author="PR Preview" w:date="2026-01-01T00:00:00Z">
        <w:r>
          <w:t xml:space="preserve">,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and has positivity, because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$g(\mathord{\smash[b]{\underset{\raise.3ex\hbox{$\scriptstyle\sim$}}{x}}\vphantom{x}}, \mathord{\smash[b]{\underset{\raise.3ex\hbox{$\scriptstyle\sim$}}{x}}\vphantom{x}}) = x_1^2 \ge 0$</w:t>
        </w:r>
      </w:ins>
      <w:ins w:id="533" w:author="PR Preview" w:date="2026-01-01T00:00:00Z">
        <w:r>
          <w:t xml:space="preserve">.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It fails definiteness: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for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$\mathord{\smash[b]{\underset{\raise.3ex\hbox{$\scriptstyle\sim$}}{x}}\vphantom{x}}= (0, 1)$</w:t>
        </w:r>
      </w:ins>
      <w:ins w:id="540" w:author="PR Preview" w:date="2026-01-01T00:00:00Z">
        <w:r>
          <w:t xml:space="preserve">,</w:t>
        </w:r>
      </w:ins>
    </w:p>
    <w:p>
      <w:pPr>
        <w:pStyle w:val="BodyText"/>
      </w:pPr>
      <w:ins w:id="541" w:author="PR Preview" w:date="2026-01-01T00:00:00Z">
        <w:r>
  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  </w:r>
      </w:ins>
    </w:p>
    <w:p>
      <w:pPr>
        <w:numPr>
          <w:ilvl w:val="0"/>
          <w:numId w:val="1000"/>
        </w:numPr>
      </w:pPr>
      <w:ins w:id="542" w:author="PR Preview" w:date="2026-01-01T00:00:00Z">
        <w:r>
          <w:t xml:space="preserve">although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$\mathord{\smash[b]{\underset{\raise.3ex\hbox{$\scriptstyle\sim$}}{x}}\vphantom{x}}\neq \mathord{\smash[b]{\underset{\raise.3ex\hbox{$\scriptstyle\sim$}}{0}}\vphantom{0}}_{2 \times 1}$</w:t>
        </w:r>
      </w:ins>
      <w:ins w:id="545" w:author="PR Preview" w:date="2026-01-01T00:00:00Z">
        <w:r>
          <w:t xml:space="preserve">.</w:t>
        </w:r>
      </w:ins>
    </w:p>
    <w:p>
      <w:pPr>
        <w:numPr>
          <w:ilvl w:val="0"/>
          <w:numId w:val="1004"/>
        </w:numPr>
      </w:pPr>
      <w:ins w:id="546" w:author="PR Preview" w:date="2026-01-01T00:00:00Z">
        <w:r>
  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  </w:r>
      </w:ins>
      <w:ins w:id="547" w:author="PR Preview" w:date="2026-01-01T00:00:00Z">
        <w:r>
          <w:t xml:space="preserve">,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where</w:t>
        </w:r>
      </w:ins>
      <w:ins w:id="55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is the</w:t>
        </w:r>
      </w:ins>
      <w:ins w:id="553" w:author="PR Preview" w:date="2026-01-01T00:00:00Z">
        <w:r>
          <w:t xml:space="preserve"> </w:t>
        </w:r>
      </w:ins>
      <w:hyperlink r:id="rId18">
        <w:ins w:id="554" w:author="PR Preview" w:date="2026-01-01T00:00:00Z">
          <w:r>
            <w:rPr>
              <w:rStyle w:val="Hyperlink"/>
            </w:rPr>
            <w:t xml:space="preserve">absolute value</w:t>
          </w:r>
        </w:ins>
      </w:hyperlink>
      <w:ins w:id="555" w:author="PR Preview" w:date="2026-01-01T00:00:00Z">
        <w:r>
          <w:t xml:space="preserve">, is symmetric, because</w:t>
        </w:r>
      </w:ins>
      <w:ins w:id="55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557" w:author="PR Preview" w:date="2026-01-01T00:00:00Z">
        <w:r>
          <w:t xml:space="preserve">,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and has positivity and definiteness, because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$h(\mathord{\smash[b]{\underset{\raise.3ex\hbox{$\scriptstyle\sim$}}{x}}\vphantom{x}}, \mathord{\smash[b]{\underset{\raise.3ex\hbox{$\scriptstyle\sim$}}{x}}\vphantom{x}}) = x_1^2 + x_2^2$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is a sum of squares.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It is not linear in the first slot: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take</w:t>
        </w:r>
      </w:ins>
    </w:p>
    <w:p>
      <w:pPr>
        <w:pStyle w:val="BodyText"/>
      </w:pPr>
      <w:ins w:id="568" w:author="PR Preview" w:date="2026-01-01T00:00:00Z">
        <w:r>
  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  </w:r>
      </w:ins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569" w:author="PR Preview" w:date="2026-01-01T00:00:00Z">
        <w:r>
  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  </w:r>
      </w:ins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570" w:author="PR Preview" w:date="2026-01-01T00:00:00Z">
        <w:r>
          <w:rPr>
            <w:b/>
            <w:bCs/>
          </w:rPr>
          <w:delText xml:space="preserve">Definition 3 (Orthogonality in an inner product space)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In an inner product space (</w:delText>
        </w:r>
      </w:del>
      <w:hyperlink w:anchor="def-inner-product-space">
        <w:del w:id="573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574" w:author="PR Preview" w:date="2026-01-01T00:00:00Z">
        <w:r>
          <w:delText xml:space="preserve">)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with inner product</w:delText>
        </w:r>
      </w:del>
      <w:del w:id="57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del w:id="578" w:author="PR Preview" w:date="2026-01-01T00:00:00Z">
        <w:r>
          <w:delText xml:space="preserve">,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two vectors</w:delText>
        </w:r>
      </w:del>
      <w:del w:id="58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and</w:delText>
        </w:r>
      </w:del>
      <w:del w:id="58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are</w:delText>
        </w:r>
      </w:del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rPr>
            <w:b/>
            <w:bCs/>
          </w:rPr>
          <w:delText xml:space="preserve">orthogonal with respect to</w:delText>
        </w:r>
      </w:del>
      <w:del w:id="58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del w:id="590" w:author="PR Preview" w:date="2026-01-01T00:00:00Z">
        <w:r>
          <w:delText xml:space="preserve">,</w:delText>
        </w:r>
      </w:del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written</w:delText>
        </w:r>
      </w:del>
      <w:del w:id="59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94" w:author="PR Preview" w:date="2026-01-01T00:00:00Z">
        <w:r>
          <w:delText xml:space="preserve">, if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BodyText"/>
      </w:pPr>
      <w:ins w:id="595" w:author="PR Preview" w:date="2026-01-01T00:00:00Z">
        <w:r>
  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  </w:r>
      </w:ins>
    </w:p>
    <w:bookmarkEnd w:id="19"/>
    <w:bookmarkStart w:id="20" w:name="def-orthogonal-inner-product"/>
    <w:p>
      <w:pPr>
        <w:pStyle w:val="FirstParagraph"/>
      </w:pPr>
      <w:ins w:id="596" w:author="PR Preview" w:date="2026-01-01T00:00:00Z">
        <w:r>
          <w:rPr>
            <w:b/>
            <w:bCs/>
          </w:rPr>
          <w:t xml:space="preserve">Definition 3 (Orthogonality in an inner product space)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In an inner product space (</w:t>
        </w:r>
      </w:ins>
      <w:hyperlink w:anchor="def-inner-product-space">
        <w:ins w:id="599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600" w:author="PR Preview" w:date="2026-01-01T00:00:00Z">
        <w:r>
          <w:t xml:space="preserve">)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with inner product</w:t>
        </w:r>
      </w:ins>
      <w:ins w:id="603" w:author="PR Preview" w:date="2026-01-01T00:00:00Z">
        <w:r>
          <w:t xml:space="preserve"> </w:t>
        </w:r>
      </w:ins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ins w:id="604" w:author="PR Preview" w:date="2026-01-01T00:00:00Z">
        <w:r>
          <w:t xml:space="preserve">,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two vectors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$\mathord{\smash[b]{\underset{\raise.3ex\hbox{$\scriptstyle\sim$}}{x}}\vphantom{x}}$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and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$\mathord{\smash[b]{\underset{\raise.3ex\hbox{$\scriptstyle\sim$}}{y}}\vphantom{y}}$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are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rPr>
            <w:b/>
            <w:bCs/>
          </w:rPr>
          <w:t xml:space="preserve">orthogonal with respect to</w:t>
        </w:r>
      </w:ins>
      <w:ins w:id="617" w:author="PR Preview" w:date="2026-01-01T00:00:00Z">
        <w:r>
          <w:t xml:space="preserve"> </w:t>
        </w:r>
      </w:ins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ins w:id="618" w:author="PR Preview" w:date="2026-01-01T00:00:00Z">
        <w:r>
          <w:t xml:space="preserve">,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written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$\mathord{\smash[b]{\underset{\raise.3ex\hbox{$\scriptstyle\sim$}}{x}}\vphantom{x}}\perp \mathord{\smash[b]{\underset{\raise.3ex\hbox{$\scriptstyle\sim$}}{y}}\vphantom{y}}$</w:t>
        </w:r>
      </w:ins>
      <w:ins w:id="623" w:author="PR Preview" w:date="2026-01-01T00:00:00Z">
        <w:r>
          <w:t xml:space="preserve">, if</w:t>
        </w:r>
      </w:ins>
    </w:p>
    <w:p>
      <w:pPr>
        <w:pStyle w:val="BodyText"/>
      </w:pPr>
      <w:ins w:id="624" w:author="PR Preview" w:date="2026-01-01T00:00:00Z">
        <w:r>
          <w:t xml:space="preserve">$$\mathopen{}\left\langle \mathord{\smash[b]{\underset{\raise.3ex\hbox{$\scriptstyle\sim$}}{x}}\vphantom{x}}, \mathord{\smash[b]{\underset{\raise.3ex\hbox{$\scriptstyle\sim$}}{y}}\vphantom{y}}\right\rangle\mathclose{} = 0$$</w:t>
        </w:r>
      </w:ins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del w:id="625" w:author="PR Preview" w:date="2026-01-01T00:00:00Z">
        <w:r>
          <w:rPr>
            <w:b/>
            <w:bCs/>
          </w:rPr>
          <w:delText xml:space="preserve">Example 5 (Orthogonality depends on the inner product)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Take the weighted inner product of</w:delText>
        </w:r>
      </w:del>
      <w:del w:id="628" w:author="PR Preview" w:date="2026-01-01T00:00:00Z">
        <w:r>
          <w:delText xml:space="preserve"> </w:delText>
        </w:r>
      </w:del>
      <w:hyperlink w:anchor="exm-weighted-inner-product">
        <w:del w:id="629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with</w:delText>
        </w:r>
      </w:del>
      <w:del w:id="632" w:author="PR Preview" w:date="2026-01-01T00:00:00Z">
        <w:r>
          <w:delText xml:space="preserve"> </w:delText>
        </w:r>
      </w:del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633" w:author="PR Preview" w:date="2026-01-01T00:00:00Z">
        <w:r>
          <w:delText xml:space="preserve">,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and let</w:delText>
        </w:r>
      </w:del>
      <w:del w:id="63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and</w:delText>
        </w:r>
      </w:del>
      <w:del w:id="63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640" w:author="PR Preview" w:date="2026-01-01T00:00:00Z">
        <w:r>
          <w:delText xml:space="preserve">.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del w:id="643" w:author="PR Preview" w:date="2026-01-01T00:00:00Z">
        <w:r>
          <w:delText xml:space="preserve">so</w:delText>
        </w:r>
      </w:del>
      <w:del w:id="64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and</w:delText>
        </w:r>
      </w:del>
      <w:del w:id="64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are orthogonal with respect to</w:delText>
        </w:r>
      </w:del>
      <w:del w:id="65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del w:id="651" w:author="PR Preview" w:date="2026-01-01T00:00:00Z">
        <w:r>
          <w:delText xml:space="preserve">.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They are not orthogonal with respect to the dot product,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since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656" w:author="PR Preview" w:date="2026-01-01T00:00:00Z">
        <w:r>
          <w:rPr>
            <w:b/>
            <w:bCs/>
          </w:rPr>
          <w:t xml:space="preserve">Example 5 (Orthogonality depends on the inner product)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Take the weighted inner product of</w:t>
        </w:r>
      </w:ins>
      <w:ins w:id="659" w:author="PR Preview" w:date="2026-01-01T00:00:00Z">
        <w:r>
          <w:t xml:space="preserve"> </w:t>
        </w:r>
      </w:ins>
      <w:hyperlink w:anchor="exm-weighted-inner-product">
        <w:ins w:id="660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with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$\mathord{\smash[b]{\underset{\raise.3ex\hbox{$\scriptstyle\sim$}}{c}}\vphantom{c}} = (2, 1)$</w:t>
        </w:r>
      </w:ins>
      <w:ins w:id="665" w:author="PR Preview" w:date="2026-01-01T00:00:00Z">
        <w:r>
          <w:t xml:space="preserve">,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and let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$\mathord{\smash[b]{\underset{\raise.3ex\hbox{$\scriptstyle\sim$}}{x}}\vphantom{x}}= (1, 2)$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and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$\mathord{\smash[b]{\underset{\raise.3ex\hbox{$\scriptstyle\sim$}}{y}}\vphantom{y}}= (1, -1)$</w:t>
        </w:r>
      </w:ins>
      <w:ins w:id="674" w:author="PR Preview" w:date="2026-01-01T00:00:00Z">
        <w:r>
          <w:t xml:space="preserve">.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Then</w:t>
        </w:r>
      </w:ins>
    </w:p>
    <w:p>
      <w:pPr>
        <w:pStyle w:val="BodyText"/>
      </w:pPr>
      <w:ins w:id="677" w:author="PR Preview" w:date="2026-01-01T00:00:00Z">
        <w:r>
  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  </w:r>
      </w:ins>
    </w:p>
    <w:p>
      <w:pPr>
        <w:pStyle w:val="FirstParagraph"/>
      </w:pPr>
      <w:ins w:id="678" w:author="PR Preview" w:date="2026-01-01T00:00:00Z">
        <w:r>
          <w:t xml:space="preserve">so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$\mathord{\smash[b]{\underset{\raise.3ex\hbox{$\scriptstyle\sim$}}{x}}\vphantom{x}}$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and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$\mathord{\smash[b]{\underset{\raise.3ex\hbox{$\scriptstyle\sim$}}{y}}\vphantom{y}}$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are orthogonal with respect to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$\mathopen{}\left\langle \cdot, \cdot\right\rangle\mathclose{}_{\mathord{\smash[b]{\underset{\raise.3ex\hbox{$\scriptstyle\sim$}}{c}}\vphantom{c}}}$</w:t>
        </w:r>
      </w:ins>
      <w:ins w:id="689" w:author="PR Preview" w:date="2026-01-01T00:00:00Z">
        <w:r>
          <w:t xml:space="preserve">.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They are not orthogonal with respect to the dot product,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since</w:t>
        </w:r>
      </w:ins>
    </w:p>
    <w:p>
      <w:pPr>
        <w:pStyle w:val="BodyText"/>
      </w:pPr>
      <w:ins w:id="694" w:author="PR Preview" w:date="2026-01-01T00:00:00Z">
        <w:r>
  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  </w:r>
      </w:ins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del w:id="695" w:author="PR Preview" w:date="2026-01-01T00:00:00Z">
        <w:r>
          <w:rPr>
            <w:b/>
            <w:bCs/>
          </w:rPr>
          <w:delText xml:space="preserve">Theorem 1 (Basic properties of the Euclidean norm)</w:delText>
        </w:r>
      </w:del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For any</w:delText>
        </w:r>
      </w:del>
      <w:del w:id="69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and any number</w:delText>
        </w:r>
      </w:del>
      <w:del w:id="701" w:author="PR Preview" w:date="2026-01-01T00:00:00Z">
        <w:r>
          <w:delText xml:space="preserve"> </w:delText>
        </w:r>
      </w:del>
      <m:oMath>
        <m:r>
          <m:t>c</m:t>
        </m:r>
      </m:oMath>
      <w:del w:id="702" w:author="PR Preview" w:date="2026-01-01T00:00:00Z">
        <w:r>
          <w:delText xml:space="preserve">:</w:delText>
        </w:r>
      </w:del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del w:id="703" w:author="PR Preview" w:date="2026-01-01T00:00:00Z">
        <w:r>
          <w:delText xml:space="preserve">, and</w:delText>
        </w:r>
      </w:del>
      <w:del w:id="70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if and only if</w:delText>
        </w:r>
      </w:del>
      <w:del w:id="70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08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709" w:author="PR Preview" w:date="2026-01-01T00:00:00Z">
        <w:r>
          <w:delText xml:space="preserve">.</w:delText>
        </w:r>
      </w:del>
    </w:p>
    <w:p>
      <w:pPr>
        <w:pStyle w:val="FirstParagraph"/>
      </w:pPr>
      <w:del w:id="710" w:author="PR Preview" w:date="2026-01-01T00:00:00Z">
        <w:r>
          <w:rPr>
            <w:i/>
            <w:iCs/>
          </w:rPr>
          <w:delText xml:space="preserve">Proof</w:delText>
        </w:r>
      </w:del>
      <w:del w:id="711" w:author="PR Preview" w:date="2026-01-01T00:00:00Z">
        <w:r>
          <w:delText xml:space="preserve">. </w:delText>
        </w:r>
      </w:del>
      <w:del w:id="712" w:author="PR Preview" w:date="2026-01-01T00:00:00Z">
        <w:r>
          <w:rPr>
            <w:b/>
            <w:bCs/>
          </w:rPr>
          <w:delText xml:space="preserve">Part 1.</w:delText>
        </w:r>
      </w:del>
      <w:del w:id="71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(</w:delText>
        </w:r>
      </w:del>
      <w:hyperlink r:id="rId30">
        <w:del w:id="716" w:author="PR Preview" w:date="2026-01-01T00:00:00Z">
          <w:r>
            <w:rPr>
              <w:rStyle w:val="Hyperlink"/>
            </w:rPr>
            <w:delText xml:space="preserve">Equation 2 in Vectors</w:delText>
          </w:r>
        </w:del>
      </w:hyperlink>
      <w:del w:id="717" w:author="PR Preview" w:date="2026-01-01T00:00:00Z">
        <w:r>
          <w:delText xml:space="preserve">)</w:delText>
        </w:r>
      </w:del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is the square root of a sum of squares, so it is at least</w:delText>
        </w:r>
      </w:del>
      <w:del w:id="720" w:author="PR Preview" w:date="2026-01-01T00:00:00Z">
        <w:r>
          <w:delText xml:space="preserve"> </w:delText>
        </w:r>
      </w:del>
      <m:oMath>
        <m:r>
          <m:t>0</m:t>
        </m:r>
      </m:oMath>
      <w:del w:id="721" w:author="PR Preview" w:date="2026-01-01T00:00:00Z">
        <w:r>
          <w:delText xml:space="preserve">.</w:delText>
        </w:r>
      </w:del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It is</w:delText>
        </w:r>
      </w:del>
      <w:del w:id="724" w:author="PR Preview" w:date="2026-01-01T00:00:00Z">
        <w:r>
          <w:delText xml:space="preserve"> </w:delText>
        </w:r>
      </w:del>
      <m:oMath>
        <m:r>
          <m:t>0</m:t>
        </m:r>
      </m:oMath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exactly when</w:delText>
        </w:r>
      </w:del>
      <w:del w:id="727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del w:id="728" w:author="PR Preview" w:date="2026-01-01T00:00:00Z">
        <w:r>
          <w:delText xml:space="preserve">,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and a sum of squares is</w:delText>
        </w:r>
      </w:del>
      <w:del w:id="731" w:author="PR Preview" w:date="2026-01-01T00:00:00Z">
        <w:r>
          <w:delText xml:space="preserve"> </w:delText>
        </w:r>
      </w:del>
      <m:oMath>
        <m:r>
          <m:t>0</m:t>
        </m:r>
      </m:oMath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exactly when every term is</w:delText>
        </w:r>
      </w:del>
      <w:del w:id="734" w:author="PR Preview" w:date="2026-01-01T00:00:00Z">
        <w:r>
          <w:delText xml:space="preserve"> </w:delText>
        </w:r>
      </w:del>
      <m:oMath>
        <m:r>
          <m:t>0</m:t>
        </m:r>
      </m:oMath>
      <w:del w:id="735" w:author="PR Preview" w:date="2026-01-01T00:00:00Z">
        <w:r>
          <w:delText xml:space="preserve">,</w:delText>
        </w:r>
      </w:del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that is, when every</w:delText>
        </w:r>
      </w:del>
      <w:del w:id="73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739" w:author="PR Preview" w:date="2026-01-01T00:00:00Z">
        <w:r>
          <w:delText xml:space="preserve">:</w:delText>
        </w:r>
      </w:del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if some</w:delText>
        </w:r>
      </w:del>
      <w:del w:id="74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del w:id="743" w:author="PR Preview" w:date="2026-01-01T00:00:00Z">
        <w:r>
          <w:delText xml:space="preserve">, its square is positive and the sum is positive,</w:delText>
        </w:r>
      </w:del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and if every</w:delText>
        </w:r>
      </w:del>
      <w:del w:id="74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747" w:author="PR Preview" w:date="2026-01-01T00:00:00Z">
        <w:r>
          <w:delText xml:space="preserve">, the sum is</w:delText>
        </w:r>
      </w:del>
      <w:del w:id="748" w:author="PR Preview" w:date="2026-01-01T00:00:00Z">
        <w:r>
          <w:delText xml:space="preserve"> </w:delText>
        </w:r>
      </w:del>
      <m:oMath>
        <m:r>
          <m:t>0</m:t>
        </m:r>
      </m:oMath>
      <w:del w:id="749" w:author="PR Preview" w:date="2026-01-01T00:00:00Z">
        <w:r>
          <w:delText xml:space="preserve">.</w:delText>
        </w:r>
      </w:del>
    </w:p>
    <w:p>
      <w:pPr>
        <w:pStyle w:val="BodyText"/>
      </w:pPr>
      <w:ins w:id="750" w:author="PR Preview" w:date="2026-01-01T00:00:00Z">
        <w:r>
          <w:rPr>
            <w:b/>
            <w:bCs/>
          </w:rPr>
          <w:t xml:space="preserve">Theorem 1 (Basic properties of the Euclidean norm)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For any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$\mathord{\smash[b]{\underset{\raise.3ex\hbox{$\scriptstyle\sim$}}{x}}\vphantom{x}} \in \mathbb{R}^p$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and any number</w:t>
        </w:r>
      </w:ins>
      <w:ins w:id="757" w:author="PR Preview" w:date="2026-01-01T00:00:00Z">
        <w:r>
          <w:t xml:space="preserve"> </w:t>
        </w:r>
      </w:ins>
      <m:oMath>
        <m:r>
          <m:t>c</m:t>
        </m:r>
      </m:oMath>
      <w:ins w:id="758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5"/>
        </w:numPr>
      </w:pPr>
      <w:ins w:id="759" w:author="PR Preview" w:date="2026-01-01T00:00:00Z">
        <w:r>
          <w:t xml:space="preserve">$\mathopen{}\left\lVert\mathord{\smash[b]{\underset{\raise.3ex\hbox{$\scriptstyle\sim$}}{x}}\vphantom{x}}\right\rVert\mathclose{} \ge 0$</w:t>
        </w:r>
      </w:ins>
      <w:ins w:id="760" w:author="PR Preview" w:date="2026-01-01T00:00:00Z">
        <w:r>
          <w:t xml:space="preserve">, and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$\mathopen{}\left\lVert\mathord{\smash[b]{\underset{\raise.3ex\hbox{$\scriptstyle\sim$}}{x}}\vphantom{x}}\right\rVert\mathclose{} = 0$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if and only if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$\mathord{\smash[b]{\underset{\raise.3ex\hbox{$\scriptstyle\sim$}}{x}}\vphantom{x}} = \mathord{\smash[b]{\underset{\raise.3ex\hbox{$\scriptstyle\sim$}}{0}}\vphantom{0}}$</w:t>
        </w:r>
      </w:ins>
      <w:ins w:id="767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5"/>
        </w:numPr>
      </w:pPr>
      <w:ins w:id="768" w:author="PR Preview" w:date="2026-01-01T00:00:00Z">
        <w:r>
  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  </w:r>
      </w:ins>
      <w:ins w:id="769" w:author="PR Preview" w:date="2026-01-01T00:00:00Z">
        <w:r>
          <w:t xml:space="preserve">.</w:t>
        </w:r>
      </w:ins>
    </w:p>
    <w:bookmarkEnd w:id="29"/>
    <w:p>
      <w:pPr>
        <w:pStyle w:val="FirstParagraph"/>
      </w:pPr>
      <w:ins w:id="770" w:author="PR Preview" w:date="2026-01-01T00:00:00Z">
        <w:r>
          <w:rPr>
            <w:i/>
            <w:iCs/>
          </w:rPr>
          <w:t xml:space="preserve">Proof</w:t>
        </w:r>
      </w:ins>
      <w:ins w:id="771" w:author="PR Preview" w:date="2026-01-01T00:00:00Z">
        <w:r>
          <w:t xml:space="preserve">. </w:t>
        </w:r>
      </w:ins>
      <w:ins w:id="772" w:author="PR Preview" w:date="2026-01-01T00:00:00Z">
        <w:r>
          <w:rPr>
            <w:b/>
            <w:bCs/>
          </w:rPr>
          <w:t xml:space="preserve">Part 1.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$\mathopen{}\left\lVert\mathord{\smash[b]{\underset{\raise.3ex\hbox{$\scriptstyle\sim$}}{x}}\vphantom{x}}\right\rVert\mathclose{} = \sqrt{x_1^2 + \cdots + x_p^2}$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(</w:t>
        </w:r>
      </w:ins>
      <w:hyperlink r:id="rId30">
        <w:ins w:id="777" w:author="PR Preview" w:date="2026-01-01T00:00:00Z">
          <w:r>
            <w:rPr>
              <w:rStyle w:val="Hyperlink"/>
            </w:rPr>
            <w:t xml:space="preserve">Equation 2 in Vectors</w:t>
          </w:r>
        </w:ins>
      </w:hyperlink>
      <w:ins w:id="778" w:author="PR Preview" w:date="2026-01-01T00:00:00Z">
        <w:r>
          <w:t xml:space="preserve">)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is the square root of a sum of squares, so it is at least</w:t>
        </w:r>
      </w:ins>
      <w:ins w:id="781" w:author="PR Preview" w:date="2026-01-01T00:00:00Z">
        <w:r>
          <w:t xml:space="preserve"> </w:t>
        </w:r>
      </w:ins>
      <m:oMath>
        <m:r>
          <m:t>0</m:t>
        </m:r>
      </m:oMath>
      <w:ins w:id="782" w:author="PR Preview" w:date="2026-01-01T00:00:00Z">
        <w:r>
          <w:t xml:space="preserve">.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It is</w:t>
        </w:r>
      </w:ins>
      <w:ins w:id="785" w:author="PR Preview" w:date="2026-01-01T00:00:00Z">
        <w:r>
          <w:t xml:space="preserve"> </w:t>
        </w:r>
      </w:ins>
      <m:oMath>
        <m:r>
          <m:t>0</m:t>
        </m:r>
      </m:oMath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exactly when</w:t>
        </w:r>
      </w:ins>
      <w:ins w:id="788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ins w:id="789" w:author="PR Preview" w:date="2026-01-01T00:00:00Z">
        <w:r>
          <w:t xml:space="preserve">,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and a sum of squares is</w:t>
        </w:r>
      </w:ins>
      <w:ins w:id="792" w:author="PR Preview" w:date="2026-01-01T00:00:00Z">
        <w:r>
          <w:t xml:space="preserve"> </w:t>
        </w:r>
      </w:ins>
      <m:oMath>
        <m:r>
          <m:t>0</m:t>
        </m:r>
      </m:oMath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exactly when every term is</w:t>
        </w:r>
      </w:ins>
      <w:ins w:id="795" w:author="PR Preview" w:date="2026-01-01T00:00:00Z">
        <w:r>
          <w:t xml:space="preserve"> </w:t>
        </w:r>
      </w:ins>
      <m:oMath>
        <m:r>
          <m:t>0</m:t>
        </m:r>
      </m:oMath>
      <w:ins w:id="796" w:author="PR Preview" w:date="2026-01-01T00:00:00Z">
        <w:r>
          <w:t xml:space="preserve">,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that is, when every</w:t>
        </w:r>
      </w:ins>
      <w:ins w:id="79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800" w:author="PR Preview" w:date="2026-01-01T00:00:00Z">
        <w:r>
          <w:t xml:space="preserve">: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if some</w:t>
        </w:r>
      </w:ins>
      <w:ins w:id="80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ins w:id="804" w:author="PR Preview" w:date="2026-01-01T00:00:00Z">
        <w:r>
          <w:t xml:space="preserve">, its square is positive and the sum is positive,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and if every</w:t>
        </w:r>
      </w:ins>
      <w:ins w:id="80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808" w:author="PR Preview" w:date="2026-01-01T00:00:00Z">
        <w:r>
          <w:t xml:space="preserve">, the sum is</w:t>
        </w:r>
      </w:ins>
      <w:ins w:id="809" w:author="PR Preview" w:date="2026-01-01T00:00:00Z">
        <w:r>
          <w:t xml:space="preserve"> </w:t>
        </w:r>
      </w:ins>
      <m:oMath>
        <m:r>
          <m:t>0</m:t>
        </m:r>
      </m:oMath>
      <w:ins w:id="810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811" w:author="PR Preview" w:date="2026-01-01T00:00:00Z">
        <w:r>
          <w:rPr>
            <w:b/>
            <w:bCs/>
          </w:rPr>
          <w:delText xml:space="preserve">Example 6 (Scaling a vector scales its length)</w:delText>
        </w:r>
      </w:del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For</w:delText>
        </w:r>
      </w:del>
      <w:del w:id="81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815" w:author="PR Preview" w:date="2026-01-01T00:00:00Z">
        <w:r>
          <w:delText xml:space="preserve">,</w:delText>
        </w:r>
      </w:del>
      <w:del w:id="81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(</w:delText>
        </w:r>
      </w:del>
      <w:hyperlink r:id="rId31">
        <w:del w:id="819" w:author="PR Preview" w:date="2026-01-01T00:00:00Z">
          <w:r>
            <w:rPr>
              <w:rStyle w:val="Hyperlink"/>
            </w:rPr>
            <w:delText xml:space="preserve">Example 11 in Vectors</w:delText>
          </w:r>
        </w:del>
      </w:hyperlink>
      <w:del w:id="820" w:author="PR Preview" w:date="2026-01-01T00:00:00Z">
        <w:r>
          <w:delText xml:space="preserve">).</w:delText>
        </w:r>
      </w:del>
      <w:del w:id="821" w:author="PR Preview" w:date="2026-01-01T00:00:00Z">
        <w:r>
          <w:delText xml:space="preserve"> </w:delText>
        </w:r>
      </w:del>
      <w:del w:id="822" w:author="PR Preview" w:date="2026-01-01T00:00:00Z">
        <w:r>
          <w:delText xml:space="preserve">Then</w:delText>
        </w:r>
      </w:del>
      <w:del w:id="82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has norm</w:delText>
        </w:r>
      </w:del>
    </w:p>
    <w:p>
      <w:pPr>
        <w:pStyle w:val="BodyText"/>
      </w:pPr>
      <w:ins w:id="826" w:author="PR Preview" w:date="2026-01-01T00:00:00Z">
        <w:r>
  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  </w:r>
      </w:ins>
    </w:p>
    <w:bookmarkStart w:id="32" w:name="exm-norm-properties"/>
    <w:p>
      <w:pPr>
        <w:pStyle w:val="FirstParagraph"/>
      </w:pPr>
      <w:ins w:id="827" w:author="PR Preview" w:date="2026-01-01T00:00:00Z">
        <w:r>
          <w:rPr>
            <w:b/>
            <w:bCs/>
          </w:rPr>
          <w:t xml:space="preserve">Example 6 (Scaling a vector scales its length)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For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$\mathord{\smash[b]{\underset{\raise.3ex\hbox{$\scriptstyle\sim$}}{x}}\vphantom{x}} = (3, 4)$</w:t>
        </w:r>
      </w:ins>
      <w:ins w:id="832" w:author="PR Preview" w:date="2026-01-01T00:00:00Z">
        <w:r>
          <w:t xml:space="preserve">,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$\mathopen{}\left\lVert\mathord{\smash[b]{\underset{\raise.3ex\hbox{$\scriptstyle\sim$}}{x}}\vphantom{x}}\right\rVert\mathclose{} = 5$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(</w:t>
        </w:r>
      </w:ins>
      <w:hyperlink r:id="rId31">
        <w:ins w:id="837" w:author="PR Preview" w:date="2026-01-01T00:00:00Z">
          <w:r>
            <w:rPr>
              <w:rStyle w:val="Hyperlink"/>
            </w:rPr>
            <w:t xml:space="preserve">Example 11 in Vectors</w:t>
          </w:r>
        </w:ins>
      </w:hyperlink>
      <w:ins w:id="838" w:author="PR Preview" w:date="2026-01-01T00:00:00Z">
        <w:r>
          <w:t xml:space="preserve">).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Then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$-2\,\mathord{\smash[b]{\underset{\raise.3ex\hbox{$\scriptstyle\sim$}}{x}}\vphantom{x}} = (-6, -8)$</w:t>
        </w:r>
      </w:ins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has norm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845" w:author="PR Preview" w:date="2026-01-01T00:00:00Z">
        <w:r>
          <w:delText xml:space="preserve">and</w:delText>
        </w:r>
      </w:del>
      <w:del w:id="846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is the unit vector in</w:delText>
        </w:r>
      </w:del>
      <w:del w:id="849" w:author="PR Preview" w:date="2026-01-01T00:00:00Z">
        <w:r>
          <w:delText xml:space="preserve"> </w:delText>
        </w:r>
      </w:del>
      <w:hyperlink r:id="rId31">
        <w:del w:id="850" w:author="PR Preview" w:date="2026-01-01T00:00:00Z">
          <w:r>
            <w:rPr>
              <w:rStyle w:val="Hyperlink"/>
            </w:rPr>
            <w:delText xml:space="preserve">Example 11 in Vectors</w:delText>
          </w:r>
        </w:del>
      </w:hyperlink>
      <w:del w:id="851" w:author="PR Preview" w:date="2026-01-01T00:00:00Z">
        <w:r>
          <w:delText xml:space="preserve">.</w:delText>
        </w:r>
      </w:del>
    </w:p>
    <w:p>
      <w:pPr>
        <w:pStyle w:val="BodyText"/>
      </w:pPr>
      <w:del w:id="852" w:author="PR Preview" w:date="2026-01-01T00:00:00Z">
        <w:r>
          <w:rPr>
            <w:b/>
            <w:bCs/>
          </w:rPr>
          <w:delText xml:space="preserve">Theorem 2 (The squared norm of a sum)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For any</w:delText>
        </w:r>
      </w:del>
      <w:del w:id="85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56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857" w:author="PR Preview" w:date="2026-01-01T00:00:00Z">
        <w:r>
          <w:delText xml:space="preserve">In particular, if</w:delText>
        </w:r>
      </w:del>
      <w:del w:id="85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(</w:delText>
        </w:r>
      </w:del>
      <w:hyperlink r:id="rId22">
        <w:del w:id="861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862" w:author="PR Preview" w:date="2026-01-01T00:00:00Z">
        <w:r>
          <w:delText xml:space="preserve">), then</w:delText>
        </w:r>
      </w:del>
      <w:del w:id="86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(the</w:delText>
        </w:r>
      </w:del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rPr>
            <w:b/>
            <w:bCs/>
          </w:rPr>
          <w:delText xml:space="preserve">Pythagorean theorem</w:delText>
        </w:r>
      </w:del>
      <w:del w:id="868" w:author="PR Preview" w:date="2026-01-01T00:00:00Z">
        <w:r>
          <w:delText xml:space="preserve">).</w:delText>
        </w:r>
      </w:del>
    </w:p>
    <w:p>
      <w:pPr>
        <w:pStyle w:val="BodyText"/>
      </w:pPr>
      <w:ins w:id="869" w:author="PR Preview" w:date="2026-01-01T00:00:00Z">
        <w:r>
  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  </w:r>
      </w:ins>
    </w:p>
    <w:p>
      <w:pPr>
        <w:pStyle w:val="FirstParagraph"/>
      </w:pPr>
      <w:ins w:id="870" w:author="PR Preview" w:date="2026-01-01T00:00:00Z">
        <w:r>
          <w:t xml:space="preserve">and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$\tfrac{1}{5}\,\mathord{\smash[b]{\underset{\raise.3ex\hbox{$\scriptstyle\sim$}}{x}}\vphantom{x}} = (0.6, 0.8)$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is the unit vector in</w:t>
        </w:r>
      </w:ins>
      <w:ins w:id="875" w:author="PR Preview" w:date="2026-01-01T00:00:00Z">
        <w:r>
          <w:t xml:space="preserve"> </w:t>
        </w:r>
      </w:ins>
      <w:hyperlink r:id="rId31">
        <w:ins w:id="876" w:author="PR Preview" w:date="2026-01-01T00:00:00Z">
          <w:r>
            <w:rPr>
              <w:rStyle w:val="Hyperlink"/>
            </w:rPr>
            <w:t xml:space="preserve">Example 11 in Vectors</w:t>
          </w:r>
        </w:ins>
      </w:hyperlink>
      <w:ins w:id="877" w:author="PR Preview" w:date="2026-01-01T00:00:00Z">
        <w:r>
          <w:t xml:space="preserve">.</w:t>
        </w:r>
      </w:ins>
    </w:p>
    <w:bookmarkEnd w:id="32"/>
    <w:bookmarkStart w:id="33" w:name="thm-norm-sum-square"/>
    <w:p>
      <w:pPr>
        <w:pStyle w:val="BodyText"/>
      </w:pPr>
      <w:ins w:id="878" w:author="PR Preview" w:date="2026-01-01T00:00:00Z">
        <w:r>
          <w:rPr>
            <w:b/>
            <w:bCs/>
          </w:rPr>
          <w:t xml:space="preserve">Theorem 2 (The squared norm of a sum)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For any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$\mathord{\smash[b]{\underset{\raise.3ex\hbox{$\scriptstyle\sim$}}{x}}\vphantom{x}}, \mathord{\smash[b]{\underset{\raise.3ex\hbox{$\scriptstyle\sim$}}{y}}\vphantom{y}} \in \mathbb{R}^p$</w:t>
        </w:r>
      </w:ins>
      <w:ins w:id="883" w:author="PR Preview" w:date="2026-01-01T00:00:00Z">
        <w:r>
          <w:t xml:space="preserve">,</w:t>
        </w:r>
      </w:ins>
    </w:p>
    <w:p>
      <w:pPr>
        <w:pStyle w:val="BodyText"/>
      </w:pPr>
      <w:ins w:id="884" w:author="PR Preview" w:date="2026-01-01T00:00:00Z">
        <w:r>
  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  </w:r>
      </w:ins>
    </w:p>
    <w:p>
      <w:pPr>
        <w:pStyle w:val="FirstParagraph"/>
      </w:pPr>
      <w:ins w:id="885" w:author="PR Preview" w:date="2026-01-01T00:00:00Z">
        <w:r>
          <w:t xml:space="preserve">In particular, if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$\mathord{\smash[b]{\underset{\raise.3ex\hbox{$\scriptstyle\sim$}}{x}}\vphantom{x}} \perp \mathord{\smash[b]{\underset{\raise.3ex\hbox{$\scriptstyle\sim$}}{y}}\vphantom{y}}$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(</w:t>
        </w:r>
      </w:ins>
      <w:hyperlink r:id="rId22">
        <w:ins w:id="890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891" w:author="PR Preview" w:date="2026-01-01T00:00:00Z">
        <w:r>
          <w:t xml:space="preserve">), then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(the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rPr>
            <w:b/>
            <w:bCs/>
          </w:rPr>
          <w:t xml:space="preserve">Pythagorean theorem</w:t>
        </w:r>
      </w:ins>
      <w:ins w:id="898" w:author="PR Preview" w:date="2026-01-01T00:00:00Z">
        <w:r>
          <w:t xml:space="preserve">).</w:t>
        </w:r>
      </w:ins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del w:id="899" w:author="PR Preview" w:date="2026-01-01T00:00:00Z">
        <w:r>
          <w:delText xml:space="preserve">If</w:delText>
        </w:r>
      </w:del>
      <w:del w:id="90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01" w:author="PR Preview" w:date="2026-01-01T00:00:00Z">
        <w:r>
          <w:delText xml:space="preserve">, then</w:delText>
        </w:r>
      </w:del>
      <w:del w:id="90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903" w:author="PR Preview" w:date="2026-01-01T00:00:00Z">
        <w:r>
          <w:delText xml:space="preserve">,</w:delText>
        </w:r>
      </w:del>
      <w:del w:id="904" w:author="PR Preview" w:date="2026-01-01T00:00:00Z">
        <w:r>
          <w:delText xml:space="preserve"> </w:delText>
        </w:r>
      </w:del>
      <w:del w:id="905" w:author="PR Preview" w:date="2026-01-01T00:00:00Z">
        <w:r>
          <w:delText xml:space="preserve">and the middle term drops out.</w:delText>
        </w:r>
      </w:del>
    </w:p>
    <w:p>
      <w:pPr>
        <w:pStyle w:val="BodyText"/>
      </w:pPr>
      <w:del w:id="906" w:author="PR Preview" w:date="2026-01-01T00:00:00Z">
        <w:r>
          <w:rPr>
            <w:b/>
            <w:bCs/>
          </w:rPr>
          <w:delText xml:space="preserve">Example 7 (Checking the expansion)</w:delText>
        </w:r>
      </w:del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For</w:delText>
        </w:r>
      </w:del>
      <w:del w:id="90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and</w:delText>
        </w:r>
      </w:del>
      <w:del w:id="912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913" w:author="PR Preview" w:date="2026-01-01T00:00:00Z">
        <w:r>
          <w:delText xml:space="preserve">:</w:delText>
        </w:r>
      </w:del>
      <w:del w:id="91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915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916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917" w:author="PR Preview" w:date="2026-01-01T00:00:00Z">
        <w:r>
  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  </w:r>
      </w:ins>
    </w:p>
    <w:p>
      <w:pPr>
        <w:pStyle w:val="FirstParagraph"/>
      </w:pPr>
      <w:ins w:id="918" w:author="PR Preview" w:date="2026-01-01T00:00:00Z">
        <w:r>
          <w:t xml:space="preserve">If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$\mathord{\smash[b]{\underset{\raise.3ex\hbox{$\scriptstyle\sim$}}{x}}\vphantom{x}} \perp \mathord{\smash[b]{\underset{\raise.3ex\hbox{$\scriptstyle\sim$}}{y}}\vphantom{y}}$</w:t>
        </w:r>
      </w:ins>
      <w:ins w:id="921" w:author="PR Preview" w:date="2026-01-01T00:00:00Z">
        <w:r>
          <w:t xml:space="preserve">, then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$\mathord{\smash[b]{\underset{\raise.3ex\hbox{$\scriptstyle\sim$}}{x}}\vphantom{x}} \cdot \mathord{\smash[b]{\underset{\raise.3ex\hbox{$\scriptstyle\sim$}}{y}}\vphantom{y}} = 0$</w:t>
        </w:r>
      </w:ins>
      <w:ins w:id="924" w:author="PR Preview" w:date="2026-01-01T00:00:00Z">
        <w:r>
          <w:t xml:space="preserve">,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and the middle term drops out.</w:t>
        </w:r>
      </w:ins>
    </w:p>
    <w:bookmarkStart w:id="34" w:name="exm-norm-sum-square"/>
    <w:p>
      <w:pPr>
        <w:pStyle w:val="BodyText"/>
      </w:pPr>
      <w:ins w:id="927" w:author="PR Preview" w:date="2026-01-01T00:00:00Z">
        <w:r>
          <w:rPr>
            <w:b/>
            <w:bCs/>
          </w:rPr>
          <w:t xml:space="preserve">Example 7 (Checking the expansion)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For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$\mathord{\smash[b]{\underset{\raise.3ex\hbox{$\scriptstyle\sim$}}{x}}\vphantom{x}} = (3, 0)$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and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$\mathord{\smash[b]{\underset{\raise.3ex\hbox{$\scriptstyle\sim$}}{y}}\vphantom{y}} = (1, 4)$</w:t>
        </w:r>
      </w:ins>
      <w:ins w:id="936" w:author="PR Preview" w:date="2026-01-01T00:00:00Z">
        <w:r>
          <w:t xml:space="preserve">: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$\mathord{\smash[b]{\underset{\raise.3ex\hbox{$\scriptstyle\sim$}}{x}}\vphantom{x}} + \mathord{\smash[b]{\underset{\raise.3ex\hbox{$\scriptstyle\sim$}}{y}}\vphantom{y}} = (4, 4)$</w:t>
        </w:r>
      </w:ins>
      <w:ins w:id="939" w:author="PR Preview" w:date="2026-01-01T00:00:00Z">
        <w:r>
          <w:t xml:space="preserve">, so</w:t>
        </w:r>
      </w:ins>
    </w:p>
    <w:p>
      <w:pPr>
        <w:pStyle w:val="BodyText"/>
      </w:pPr>
      <w:ins w:id="940" w:author="PR Preview" w:date="2026-01-01T00:00:00Z">
        <w:r>
  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  </w:r>
      </w:ins>
    </w:p>
    <w:p>
      <w:pPr>
        <w:pStyle w:val="FirstParagraph"/>
      </w:pPr>
      <w:ins w:id="941" w:author="PR Preview" w:date="2026-01-01T00:00:00Z">
        <w:r>
          <w:t xml:space="preserve">and</w:t>
        </w:r>
      </w:ins>
    </w:p>
    <w:p>
      <w:pPr>
        <w:pStyle w:val="BodyText"/>
      </w:pPr>
      <w:ins w:id="942" w:author="PR Preview" w:date="2026-01-01T00:00:00Z">
        <w:r>
  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  </w:r>
      </w:ins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del w:id="943" w:author="PR Preview" w:date="2026-01-01T00:00:00Z">
        <w:r>
          <w:rPr>
            <w:b/>
            <w:bCs/>
          </w:rPr>
          <w:delText xml:space="preserve">Theorem 3 (Cauchy-Schwarz inequality)</w:delText>
        </w:r>
      </w:del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For any</w:delText>
        </w:r>
      </w:del>
      <w:del w:id="94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4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948" w:author="PR Preview" w:date="2026-01-01T00:00:00Z">
        <w:r>
          <w:delText xml:space="preserve">with equality exactly when</w:delText>
        </w:r>
      </w:del>
      <w:del w:id="94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and</w:delText>
        </w:r>
      </w:del>
      <w:del w:id="952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are linearly dependent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(</w:delText>
        </w:r>
      </w:del>
      <w:hyperlink r:id="rId35">
        <w:del w:id="957" w:author="PR Preview" w:date="2026-01-01T00:00:00Z">
          <w:r>
            <w:rPr>
              <w:rStyle w:val="Hyperlink"/>
            </w:rPr>
            <w:delText xml:space="preserve">Definition 1 in Subspaces and Rank</w:delText>
          </w:r>
        </w:del>
      </w:hyperlink>
      <w:del w:id="958" w:author="PR Preview" w:date="2026-01-01T00:00:00Z">
        <w:r>
          <w:delText xml:space="preserve">).</w:delText>
        </w:r>
      </w:del>
    </w:p>
    <w:p>
      <w:pPr>
        <w:pStyle w:val="BodyText"/>
      </w:pPr>
      <w:del w:id="959" w:author="PR Preview" w:date="2026-01-01T00:00:00Z">
        <w:r>
          <w:rPr>
            <w:i/>
            <w:iCs/>
          </w:rPr>
          <w:delText xml:space="preserve">Proof</w:delText>
        </w:r>
      </w:del>
      <w:del w:id="960" w:author="PR Preview" w:date="2026-01-01T00:00:00Z">
        <w:r>
          <w:delText xml:space="preserve">. </w:delText>
        </w:r>
      </w:del>
      <w:del w:id="961" w:author="PR Preview" w:date="2026-01-01T00:00:00Z">
        <w:r>
          <w:rPr>
            <w:b/>
            <w:bCs/>
          </w:rPr>
          <w:delText xml:space="preserve">If</w:delText>
        </w:r>
      </w:del>
      <w:del w:id="962" w:author="PR Preview" w:date="2026-01-01T00:00:00Z">
        <w:r>
          <w:rPr>
            <w:b/>
            <w:bCs/>
          </w:rP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63" w:author="PR Preview" w:date="2026-01-01T00:00:00Z">
        <w:r>
          <w:rPr>
            <w:b/>
            <w:bCs/>
          </w:rPr>
          <w:delText xml:space="preserve">.</w:delText>
        </w:r>
      </w:del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del w:id="966" w:author="PR Preview" w:date="2026-01-01T00:00:00Z">
        <w:r>
          <w:delText xml:space="preserve">and</w:delText>
        </w:r>
      </w:del>
      <w:del w:id="96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968" w:author="PR Preview" w:date="2026-01-01T00:00:00Z">
        <w:r>
          <w:delText xml:space="preserve"> </w:delText>
        </w:r>
      </w:del>
      <w:del w:id="969" w:author="PR Preview" w:date="2026-01-01T00:00:00Z">
        <w:r>
          <w:delText xml:space="preserve">(</w:delText>
        </w:r>
      </w:del>
      <w:hyperlink w:anchor="thm-norm-properties">
        <w:del w:id="970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971" w:author="PR Preview" w:date="2026-01-01T00:00:00Z">
        <w:r>
          <w:delText xml:space="preserve">, part 1),</w:delText>
        </w:r>
      </w:del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delText xml:space="preserve">so both sides are</w:delText>
        </w:r>
      </w:del>
      <w:del w:id="974" w:author="PR Preview" w:date="2026-01-01T00:00:00Z">
        <w:r>
          <w:delText xml:space="preserve"> </w:delText>
        </w:r>
      </w:del>
      <m:oMath>
        <m:r>
          <m:t>0</m:t>
        </m:r>
      </m:oMath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delText xml:space="preserve">and equality holds;</w:delText>
        </w:r>
      </w:del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delText xml:space="preserve">and</w:delText>
        </w:r>
      </w:del>
      <w:del w:id="97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are linearly dependent, because</w:delText>
        </w:r>
      </w:del>
      <w:del w:id="982" w:author="PR Preview" w:date="2026-01-01T00:00:00Z">
        <w:r>
          <w:delText xml:space="preserve"> </w:delText>
        </w:r>
      </w:del>
      <m:oMath>
        <m:r>
          <m:t>0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1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83" w:author="PR Preview" w:date="2026-01-01T00:00:00Z">
        <w:r>
          <w:delText xml:space="preserve">.</w:delText>
        </w:r>
      </w:del>
    </w:p>
    <w:p>
      <w:pPr>
        <w:pStyle w:val="FirstParagraph"/>
      </w:pPr>
      <w:del w:id="984" w:author="PR Preview" w:date="2026-01-01T00:00:00Z">
        <w:r>
          <w:rPr>
            <w:b/>
            <w:bCs/>
          </w:rPr>
          <w:delText xml:space="preserve">If</w:delText>
        </w:r>
      </w:del>
      <w:del w:id="985" w:author="PR Preview" w:date="2026-01-01T00:00:00Z">
        <w:r>
          <w:rPr>
            <w:b/>
            <w:bCs/>
          </w:rP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86" w:author="PR Preview" w:date="2026-01-01T00:00:00Z">
        <w:r>
          <w:rPr>
            <w:b/>
            <w:bCs/>
          </w:rPr>
          <w:delText xml:space="preserve">.</w:delText>
        </w:r>
      </w:del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Then</w:delText>
        </w:r>
      </w:del>
      <w:del w:id="98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(</w:delText>
        </w:r>
      </w:del>
      <w:hyperlink w:anchor="thm-norm-properties">
        <w:del w:id="992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993" w:author="PR Preview" w:date="2026-01-01T00:00:00Z">
        <w:r>
          <w:delText xml:space="preserve">, part 1).</w:delText>
        </w:r>
      </w:del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Let</w:delText>
        </w:r>
      </w:del>
      <w:del w:id="996" w:author="PR Preview" w:date="2026-01-01T00:00:00Z">
        <w:r>
          <w:delText xml:space="preserve"> </w:delText>
        </w:r>
      </w:del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del w:id="997" w:author="PR Preview" w:date="2026-01-01T00:00:00Z">
        <w:r>
          <w:delText xml:space="preserve">. Then</w:delText>
        </w:r>
      </w:del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BodyText"/>
      </w:pPr>
      <w:ins w:id="998" w:author="PR Preview" w:date="2026-01-01T00:00:00Z">
        <w:r>
          <w:rPr>
            <w:b/>
            <w:bCs/>
          </w:rPr>
          <w:t xml:space="preserve">Theorem 3 (Cauchy-Schwarz inequality)</w:t>
        </w:r>
      </w:ins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For any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$\mathord{\smash[b]{\underset{\raise.3ex\hbox{$\scriptstyle\sim$}}{x}}\vphantom{x}}, \mathord{\smash[b]{\underset{\raise.3ex\hbox{$\scriptstyle\sim$}}{y}}\vphantom{y}} \in \mathbb{R}^p$</w:t>
        </w:r>
      </w:ins>
      <w:ins w:id="1003" w:author="PR Preview" w:date="2026-01-01T00:00:00Z">
        <w:r>
          <w:t xml:space="preserve">,</w:t>
        </w:r>
      </w:ins>
    </w:p>
    <w:p>
      <w:pPr>
        <w:pStyle w:val="BodyText"/>
      </w:pPr>
      <w:ins w:id="1004" w:author="PR Preview" w:date="2026-01-01T00:00:00Z">
        <w:r>
  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  </w:r>
      </w:ins>
    </w:p>
    <w:p>
      <w:pPr>
        <w:pStyle w:val="FirstParagraph"/>
      </w:pPr>
      <w:ins w:id="1005" w:author="PR Preview" w:date="2026-01-01T00:00:00Z">
        <w:r>
          <w:t xml:space="preserve">with equality exactly when</w:t>
        </w:r>
      </w:ins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$\mathord{\smash[b]{\underset{\raise.3ex\hbox{$\scriptstyle\sim$}}{x}}\vphantom{x}}$</w:t>
        </w:r>
      </w:ins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and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$\mathord{\smash[b]{\underset{\raise.3ex\hbox{$\scriptstyle\sim$}}{y}}\vphantom{y}}$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are linearly dependent</w:t>
        </w:r>
      </w:ins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(</w:t>
        </w:r>
      </w:ins>
      <w:hyperlink r:id="rId35">
        <w:ins w:id="1016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1017" w:author="PR Preview" w:date="2026-01-01T00:00:00Z">
        <w:r>
          <w:t xml:space="preserve">).</w:t>
        </w:r>
      </w:ins>
    </w:p>
    <w:bookmarkEnd w:id="36"/>
    <w:p>
      <w:pPr>
        <w:pStyle w:val="BodyText"/>
      </w:pPr>
      <w:ins w:id="1018" w:author="PR Preview" w:date="2026-01-01T00:00:00Z">
        <w:r>
          <w:rPr>
            <w:i/>
            <w:iCs/>
          </w:rPr>
          <w:t xml:space="preserve">Proof</w:t>
        </w:r>
      </w:ins>
      <w:ins w:id="1019" w:author="PR Preview" w:date="2026-01-01T00:00:00Z">
        <w:r>
          <w:t xml:space="preserve">. </w:t>
        </w:r>
      </w:ins>
      <w:ins w:id="1020" w:author="PR Preview" w:date="2026-01-01T00:00:00Z">
        <w:r>
          <w:rPr>
            <w:b/>
            <w:bCs/>
          </w:rPr>
          <w:t xml:space="preserve">If</w:t>
        </w:r>
      </w:ins>
      <w:ins w:id="1021" w:author="PR Preview" w:date="2026-01-01T00:00:00Z">
        <w:r>
          <w:rPr>
            <w:b/>
            <w:bCs/>
          </w:rPr>
          <w:t xml:space="preserve"> </w:t>
        </w:r>
      </w:ins>
      <w:ins w:id="1022" w:author="PR Preview" w:date="2026-01-01T00:00:00Z">
        <w:r>
          <w:rPr>
            <w:b/>
            <w:bCs/>
          </w:rPr>
          <w:t xml:space="preserve">$\mathord{\smash[b]{\underset{\raise.3ex\hbox{$\scriptstyle\sim$}}{y}}\vphantom{y}} = \mathord{\smash[b]{\underset{\raise.3ex\hbox{$\scriptstyle\sim$}}{0}}\vphantom{0}}$</w:t>
        </w:r>
      </w:ins>
      <w:ins w:id="1023" w:author="PR Preview" w:date="2026-01-01T00:00:00Z">
        <w:r>
          <w:rPr>
            <w:b/>
            <w:bCs/>
          </w:rPr>
          <w:t xml:space="preserve">.</w:t>
        </w:r>
      </w:ins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Then</w:t>
        </w:r>
      </w:ins>
    </w:p>
    <w:p>
      <w:pPr>
        <w:pStyle w:val="BodyText"/>
      </w:pPr>
      <w:ins w:id="1026" w:author="PR Preview" w:date="2026-01-01T00:00:00Z">
        <w:r>
  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  </w:r>
      </w:ins>
    </w:p>
    <w:p>
      <w:pPr>
        <w:pStyle w:val="Compact"/>
        <w:numPr>
          <w:ilvl w:val="0"/>
          <w:numId w:val="1006"/>
        </w:numPr>
      </w:pPr>
      <w:ins w:id="1027" w:author="PR Preview" w:date="2026-01-01T00:00:00Z">
        <w:r>
          <w:t xml:space="preserve">and</w:t>
        </w:r>
      </w:ins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$\mathopen{}\left\lVert\mathord{\smash[b]{\underset{\raise.3ex\hbox{$\scriptstyle\sim$}}{0}}\vphantom{0}}\right\rVert\mathclose{} = 0$</w:t>
        </w:r>
      </w:ins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(</w:t>
        </w:r>
      </w:ins>
      <w:hyperlink w:anchor="thm-norm-properties">
        <w:ins w:id="1032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033" w:author="PR Preview" w:date="2026-01-01T00:00:00Z">
        <w:r>
          <w:t xml:space="preserve">, part 1),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so both sides are</w:t>
        </w:r>
      </w:ins>
      <w:ins w:id="1036" w:author="PR Preview" w:date="2026-01-01T00:00:00Z">
        <w:r>
          <w:t xml:space="preserve"> </w:t>
        </w:r>
      </w:ins>
      <m:oMath>
        <m:r>
          <m:t>0</m:t>
        </m:r>
      </m:oMath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and equality holds;</w:t>
        </w:r>
      </w:ins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and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$\mathord{\smash[b]{\underset{\raise.3ex\hbox{$\scriptstyle\sim$}}{x}}\vphantom{x}}, \mathord{\smash[b]{\underset{\raise.3ex\hbox{$\scriptstyle\sim$}}{y}}\vphantom{y}}$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are linearly dependent, because</w:t>
        </w:r>
      </w:ins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  </w:r>
      </w:ins>
      <w:ins w:id="1047" w:author="PR Preview" w:date="2026-01-01T00:00:00Z">
        <w:r>
          <w:t xml:space="preserve">.</w:t>
        </w:r>
      </w:ins>
    </w:p>
    <w:p>
      <w:pPr>
        <w:pStyle w:val="FirstParagraph"/>
      </w:pPr>
      <w:ins w:id="1048" w:author="PR Preview" w:date="2026-01-01T00:00:00Z">
        <w:r>
          <w:rPr>
            <w:b/>
            <w:bCs/>
          </w:rPr>
          <w:t xml:space="preserve">If</w:t>
        </w:r>
      </w:ins>
      <w:ins w:id="1049" w:author="PR Preview" w:date="2026-01-01T00:00:00Z">
        <w:r>
          <w:rPr>
            <w:b/>
            <w:bCs/>
          </w:rPr>
          <w:t xml:space="preserve"> </w:t>
        </w:r>
      </w:ins>
      <w:ins w:id="1050" w:author="PR Preview" w:date="2026-01-01T00:00:00Z">
        <w:r>
          <w:rPr>
            <w:b/>
            <w:bCs/>
          </w:rPr>
          <w:t xml:space="preserve">$\mathord{\smash[b]{\underset{\raise.3ex\hbox{$\scriptstyle\sim$}}{y}}\vphantom{y}} \ne \mathord{\smash[b]{\underset{\raise.3ex\hbox{$\scriptstyle\sim$}}{0}}\vphantom{0}}$</w:t>
        </w:r>
      </w:ins>
      <w:ins w:id="1051" w:author="PR Preview" w:date="2026-01-01T00:00:00Z">
        <w:r>
          <w:rPr>
            <w:b/>
            <w:bCs/>
          </w:rPr>
          <w:t xml:space="preserve">.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Then</w:t>
        </w:r>
      </w:ins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$\mathopen{}\left\lVert\mathord{\smash[b]{\underset{\raise.3ex\hbox{$\scriptstyle\sim$}}{y}}\vphantom{y}}\right\rVert\mathclose{} &gt; 0$</w:t>
        </w:r>
      </w:ins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(</w:t>
        </w:r>
      </w:ins>
      <w:hyperlink w:anchor="thm-norm-properties">
        <w:ins w:id="105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059" w:author="PR Preview" w:date="2026-01-01T00:00:00Z">
        <w:r>
          <w:t xml:space="preserve">, part 1).</w:t>
        </w:r>
      </w:ins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Let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  </w:r>
      </w:ins>
      <w:ins w:id="1064" w:author="PR Preview" w:date="2026-01-01T00:00:00Z">
        <w:r>
          <w:t xml:space="preserve">. Then</w:t>
        </w:r>
      </w:ins>
    </w:p>
    <w:p>
      <w:pPr>
        <w:pStyle w:val="BodyText"/>
      </w:pPr>
      <w:bookmarkStart w:id="37" w:name="eq-cauchy-schwarz-chain"/>
      <w:ins w:id="1065" w:author="PR Preview" w:date="2026-01-01T00:00:00Z">
        <w:r>
  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  </w:r>
      </w:ins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066" w:author="PR Preview" w:date="2026-01-01T00:00:00Z">
        <w:r>
          <w:delText xml:space="preserve">and taking nonnegative square roots of both sides,</w:delText>
        </w:r>
      </w:del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which preserves the inequality,</w:delText>
        </w:r>
      </w:del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gives</w:delText>
        </w:r>
      </w:del>
      <w:del w:id="107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072" w:author="PR Preview" w:date="2026-01-01T00:00:00Z">
        <w:r>
          <w:delText xml:space="preserve">.</w:delText>
        </w:r>
      </w:del>
    </w:p>
    <w:p>
      <w:pPr>
        <w:pStyle w:val="BodyText"/>
      </w:pPr>
      <w:del w:id="1073" w:author="PR Preview" w:date="2026-01-01T00:00:00Z">
        <w:r>
          <w:rPr>
            <w:b/>
            <w:bCs/>
          </w:rPr>
          <w:delText xml:space="preserve">When equality holds (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74" w:author="PR Preview" w:date="2026-01-01T00:00:00Z">
        <w:r>
          <w:rPr>
            <w:b/>
            <w:bCs/>
          </w:rPr>
          <w:delText xml:space="preserve">).</w:delText>
        </w:r>
      </w:del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Both sides of the inequality are nonnegative,</w:delText>
        </w:r>
      </w:del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so equality holds exactly when</w:delText>
        </w:r>
      </w:del>
      <w:del w:id="107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del w:id="1080" w:author="PR Preview" w:date="2026-01-01T00:00:00Z">
        <w:r>
          <w:delText xml:space="preserve">,</w:delText>
        </w:r>
      </w:del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that is (dividing by</w:delText>
        </w:r>
      </w:del>
      <w:del w:id="108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084" w:author="PR Preview" w:date="2026-01-01T00:00:00Z">
        <w:r>
          <w:delText xml:space="preserve"> </w:delText>
        </w:r>
      </w:del>
      <w:del w:id="1085" w:author="PR Preview" w:date="2026-01-01T00:00:00Z">
        <w:r>
          <w:delText xml:space="preserve">and rearranging),</w:delText>
        </w:r>
      </w:del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when</w:delText>
        </w:r>
      </w:del>
      <w:del w:id="108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del w:id="1089" w:author="PR Preview" w:date="2026-01-01T00:00:00Z">
        <w:r>
          <w:delText xml:space="preserve">.</w:delText>
        </w:r>
      </w:del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By</w:delText>
        </w:r>
      </w:del>
      <w:del w:id="1092" w:author="PR Preview" w:date="2026-01-01T00:00:00Z">
        <w:r>
          <w:delText xml:space="preserve"> </w:delText>
        </w:r>
      </w:del>
      <w:hyperlink w:anchor="eq-cauchy-schwarz-chain">
        <w:del w:id="1093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1094" w:author="PR Preview" w:date="2026-01-01T00:00:00Z">
        <w:r>
          <w:delText xml:space="preserve">, that quantity is</w:delText>
        </w:r>
      </w:del>
      <w:del w:id="109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del w:id="1096" w:author="PR Preview" w:date="2026-01-01T00:00:00Z">
        <w:r>
          <w:delText xml:space="preserve">,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so equality holds exactly when</w:delText>
        </w:r>
      </w:del>
      <w:del w:id="109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(</w:delText>
        </w:r>
      </w:del>
      <w:hyperlink w:anchor="thm-norm-properties">
        <w:del w:id="1102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103" w:author="PR Preview" w:date="2026-01-01T00:00:00Z">
        <w:r>
          <w:delText xml:space="preserve">, part 1),</w:delText>
        </w:r>
      </w:del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delText xml:space="preserve">that is, when</w:delText>
        </w:r>
      </w:del>
      <w:del w:id="110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07" w:author="PR Preview" w:date="2026-01-01T00:00:00Z">
        <w:r>
          <w:delText xml:space="preserve">.</w:delText>
        </w:r>
      </w:del>
    </w:p>
    <w:p>
      <w:pPr>
        <w:numPr>
          <w:ilvl w:val="0"/>
          <w:numId w:val="1007"/>
        </w:numPr>
      </w:pPr>
      <w:del w:id="1108" w:author="PR Preview" w:date="2026-01-01T00:00:00Z">
        <w:r>
          <w:delText xml:space="preserve">If</w:delText>
        </w:r>
      </w:del>
      <w:del w:id="110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10" w:author="PR Preview" w:date="2026-01-01T00:00:00Z">
        <w:r>
          <w:delText xml:space="preserve">, then</w:delText>
        </w:r>
      </w:del>
      <w:del w:id="1111" w:author="PR Preview" w:date="2026-01-01T00:00:00Z">
        <w:r>
          <w:delText xml:space="preserve"> </w:delText>
        </w:r>
      </w:del>
      <m:oMath>
        <m:r>
          <m:t>1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12" w:author="PR Preview" w:date="2026-01-01T00:00:00Z">
        <w:r>
          <w:delText xml:space="preserve">,</w:delText>
        </w:r>
      </w:del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so the two vectors are linearly dependent.</w:delText>
        </w:r>
      </w:del>
    </w:p>
    <w:p>
      <w:pPr>
        <w:numPr>
          <w:ilvl w:val="0"/>
          <w:numId w:val="1007"/>
        </w:numPr>
      </w:pPr>
      <w:del w:id="1115" w:author="PR Preview" w:date="2026-01-01T00:00:00Z">
        <w:r>
          <w:delText xml:space="preserve">Conversely, suppose</w:delText>
        </w:r>
      </w:del>
      <w:del w:id="1116" w:author="PR Preview" w:date="2026-01-01T00:00:00Z">
        <w:r>
          <w:delText xml:space="preserve"> </w:delText>
        </w:r>
      </w:del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with</w:delText>
        </w:r>
      </w:del>
      <w:del w:id="111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</m:oMath>
      <w:del w:id="1120" w:author="PR Preview" w:date="2026-01-01T00:00:00Z">
        <w:r>
          <w:delText xml:space="preserve"> </w:delText>
        </w:r>
      </w:del>
      <w:del w:id="1121" w:author="PR Preview" w:date="2026-01-01T00:00:00Z">
        <w:r>
          <w:delText xml:space="preserve">not both</w:delText>
        </w:r>
      </w:del>
      <w:del w:id="1122" w:author="PR Preview" w:date="2026-01-01T00:00:00Z">
        <w:r>
          <w:delText xml:space="preserve"> </w:delText>
        </w:r>
      </w:del>
      <m:oMath>
        <m:r>
          <m:t>0</m:t>
        </m:r>
      </m:oMath>
      <w:del w:id="1123" w:author="PR Preview" w:date="2026-01-01T00:00:00Z">
        <w:r>
          <w:delText xml:space="preserve">.</w:delText>
        </w:r>
      </w:del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Then</w:delText>
        </w:r>
      </w:del>
      <w:del w:id="112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≠</m:t>
        </m:r>
        <m:r>
          <m:t>0</m:t>
        </m:r>
      </m:oMath>
      <w:del w:id="1127" w:author="PR Preview" w:date="2026-01-01T00:00:00Z">
        <w:r>
          <w:delText xml:space="preserve">:</w:delText>
        </w:r>
      </w:del>
      <w:del w:id="1128" w:author="PR Preview" w:date="2026-01-01T00:00:00Z">
        <w:r>
          <w:delText xml:space="preserve"> </w:delText>
        </w:r>
      </w:del>
      <w:del w:id="1129" w:author="PR Preview" w:date="2026-01-01T00:00:00Z">
        <w:r>
          <w:delText xml:space="preserve">otherwise</w:delText>
        </w:r>
      </w:del>
      <w:del w:id="113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≠</m:t>
        </m:r>
        <m:r>
          <m:t>0</m:t>
        </m:r>
      </m:oMath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and</w:delText>
        </w:r>
      </w:del>
      <w:del w:id="1133" w:author="PR Preview" w:date="2026-01-01T00:00:00Z">
        <w:r>
          <w:delText xml:space="preserve"> </w:delText>
        </w:r>
      </w:del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34" w:author="PR Preview" w:date="2026-01-01T00:00:00Z">
        <w:r>
          <w:delText xml:space="preserve">,</w:delText>
        </w:r>
      </w:del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1137" w:author="PR Preview" w:date="2026-01-01T00:00:00Z">
        <w:r>
          <w:delText xml:space="preserve">contrary to assumption.</w:delText>
        </w:r>
      </w:del>
      <w:del w:id="1138" w:author="PR Preview" w:date="2026-01-01T00:00:00Z">
        <w:r>
          <w:delText xml:space="preserve"> </w:delText>
        </w:r>
      </w:del>
      <w:del w:id="1139" w:author="PR Preview" w:date="2026-01-01T00:00:00Z">
        <w:r>
          <w:delText xml:space="preserve">Subtracting</w:delText>
        </w:r>
      </w:del>
      <w:del w:id="1140" w:author="PR Preview" w:date="2026-01-01T00:00:00Z">
        <w:r>
          <w:delText xml:space="preserve"> </w:delText>
        </w:r>
      </w:del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from both sides gives</w:delText>
        </w:r>
      </w:del>
      <w:del w:id="1143" w:author="PR Preview" w:date="2026-01-01T00:00:00Z">
        <w:r>
          <w:delText xml:space="preserve"> </w:delText>
        </w:r>
      </w:del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44" w:author="PR Preview" w:date="2026-01-01T00:00:00Z">
        <w:r>
          <w:delText xml:space="preserve">,</w:delText>
        </w:r>
      </w:del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and multiplying by</w:delText>
        </w:r>
      </w:del>
      <w:del w:id="1147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gives</w:delText>
        </w:r>
      </w:del>
      <w:del w:id="115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s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with</w:delText>
        </w:r>
      </w:del>
      <w:del w:id="1153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del w:id="1154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1155" w:author="PR Preview" w:date="2026-01-01T00:00:00Z">
        <w:r>
  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  </w:r>
      </w:ins>
    </w:p>
    <w:p>
      <w:pPr>
        <w:pStyle w:val="FirstParagraph"/>
      </w:pPr>
      <w:ins w:id="1156" w:author="PR Preview" w:date="2026-01-01T00:00:00Z">
        <w:r>
          <w:t xml:space="preserve">and taking nonnegative square roots of both sides,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which preserves the inequality,</w:t>
        </w:r>
      </w:ins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gives</w:t>
        </w:r>
      </w:ins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  </w:r>
      </w:ins>
      <w:ins w:id="1163" w:author="PR Preview" w:date="2026-01-01T00:00:00Z">
        <w:r>
          <w:t xml:space="preserve">.</w:t>
        </w:r>
      </w:ins>
    </w:p>
    <w:p>
      <w:pPr>
        <w:pStyle w:val="BodyText"/>
      </w:pPr>
      <w:ins w:id="1164" w:author="PR Preview" w:date="2026-01-01T00:00:00Z">
        <w:r>
          <w:rPr>
            <w:b/>
            <w:bCs/>
          </w:rPr>
          <w:t xml:space="preserve">When equality holds (</w:t>
        </w:r>
      </w:ins>
      <w:ins w:id="1165" w:author="PR Preview" w:date="2026-01-01T00:00:00Z">
        <w:r>
          <w:rPr>
            <w:b/>
            <w:bCs/>
          </w:rPr>
          <w:t xml:space="preserve">$\mathord{\smash[b]{\underset{\raise.3ex\hbox{$\scriptstyle\sim$}}{y}}\vphantom{y}} \ne \mathord{\smash[b]{\underset{\raise.3ex\hbox{$\scriptstyle\sim$}}{0}}\vphantom{0}}$</w:t>
        </w:r>
      </w:ins>
      <w:ins w:id="1166" w:author="PR Preview" w:date="2026-01-01T00:00:00Z">
        <w:r>
          <w:rPr>
            <w:b/>
            <w:bCs/>
          </w:rPr>
          <w:t xml:space="preserve">).</w:t>
        </w:r>
      </w:ins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Both sides of the inequality are nonnegative,</w:t>
        </w:r>
      </w:ins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so equality holds exactly when</w:t>
        </w:r>
      </w:ins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  </w:r>
      </w:ins>
      <w:ins w:id="1173" w:author="PR Preview" w:date="2026-01-01T00:00:00Z">
        <w:r>
          <w:t xml:space="preserve">,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that is (dividing by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$\mathopen{}\left\lVert\mathord{\smash[b]{\underset{\raise.3ex\hbox{$\scriptstyle\sim$}}{y}}\vphantom{y}}\right\rVert\mathclose{}^2 &gt; 0$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and rearranging),</w:t>
        </w:r>
      </w:ins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when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  </w:r>
      </w:ins>
      <w:ins w:id="1184" w:author="PR Preview" w:date="2026-01-01T00:00:00Z">
        <w:r>
          <w:t xml:space="preserve">.</w:t>
        </w:r>
      </w:ins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By</w:t>
        </w:r>
      </w:ins>
      <w:ins w:id="1187" w:author="PR Preview" w:date="2026-01-01T00:00:00Z">
        <w:r>
          <w:t xml:space="preserve"> </w:t>
        </w:r>
      </w:ins>
      <w:hyperlink w:anchor="eq-cauchy-schwarz-chain">
        <w:ins w:id="1188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189" w:author="PR Preview" w:date="2026-01-01T00:00:00Z">
        <w:r>
          <w:t xml:space="preserve">, that quantity is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$\mathopen{}\left\lVert\mathord{\smash[b]{\underset{\raise.3ex\hbox{$\scriptstyle\sim$}}{x}}\vphantom{x}} - t\,\mathord{\smash[b]{\underset{\raise.3ex\hbox{$\scriptstyle\sim$}}{y}}\vphantom{y}}\right\rVert\mathclose{}^2$</w:t>
        </w:r>
      </w:ins>
      <w:ins w:id="1192" w:author="PR Preview" w:date="2026-01-01T00:00:00Z">
        <w:r>
          <w:t xml:space="preserve">,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so equality holds exactly when</w:t>
        </w:r>
      </w:ins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(</w:t>
        </w:r>
      </w:ins>
      <w:hyperlink w:anchor="thm-norm-properties">
        <w:ins w:id="119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200" w:author="PR Preview" w:date="2026-01-01T00:00:00Z">
        <w:r>
          <w:t xml:space="preserve">, part 1),</w:t>
        </w:r>
      </w:ins>
      <w:ins w:id="1201" w:author="PR Preview" w:date="2026-01-01T00:00:00Z">
        <w:r>
          <w:t xml:space="preserve"> </w:t>
        </w:r>
      </w:ins>
      <w:ins w:id="1202" w:author="PR Preview" w:date="2026-01-01T00:00:00Z">
        <w:r>
          <w:t xml:space="preserve">that is, when</w:t>
        </w:r>
      </w:ins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$\mathord{\smash[b]{\underset{\raise.3ex\hbox{$\scriptstyle\sim$}}{x}}\vphantom{x}} = t\,\mathord{\smash[b]{\underset{\raise.3ex\hbox{$\scriptstyle\sim$}}{y}}\vphantom{y}}$</w:t>
        </w:r>
      </w:ins>
      <w:ins w:id="1205" w:author="PR Preview" w:date="2026-01-01T00:00:00Z">
        <w:r>
          <w:t xml:space="preserve">.</w:t>
        </w:r>
      </w:ins>
    </w:p>
    <w:p>
      <w:pPr>
        <w:numPr>
          <w:ilvl w:val="0"/>
          <w:numId w:val="1007"/>
        </w:numPr>
      </w:pPr>
      <w:ins w:id="1206" w:author="PR Preview" w:date="2026-01-01T00:00:00Z">
        <w:r>
          <w:t xml:space="preserve">If</w:t>
        </w:r>
      </w:ins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$\mathord{\smash[b]{\underset{\raise.3ex\hbox{$\scriptstyle\sim$}}{x}}\vphantom{x}} = t\,\mathord{\smash[b]{\underset{\raise.3ex\hbox{$\scriptstyle\sim$}}{y}}\vphantom{y}}$</w:t>
        </w:r>
      </w:ins>
      <w:ins w:id="1209" w:author="PR Preview" w:date="2026-01-01T00:00:00Z">
        <w:r>
          <w:t xml:space="preserve">, then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  </w:r>
      </w:ins>
      <w:ins w:id="1212" w:author="PR Preview" w:date="2026-01-01T00:00:00Z">
        <w:r>
          <w:t xml:space="preserve">,</w:t>
        </w:r>
      </w:ins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so the two vectors are linearly dependent.</w:t>
        </w:r>
      </w:ins>
    </w:p>
    <w:p>
      <w:pPr>
        <w:numPr>
          <w:ilvl w:val="0"/>
          <w:numId w:val="1007"/>
        </w:numPr>
      </w:pPr>
      <w:ins w:id="1215" w:author="PR Preview" w:date="2026-01-01T00:00:00Z">
        <w:r>
          <w:t xml:space="preserve">Conversely, suppose</w:t>
        </w:r>
      </w:ins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  </w:r>
      </w:ins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with</w:t>
        </w:r>
      </w:ins>
      <w:ins w:id="122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</m:oMath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not both</w:t>
        </w:r>
      </w:ins>
      <w:ins w:id="1223" w:author="PR Preview" w:date="2026-01-01T00:00:00Z">
        <w:r>
          <w:t xml:space="preserve"> </w:t>
        </w:r>
      </w:ins>
      <m:oMath>
        <m:r>
          <m:t>0</m:t>
        </m:r>
      </m:oMath>
      <w:ins w:id="1224" w:author="PR Preview" w:date="2026-01-01T00:00:00Z">
        <w:r>
          <w:t xml:space="preserve">.</w:t>
        </w:r>
      </w:ins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Then</w:t>
        </w:r>
      </w:ins>
      <w:ins w:id="122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≠</m:t>
        </m:r>
        <m:r>
          <m:t>0</m:t>
        </m:r>
      </m:oMath>
      <w:ins w:id="1228" w:author="PR Preview" w:date="2026-01-01T00:00:00Z">
        <w:r>
          <w:t xml:space="preserve">:</w:t>
        </w:r>
      </w:ins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otherwise</w:t>
        </w:r>
      </w:ins>
      <w:ins w:id="123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0</m:t>
        </m:r>
      </m:oMath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and</w:t>
        </w:r>
      </w:ins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$b\,\mathord{\smash[b]{\underset{\raise.3ex\hbox{$\scriptstyle\sim$}}{y}}\vphantom{y}} = \mathord{\smash[b]{\underset{\raise.3ex\hbox{$\scriptstyle\sim$}}{0}}\vphantom{0}}$</w:t>
        </w:r>
      </w:ins>
      <w:ins w:id="1236" w:author="PR Preview" w:date="2026-01-01T00:00:00Z">
        <w:r>
          <w:t xml:space="preserve">,</w:t>
        </w:r>
      </w:ins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so</w:t>
        </w:r>
      </w:ins>
    </w:p>
    <w:p>
      <w:pPr>
        <w:pStyle w:val="BodyText"/>
      </w:pPr>
      <w:ins w:id="1239" w:author="PR Preview" w:date="2026-01-01T00:00:00Z">
        <w:r>
  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  </w:r>
      </w:ins>
    </w:p>
    <w:p>
      <w:pPr>
        <w:numPr>
          <w:ilvl w:val="0"/>
          <w:numId w:val="1000"/>
        </w:numPr>
      </w:pPr>
      <w:ins w:id="1240" w:author="PR Preview" w:date="2026-01-01T00:00:00Z">
        <w:r>
          <w:t xml:space="preserve">contrary to assumption.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Subtracting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$b\,\mathord{\smash[b]{\underset{\raise.3ex\hbox{$\scriptstyle\sim$}}{y}}\vphantom{y}}$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from both sides gives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$a\,\mathord{\smash[b]{\underset{\raise.3ex\hbox{$\scriptstyle\sim$}}{x}}\vphantom{x}} = -b\,\mathord{\smash[b]{\underset{\raise.3ex\hbox{$\scriptstyle\sim$}}{y}}\vphantom{y}}$</w:t>
        </w:r>
      </w:ins>
      <w:ins w:id="1249" w:author="PR Preview" w:date="2026-01-01T00:00:00Z">
        <w:r>
          <w:t xml:space="preserve">,</w:t>
        </w:r>
      </w:ins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and multiplying by</w:t>
        </w:r>
      </w:ins>
      <w:ins w:id="1252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gives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$\mathord{\smash[b]{\underset{\raise.3ex\hbox{$\scriptstyle\sim$}}{x}}\vphantom{x}} = s\,\mathord{\smash[b]{\underset{\raise.3ex\hbox{$\scriptstyle\sim$}}{y}}\vphantom{y}}$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with</w:t>
        </w:r>
      </w:ins>
      <w:ins w:id="1259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ins w:id="1260" w:author="PR Preview" w:date="2026-01-01T00:00:00Z">
        <w:r>
          <w:t xml:space="preserve">. Then</w:t>
        </w:r>
      </w:ins>
    </w:p>
    <w:p>
      <w:pPr>
        <w:pStyle w:val="BodyText"/>
      </w:pPr>
      <w:ins w:id="1261" w:author="PR Preview" w:date="2026-01-01T00:00:00Z">
        <w:r>
  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  </w:r>
      </w:ins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del w:id="1262" w:author="PR Preview" w:date="2026-01-01T00:00:00Z">
        <w:r>
          <w:delText xml:space="preserve">For</w:delText>
        </w:r>
      </w:del>
      <w:del w:id="126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and</w:delText>
        </w:r>
      </w:del>
      <w:del w:id="1266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26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1268" w:author="PR Preview" w:date="2026-01-01T00:00:00Z">
        <w:r>
          <w:delText xml:space="preserve">while</w:delText>
        </w:r>
      </w:del>
      <w:del w:id="126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del w:id="1270" w:author="PR Preview" w:date="2026-01-01T00:00:00Z">
        <w:r>
          <w:delText xml:space="preserve">.</w:delText>
        </w:r>
      </w:del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The inequality is strict, and the vectors are linearly independent:</w:delText>
        </w:r>
      </w:del>
      <w:del w:id="127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is not a multiple of</w:delText>
        </w:r>
      </w:del>
      <w:del w:id="127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277" w:author="PR Preview" w:date="2026-01-01T00:00:00Z">
        <w:r>
          <w:delText xml:space="preserve">, since</w:delText>
        </w:r>
      </w:del>
      <w:del w:id="1278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del w:id="1279" w:author="PR Preview" w:date="2026-01-01T00:00:00Z">
        <w:r>
          <w:delText xml:space="preserve">.</w:delText>
        </w:r>
      </w:del>
    </w:p>
    <w:p>
      <w:pPr>
        <w:numPr>
          <w:ilvl w:val="0"/>
          <w:numId w:val="1008"/>
        </w:numPr>
      </w:pPr>
      <w:del w:id="1280" w:author="PR Preview" w:date="2026-01-01T00:00:00Z">
        <w:r>
          <w:delText xml:space="preserve">For</w:delText>
        </w:r>
      </w:del>
      <w:del w:id="128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del w:id="1284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8"/>
        </w:numPr>
      </w:pPr>
      <w:ins w:id="1285" w:author="PR Preview" w:date="2026-01-01T00:00:00Z">
        <w:r>
          <w:t xml:space="preserve">For</w:t>
        </w:r>
      </w:ins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$\mathord{\smash[b]{\underset{\raise.3ex\hbox{$\scriptstyle\sim$}}{x}}\vphantom{x}} = (1, 2)$</w:t>
        </w:r>
      </w:ins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and</w:t>
        </w:r>
      </w:ins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$\mathord{\smash[b]{\underset{\raise.3ex\hbox{$\scriptstyle\sim$}}{y}}\vphantom{y}} = (3, 4)$</w:t>
        </w:r>
      </w:ins>
      <w:ins w:id="1292" w:author="PR Preview" w:date="2026-01-01T00:00:00Z">
        <w:r>
          <w:t xml:space="preserve">:</w:t>
        </w:r>
      </w:ins>
    </w:p>
    <w:p>
      <w:pPr>
        <w:pStyle w:val="BodyText"/>
      </w:pPr>
      <w:ins w:id="1293" w:author="PR Preview" w:date="2026-01-01T00:00:00Z">
        <w:r>
  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  </w:r>
      </w:ins>
    </w:p>
    <w:p>
      <w:pPr>
        <w:numPr>
          <w:ilvl w:val="0"/>
          <w:numId w:val="1000"/>
        </w:numPr>
      </w:pPr>
      <w:ins w:id="1294" w:author="PR Preview" w:date="2026-01-01T00:00:00Z">
        <w:r>
          <w:t xml:space="preserve">while</w:t>
        </w:r>
      </w:ins>
      <w:ins w:id="1295" w:author="PR Preview" w:date="2026-01-01T00:00:00Z">
        <w:r>
          <w:t xml:space="preserve"> </w:t>
        </w:r>
      </w:ins>
      <w:ins w:id="1296" w:author="PR Preview" w:date="2026-01-01T00:00:00Z">
        <w:r>
  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  </w:r>
      </w:ins>
      <w:ins w:id="1297" w:author="PR Preview" w:date="2026-01-01T00:00:00Z">
        <w:r>
          <w:t xml:space="preserve">.</w:t>
        </w:r>
      </w:ins>
      <w:ins w:id="1298" w:author="PR Preview" w:date="2026-01-01T00:00:00Z">
        <w:r>
          <w:t xml:space="preserve"> </w:t>
        </w:r>
      </w:ins>
      <w:ins w:id="1299" w:author="PR Preview" w:date="2026-01-01T00:00:00Z">
        <w:r>
          <w:t xml:space="preserve">The inequality is strict, and the vectors are linearly independent:</w:t>
        </w:r>
      </w:ins>
      <w:ins w:id="130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1301" w:author="PR Preview" w:date="2026-01-01T00:00:00Z">
        <w:r>
          <w:t xml:space="preserve"> </w:t>
        </w:r>
      </w:ins>
      <w:ins w:id="1302" w:author="PR Preview" w:date="2026-01-01T00:00:00Z">
        <w:r>
          <w:t xml:space="preserve">is not a multiple of</w:t>
        </w:r>
      </w:ins>
      <w:ins w:id="13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304" w:author="PR Preview" w:date="2026-01-01T00:00:00Z">
        <w:r>
          <w:t xml:space="preserve">, since</w:t>
        </w:r>
      </w:ins>
      <w:ins w:id="1305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ins w:id="1306" w:author="PR Preview" w:date="2026-01-01T00:00:00Z">
        <w:r>
          <w:t xml:space="preserve">.</w:t>
        </w:r>
      </w:ins>
    </w:p>
    <w:p>
      <w:pPr>
        <w:numPr>
          <w:ilvl w:val="0"/>
          <w:numId w:val="1008"/>
        </w:numPr>
      </w:pPr>
      <w:ins w:id="1307" w:author="PR Preview" w:date="2026-01-01T00:00:00Z">
        <w:r>
          <w:t xml:space="preserve">For</w:t>
        </w:r>
      </w:ins>
      <w:ins w:id="1308" w:author="PR Preview" w:date="2026-01-01T00:00:00Z">
        <w:r>
          <w:t xml:space="preserve"> </w:t>
        </w:r>
      </w:ins>
      <w:ins w:id="1309" w:author="PR Preview" w:date="2026-01-01T00:00:00Z">
        <w:r>
          <w:t xml:space="preserve">$\mathord{\smash[b]{\underset{\raise.3ex\hbox{$\scriptstyle\sim$}}{x}}\vphantom{x}} = (1, 2)$</w:t>
        </w:r>
      </w:ins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and</w:t>
        </w:r>
      </w:ins>
    </w:p>
    <w:p>
      <w:pPr>
        <w:pStyle w:val="BodyText"/>
      </w:pPr>
      <w:ins w:id="1312" w:author="PR Preview" w:date="2026-01-01T00:00:00Z">
        <w:r>
  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  </w:r>
      </w:ins>
    </w:p>
    <w:p>
      <w:pPr>
        <w:pStyle w:val="FirstParagraph"/>
      </w:pPr>
      <w:ins w:id="1313" w:author="PR Preview" w:date="2026-01-01T00:00:00Z">
        <w:r>
  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  </w:r>
      </w:ins>
    </w:p>
    <w:p>
      <w:pPr>
        <w:numPr>
          <w:ilvl w:val="0"/>
          <w:numId w:val="1000"/>
        </w:numPr>
      </w:pPr>
      <w:ins w:id="1314" w:author="PR Preview" w:date="2026-01-01T00:00:00Z">
        <w:r>
          <w:t xml:space="preserve">and</w:t>
        </w:r>
      </w:ins>
    </w:p>
    <w:p>
      <w:pPr>
        <w:pStyle w:val="BodyText"/>
      </w:pPr>
      <w:ins w:id="1315" w:author="PR Preview" w:date="2026-01-01T00:00:00Z">
        <w:r>
  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  </w:r>
      </w:ins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del w:id="1316" w:author="PR Preview" w:date="2026-01-01T00:00:00Z">
        <w:r>
          <w:rPr>
            <w:b/>
            <w:bCs/>
          </w:rPr>
          <w:delText xml:space="preserve">Theorem 4 (Triangle inequality)</w:delText>
        </w:r>
      </w:del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For any</w:delText>
        </w:r>
      </w:del>
      <w:del w:id="131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320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321" w:author="PR Preview" w:date="2026-01-01T00:00:00Z">
        <w:r>
          <w:rPr>
            <w:b/>
            <w:bCs/>
          </w:rPr>
          <w:t xml:space="preserve">Theorem 4 (Triangle inequality)</w:t>
        </w:r>
      </w:ins>
      <w:ins w:id="1322" w:author="PR Preview" w:date="2026-01-01T00:00:00Z">
        <w:r>
          <w:t xml:space="preserve"> </w:t>
        </w:r>
      </w:ins>
      <w:ins w:id="1323" w:author="PR Preview" w:date="2026-01-01T00:00:00Z">
        <w:r>
          <w:t xml:space="preserve">For any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$\mathord{\smash[b]{\underset{\raise.3ex\hbox{$\scriptstyle\sim$}}{x}}\vphantom{x}}, \mathord{\smash[b]{\underset{\raise.3ex\hbox{$\scriptstyle\sim$}}{y}}\vphantom{y}} \in \mathbb{R}^p$</w:t>
        </w:r>
      </w:ins>
      <w:ins w:id="1326" w:author="PR Preview" w:date="2026-01-01T00:00:00Z">
        <w:r>
          <w:t xml:space="preserve">,</w:t>
        </w:r>
      </w:ins>
    </w:p>
    <w:p>
      <w:pPr>
        <w:pStyle w:val="BodyText"/>
      </w:pPr>
      <w:ins w:id="1327" w:author="PR Preview" w:date="2026-01-01T00:00:00Z">
        <w:r>
  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  </w:r>
      </w:ins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del w:id="1328" w:author="PR Preview" w:date="2026-01-01T00:00:00Z">
        <w:r>
          <w:delText xml:space="preserve">Both</w:delText>
        </w:r>
      </w:del>
      <w:del w:id="132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330" w:author="PR Preview" w:date="2026-01-01T00:00:00Z">
        <w:r>
          <w:delText xml:space="preserve"> </w:delText>
        </w:r>
      </w:del>
      <w:del w:id="1331" w:author="PR Preview" w:date="2026-01-01T00:00:00Z">
        <w:r>
          <w:delText xml:space="preserve">and</w:delText>
        </w:r>
      </w:del>
      <w:del w:id="133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333" w:author="PR Preview" w:date="2026-01-01T00:00:00Z">
        <w:r>
          <w:delText xml:space="preserve"> </w:delText>
        </w:r>
      </w:del>
      <w:del w:id="1334" w:author="PR Preview" w:date="2026-01-01T00:00:00Z">
        <w:r>
          <w:delText xml:space="preserve">are nonnegative (</w:delText>
        </w:r>
      </w:del>
      <w:hyperlink w:anchor="thm-norm-properties">
        <w:del w:id="1335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336" w:author="PR Preview" w:date="2026-01-01T00:00:00Z">
        <w:r>
          <w:delText xml:space="preserve">),</w:delText>
        </w:r>
      </w:del>
      <w:del w:id="1337" w:author="PR Preview" w:date="2026-01-01T00:00:00Z">
        <w:r>
          <w:delText xml:space="preserve"> </w:delText>
        </w:r>
      </w:del>
      <w:del w:id="1338" w:author="PR Preview" w:date="2026-01-01T00:00:00Z">
        <w:r>
          <w:delText xml:space="preserve">and for nonnegative numbers</w:delText>
        </w:r>
      </w:del>
      <w:del w:id="1339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delText xml:space="preserve">implies</w:delText>
        </w:r>
      </w:del>
      <w:del w:id="134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b</m:t>
        </m:r>
      </m:oMath>
      <w:del w:id="1343" w:author="PR Preview" w:date="2026-01-01T00:00:00Z">
        <w:r>
          <w:delText xml:space="preserve">.</w:delText>
        </w:r>
      </w:del>
    </w:p>
    <w:p>
      <w:pPr>
        <w:pStyle w:val="BodyText"/>
      </w:pPr>
      <w:ins w:id="1344" w:author="PR Preview" w:date="2026-01-01T00:00:00Z">
        <w:r>
  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  </w:r>
      </w:ins>
    </w:p>
    <w:p>
      <w:pPr>
        <w:pStyle w:val="FirstParagraph"/>
      </w:pPr>
      <w:ins w:id="1345" w:author="PR Preview" w:date="2026-01-01T00:00:00Z">
        <w:r>
          <w:t xml:space="preserve">Both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$\mathopen{}\left\lVert\mathord{\smash[b]{\underset{\raise.3ex\hbox{$\scriptstyle\sim$}}{x}}\vphantom{x}} + \mathord{\smash[b]{\underset{\raise.3ex\hbox{$\scriptstyle\sim$}}{y}}\vphantom{y}}\right\rVert\mathclose{}$</w:t>
        </w:r>
      </w:ins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and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are nonnegative (</w:t>
        </w:r>
      </w:ins>
      <w:hyperlink w:anchor="thm-norm-properties">
        <w:ins w:id="1354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355" w:author="PR Preview" w:date="2026-01-01T00:00:00Z">
        <w:r>
          <w:t xml:space="preserve">),</w:t>
        </w:r>
      </w:ins>
      <w:ins w:id="1356" w:author="PR Preview" w:date="2026-01-01T00:00:00Z">
        <w:r>
          <w:t xml:space="preserve"> </w:t>
        </w:r>
      </w:ins>
      <w:ins w:id="1357" w:author="PR Preview" w:date="2026-01-01T00:00:00Z">
        <w:r>
          <w:t xml:space="preserve">and for nonnegative numbers</w:t>
        </w:r>
      </w:ins>
      <w:ins w:id="1358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implies</w:t>
        </w:r>
      </w:ins>
      <w:ins w:id="136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1362" w:author="PR Preview" w:date="2026-01-01T00:00:00Z">
        <w:r>
          <w:t xml:space="preserve">.</w:t>
        </w:r>
      </w:ins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del w:id="1363" w:author="PR Preview" w:date="2026-01-01T00:00:00Z">
        <w:r>
          <w:delText xml:space="preserve">For</w:delText>
        </w:r>
      </w:del>
      <w:del w:id="136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365" w:author="PR Preview" w:date="2026-01-01T00:00:00Z">
        <w:r>
          <w:delText xml:space="preserve"> </w:delText>
        </w:r>
      </w:del>
      <w:del w:id="1366" w:author="PR Preview" w:date="2026-01-01T00:00:00Z">
        <w:r>
          <w:delText xml:space="preserve">and</w:delText>
        </w:r>
      </w:del>
      <w:del w:id="136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36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9"/>
        </w:numPr>
      </w:pPr>
      <w:ins w:id="1369" w:author="PR Preview" w:date="2026-01-01T00:00:00Z">
        <w:r>
          <w:t xml:space="preserve">For</w:t>
        </w:r>
      </w:ins>
      <w:ins w:id="1370" w:author="PR Preview" w:date="2026-01-01T00:00:00Z">
        <w:r>
          <w:t xml:space="preserve"> </w:t>
        </w:r>
      </w:ins>
      <w:ins w:id="1371" w:author="PR Preview" w:date="2026-01-01T00:00:00Z">
        <w:r>
          <w:t xml:space="preserve">$\mathord{\smash[b]{\underset{\raise.3ex\hbox{$\scriptstyle\sim$}}{x}}\vphantom{x}} = (3, 0)$</w:t>
        </w:r>
      </w:ins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and</w:t>
        </w:r>
      </w:ins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$\mathord{\smash[b]{\underset{\raise.3ex\hbox{$\scriptstyle\sim$}}{y}}\vphantom{y}} = (0, 4)$</w:t>
        </w:r>
      </w:ins>
      <w:ins w:id="1376" w:author="PR Preview" w:date="2026-01-01T00:00:00Z">
        <w:r>
          <w:t xml:space="preserve">:</w:t>
        </w:r>
      </w:ins>
    </w:p>
    <w:p>
      <w:pPr>
        <w:pStyle w:val="BodyText"/>
      </w:pPr>
      <w:ins w:id="1377" w:author="PR Preview" w:date="2026-01-01T00:00:00Z">
        <w:r>
  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  </w:r>
      </w:ins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del w:id="1378" w:author="PR Preview" w:date="2026-01-01T00:00:00Z">
        <w:r>
          <w:delText xml:space="preserve">For</w:delText>
        </w:r>
      </w:del>
      <w:del w:id="137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380" w:author="PR Preview" w:date="2026-01-01T00:00:00Z">
        <w:r>
          <w:delText xml:space="preserve"> </w:delText>
        </w:r>
      </w:del>
      <w:del w:id="1381" w:author="PR Preview" w:date="2026-01-01T00:00:00Z">
        <w:r>
          <w:delText xml:space="preserve">and</w:delText>
        </w:r>
      </w:del>
      <w:del w:id="1382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383" w:author="PR Preview" w:date="2026-01-01T00:00:00Z">
        <w:r>
          <w:delText xml:space="preserve">, which point the same way:</w:delText>
        </w:r>
      </w:del>
    </w:p>
    <w:p>
      <w:pPr>
        <w:pStyle w:val="BodyText"/>
      </w:pPr>
      <w:ins w:id="1384" w:author="PR Preview" w:date="2026-01-01T00:00:00Z">
        <w:r>
  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  </w:r>
      </w:ins>
    </w:p>
    <w:p>
      <w:pPr>
        <w:numPr>
          <w:ilvl w:val="0"/>
          <w:numId w:val="1009"/>
        </w:numPr>
      </w:pPr>
      <w:ins w:id="1385" w:author="PR Preview" w:date="2026-01-01T00:00:00Z">
        <w:r>
          <w:t xml:space="preserve">For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$\mathord{\smash[b]{\underset{\raise.3ex\hbox{$\scriptstyle\sim$}}{x}}\vphantom{x}} = (1, 0)$</w:t>
        </w:r>
      </w:ins>
      <w:ins w:id="1388" w:author="PR Preview" w:date="2026-01-01T00:00:00Z">
        <w:r>
          <w:t xml:space="preserve"> </w:t>
        </w:r>
      </w:ins>
      <w:ins w:id="1389" w:author="PR Preview" w:date="2026-01-01T00:00:00Z">
        <w:r>
          <w:t xml:space="preserve">and</w:t>
        </w:r>
      </w:ins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$\mathord{\smash[b]{\underset{\raise.3ex\hbox{$\scriptstyle\sim$}}{y}}\vphantom{y}} = (2, 0)$</w:t>
        </w:r>
      </w:ins>
      <w:ins w:id="1392" w:author="PR Preview" w:date="2026-01-01T00:00:00Z">
        <w:r>
          <w:t xml:space="preserve">, which point the same way: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del w:id="1393" w:author="PR Preview" w:date="2026-01-01T00:00:00Z">
        <w:r>
          <w:rPr>
            <w:b/>
            <w:bCs/>
          </w:rPr>
          <w:delText xml:space="preserve">Definition 4 (Norm (normed vector space, normed space))</w:delText>
        </w:r>
      </w:del>
      <w:del w:id="1394" w:author="PR Preview" w:date="2026-01-01T00:00:00Z">
        <w:r>
          <w:delText xml:space="preserve"> </w:delText>
        </w:r>
      </w:del>
      <w:del w:id="1395" w:author="PR Preview" w:date="2026-01-01T00:00:00Z">
        <w:r>
          <w:delText xml:space="preserve">A</w:delText>
        </w:r>
      </w:del>
      <w:del w:id="1396" w:author="PR Preview" w:date="2026-01-01T00:00:00Z">
        <w:r>
          <w:delText xml:space="preserve"> </w:delText>
        </w:r>
      </w:del>
      <w:del w:id="1397" w:author="PR Preview" w:date="2026-01-01T00:00:00Z">
        <w:r>
          <w:rPr>
            <w:b/>
            <w:bCs/>
          </w:rPr>
          <w:delText xml:space="preserve">norm</w:delText>
        </w:r>
      </w:del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on a real vector space</w:delText>
        </w:r>
      </w:del>
      <w:del w:id="1400" w:author="PR Preview" w:date="2026-01-01T00:00:00Z">
        <w:r>
          <w:delText xml:space="preserve"> </w:delText>
        </w:r>
      </w:del>
      <m:oMath>
        <m:r>
          <m:t>V</m:t>
        </m:r>
      </m:oMath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is a function</w:delText>
        </w:r>
      </w:del>
      <w:del w:id="140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1404" w:author="PR Preview" w:date="2026-01-01T00:00:00Z">
        <w:r>
          <w:delText xml:space="preserve"> </w:delText>
        </w:r>
      </w:del>
      <w:del w:id="1405" w:author="PR Preview" w:date="2026-01-01T00:00:00Z">
        <w:r>
          <w:delText xml:space="preserve">that assigns to each vector</w:delText>
        </w:r>
      </w:del>
      <w:del w:id="140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delText xml:space="preserve">a nonnegative real number</w:delText>
        </w:r>
      </w:del>
      <w:del w:id="140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410" w:author="PR Preview" w:date="2026-01-01T00:00:00Z">
        <w:r>
          <w:delText xml:space="preserve">,</w:delText>
        </w:r>
      </w:del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and satisfies the following three axioms for all</w:delText>
        </w:r>
      </w:del>
      <w:del w:id="141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and all scalars</w:delText>
        </w:r>
      </w:del>
      <w:del w:id="141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417" w:author="PR Preview" w:date="2026-01-01T00:00:00Z">
        <w:r>
          <w:delText xml:space="preserve">:</w:delText>
        </w:r>
      </w:del>
    </w:p>
    <w:p>
      <w:pPr>
        <w:pStyle w:val="Compact"/>
        <w:numPr>
          <w:ilvl w:val="0"/>
          <w:numId w:val="1010"/>
        </w:numPr>
      </w:pPr>
      <w:del w:id="1418" w:author="PR Preview" w:date="2026-01-01T00:00:00Z">
        <w:r>
          <w:rPr>
            <w:b/>
            <w:bCs/>
          </w:rPr>
          <w:delText xml:space="preserve">Positivity and definiteness</w:delText>
        </w:r>
      </w:del>
      <w:del w:id="1419" w:author="PR Preview" w:date="2026-01-01T00:00:00Z">
        <w:r>
          <w:delText xml:space="preserve">:</w:delText>
        </w:r>
      </w:del>
      <w:del w:id="142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del w:id="1421" w:author="PR Preview" w:date="2026-01-01T00:00:00Z">
        <w:r>
          <w:delText xml:space="preserve">, and</w:delText>
        </w:r>
      </w:del>
      <w:del w:id="142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if and only if</w:delText>
        </w:r>
      </w:del>
      <w:del w:id="142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26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10"/>
        </w:numPr>
      </w:pPr>
      <w:del w:id="1427" w:author="PR Preview" w:date="2026-01-01T00:00:00Z">
        <w:r>
          <w:rPr>
            <w:b/>
            <w:bCs/>
          </w:rPr>
          <w:delText xml:space="preserve">Absolute homogeneity</w:delText>
        </w:r>
      </w:del>
      <w:del w:id="1428" w:author="PR Preview" w:date="2026-01-01T00:00:00Z">
        <w:r>
          <w:delText xml:space="preserve">:</w:delText>
        </w:r>
      </w:del>
      <w:del w:id="142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430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10"/>
        </w:numPr>
      </w:pPr>
      <w:del w:id="1431" w:author="PR Preview" w:date="2026-01-01T00:00:00Z">
        <w:r>
          <w:rPr>
            <w:b/>
            <w:bCs/>
          </w:rPr>
          <w:delText xml:space="preserve">Subadditivity (triangle inequality)</w:delText>
        </w:r>
      </w:del>
      <w:del w:id="1432" w:author="PR Preview" w:date="2026-01-01T00:00:00Z">
        <w:r>
          <w:delText xml:space="preserve">:</w:delText>
        </w:r>
      </w:del>
      <w:del w:id="143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434" w:author="PR Preview" w:date="2026-01-01T00:00:00Z">
        <w:r>
          <w:delText xml:space="preserve">.</w:delText>
        </w:r>
      </w:del>
    </w:p>
    <w:p>
      <w:pPr>
        <w:pStyle w:val="FirstParagraph"/>
      </w:pPr>
      <w:ins w:id="1435" w:author="PR Preview" w:date="2026-01-01T00:00:00Z">
        <w:r>
          <w:rPr>
            <w:b/>
            <w:bCs/>
          </w:rPr>
          <w:t xml:space="preserve">Definition 4 (Norm (normed vector space, normed space))</w:t>
        </w:r>
      </w:ins>
      <w:ins w:id="1436" w:author="PR Preview" w:date="2026-01-01T00:00:00Z">
        <w:r>
          <w:t xml:space="preserve"> </w:t>
        </w:r>
      </w:ins>
      <w:ins w:id="1437" w:author="PR Preview" w:date="2026-01-01T00:00:00Z">
        <w:r>
          <w:t xml:space="preserve">A</w:t>
        </w:r>
      </w:ins>
      <w:ins w:id="1438" w:author="PR Preview" w:date="2026-01-01T00:00:00Z">
        <w:r>
          <w:t xml:space="preserve"> </w:t>
        </w:r>
      </w:ins>
      <w:ins w:id="1439" w:author="PR Preview" w:date="2026-01-01T00:00:00Z">
        <w:r>
          <w:rPr>
            <w:b/>
            <w:bCs/>
          </w:rPr>
          <w:t xml:space="preserve">norm</w:t>
        </w:r>
      </w:ins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on a real vector space</w:t>
        </w:r>
      </w:ins>
      <w:ins w:id="1442" w:author="PR Preview" w:date="2026-01-01T00:00:00Z">
        <w:r>
          <w:t xml:space="preserve"> </w:t>
        </w:r>
      </w:ins>
      <m:oMath>
        <m:r>
          <m:t>V</m:t>
        </m:r>
      </m:oMath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is a function</w:t>
        </w:r>
      </w:ins>
      <w:ins w:id="144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that assigns to each vector</w:t>
        </w:r>
      </w:ins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$\mathord{\smash[b]{\underset{\raise.3ex\hbox{$\scriptstyle\sim$}}{x}}\vphantom{x}}\in V$</w:t>
        </w:r>
      </w:ins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a nonnegative real number</w:t>
        </w:r>
      </w:ins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$\mathopen{}\left\lVert\mathord{\smash[b]{\underset{\raise.3ex\hbox{$\scriptstyle\sim$}}{x}}\vphantom{x}}\right\rVert\mathclose{}$</w:t>
        </w:r>
      </w:ins>
      <w:ins w:id="1454" w:author="PR Preview" w:date="2026-01-01T00:00:00Z">
        <w:r>
          <w:t xml:space="preserve">,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and satisfies the following three axioms for all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$\mathord{\smash[b]{\underset{\raise.3ex\hbox{$\scriptstyle\sim$}}{x}}\vphantom{x}}, \mathord{\smash[b]{\underset{\raise.3ex\hbox{$\scriptstyle\sim$}}{y}}\vphantom{y}}\in V$</w:t>
        </w:r>
      </w:ins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and all scalars</w:t>
        </w:r>
      </w:ins>
      <w:ins w:id="146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462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0"/>
        </w:numPr>
      </w:pPr>
      <w:ins w:id="1463" w:author="PR Preview" w:date="2026-01-01T00:00:00Z">
        <w:r>
          <w:rPr>
            <w:b/>
            <w:bCs/>
          </w:rPr>
          <w:t xml:space="preserve">Positivity and definiteness</w:t>
        </w:r>
      </w:ins>
      <w:ins w:id="1464" w:author="PR Preview" w:date="2026-01-01T00:00:00Z">
        <w:r>
          <w:t xml:space="preserve">:</w:t>
        </w:r>
      </w:ins>
      <w:ins w:id="1465" w:author="PR Preview" w:date="2026-01-01T00:00:00Z">
        <w:r>
          <w:t xml:space="preserve"> </w:t>
        </w:r>
      </w:ins>
      <w:ins w:id="1466" w:author="PR Preview" w:date="2026-01-01T00:00:00Z">
        <w:r>
          <w:t xml:space="preserve">$\mathopen{}\left\lVert\mathord{\smash[b]{\underset{\raise.3ex\hbox{$\scriptstyle\sim$}}{x}}\vphantom{x}}\right\rVert\mathclose{} \ge 0$</w:t>
        </w:r>
      </w:ins>
      <w:ins w:id="1467" w:author="PR Preview" w:date="2026-01-01T00:00:00Z">
        <w:r>
          <w:t xml:space="preserve">, and</w:t>
        </w:r>
      </w:ins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$\mathopen{}\left\lVert\mathord{\smash[b]{\underset{\raise.3ex\hbox{$\scriptstyle\sim$}}{x}}\vphantom{x}}\right\rVert\mathclose{} = 0$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if and only if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$\mathord{\smash[b]{\underset{\raise.3ex\hbox{$\scriptstyle\sim$}}{x}}\vphantom{x}}= \mathord{\smash[b]{\underset{\raise.3ex\hbox{$\scriptstyle\sim$}}{0}}\vphantom{0}}$</w:t>
        </w:r>
      </w:ins>
      <w:ins w:id="1474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0"/>
        </w:numPr>
      </w:pPr>
      <w:ins w:id="1475" w:author="PR Preview" w:date="2026-01-01T00:00:00Z">
        <w:r>
          <w:rPr>
            <w:b/>
            <w:bCs/>
          </w:rPr>
          <w:t xml:space="preserve">Absolute homogeneity</w:t>
        </w:r>
      </w:ins>
      <w:ins w:id="1476" w:author="PR Preview" w:date="2026-01-01T00:00:00Z">
        <w:r>
          <w:t xml:space="preserve">:</w:t>
        </w:r>
      </w:ins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  </w:r>
      </w:ins>
      <w:ins w:id="1479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0"/>
        </w:numPr>
      </w:pPr>
      <w:ins w:id="1480" w:author="PR Preview" w:date="2026-01-01T00:00:00Z">
        <w:r>
          <w:rPr>
            <w:b/>
            <w:bCs/>
          </w:rPr>
          <w:t xml:space="preserve">Subadditivity (triangle inequality)</w:t>
        </w:r>
      </w:ins>
      <w:ins w:id="1481" w:author="PR Preview" w:date="2026-01-01T00:00:00Z">
        <w:r>
          <w:t xml:space="preserve">:</w:t>
        </w:r>
      </w:ins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  </w:r>
      </w:ins>
      <w:ins w:id="1484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del w:id="1485" w:author="PR Preview" w:date="2026-01-01T00:00:00Z">
        <w:r>
          <w:delText xml:space="preserve">Every inner product space</w:delText>
        </w:r>
      </w:del>
      <w:del w:id="148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del w:id="1487" w:author="PR Preview" w:date="2026-01-01T00:00:00Z">
        <w:r>
          <w:delText xml:space="preserve"> </w:delText>
        </w:r>
      </w:del>
      <w:del w:id="1488" w:author="PR Preview" w:date="2026-01-01T00:00:00Z">
        <w:r>
          <w:delText xml:space="preserve">(</w:delText>
        </w:r>
      </w:del>
      <w:hyperlink w:anchor="def-inner-product-space">
        <w:del w:id="1489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490" w:author="PR Preview" w:date="2026-01-01T00:00:00Z">
        <w:r>
          <w:delText xml:space="preserve">)</w:delText>
        </w:r>
      </w:del>
      <w:del w:id="1491" w:author="PR Preview" w:date="2026-01-01T00:00:00Z">
        <w:r>
          <w:delText xml:space="preserve"> </w:delText>
        </w:r>
      </w:del>
      <w:del w:id="1492" w:author="PR Preview" w:date="2026-01-01T00:00:00Z">
        <w:r>
          <w:delText xml:space="preserve">naturally defines an induced norm</w:delText>
        </w:r>
      </w:del>
      <w:del w:id="149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rad>
      </m:oMath>
      <w:del w:id="1494" w:author="PR Preview" w:date="2026-01-01T00:00:00Z">
        <w:r>
          <w:delText xml:space="preserve">,</w:delText>
        </w:r>
      </w:del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which satisfies all three norm axioms.</w:delText>
        </w:r>
      </w:del>
    </w:p>
    <w:p>
      <w:pPr>
        <w:pStyle w:val="BodyText"/>
      </w:pPr>
      <w:del w:id="1497" w:author="PR Preview" w:date="2026-01-01T00:00:00Z">
        <w:r>
          <w:rPr>
            <w:b/>
            <w:bCs/>
          </w:rPr>
          <w:delText xml:space="preserve">Definition 5 (Vector</w:delText>
        </w:r>
      </w:del>
      <w:del w:id="1498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</m:oMath>
      <w:del w:id="1499" w:author="PR Preview" w:date="2026-01-01T00:00:00Z">
        <w:r>
          <w:rPr>
            <w:b/>
            <w:bCs/>
          </w:rPr>
          <w:delText xml:space="preserve">-norm (</w:delText>
        </w:r>
      </w:del>
      <m:oMath>
        <m:sSub>
          <m:e>
            <m:r>
              <m:t>ℓ</m:t>
            </m:r>
          </m:e>
          <m:sub>
            <m:r>
              <m:t>p</m:t>
            </m:r>
          </m:sub>
        </m:sSub>
      </m:oMath>
      <w:del w:id="1500" w:author="PR Preview" w:date="2026-01-01T00:00:00Z">
        <w:r>
          <w:rPr>
            <w:b/>
            <w:bCs/>
          </w:rPr>
          <w:delText xml:space="preserve"> </w:delText>
        </w:r>
      </w:del>
      <w:del w:id="1501" w:author="PR Preview" w:date="2026-01-01T00:00:00Z">
        <w:r>
          <w:rPr>
            <w:b/>
            <w:bCs/>
          </w:rPr>
          <w:delText xml:space="preserve">norm,</w:delText>
        </w:r>
      </w:del>
      <w:del w:id="1502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ℓ</m:t>
            </m:r>
          </m:e>
          <m:sub>
            <m:r>
              <m:t>1</m:t>
            </m:r>
          </m:sub>
        </m:sSub>
      </m:oMath>
      <w:del w:id="1503" w:author="PR Preview" w:date="2026-01-01T00:00:00Z">
        <w:r>
          <w:rPr>
            <w:b/>
            <w:bCs/>
          </w:rPr>
          <w:delText xml:space="preserve"> </w:delText>
        </w:r>
      </w:del>
      <w:del w:id="1504" w:author="PR Preview" w:date="2026-01-01T00:00:00Z">
        <w:r>
          <w:rPr>
            <w:b/>
            <w:bCs/>
          </w:rPr>
          <w:delText xml:space="preserve">norm, taxicab norm, Manhattan norm,</w:delText>
        </w:r>
      </w:del>
      <w:del w:id="1505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ℓ</m:t>
            </m:r>
          </m:e>
          <m:sub>
            <m:r>
              <m:t>2</m:t>
            </m:r>
          </m:sub>
        </m:sSub>
      </m:oMath>
      <w:del w:id="1506" w:author="PR Preview" w:date="2026-01-01T00:00:00Z">
        <w:r>
          <w:rPr>
            <w:b/>
            <w:bCs/>
          </w:rPr>
          <w:delText xml:space="preserve"> </w:delText>
        </w:r>
      </w:del>
      <w:del w:id="1507" w:author="PR Preview" w:date="2026-01-01T00:00:00Z">
        <w:r>
          <w:rPr>
            <w:b/>
            <w:bCs/>
          </w:rPr>
          <w:delText xml:space="preserve">norm, infinity norm))</w:delText>
        </w:r>
      </w:del>
      <w:del w:id="1508" w:author="PR Preview" w:date="2026-01-01T00:00:00Z">
        <w:r>
          <w:delText xml:space="preserve"> </w:delText>
        </w:r>
      </w:del>
      <w:del w:id="1509" w:author="PR Preview" w:date="2026-01-01T00:00:00Z">
        <w:r>
          <w:delText xml:space="preserve">For a vector</w:delText>
        </w:r>
      </w:del>
      <w:del w:id="151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11" w:author="PR Preview" w:date="2026-01-01T00:00:00Z">
        <w:r>
          <w:delText xml:space="preserve"> </w:delText>
        </w:r>
      </w:del>
      <w:del w:id="1512" w:author="PR Preview" w:date="2026-01-01T00:00:00Z">
        <w:r>
          <w:delText xml:space="preserve">and any real number</w:delText>
        </w:r>
      </w:del>
      <w:del w:id="151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≥</m:t>
        </m:r>
        <m:r>
          <m:t>1</m:t>
        </m:r>
      </m:oMath>
      <w:del w:id="1514" w:author="PR Preview" w:date="2026-01-01T00:00:00Z">
        <w:r>
          <w:delText xml:space="preserve">,</w:delText>
        </w:r>
      </w:del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the</w:delText>
        </w:r>
      </w:del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rPr>
            <w:b/>
            <w:bCs/>
          </w:rPr>
          <w:delText xml:space="preserve">vector</w:delText>
        </w:r>
      </w:del>
      <w:del w:id="1519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</m:oMath>
      <w:del w:id="1520" w:author="PR Preview" w:date="2026-01-01T00:00:00Z">
        <w:r>
          <w:rPr>
            <w:b/>
            <w:bCs/>
          </w:rPr>
          <w:delText xml:space="preserve">-norm</w:delText>
        </w:r>
      </w:del>
      <w:del w:id="1521" w:author="PR Preview" w:date="2026-01-01T00:00:00Z">
        <w:r>
          <w:delText xml:space="preserve"> </w:delText>
        </w:r>
      </w:del>
      <w:del w:id="1522" w:author="PR Preview" w:date="2026-01-01T00:00:00Z">
        <w:r>
          <w:delText xml:space="preserve">(or</w:delText>
        </w:r>
      </w:del>
      <w:del w:id="1523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p</m:t>
            </m:r>
          </m:sub>
        </m:sSub>
      </m:oMath>
      <w:del w:id="1524" w:author="PR Preview" w:date="2026-01-01T00:00:00Z">
        <w:r>
          <w:rPr>
            <w:b/>
            <w:bCs/>
          </w:rPr>
          <w:delText xml:space="preserve"> </w:delText>
        </w:r>
      </w:del>
      <w:del w:id="1525" w:author="PR Preview" w:date="2026-01-01T00:00:00Z">
        <w:r>
          <w:rPr>
            <w:b/>
            <w:bCs/>
          </w:rPr>
          <w:delText xml:space="preserve">norm</w:delText>
        </w:r>
      </w:del>
      <w:del w:id="1526" w:author="PR Preview" w:date="2026-01-01T00:00:00Z">
        <w:r>
          <w:delText xml:space="preserve">, traditionally named with parameter</w:delText>
        </w:r>
      </w:del>
      <w:del w:id="1527" w:author="PR Preview" w:date="2026-01-01T00:00:00Z">
        <w:r>
          <w:delText xml:space="preserve"> </w:delText>
        </w:r>
      </w:del>
      <m:oMath>
        <m:r>
          <m:t>p</m:t>
        </m:r>
      </m:oMath>
      <w:del w:id="1528" w:author="PR Preview" w:date="2026-01-01T00:00:00Z">
        <w:r>
          <w:delText xml:space="preserve"> </w:delText>
        </w:r>
      </w:del>
      <w:del w:id="1529" w:author="PR Preview" w:date="2026-01-01T00:00:00Z">
        <w:r>
          <w:delText xml:space="preserve">but denoted here with exponent</w:delText>
        </w:r>
      </w:del>
      <w:del w:id="1530" w:author="PR Preview" w:date="2026-01-01T00:00:00Z">
        <w:r>
          <w:delText xml:space="preserve"> </w:delText>
        </w:r>
      </w:del>
      <m:oMath>
        <m:r>
          <m:t>k</m:t>
        </m:r>
      </m:oMath>
      <w:del w:id="1531" w:author="PR Preview" w:date="2026-01-01T00:00:00Z">
        <w:r>
          <w:delText xml:space="preserve"> </w:delText>
        </w:r>
      </w:del>
      <w:del w:id="1532" w:author="PR Preview" w:date="2026-01-01T00:00:00Z">
        <w:r>
          <w:delText xml:space="preserve">to avoid clashing with the ambient vector dimension</w:delText>
        </w:r>
      </w:del>
      <w:del w:id="1533" w:author="PR Preview" w:date="2026-01-01T00:00:00Z">
        <w:r>
          <w:delText xml:space="preserve"> </w:delText>
        </w:r>
      </w:del>
      <m:oMath>
        <m:r>
          <m:t>p</m:t>
        </m:r>
      </m:oMath>
      <w:del w:id="1534" w:author="PR Preview" w:date="2026-01-01T00:00:00Z">
        <w:r>
          <w:delText xml:space="preserve">) is: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535" w:author="PR Preview" w:date="2026-01-01T00:00:00Z">
        <w:r>
          <w:t xml:space="preserve">Every inner product space</w:t>
        </w:r>
      </w:ins>
      <w:ins w:id="153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ins w:id="1537" w:author="PR Preview" w:date="2026-01-01T00:00:00Z">
        <w:r>
          <w:t xml:space="preserve"> </w:t>
        </w:r>
      </w:ins>
      <w:ins w:id="1538" w:author="PR Preview" w:date="2026-01-01T00:00:00Z">
        <w:r>
          <w:t xml:space="preserve">(</w:t>
        </w:r>
      </w:ins>
      <w:hyperlink w:anchor="def-inner-product-space">
        <w:ins w:id="1539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540" w:author="PR Preview" w:date="2026-01-01T00:00:00Z">
        <w:r>
          <w:t xml:space="preserve">)</w:t>
        </w:r>
      </w:ins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naturally defines an induced norm</w:t>
        </w:r>
      </w:ins>
      <w:ins w:id="1543" w:author="PR Preview" w:date="2026-01-01T00:00:00Z">
        <w:r>
          <w:t xml:space="preserve"> </w:t>
        </w:r>
      </w:ins>
      <w:ins w:id="1544" w:author="PR Preview" w:date="2026-01-01T00:00:00Z">
        <w:r>
  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  </w:r>
      </w:ins>
      <w:ins w:id="1545" w:author="PR Preview" w:date="2026-01-01T00:00:00Z">
        <w:r>
          <w:t xml:space="preserve">,</w:t>
        </w:r>
      </w:ins>
      <w:ins w:id="1546" w:author="PR Preview" w:date="2026-01-01T00:00:00Z">
        <w:r>
          <w:t xml:space="preserve"> </w:t>
        </w:r>
      </w:ins>
      <w:ins w:id="1547" w:author="PR Preview" w:date="2026-01-01T00:00:00Z">
        <w:r>
          <w:t xml:space="preserve">which satisfies all three norm axioms.</w:t>
        </w:r>
      </w:ins>
    </w:p>
    <w:bookmarkEnd w:id="43"/>
    <w:bookmarkStart w:id="44" w:name="def-vector-p-norm"/>
    <w:p>
      <w:pPr>
        <w:pStyle w:val="BodyText"/>
      </w:pPr>
      <w:ins w:id="1548" w:author="PR Preview" w:date="2026-01-01T00:00:00Z">
        <w:r>
          <w:rPr>
            <w:b/>
            <w:bCs/>
          </w:rPr>
          <w:t xml:space="preserve">Definition 5 (Vector</w:t>
        </w:r>
      </w:ins>
      <w:ins w:id="1549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</m:oMath>
      <w:ins w:id="1550" w:author="PR Preview" w:date="2026-01-01T00:00:00Z">
        <w:r>
          <w:rPr>
            <w:b/>
            <w:bCs/>
          </w:rPr>
          <w:t xml:space="preserve">-norm (</w:t>
        </w:r>
      </w:ins>
      <m:oMath>
        <m:sSub>
          <m:e>
            <m:r>
              <m:t>ℓ</m:t>
            </m:r>
          </m:e>
          <m:sub>
            <m:r>
              <m:t>p</m:t>
            </m:r>
          </m:sub>
        </m:sSub>
      </m:oMath>
      <w:ins w:id="1551" w:author="PR Preview" w:date="2026-01-01T00:00:00Z">
        <w:r>
          <w:rPr>
            <w:b/>
            <w:bCs/>
          </w:rPr>
          <w:t xml:space="preserve"> </w:t>
        </w:r>
      </w:ins>
      <w:ins w:id="1552" w:author="PR Preview" w:date="2026-01-01T00:00:00Z">
        <w:r>
          <w:rPr>
            <w:b/>
            <w:bCs/>
          </w:rPr>
          <w:t xml:space="preserve">norm,</w:t>
        </w:r>
      </w:ins>
      <w:ins w:id="1553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t>1</m:t>
            </m:r>
          </m:sub>
        </m:sSub>
      </m:oMath>
      <w:ins w:id="1554" w:author="PR Preview" w:date="2026-01-01T00:00:00Z">
        <w:r>
          <w:rPr>
            <w:b/>
            <w:bCs/>
          </w:rPr>
          <w:t xml:space="preserve"> </w:t>
        </w:r>
      </w:ins>
      <w:ins w:id="1555" w:author="PR Preview" w:date="2026-01-01T00:00:00Z">
        <w:r>
          <w:rPr>
            <w:b/>
            <w:bCs/>
          </w:rPr>
          <w:t xml:space="preserve">norm, taxicab norm, Manhattan norm,</w:t>
        </w:r>
      </w:ins>
      <w:ins w:id="1556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t>2</m:t>
            </m:r>
          </m:sub>
        </m:sSub>
      </m:oMath>
      <w:ins w:id="1557" w:author="PR Preview" w:date="2026-01-01T00:00:00Z">
        <w:r>
          <w:rPr>
            <w:b/>
            <w:bCs/>
          </w:rPr>
          <w:t xml:space="preserve"> </w:t>
        </w:r>
      </w:ins>
      <w:ins w:id="1558" w:author="PR Preview" w:date="2026-01-01T00:00:00Z">
        <w:r>
          <w:rPr>
            <w:b/>
            <w:bCs/>
          </w:rPr>
          <w:t xml:space="preserve">norm, infinity norm))</w:t>
        </w:r>
      </w:ins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For a vector</w:t>
        </w:r>
      </w:ins>
      <w:ins w:id="1561" w:author="PR Preview" w:date="2026-01-01T00:00:00Z">
        <w:r>
          <w:t xml:space="preserve"> </w:t>
        </w:r>
      </w:ins>
      <w:ins w:id="1562" w:author="PR Preview" w:date="2026-01-01T00:00:00Z">
        <w:r>
          <w:t xml:space="preserve">$\mathord{\smash[b]{\underset{\raise.3ex\hbox{$\scriptstyle\sim$}}{x}}\vphantom{x}}= (x_1, \ldots, x_p) \in \mathbb{R}^p$</w:t>
        </w:r>
      </w:ins>
      <w:ins w:id="1563" w:author="PR Preview" w:date="2026-01-01T00:00:00Z">
        <w:r>
          <w:t xml:space="preserve"> </w:t>
        </w:r>
      </w:ins>
      <w:ins w:id="1564" w:author="PR Preview" w:date="2026-01-01T00:00:00Z">
        <w:r>
          <w:t xml:space="preserve">and any real number</w:t>
        </w:r>
      </w:ins>
      <w:ins w:id="156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1</m:t>
        </m:r>
      </m:oMath>
      <w:ins w:id="1566" w:author="PR Preview" w:date="2026-01-01T00:00:00Z">
        <w:r>
          <w:t xml:space="preserve">,</w:t>
        </w:r>
      </w:ins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the</w:t>
        </w:r>
      </w:ins>
      <w:ins w:id="1569" w:author="PR Preview" w:date="2026-01-01T00:00:00Z">
        <w:r>
          <w:t xml:space="preserve"> </w:t>
        </w:r>
      </w:ins>
      <w:ins w:id="1570" w:author="PR Preview" w:date="2026-01-01T00:00:00Z">
        <w:r>
          <w:rPr>
            <w:b/>
            <w:bCs/>
          </w:rPr>
          <w:t xml:space="preserve">vector</w:t>
        </w:r>
      </w:ins>
      <w:ins w:id="1571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</m:oMath>
      <w:ins w:id="1572" w:author="PR Preview" w:date="2026-01-01T00:00:00Z">
        <w:r>
          <w:rPr>
            <w:b/>
            <w:bCs/>
          </w:rPr>
          <w:t xml:space="preserve">-norm</w:t>
        </w:r>
      </w:ins>
      <w:ins w:id="1573" w:author="PR Preview" w:date="2026-01-01T00:00:00Z">
        <w:r>
          <w:t xml:space="preserve"> </w:t>
        </w:r>
      </w:ins>
      <w:ins w:id="1574" w:author="PR Preview" w:date="2026-01-01T00:00:00Z">
        <w:r>
          <w:t xml:space="preserve">(or</w:t>
        </w:r>
      </w:ins>
      <w:ins w:id="1575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p</m:t>
            </m:r>
          </m:sub>
        </m:sSub>
      </m:oMath>
      <w:ins w:id="1576" w:author="PR Preview" w:date="2026-01-01T00:00:00Z">
        <w:r>
          <w:rPr>
            <w:b/>
            <w:bCs/>
          </w:rPr>
          <w:t xml:space="preserve"> </w:t>
        </w:r>
      </w:ins>
      <w:ins w:id="1577" w:author="PR Preview" w:date="2026-01-01T00:00:00Z">
        <w:r>
          <w:rPr>
            <w:b/>
            <w:bCs/>
          </w:rPr>
          <w:t xml:space="preserve">norm</w:t>
        </w:r>
      </w:ins>
      <w:ins w:id="1578" w:author="PR Preview" w:date="2026-01-01T00:00:00Z">
        <w:r>
          <w:t xml:space="preserve">, traditionally named with parameter</w:t>
        </w:r>
      </w:ins>
      <w:ins w:id="1579" w:author="PR Preview" w:date="2026-01-01T00:00:00Z">
        <w:r>
          <w:t xml:space="preserve"> </w:t>
        </w:r>
      </w:ins>
      <m:oMath>
        <m:r>
          <m:t>p</m:t>
        </m:r>
      </m:oMath>
      <w:ins w:id="1580" w:author="PR Preview" w:date="2026-01-01T00:00:00Z">
        <w:r>
          <w:t xml:space="preserve"> </w:t>
        </w:r>
      </w:ins>
      <w:ins w:id="1581" w:author="PR Preview" w:date="2026-01-01T00:00:00Z">
        <w:r>
          <w:t xml:space="preserve">but denoted here with exponent</w:t>
        </w:r>
      </w:ins>
      <w:ins w:id="1582" w:author="PR Preview" w:date="2026-01-01T00:00:00Z">
        <w:r>
          <w:t xml:space="preserve"> </w:t>
        </w:r>
      </w:ins>
      <m:oMath>
        <m:r>
          <m:t>k</m:t>
        </m:r>
      </m:oMath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to avoid clashing with the ambient vector dimension</w:t>
        </w:r>
      </w:ins>
      <w:ins w:id="1585" w:author="PR Preview" w:date="2026-01-01T00:00:00Z">
        <w:r>
          <w:t xml:space="preserve"> </w:t>
        </w:r>
      </w:ins>
      <m:oMath>
        <m:r>
          <m:t>p</m:t>
        </m:r>
      </m:oMath>
      <w:ins w:id="1586" w:author="PR Preview" w:date="2026-01-01T00:00:00Z">
        <w:r>
          <w:t xml:space="preserve">) is:</w:t>
        </w:r>
      </w:ins>
    </w:p>
    <w:p>
      <w:pPr>
        <w:pStyle w:val="BodyText"/>
      </w:pPr>
      <w:ins w:id="1587" w:author="PR Preview" w:date="2026-01-01T00:00:00Z">
        <w:r>
  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  </w:r>
      </w:ins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del w:id="1588" w:author="PR Preview" w:date="2026-01-01T00:00:00Z">
        <w:r>
          <w:rPr>
            <w:b/>
            <w:bCs/>
          </w:rPr>
          <w:delText xml:space="preserve">Example 11 (Calculating</w:delText>
        </w:r>
      </w:del>
      <w:del w:id="1589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ℓ</m:t>
            </m:r>
          </m:e>
          <m:sub>
            <m:r>
              <m:t>1</m:t>
            </m:r>
          </m:sub>
        </m:sSub>
      </m:oMath>
      <w:del w:id="1590" w:author="PR Preview" w:date="2026-01-01T00:00:00Z">
        <w:r>
          <w:rPr>
            <w:b/>
            <w:bCs/>
          </w:rPr>
          <w:delText xml:space="preserve">,</w:delText>
        </w:r>
      </w:del>
      <w:del w:id="1591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ℓ</m:t>
            </m:r>
          </m:e>
          <m:sub>
            <m:r>
              <m:t>2</m:t>
            </m:r>
          </m:sub>
        </m:sSub>
      </m:oMath>
      <w:del w:id="1592" w:author="PR Preview" w:date="2026-01-01T00:00:00Z">
        <w:r>
          <w:rPr>
            <w:b/>
            <w:bCs/>
          </w:rPr>
          <w:delText xml:space="preserve">, and</w:delText>
        </w:r>
      </w:del>
      <w:del w:id="1593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del w:id="1594" w:author="PR Preview" w:date="2026-01-01T00:00:00Z">
        <w:r>
          <w:rPr>
            <w:b/>
            <w:bCs/>
          </w:rPr>
          <w:delText xml:space="preserve"> </w:delText>
        </w:r>
      </w:del>
      <w:del w:id="1595" w:author="PR Preview" w:date="2026-01-01T00:00:00Z">
        <w:r>
          <w:rPr>
            <w:b/>
            <w:bCs/>
          </w:rPr>
          <w:delText xml:space="preserve">norms)</w:delText>
        </w:r>
      </w:del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For</w:delText>
        </w:r>
      </w:del>
      <w:del w:id="159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599" w:author="PR Preview" w:date="2026-01-01T00:00:00Z">
        <w:r>
          <w:delText xml:space="preserve">:</w:delText>
        </w:r>
      </w:del>
    </w:p>
    <w:p>
      <w:pPr>
        <w:pStyle w:val="BodyText"/>
      </w:pPr>
      <w:ins w:id="1600" w:author="PR Preview" w:date="2026-01-01T00:00:00Z">
        <w:r>
          <w:rPr>
            <w:b/>
            <w:bCs/>
          </w:rPr>
          <w:t xml:space="preserve">Example 11 (Calculating</w:t>
        </w:r>
      </w:ins>
      <w:ins w:id="1601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t>1</m:t>
            </m:r>
          </m:sub>
        </m:sSub>
      </m:oMath>
      <w:ins w:id="1602" w:author="PR Preview" w:date="2026-01-01T00:00:00Z">
        <w:r>
          <w:rPr>
            <w:b/>
            <w:bCs/>
          </w:rPr>
          <w:t xml:space="preserve">,</w:t>
        </w:r>
      </w:ins>
      <w:ins w:id="1603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t>2</m:t>
            </m:r>
          </m:sub>
        </m:sSub>
      </m:oMath>
      <w:ins w:id="1604" w:author="PR Preview" w:date="2026-01-01T00:00:00Z">
        <w:r>
          <w:rPr>
            <w:b/>
            <w:bCs/>
          </w:rPr>
          <w:t xml:space="preserve">, and</w:t>
        </w:r>
      </w:ins>
      <w:ins w:id="1605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ins w:id="1606" w:author="PR Preview" w:date="2026-01-01T00:00:00Z">
        <w:r>
          <w:rPr>
            <w:b/>
            <w:bCs/>
          </w:rPr>
          <w:t xml:space="preserve"> </w:t>
        </w:r>
      </w:ins>
      <w:ins w:id="1607" w:author="PR Preview" w:date="2026-01-01T00:00:00Z">
        <w:r>
          <w:rPr>
            <w:b/>
            <w:bCs/>
          </w:rPr>
          <w:t xml:space="preserve">norms)</w:t>
        </w:r>
      </w:ins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For</w:t>
        </w:r>
      </w:ins>
      <w:ins w:id="1610" w:author="PR Preview" w:date="2026-01-01T00:00:00Z">
        <w:r>
          <w:t xml:space="preserve"> </w:t>
        </w:r>
      </w:ins>
      <w:ins w:id="1611" w:author="PR Preview" w:date="2026-01-01T00:00:00Z">
        <w:r>
          <w:t xml:space="preserve">$\mathord{\smash[b]{\underset{\raise.3ex\hbox{$\scriptstyle\sim$}}{x}}\vphantom{x}}= (3, -4) \in \mathbb{R}^2$</w:t>
        </w:r>
      </w:ins>
      <w:ins w:id="1612" w:author="PR Preview" w:date="2026-01-01T00:00:00Z">
        <w:r>
          <w:t xml:space="preserve">:</w:t>
        </w:r>
      </w:ins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1613" w:author="PR Preview" w:date="2026-01-01T00:00:00Z">
        <w:r>
  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  </w:r>
      </w:ins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1614" w:author="PR Preview" w:date="2026-01-01T00:00:00Z">
        <w:r>
  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  </w:r>
      </w:ins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615" w:author="PR Preview" w:date="2026-01-01T00:00:00Z">
        <w:r>
          <w:delText xml:space="preserve">Notice that</w:delText>
        </w:r>
      </w:del>
      <w:del w:id="1616" w:author="PR Preview" w:date="2026-01-01T00:00:00Z">
        <w:r>
          <w:delText xml:space="preserve"> </w:delText>
        </w:r>
      </w:del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del w:id="1617" w:author="PR Preview" w:date="2026-01-01T00:00:00Z">
        <w:r>
          <w:delText xml:space="preserve">. For any vector</w:delText>
        </w:r>
      </w:del>
      <w:del w:id="161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619" w:author="PR Preview" w:date="2026-01-01T00:00:00Z">
        <w:r>
          <w:delText xml:space="preserve">, the norms satisfy the chain of inequalities: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620" w:author="PR Preview" w:date="2026-01-01T00:00:00Z">
        <w:r>
          <w:rPr>
            <w:i/>
            <w:iCs/>
          </w:rPr>
          <w:delText xml:space="preserve">Remark 3</w:delText>
        </w:r>
      </w:del>
      <w:del w:id="1621" w:author="PR Preview" w:date="2026-01-01T00:00:00Z">
        <w:r>
          <w:delText xml:space="preserve"> (Unit balls and regularization in machine learning). </w:delText>
        </w:r>
      </w:del>
      <w:del w:id="1622" w:author="PR Preview" w:date="2026-01-01T00:00:00Z">
        <w:r>
          <w:delText xml:space="preserve">The unit ball in</w:delText>
        </w:r>
      </w:del>
      <w:del w:id="162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624" w:author="PR Preview" w:date="2026-01-01T00:00:00Z">
        <w:r>
          <w:delText xml:space="preserve"> </w:delText>
        </w:r>
      </w:del>
      <w:del w:id="1625" w:author="PR Preview" w:date="2026-01-01T00:00:00Z">
        <w:r>
          <w:delText xml:space="preserve">under the</w:delText>
        </w:r>
      </w:del>
      <w:del w:id="1626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p</m:t>
            </m:r>
          </m:sub>
        </m:sSub>
      </m:oMath>
      <w:del w:id="1627" w:author="PR Preview" w:date="2026-01-01T00:00:00Z">
        <w:r>
          <w:delText xml:space="preserve"> </w:delText>
        </w:r>
      </w:del>
      <w:del w:id="1628" w:author="PR Preview" w:date="2026-01-01T00:00:00Z">
        <w:r>
          <w:delText xml:space="preserve">norm is the set</w:delText>
        </w:r>
      </w:del>
      <w:del w:id="162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del w:id="1630" w:author="PR Preview" w:date="2026-01-01T00:00:00Z">
        <w:r>
          <w:delText xml:space="preserve">:</w:delText>
        </w:r>
      </w:del>
    </w:p>
    <w:p>
      <w:pPr>
        <w:pStyle w:val="BodyText"/>
      </w:pPr>
      <w:ins w:id="1631" w:author="PR Preview" w:date="2026-01-01T00:00:00Z">
        <w:r>
  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  </w:r>
      </w:ins>
    </w:p>
    <w:p>
      <w:pPr>
        <w:pStyle w:val="FirstParagraph"/>
      </w:pPr>
      <w:ins w:id="1632" w:author="PR Preview" w:date="2026-01-01T00:00:00Z">
        <w:r>
          <w:t xml:space="preserve">Notice that</w:t>
        </w:r>
      </w:ins>
      <w:ins w:id="1633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ins w:id="1634" w:author="PR Preview" w:date="2026-01-01T00:00:00Z">
        <w:r>
          <w:t xml:space="preserve">. For any vector</w:t>
        </w:r>
      </w:ins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$\mathord{\smash[b]{\underset{\raise.3ex\hbox{$\scriptstyle\sim$}}{x}}\vphantom{x}}\in \mathbb{R}^p$</w:t>
        </w:r>
      </w:ins>
      <w:ins w:id="1637" w:author="PR Preview" w:date="2026-01-01T00:00:00Z">
        <w:r>
          <w:t xml:space="preserve">, the norms satisfy the chain of inequalities:</w:t>
        </w:r>
      </w:ins>
    </w:p>
    <w:p>
      <w:pPr>
        <w:pStyle w:val="BodyText"/>
      </w:pPr>
      <w:ins w:id="1638" w:author="PR Preview" w:date="2026-01-01T00:00:00Z">
        <w:r>
  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  </w:r>
      </w:ins>
    </w:p>
    <w:bookmarkEnd w:id="45"/>
    <w:bookmarkStart w:id="46" w:name="rem-vector-norms-sparsity"/>
    <w:p>
      <w:pPr>
        <w:pStyle w:val="FirstParagraph"/>
      </w:pPr>
      <w:ins w:id="1639" w:author="PR Preview" w:date="2026-01-01T00:00:00Z">
        <w:r>
          <w:rPr>
            <w:i/>
            <w:iCs/>
          </w:rPr>
          <w:t xml:space="preserve">Remark 3</w:t>
        </w:r>
      </w:ins>
      <w:ins w:id="1640" w:author="PR Preview" w:date="2026-01-01T00:00:00Z">
        <w:r>
          <w:t xml:space="preserve"> (Unit balls and regularization in machine learning). </w:t>
        </w:r>
      </w:ins>
      <w:ins w:id="1641" w:author="PR Preview" w:date="2026-01-01T00:00:00Z">
        <w:r>
          <w:t xml:space="preserve">The unit ball in</w:t>
        </w:r>
      </w:ins>
      <w:ins w:id="164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under the</w:t>
        </w:r>
      </w:ins>
      <w:ins w:id="1645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p</m:t>
            </m:r>
          </m:sub>
        </m:sSub>
      </m:oMath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norm is the set</w:t>
        </w:r>
      </w:ins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  </w:r>
      </w:ins>
      <w:ins w:id="1650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del w:id="1651" w:author="PR Preview" w:date="2026-01-01T00:00:00Z">
        <w:r>
          <w:rPr>
            <w:b/>
            <w:bCs/>
          </w:rPr>
          <w:delText xml:space="preserve">Definition 6 (Infinity norm (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del w:id="1652" w:author="PR Preview" w:date="2026-01-01T00:00:00Z">
        <w:r>
          <w:rPr>
            <w:b/>
            <w:bCs/>
          </w:rPr>
          <w:delText xml:space="preserve"> </w:delText>
        </w:r>
      </w:del>
      <w:del w:id="1653" w:author="PR Preview" w:date="2026-01-01T00:00:00Z">
        <w:r>
          <w:rPr>
            <w:b/>
            <w:bCs/>
          </w:rPr>
          <w:delText xml:space="preserve">norm, maximum norm, Chebyshev norm))</w:delText>
        </w:r>
      </w:del>
      <w:del w:id="1654" w:author="PR Preview" w:date="2026-01-01T00:00:00Z">
        <w:r>
          <w:delText xml:space="preserve"> </w:delText>
        </w:r>
      </w:del>
      <w:del w:id="1655" w:author="PR Preview" w:date="2026-01-01T00:00:00Z">
        <w:r>
          <w:delText xml:space="preserve">For a vector</w:delText>
        </w:r>
      </w:del>
      <w:del w:id="165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657" w:author="PR Preview" w:date="2026-01-01T00:00:00Z">
        <w:r>
          <w:delText xml:space="preserve">,</w:delText>
        </w:r>
      </w:del>
      <w:del w:id="1658" w:author="PR Preview" w:date="2026-01-01T00:00:00Z">
        <w:r>
          <w:delText xml:space="preserve"> </w:delText>
        </w:r>
      </w:del>
      <w:del w:id="1659" w:author="PR Preview" w:date="2026-01-01T00:00:00Z">
        <w:r>
          <w:delText xml:space="preserve">the</w:delText>
        </w:r>
      </w:del>
      <w:del w:id="1660" w:author="PR Preview" w:date="2026-01-01T00:00:00Z">
        <w:r>
          <w:delText xml:space="preserve"> </w:delText>
        </w:r>
      </w:del>
      <w:del w:id="1661" w:author="PR Preview" w:date="2026-01-01T00:00:00Z">
        <w:r>
          <w:rPr>
            <w:b/>
            <w:bCs/>
          </w:rPr>
          <w:delText xml:space="preserve">infinity norm</w:delText>
        </w:r>
      </w:del>
      <w:del w:id="1662" w:author="PR Preview" w:date="2026-01-01T00:00:00Z">
        <w:r>
          <w:delText xml:space="preserve"> </w:delText>
        </w:r>
      </w:del>
      <w:del w:id="1663" w:author="PR Preview" w:date="2026-01-01T00:00:00Z">
        <w:r>
          <w:delText xml:space="preserve">(also the</w:delText>
        </w:r>
      </w:del>
      <w:del w:id="1664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del w:id="1665" w:author="PR Preview" w:date="2026-01-01T00:00:00Z">
        <w:r>
          <w:rPr>
            <w:b/>
            <w:bCs/>
          </w:rPr>
          <w:delText xml:space="preserve"> </w:delText>
        </w:r>
      </w:del>
      <w:del w:id="1666" w:author="PR Preview" w:date="2026-01-01T00:00:00Z">
        <w:r>
          <w:rPr>
            <w:b/>
            <w:bCs/>
          </w:rPr>
          <w:delText xml:space="preserve">norm</w:delText>
        </w:r>
      </w:del>
      <w:del w:id="1667" w:author="PR Preview" w:date="2026-01-01T00:00:00Z">
        <w:r>
          <w:delText xml:space="preserve">,</w:delText>
        </w:r>
      </w:del>
      <w:del w:id="1668" w:author="PR Preview" w:date="2026-01-01T00:00:00Z">
        <w:r>
          <w:delText xml:space="preserve"> </w:delText>
        </w:r>
      </w:del>
      <w:del w:id="1669" w:author="PR Preview" w:date="2026-01-01T00:00:00Z">
        <w:r>
          <w:rPr>
            <w:b/>
            <w:bCs/>
          </w:rPr>
          <w:delText xml:space="preserve">maximum norm</w:delText>
        </w:r>
      </w:del>
      <w:del w:id="1670" w:author="PR Preview" w:date="2026-01-01T00:00:00Z">
        <w:r>
          <w:delText xml:space="preserve">, or</w:delText>
        </w:r>
      </w:del>
      <w:del w:id="1671" w:author="PR Preview" w:date="2026-01-01T00:00:00Z">
        <w:r>
          <w:delText xml:space="preserve"> </w:delText>
        </w:r>
      </w:del>
      <w:del w:id="1672" w:author="PR Preview" w:date="2026-01-01T00:00:00Z">
        <w:r>
          <w:rPr>
            <w:b/>
            <w:bCs/>
          </w:rPr>
          <w:delText xml:space="preserve">Chebyshev norm</w:delText>
        </w:r>
      </w:del>
      <w:del w:id="1673" w:author="PR Preview" w:date="2026-01-01T00:00:00Z">
        <w:r>
          <w:delText xml:space="preserve">) is defined separately from the</w:delText>
        </w:r>
      </w:del>
      <w:del w:id="1674" w:author="PR Preview" w:date="2026-01-01T00:00:00Z">
        <w:r>
          <w:delText xml:space="preserve"> </w:delText>
        </w:r>
      </w:del>
      <m:oMath>
        <m:r>
          <m:t>p</m:t>
        </m:r>
      </m:oMath>
      <w:del w:id="1675" w:author="PR Preview" w:date="2026-01-01T00:00:00Z">
        <w:r>
          <w:delText xml:space="preserve">-norms (</w:delText>
        </w:r>
      </w:del>
      <w:hyperlink w:anchor="def-vector-p-norm">
        <w:del w:id="1676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677" w:author="PR Preview" w:date="2026-01-01T00:00:00Z">
        <w:r>
          <w:delText xml:space="preserve">) by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678" w:author="PR Preview" w:date="2026-01-01T00:00:00Z">
        <w:r>
          <w:rPr>
            <w:b/>
            <w:bCs/>
          </w:rPr>
          <w:delText xml:space="preserve">Theorem 5 (The</w:delText>
        </w:r>
      </w:del>
      <w:del w:id="1679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ℓ</m:t>
            </m:r>
          </m:e>
          <m:sub>
            <m:r>
              <m:t>1</m:t>
            </m:r>
          </m:sub>
        </m:sSub>
      </m:oMath>
      <w:del w:id="1680" w:author="PR Preview" w:date="2026-01-01T00:00:00Z">
        <w:r>
          <w:rPr>
            <w:b/>
            <w:bCs/>
          </w:rPr>
          <w:delText xml:space="preserve">,</w:delText>
        </w:r>
      </w:del>
      <w:del w:id="1681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ℓ</m:t>
            </m:r>
          </m:e>
          <m:sub>
            <m:r>
              <m:t>2</m:t>
            </m:r>
          </m:sub>
        </m:sSub>
      </m:oMath>
      <w:del w:id="1682" w:author="PR Preview" w:date="2026-01-01T00:00:00Z">
        <w:r>
          <w:rPr>
            <w:b/>
            <w:bCs/>
          </w:rPr>
          <w:delText xml:space="preserve"> </w:delText>
        </w:r>
      </w:del>
      <w:del w:id="1683" w:author="PR Preview" w:date="2026-01-01T00:00:00Z">
        <w:r>
          <w:rPr>
            <w:b/>
            <w:bCs/>
          </w:rPr>
          <w:delText xml:space="preserve">and infinity norms, and the norm axioms)</w:delText>
        </w:r>
      </w:del>
      <w:del w:id="1684" w:author="PR Preview" w:date="2026-01-01T00:00:00Z">
        <w:r>
          <w:delText xml:space="preserve"> </w:delText>
        </w:r>
      </w:del>
      <w:del w:id="1685" w:author="PR Preview" w:date="2026-01-01T00:00:00Z">
        <w:r>
          <w:delText xml:space="preserve">Let</w:delText>
        </w:r>
      </w:del>
      <w:del w:id="168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687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1688" w:author="PR Preview" w:date="2026-01-01T00:00:00Z">
        <w:r>
          <w:delText xml:space="preserve">, and</w:delText>
        </w:r>
      </w:del>
      <w:del w:id="168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del w:id="1690" w:author="PR Preview" w:date="2026-01-01T00:00:00Z">
        <w:r>
          <w:delText xml:space="preserve">,</w:delText>
        </w:r>
      </w:del>
      <w:del w:id="1691" w:author="PR Preview" w:date="2026-01-01T00:00:00Z">
        <w:r>
          <w:delText xml:space="preserve"> </w:delText>
        </w:r>
      </w:del>
      <w:del w:id="1692" w:author="PR Preview" w:date="2026-01-01T00:00:00Z">
        <w:r>
          <w:delText xml:space="preserve">which is the Euclidean norm (</w:delText>
        </w:r>
      </w:del>
      <w:hyperlink r:id="rId42">
        <w:del w:id="1693" w:author="PR Preview" w:date="2026-01-01T00:00:00Z">
          <w:r>
            <w:rPr>
              <w:rStyle w:val="Hyperlink"/>
            </w:rPr>
            <w:delText xml:space="preserve">Definition 16 in Vectors</w:delText>
          </w:r>
        </w:del>
      </w:hyperlink>
      <w:del w:id="1694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del w:id="1695" w:author="PR Preview" w:date="2026-01-01T00:00:00Z">
        <w:r>
          <w:delText xml:space="preserve">.</w:delText>
        </w:r>
      </w:del>
    </w:p>
    <w:p>
      <w:pPr>
        <w:pStyle w:val="BodyText"/>
      </w:pPr>
      <w:ins w:id="1696" w:author="PR Preview" w:date="2026-01-01T00:00:00Z">
        <w:r>
          <w:rPr>
            <w:b/>
            <w:bCs/>
          </w:rPr>
          <w:t xml:space="preserve">Definition 6 (Infinity norm (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ins w:id="1697" w:author="PR Preview" w:date="2026-01-01T00:00:00Z">
        <w:r>
          <w:rPr>
            <w:b/>
            <w:bCs/>
          </w:rPr>
          <w:t xml:space="preserve"> </w:t>
        </w:r>
      </w:ins>
      <w:ins w:id="1698" w:author="PR Preview" w:date="2026-01-01T00:00:00Z">
        <w:r>
          <w:rPr>
            <w:b/>
            <w:bCs/>
          </w:rPr>
          <w:t xml:space="preserve">norm, maximum norm, Chebyshev norm))</w:t>
        </w:r>
      </w:ins>
      <w:ins w:id="1699" w:author="PR Preview" w:date="2026-01-01T00:00:00Z">
        <w:r>
          <w:t xml:space="preserve"> </w:t>
        </w:r>
      </w:ins>
      <w:ins w:id="1700" w:author="PR Preview" w:date="2026-01-01T00:00:00Z">
        <w:r>
          <w:t xml:space="preserve">For a vector</w:t>
        </w:r>
      </w:ins>
      <w:ins w:id="1701" w:author="PR Preview" w:date="2026-01-01T00:00:00Z">
        <w:r>
          <w:t xml:space="preserve"> </w:t>
        </w:r>
      </w:ins>
      <w:ins w:id="1702" w:author="PR Preview" w:date="2026-01-01T00:00:00Z">
        <w:r>
          <w:t xml:space="preserve">$\mathord{\smash[b]{\underset{\raise.3ex\hbox{$\scriptstyle\sim$}}{x}}\vphantom{x}}= (x_1, \ldots, x_p) \in \mathbb{R}^p$</w:t>
        </w:r>
      </w:ins>
      <w:ins w:id="1703" w:author="PR Preview" w:date="2026-01-01T00:00:00Z">
        <w:r>
          <w:t xml:space="preserve">,</w:t>
        </w:r>
      </w:ins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the</w:t>
        </w:r>
      </w:ins>
      <w:ins w:id="1706" w:author="PR Preview" w:date="2026-01-01T00:00:00Z">
        <w:r>
          <w:t xml:space="preserve"> </w:t>
        </w:r>
      </w:ins>
      <w:ins w:id="1707" w:author="PR Preview" w:date="2026-01-01T00:00:00Z">
        <w:r>
          <w:rPr>
            <w:b/>
            <w:bCs/>
          </w:rPr>
          <w:t xml:space="preserve">infinity norm</w:t>
        </w:r>
      </w:ins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(also the</w:t>
        </w:r>
      </w:ins>
      <w:ins w:id="171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ins w:id="1711" w:author="PR Preview" w:date="2026-01-01T00:00:00Z">
        <w:r>
          <w:rPr>
            <w:b/>
            <w:bCs/>
          </w:rPr>
          <w:t xml:space="preserve"> </w:t>
        </w:r>
      </w:ins>
      <w:ins w:id="1712" w:author="PR Preview" w:date="2026-01-01T00:00:00Z">
        <w:r>
          <w:rPr>
            <w:b/>
            <w:bCs/>
          </w:rPr>
          <w:t xml:space="preserve">norm</w:t>
        </w:r>
      </w:ins>
      <w:ins w:id="1713" w:author="PR Preview" w:date="2026-01-01T00:00:00Z">
        <w:r>
          <w:t xml:space="preserve">,</w:t>
        </w:r>
      </w:ins>
      <w:ins w:id="1714" w:author="PR Preview" w:date="2026-01-01T00:00:00Z">
        <w:r>
          <w:t xml:space="preserve"> </w:t>
        </w:r>
      </w:ins>
      <w:ins w:id="1715" w:author="PR Preview" w:date="2026-01-01T00:00:00Z">
        <w:r>
          <w:rPr>
            <w:b/>
            <w:bCs/>
          </w:rPr>
          <w:t xml:space="preserve">maximum norm</w:t>
        </w:r>
      </w:ins>
      <w:ins w:id="1716" w:author="PR Preview" w:date="2026-01-01T00:00:00Z">
        <w:r>
          <w:t xml:space="preserve">, or</w:t>
        </w:r>
      </w:ins>
      <w:ins w:id="1717" w:author="PR Preview" w:date="2026-01-01T00:00:00Z">
        <w:r>
          <w:t xml:space="preserve"> </w:t>
        </w:r>
      </w:ins>
      <w:ins w:id="1718" w:author="PR Preview" w:date="2026-01-01T00:00:00Z">
        <w:r>
          <w:rPr>
            <w:b/>
            <w:bCs/>
          </w:rPr>
          <w:t xml:space="preserve">Chebyshev norm</w:t>
        </w:r>
      </w:ins>
      <w:ins w:id="1719" w:author="PR Preview" w:date="2026-01-01T00:00:00Z">
        <w:r>
          <w:t xml:space="preserve">) is defined separately from the</w:t>
        </w:r>
      </w:ins>
      <w:ins w:id="1720" w:author="PR Preview" w:date="2026-01-01T00:00:00Z">
        <w:r>
          <w:t xml:space="preserve"> </w:t>
        </w:r>
      </w:ins>
      <m:oMath>
        <m:r>
          <m:t>p</m:t>
        </m:r>
      </m:oMath>
      <w:ins w:id="1721" w:author="PR Preview" w:date="2026-01-01T00:00:00Z">
        <w:r>
          <w:t xml:space="preserve">-norms (</w:t>
        </w:r>
      </w:ins>
      <w:hyperlink w:anchor="def-vector-p-norm">
        <w:ins w:id="1722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723" w:author="PR Preview" w:date="2026-01-01T00:00:00Z">
        <w:r>
          <w:t xml:space="preserve">) by</w:t>
        </w:r>
      </w:ins>
    </w:p>
    <w:p>
      <w:pPr>
        <w:pStyle w:val="BodyText"/>
      </w:pPr>
      <w:ins w:id="1724" w:author="PR Preview" w:date="2026-01-01T00:00:00Z">
        <w:r>
  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  </w:r>
      </w:ins>
    </w:p>
    <w:bookmarkEnd w:id="47"/>
    <w:bookmarkStart w:id="48" w:name="thm-vector-p-norm"/>
    <w:p>
      <w:pPr>
        <w:pStyle w:val="FirstParagraph"/>
      </w:pPr>
      <w:ins w:id="1725" w:author="PR Preview" w:date="2026-01-01T00:00:00Z">
        <w:r>
          <w:rPr>
            <w:b/>
            <w:bCs/>
          </w:rPr>
          <w:t xml:space="preserve">Theorem 5 (The</w:t>
        </w:r>
      </w:ins>
      <w:ins w:id="1726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t>1</m:t>
            </m:r>
          </m:sub>
        </m:sSub>
      </m:oMath>
      <w:ins w:id="1727" w:author="PR Preview" w:date="2026-01-01T00:00:00Z">
        <w:r>
          <w:rPr>
            <w:b/>
            <w:bCs/>
          </w:rPr>
          <w:t xml:space="preserve">,</w:t>
        </w:r>
      </w:ins>
      <w:ins w:id="1728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t>2</m:t>
            </m:r>
          </m:sub>
        </m:sSub>
      </m:oMath>
      <w:ins w:id="1729" w:author="PR Preview" w:date="2026-01-01T00:00:00Z">
        <w:r>
          <w:rPr>
            <w:b/>
            <w:bCs/>
          </w:rPr>
          <w:t xml:space="preserve"> </w:t>
        </w:r>
      </w:ins>
      <w:ins w:id="1730" w:author="PR Preview" w:date="2026-01-01T00:00:00Z">
        <w:r>
          <w:rPr>
            <w:b/>
            <w:bCs/>
          </w:rPr>
          <w:t xml:space="preserve">and infinity norms, and the norm axioms)</w:t>
        </w:r>
      </w:ins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Let</w:t>
        </w:r>
      </w:ins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$\mathord{\smash[b]{\underset{\raise.3ex\hbox{$\scriptstyle\sim$}}{x}}\vphantom{x}}= (x_1, \ldots, x_p) \in \mathbb{R}^p$</w:t>
        </w:r>
      </w:ins>
      <w:ins w:id="173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ins w:id="1736" w:author="PR Preview" w:date="2026-01-01T00:00:00Z">
        <w:r>
          <w:t xml:space="preserve">$\mathopen{}\left\lVert\mathord{\smash[b]{\underset{\raise.3ex\hbox{$\scriptstyle\sim$}}{x}}\vphantom{x}}\right\rVert\mathclose{}_1 = \sum_{i=1}^p\mathopen{}\left|x_i\right|\mathclose{}$</w:t>
        </w:r>
      </w:ins>
      <w:ins w:id="1737" w:author="PR Preview" w:date="2026-01-01T00:00:00Z">
        <w:r>
          <w:t xml:space="preserve">, and</w:t>
        </w:r>
      </w:ins>
      <w:ins w:id="1738" w:author="PR Preview" w:date="2026-01-01T00:00:00Z">
        <w:r>
          <w:t xml:space="preserve"> </w:t>
        </w:r>
      </w:ins>
      <w:ins w:id="1739" w:author="PR Preview" w:date="2026-01-01T00:00:00Z">
        <w:r>
          <w:t xml:space="preserve">$\mathopen{}\left\lVert\mathord{\smash[b]{\underset{\raise.3ex\hbox{$\scriptstyle\sim$}}{x}}\vphantom{x}}\right\rVert\mathclose{}_2 = \sqrt{\sum_{i=1}^px_i^2}$</w:t>
        </w:r>
      </w:ins>
      <w:ins w:id="1740" w:author="PR Preview" w:date="2026-01-01T00:00:00Z">
        <w:r>
          <w:t xml:space="preserve">,</w:t>
        </w:r>
      </w:ins>
      <w:ins w:id="1741" w:author="PR Preview" w:date="2026-01-01T00:00:00Z">
        <w:r>
          <w:t xml:space="preserve"> </w:t>
        </w:r>
      </w:ins>
      <w:ins w:id="1742" w:author="PR Preview" w:date="2026-01-01T00:00:00Z">
        <w:r>
          <w:t xml:space="preserve">which is the Euclidean norm (</w:t>
        </w:r>
      </w:ins>
      <w:hyperlink r:id="rId42">
        <w:ins w:id="1743" w:author="PR Preview" w:date="2026-01-01T00:00:00Z">
          <w:r>
            <w:rPr>
              <w:rStyle w:val="Hyperlink"/>
            </w:rPr>
            <w:t xml:space="preserve">Definition 16 in Vectors</w:t>
          </w:r>
        </w:ins>
      </w:hyperlink>
      <w:ins w:id="1744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4"/>
        </w:numPr>
      </w:pPr>
      <w:ins w:id="1745" w:author="PR Preview" w:date="2026-01-01T00:00:00Z">
        <w:r>
  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  </w:r>
      </w:ins>
      <w:ins w:id="174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del w:id="1747" w:author="PR Preview" w:date="2026-01-01T00:00:00Z">
        <w:r>
          <w:rPr>
            <w:b/>
            <w:bCs/>
          </w:rPr>
          <w:delText xml:space="preserve">Part 2.</w:delText>
        </w:r>
      </w:del>
      <w:del w:id="1748" w:author="PR Preview" w:date="2026-01-01T00:00:00Z">
        <w:r>
          <w:delText xml:space="preserve"> </w:delText>
        </w:r>
      </w:del>
      <w:del w:id="1749" w:author="PR Preview" w:date="2026-01-01T00:00:00Z">
        <w:r>
          <w:delText xml:space="preserve">If</w:delText>
        </w:r>
      </w:del>
      <w:del w:id="175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51" w:author="PR Preview" w:date="2026-01-01T00:00:00Z">
        <w:r>
          <w:delText xml:space="preserve">, every</w:delText>
        </w:r>
      </w:del>
      <w:del w:id="175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del w:id="1753" w:author="PR Preview" w:date="2026-01-01T00:00:00Z">
        <w:r>
          <w:delText xml:space="preserve"> </w:delText>
        </w:r>
      </w:del>
      <w:del w:id="1754" w:author="PR Preview" w:date="2026-01-01T00:00:00Z">
        <w:r>
          <w:delText xml:space="preserve">is</w:delText>
        </w:r>
      </w:del>
      <w:del w:id="1755" w:author="PR Preview" w:date="2026-01-01T00:00:00Z">
        <w:r>
          <w:delText xml:space="preserve"> </w:delText>
        </w:r>
      </w:del>
      <m:oMath>
        <m:r>
          <m:t>0</m:t>
        </m:r>
      </m:oMath>
      <w:del w:id="1756" w:author="PR Preview" w:date="2026-01-01T00:00:00Z">
        <w:r>
          <w:delText xml:space="preserve">, and so is</w:delText>
        </w:r>
      </w:del>
      <w:del w:id="175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del w:id="1758" w:author="PR Preview" w:date="2026-01-01T00:00:00Z">
        <w:r>
          <w:delText xml:space="preserve">.</w:delText>
        </w:r>
      </w:del>
      <w:del w:id="1759" w:author="PR Preview" w:date="2026-01-01T00:00:00Z">
        <w:r>
          <w:delText xml:space="preserve"> </w:delText>
        </w:r>
      </w:del>
      <w:del w:id="1760" w:author="PR Preview" w:date="2026-01-01T00:00:00Z">
        <w:r>
          <w:delText xml:space="preserve">Otherwise, let</w:delText>
        </w:r>
      </w:del>
      <w:del w:id="1761" w:author="PR Preview" w:date="2026-01-01T00:00:00Z">
        <w:r>
          <w:delText xml:space="preserve"> </w:delText>
        </w:r>
      </w:del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del w:id="1762" w:author="PR Preview" w:date="2026-01-01T00:00:00Z">
        <w:r>
          <w:delText xml:space="preserve">, and pick</w:delText>
        </w:r>
      </w:del>
      <w:del w:id="1763" w:author="PR Preview" w:date="2026-01-01T00:00:00Z">
        <w:r>
          <w:delText xml:space="preserve"> </w:delText>
        </w:r>
      </w:del>
      <m:oMath>
        <m:r>
          <m:t>j</m:t>
        </m:r>
      </m:oMath>
      <w:del w:id="1764" w:author="PR Preview" w:date="2026-01-01T00:00:00Z">
        <w:r>
          <w:delText xml:space="preserve"> </w:delText>
        </w:r>
      </w:del>
      <w:del w:id="1765" w:author="PR Preview" w:date="2026-01-01T00:00:00Z">
        <w:r>
          <w:delText xml:space="preserve">with</w:delText>
        </w:r>
      </w:del>
      <w:del w:id="176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del w:id="1767" w:author="PR Preview" w:date="2026-01-01T00:00:00Z">
        <w:r>
          <w:delText xml:space="preserve">.</w:delText>
        </w:r>
      </w:del>
      <w:del w:id="1768" w:author="PR Preview" w:date="2026-01-01T00:00:00Z">
        <w:r>
          <w:delText xml:space="preserve"> </w:delText>
        </w:r>
      </w:del>
      <w:del w:id="1769" w:author="PR Preview" w:date="2026-01-01T00:00:00Z">
        <w:r>
          <w:delText xml:space="preserve">Every term of</w:delText>
        </w:r>
      </w:del>
      <w:del w:id="1770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del w:id="1771" w:author="PR Preview" w:date="2026-01-01T00:00:00Z">
        <w:r>
          <w:delText xml:space="preserve"> </w:delText>
        </w:r>
      </w:del>
      <w:del w:id="1772" w:author="PR Preview" w:date="2026-01-01T00:00:00Z">
        <w:r>
          <w:delText xml:space="preserve">is at most</w:delText>
        </w:r>
      </w:del>
      <w:del w:id="1773" w:author="PR Preview" w:date="2026-01-01T00:00:00Z">
        <w:r>
          <w:delText xml:space="preserve"> </w:delText>
        </w:r>
      </w:del>
      <m:oMath>
        <m:sSup>
          <m:e>
            <m:r>
              <m:t>M</m:t>
            </m:r>
          </m:e>
          <m:sup>
            <m:r>
              <m:t>k</m:t>
            </m:r>
          </m:sup>
        </m:sSup>
      </m:oMath>
      <w:del w:id="1774" w:author="PR Preview" w:date="2026-01-01T00:00:00Z">
        <w:r>
          <w:delText xml:space="preserve">, and the</w:delText>
        </w:r>
      </w:del>
      <w:del w:id="1775" w:author="PR Preview" w:date="2026-01-01T00:00:00Z">
        <w:r>
          <w:delText xml:space="preserve"> </w:delText>
        </w:r>
      </w:del>
      <m:oMath>
        <m:r>
          <m:t>j</m:t>
        </m:r>
      </m:oMath>
      <w:del w:id="1776" w:author="PR Preview" w:date="2026-01-01T00:00:00Z">
        <w:r>
          <w:delText xml:space="preserve">th term equals</w:delText>
        </w:r>
      </w:del>
      <w:del w:id="1777" w:author="PR Preview" w:date="2026-01-01T00:00:00Z">
        <w:r>
          <w:delText xml:space="preserve"> </w:delText>
        </w:r>
      </w:del>
      <m:oMath>
        <m:sSup>
          <m:e>
            <m:r>
              <m:t>M</m:t>
            </m:r>
          </m:e>
          <m:sup>
            <m:r>
              <m:t>k</m:t>
            </m:r>
          </m:sup>
        </m:sSup>
      </m:oMath>
      <w:del w:id="1778" w:author="PR Preview" w:date="2026-01-01T00:00:00Z">
        <w:r>
          <w:delText xml:space="preserve">, so</w:delText>
        </w:r>
      </w:del>
    </w:p>
    <w:p>
      <w:pPr>
        <w:pStyle w:val="BodyText"/>
      </w:pPr>
      <w:ins w:id="1779" w:author="PR Preview" w:date="2026-01-01T00:00:00Z">
        <w:r>
          <w:rPr>
            <w:b/>
            <w:bCs/>
          </w:rPr>
          <w:t xml:space="preserve">Part 2.</w:t>
        </w:r>
      </w:ins>
      <w:ins w:id="1780" w:author="PR Preview" w:date="2026-01-01T00:00:00Z">
        <w:r>
          <w:t xml:space="preserve"> </w:t>
        </w:r>
      </w:ins>
      <w:ins w:id="1781" w:author="PR Preview" w:date="2026-01-01T00:00:00Z">
        <w:r>
          <w:t xml:space="preserve">If</w:t>
        </w:r>
      </w:ins>
      <w:ins w:id="1782" w:author="PR Preview" w:date="2026-01-01T00:00:00Z">
        <w:r>
          <w:t xml:space="preserve"> </w:t>
        </w:r>
      </w:ins>
      <w:ins w:id="1783" w:author="PR Preview" w:date="2026-01-01T00:00:00Z">
        <w:r>
          <w:t xml:space="preserve">$\mathord{\smash[b]{\underset{\raise.3ex\hbox{$\scriptstyle\sim$}}{x}}\vphantom{x}}= \mathord{\smash[b]{\underset{\raise.3ex\hbox{$\scriptstyle\sim$}}{0}}\vphantom{0}}$</w:t>
        </w:r>
      </w:ins>
      <w:ins w:id="1784" w:author="PR Preview" w:date="2026-01-01T00:00:00Z">
        <w:r>
          <w:t xml:space="preserve">, every</w:t>
        </w:r>
      </w:ins>
      <w:ins w:id="1785" w:author="PR Preview" w:date="2026-01-01T00:00:00Z">
        <w:r>
          <w:t xml:space="preserve"> </w:t>
        </w:r>
      </w:ins>
      <w:ins w:id="1786" w:author="PR Preview" w:date="2026-01-01T00:00:00Z">
        <w:r>
          <w:t xml:space="preserve">$\mathopen{}\left\lVert\mathord{\smash[b]{\underset{\raise.3ex\hbox{$\scriptstyle\sim$}}{x}}\vphantom{x}}\right\rVert\mathclose{}_k$</w:t>
        </w:r>
      </w:ins>
      <w:ins w:id="1787" w:author="PR Preview" w:date="2026-01-01T00:00:00Z">
        <w:r>
          <w:t xml:space="preserve"> </w:t>
        </w:r>
      </w:ins>
      <w:ins w:id="1788" w:author="PR Preview" w:date="2026-01-01T00:00:00Z">
        <w:r>
          <w:t xml:space="preserve">is</w:t>
        </w:r>
      </w:ins>
      <w:ins w:id="1789" w:author="PR Preview" w:date="2026-01-01T00:00:00Z">
        <w:r>
          <w:t xml:space="preserve"> </w:t>
        </w:r>
      </w:ins>
      <m:oMath>
        <m:r>
          <m:t>0</m:t>
        </m:r>
      </m:oMath>
      <w:ins w:id="1790" w:author="PR Preview" w:date="2026-01-01T00:00:00Z">
        <w:r>
          <w:t xml:space="preserve">, and so is</w:t>
        </w:r>
      </w:ins>
      <w:ins w:id="1791" w:author="PR Preview" w:date="2026-01-01T00:00:00Z">
        <w:r>
          <w:t xml:space="preserve"> </w:t>
        </w:r>
      </w:ins>
      <w:ins w:id="1792" w:author="PR Preview" w:date="2026-01-01T00:00:00Z">
        <w:r>
          <w:t xml:space="preserve">$\mathopen{}\left\lVert\mathord{\smash[b]{\underset{\raise.3ex\hbox{$\scriptstyle\sim$}}{x}}\vphantom{x}}\right\rVert\mathclose{}_\infty$</w:t>
        </w:r>
      </w:ins>
      <w:ins w:id="1793" w:author="PR Preview" w:date="2026-01-01T00:00:00Z">
        <w:r>
          <w:t xml:space="preserve">.</w:t>
        </w:r>
      </w:ins>
      <w:ins w:id="1794" w:author="PR Preview" w:date="2026-01-01T00:00:00Z">
        <w:r>
          <w:t xml:space="preserve"> </w:t>
        </w:r>
      </w:ins>
      <w:ins w:id="1795" w:author="PR Preview" w:date="2026-01-01T00:00:00Z">
        <w:r>
          <w:t xml:space="preserve">Otherwise, let</w:t>
        </w:r>
      </w:ins>
      <w:ins w:id="1796" w:author="PR Preview" w:date="2026-01-01T00:00:00Z">
        <w:r>
          <w:t xml:space="preserve"> </w:t>
        </w:r>
      </w:ins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ins w:id="1797" w:author="PR Preview" w:date="2026-01-01T00:00:00Z">
        <w:r>
          <w:t xml:space="preserve">, and pick</w:t>
        </w:r>
      </w:ins>
      <w:ins w:id="1798" w:author="PR Preview" w:date="2026-01-01T00:00:00Z">
        <w:r>
          <w:t xml:space="preserve"> </w:t>
        </w:r>
      </w:ins>
      <m:oMath>
        <m:r>
          <m:t>j</m:t>
        </m:r>
      </m:oMath>
      <w:ins w:id="1799" w:author="PR Preview" w:date="2026-01-01T00:00:00Z">
        <w:r>
          <w:t xml:space="preserve"> </w:t>
        </w:r>
      </w:ins>
      <w:ins w:id="1800" w:author="PR Preview" w:date="2026-01-01T00:00:00Z">
        <w:r>
          <w:t xml:space="preserve">with</w:t>
        </w:r>
      </w:ins>
      <w:ins w:id="180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ins w:id="1802" w:author="PR Preview" w:date="2026-01-01T00:00:00Z">
        <w:r>
          <w:t xml:space="preserve">.</w:t>
        </w:r>
      </w:ins>
      <w:ins w:id="1803" w:author="PR Preview" w:date="2026-01-01T00:00:00Z">
        <w:r>
          <w:t xml:space="preserve"> </w:t>
        </w:r>
      </w:ins>
      <w:ins w:id="1804" w:author="PR Preview" w:date="2026-01-01T00:00:00Z">
        <w:r>
          <w:t xml:space="preserve">Every term of</w:t>
        </w:r>
      </w:ins>
      <w:ins w:id="180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ins w:id="1806" w:author="PR Preview" w:date="2026-01-01T00:00:00Z">
        <w:r>
          <w:t xml:space="preserve"> </w:t>
        </w:r>
      </w:ins>
      <w:ins w:id="1807" w:author="PR Preview" w:date="2026-01-01T00:00:00Z">
        <w:r>
          <w:t xml:space="preserve">is at most</w:t>
        </w:r>
      </w:ins>
      <w:ins w:id="1808" w:author="PR Preview" w:date="2026-01-01T00:00:00Z">
        <w:r>
          <w:t xml:space="preserve"> </w:t>
        </w:r>
      </w:ins>
      <m:oMath>
        <m:sSup>
          <m:e>
            <m:r>
              <m:t>M</m:t>
            </m:r>
          </m:e>
          <m:sup>
            <m:r>
              <m:t>k</m:t>
            </m:r>
          </m:sup>
        </m:sSup>
      </m:oMath>
      <w:ins w:id="1809" w:author="PR Preview" w:date="2026-01-01T00:00:00Z">
        <w:r>
          <w:t xml:space="preserve">, and the</w:t>
        </w:r>
      </w:ins>
      <w:ins w:id="1810" w:author="PR Preview" w:date="2026-01-01T00:00:00Z">
        <w:r>
          <w:t xml:space="preserve"> </w:t>
        </w:r>
      </w:ins>
      <m:oMath>
        <m:r>
          <m:t>j</m:t>
        </m:r>
      </m:oMath>
      <w:ins w:id="1811" w:author="PR Preview" w:date="2026-01-01T00:00:00Z">
        <w:r>
          <w:t xml:space="preserve">th term equals</w:t>
        </w:r>
      </w:ins>
      <w:ins w:id="1812" w:author="PR Preview" w:date="2026-01-01T00:00:00Z">
        <w:r>
          <w:t xml:space="preserve"> </w:t>
        </w:r>
      </w:ins>
      <m:oMath>
        <m:sSup>
          <m:e>
            <m:r>
              <m:t>M</m:t>
            </m:r>
          </m:e>
          <m:sup>
            <m:r>
              <m:t>k</m:t>
            </m:r>
          </m:sup>
        </m:sSup>
      </m:oMath>
      <w:ins w:id="1813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814" w:author="PR Preview" w:date="2026-01-01T00:00:00Z">
        <w:r>
          <w:delText xml:space="preserve">As</w:delText>
        </w:r>
      </w:del>
      <w:del w:id="181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1816" w:author="PR Preview" w:date="2026-01-01T00:00:00Z">
        <w:r>
          <w:delText xml:space="preserve">,</w:delText>
        </w:r>
      </w:del>
      <w:del w:id="1817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del w:id="1818" w:author="PR Preview" w:date="2026-01-01T00:00:00Z">
        <w:r>
          <w:delText xml:space="preserve">,</w:delText>
        </w:r>
      </w:del>
      <w:del w:id="1819" w:author="PR Preview" w:date="2026-01-01T00:00:00Z">
        <w:r>
          <w:delText xml:space="preserve"> </w:delText>
        </w:r>
      </w:del>
      <w:del w:id="1820" w:author="PR Preview" w:date="2026-01-01T00:00:00Z">
        <w:r>
          <w:delText xml:space="preserve">so</w:delText>
        </w:r>
      </w:del>
      <w:del w:id="182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del w:id="1822" w:author="PR Preview" w:date="2026-01-01T00:00:00Z">
        <w:r>
          <w:delText xml:space="preserve"> </w:delText>
        </w:r>
      </w:del>
      <w:del w:id="1823" w:author="PR Preview" w:date="2026-01-01T00:00:00Z">
        <w:r>
          <w:delText xml:space="preserve">is squeezed between</w:delText>
        </w:r>
      </w:del>
      <w:del w:id="1824" w:author="PR Preview" w:date="2026-01-01T00:00:00Z">
        <w:r>
          <w:delText xml:space="preserve"> </w:delText>
        </w:r>
      </w:del>
      <m:oMath>
        <m:r>
          <m:t>M</m:t>
        </m:r>
      </m:oMath>
      <w:del w:id="1825" w:author="PR Preview" w:date="2026-01-01T00:00:00Z">
        <w:r>
          <w:delText xml:space="preserve"> </w:delText>
        </w:r>
      </w:del>
      <w:del w:id="1826" w:author="PR Preview" w:date="2026-01-01T00:00:00Z">
        <w:r>
          <w:delText xml:space="preserve">and a quantity that tends to</w:delText>
        </w:r>
      </w:del>
      <w:del w:id="1827" w:author="PR Preview" w:date="2026-01-01T00:00:00Z">
        <w:r>
          <w:delText xml:space="preserve"> </w:delText>
        </w:r>
      </w:del>
      <m:oMath>
        <m:r>
          <m:t>M</m:t>
        </m:r>
      </m:oMath>
      <w:del w:id="1828" w:author="PR Preview" w:date="2026-01-01T00:00:00Z">
        <w:r>
          <w:delText xml:space="preserve">.</w:delText>
        </w:r>
      </w:del>
      <w:del w:id="1829" w:author="PR Preview" w:date="2026-01-01T00:00:00Z">
        <w:r>
          <w:delText xml:space="preserve"> </w:delText>
        </w:r>
      </w:del>
      <w:del w:id="1830" w:author="PR Preview" w:date="2026-01-01T00:00:00Z">
        <w:r>
          <w:delText xml:space="preserve">Thus</w:delText>
        </w:r>
      </w:del>
      <w:del w:id="183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del w:id="1832" w:author="PR Preview" w:date="2026-01-01T00:00:00Z">
        <w:r>
          <w:delText xml:space="preserve">.</w:delText>
        </w:r>
      </w:del>
    </w:p>
    <w:p>
      <w:pPr>
        <w:pStyle w:val="BodyText"/>
      </w:pPr>
      <w:ins w:id="1833" w:author="PR Preview" w:date="2026-01-01T00:00:00Z">
        <w:r>
          <w:t xml:space="preserve">$$
    M \le \mathopen{}\left\lVert\mathord{\smash[b]{\underset{\raise.3ex\hbox{$\scriptstyle\sim$}}{x}}\vphantom{x}}\right\rVert\mathclose{}_k \le p^{1/k} M.
    $$</w:t>
        </w:r>
      </w:ins>
    </w:p>
    <w:p>
      <w:pPr>
        <w:pStyle w:val="FirstParagraph"/>
      </w:pPr>
      <w:ins w:id="1834" w:author="PR Preview" w:date="2026-01-01T00:00:00Z">
        <w:r>
          <w:t xml:space="preserve">As</w:t>
        </w:r>
      </w:ins>
      <w:ins w:id="183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1836" w:author="PR Preview" w:date="2026-01-01T00:00:00Z">
        <w:r>
          <w:t xml:space="preserve">,</w:t>
        </w:r>
      </w:ins>
      <w:ins w:id="1837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ins w:id="1838" w:author="PR Preview" w:date="2026-01-01T00:00:00Z">
        <w:r>
          <w:t xml:space="preserve">,</w:t>
        </w:r>
      </w:ins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so</w:t>
        </w:r>
      </w:ins>
      <w:ins w:id="1841" w:author="PR Preview" w:date="2026-01-01T00:00:00Z">
        <w:r>
          <w:t xml:space="preserve"> </w:t>
        </w:r>
      </w:ins>
      <w:ins w:id="1842" w:author="PR Preview" w:date="2026-01-01T00:00:00Z">
        <w:r>
          <w:t xml:space="preserve">$\mathopen{}\left\lVert\mathord{\smash[b]{\underset{\raise.3ex\hbox{$\scriptstyle\sim$}}{x}}\vphantom{x}}\right\rVert\mathclose{}_k$</w:t>
        </w:r>
      </w:ins>
      <w:ins w:id="1843" w:author="PR Preview" w:date="2026-01-01T00:00:00Z">
        <w:r>
          <w:t xml:space="preserve"> </w:t>
        </w:r>
      </w:ins>
      <w:ins w:id="1844" w:author="PR Preview" w:date="2026-01-01T00:00:00Z">
        <w:r>
          <w:t xml:space="preserve">is squeezed between</w:t>
        </w:r>
      </w:ins>
      <w:ins w:id="1845" w:author="PR Preview" w:date="2026-01-01T00:00:00Z">
        <w:r>
          <w:t xml:space="preserve"> </w:t>
        </w:r>
      </w:ins>
      <m:oMath>
        <m:r>
          <m:t>M</m:t>
        </m:r>
      </m:oMath>
      <w:ins w:id="1846" w:author="PR Preview" w:date="2026-01-01T00:00:00Z">
        <w:r>
          <w:t xml:space="preserve"> </w:t>
        </w:r>
      </w:ins>
      <w:ins w:id="1847" w:author="PR Preview" w:date="2026-01-01T00:00:00Z">
        <w:r>
          <w:t xml:space="preserve">and a quantity that tends to</w:t>
        </w:r>
      </w:ins>
      <w:ins w:id="1848" w:author="PR Preview" w:date="2026-01-01T00:00:00Z">
        <w:r>
          <w:t xml:space="preserve"> </w:t>
        </w:r>
      </w:ins>
      <m:oMath>
        <m:r>
          <m:t>M</m:t>
        </m:r>
      </m:oMath>
      <w:ins w:id="1849" w:author="PR Preview" w:date="2026-01-01T00:00:00Z">
        <w:r>
          <w:t xml:space="preserve">.</w:t>
        </w:r>
      </w:ins>
      <w:ins w:id="1850" w:author="PR Preview" w:date="2026-01-01T00:00:00Z">
        <w:r>
          <w:t xml:space="preserve"> </w:t>
        </w:r>
      </w:ins>
      <w:ins w:id="1851" w:author="PR Preview" w:date="2026-01-01T00:00:00Z">
        <w:r>
          <w:t xml:space="preserve">Thus</w:t>
        </w:r>
      </w:ins>
      <w:ins w:id="1852" w:author="PR Preview" w:date="2026-01-01T00:00:00Z">
        <w:r>
          <w:t xml:space="preserve"> </w:t>
        </w:r>
      </w:ins>
      <w:ins w:id="1853" w:author="PR Preview" w:date="2026-01-01T00:00:00Z">
        <w:r>
  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  </w:r>
      </w:ins>
      <w:ins w:id="1854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del w:id="1855" w:author="PR Preview" w:date="2026-01-01T00:00:00Z">
        <w:r>
          <w:rPr>
            <w:i/>
            <w:iCs/>
          </w:rPr>
          <w:delText xml:space="preserve">Positivity and definiteness.</w:delText>
        </w:r>
      </w:del>
      <w:del w:id="1856" w:author="PR Preview" w:date="2026-01-01T00:00:00Z">
        <w:r>
          <w:delText xml:space="preserve"> </w:delText>
        </w:r>
      </w:del>
      <w:del w:id="1857" w:author="PR Preview" w:date="2026-01-01T00:00:00Z">
        <w:r>
          <w:delText xml:space="preserve">Each term</w:delText>
        </w:r>
      </w:del>
      <w:del w:id="185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del w:id="1859" w:author="PR Preview" w:date="2026-01-01T00:00:00Z">
        <w:r>
          <w:delText xml:space="preserve"> </w:delText>
        </w:r>
      </w:del>
      <w:del w:id="1860" w:author="PR Preview" w:date="2026-01-01T00:00:00Z">
        <w:r>
          <w:delText xml:space="preserve">is at least</w:delText>
        </w:r>
      </w:del>
      <w:del w:id="1861" w:author="PR Preview" w:date="2026-01-01T00:00:00Z">
        <w:r>
          <w:delText xml:space="preserve"> </w:delText>
        </w:r>
      </w:del>
      <m:oMath>
        <m:r>
          <m:t>0</m:t>
        </m:r>
      </m:oMath>
      <w:del w:id="1862" w:author="PR Preview" w:date="2026-01-01T00:00:00Z">
        <w:r>
          <w:delText xml:space="preserve">, so</w:delText>
        </w:r>
      </w:del>
      <w:del w:id="186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del w:id="1864" w:author="PR Preview" w:date="2026-01-01T00:00:00Z">
        <w:r>
          <w:delText xml:space="preserve">.</w:delText>
        </w:r>
      </w:del>
      <w:del w:id="1865" w:author="PR Preview" w:date="2026-01-01T00:00:00Z">
        <w:r>
          <w:delText xml:space="preserve"> </w:delText>
        </w:r>
      </w:del>
      <w:del w:id="1866" w:author="PR Preview" w:date="2026-01-01T00:00:00Z">
        <w:r>
          <w:delText xml:space="preserve">The sum</w:delText>
        </w:r>
      </w:del>
      <w:del w:id="1867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del w:id="1868" w:author="PR Preview" w:date="2026-01-01T00:00:00Z">
        <w:r>
          <w:delText xml:space="preserve"> </w:delText>
        </w:r>
      </w:del>
      <w:del w:id="1869" w:author="PR Preview" w:date="2026-01-01T00:00:00Z">
        <w:r>
          <w:delText xml:space="preserve">is</w:delText>
        </w:r>
      </w:del>
      <w:del w:id="1870" w:author="PR Preview" w:date="2026-01-01T00:00:00Z">
        <w:r>
          <w:delText xml:space="preserve"> </w:delText>
        </w:r>
      </w:del>
      <m:oMath>
        <m:r>
          <m:t>0</m:t>
        </m:r>
      </m:oMath>
      <w:del w:id="1871" w:author="PR Preview" w:date="2026-01-01T00:00:00Z">
        <w:r>
          <w:delText xml:space="preserve"> </w:delText>
        </w:r>
      </w:del>
      <w:del w:id="1872" w:author="PR Preview" w:date="2026-01-01T00:00:00Z">
        <w:r>
          <w:delText xml:space="preserve">exactly when every term is</w:delText>
        </w:r>
      </w:del>
      <w:del w:id="1873" w:author="PR Preview" w:date="2026-01-01T00:00:00Z">
        <w:r>
          <w:delText xml:space="preserve"> </w:delText>
        </w:r>
      </w:del>
      <m:oMath>
        <m:r>
          <m:t>0</m:t>
        </m:r>
      </m:oMath>
      <w:del w:id="1874" w:author="PR Preview" w:date="2026-01-01T00:00:00Z">
        <w:r>
          <w:delText xml:space="preserve">, that is, when</w:delText>
        </w:r>
      </w:del>
      <w:del w:id="187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76" w:author="PR Preview" w:date="2026-01-01T00:00:00Z">
        <w:r>
          <w:delText xml:space="preserve">.</w:delText>
        </w:r>
      </w:del>
    </w:p>
    <w:p>
      <w:pPr>
        <w:numPr>
          <w:ilvl w:val="0"/>
          <w:numId w:val="1015"/>
        </w:numPr>
      </w:pPr>
      <w:ins w:id="1877" w:author="PR Preview" w:date="2026-01-01T00:00:00Z">
        <w:r>
          <w:rPr>
            <w:i/>
            <w:iCs/>
          </w:rPr>
          <w:t xml:space="preserve">Positivity and definiteness.</w:t>
        </w:r>
      </w:ins>
      <w:ins w:id="1878" w:author="PR Preview" w:date="2026-01-01T00:00:00Z">
        <w:r>
          <w:t xml:space="preserve"> </w:t>
        </w:r>
      </w:ins>
      <w:ins w:id="1879" w:author="PR Preview" w:date="2026-01-01T00:00:00Z">
        <w:r>
          <w:t xml:space="preserve">Each term</w:t>
        </w:r>
      </w:ins>
      <w:ins w:id="188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ins w:id="1881" w:author="PR Preview" w:date="2026-01-01T00:00:00Z">
        <w:r>
          <w:t xml:space="preserve"> </w:t>
        </w:r>
      </w:ins>
      <w:ins w:id="1882" w:author="PR Preview" w:date="2026-01-01T00:00:00Z">
        <w:r>
          <w:t xml:space="preserve">is at least</w:t>
        </w:r>
      </w:ins>
      <w:ins w:id="1883" w:author="PR Preview" w:date="2026-01-01T00:00:00Z">
        <w:r>
          <w:t xml:space="preserve"> </w:t>
        </w:r>
      </w:ins>
      <m:oMath>
        <m:r>
          <m:t>0</m:t>
        </m:r>
      </m:oMath>
      <w:ins w:id="1884" w:author="PR Preview" w:date="2026-01-01T00:00:00Z">
        <w:r>
          <w:t xml:space="preserve">, so</w:t>
        </w:r>
      </w:ins>
      <w:ins w:id="1885" w:author="PR Preview" w:date="2026-01-01T00:00:00Z">
        <w:r>
          <w:t xml:space="preserve"> </w:t>
        </w:r>
      </w:ins>
      <w:ins w:id="1886" w:author="PR Preview" w:date="2026-01-01T00:00:00Z">
        <w:r>
          <w:t xml:space="preserve">$\mathopen{}\left\lVert\mathord{\smash[b]{\underset{\raise.3ex\hbox{$\scriptstyle\sim$}}{x}}\vphantom{x}}\right\rVert\mathclose{}_k \ge 0$</w:t>
        </w:r>
      </w:ins>
      <w:ins w:id="1887" w:author="PR Preview" w:date="2026-01-01T00:00:00Z">
        <w:r>
          <w:t xml:space="preserve">.</w:t>
        </w:r>
      </w:ins>
      <w:ins w:id="1888" w:author="PR Preview" w:date="2026-01-01T00:00:00Z">
        <w:r>
          <w:t xml:space="preserve"> </w:t>
        </w:r>
      </w:ins>
      <w:ins w:id="1889" w:author="PR Preview" w:date="2026-01-01T00:00:00Z">
        <w:r>
          <w:t xml:space="preserve">The sum</w:t>
        </w:r>
      </w:ins>
      <w:ins w:id="1890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ins w:id="1891" w:author="PR Preview" w:date="2026-01-01T00:00:00Z">
        <w:r>
          <w:t xml:space="preserve"> </w:t>
        </w:r>
      </w:ins>
      <w:ins w:id="1892" w:author="PR Preview" w:date="2026-01-01T00:00:00Z">
        <w:r>
          <w:t xml:space="preserve">is</w:t>
        </w:r>
      </w:ins>
      <w:ins w:id="1893" w:author="PR Preview" w:date="2026-01-01T00:00:00Z">
        <w:r>
          <w:t xml:space="preserve"> </w:t>
        </w:r>
      </w:ins>
      <m:oMath>
        <m:r>
          <m:t>0</m:t>
        </m:r>
      </m:oMath>
      <w:ins w:id="1894" w:author="PR Preview" w:date="2026-01-01T00:00:00Z">
        <w:r>
          <w:t xml:space="preserve"> </w:t>
        </w:r>
      </w:ins>
      <w:ins w:id="1895" w:author="PR Preview" w:date="2026-01-01T00:00:00Z">
        <w:r>
          <w:t xml:space="preserve">exactly when every term is</w:t>
        </w:r>
      </w:ins>
      <w:ins w:id="1896" w:author="PR Preview" w:date="2026-01-01T00:00:00Z">
        <w:r>
          <w:t xml:space="preserve"> </w:t>
        </w:r>
      </w:ins>
      <m:oMath>
        <m:r>
          <m:t>0</m:t>
        </m:r>
      </m:oMath>
      <w:ins w:id="1897" w:author="PR Preview" w:date="2026-01-01T00:00:00Z">
        <w:r>
          <w:t xml:space="preserve">, that is, when</w:t>
        </w:r>
      </w:ins>
      <w:ins w:id="1898" w:author="PR Preview" w:date="2026-01-01T00:00:00Z">
        <w:r>
          <w:t xml:space="preserve"> </w:t>
        </w:r>
      </w:ins>
      <w:ins w:id="1899" w:author="PR Preview" w:date="2026-01-01T00:00:00Z">
        <w:r>
          <w:t xml:space="preserve">$\mathord{\smash[b]{\underset{\raise.3ex\hbox{$\scriptstyle\sim$}}{x}}\vphantom{x}}= \mathord{\smash[b]{\underset{\raise.3ex\hbox{$\scriptstyle\sim$}}{0}}\vphantom{0}}$</w:t>
        </w:r>
      </w:ins>
      <w:ins w:id="1900" w:author="PR Preview" w:date="2026-01-01T00:00:00Z">
        <w:r>
          <w:t xml:space="preserve">.</w:t>
        </w:r>
      </w:ins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del w:id="1901" w:author="PR Preview" w:date="2026-01-01T00:00:00Z">
        <w:r>
          <w:rPr>
            <w:i/>
            <w:iCs/>
          </w:rPr>
          <w:delText xml:space="preserve">Triangle inequality.</w:delText>
        </w:r>
      </w:del>
      <w:del w:id="1902" w:author="PR Preview" w:date="2026-01-01T00:00:00Z">
        <w:r>
          <w:delText xml:space="preserve"> </w:delText>
        </w:r>
      </w:del>
      <w:del w:id="1903" w:author="PR Preview" w:date="2026-01-01T00:00:00Z">
        <w:r>
          <w:delText xml:space="preserve">Let</w:delText>
        </w:r>
      </w:del>
      <w:del w:id="190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905" w:author="PR Preview" w:date="2026-01-01T00:00:00Z">
        <w:r>
          <w:delText xml:space="preserve">.</w:delText>
        </w:r>
      </w:del>
      <w:del w:id="1906" w:author="PR Preview" w:date="2026-01-01T00:00:00Z">
        <w:r>
          <w:delText xml:space="preserve"> </w:delText>
        </w:r>
      </w:del>
      <w:del w:id="1907" w:author="PR Preview" w:date="2026-01-01T00:00:00Z">
        <w:r>
          <w:delText xml:space="preserve">If</w:delText>
        </w:r>
      </w:del>
      <w:del w:id="190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09" w:author="PR Preview" w:date="2026-01-01T00:00:00Z">
        <w:r>
          <w:delText xml:space="preserve"> </w:delText>
        </w:r>
      </w:del>
      <w:del w:id="1910" w:author="PR Preview" w:date="2026-01-01T00:00:00Z">
        <w:r>
          <w:delText xml:space="preserve">or</w:delText>
        </w:r>
      </w:del>
      <w:del w:id="191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12" w:author="PR Preview" w:date="2026-01-01T00:00:00Z">
        <w:r>
          <w:delText xml:space="preserve">, both sides of</w:delText>
        </w:r>
      </w:del>
      <w:del w:id="191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del w:id="1914" w:author="PR Preview" w:date="2026-01-01T00:00:00Z">
        <w:r>
          <w:delText xml:space="preserve"> </w:delText>
        </w:r>
      </w:del>
      <w:del w:id="1915" w:author="PR Preview" w:date="2026-01-01T00:00:00Z">
        <w:r>
          <w:delText xml:space="preserve">are equal.</w:delText>
        </w:r>
      </w:del>
      <w:del w:id="1916" w:author="PR Preview" w:date="2026-01-01T00:00:00Z">
        <w:r>
          <w:delText xml:space="preserve"> </w:delText>
        </w:r>
      </w:del>
      <w:del w:id="1917" w:author="PR Preview" w:date="2026-01-01T00:00:00Z">
        <w:r>
          <w:delText xml:space="preserve">Otherwise, let</w:delText>
        </w:r>
      </w:del>
      <w:del w:id="1918" w:author="PR Preview" w:date="2026-01-01T00:00:00Z">
        <w:r>
          <w:delText xml:space="preserve"> </w:delText>
        </w:r>
      </w:del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del w:id="1919" w:author="PR Preview" w:date="2026-01-01T00:00:00Z">
        <w:r>
          <w:delText xml:space="preserve">,</w:delText>
        </w:r>
      </w:del>
      <w:del w:id="1920" w:author="PR Preview" w:date="2026-01-01T00:00:00Z">
        <w:r>
          <w:delText xml:space="preserve"> </w:delText>
        </w:r>
      </w:del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del w:id="1921" w:author="PR Preview" w:date="2026-01-01T00:00:00Z">
        <w:r>
          <w:delText xml:space="preserve">,</w:delText>
        </w:r>
      </w:del>
      <w:del w:id="1922" w:author="PR Preview" w:date="2026-01-01T00:00:00Z">
        <w:r>
          <w:delText xml:space="preserve"> </w:delText>
        </w:r>
      </w:del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del w:id="1923" w:author="PR Preview" w:date="2026-01-01T00:00:00Z">
        <w:r>
          <w:delText xml:space="preserve">,</w:delText>
        </w:r>
      </w:del>
      <w:del w:id="1924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a</m:t>
        </m:r>
      </m:oMath>
      <w:del w:id="1925" w:author="PR Preview" w:date="2026-01-01T00:00:00Z">
        <w:r>
          <w:delText xml:space="preserve"> </w:delText>
        </w:r>
      </w:del>
      <w:del w:id="1926" w:author="PR Preview" w:date="2026-01-01T00:00:00Z">
        <w:r>
          <w:delText xml:space="preserve">and</w:delText>
        </w:r>
      </w:del>
      <w:del w:id="1927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b</m:t>
        </m:r>
      </m:oMath>
      <w:del w:id="1928" w:author="PR Preview" w:date="2026-01-01T00:00:00Z">
        <w:r>
          <w:delText xml:space="preserve">.</w:delText>
        </w:r>
      </w:del>
      <w:del w:id="1929" w:author="PR Preview" w:date="2026-01-01T00:00:00Z">
        <w:r>
          <w:delText xml:space="preserve"> </w:delText>
        </w:r>
      </w:del>
      <w:del w:id="1930" w:author="PR Preview" w:date="2026-01-01T00:00:00Z">
        <w:r>
          <w:delText xml:space="preserve">By absolute homogeneity,</w:delText>
        </w:r>
      </w:del>
      <w:del w:id="193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del w:id="1932" w:author="PR Preview" w:date="2026-01-01T00:00:00Z">
        <w:r>
          <w:delText xml:space="preserve">,</w:delText>
        </w:r>
      </w:del>
      <w:del w:id="1933" w:author="PR Preview" w:date="2026-01-01T00:00:00Z">
        <w:r>
          <w:delText xml:space="preserve"> </w:delText>
        </w:r>
      </w:del>
      <w:del w:id="1934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1935" w:author="PR Preview" w:date="2026-01-01T00:00:00Z">
        <w:r>
  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  </w:r>
      </w:ins>
    </w:p>
    <w:p>
      <w:pPr>
        <w:numPr>
          <w:ilvl w:val="0"/>
          <w:numId w:val="1015"/>
        </w:numPr>
      </w:pPr>
      <w:ins w:id="1936" w:author="PR Preview" w:date="2026-01-01T00:00:00Z">
        <w:r>
          <w:rPr>
            <w:i/>
            <w:iCs/>
          </w:rPr>
          <w:t xml:space="preserve">Triangle inequality.</w:t>
        </w:r>
      </w:ins>
      <w:ins w:id="1937" w:author="PR Preview" w:date="2026-01-01T00:00:00Z">
        <w:r>
          <w:t xml:space="preserve"> </w:t>
        </w:r>
      </w:ins>
      <w:ins w:id="1938" w:author="PR Preview" w:date="2026-01-01T00:00:00Z">
        <w:r>
          <w:t xml:space="preserve">Let</w:t>
        </w:r>
      </w:ins>
      <w:ins w:id="1939" w:author="PR Preview" w:date="2026-01-01T00:00:00Z">
        <w:r>
          <w:t xml:space="preserve"> </w:t>
        </w:r>
      </w:ins>
      <w:ins w:id="1940" w:author="PR Preview" w:date="2026-01-01T00:00:00Z">
        <w:r>
          <w:t xml:space="preserve">$\mathord{\smash[b]{\underset{\raise.3ex\hbox{$\scriptstyle\sim$}}{y}}\vphantom{y}}\in \mathbb{R}^p$</w:t>
        </w:r>
      </w:ins>
      <w:ins w:id="1941" w:author="PR Preview" w:date="2026-01-01T00:00:00Z">
        <w:r>
          <w:t xml:space="preserve">.</w:t>
        </w:r>
      </w:ins>
      <w:ins w:id="1942" w:author="PR Preview" w:date="2026-01-01T00:00:00Z">
        <w:r>
          <w:t xml:space="preserve"> </w:t>
        </w:r>
      </w:ins>
      <w:ins w:id="1943" w:author="PR Preview" w:date="2026-01-01T00:00:00Z">
        <w:r>
          <w:t xml:space="preserve">If</w:t>
        </w:r>
      </w:ins>
      <w:ins w:id="1944" w:author="PR Preview" w:date="2026-01-01T00:00:00Z">
        <w:r>
          <w:t xml:space="preserve"> </w:t>
        </w:r>
      </w:ins>
      <w:ins w:id="1945" w:author="PR Preview" w:date="2026-01-01T00:00:00Z">
        <w:r>
          <w:t xml:space="preserve">$\mathord{\smash[b]{\underset{\raise.3ex\hbox{$\scriptstyle\sim$}}{x}}\vphantom{x}}= \mathord{\smash[b]{\underset{\raise.3ex\hbox{$\scriptstyle\sim$}}{0}}\vphantom{0}}$</w:t>
        </w:r>
      </w:ins>
      <w:ins w:id="1946" w:author="PR Preview" w:date="2026-01-01T00:00:00Z">
        <w:r>
          <w:t xml:space="preserve"> </w:t>
        </w:r>
      </w:ins>
      <w:ins w:id="1947" w:author="PR Preview" w:date="2026-01-01T00:00:00Z">
        <w:r>
          <w:t xml:space="preserve">or</w:t>
        </w:r>
      </w:ins>
      <w:ins w:id="1948" w:author="PR Preview" w:date="2026-01-01T00:00:00Z">
        <w:r>
          <w:t xml:space="preserve"> </w:t>
        </w:r>
      </w:ins>
      <w:ins w:id="1949" w:author="PR Preview" w:date="2026-01-01T00:00:00Z">
        <w:r>
          <w:t xml:space="preserve">$\mathord{\smash[b]{\underset{\raise.3ex\hbox{$\scriptstyle\sim$}}{y}}\vphantom{y}}= \mathord{\smash[b]{\underset{\raise.3ex\hbox{$\scriptstyle\sim$}}{0}}\vphantom{0}}$</w:t>
        </w:r>
      </w:ins>
      <w:ins w:id="1950" w:author="PR Preview" w:date="2026-01-01T00:00:00Z">
        <w:r>
          <w:t xml:space="preserve">, both sides of</w:t>
        </w:r>
      </w:ins>
      <w:ins w:id="1951" w:author="PR Preview" w:date="2026-01-01T00:00:00Z">
        <w:r>
          <w:t xml:space="preserve"> </w:t>
        </w:r>
      </w:ins>
      <w:ins w:id="1952" w:author="PR Preview" w:date="2026-01-01T00:00:00Z">
        <w:r>
  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  </w:r>
      </w:ins>
      <w:ins w:id="1953" w:author="PR Preview" w:date="2026-01-01T00:00:00Z">
        <w:r>
          <w:t xml:space="preserve"> </w:t>
        </w:r>
      </w:ins>
      <w:ins w:id="1954" w:author="PR Preview" w:date="2026-01-01T00:00:00Z">
        <w:r>
          <w:t xml:space="preserve">are equal.</w:t>
        </w:r>
      </w:ins>
      <w:ins w:id="1955" w:author="PR Preview" w:date="2026-01-01T00:00:00Z">
        <w:r>
          <w:t xml:space="preserve"> </w:t>
        </w:r>
      </w:ins>
      <w:ins w:id="1956" w:author="PR Preview" w:date="2026-01-01T00:00:00Z">
        <w:r>
          <w:t xml:space="preserve">Otherwise, let</w:t>
        </w:r>
      </w:ins>
      <w:ins w:id="1957" w:author="PR Preview" w:date="2026-01-01T00:00:00Z">
        <w:r>
          <w:t xml:space="preserve"> </w:t>
        </w:r>
      </w:ins>
      <w:ins w:id="1958" w:author="PR Preview" w:date="2026-01-01T00:00:00Z">
        <w:r>
          <w:t xml:space="preserve">$a \stackrel{\text{def}}{=}\mathopen{}\left\lVert\mathord{\smash[b]{\underset{\raise.3ex\hbox{$\scriptstyle\sim$}}{x}}\vphantom{x}}\right\rVert\mathclose{}_k &gt; 0$</w:t>
        </w:r>
      </w:ins>
      <w:ins w:id="1959" w:author="PR Preview" w:date="2026-01-01T00:00:00Z">
        <w:r>
          <w:t xml:space="preserve">,</w:t>
        </w:r>
      </w:ins>
      <w:ins w:id="1960" w:author="PR Preview" w:date="2026-01-01T00:00:00Z">
        <w:r>
          <w:t xml:space="preserve"> </w:t>
        </w:r>
      </w:ins>
      <w:ins w:id="1961" w:author="PR Preview" w:date="2026-01-01T00:00:00Z">
        <w:r>
          <w:t xml:space="preserve">$b \stackrel{\text{def}}{=}\mathopen{}\left\lVert\mathord{\smash[b]{\underset{\raise.3ex\hbox{$\scriptstyle\sim$}}{y}}\vphantom{y}}\right\rVert\mathclose{}_k &gt; 0$</w:t>
        </w:r>
      </w:ins>
      <w:ins w:id="1962" w:author="PR Preview" w:date="2026-01-01T00:00:00Z">
        <w:r>
          <w:t xml:space="preserve">,</w:t>
        </w:r>
      </w:ins>
      <w:ins w:id="1963" w:author="PR Preview" w:date="2026-01-01T00:00:00Z">
        <w:r>
          <w:t xml:space="preserve"> </w:t>
        </w:r>
      </w:ins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ins w:id="1964" w:author="PR Preview" w:date="2026-01-01T00:00:00Z">
        <w:r>
          <w:t xml:space="preserve">,</w:t>
        </w:r>
      </w:ins>
      <w:ins w:id="1965" w:author="PR Preview" w:date="2026-01-01T00:00:00Z">
        <w:r>
          <w:t xml:space="preserve"> </w:t>
        </w:r>
      </w:ins>
      <w:ins w:id="1966" w:author="PR Preview" w:date="2026-01-01T00:00:00Z">
        <w:r>
          <w:t xml:space="preserve">$\mathord{\smash[b]{\underset{\raise.3ex\hbox{$\scriptstyle\sim$}}{u}}\vphantom{u}} \stackrel{\text{def}}{=}\mathord{\smash[b]{\underset{\raise.3ex\hbox{$\scriptstyle\sim$}}{x}}\vphantom{x}}/ a$</w:t>
        </w:r>
      </w:ins>
      <w:ins w:id="1967" w:author="PR Preview" w:date="2026-01-01T00:00:00Z">
        <w:r>
          <w:t xml:space="preserve"> </w:t>
        </w:r>
      </w:ins>
      <w:ins w:id="1968" w:author="PR Preview" w:date="2026-01-01T00:00:00Z">
        <w:r>
          <w:t xml:space="preserve">and</w:t>
        </w:r>
      </w:ins>
      <w:ins w:id="1969" w:author="PR Preview" w:date="2026-01-01T00:00:00Z">
        <w:r>
          <w:t xml:space="preserve"> </w:t>
        </w:r>
      </w:ins>
      <w:ins w:id="1970" w:author="PR Preview" w:date="2026-01-01T00:00:00Z">
        <w:r>
          <w:t xml:space="preserve">$\mathord{\smash[b]{\underset{\raise.3ex\hbox{$\scriptstyle\sim$}}{v}}\vphantom{v}} \stackrel{\text{def}}{=}\mathord{\smash[b]{\underset{\raise.3ex\hbox{$\scriptstyle\sim$}}{y}}\vphantom{y}}/ b$</w:t>
        </w:r>
      </w:ins>
      <w:ins w:id="1971" w:author="PR Preview" w:date="2026-01-01T00:00:00Z">
        <w:r>
          <w:t xml:space="preserve">.</w:t>
        </w:r>
      </w:ins>
      <w:ins w:id="1972" w:author="PR Preview" w:date="2026-01-01T00:00:00Z">
        <w:r>
          <w:t xml:space="preserve"> </w:t>
        </w:r>
      </w:ins>
      <w:ins w:id="1973" w:author="PR Preview" w:date="2026-01-01T00:00:00Z">
        <w:r>
          <w:t xml:space="preserve">By absolute homogeneity,</w:t>
        </w:r>
      </w:ins>
      <w:ins w:id="1974" w:author="PR Preview" w:date="2026-01-01T00:00:00Z">
        <w:r>
          <w:t xml:space="preserve"> </w:t>
        </w:r>
      </w:ins>
      <w:ins w:id="1975" w:author="PR Preview" w:date="2026-01-01T00:00:00Z">
        <w:r>
  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  </w:r>
      </w:ins>
      <w:ins w:id="1976" w:author="PR Preview" w:date="2026-01-01T00:00:00Z">
        <w:r>
          <w:t xml:space="preserve">,</w:t>
        </w:r>
      </w:ins>
      <w:ins w:id="1977" w:author="PR Preview" w:date="2026-01-01T00:00:00Z">
        <w:r>
          <w:t xml:space="preserve"> </w:t>
        </w:r>
      </w:ins>
      <w:ins w:id="1978" w:author="PR Preview" w:date="2026-01-01T00:00:00Z">
        <w:r>
          <w:t xml:space="preserve">and</w:t>
        </w:r>
      </w:ins>
    </w:p>
    <w:p>
      <w:pPr>
        <w:pStyle w:val="BodyText"/>
      </w:pPr>
      <w:ins w:id="1979" w:author="PR Preview" w:date="2026-01-01T00:00:00Z">
        <w:r>
  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  </w:r>
      </w:ins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del w:id="1980" w:author="PR Preview" w:date="2026-01-01T00:00:00Z">
        <w:r>
          <w:delText xml:space="preserve">Summing over</w:delText>
        </w:r>
      </w:del>
      <w:del w:id="1981" w:author="PR Preview" w:date="2026-01-01T00:00:00Z">
        <w:r>
          <w:delText xml:space="preserve"> </w:delText>
        </w:r>
      </w:del>
      <m:oMath>
        <m:r>
          <m:t>i</m:t>
        </m:r>
      </m:oMath>
      <w:del w:id="1982" w:author="PR Preview" w:date="2026-01-01T00:00:00Z">
        <w:r>
          <w:delText xml:space="preserve">, and using</w:delText>
        </w:r>
      </w:del>
      <w:del w:id="198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del w:id="1984" w:author="PR Preview" w:date="2026-01-01T00:00:00Z">
        <w:r>
          <w:delText xml:space="preserve"> </w:delText>
        </w:r>
      </w:del>
      <w:del w:id="1985" w:author="PR Preview" w:date="2026-01-01T00:00:00Z">
        <w:r>
          <w:delText xml:space="preserve">and likewise for</w:delText>
        </w:r>
      </w:del>
      <w:del w:id="1986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8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del w:id="1988" w:author="PR Preview" w:date="2026-01-01T00:00:00Z">
        <w:r>
          <w:delText xml:space="preserve">So</w:delText>
        </w:r>
      </w:del>
      <w:del w:id="198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del w:id="1990" w:author="PR Preview" w:date="2026-01-01T00:00:00Z">
        <w:r>
          <w:delText xml:space="preserve"> </w:delText>
        </w:r>
      </w:del>
      <w:del w:id="1991" w:author="PR Preview" w:date="2026-01-01T00:00:00Z">
        <w:r>
          <w:delText xml:space="preserve">by absolute homogeneity, that is,</w:delText>
        </w:r>
      </w:del>
      <w:del w:id="199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del w:id="1993" w:author="PR Preview" w:date="2026-01-01T00:00:00Z">
        <w:r>
          <w:delText xml:space="preserve">.</w:delText>
        </w:r>
      </w:del>
    </w:p>
    <w:p>
      <w:pPr>
        <w:pStyle w:val="FirstParagraph"/>
      </w:pPr>
      <w:del w:id="1994" w:author="PR Preview" w:date="2026-01-01T00:00:00Z">
        <w:r>
          <w:rPr>
            <w:b/>
            <w:bCs/>
          </w:rPr>
          <w:delText xml:space="preserve">Part 3,</w:delText>
        </w:r>
      </w:del>
      <w:del w:id="1995" w:author="PR Preview" w:date="2026-01-01T00:00:00Z">
        <w:r>
          <w:rPr>
            <w:b/>
            <w:bCs/>
          </w:rP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996" w:author="PR Preview" w:date="2026-01-01T00:00:00Z">
        <w:r>
          <w:rPr>
            <w:b/>
            <w:bCs/>
          </w:rPr>
          <w:delText xml:space="preserve">.</w:delText>
        </w:r>
      </w:del>
      <w:del w:id="1997" w:author="PR Preview" w:date="2026-01-01T00:00:00Z">
        <w:r>
          <w:delText xml:space="preserve"> </w:delText>
        </w:r>
      </w:del>
      <w:del w:id="1998" w:author="PR Preview" w:date="2026-01-01T00:00:00Z">
        <w:r>
          <w:delText xml:space="preserve">Every</w:delText>
        </w:r>
      </w:del>
      <w:del w:id="199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2000" w:author="PR Preview" w:date="2026-01-01T00:00:00Z">
        <w:r>
          <w:delText xml:space="preserve"> </w:delText>
        </w:r>
      </w:del>
      <w:del w:id="2001" w:author="PR Preview" w:date="2026-01-01T00:00:00Z">
        <w:r>
          <w:delText xml:space="preserve">is at least</w:delText>
        </w:r>
      </w:del>
      <w:del w:id="2002" w:author="PR Preview" w:date="2026-01-01T00:00:00Z">
        <w:r>
          <w:delText xml:space="preserve"> </w:delText>
        </w:r>
      </w:del>
      <m:oMath>
        <m:r>
          <m:t>0</m:t>
        </m:r>
      </m:oMath>
      <w:del w:id="2003" w:author="PR Preview" w:date="2026-01-01T00:00:00Z">
        <w:r>
          <w:delText xml:space="preserve">, and the largest of them is</w:delText>
        </w:r>
      </w:del>
      <w:del w:id="2004" w:author="PR Preview" w:date="2026-01-01T00:00:00Z">
        <w:r>
          <w:delText xml:space="preserve"> </w:delText>
        </w:r>
      </w:del>
      <m:oMath>
        <m:r>
          <m:t>0</m:t>
        </m:r>
      </m:oMath>
      <w:del w:id="2005" w:author="PR Preview" w:date="2026-01-01T00:00:00Z">
        <w:r>
          <w:delText xml:space="preserve"> </w:delText>
        </w:r>
      </w:del>
      <w:del w:id="2006" w:author="PR Preview" w:date="2026-01-01T00:00:00Z">
        <w:r>
          <w:delText xml:space="preserve">exactly when</w:delText>
        </w:r>
      </w:del>
      <w:del w:id="200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08" w:author="PR Preview" w:date="2026-01-01T00:00:00Z">
        <w:r>
          <w:delText xml:space="preserve">.</w:delText>
        </w:r>
      </w:del>
      <w:del w:id="2009" w:author="PR Preview" w:date="2026-01-01T00:00:00Z">
        <w:r>
          <w:delText xml:space="preserve"> </w:delText>
        </w:r>
      </w:del>
      <w:del w:id="2010" w:author="PR Preview" w:date="2026-01-01T00:00:00Z">
        <w:r>
          <w:delText xml:space="preserve">For a number</w:delText>
        </w:r>
      </w:del>
      <w:del w:id="2011" w:author="PR Preview" w:date="2026-01-01T00:00:00Z">
        <w:r>
          <w:delText xml:space="preserve"> </w:delText>
        </w:r>
      </w:del>
      <m:oMath>
        <m:r>
          <m:t>c</m:t>
        </m:r>
      </m:oMath>
      <w:del w:id="2012" w:author="PR Preview" w:date="2026-01-01T00:00:00Z">
        <w:r>
          <w:delText xml:space="preserve">,</w:delText>
        </w:r>
      </w:del>
      <w:del w:id="201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2014" w:author="PR Preview" w:date="2026-01-01T00:00:00Z">
        <w:r>
          <w:delText xml:space="preserve">.</w:delText>
        </w:r>
      </w:del>
      <w:del w:id="2015" w:author="PR Preview" w:date="2026-01-01T00:00:00Z">
        <w:r>
          <w:delText xml:space="preserve"> </w:delText>
        </w:r>
      </w:del>
      <w:del w:id="2016" w:author="PR Preview" w:date="2026-01-01T00:00:00Z">
        <w:r>
          <w:delText xml:space="preserve">For each</w:delText>
        </w:r>
      </w:del>
      <w:del w:id="2017" w:author="PR Preview" w:date="2026-01-01T00:00:00Z">
        <w:r>
          <w:delText xml:space="preserve"> </w:delText>
        </w:r>
      </w:del>
      <m:oMath>
        <m:r>
          <m:t>i</m:t>
        </m:r>
      </m:oMath>
      <w:del w:id="2018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del w:id="2019" w:author="PR Preview" w:date="2026-01-01T00:00:00Z">
        <w:r>
          <w:delText xml:space="preserve">and taking the maximum over</w:delText>
        </w:r>
      </w:del>
      <w:del w:id="2020" w:author="PR Preview" w:date="2026-01-01T00:00:00Z">
        <w:r>
          <w:delText xml:space="preserve"> </w:delText>
        </w:r>
      </w:del>
      <m:oMath>
        <m:r>
          <m:t>i</m:t>
        </m:r>
      </m:oMath>
      <w:del w:id="2021" w:author="PR Preview" w:date="2026-01-01T00:00:00Z">
        <w:r>
          <w:delText xml:space="preserve"> </w:delText>
        </w:r>
      </w:del>
      <w:del w:id="2022" w:author="PR Preview" w:date="2026-01-01T00:00:00Z">
        <w:r>
          <w:delText xml:space="preserve">on the left gives</w:delText>
        </w:r>
      </w:del>
      <w:del w:id="202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del w:id="2024" w:author="PR Preview" w:date="2026-01-01T00:00:00Z">
        <w:r>
          <w:delText xml:space="preserve">.</w:delText>
        </w:r>
      </w:del>
    </w:p>
    <w:p>
      <w:pPr>
        <w:pStyle w:val="BodyText"/>
      </w:pPr>
      <w:del w:id="2025" w:author="PR Preview" w:date="2026-01-01T00:00:00Z">
        <w:r>
          <w:rPr>
            <w:b/>
            <w:bCs/>
          </w:rPr>
          <w:delText xml:space="preserve">Example 12 (The</w:delText>
        </w:r>
      </w:del>
      <w:del w:id="2026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ℓ</m:t>
            </m:r>
          </m:e>
          <m:sub>
            <m:r>
              <m:t>k</m:t>
            </m:r>
          </m:sub>
        </m:sSub>
      </m:oMath>
      <w:del w:id="2027" w:author="PR Preview" w:date="2026-01-01T00:00:00Z">
        <w:r>
          <w:rPr>
            <w:b/>
            <w:bCs/>
          </w:rPr>
          <w:delText xml:space="preserve"> </w:delText>
        </w:r>
      </w:del>
      <w:del w:id="2028" w:author="PR Preview" w:date="2026-01-01T00:00:00Z">
        <w:r>
          <w:rPr>
            <w:b/>
            <w:bCs/>
          </w:rPr>
          <w:delText xml:space="preserve">norm approaches the maximum norm as</w:delText>
        </w:r>
      </w:del>
      <w:del w:id="2029" w:author="PR Preview" w:date="2026-01-01T00:00:00Z">
        <w:r>
          <w:rPr>
            <w:b/>
            <w:bCs/>
          </w:rPr>
          <w:delText xml:space="preserve"> </w:delText>
        </w:r>
      </w:del>
      <m:oMath>
        <m:r>
          <m:t>k</m:t>
        </m:r>
      </m:oMath>
      <w:del w:id="2030" w:author="PR Preview" w:date="2026-01-01T00:00:00Z">
        <w:r>
          <w:rPr>
            <w:b/>
            <w:bCs/>
          </w:rPr>
          <w:delText xml:space="preserve"> </w:delText>
        </w:r>
      </w:del>
      <w:del w:id="2031" w:author="PR Preview" w:date="2026-01-01T00:00:00Z">
        <w:r>
          <w:rPr>
            <w:b/>
            <w:bCs/>
          </w:rPr>
          <w:delText xml:space="preserve">grows)</w:delText>
        </w:r>
      </w:del>
      <w:del w:id="2032" w:author="PR Preview" w:date="2026-01-01T00:00:00Z">
        <w:r>
          <w:delText xml:space="preserve"> </w:delText>
        </w:r>
      </w:del>
      <w:del w:id="2033" w:author="PR Preview" w:date="2026-01-01T00:00:00Z">
        <w:r>
          <w:delText xml:space="preserve">Take</w:delText>
        </w:r>
      </w:del>
      <w:del w:id="203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del w:id="2035" w:author="PR Preview" w:date="2026-01-01T00:00:00Z">
        <w:r>
          <w:delText xml:space="preserve"> </w:delText>
        </w:r>
      </w:del>
      <w:del w:id="2036" w:author="PR Preview" w:date="2026-01-01T00:00:00Z">
        <w:r>
          <w:delText xml:space="preserve">and</w:delText>
        </w:r>
      </w:del>
      <w:del w:id="203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del w:id="2038" w:author="PR Preview" w:date="2026-01-01T00:00:00Z">
        <w:r>
          <w:delText xml:space="preserve"> </w:delText>
        </w:r>
      </w:del>
      <w:del w:id="2039" w:author="PR Preview" w:date="2026-01-01T00:00:00Z">
        <w:r>
          <w:delText xml:space="preserve">in</w:delText>
        </w:r>
      </w:del>
      <w:del w:id="204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041" w:author="PR Preview" w:date="2026-01-01T00:00:00Z">
        <w:r>
          <w:delText xml:space="preserve">.</w:delText>
        </w:r>
      </w:del>
      <w:del w:id="2042" w:author="PR Preview" w:date="2026-01-01T00:00:00Z">
        <w:r>
          <w:delText xml:space="preserve"> </w:delText>
        </w:r>
      </w:del>
      <w:del w:id="2043" w:author="PR Preview" w:date="2026-01-01T00:00:00Z">
        <w:r>
          <w:delText xml:space="preserve">The code computes</w:delText>
        </w:r>
      </w:del>
      <w:del w:id="204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del w:id="2045" w:author="PR Preview" w:date="2026-01-01T00:00:00Z">
        <w:r>
          <w:delText xml:space="preserve"> </w:delText>
        </w:r>
      </w:del>
      <w:del w:id="2046" w:author="PR Preview" w:date="2026-01-01T00:00:00Z">
        <w:r>
          <w:delText xml:space="preserve">for several values of</w:delText>
        </w:r>
      </w:del>
      <w:del w:id="2047" w:author="PR Preview" w:date="2026-01-01T00:00:00Z">
        <w:r>
          <w:delText xml:space="preserve"> </w:delText>
        </w:r>
      </w:del>
      <m:oMath>
        <m:r>
          <m:t>k</m:t>
        </m:r>
      </m:oMath>
      <w:del w:id="2048" w:author="PR Preview" w:date="2026-01-01T00:00:00Z">
        <w:r>
          <w:delText xml:space="preserve">, including</w:delText>
        </w:r>
      </w:del>
      <w:del w:id="204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2050" w:author="PR Preview" w:date="2026-01-01T00:00:00Z">
        <w:r>
          <w:delText xml:space="preserve"> </w:delText>
        </w:r>
      </w:del>
      <w:del w:id="2051" w:author="PR Preview" w:date="2026-01-01T00:00:00Z">
        <w:r>
          <w:delText xml:space="preserve">as the maximum,</w:delText>
        </w:r>
      </w:del>
      <w:del w:id="2052" w:author="PR Preview" w:date="2026-01-01T00:00:00Z">
        <w:r>
          <w:delText xml:space="preserve"> </w:delText>
        </w:r>
      </w:del>
      <w:del w:id="2053" w:author="PR Preview" w:date="2026-01-01T00:00:00Z">
        <w:r>
          <w:delText xml:space="preserve">and checks the triangle inequality for</w:delText>
        </w:r>
      </w:del>
      <w:del w:id="205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55" w:author="PR Preview" w:date="2026-01-01T00:00:00Z">
        <w:r>
          <w:delText xml:space="preserve"> </w:delText>
        </w:r>
      </w:del>
      <w:del w:id="2056" w:author="PR Preview" w:date="2026-01-01T00:00:00Z">
        <w:r>
          <w:delText xml:space="preserve">and</w:delText>
        </w:r>
      </w:del>
      <w:del w:id="205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58" w:author="PR Preview" w:date="2026-01-01T00:00:00Z">
        <w:r>
          <w:delText xml:space="preserve"> </w:delText>
        </w:r>
      </w:del>
      <w:del w:id="2059" w:author="PR Preview" w:date="2026-01-01T00:00:00Z">
        <w:r>
          <w:delText xml:space="preserve">at each of them.</w:delText>
        </w:r>
      </w:del>
    </w:p>
    <w:p>
      <w:pPr>
        <w:numPr>
          <w:ilvl w:val="0"/>
          <w:numId w:val="1000"/>
        </w:numPr>
      </w:pPr>
      <w:ins w:id="2060" w:author="PR Preview" w:date="2026-01-01T00:00:00Z">
        <w:r>
          <w:t xml:space="preserve">Summing over</w:t>
        </w:r>
      </w:ins>
      <w:ins w:id="2061" w:author="PR Preview" w:date="2026-01-01T00:00:00Z">
        <w:r>
          <w:t xml:space="preserve"> </w:t>
        </w:r>
      </w:ins>
      <m:oMath>
        <m:r>
          <m:t>i</m:t>
        </m:r>
      </m:oMath>
      <w:ins w:id="2062" w:author="PR Preview" w:date="2026-01-01T00:00:00Z">
        <w:r>
          <w:t xml:space="preserve">, and using</w:t>
        </w:r>
      </w:ins>
      <w:ins w:id="2063" w:author="PR Preview" w:date="2026-01-01T00:00:00Z">
        <w:r>
          <w:t xml:space="preserve"> </w:t>
        </w:r>
      </w:ins>
      <w:ins w:id="2064" w:author="PR Preview" w:date="2026-01-01T00:00:00Z">
        <w:r>
          <w:t xml:space="preserve">$\sum_{i=1}^p\mathopen{}\left|u_i\right|\mathclose{}^k = \mathopen{}\left\lVert\mathord{\smash[b]{\underset{\raise.3ex\hbox{$\scriptstyle\sim$}}{u}}\vphantom{u}}\right\rVert\mathclose{}_k^k = 1$</w:t>
        </w:r>
      </w:ins>
      <w:ins w:id="2065" w:author="PR Preview" w:date="2026-01-01T00:00:00Z">
        <w:r>
          <w:t xml:space="preserve"> </w:t>
        </w:r>
      </w:ins>
      <w:ins w:id="2066" w:author="PR Preview" w:date="2026-01-01T00:00:00Z">
        <w:r>
          <w:t xml:space="preserve">and likewise for</w:t>
        </w:r>
      </w:ins>
      <w:ins w:id="2067" w:author="PR Preview" w:date="2026-01-01T00:00:00Z">
        <w:r>
          <w:t xml:space="preserve"> </w:t>
        </w:r>
      </w:ins>
      <w:ins w:id="2068" w:author="PR Preview" w:date="2026-01-01T00:00:00Z">
        <w:r>
          <w:t xml:space="preserve">$\mathord{\smash[b]{\underset{\raise.3ex\hbox{$\scriptstyle\sim$}}{v}}\vphantom{v}}$</w:t>
        </w:r>
      </w:ins>
      <w:ins w:id="2069" w:author="PR Preview" w:date="2026-01-01T00:00:00Z">
        <w:r>
          <w:t xml:space="preserve">,</w:t>
        </w:r>
      </w:ins>
    </w:p>
    <w:p>
      <w:pPr>
        <w:pStyle w:val="BodyText"/>
      </w:pPr>
      <w:ins w:id="2070" w:author="PR Preview" w:date="2026-01-01T00:00:00Z">
        <w:r>
  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  </w:r>
      </w:ins>
    </w:p>
    <w:p>
      <w:pPr>
        <w:numPr>
          <w:ilvl w:val="0"/>
          <w:numId w:val="1000"/>
        </w:numPr>
      </w:pPr>
      <w:ins w:id="2071" w:author="PR Preview" w:date="2026-01-01T00:00:00Z">
        <w:r>
          <w:t xml:space="preserve">So</w:t>
        </w:r>
      </w:ins>
      <w:ins w:id="2072" w:author="PR Preview" w:date="2026-01-01T00:00:00Z">
        <w:r>
          <w:t xml:space="preserve"> </w:t>
        </w:r>
      </w:ins>
      <w:ins w:id="2073" w:author="PR Preview" w:date="2026-01-01T00:00:00Z">
        <w:r>
          <w:t xml:space="preserve">$\mathopen{}\left\lVert\mathord{\smash[b]{\underset{\raise.3ex\hbox{$\scriptstyle\sim$}}{x}}\vphantom{x}}+ \mathord{\smash[b]{\underset{\raise.3ex\hbox{$\scriptstyle\sim$}}{y}}\vphantom{y}}\right\rVert\mathclose{}_k / (a + b) \le 1$</w:t>
        </w:r>
      </w:ins>
      <w:ins w:id="2074" w:author="PR Preview" w:date="2026-01-01T00:00:00Z">
        <w:r>
          <w:t xml:space="preserve"> </w:t>
        </w:r>
      </w:ins>
      <w:ins w:id="2075" w:author="PR Preview" w:date="2026-01-01T00:00:00Z">
        <w:r>
          <w:t xml:space="preserve">by absolute homogeneity, that is,</w:t>
        </w:r>
      </w:ins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$\mathopen{}\left\lVert\mathord{\smash[b]{\underset{\raise.3ex\hbox{$\scriptstyle\sim$}}{x}}\vphantom{x}}+ \mathord{\smash[b]{\underset{\raise.3ex\hbox{$\scriptstyle\sim$}}{y}}\vphantom{y}}\right\rVert\mathclose{}_k \le a + b$</w:t>
        </w:r>
      </w:ins>
      <w:ins w:id="2078" w:author="PR Preview" w:date="2026-01-01T00:00:00Z">
        <w:r>
          <w:t xml:space="preserve">.</w:t>
        </w:r>
      </w:ins>
    </w:p>
    <w:p>
      <w:pPr>
        <w:pStyle w:val="FirstParagraph"/>
      </w:pPr>
      <w:ins w:id="2079" w:author="PR Preview" w:date="2026-01-01T00:00:00Z">
        <w:r>
          <w:rPr>
            <w:b/>
            <w:bCs/>
          </w:rPr>
          <w:t xml:space="preserve">Part 3,</w:t>
        </w:r>
      </w:ins>
      <w:ins w:id="2080" w:author="PR Preview" w:date="2026-01-01T00:00:00Z">
        <w:r>
          <w:rPr>
            <w:b/>
            <w:bCs/>
          </w:rP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2081" w:author="PR Preview" w:date="2026-01-01T00:00:00Z">
        <w:r>
          <w:rPr>
            <w:b/>
            <w:bCs/>
          </w:rPr>
          <w:t xml:space="preserve">.</w:t>
        </w:r>
      </w:ins>
      <w:ins w:id="2082" w:author="PR Preview" w:date="2026-01-01T00:00:00Z">
        <w:r>
          <w:t xml:space="preserve"> </w:t>
        </w:r>
      </w:ins>
      <w:ins w:id="2083" w:author="PR Preview" w:date="2026-01-01T00:00:00Z">
        <w:r>
          <w:t xml:space="preserve">Every</w:t>
        </w:r>
      </w:ins>
      <w:ins w:id="208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2085" w:author="PR Preview" w:date="2026-01-01T00:00:00Z">
        <w:r>
          <w:t xml:space="preserve"> </w:t>
        </w:r>
      </w:ins>
      <w:ins w:id="2086" w:author="PR Preview" w:date="2026-01-01T00:00:00Z">
        <w:r>
          <w:t xml:space="preserve">is at least</w:t>
        </w:r>
      </w:ins>
      <w:ins w:id="2087" w:author="PR Preview" w:date="2026-01-01T00:00:00Z">
        <w:r>
          <w:t xml:space="preserve"> </w:t>
        </w:r>
      </w:ins>
      <m:oMath>
        <m:r>
          <m:t>0</m:t>
        </m:r>
      </m:oMath>
      <w:ins w:id="2088" w:author="PR Preview" w:date="2026-01-01T00:00:00Z">
        <w:r>
          <w:t xml:space="preserve">, and the largest of them is</w:t>
        </w:r>
      </w:ins>
      <w:ins w:id="2089" w:author="PR Preview" w:date="2026-01-01T00:00:00Z">
        <w:r>
          <w:t xml:space="preserve"> </w:t>
        </w:r>
      </w:ins>
      <m:oMath>
        <m:r>
          <m:t>0</m:t>
        </m:r>
      </m:oMath>
      <w:ins w:id="2090" w:author="PR Preview" w:date="2026-01-01T00:00:00Z">
        <w:r>
          <w:t xml:space="preserve"> </w:t>
        </w:r>
      </w:ins>
      <w:ins w:id="2091" w:author="PR Preview" w:date="2026-01-01T00:00:00Z">
        <w:r>
          <w:t xml:space="preserve">exactly when</w:t>
        </w:r>
      </w:ins>
      <w:ins w:id="2092" w:author="PR Preview" w:date="2026-01-01T00:00:00Z">
        <w:r>
          <w:t xml:space="preserve"> </w:t>
        </w:r>
      </w:ins>
      <w:ins w:id="2093" w:author="PR Preview" w:date="2026-01-01T00:00:00Z">
        <w:r>
          <w:t xml:space="preserve">$\mathord{\smash[b]{\underset{\raise.3ex\hbox{$\scriptstyle\sim$}}{x}}\vphantom{x}}= \mathord{\smash[b]{\underset{\raise.3ex\hbox{$\scriptstyle\sim$}}{0}}\vphantom{0}}$</w:t>
        </w:r>
      </w:ins>
      <w:ins w:id="2094" w:author="PR Preview" w:date="2026-01-01T00:00:00Z">
        <w:r>
          <w:t xml:space="preserve">.</w:t>
        </w:r>
      </w:ins>
      <w:ins w:id="2095" w:author="PR Preview" w:date="2026-01-01T00:00:00Z">
        <w:r>
          <w:t xml:space="preserve"> </w:t>
        </w:r>
      </w:ins>
      <w:ins w:id="2096" w:author="PR Preview" w:date="2026-01-01T00:00:00Z">
        <w:r>
          <w:t xml:space="preserve">For a number</w:t>
        </w:r>
      </w:ins>
      <w:ins w:id="2097" w:author="PR Preview" w:date="2026-01-01T00:00:00Z">
        <w:r>
          <w:t xml:space="preserve"> </w:t>
        </w:r>
      </w:ins>
      <m:oMath>
        <m:r>
          <m:t>c</m:t>
        </m:r>
      </m:oMath>
      <w:ins w:id="2098" w:author="PR Preview" w:date="2026-01-01T00:00:00Z">
        <w:r>
          <w:t xml:space="preserve">,</w:t>
        </w:r>
      </w:ins>
      <w:ins w:id="209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2100" w:author="PR Preview" w:date="2026-01-01T00:00:00Z">
        <w:r>
          <w:t xml:space="preserve">.</w:t>
        </w:r>
      </w:ins>
      <w:ins w:id="2101" w:author="PR Preview" w:date="2026-01-01T00:00:00Z">
        <w:r>
          <w:t xml:space="preserve"> </w:t>
        </w:r>
      </w:ins>
      <w:ins w:id="2102" w:author="PR Preview" w:date="2026-01-01T00:00:00Z">
        <w:r>
          <w:t xml:space="preserve">For each</w:t>
        </w:r>
      </w:ins>
      <w:ins w:id="2103" w:author="PR Preview" w:date="2026-01-01T00:00:00Z">
        <w:r>
          <w:t xml:space="preserve"> </w:t>
        </w:r>
      </w:ins>
      <m:oMath>
        <m:r>
          <m:t>i</m:t>
        </m:r>
      </m:oMath>
      <w:ins w:id="2104" w:author="PR Preview" w:date="2026-01-01T00:00:00Z">
        <w:r>
          <w:t xml:space="preserve">,</w:t>
        </w:r>
      </w:ins>
    </w:p>
    <w:p>
      <w:pPr>
        <w:pStyle w:val="BodyText"/>
      </w:pPr>
      <w:ins w:id="2105" w:author="PR Preview" w:date="2026-01-01T00:00:00Z">
        <w:r>
  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  </w:r>
      </w:ins>
    </w:p>
    <w:p>
      <w:pPr>
        <w:pStyle w:val="FirstParagraph"/>
      </w:pPr>
      <w:ins w:id="2106" w:author="PR Preview" w:date="2026-01-01T00:00:00Z">
        <w:r>
          <w:t xml:space="preserve">and taking the maximum over</w:t>
        </w:r>
      </w:ins>
      <w:ins w:id="2107" w:author="PR Preview" w:date="2026-01-01T00:00:00Z">
        <w:r>
          <w:t xml:space="preserve"> </w:t>
        </w:r>
      </w:ins>
      <m:oMath>
        <m:r>
          <m:t>i</m:t>
        </m:r>
      </m:oMath>
      <w:ins w:id="2108" w:author="PR Preview" w:date="2026-01-01T00:00:00Z">
        <w:r>
          <w:t xml:space="preserve"> </w:t>
        </w:r>
      </w:ins>
      <w:ins w:id="2109" w:author="PR Preview" w:date="2026-01-01T00:00:00Z">
        <w:r>
          <w:t xml:space="preserve">on the left gives</w:t>
        </w:r>
      </w:ins>
      <w:ins w:id="2110" w:author="PR Preview" w:date="2026-01-01T00:00:00Z">
        <w:r>
          <w:t xml:space="preserve"> </w:t>
        </w:r>
      </w:ins>
      <w:ins w:id="2111" w:author="PR Preview" w:date="2026-01-01T00:00:00Z">
        <w:r>
  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  </w:r>
      </w:ins>
      <w:ins w:id="2112" w:author="PR Preview" w:date="2026-01-01T00:00:00Z">
        <w:r>
          <w:t xml:space="preserve">.</w:t>
        </w:r>
      </w:ins>
    </w:p>
    <w:bookmarkStart w:id="49" w:name="exm-vector-p-norm-limit"/>
    <w:p>
      <w:pPr>
        <w:pStyle w:val="BodyText"/>
      </w:pPr>
      <w:ins w:id="2113" w:author="PR Preview" w:date="2026-01-01T00:00:00Z">
        <w:r>
          <w:rPr>
            <w:b/>
            <w:bCs/>
          </w:rPr>
          <w:t xml:space="preserve">Example 12 (The</w:t>
        </w:r>
      </w:ins>
      <w:ins w:id="2114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t>k</m:t>
            </m:r>
          </m:sub>
        </m:sSub>
      </m:oMath>
      <w:ins w:id="2115" w:author="PR Preview" w:date="2026-01-01T00:00:00Z">
        <w:r>
          <w:rPr>
            <w:b/>
            <w:bCs/>
          </w:rPr>
          <w:t xml:space="preserve"> </w:t>
        </w:r>
      </w:ins>
      <w:ins w:id="2116" w:author="PR Preview" w:date="2026-01-01T00:00:00Z">
        <w:r>
          <w:rPr>
            <w:b/>
            <w:bCs/>
          </w:rPr>
          <w:t xml:space="preserve">norm approaches the maximum norm as</w:t>
        </w:r>
      </w:ins>
      <w:ins w:id="2117" w:author="PR Preview" w:date="2026-01-01T00:00:00Z">
        <w:r>
          <w:rPr>
            <w:b/>
            <w:bCs/>
          </w:rPr>
          <w:t xml:space="preserve"> </w:t>
        </w:r>
      </w:ins>
      <m:oMath>
        <m:r>
          <m:t>k</m:t>
        </m:r>
      </m:oMath>
      <w:ins w:id="2118" w:author="PR Preview" w:date="2026-01-01T00:00:00Z">
        <w:r>
          <w:rPr>
            <w:b/>
            <w:bCs/>
          </w:rPr>
          <w:t xml:space="preserve"> </w:t>
        </w:r>
      </w:ins>
      <w:ins w:id="2119" w:author="PR Preview" w:date="2026-01-01T00:00:00Z">
        <w:r>
          <w:rPr>
            <w:b/>
            <w:bCs/>
          </w:rPr>
          <w:t xml:space="preserve">grows)</w:t>
        </w:r>
      </w:ins>
      <w:ins w:id="2120" w:author="PR Preview" w:date="2026-01-01T00:00:00Z">
        <w:r>
          <w:t xml:space="preserve"> </w:t>
        </w:r>
      </w:ins>
      <w:ins w:id="2121" w:author="PR Preview" w:date="2026-01-01T00:00:00Z">
        <w:r>
          <w:t xml:space="preserve">Take</w:t>
        </w:r>
      </w:ins>
      <w:ins w:id="2122" w:author="PR Preview" w:date="2026-01-01T00:00:00Z">
        <w:r>
          <w:t xml:space="preserve"> </w:t>
        </w:r>
      </w:ins>
      <w:ins w:id="2123" w:author="PR Preview" w:date="2026-01-01T00:00:00Z">
        <w:r>
          <w:t xml:space="preserve">$\mathord{\smash[b]{\underset{\raise.3ex\hbox{$\scriptstyle\sim$}}{x}}\vphantom{x}}= (3, -4)$</w:t>
        </w:r>
      </w:ins>
      <w:ins w:id="2124" w:author="PR Preview" w:date="2026-01-01T00:00:00Z">
        <w:r>
          <w:t xml:space="preserve"> </w:t>
        </w:r>
      </w:ins>
      <w:ins w:id="2125" w:author="PR Preview" w:date="2026-01-01T00:00:00Z">
        <w:r>
          <w:t xml:space="preserve">and</w:t>
        </w:r>
      </w:ins>
      <w:ins w:id="2126" w:author="PR Preview" w:date="2026-01-01T00:00:00Z">
        <w:r>
          <w:t xml:space="preserve"> </w:t>
        </w:r>
      </w:ins>
      <w:ins w:id="2127" w:author="PR Preview" w:date="2026-01-01T00:00:00Z">
        <w:r>
          <w:t xml:space="preserve">$\mathord{\smash[b]{\underset{\raise.3ex\hbox{$\scriptstyle\sim$}}{y}}\vphantom{y}}= (-1, 5)$</w:t>
        </w:r>
      </w:ins>
      <w:ins w:id="2128" w:author="PR Preview" w:date="2026-01-01T00:00:00Z">
        <w:r>
          <w:t xml:space="preserve"> </w:t>
        </w:r>
      </w:ins>
      <w:ins w:id="2129" w:author="PR Preview" w:date="2026-01-01T00:00:00Z">
        <w:r>
          <w:t xml:space="preserve">in</w:t>
        </w:r>
      </w:ins>
      <w:ins w:id="213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131" w:author="PR Preview" w:date="2026-01-01T00:00:00Z">
        <w:r>
          <w:t xml:space="preserve">.</w:t>
        </w:r>
      </w:ins>
      <w:ins w:id="2132" w:author="PR Preview" w:date="2026-01-01T00:00:00Z">
        <w:r>
          <w:t xml:space="preserve"> </w:t>
        </w:r>
      </w:ins>
      <w:ins w:id="2133" w:author="PR Preview" w:date="2026-01-01T00:00:00Z">
        <w:r>
          <w:t xml:space="preserve">The code computes</w:t>
        </w:r>
      </w:ins>
      <w:ins w:id="2134" w:author="PR Preview" w:date="2026-01-01T00:00:00Z">
        <w:r>
          <w:t xml:space="preserve"> </w:t>
        </w:r>
      </w:ins>
      <w:ins w:id="2135" w:author="PR Preview" w:date="2026-01-01T00:00:00Z">
        <w:r>
          <w:t xml:space="preserve">$\mathopen{}\left\lVert\mathord{\smash[b]{\underset{\raise.3ex\hbox{$\scriptstyle\sim$}}{x}}\vphantom{x}}\right\rVert\mathclose{}_k$</w:t>
        </w:r>
      </w:ins>
      <w:ins w:id="2136" w:author="PR Preview" w:date="2026-01-01T00:00:00Z">
        <w:r>
          <w:t xml:space="preserve"> </w:t>
        </w:r>
      </w:ins>
      <w:ins w:id="2137" w:author="PR Preview" w:date="2026-01-01T00:00:00Z">
        <w:r>
          <w:t xml:space="preserve">for several values of</w:t>
        </w:r>
      </w:ins>
      <w:ins w:id="2138" w:author="PR Preview" w:date="2026-01-01T00:00:00Z">
        <w:r>
          <w:t xml:space="preserve"> </w:t>
        </w:r>
      </w:ins>
      <m:oMath>
        <m:r>
          <m:t>k</m:t>
        </m:r>
      </m:oMath>
      <w:ins w:id="2139" w:author="PR Preview" w:date="2026-01-01T00:00:00Z">
        <w:r>
          <w:t xml:space="preserve">, including</w:t>
        </w:r>
      </w:ins>
      <w:ins w:id="214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2141" w:author="PR Preview" w:date="2026-01-01T00:00:00Z">
        <w:r>
          <w:t xml:space="preserve"> </w:t>
        </w:r>
      </w:ins>
      <w:ins w:id="2142" w:author="PR Preview" w:date="2026-01-01T00:00:00Z">
        <w:r>
          <w:t xml:space="preserve">as the maximum,</w:t>
        </w:r>
      </w:ins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and checks the triangle inequality for</w:t>
        </w:r>
      </w:ins>
      <w:ins w:id="2145" w:author="PR Preview" w:date="2026-01-01T00:00:00Z">
        <w:r>
          <w:t xml:space="preserve"> </w:t>
        </w:r>
      </w:ins>
      <w:ins w:id="2146" w:author="PR Preview" w:date="2026-01-01T00:00:00Z">
        <w:r>
          <w:t xml:space="preserve">$\mathord{\smash[b]{\underset{\raise.3ex\hbox{$\scriptstyle\sim$}}{x}}\vphantom{x}}$</w:t>
        </w:r>
      </w:ins>
      <w:ins w:id="2147" w:author="PR Preview" w:date="2026-01-01T00:00:00Z">
        <w:r>
          <w:t xml:space="preserve"> </w:t>
        </w:r>
      </w:ins>
      <w:ins w:id="2148" w:author="PR Preview" w:date="2026-01-01T00:00:00Z">
        <w:r>
          <w:t xml:space="preserve">and</w:t>
        </w:r>
      </w:ins>
      <w:ins w:id="2149" w:author="PR Preview" w:date="2026-01-01T00:00:00Z">
        <w:r>
          <w:t xml:space="preserve"> </w:t>
        </w:r>
      </w:ins>
      <w:ins w:id="2150" w:author="PR Preview" w:date="2026-01-01T00:00:00Z">
        <w:r>
          <w:t xml:space="preserve">$\mathord{\smash[b]{\underset{\raise.3ex\hbox{$\scriptstyle\sim$}}{y}}\vphantom{y}}$</w:t>
        </w:r>
      </w:ins>
      <w:ins w:id="2151" w:author="PR Preview" w:date="2026-01-01T00:00:00Z">
        <w:r>
          <w:t xml:space="preserve"> </w:t>
        </w:r>
      </w:ins>
      <w:ins w:id="2152" w:author="PR Preview" w:date="2026-01-01T00:00:00Z">
        <w:r>
          <w:t xml:space="preserve">at each of them.</w:t>
        </w:r>
      </w:ins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del w:id="2153" w:author="PR Preview" w:date="2026-01-01T00:00:00Z">
        <w:r>
          <w:rPr>
            <w:b/>
            <w:bCs/>
          </w:rPr>
          <w:delText xml:space="preserve">Definition 7 (Angle between two vectors)</w:delText>
        </w:r>
      </w:del>
      <w:del w:id="2154" w:author="PR Preview" w:date="2026-01-01T00:00:00Z">
        <w:r>
          <w:delText xml:space="preserve"> </w:delText>
        </w:r>
      </w:del>
      <w:del w:id="2155" w:author="PR Preview" w:date="2026-01-01T00:00:00Z">
        <w:r>
          <w:delText xml:space="preserve">The</w:delText>
        </w:r>
      </w:del>
      <w:del w:id="2156" w:author="PR Preview" w:date="2026-01-01T00:00:00Z">
        <w:r>
          <w:delText xml:space="preserve"> </w:delText>
        </w:r>
      </w:del>
      <w:del w:id="2157" w:author="PR Preview" w:date="2026-01-01T00:00:00Z">
        <w:r>
          <w:rPr>
            <w:b/>
            <w:bCs/>
          </w:rPr>
          <w:delText xml:space="preserve">angle</w:delText>
        </w:r>
      </w:del>
      <w:del w:id="2158" w:author="PR Preview" w:date="2026-01-01T00:00:00Z">
        <w:r>
          <w:delText xml:space="preserve"> </w:delText>
        </w:r>
      </w:del>
      <w:del w:id="2159" w:author="PR Preview" w:date="2026-01-01T00:00:00Z">
        <w:r>
          <w:delText xml:space="preserve">between two nonzero vectors</w:delText>
        </w:r>
      </w:del>
      <w:del w:id="216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161" w:author="PR Preview" w:date="2026-01-01T00:00:00Z">
        <w:r>
          <w:delText xml:space="preserve"> </w:delText>
        </w:r>
      </w:del>
      <w:del w:id="2162" w:author="PR Preview" w:date="2026-01-01T00:00:00Z">
        <w:r>
          <w:delText xml:space="preserve">is the unique number</w:delText>
        </w:r>
      </w:del>
      <w:del w:id="2163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2164" w:author="PR Preview" w:date="2026-01-01T00:00:00Z">
        <w:r>
          <w:delText xml:space="preserve"> </w:delText>
        </w:r>
      </w:del>
      <w:del w:id="2165" w:author="PR Preview" w:date="2026-01-01T00:00:00Z">
        <w:r>
          <w:delText xml:space="preserve">whose cosine (</w:delText>
        </w:r>
      </w:del>
      <w:hyperlink r:id="rId50">
        <w:del w:id="2166" w:author="PR Preview" w:date="2026-01-01T00:00:00Z">
          <w:r>
            <w:rPr>
              <w:rStyle w:val="Hyperlink"/>
            </w:rPr>
            <w:delText xml:space="preserve">Definition 3 in Trigonometry</w:delText>
          </w:r>
        </w:del>
      </w:hyperlink>
      <w:del w:id="2167" w:author="PR Preview" w:date="2026-01-01T00:00:00Z">
        <w:r>
          <w:delText xml:space="preserve">) satisfies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2168" w:author="PR Preview" w:date="2026-01-01T00:00:00Z">
        <w:r>
          <w:rPr>
            <w:b/>
            <w:bCs/>
          </w:rPr>
          <w:t xml:space="preserve">Definition 7 (Angle between two vectors)</w:t>
        </w:r>
      </w:ins>
      <w:ins w:id="2169" w:author="PR Preview" w:date="2026-01-01T00:00:00Z">
        <w:r>
          <w:t xml:space="preserve"> </w:t>
        </w:r>
      </w:ins>
      <w:ins w:id="2170" w:author="PR Preview" w:date="2026-01-01T00:00:00Z">
        <w:r>
          <w:t xml:space="preserve">The</w:t>
        </w:r>
      </w:ins>
      <w:ins w:id="2171" w:author="PR Preview" w:date="2026-01-01T00:00:00Z">
        <w:r>
          <w:t xml:space="preserve"> </w:t>
        </w:r>
      </w:ins>
      <w:ins w:id="2172" w:author="PR Preview" w:date="2026-01-01T00:00:00Z">
        <w:r>
          <w:rPr>
            <w:b/>
            <w:bCs/>
          </w:rPr>
          <w:t xml:space="preserve">angle</w:t>
        </w:r>
      </w:ins>
      <w:ins w:id="2173" w:author="PR Preview" w:date="2026-01-01T00:00:00Z">
        <w:r>
          <w:t xml:space="preserve"> </w:t>
        </w:r>
      </w:ins>
      <w:ins w:id="2174" w:author="PR Preview" w:date="2026-01-01T00:00:00Z">
        <w:r>
          <w:t xml:space="preserve">between two nonzero vectors</w:t>
        </w:r>
      </w:ins>
      <w:ins w:id="2175" w:author="PR Preview" w:date="2026-01-01T00:00:00Z">
        <w:r>
          <w:t xml:space="preserve"> </w:t>
        </w:r>
      </w:ins>
      <w:ins w:id="2176" w:author="PR Preview" w:date="2026-01-01T00:00:00Z">
        <w:r>
          <w:t xml:space="preserve">$\mathord{\smash[b]{\underset{\raise.3ex\hbox{$\scriptstyle\sim$}}{x}}\vphantom{x}}, \mathord{\smash[b]{\underset{\raise.3ex\hbox{$\scriptstyle\sim$}}{y}}\vphantom{y}} \in \mathbb{R}^p$</w:t>
        </w:r>
      </w:ins>
      <w:ins w:id="2177" w:author="PR Preview" w:date="2026-01-01T00:00:00Z">
        <w:r>
          <w:t xml:space="preserve"> </w:t>
        </w:r>
      </w:ins>
      <w:ins w:id="2178" w:author="PR Preview" w:date="2026-01-01T00:00:00Z">
        <w:r>
          <w:t xml:space="preserve">is the unique number</w:t>
        </w:r>
      </w:ins>
      <w:ins w:id="2179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180" w:author="PR Preview" w:date="2026-01-01T00:00:00Z">
        <w:r>
          <w:t xml:space="preserve"> </w:t>
        </w:r>
      </w:ins>
      <w:ins w:id="2181" w:author="PR Preview" w:date="2026-01-01T00:00:00Z">
        <w:r>
          <w:t xml:space="preserve">whose cosine (</w:t>
        </w:r>
      </w:ins>
      <w:hyperlink r:id="rId50">
        <w:ins w:id="2182" w:author="PR Preview" w:date="2026-01-01T00:00:00Z">
          <w:r>
            <w:rPr>
              <w:rStyle w:val="Hyperlink"/>
            </w:rPr>
            <w:t xml:space="preserve">Definition 3 in Trigonometry</w:t>
          </w:r>
        </w:ins>
      </w:hyperlink>
      <w:ins w:id="2183" w:author="PR Preview" w:date="2026-01-01T00:00:00Z">
        <w:r>
          <w:t xml:space="preserve">) satisfies</w:t>
        </w:r>
      </w:ins>
    </w:p>
    <w:p>
      <w:pPr>
        <w:pStyle w:val="BodyText"/>
      </w:pPr>
      <w:ins w:id="2184" w:author="PR Preview" w:date="2026-01-01T00:00:00Z">
        <w:r>
  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  </w:r>
      </w:ins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del w:id="2185" w:author="PR Preview" w:date="2026-01-01T00:00:00Z">
        <w:r>
          <w:rPr>
            <w:b/>
            <w:bCs/>
          </w:rPr>
          <w:delText xml:space="preserve">Corollary 1 (A right angle means orthogonal)</w:delText>
        </w:r>
      </w:del>
      <w:del w:id="2186" w:author="PR Preview" w:date="2026-01-01T00:00:00Z">
        <w:r>
          <w:delText xml:space="preserve"> </w:delText>
        </w:r>
      </w:del>
      <w:del w:id="2187" w:author="PR Preview" w:date="2026-01-01T00:00:00Z">
        <w:r>
          <w:delText xml:space="preserve">For nonzero vectors</w:delText>
        </w:r>
      </w:del>
      <w:del w:id="218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189" w:author="PR Preview" w:date="2026-01-01T00:00:00Z">
        <w:r>
          <w:delText xml:space="preserve"> </w:delText>
        </w:r>
      </w:del>
      <w:del w:id="2190" w:author="PR Preview" w:date="2026-01-01T00:00:00Z">
        <w:r>
          <w:delText xml:space="preserve">with angle</w:delText>
        </w:r>
      </w:del>
      <w:del w:id="2191" w:author="PR Preview" w:date="2026-01-01T00:00:00Z">
        <w:r>
          <w:delText xml:space="preserve"> </w:delText>
        </w:r>
      </w:del>
      <m:oMath>
        <m:r>
          <m:t>θ</m:t>
        </m:r>
      </m:oMath>
      <w:del w:id="2192" w:author="PR Preview" w:date="2026-01-01T00:00:00Z">
        <w:r>
          <w:delText xml:space="preserve"> </w:delText>
        </w:r>
      </w:del>
      <w:del w:id="2193" w:author="PR Preview" w:date="2026-01-01T00:00:00Z">
        <w:r>
          <w:delText xml:space="preserve">(</w:delText>
        </w:r>
      </w:del>
      <w:hyperlink w:anchor="def-angle">
        <w:del w:id="2194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2195" w:author="PR Preview" w:date="2026-01-01T00:00:00Z">
        <w:r>
          <w:delText xml:space="preserve">),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BodyText"/>
      </w:pPr>
      <w:ins w:id="2196" w:author="PR Preview" w:date="2026-01-01T00:00:00Z">
        <w:r>
          <w:rPr>
            <w:b/>
            <w:bCs/>
          </w:rPr>
          <w:t xml:space="preserve">Corollary 1 (A right angle means orthogonal)</w:t>
        </w:r>
      </w:ins>
      <w:ins w:id="2197" w:author="PR Preview" w:date="2026-01-01T00:00:00Z">
        <w:r>
          <w:t xml:space="preserve"> </w:t>
        </w:r>
      </w:ins>
      <w:ins w:id="2198" w:author="PR Preview" w:date="2026-01-01T00:00:00Z">
        <w:r>
          <w:t xml:space="preserve">For nonzero vectors</w:t>
        </w:r>
      </w:ins>
      <w:ins w:id="2199" w:author="PR Preview" w:date="2026-01-01T00:00:00Z">
        <w:r>
          <w:t xml:space="preserve"> </w:t>
        </w:r>
      </w:ins>
      <w:ins w:id="2200" w:author="PR Preview" w:date="2026-01-01T00:00:00Z">
        <w:r>
          <w:t xml:space="preserve">$\mathord{\smash[b]{\underset{\raise.3ex\hbox{$\scriptstyle\sim$}}{x}}\vphantom{x}}, \mathord{\smash[b]{\underset{\raise.3ex\hbox{$\scriptstyle\sim$}}{y}}\vphantom{y}} \in \mathbb{R}^p$</w:t>
        </w:r>
      </w:ins>
      <w:ins w:id="2201" w:author="PR Preview" w:date="2026-01-01T00:00:00Z">
        <w:r>
          <w:t xml:space="preserve"> </w:t>
        </w:r>
      </w:ins>
      <w:ins w:id="2202" w:author="PR Preview" w:date="2026-01-01T00:00:00Z">
        <w:r>
          <w:t xml:space="preserve">with angle</w:t>
        </w:r>
      </w:ins>
      <w:ins w:id="2203" w:author="PR Preview" w:date="2026-01-01T00:00:00Z">
        <w:r>
          <w:t xml:space="preserve"> </w:t>
        </w:r>
      </w:ins>
      <m:oMath>
        <m:r>
          <m:t>θ</m:t>
        </m:r>
      </m:oMath>
      <w:ins w:id="2204" w:author="PR Preview" w:date="2026-01-01T00:00:00Z">
        <w:r>
          <w:t xml:space="preserve"> </w:t>
        </w:r>
      </w:ins>
      <w:ins w:id="2205" w:author="PR Preview" w:date="2026-01-01T00:00:00Z">
        <w:r>
          <w:t xml:space="preserve">(</w:t>
        </w:r>
      </w:ins>
      <w:hyperlink w:anchor="def-angle">
        <w:ins w:id="2206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207" w:author="PR Preview" w:date="2026-01-01T00:00:00Z">
        <w:r>
          <w:t xml:space="preserve">),</w:t>
        </w:r>
      </w:ins>
    </w:p>
    <w:p>
      <w:pPr>
        <w:pStyle w:val="BodyText"/>
      </w:pPr>
      <w:ins w:id="2208" w:author="PR Preview" w:date="2026-01-01T00:00:00Z">
        <w:r>
  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  </w:r>
      </w:ins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del w:id="2209" w:author="PR Preview" w:date="2026-01-01T00:00:00Z">
        <w:r>
          <w:rPr>
            <w:i/>
            <w:iCs/>
          </w:rPr>
          <w:delText xml:space="preserve">Proof</w:delText>
        </w:r>
      </w:del>
      <w:del w:id="2210" w:author="PR Preview" w:date="2026-01-01T00:00:00Z">
        <w:r>
          <w:delText xml:space="preserve">. </w:delText>
        </w:r>
      </w:del>
      <w:del w:id="2211" w:author="PR Preview" w:date="2026-01-01T00:00:00Z">
        <w:r>
          <w:delText xml:space="preserve">Since</w:delText>
        </w:r>
      </w:del>
      <w:del w:id="221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del w:id="2213" w:author="PR Preview" w:date="2026-01-01T00:00:00Z">
        <w:r>
          <w:delText xml:space="preserve"> </w:delText>
        </w:r>
      </w:del>
      <w:del w:id="2214" w:author="PR Preview" w:date="2026-01-01T00:00:00Z">
        <w:r>
          <w:delText xml:space="preserve">(</w:delText>
        </w:r>
      </w:del>
      <w:hyperlink w:anchor="thm-norm-properties">
        <w:del w:id="2215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2216" w:author="PR Preview" w:date="2026-01-01T00:00:00Z">
        <w:r>
          <w:delText xml:space="preserve">),</w:delText>
        </w:r>
      </w:del>
      <w:del w:id="2217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del w:id="2218" w:author="PR Preview" w:date="2026-01-01T00:00:00Z">
        <w:r>
          <w:delText xml:space="preserve"> </w:delText>
        </w:r>
      </w:del>
      <w:del w:id="2219" w:author="PR Preview" w:date="2026-01-01T00:00:00Z">
        <w:r>
          <w:delText xml:space="preserve">exactly when</w:delText>
        </w:r>
      </w:del>
      <w:del w:id="222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2221" w:author="PR Preview" w:date="2026-01-01T00:00:00Z">
        <w:r>
          <w:delText xml:space="preserve">.</w:delText>
        </w:r>
      </w:del>
      <w:del w:id="2222" w:author="PR Preview" w:date="2026-01-01T00:00:00Z">
        <w:r>
          <w:delText xml:space="preserve"> </w:delText>
        </w:r>
      </w:del>
      <w:del w:id="2223" w:author="PR Preview" w:date="2026-01-01T00:00:00Z">
        <w:r>
          <w:delText xml:space="preserve">On</w:delText>
        </w:r>
      </w:del>
      <w:del w:id="222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2225" w:author="PR Preview" w:date="2026-01-01T00:00:00Z">
        <w:r>
          <w:delText xml:space="preserve">,</w:delText>
        </w:r>
      </w:del>
      <w:del w:id="2226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</m:oMath>
      <w:del w:id="2227" w:author="PR Preview" w:date="2026-01-01T00:00:00Z">
        <w:r>
          <w:delText xml:space="preserve"> </w:delText>
        </w:r>
      </w:del>
      <w:del w:id="2228" w:author="PR Preview" w:date="2026-01-01T00:00:00Z">
        <w:r>
          <w:delText xml:space="preserve">vanishes only at</w:delText>
        </w:r>
      </w:del>
      <w:del w:id="2229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2</m:t>
        </m:r>
      </m:oMath>
      <w:del w:id="2230" w:author="PR Preview" w:date="2026-01-01T00:00:00Z">
        <w:r>
          <w:delText xml:space="preserve">.</w:delText>
        </w:r>
      </w:del>
    </w:p>
    <w:p>
      <w:pPr>
        <w:pStyle w:val="BodyText"/>
      </w:pPr>
      <w:ins w:id="2231" w:author="PR Preview" w:date="2026-01-01T00:00:00Z">
        <w:r>
          <w:rPr>
            <w:i/>
            <w:iCs/>
          </w:rPr>
          <w:t xml:space="preserve">Proof</w:t>
        </w:r>
      </w:ins>
      <w:ins w:id="2232" w:author="PR Preview" w:date="2026-01-01T00:00:00Z">
        <w:r>
          <w:t xml:space="preserve">. </w:t>
        </w:r>
      </w:ins>
      <w:ins w:id="2233" w:author="PR Preview" w:date="2026-01-01T00:00:00Z">
        <w:r>
          <w:t xml:space="preserve">Since</w:t>
        </w:r>
      </w:ins>
      <w:ins w:id="2234" w:author="PR Preview" w:date="2026-01-01T00:00:00Z">
        <w:r>
          <w:t xml:space="preserve"> </w:t>
        </w:r>
      </w:ins>
      <w:ins w:id="2235" w:author="PR Preview" w:date="2026-01-01T00:00:00Z">
        <w:r>
  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  </w:r>
      </w:ins>
      <w:ins w:id="2236" w:author="PR Preview" w:date="2026-01-01T00:00:00Z">
        <w:r>
          <w:t xml:space="preserve"> </w:t>
        </w:r>
      </w:ins>
      <w:ins w:id="2237" w:author="PR Preview" w:date="2026-01-01T00:00:00Z">
        <w:r>
          <w:t xml:space="preserve">(</w:t>
        </w:r>
      </w:ins>
      <w:hyperlink w:anchor="thm-norm-properties">
        <w:ins w:id="223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239" w:author="PR Preview" w:date="2026-01-01T00:00:00Z">
        <w:r>
          <w:t xml:space="preserve">),</w:t>
        </w:r>
      </w:ins>
      <w:ins w:id="2240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ins w:id="2241" w:author="PR Preview" w:date="2026-01-01T00:00:00Z">
        <w:r>
          <w:t xml:space="preserve"> </w:t>
        </w:r>
      </w:ins>
      <w:ins w:id="2242" w:author="PR Preview" w:date="2026-01-01T00:00:00Z">
        <w:r>
          <w:t xml:space="preserve">exactly when</w:t>
        </w:r>
      </w:ins>
      <w:ins w:id="2243" w:author="PR Preview" w:date="2026-01-01T00:00:00Z">
        <w:r>
          <w:t xml:space="preserve"> </w:t>
        </w:r>
      </w:ins>
      <w:ins w:id="2244" w:author="PR Preview" w:date="2026-01-01T00:00:00Z">
        <w:r>
          <w:t xml:space="preserve">$\mathord{\smash[b]{\underset{\raise.3ex\hbox{$\scriptstyle\sim$}}{x}}\vphantom{x}} \cdot \mathord{\smash[b]{\underset{\raise.3ex\hbox{$\scriptstyle\sim$}}{y}}\vphantom{y}} = 0$</w:t>
        </w:r>
      </w:ins>
      <w:ins w:id="2245" w:author="PR Preview" w:date="2026-01-01T00:00:00Z">
        <w:r>
          <w:t xml:space="preserve">.</w:t>
        </w:r>
      </w:ins>
      <w:ins w:id="2246" w:author="PR Preview" w:date="2026-01-01T00:00:00Z">
        <w:r>
          <w:t xml:space="preserve"> </w:t>
        </w:r>
      </w:ins>
      <w:ins w:id="2247" w:author="PR Preview" w:date="2026-01-01T00:00:00Z">
        <w:r>
          <w:t xml:space="preserve">On</w:t>
        </w:r>
      </w:ins>
      <w:ins w:id="224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249" w:author="PR Preview" w:date="2026-01-01T00:00:00Z">
        <w:r>
          <w:t xml:space="preserve">,</w:t>
        </w:r>
      </w:ins>
      <w:ins w:id="2250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</m:oMath>
      <w:ins w:id="2251" w:author="PR Preview" w:date="2026-01-01T00:00:00Z">
        <w:r>
          <w:t xml:space="preserve"> </w:t>
        </w:r>
      </w:ins>
      <w:ins w:id="2252" w:author="PR Preview" w:date="2026-01-01T00:00:00Z">
        <w:r>
          <w:t xml:space="preserve">vanishes only at</w:t>
        </w:r>
      </w:ins>
      <w:ins w:id="2253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2254" w:author="PR Preview" w:date="2026-01-01T00:00:00Z">
        <w:r>
          <w:t xml:space="preserve">.</w:t>
        </w:r>
      </w:ins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255" w:author="PR Preview" w:date="2026-01-01T00:00:00Z">
        <w:r>
          <w:delText xml:space="preserve"> </w:delText>
        </w:r>
      </w:del>
      <w:del w:id="2256" w:author="PR Preview" w:date="2026-01-01T00:00:00Z">
        <w:r>
          <w:delText xml:space="preserve">and</w:delText>
        </w:r>
      </w:del>
      <w:del w:id="2257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58" w:author="PR Preview" w:date="2026-01-01T00:00:00Z">
        <w:r>
          <w:delText xml:space="preserve">: there is no angle,</w:delText>
        </w:r>
      </w:del>
      <w:del w:id="2259" w:author="PR Preview" w:date="2026-01-01T00:00:00Z">
        <w:r>
          <w:delText xml:space="preserve"> </w:delText>
        </w:r>
      </w:del>
      <w:del w:id="2260" w:author="PR Preview" w:date="2026-01-01T00:00:00Z">
        <w:r>
          <w:delText xml:space="preserve">because the ratio would divide by</w:delText>
        </w:r>
      </w:del>
      <w:del w:id="226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2262" w:author="PR Preview" w:date="2026-01-01T00:00:00Z">
        <w:r>
          <w:delText xml:space="preserve">.</w:delText>
        </w:r>
      </w:del>
    </w:p>
    <w:p>
      <w:pPr>
        <w:pStyle w:val="FirstParagraph"/>
      </w:pPr>
      <w:del w:id="2263" w:author="PR Preview" w:date="2026-01-01T00:00:00Z">
        <w:r>
          <w:rPr>
            <w:b/>
            <w:bCs/>
          </w:rPr>
          <w:delText xml:space="preserve">Definition 8 (Cosine similarity)</w:delText>
        </w:r>
      </w:del>
      <w:del w:id="2264" w:author="PR Preview" w:date="2026-01-01T00:00:00Z">
        <w:r>
          <w:delText xml:space="preserve"> </w:delText>
        </w:r>
      </w:del>
      <w:del w:id="2265" w:author="PR Preview" w:date="2026-01-01T00:00:00Z">
        <w:r>
          <w:delText xml:space="preserve">The</w:delText>
        </w:r>
      </w:del>
      <w:del w:id="2266" w:author="PR Preview" w:date="2026-01-01T00:00:00Z">
        <w:r>
          <w:delText xml:space="preserve"> </w:delText>
        </w:r>
      </w:del>
      <w:del w:id="2267" w:author="PR Preview" w:date="2026-01-01T00:00:00Z">
        <w:r>
          <w:rPr>
            <w:b/>
            <w:bCs/>
          </w:rPr>
          <w:delText xml:space="preserve">cosine similarity</w:delText>
        </w:r>
      </w:del>
      <w:del w:id="2268" w:author="PR Preview" w:date="2026-01-01T00:00:00Z">
        <w:r>
          <w:delText xml:space="preserve"> </w:delText>
        </w:r>
      </w:del>
      <w:del w:id="2269" w:author="PR Preview" w:date="2026-01-01T00:00:00Z">
        <w:r>
          <w:delText xml:space="preserve">between two nonzero vectors</w:delText>
        </w:r>
      </w:del>
      <w:del w:id="227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271" w:author="PR Preview" w:date="2026-01-01T00:00:00Z">
        <w:r>
          <w:delText xml:space="preserve"> </w:delText>
        </w:r>
      </w:del>
      <w:del w:id="2272" w:author="PR Preview" w:date="2026-01-01T00:00:00Z">
        <w:r>
          <w:delText xml:space="preserve">is</w:delText>
        </w:r>
      </w:del>
      <w:del w:id="2273" w:author="PR Preview" w:date="2026-01-01T00:00:00Z">
        <w:r>
          <w:delText xml:space="preserve"> </w:delText>
        </w:r>
      </w:del>
      <w:del w:id="2274" w:author="PR Preview" w:date="2026-01-01T00:00:00Z">
        <w:r>
          <w:delText xml:space="preserve">their dot product divided by the product of their lengths: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275" w:author="PR Preview" w:date="2026-01-01T00:00:00Z">
        <w:r>
          <w:t xml:space="preserve"> </w:t>
        </w:r>
      </w:ins>
      <w:ins w:id="2276" w:author="PR Preview" w:date="2026-01-01T00:00:00Z">
        <w:r>
          <w:t xml:space="preserve">and</w:t>
        </w:r>
      </w:ins>
      <w:ins w:id="2277" w:author="PR Preview" w:date="2026-01-01T00:00:00Z">
        <w:r>
          <w:t xml:space="preserve"> </w:t>
        </w:r>
      </w:ins>
      <w:ins w:id="2278" w:author="PR Preview" w:date="2026-01-01T00:00:00Z">
        <w:r>
          <w:t xml:space="preserve">$\mathord{\smash[b]{\underset{\raise.3ex\hbox{$\scriptstyle\sim$}}{0}}\vphantom{0}}$</w:t>
        </w:r>
      </w:ins>
      <w:ins w:id="2279" w:author="PR Preview" w:date="2026-01-01T00:00:00Z">
        <w:r>
          <w:t xml:space="preserve">: there is no angle,</w:t>
        </w:r>
      </w:ins>
      <w:ins w:id="2280" w:author="PR Preview" w:date="2026-01-01T00:00:00Z">
        <w:r>
          <w:t xml:space="preserve"> </w:t>
        </w:r>
      </w:ins>
      <w:ins w:id="2281" w:author="PR Preview" w:date="2026-01-01T00:00:00Z">
        <w:r>
          <w:t xml:space="preserve">because the ratio would divide by</w:t>
        </w:r>
      </w:ins>
      <w:ins w:id="2282" w:author="PR Preview" w:date="2026-01-01T00:00:00Z">
        <w:r>
          <w:t xml:space="preserve"> </w:t>
        </w:r>
      </w:ins>
      <w:ins w:id="2283" w:author="PR Preview" w:date="2026-01-01T00:00:00Z">
        <w:r>
          <w:t xml:space="preserve">$\mathopen{}\left\lVert\mathord{\smash[b]{\underset{\raise.3ex\hbox{$\scriptstyle\sim$}}{0}}\vphantom{0}}\right\rVert\mathclose{} = 0$</w:t>
        </w:r>
      </w:ins>
      <w:ins w:id="2284" w:author="PR Preview" w:date="2026-01-01T00:00:00Z">
        <w:r>
          <w:t xml:space="preserve">.</w:t>
        </w:r>
      </w:ins>
    </w:p>
    <w:bookmarkEnd w:id="55"/>
    <w:bookmarkStart w:id="56" w:name="def-cosine-similarity"/>
    <w:p>
      <w:pPr>
        <w:pStyle w:val="FirstParagraph"/>
      </w:pPr>
      <w:ins w:id="2285" w:author="PR Preview" w:date="2026-01-01T00:00:00Z">
        <w:r>
          <w:rPr>
            <w:b/>
            <w:bCs/>
          </w:rPr>
          <w:t xml:space="preserve">Definition 8 (Cosine similarity)</w:t>
        </w:r>
      </w:ins>
      <w:ins w:id="2286" w:author="PR Preview" w:date="2026-01-01T00:00:00Z">
        <w:r>
          <w:t xml:space="preserve"> </w:t>
        </w:r>
      </w:ins>
      <w:ins w:id="2287" w:author="PR Preview" w:date="2026-01-01T00:00:00Z">
        <w:r>
          <w:t xml:space="preserve">The</w:t>
        </w:r>
      </w:ins>
      <w:ins w:id="2288" w:author="PR Preview" w:date="2026-01-01T00:00:00Z">
        <w:r>
          <w:t xml:space="preserve"> </w:t>
        </w:r>
      </w:ins>
      <w:ins w:id="2289" w:author="PR Preview" w:date="2026-01-01T00:00:00Z">
        <w:r>
          <w:rPr>
            <w:b/>
            <w:bCs/>
          </w:rPr>
          <w:t xml:space="preserve">cosine similarity</w:t>
        </w:r>
      </w:ins>
      <w:ins w:id="2290" w:author="PR Preview" w:date="2026-01-01T00:00:00Z">
        <w:r>
          <w:t xml:space="preserve"> </w:t>
        </w:r>
      </w:ins>
      <w:ins w:id="2291" w:author="PR Preview" w:date="2026-01-01T00:00:00Z">
        <w:r>
          <w:t xml:space="preserve">between two nonzero vectors</w:t>
        </w:r>
      </w:ins>
      <w:ins w:id="2292" w:author="PR Preview" w:date="2026-01-01T00:00:00Z">
        <w:r>
          <w:t xml:space="preserve"> </w:t>
        </w:r>
      </w:ins>
      <w:ins w:id="2293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2294" w:author="PR Preview" w:date="2026-01-01T00:00:00Z">
        <w:r>
          <w:t xml:space="preserve"> </w:t>
        </w:r>
      </w:ins>
      <w:ins w:id="2295" w:author="PR Preview" w:date="2026-01-01T00:00:00Z">
        <w:r>
          <w:t xml:space="preserve">is</w:t>
        </w:r>
      </w:ins>
      <w:ins w:id="2296" w:author="PR Preview" w:date="2026-01-01T00:00:00Z">
        <w:r>
          <w:t xml:space="preserve"> </w:t>
        </w:r>
      </w:ins>
      <w:ins w:id="2297" w:author="PR Preview" w:date="2026-01-01T00:00:00Z">
        <w:r>
          <w:t xml:space="preserve">their dot product divided by the product of their lengths:</w:t>
        </w:r>
      </w:ins>
    </w:p>
    <w:p>
      <w:pPr>
        <w:pStyle w:val="BodyText"/>
      </w:pPr>
      <w:ins w:id="2298" w:author="PR Preview" w:date="2026-01-01T00:00:00Z">
        <w:r>
  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  </w:r>
      </w:ins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del w:id="2299" w:author="PR Preview" w:date="2026-01-01T00:00:00Z">
        <w:r>
          <w:delText xml:space="preserve">Parallel vectors</w:delText>
        </w:r>
      </w:del>
      <w:del w:id="230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301" w:author="PR Preview" w:date="2026-01-01T00:00:00Z">
        <w:r>
          <w:delText xml:space="preserve"> </w:delText>
        </w:r>
      </w:del>
      <w:del w:id="2302" w:author="PR Preview" w:date="2026-01-01T00:00:00Z">
        <w:r>
          <w:delText xml:space="preserve">and</w:delText>
        </w:r>
      </w:del>
      <w:del w:id="2303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230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del w:id="2305" w:author="PR Preview" w:date="2026-01-01T00:00:00Z">
        <w:r>
          <w:delText xml:space="preserve">Orthogonal vectors</w:delText>
        </w:r>
      </w:del>
      <w:del w:id="230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307" w:author="PR Preview" w:date="2026-01-01T00:00:00Z">
        <w:r>
          <w:delText xml:space="preserve"> </w:delText>
        </w:r>
      </w:del>
      <w:del w:id="2308" w:author="PR Preview" w:date="2026-01-01T00:00:00Z">
        <w:r>
          <w:delText xml:space="preserve">and</w:delText>
        </w:r>
      </w:del>
      <w:del w:id="230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31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del w:id="2311" w:author="PR Preview" w:date="2026-01-01T00:00:00Z">
        <w:r>
          <w:delText xml:space="preserve">Arbitrary vectors</w:delText>
        </w:r>
      </w:del>
      <w:del w:id="231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313" w:author="PR Preview" w:date="2026-01-01T00:00:00Z">
        <w:r>
          <w:delText xml:space="preserve"> </w:delText>
        </w:r>
      </w:del>
      <w:del w:id="2314" w:author="PR Preview" w:date="2026-01-01T00:00:00Z">
        <w:r>
          <w:delText xml:space="preserve">and</w:delText>
        </w:r>
      </w:del>
      <w:del w:id="2315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31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317" w:author="PR Preview" w:date="2026-01-01T00:00:00Z">
        <w:r>
          <w:delText xml:space="preserve">When both vectors have unit Euclidean norm (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318" w:author="PR Preview" w:date="2026-01-01T00:00:00Z">
        <w:r>
          <w:delText xml:space="preserve"> </w:delText>
        </w:r>
      </w:del>
      <w:del w:id="2319" w:author="PR Preview" w:date="2026-01-01T00:00:00Z">
        <w:r>
          <w:delText xml:space="preserve">and</w:delText>
        </w:r>
      </w:del>
      <w:del w:id="232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321" w:author="PR Preview" w:date="2026-01-01T00:00:00Z">
        <w:r>
          <w:delText xml:space="preserve">),</w:delText>
        </w:r>
      </w:del>
      <w:del w:id="2322" w:author="PR Preview" w:date="2026-01-01T00:00:00Z">
        <w:r>
          <w:delText xml:space="preserve"> </w:delText>
        </w:r>
      </w:del>
      <w:del w:id="2323" w:author="PR Preview" w:date="2026-01-01T00:00:00Z">
        <w:r>
          <w:delText xml:space="preserve">cosine similarity equals their inner product:</w:delText>
        </w:r>
      </w:del>
      <w:del w:id="2324" w:author="PR Preview" w:date="2026-01-01T00:00:00Z">
        <w:r>
          <w:delText xml:space="preserve"> </w:delText>
        </w:r>
      </w:del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325" w:author="PR Preview" w:date="2026-01-01T00:00:00Z">
        <w:r>
          <w:delText xml:space="preserve">.</w:delText>
        </w:r>
      </w:del>
    </w:p>
    <w:p>
      <w:pPr>
        <w:pStyle w:val="BodyText"/>
      </w:pPr>
      <w:del w:id="2326" w:author="PR Preview" w:date="2026-01-01T00:00:00Z">
        <w:r>
          <w:rPr>
            <w:b/>
            <w:bCs/>
          </w:rPr>
          <w:delText xml:space="preserve">Corollary 2 (Cosine similarity is the cosine of the angle)</w:delText>
        </w:r>
      </w:del>
      <w:del w:id="2327" w:author="PR Preview" w:date="2026-01-01T00:00:00Z">
        <w:r>
          <w:delText xml:space="preserve"> </w:delText>
        </w:r>
      </w:del>
      <w:del w:id="2328" w:author="PR Preview" w:date="2026-01-01T00:00:00Z">
        <w:r>
          <w:delText xml:space="preserve">For nonzero vectors</w:delText>
        </w:r>
      </w:del>
      <w:del w:id="232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330" w:author="PR Preview" w:date="2026-01-01T00:00:00Z">
        <w:r>
          <w:delText xml:space="preserve"> </w:delText>
        </w:r>
      </w:del>
      <w:del w:id="2331" w:author="PR Preview" w:date="2026-01-01T00:00:00Z">
        <w:r>
          <w:delText xml:space="preserve">with angle</w:delText>
        </w:r>
      </w:del>
      <w:del w:id="2332" w:author="PR Preview" w:date="2026-01-01T00:00:00Z">
        <w:r>
          <w:delText xml:space="preserve"> </w:delText>
        </w:r>
      </w:del>
      <m:oMath>
        <m:r>
          <m:t>θ</m:t>
        </m:r>
      </m:oMath>
      <w:del w:id="2333" w:author="PR Preview" w:date="2026-01-01T00:00:00Z">
        <w:r>
          <w:delText xml:space="preserve"> </w:delText>
        </w:r>
      </w:del>
      <w:del w:id="2334" w:author="PR Preview" w:date="2026-01-01T00:00:00Z">
        <w:r>
          <w:delText xml:space="preserve">between them (</w:delText>
        </w:r>
      </w:del>
      <w:hyperlink w:anchor="def-angle">
        <w:del w:id="2335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2336" w:author="PR Preview" w:date="2026-01-01T00:00:00Z">
        <w:r>
          <w:delText xml:space="preserve">),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337" w:author="PR Preview" w:date="2026-01-01T00:00:00Z">
        <w:r>
          <w:rPr>
            <w:i/>
            <w:iCs/>
          </w:rPr>
          <w:delText xml:space="preserve">Proof</w:delText>
        </w:r>
      </w:del>
      <w:del w:id="2338" w:author="PR Preview" w:date="2026-01-01T00:00:00Z">
        <w:r>
          <w:delText xml:space="preserve">. </w:delText>
        </w:r>
      </w:del>
      <w:del w:id="2339" w:author="PR Preview" w:date="2026-01-01T00:00:00Z">
        <w:r>
          <w:delText xml:space="preserve">The ratio that</w:delText>
        </w:r>
      </w:del>
      <w:del w:id="2340" w:author="PR Preview" w:date="2026-01-01T00:00:00Z">
        <w:r>
          <w:delText xml:space="preserve"> </w:delText>
        </w:r>
      </w:del>
      <w:hyperlink w:anchor="def-angle">
        <w:del w:id="2341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2342" w:author="PR Preview" w:date="2026-01-01T00:00:00Z">
        <w:r>
          <w:delText xml:space="preserve"> </w:delText>
        </w:r>
      </w:del>
      <w:del w:id="2343" w:author="PR Preview" w:date="2026-01-01T00:00:00Z">
        <w:r>
          <w:delText xml:space="preserve">sets equal to</w:delText>
        </w:r>
      </w:del>
      <w:del w:id="2344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</m:oMath>
      <w:del w:id="2345" w:author="PR Preview" w:date="2026-01-01T00:00:00Z">
        <w:r>
          <w:delText xml:space="preserve"> </w:delText>
        </w:r>
      </w:del>
      <w:del w:id="2346" w:author="PR Preview" w:date="2026-01-01T00:00:00Z">
        <w:r>
          <w:delText xml:space="preserve">is the ratio that</w:delText>
        </w:r>
      </w:del>
      <w:del w:id="2347" w:author="PR Preview" w:date="2026-01-01T00:00:00Z">
        <w:r>
          <w:delText xml:space="preserve"> </w:delText>
        </w:r>
      </w:del>
      <w:hyperlink w:anchor="def-cosine-similarity">
        <w:del w:id="2348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349" w:author="PR Preview" w:date="2026-01-01T00:00:00Z">
        <w:r>
          <w:delText xml:space="preserve"> </w:delText>
        </w:r>
      </w:del>
      <w:del w:id="2350" w:author="PR Preview" w:date="2026-01-01T00:00:00Z">
        <w:r>
          <w:delText xml:space="preserve">defines as</w:delText>
        </w:r>
      </w:del>
      <w:del w:id="2351" w:author="PR Preview" w:date="2026-01-01T00:00:00Z">
        <w:r>
          <w:delText xml:space="preserve"> </w:delText>
        </w:r>
      </w:del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352" w:author="PR Preview" w:date="2026-01-01T00:00:00Z">
        <w:r>
          <w:delText xml:space="preserve">.</w:delText>
        </w:r>
      </w:del>
    </w:p>
    <w:p>
      <w:pPr>
        <w:numPr>
          <w:ilvl w:val="0"/>
          <w:numId w:val="1017"/>
        </w:numPr>
      </w:pPr>
      <w:ins w:id="2353" w:author="PR Preview" w:date="2026-01-01T00:00:00Z">
        <w:r>
          <w:t xml:space="preserve">Parallel vectors</w:t>
        </w:r>
      </w:ins>
      <w:ins w:id="2354" w:author="PR Preview" w:date="2026-01-01T00:00:00Z">
        <w:r>
          <w:t xml:space="preserve"> </w:t>
        </w:r>
      </w:ins>
      <w:ins w:id="2355" w:author="PR Preview" w:date="2026-01-01T00:00:00Z">
        <w:r>
          <w:t xml:space="preserve">$\mathord{\smash[b]{\underset{\raise.3ex\hbox{$\scriptstyle\sim$}}{x}}\vphantom{x}}= (1, 2)$</w:t>
        </w:r>
      </w:ins>
      <w:ins w:id="2356" w:author="PR Preview" w:date="2026-01-01T00:00:00Z">
        <w:r>
          <w:t xml:space="preserve"> </w:t>
        </w:r>
      </w:ins>
      <w:ins w:id="2357" w:author="PR Preview" w:date="2026-01-01T00:00:00Z">
        <w:r>
          <w:t xml:space="preserve">and</w:t>
        </w:r>
      </w:ins>
      <w:ins w:id="2358" w:author="PR Preview" w:date="2026-01-01T00:00:00Z">
        <w:r>
          <w:t xml:space="preserve"> </w:t>
        </w:r>
      </w:ins>
      <w:ins w:id="2359" w:author="PR Preview" w:date="2026-01-01T00:00:00Z">
        <w:r>
          <w:t xml:space="preserve">$\mathord{\smash[b]{\underset{\raise.3ex\hbox{$\scriptstyle\sim$}}{y}}\vphantom{y}}= (2, 4)$</w:t>
        </w:r>
      </w:ins>
      <w:ins w:id="2360" w:author="PR Preview" w:date="2026-01-01T00:00:00Z">
        <w:r>
          <w:t xml:space="preserve">:</w:t>
        </w:r>
      </w:ins>
    </w:p>
    <w:p>
      <w:pPr>
        <w:pStyle w:val="BodyText"/>
      </w:pPr>
      <w:ins w:id="2361" w:author="PR Preview" w:date="2026-01-01T00:00:00Z">
        <w:r>
  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  </w:r>
      </w:ins>
    </w:p>
    <w:p>
      <w:pPr>
        <w:numPr>
          <w:ilvl w:val="0"/>
          <w:numId w:val="1017"/>
        </w:numPr>
      </w:pPr>
      <w:ins w:id="2362" w:author="PR Preview" w:date="2026-01-01T00:00:00Z">
        <w:r>
          <w:t xml:space="preserve">Orthogonal vectors</w:t>
        </w:r>
      </w:ins>
      <w:ins w:id="2363" w:author="PR Preview" w:date="2026-01-01T00:00:00Z">
        <w:r>
          <w:t xml:space="preserve"> </w:t>
        </w:r>
      </w:ins>
      <w:ins w:id="2364" w:author="PR Preview" w:date="2026-01-01T00:00:00Z">
        <w:r>
          <w:t xml:space="preserve">$\mathord{\smash[b]{\underset{\raise.3ex\hbox{$\scriptstyle\sim$}}{x}}\vphantom{x}}= (1, 2)$</w:t>
        </w:r>
      </w:ins>
      <w:ins w:id="2365" w:author="PR Preview" w:date="2026-01-01T00:00:00Z">
        <w:r>
          <w:t xml:space="preserve"> </w:t>
        </w:r>
      </w:ins>
      <w:ins w:id="2366" w:author="PR Preview" w:date="2026-01-01T00:00:00Z">
        <w:r>
          <w:t xml:space="preserve">and</w:t>
        </w:r>
      </w:ins>
      <w:ins w:id="2367" w:author="PR Preview" w:date="2026-01-01T00:00:00Z">
        <w:r>
          <w:t xml:space="preserve"> </w:t>
        </w:r>
      </w:ins>
      <w:ins w:id="2368" w:author="PR Preview" w:date="2026-01-01T00:00:00Z">
        <w:r>
          <w:t xml:space="preserve">$\mathord{\smash[b]{\underset{\raise.3ex\hbox{$\scriptstyle\sim$}}{y}}\vphantom{y}}= (-2, 1)$</w:t>
        </w:r>
      </w:ins>
      <w:ins w:id="2369" w:author="PR Preview" w:date="2026-01-01T00:00:00Z">
        <w:r>
          <w:t xml:space="preserve">:</w:t>
        </w:r>
      </w:ins>
    </w:p>
    <w:p>
      <w:pPr>
        <w:pStyle w:val="BodyText"/>
      </w:pPr>
      <w:ins w:id="2370" w:author="PR Preview" w:date="2026-01-01T00:00:00Z">
        <w:r>
  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  </w:r>
      </w:ins>
    </w:p>
    <w:p>
      <w:pPr>
        <w:numPr>
          <w:ilvl w:val="0"/>
          <w:numId w:val="1017"/>
        </w:numPr>
      </w:pPr>
      <w:ins w:id="2371" w:author="PR Preview" w:date="2026-01-01T00:00:00Z">
        <w:r>
          <w:t xml:space="preserve">Arbitrary vectors</w:t>
        </w:r>
      </w:ins>
      <w:ins w:id="2372" w:author="PR Preview" w:date="2026-01-01T00:00:00Z">
        <w:r>
          <w:t xml:space="preserve"> </w:t>
        </w:r>
      </w:ins>
      <w:ins w:id="2373" w:author="PR Preview" w:date="2026-01-01T00:00:00Z">
        <w:r>
          <w:t xml:space="preserve">$\mathord{\smash[b]{\underset{\raise.3ex\hbox{$\scriptstyle\sim$}}{x}}\vphantom{x}}= (1, 0)$</w:t>
        </w:r>
      </w:ins>
      <w:ins w:id="2374" w:author="PR Preview" w:date="2026-01-01T00:00:00Z">
        <w:r>
          <w:t xml:space="preserve"> </w:t>
        </w:r>
      </w:ins>
      <w:ins w:id="2375" w:author="PR Preview" w:date="2026-01-01T00:00:00Z">
        <w:r>
          <w:t xml:space="preserve">and</w:t>
        </w:r>
      </w:ins>
      <w:ins w:id="2376" w:author="PR Preview" w:date="2026-01-01T00:00:00Z">
        <w:r>
          <w:t xml:space="preserve"> </w:t>
        </w:r>
      </w:ins>
      <w:ins w:id="2377" w:author="PR Preview" w:date="2026-01-01T00:00:00Z">
        <w:r>
          <w:t xml:space="preserve">$\mathord{\smash[b]{\underset{\raise.3ex\hbox{$\scriptstyle\sim$}}{y}}\vphantom{y}}= (1, 1)$</w:t>
        </w:r>
      </w:ins>
      <w:ins w:id="2378" w:author="PR Preview" w:date="2026-01-01T00:00:00Z">
        <w:r>
          <w:t xml:space="preserve">:</w:t>
        </w:r>
      </w:ins>
    </w:p>
    <w:p>
      <w:pPr>
        <w:pStyle w:val="BodyText"/>
      </w:pPr>
      <w:ins w:id="2379" w:author="PR Preview" w:date="2026-01-01T00:00:00Z">
        <w:r>
  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  </w:r>
      </w:ins>
    </w:p>
    <w:p>
      <w:pPr>
        <w:pStyle w:val="FirstParagraph"/>
      </w:pPr>
      <w:ins w:id="2380" w:author="PR Preview" w:date="2026-01-01T00:00:00Z">
        <w:r>
          <w:t xml:space="preserve">When both vectors have unit Euclidean norm (</w:t>
        </w:r>
      </w:ins>
      <w:ins w:id="2381" w:author="PR Preview" w:date="2026-01-01T00:00:00Z">
        <w:r>
          <w:t xml:space="preserve">$\mathopen{}\left\lVert\mathord{\smash[b]{\underset{\raise.3ex\hbox{$\scriptstyle\sim$}}{x}}\vphantom{x}}\right\rVert\mathclose{} = 1$</w:t>
        </w:r>
      </w:ins>
      <w:ins w:id="2382" w:author="PR Preview" w:date="2026-01-01T00:00:00Z">
        <w:r>
          <w:t xml:space="preserve"> </w:t>
        </w:r>
      </w:ins>
      <w:ins w:id="2383" w:author="PR Preview" w:date="2026-01-01T00:00:00Z">
        <w:r>
          <w:t xml:space="preserve">and</w:t>
        </w:r>
      </w:ins>
      <w:ins w:id="2384" w:author="PR Preview" w:date="2026-01-01T00:00:00Z">
        <w:r>
          <w:t xml:space="preserve"> </w:t>
        </w:r>
      </w:ins>
      <w:ins w:id="2385" w:author="PR Preview" w:date="2026-01-01T00:00:00Z">
        <w:r>
          <w:t xml:space="preserve">$\mathopen{}\left\lVert\mathord{\smash[b]{\underset{\raise.3ex\hbox{$\scriptstyle\sim$}}{y}}\vphantom{y}}\right\rVert\mathclose{} = 1$</w:t>
        </w:r>
      </w:ins>
      <w:ins w:id="2386" w:author="PR Preview" w:date="2026-01-01T00:00:00Z">
        <w:r>
          <w:t xml:space="preserve">),</w:t>
        </w:r>
      </w:ins>
      <w:ins w:id="2387" w:author="PR Preview" w:date="2026-01-01T00:00:00Z">
        <w:r>
          <w:t xml:space="preserve"> </w:t>
        </w:r>
      </w:ins>
      <w:ins w:id="2388" w:author="PR Preview" w:date="2026-01-01T00:00:00Z">
        <w:r>
          <w:t xml:space="preserve">cosine similarity equals their inner product:</w:t>
        </w:r>
      </w:ins>
      <w:ins w:id="2389" w:author="PR Preview" w:date="2026-01-01T00:00:00Z">
        <w:r>
          <w:t xml:space="preserve"> </w:t>
        </w:r>
      </w:ins>
      <w:ins w:id="2390" w:author="PR Preview" w:date="2026-01-01T00:00:00Z">
        <w:r>
  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  </w:r>
      </w:ins>
      <w:ins w:id="2391" w:author="PR Preview" w:date="2026-01-01T00:00:00Z">
        <w:r>
          <w:t xml:space="preserve">.</w:t>
        </w:r>
      </w:ins>
    </w:p>
    <w:bookmarkEnd w:id="57"/>
    <w:bookmarkStart w:id="58" w:name="cor-cosine-similarity-angle"/>
    <w:p>
      <w:pPr>
        <w:pStyle w:val="BodyText"/>
      </w:pPr>
      <w:ins w:id="2392" w:author="PR Preview" w:date="2026-01-01T00:00:00Z">
        <w:r>
          <w:rPr>
            <w:b/>
            <w:bCs/>
          </w:rPr>
          <w:t xml:space="preserve">Corollary 2 (Cosine similarity is the cosine of the angle)</w:t>
        </w:r>
      </w:ins>
      <w:ins w:id="2393" w:author="PR Preview" w:date="2026-01-01T00:00:00Z">
        <w:r>
          <w:t xml:space="preserve"> </w:t>
        </w:r>
      </w:ins>
      <w:ins w:id="2394" w:author="PR Preview" w:date="2026-01-01T00:00:00Z">
        <w:r>
          <w:t xml:space="preserve">For nonzero vectors</w:t>
        </w:r>
      </w:ins>
      <w:ins w:id="2395" w:author="PR Preview" w:date="2026-01-01T00:00:00Z">
        <w:r>
          <w:t xml:space="preserve"> </w:t>
        </w:r>
      </w:ins>
      <w:ins w:id="2396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2397" w:author="PR Preview" w:date="2026-01-01T00:00:00Z">
        <w:r>
          <w:t xml:space="preserve"> </w:t>
        </w:r>
      </w:ins>
      <w:ins w:id="2398" w:author="PR Preview" w:date="2026-01-01T00:00:00Z">
        <w:r>
          <w:t xml:space="preserve">with angle</w:t>
        </w:r>
      </w:ins>
      <w:ins w:id="2399" w:author="PR Preview" w:date="2026-01-01T00:00:00Z">
        <w:r>
          <w:t xml:space="preserve"> </w:t>
        </w:r>
      </w:ins>
      <m:oMath>
        <m:r>
          <m:t>θ</m:t>
        </m:r>
      </m:oMath>
      <w:ins w:id="2400" w:author="PR Preview" w:date="2026-01-01T00:00:00Z">
        <w:r>
          <w:t xml:space="preserve"> </w:t>
        </w:r>
      </w:ins>
      <w:ins w:id="2401" w:author="PR Preview" w:date="2026-01-01T00:00:00Z">
        <w:r>
          <w:t xml:space="preserve">between them (</w:t>
        </w:r>
      </w:ins>
      <w:hyperlink w:anchor="def-angle">
        <w:ins w:id="2402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403" w:author="PR Preview" w:date="2026-01-01T00:00:00Z">
        <w:r>
          <w:t xml:space="preserve">),</w:t>
        </w:r>
      </w:ins>
    </w:p>
    <w:p>
      <w:pPr>
        <w:pStyle w:val="BodyText"/>
      </w:pPr>
      <w:ins w:id="2404" w:author="PR Preview" w:date="2026-01-01T00:00:00Z">
        <w:r>
          <w:t xml:space="preserve">$$
    \operatorname{cossim}(\mathord{\smash[b]{\underset{\raise.3ex\hbox{$\scriptstyle\sim$}}{x}}\vphantom{x}}, \mathord{\smash[b]{\underset{\raise.3ex\hbox{$\scriptstyle\sim$}}{y}}\vphantom{y}}) = \cos\theta.
    $$</w:t>
        </w:r>
      </w:ins>
    </w:p>
    <w:bookmarkEnd w:id="58"/>
    <w:p>
      <w:pPr>
        <w:pStyle w:val="FirstParagraph"/>
      </w:pPr>
      <w:ins w:id="2405" w:author="PR Preview" w:date="2026-01-01T00:00:00Z">
        <w:r>
          <w:rPr>
            <w:i/>
            <w:iCs/>
          </w:rPr>
          <w:t xml:space="preserve">Proof</w:t>
        </w:r>
      </w:ins>
      <w:ins w:id="2406" w:author="PR Preview" w:date="2026-01-01T00:00:00Z">
        <w:r>
          <w:t xml:space="preserve">. </w:t>
        </w:r>
      </w:ins>
      <w:ins w:id="2407" w:author="PR Preview" w:date="2026-01-01T00:00:00Z">
        <w:r>
          <w:t xml:space="preserve">The ratio that</w:t>
        </w:r>
      </w:ins>
      <w:ins w:id="2408" w:author="PR Preview" w:date="2026-01-01T00:00:00Z">
        <w:r>
          <w:t xml:space="preserve"> </w:t>
        </w:r>
      </w:ins>
      <w:hyperlink w:anchor="def-angle">
        <w:ins w:id="240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410" w:author="PR Preview" w:date="2026-01-01T00:00:00Z">
        <w:r>
          <w:t xml:space="preserve"> </w:t>
        </w:r>
      </w:ins>
      <w:ins w:id="2411" w:author="PR Preview" w:date="2026-01-01T00:00:00Z">
        <w:r>
          <w:t xml:space="preserve">sets equal to</w:t>
        </w:r>
      </w:ins>
      <w:ins w:id="2412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</m:oMath>
      <w:ins w:id="2413" w:author="PR Preview" w:date="2026-01-01T00:00:00Z">
        <w:r>
          <w:t xml:space="preserve"> </w:t>
        </w:r>
      </w:ins>
      <w:ins w:id="2414" w:author="PR Preview" w:date="2026-01-01T00:00:00Z">
        <w:r>
          <w:t xml:space="preserve">is the ratio that</w:t>
        </w:r>
      </w:ins>
      <w:ins w:id="2415" w:author="PR Preview" w:date="2026-01-01T00:00:00Z">
        <w:r>
          <w:t xml:space="preserve"> </w:t>
        </w:r>
      </w:ins>
      <w:hyperlink w:anchor="def-cosine-similarity">
        <w:ins w:id="2416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417" w:author="PR Preview" w:date="2026-01-01T00:00:00Z">
        <w:r>
          <w:t xml:space="preserve"> </w:t>
        </w:r>
      </w:ins>
      <w:ins w:id="2418" w:author="PR Preview" w:date="2026-01-01T00:00:00Z">
        <w:r>
          <w:t xml:space="preserve">defines as</w:t>
        </w:r>
      </w:ins>
      <w:ins w:id="2419" w:author="PR Preview" w:date="2026-01-01T00:00:00Z">
        <w:r>
          <w:t xml:space="preserve"> </w:t>
        </w:r>
      </w:ins>
      <w:ins w:id="2420" w:author="PR Preview" w:date="2026-01-01T00:00:00Z">
        <w:r>
          <w:t xml:space="preserve">$\operatorname{cossim}(\mathord{\smash[b]{\underset{\raise.3ex\hbox{$\scriptstyle\sim$}}{x}}\vphantom{x}}, \mathord{\smash[b]{\underset{\raise.3ex\hbox{$\scriptstyle\sim$}}{y}}\vphantom{y}})$</w:t>
        </w:r>
      </w:ins>
      <w:ins w:id="2421" w:author="PR Preview" w:date="2026-01-01T00:00:00Z">
        <w:r>
          <w:t xml:space="preserve">.</w:t>
        </w:r>
      </w:ins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422" w:author="PR Preview" w:date="2026-01-01T00:00:00Z">
        <w:r>
          <w:rPr>
            <w:b/>
            <w:bCs/>
          </w:rPr>
          <w:delText xml:space="preserve">Corollary 3 (Cosine similarity of unit vectors is their inner product)</w:delText>
        </w:r>
      </w:del>
      <w:del w:id="2423" w:author="PR Preview" w:date="2026-01-01T00:00:00Z">
        <w:r>
          <w:delText xml:space="preserve"> </w:delText>
        </w:r>
      </w:del>
      <w:del w:id="2424" w:author="PR Preview" w:date="2026-01-01T00:00:00Z">
        <w:r>
          <w:delText xml:space="preserve">In a real inner product space (</w:delText>
        </w:r>
      </w:del>
      <w:hyperlink w:anchor="def-inner-product-space">
        <w:del w:id="2425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2426" w:author="PR Preview" w:date="2026-01-01T00:00:00Z">
        <w:r>
          <w:delText xml:space="preserve">),</w:delText>
        </w:r>
      </w:del>
      <w:del w:id="2427" w:author="PR Preview" w:date="2026-01-01T00:00:00Z">
        <w:r>
          <w:delText xml:space="preserve"> </w:delText>
        </w:r>
      </w:del>
      <w:del w:id="2428" w:author="PR Preview" w:date="2026-01-01T00:00:00Z">
        <w:r>
          <w:delText xml:space="preserve">for all vectors</w:delText>
        </w:r>
      </w:del>
      <w:del w:id="242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30" w:author="PR Preview" w:date="2026-01-01T00:00:00Z">
        <w:r>
          <w:delText xml:space="preserve"> </w:delText>
        </w:r>
      </w:del>
      <w:del w:id="2431" w:author="PR Preview" w:date="2026-01-01T00:00:00Z">
        <w:r>
          <w:delText xml:space="preserve">and</w:delText>
        </w:r>
      </w:del>
      <w:del w:id="2432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33" w:author="PR Preview" w:date="2026-01-01T00:00:00Z">
        <w:r>
          <w:delText xml:space="preserve"> </w:delText>
        </w:r>
      </w:del>
      <w:del w:id="2434" w:author="PR Preview" w:date="2026-01-01T00:00:00Z">
        <w:r>
          <w:delText xml:space="preserve">with</w:delText>
        </w:r>
      </w:del>
      <w:del w:id="243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436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2437" w:author="PR Preview" w:date="2026-01-01T00:00:00Z">
        <w:r>
  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  </w:r>
      </w:ins>
    </w:p>
    <w:bookmarkEnd w:id="59"/>
    <w:bookmarkStart w:id="60" w:name="cor-cosine-similarity-unit-vectors"/>
    <w:p>
      <w:pPr>
        <w:pStyle w:val="FirstParagraph"/>
      </w:pPr>
      <w:ins w:id="2438" w:author="PR Preview" w:date="2026-01-01T00:00:00Z">
        <w:r>
          <w:rPr>
            <w:b/>
            <w:bCs/>
          </w:rPr>
          <w:t xml:space="preserve">Corollary 3 (Cosine similarity of unit vectors is their inner product)</w:t>
        </w:r>
      </w:ins>
      <w:ins w:id="2439" w:author="PR Preview" w:date="2026-01-01T00:00:00Z">
        <w:r>
          <w:t xml:space="preserve"> </w:t>
        </w:r>
      </w:ins>
      <w:ins w:id="2440" w:author="PR Preview" w:date="2026-01-01T00:00:00Z">
        <w:r>
          <w:t xml:space="preserve">In a real inner product space (</w:t>
        </w:r>
      </w:ins>
      <w:hyperlink w:anchor="def-inner-product-space">
        <w:ins w:id="244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442" w:author="PR Preview" w:date="2026-01-01T00:00:00Z">
        <w:r>
          <w:t xml:space="preserve">),</w:t>
        </w:r>
      </w:ins>
      <w:ins w:id="2443" w:author="PR Preview" w:date="2026-01-01T00:00:00Z">
        <w:r>
          <w:t xml:space="preserve"> </w:t>
        </w:r>
      </w:ins>
      <w:ins w:id="2444" w:author="PR Preview" w:date="2026-01-01T00:00:00Z">
        <w:r>
          <w:t xml:space="preserve">for all vectors</w:t>
        </w:r>
      </w:ins>
      <w:ins w:id="2445" w:author="PR Preview" w:date="2026-01-01T00:00:00Z">
        <w:r>
          <w:t xml:space="preserve"> </w:t>
        </w:r>
      </w:ins>
      <w:ins w:id="2446" w:author="PR Preview" w:date="2026-01-01T00:00:00Z">
        <w:r>
          <w:t xml:space="preserve">$\mathord{\smash[b]{\underset{\raise.3ex\hbox{$\scriptstyle\sim$}}{x}}\vphantom{x}}$</w:t>
        </w:r>
      </w:ins>
      <w:ins w:id="2447" w:author="PR Preview" w:date="2026-01-01T00:00:00Z">
        <w:r>
          <w:t xml:space="preserve"> </w:t>
        </w:r>
      </w:ins>
      <w:ins w:id="2448" w:author="PR Preview" w:date="2026-01-01T00:00:00Z">
        <w:r>
          <w:t xml:space="preserve">and</w:t>
        </w:r>
      </w:ins>
      <w:ins w:id="2449" w:author="PR Preview" w:date="2026-01-01T00:00:00Z">
        <w:r>
          <w:t xml:space="preserve"> </w:t>
        </w:r>
      </w:ins>
      <w:ins w:id="2450" w:author="PR Preview" w:date="2026-01-01T00:00:00Z">
        <w:r>
          <w:t xml:space="preserve">$\mathord{\smash[b]{\underset{\raise.3ex\hbox{$\scriptstyle\sim$}}{y}}\vphantom{y}}$</w:t>
        </w:r>
      </w:ins>
      <w:ins w:id="2451" w:author="PR Preview" w:date="2026-01-01T00:00:00Z">
        <w:r>
          <w:t xml:space="preserve"> </w:t>
        </w:r>
      </w:ins>
      <w:ins w:id="2452" w:author="PR Preview" w:date="2026-01-01T00:00:00Z">
        <w:r>
          <w:t xml:space="preserve">with</w:t>
        </w:r>
      </w:ins>
      <w:ins w:id="2453" w:author="PR Preview" w:date="2026-01-01T00:00:00Z">
        <w:r>
          <w:t xml:space="preserve"> </w:t>
        </w:r>
      </w:ins>
      <w:ins w:id="2454" w:author="PR Preview" w:date="2026-01-01T00:00:00Z">
        <w:r>
  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  </w:r>
      </w:ins>
      <w:ins w:id="2455" w:author="PR Preview" w:date="2026-01-01T00:00:00Z">
        <w:r>
          <w:t xml:space="preserve">,</w:t>
        </w:r>
      </w:ins>
    </w:p>
    <w:p>
      <w:pPr>
        <w:pStyle w:val="BodyText"/>
      </w:pPr>
      <w:ins w:id="2456" w:author="PR Preview" w:date="2026-01-01T00:00:00Z">
        <w:r>
  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  </w:r>
      </w:ins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457" w:author="PR Preview" w:date="2026-01-01T00:00:00Z">
        <w:r>
          <w:rPr>
            <w:b/>
            <w:bCs/>
          </w:rPr>
          <w:delText xml:space="preserve">Theorem 6 (Pearson correlation is the cosine similarity of the centered vectors)</w:delText>
        </w:r>
      </w:del>
      <w:del w:id="2458" w:author="PR Preview" w:date="2026-01-01T00:00:00Z">
        <w:r>
          <w:delText xml:space="preserve"> </w:delText>
        </w:r>
      </w:del>
      <w:del w:id="2459" w:author="PR Preview" w:date="2026-01-01T00:00:00Z">
        <w:r>
          <w:delText xml:space="preserve">Let</w:delText>
        </w:r>
      </w:del>
      <w:del w:id="246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2461" w:author="PR Preview" w:date="2026-01-01T00:00:00Z">
        <w:r>
          <w:delText xml:space="preserve"> </w:delText>
        </w:r>
      </w:del>
      <w:del w:id="2462" w:author="PR Preview" w:date="2026-01-01T00:00:00Z">
        <w:r>
          <w:delText xml:space="preserve">be two vectors that are not constant,</w:delText>
        </w:r>
      </w:del>
      <w:del w:id="2463" w:author="PR Preview" w:date="2026-01-01T00:00:00Z">
        <w:r>
          <w:delText xml:space="preserve"> </w:delText>
        </w:r>
      </w:del>
      <w:del w:id="2464" w:author="PR Preview" w:date="2026-01-01T00:00:00Z">
        <w:r>
          <w:delText xml:space="preserve">with means</w:delText>
        </w:r>
      </w:del>
      <w:del w:id="246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2466" w:author="PR Preview" w:date="2026-01-01T00:00:00Z">
        <w:r>
          <w:delText xml:space="preserve"> </w:delText>
        </w:r>
      </w:del>
      <w:del w:id="2467" w:author="PR Preview" w:date="2026-01-01T00:00:00Z">
        <w:r>
          <w:delText xml:space="preserve">and</w:delText>
        </w:r>
      </w:del>
      <w:del w:id="2468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2469" w:author="PR Preview" w:date="2026-01-01T00:00:00Z">
        <w:r>
          <w:delText xml:space="preserve">.</w:delText>
        </w:r>
      </w:del>
      <w:del w:id="2470" w:author="PR Preview" w:date="2026-01-01T00:00:00Z">
        <w:r>
          <w:delText xml:space="preserve"> </w:delText>
        </w:r>
      </w:del>
      <w:del w:id="2471" w:author="PR Preview" w:date="2026-01-01T00:00:00Z">
        <w:r>
          <w:delText xml:space="preserve">Write</w:delText>
        </w:r>
      </w:del>
      <w:del w:id="247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73" w:author="PR Preview" w:date="2026-01-01T00:00:00Z">
        <w:r>
          <w:delText xml:space="preserve"> </w:delText>
        </w:r>
      </w:del>
      <w:del w:id="2474" w:author="PR Preview" w:date="2026-01-01T00:00:00Z">
        <w:r>
          <w:delText xml:space="preserve">and</w:delText>
        </w:r>
      </w:del>
      <w:del w:id="247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76" w:author="PR Preview" w:date="2026-01-01T00:00:00Z">
        <w:r>
          <w:delText xml:space="preserve"> </w:delText>
        </w:r>
      </w:del>
      <w:del w:id="2477" w:author="PR Preview" w:date="2026-01-01T00:00:00Z">
        <w:r>
          <w:delText xml:space="preserve">for the</w:delText>
        </w:r>
      </w:del>
      <w:del w:id="2478" w:author="PR Preview" w:date="2026-01-01T00:00:00Z">
        <w:r>
          <w:delText xml:space="preserve"> </w:delText>
        </w:r>
      </w:del>
      <w:del w:id="2479" w:author="PR Preview" w:date="2026-01-01T00:00:00Z">
        <w:r>
          <w:rPr>
            <w:b/>
            <w:bCs/>
          </w:rPr>
          <w:delText xml:space="preserve">centered</w:delText>
        </w:r>
      </w:del>
      <w:del w:id="2480" w:author="PR Preview" w:date="2026-01-01T00:00:00Z">
        <w:r>
          <w:delText xml:space="preserve"> </w:delText>
        </w:r>
      </w:del>
      <w:del w:id="2481" w:author="PR Preview" w:date="2026-01-01T00:00:00Z">
        <w:r>
          <w:delText xml:space="preserve">vectors, whose means are zero.</w:delText>
        </w:r>
      </w:del>
      <w:del w:id="2482" w:author="PR Preview" w:date="2026-01-01T00:00:00Z">
        <w:r>
          <w:delText xml:space="preserve"> </w:delText>
        </w:r>
      </w:del>
      <w:del w:id="2483" w:author="PR Preview" w:date="2026-01-01T00:00:00Z">
        <w:r>
          <w:delText xml:space="preserve">Then the</w:delText>
        </w:r>
      </w:del>
      <w:del w:id="2484" w:author="PR Preview" w:date="2026-01-01T00:00:00Z">
        <w:r>
          <w:delText xml:space="preserve"> </w:delText>
        </w:r>
      </w:del>
      <w:hyperlink r:id="rId61">
        <w:del w:id="2485" w:author="PR Preview" w:date="2026-01-01T00:00:00Z">
          <w:r>
            <w:rPr>
              <w:rStyle w:val="Hyperlink"/>
            </w:rPr>
            <w:delText xml:space="preserve">Pearson correlation coefficient</w:delText>
          </w:r>
        </w:del>
      </w:hyperlink>
      <w:del w:id="2486" w:author="PR Preview" w:date="2026-01-01T00:00:00Z">
        <w:r>
          <w:delText xml:space="preserve"> </w:delText>
        </w:r>
      </w:del>
      <m:oMath>
        <m:r>
          <m:t>r</m:t>
        </m:r>
      </m:oMath>
      <w:del w:id="2487" w:author="PR Preview" w:date="2026-01-01T00:00:00Z">
        <w:r>
          <w:delText xml:space="preserve"> </w:delText>
        </w:r>
      </w:del>
      <w:del w:id="2488" w:author="PR Preview" w:date="2026-01-01T00:00:00Z">
        <w:r>
          <w:delText xml:space="preserve">of the</w:delText>
        </w:r>
      </w:del>
      <w:del w:id="2489" w:author="PR Preview" w:date="2026-01-01T00:00:00Z">
        <w:r>
          <w:delText xml:space="preserve"> </w:delText>
        </w:r>
      </w:del>
      <m:oMath>
        <m:r>
          <m:t>n</m:t>
        </m:r>
      </m:oMath>
      <w:del w:id="2490" w:author="PR Preview" w:date="2026-01-01T00:00:00Z">
        <w:r>
          <w:delText xml:space="preserve"> </w:delText>
        </w:r>
      </w:del>
      <w:del w:id="2491" w:author="PR Preview" w:date="2026-01-01T00:00:00Z">
        <w:r>
          <w:delText xml:space="preserve">pairs</w:delText>
        </w:r>
      </w:del>
      <w:del w:id="249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2493" w:author="PR Preview" w:date="2026-01-01T00:00:00Z">
        <w:r>
          <w:delText xml:space="preserve"> </w:delText>
        </w:r>
      </w:del>
      <w:del w:id="2494" w:author="PR Preview" w:date="2026-01-01T00:00:00Z">
        <w:r>
          <w:delText xml:space="preserve">is the cosine similarity (</w:delText>
        </w:r>
      </w:del>
      <w:hyperlink w:anchor="def-cosine-similarity">
        <w:del w:id="2495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496" w:author="PR Preview" w:date="2026-01-01T00:00:00Z">
        <w:r>
          <w:delText xml:space="preserve">) of the centered vectors: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,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497" w:author="PR Preview" w:date="2026-01-01T00:00:00Z">
        <w:r>
          <w:rPr>
            <w:i/>
            <w:iCs/>
          </w:rPr>
          <w:delText xml:space="preserve">Proof</w:delText>
        </w:r>
      </w:del>
      <w:del w:id="2498" w:author="PR Preview" w:date="2026-01-01T00:00:00Z">
        <w:r>
          <w:delText xml:space="preserve">. </w:delText>
        </w:r>
      </w:del>
      <w:del w:id="2499" w:author="PR Preview" w:date="2026-01-01T00:00:00Z">
        <w:r>
          <w:delText xml:space="preserve">Entry</w:delText>
        </w:r>
      </w:del>
      <w:del w:id="2500" w:author="PR Preview" w:date="2026-01-01T00:00:00Z">
        <w:r>
          <w:delText xml:space="preserve"> </w:delText>
        </w:r>
      </w:del>
      <m:oMath>
        <m:r>
          <m:t>i</m:t>
        </m:r>
      </m:oMath>
      <w:del w:id="2501" w:author="PR Preview" w:date="2026-01-01T00:00:00Z">
        <w:r>
          <w:delText xml:space="preserve"> </w:delText>
        </w:r>
      </w:del>
      <w:del w:id="2502" w:author="PR Preview" w:date="2026-01-01T00:00:00Z">
        <w:r>
          <w:delText xml:space="preserve">of</w:delText>
        </w:r>
      </w:del>
      <w:del w:id="2503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del w:id="2504" w:author="PR Preview" w:date="2026-01-01T00:00:00Z">
        <w:r>
          <w:delText xml:space="preserve"> </w:delText>
        </w:r>
      </w:del>
      <w:del w:id="2505" w:author="PR Preview" w:date="2026-01-01T00:00:00Z">
        <w:r>
          <w:delText xml:space="preserve">is</w:delText>
        </w:r>
      </w:del>
      <w:del w:id="250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del w:id="2507" w:author="PR Preview" w:date="2026-01-01T00:00:00Z">
        <w:r>
          <w:delText xml:space="preserve">, and entry</w:delText>
        </w:r>
      </w:del>
      <w:del w:id="2508" w:author="PR Preview" w:date="2026-01-01T00:00:00Z">
        <w:r>
          <w:delText xml:space="preserve"> </w:delText>
        </w:r>
      </w:del>
      <m:oMath>
        <m:r>
          <m:t>i</m:t>
        </m:r>
      </m:oMath>
      <w:del w:id="2509" w:author="PR Preview" w:date="2026-01-01T00:00:00Z">
        <w:r>
          <w:delText xml:space="preserve"> </w:delText>
        </w:r>
      </w:del>
      <w:del w:id="2510" w:author="PR Preview" w:date="2026-01-01T00:00:00Z">
        <w:r>
          <w:delText xml:space="preserve">of</w:delText>
        </w:r>
      </w:del>
      <w:del w:id="251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del w:id="2512" w:author="PR Preview" w:date="2026-01-01T00:00:00Z">
        <w:r>
          <w:delText xml:space="preserve"> </w:delText>
        </w:r>
      </w:del>
      <w:del w:id="2513" w:author="PR Preview" w:date="2026-01-01T00:00:00Z">
        <w:r>
          <w:delText xml:space="preserve">is</w:delText>
        </w:r>
      </w:del>
      <w:del w:id="251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del w:id="2515" w:author="PR Preview" w:date="2026-01-01T00:00:00Z">
        <w:r>
          <w:delText xml:space="preserve">.</w:delText>
        </w:r>
      </w:del>
      <w:del w:id="2516" w:author="PR Preview" w:date="2026-01-01T00:00:00Z">
        <w:r>
          <w:delText xml:space="preserve"> </w:delText>
        </w:r>
      </w:del>
      <w:del w:id="2517" w:author="PR Preview" w:date="2026-01-01T00:00:00Z">
        <w:r>
          <w:delText xml:space="preserve">Neither centered vector is zero, because neither</w:delText>
        </w:r>
      </w:del>
      <w:del w:id="251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19" w:author="PR Preview" w:date="2026-01-01T00:00:00Z">
        <w:r>
          <w:delText xml:space="preserve"> </w:delText>
        </w:r>
      </w:del>
      <w:del w:id="2520" w:author="PR Preview" w:date="2026-01-01T00:00:00Z">
        <w:r>
          <w:delText xml:space="preserve">nor</w:delText>
        </w:r>
      </w:del>
      <w:del w:id="252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22" w:author="PR Preview" w:date="2026-01-01T00:00:00Z">
        <w:r>
          <w:delText xml:space="preserve"> </w:delText>
        </w:r>
      </w:del>
      <w:del w:id="2523" w:author="PR Preview" w:date="2026-01-01T00:00:00Z">
        <w:r>
          <w:delText xml:space="preserve">is constant, so the cosine similarity is defined.</w:delText>
        </w:r>
      </w:del>
      <w:del w:id="2524" w:author="PR Preview" w:date="2026-01-01T00:00:00Z">
        <w:r>
          <w:delText xml:space="preserve"> </w:delText>
        </w:r>
      </w:del>
      <w:del w:id="2525" w:author="PR Preview" w:date="2026-01-01T00:00:00Z">
        <w:r>
          <w:delText xml:space="preserve">The three pieces of the cosine similarity are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2526" w:author="PR Preview" w:date="2026-01-01T00:00:00Z">
        <w:r>
  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  </w:r>
      </w:ins>
    </w:p>
    <w:bookmarkStart w:id="62" w:name="thm-pearson-cosine-centered"/>
    <w:p>
      <w:pPr>
        <w:pStyle w:val="FirstParagraph"/>
      </w:pPr>
      <w:ins w:id="2527" w:author="PR Preview" w:date="2026-01-01T00:00:00Z">
        <w:r>
          <w:rPr>
            <w:b/>
            <w:bCs/>
          </w:rPr>
          <w:t xml:space="preserve">Theorem 6 (Pearson correlation is the cosine similarity of the centered vectors)</w:t>
        </w:r>
      </w:ins>
      <w:ins w:id="2528" w:author="PR Preview" w:date="2026-01-01T00:00:00Z">
        <w:r>
          <w:t xml:space="preserve"> </w:t>
        </w:r>
      </w:ins>
      <w:ins w:id="2529" w:author="PR Preview" w:date="2026-01-01T00:00:00Z">
        <w:r>
          <w:t xml:space="preserve">Let</w:t>
        </w:r>
      </w:ins>
      <w:ins w:id="2530" w:author="PR Preview" w:date="2026-01-01T00:00:00Z">
        <w:r>
          <w:t xml:space="preserve"> </w:t>
        </w:r>
      </w:ins>
      <w:ins w:id="2531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\mathbb{R}^n$</w:t>
        </w:r>
      </w:ins>
      <w:ins w:id="2532" w:author="PR Preview" w:date="2026-01-01T00:00:00Z">
        <w:r>
          <w:t xml:space="preserve"> </w:t>
        </w:r>
      </w:ins>
      <w:ins w:id="2533" w:author="PR Preview" w:date="2026-01-01T00:00:00Z">
        <w:r>
          <w:t xml:space="preserve">be two vectors that are not constant,</w:t>
        </w:r>
      </w:ins>
      <w:ins w:id="2534" w:author="PR Preview" w:date="2026-01-01T00:00:00Z">
        <w:r>
          <w:t xml:space="preserve"> </w:t>
        </w:r>
      </w:ins>
      <w:ins w:id="2535" w:author="PR Preview" w:date="2026-01-01T00:00:00Z">
        <w:r>
          <w:t xml:space="preserve">with means</w:t>
        </w:r>
      </w:ins>
      <w:ins w:id="2536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2537" w:author="PR Preview" w:date="2026-01-01T00:00:00Z">
        <w:r>
          <w:t xml:space="preserve"> </w:t>
        </w:r>
      </w:ins>
      <w:ins w:id="2538" w:author="PR Preview" w:date="2026-01-01T00:00:00Z">
        <w:r>
          <w:t xml:space="preserve">and</w:t>
        </w:r>
      </w:ins>
      <w:ins w:id="2539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2540" w:author="PR Preview" w:date="2026-01-01T00:00:00Z">
        <w:r>
          <w:t xml:space="preserve">.</w:t>
        </w:r>
      </w:ins>
      <w:ins w:id="2541" w:author="PR Preview" w:date="2026-01-01T00:00:00Z">
        <w:r>
          <w:t xml:space="preserve"> </w:t>
        </w:r>
      </w:ins>
      <w:ins w:id="2542" w:author="PR Preview" w:date="2026-01-01T00:00:00Z">
        <w:r>
          <w:t xml:space="preserve">Write</w:t>
        </w:r>
      </w:ins>
      <w:ins w:id="2543" w:author="PR Preview" w:date="2026-01-01T00:00:00Z">
        <w:r>
          <w:t xml:space="preserve"> </w:t>
        </w:r>
      </w:ins>
      <w:ins w:id="2544" w:author="PR Preview" w:date="2026-01-01T00:00:00Z">
        <w:r>
  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  </w:r>
      </w:ins>
      <w:ins w:id="2545" w:author="PR Preview" w:date="2026-01-01T00:00:00Z">
        <w:r>
          <w:t xml:space="preserve"> </w:t>
        </w:r>
      </w:ins>
      <w:ins w:id="2546" w:author="PR Preview" w:date="2026-01-01T00:00:00Z">
        <w:r>
          <w:t xml:space="preserve">and</w:t>
        </w:r>
      </w:ins>
      <w:ins w:id="2547" w:author="PR Preview" w:date="2026-01-01T00:00:00Z">
        <w:r>
          <w:t xml:space="preserve"> </w:t>
        </w:r>
      </w:ins>
      <w:ins w:id="2548" w:author="PR Preview" w:date="2026-01-01T00:00:00Z">
        <w:r>
  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  </w:r>
      </w:ins>
      <w:ins w:id="2549" w:author="PR Preview" w:date="2026-01-01T00:00:00Z">
        <w:r>
          <w:t xml:space="preserve"> </w:t>
        </w:r>
      </w:ins>
      <w:ins w:id="2550" w:author="PR Preview" w:date="2026-01-01T00:00:00Z">
        <w:r>
          <w:t xml:space="preserve">for the</w:t>
        </w:r>
      </w:ins>
      <w:ins w:id="2551" w:author="PR Preview" w:date="2026-01-01T00:00:00Z">
        <w:r>
          <w:t xml:space="preserve"> </w:t>
        </w:r>
      </w:ins>
      <w:ins w:id="2552" w:author="PR Preview" w:date="2026-01-01T00:00:00Z">
        <w:r>
          <w:rPr>
            <w:b/>
            <w:bCs/>
          </w:rPr>
          <w:t xml:space="preserve">centered</w:t>
        </w:r>
      </w:ins>
      <w:ins w:id="2553" w:author="PR Preview" w:date="2026-01-01T00:00:00Z">
        <w:r>
          <w:t xml:space="preserve"> </w:t>
        </w:r>
      </w:ins>
      <w:ins w:id="2554" w:author="PR Preview" w:date="2026-01-01T00:00:00Z">
        <w:r>
          <w:t xml:space="preserve">vectors, whose means are zero.</w:t>
        </w:r>
      </w:ins>
      <w:ins w:id="2555" w:author="PR Preview" w:date="2026-01-01T00:00:00Z">
        <w:r>
          <w:t xml:space="preserve"> </w:t>
        </w:r>
      </w:ins>
      <w:ins w:id="2556" w:author="PR Preview" w:date="2026-01-01T00:00:00Z">
        <w:r>
          <w:t xml:space="preserve">Then the</w:t>
        </w:r>
      </w:ins>
      <w:ins w:id="2557" w:author="PR Preview" w:date="2026-01-01T00:00:00Z">
        <w:r>
          <w:t xml:space="preserve"> </w:t>
        </w:r>
      </w:ins>
      <w:hyperlink r:id="rId61">
        <w:ins w:id="2558" w:author="PR Preview" w:date="2026-01-01T00:00:00Z">
          <w:r>
            <w:rPr>
              <w:rStyle w:val="Hyperlink"/>
            </w:rPr>
            <w:t xml:space="preserve">Pearson correlation coefficient</w:t>
          </w:r>
        </w:ins>
      </w:hyperlink>
      <w:ins w:id="2559" w:author="PR Preview" w:date="2026-01-01T00:00:00Z">
        <w:r>
          <w:t xml:space="preserve"> </w:t>
        </w:r>
      </w:ins>
      <m:oMath>
        <m:r>
          <m:t>r</m:t>
        </m:r>
      </m:oMath>
      <w:ins w:id="2560" w:author="PR Preview" w:date="2026-01-01T00:00:00Z">
        <w:r>
          <w:t xml:space="preserve"> </w:t>
        </w:r>
      </w:ins>
      <w:ins w:id="2561" w:author="PR Preview" w:date="2026-01-01T00:00:00Z">
        <w:r>
          <w:t xml:space="preserve">of the</w:t>
        </w:r>
      </w:ins>
      <w:ins w:id="2562" w:author="PR Preview" w:date="2026-01-01T00:00:00Z">
        <w:r>
          <w:t xml:space="preserve"> </w:t>
        </w:r>
      </w:ins>
      <m:oMath>
        <m:r>
          <m:t>n</m:t>
        </m:r>
      </m:oMath>
      <w:ins w:id="2563" w:author="PR Preview" w:date="2026-01-01T00:00:00Z">
        <w:r>
          <w:t xml:space="preserve"> </w:t>
        </w:r>
      </w:ins>
      <w:ins w:id="2564" w:author="PR Preview" w:date="2026-01-01T00:00:00Z">
        <w:r>
          <w:t xml:space="preserve">pairs</w:t>
        </w:r>
      </w:ins>
      <w:ins w:id="25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2566" w:author="PR Preview" w:date="2026-01-01T00:00:00Z">
        <w:r>
          <w:t xml:space="preserve"> </w:t>
        </w:r>
      </w:ins>
      <w:ins w:id="2567" w:author="PR Preview" w:date="2026-01-01T00:00:00Z">
        <w:r>
          <w:t xml:space="preserve">is the cosine similarity (</w:t>
        </w:r>
      </w:ins>
      <w:hyperlink w:anchor="def-cosine-similarity">
        <w:ins w:id="2568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569" w:author="PR Preview" w:date="2026-01-01T00:00:00Z">
        <w:r>
          <w:t xml:space="preserve">) of the centered vectors:</w:t>
        </w:r>
      </w:ins>
    </w:p>
    <w:p>
      <w:pPr>
        <w:pStyle w:val="BodyText"/>
      </w:pPr>
      <w:ins w:id="2570" w:author="PR Preview" w:date="2026-01-01T00:00:00Z">
        <w:r>
  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  </w:r>
      </w:ins>
    </w:p>
    <w:bookmarkEnd w:id="62"/>
    <w:p>
      <w:pPr>
        <w:pStyle w:val="FirstParagraph"/>
      </w:pPr>
      <w:ins w:id="2571" w:author="PR Preview" w:date="2026-01-01T00:00:00Z">
        <w:r>
          <w:rPr>
            <w:i/>
            <w:iCs/>
          </w:rPr>
          <w:t xml:space="preserve">Proof</w:t>
        </w:r>
      </w:ins>
      <w:ins w:id="2572" w:author="PR Preview" w:date="2026-01-01T00:00:00Z">
        <w:r>
          <w:t xml:space="preserve">. </w:t>
        </w:r>
      </w:ins>
      <w:ins w:id="2573" w:author="PR Preview" w:date="2026-01-01T00:00:00Z">
        <w:r>
          <w:t xml:space="preserve">Entry</w:t>
        </w:r>
      </w:ins>
      <w:ins w:id="2574" w:author="PR Preview" w:date="2026-01-01T00:00:00Z">
        <w:r>
          <w:t xml:space="preserve"> </w:t>
        </w:r>
      </w:ins>
      <m:oMath>
        <m:r>
          <m:t>i</m:t>
        </m:r>
      </m:oMath>
      <w:ins w:id="2575" w:author="PR Preview" w:date="2026-01-01T00:00:00Z">
        <w:r>
          <w:t xml:space="preserve"> </w:t>
        </w:r>
      </w:ins>
      <w:ins w:id="2576" w:author="PR Preview" w:date="2026-01-01T00:00:00Z">
        <w:r>
          <w:t xml:space="preserve">of</w:t>
        </w:r>
      </w:ins>
      <w:ins w:id="2577" w:author="PR Preview" w:date="2026-01-01T00:00:00Z">
        <w:r>
          <w:t xml:space="preserve"> </w:t>
        </w:r>
      </w:ins>
      <w:ins w:id="2578" w:author="PR Preview" w:date="2026-01-01T00:00:00Z">
        <w:r>
          <w:t xml:space="preserve">${\mathord{\smash[b]{\underset{\raise.3ex\hbox{$\scriptstyle\sim$}}{x}}\vphantom{x}}}^{\mathrm{c}}$</w:t>
        </w:r>
      </w:ins>
      <w:ins w:id="2579" w:author="PR Preview" w:date="2026-01-01T00:00:00Z">
        <w:r>
          <w:t xml:space="preserve"> </w:t>
        </w:r>
      </w:ins>
      <w:ins w:id="2580" w:author="PR Preview" w:date="2026-01-01T00:00:00Z">
        <w:r>
          <w:t xml:space="preserve">is</w:t>
        </w:r>
      </w:ins>
      <w:ins w:id="258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ins w:id="2582" w:author="PR Preview" w:date="2026-01-01T00:00:00Z">
        <w:r>
          <w:t xml:space="preserve">, and entry</w:t>
        </w:r>
      </w:ins>
      <w:ins w:id="2583" w:author="PR Preview" w:date="2026-01-01T00:00:00Z">
        <w:r>
          <w:t xml:space="preserve"> </w:t>
        </w:r>
      </w:ins>
      <m:oMath>
        <m:r>
          <m:t>i</m:t>
        </m:r>
      </m:oMath>
      <w:ins w:id="2584" w:author="PR Preview" w:date="2026-01-01T00:00:00Z">
        <w:r>
          <w:t xml:space="preserve"> </w:t>
        </w:r>
      </w:ins>
      <w:ins w:id="2585" w:author="PR Preview" w:date="2026-01-01T00:00:00Z">
        <w:r>
          <w:t xml:space="preserve">of</w:t>
        </w:r>
      </w:ins>
      <w:ins w:id="2586" w:author="PR Preview" w:date="2026-01-01T00:00:00Z">
        <w:r>
          <w:t xml:space="preserve"> </w:t>
        </w:r>
      </w:ins>
      <w:ins w:id="2587" w:author="PR Preview" w:date="2026-01-01T00:00:00Z">
        <w:r>
          <w:t xml:space="preserve">${\mathord{\smash[b]{\underset{\raise.3ex\hbox{$\scriptstyle\sim$}}{y}}\vphantom{y}}}^{\mathrm{c}}$</w:t>
        </w:r>
      </w:ins>
      <w:ins w:id="2588" w:author="PR Preview" w:date="2026-01-01T00:00:00Z">
        <w:r>
          <w:t xml:space="preserve"> </w:t>
        </w:r>
      </w:ins>
      <w:ins w:id="2589" w:author="PR Preview" w:date="2026-01-01T00:00:00Z">
        <w:r>
          <w:t xml:space="preserve">is</w:t>
        </w:r>
      </w:ins>
      <w:ins w:id="259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ins w:id="2591" w:author="PR Preview" w:date="2026-01-01T00:00:00Z">
        <w:r>
          <w:t xml:space="preserve">.</w:t>
        </w:r>
      </w:ins>
      <w:ins w:id="2592" w:author="PR Preview" w:date="2026-01-01T00:00:00Z">
        <w:r>
          <w:t xml:space="preserve"> </w:t>
        </w:r>
      </w:ins>
      <w:ins w:id="2593" w:author="PR Preview" w:date="2026-01-01T00:00:00Z">
        <w:r>
          <w:t xml:space="preserve">Neither centered vector is zero, because neither</w:t>
        </w:r>
      </w:ins>
      <w:ins w:id="2594" w:author="PR Preview" w:date="2026-01-01T00:00:00Z">
        <w:r>
          <w:t xml:space="preserve"> </w:t>
        </w:r>
      </w:ins>
      <w:ins w:id="2595" w:author="PR Preview" w:date="2026-01-01T00:00:00Z">
        <w:r>
          <w:t xml:space="preserve">$\mathord{\smash[b]{\underset{\raise.3ex\hbox{$\scriptstyle\sim$}}{x}}\vphantom{x}}$</w:t>
        </w:r>
      </w:ins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nor</w:t>
        </w:r>
      </w:ins>
      <w:ins w:id="2598" w:author="PR Preview" w:date="2026-01-01T00:00:00Z">
        <w:r>
          <w:t xml:space="preserve"> </w:t>
        </w:r>
      </w:ins>
      <w:ins w:id="2599" w:author="PR Preview" w:date="2026-01-01T00:00:00Z">
        <w:r>
          <w:t xml:space="preserve">$\mathord{\smash[b]{\underset{\raise.3ex\hbox{$\scriptstyle\sim$}}{y}}\vphantom{y}}$</w:t>
        </w:r>
      </w:ins>
      <w:ins w:id="2600" w:author="PR Preview" w:date="2026-01-01T00:00:00Z">
        <w:r>
          <w:t xml:space="preserve"> </w:t>
        </w:r>
      </w:ins>
      <w:ins w:id="2601" w:author="PR Preview" w:date="2026-01-01T00:00:00Z">
        <w:r>
          <w:t xml:space="preserve">is constant, so the cosine similarity is defined.</w:t>
        </w:r>
      </w:ins>
      <w:ins w:id="2602" w:author="PR Preview" w:date="2026-01-01T00:00:00Z">
        <w:r>
          <w:t xml:space="preserve"> </w:t>
        </w:r>
      </w:ins>
      <w:ins w:id="2603" w:author="PR Preview" w:date="2026-01-01T00:00:00Z">
        <w:r>
          <w:t xml:space="preserve">The three pieces of the cosine similarity are</w:t>
        </w:r>
      </w:ins>
    </w:p>
    <w:p>
      <w:pPr>
        <w:pStyle w:val="BodyText"/>
      </w:pPr>
      <w:ins w:id="2604" w:author="PR Preview" w:date="2026-01-01T00:00:00Z">
        <w:r>
  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  </w:r>
      </w:ins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del w:id="2605" w:author="PR Preview" w:date="2026-01-01T00:00:00Z">
        <w:r>
          <w:rPr>
            <w:b/>
            <w:bCs/>
          </w:rPr>
          <w:delText xml:space="preserve">Example 15 (Centering changes the cosine similarity)</w:delText>
        </w:r>
      </w:del>
      <w:del w:id="2606" w:author="PR Preview" w:date="2026-01-01T00:00:00Z">
        <w:r>
          <w:delText xml:space="preserve"> </w:delText>
        </w:r>
      </w:del>
      <w:del w:id="2607" w:author="PR Preview" w:date="2026-01-01T00:00:00Z">
        <w:r>
          <w:delText xml:space="preserve">Take</w:delText>
        </w:r>
      </w:del>
      <w:del w:id="260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2609" w:author="PR Preview" w:date="2026-01-01T00:00:00Z">
        <w:r>
          <w:delText xml:space="preserve"> </w:delText>
        </w:r>
      </w:del>
      <w:del w:id="2610" w:author="PR Preview" w:date="2026-01-01T00:00:00Z">
        <w:r>
          <w:delText xml:space="preserve">and</w:delText>
        </w:r>
      </w:del>
      <w:del w:id="261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612" w:author="PR Preview" w:date="2026-01-01T00:00:00Z">
        <w:r>
          <w:delText xml:space="preserve">.</w:delText>
        </w:r>
      </w:del>
      <w:del w:id="2613" w:author="PR Preview" w:date="2026-01-01T00:00:00Z">
        <w:r>
          <w:delText xml:space="preserve"> </w:delText>
        </w:r>
      </w:del>
      <w:del w:id="2614" w:author="PR Preview" w:date="2026-01-01T00:00:00Z">
        <w:r>
          <w:delText xml:space="preserve">Their means are</w:delText>
        </w:r>
      </w:del>
      <w:del w:id="261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del w:id="2616" w:author="PR Preview" w:date="2026-01-01T00:00:00Z">
        <w:r>
          <w:delText xml:space="preserve">, so</w:delText>
        </w:r>
      </w:del>
      <w:del w:id="2617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618" w:author="PR Preview" w:date="2026-01-01T00:00:00Z">
        <w:r>
          <w:delText xml:space="preserve"> </w:delText>
        </w:r>
      </w:del>
      <w:del w:id="2619" w:author="PR Preview" w:date="2026-01-01T00:00:00Z">
        <w:r>
          <w:delText xml:space="preserve">and</w:delText>
        </w:r>
      </w:del>
      <w:del w:id="262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621" w:author="PR Preview" w:date="2026-01-01T00:00:00Z">
        <w:r>
          <w:delText xml:space="preserve">.</w:delText>
        </w:r>
      </w:del>
      <w:del w:id="2622" w:author="PR Preview" w:date="2026-01-01T00:00:00Z">
        <w:r>
          <w:delText xml:space="preserve"> </w:delText>
        </w:r>
      </w:del>
      <w:del w:id="2623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2624" w:author="PR Preview" w:date="2026-01-01T00:00:00Z">
        <w:r>
          <w:delText xml:space="preserve">so</w:delText>
        </w:r>
      </w:del>
      <w:del w:id="2625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2626" w:author="PR Preview" w:date="2026-01-01T00:00:00Z">
        <w:r>
          <w:delText xml:space="preserve">.</w:delText>
        </w:r>
      </w:del>
    </w:p>
    <w:p>
      <w:pPr>
        <w:pStyle w:val="BodyText"/>
      </w:pPr>
      <w:del w:id="2627" w:author="PR Preview" w:date="2026-01-01T00:00:00Z">
        <w:r>
          <w:delText xml:space="preserve">Without centering,</w:delText>
        </w:r>
      </w:del>
      <w:del w:id="262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del w:id="2629" w:author="PR Preview" w:date="2026-01-01T00:00:00Z">
        <w:r>
          <w:delText xml:space="preserve"> </w:delText>
        </w:r>
      </w:del>
      <w:del w:id="2630" w:author="PR Preview" w:date="2026-01-01T00:00:00Z">
        <w:r>
          <w:delText xml:space="preserve">and</w:delText>
        </w:r>
      </w:del>
      <w:del w:id="263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del w:id="2632" w:author="PR Preview" w:date="2026-01-01T00:00:00Z">
        <w:r>
          <w:delText xml:space="preserve">,</w:delText>
        </w:r>
      </w:del>
      <w:del w:id="2633" w:author="PR Preview" w:date="2026-01-01T00:00:00Z">
        <w:r>
          <w:delText xml:space="preserve"> </w:delText>
        </w:r>
      </w:del>
      <w:del w:id="2634" w:author="PR Preview" w:date="2026-01-01T00:00:00Z">
        <w:r>
          <w:delText xml:space="preserve">so</w:delText>
        </w:r>
      </w:del>
      <w:del w:id="2635" w:author="PR Preview" w:date="2026-01-01T00:00:00Z">
        <w:r>
          <w:delText xml:space="preserve"> </w:delText>
        </w:r>
      </w:del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del w:id="2636" w:author="PR Preview" w:date="2026-01-01T00:00:00Z">
        <w:r>
          <w:delText xml:space="preserve">.</w:delText>
        </w:r>
      </w:del>
      <w:del w:id="2637" w:author="PR Preview" w:date="2026-01-01T00:00:00Z">
        <w:r>
          <w:delText xml:space="preserve"> </w:delText>
        </w:r>
      </w:del>
      <w:del w:id="2638" w:author="PR Preview" w:date="2026-01-01T00:00:00Z">
        <w:r>
          <w:delText xml:space="preserve">The uncentered value is close to</w:delText>
        </w:r>
      </w:del>
      <w:del w:id="2639" w:author="PR Preview" w:date="2026-01-01T00:00:00Z">
        <w:r>
          <w:delText xml:space="preserve"> </w:delText>
        </w:r>
      </w:del>
      <m:oMath>
        <m:r>
          <m:t>1</m:t>
        </m:r>
      </m:oMath>
      <w:del w:id="2640" w:author="PR Preview" w:date="2026-01-01T00:00:00Z">
        <w:r>
          <w:delText xml:space="preserve"> </w:delText>
        </w:r>
      </w:del>
      <w:del w:id="2641" w:author="PR Preview" w:date="2026-01-01T00:00:00Z">
        <w:r>
          <w:delText xml:space="preserve">mostly because both vectors have positive entries and the same mean, not because they move together.</w:delText>
        </w:r>
      </w:del>
    </w:p>
    <w:p>
      <w:pPr>
        <w:pStyle w:val="BodyText"/>
      </w:pPr>
      <w:ins w:id="2642" w:author="PR Preview" w:date="2026-01-01T00:00:00Z">
        <w:r>
          <w:rPr>
            <w:b/>
            <w:bCs/>
          </w:rPr>
          <w:t xml:space="preserve">Example 15 (Centering changes the cosine similarity)</w:t>
        </w:r>
      </w:ins>
      <w:ins w:id="2643" w:author="PR Preview" w:date="2026-01-01T00:00:00Z">
        <w:r>
          <w:t xml:space="preserve"> </w:t>
        </w:r>
      </w:ins>
      <w:ins w:id="2644" w:author="PR Preview" w:date="2026-01-01T00:00:00Z">
        <w:r>
          <w:t xml:space="preserve">Take</w:t>
        </w:r>
      </w:ins>
      <w:ins w:id="2645" w:author="PR Preview" w:date="2026-01-01T00:00:00Z">
        <w:r>
          <w:t xml:space="preserve"> </w:t>
        </w:r>
      </w:ins>
      <w:ins w:id="2646" w:author="PR Preview" w:date="2026-01-01T00:00:00Z">
        <w:r>
          <w:t xml:space="preserve">$\mathord{\smash[b]{\underset{\raise.3ex\hbox{$\scriptstyle\sim$}}{x}}\vphantom{x}}= (1, 2, 3)$</w:t>
        </w:r>
      </w:ins>
      <w:ins w:id="2647" w:author="PR Preview" w:date="2026-01-01T00:00:00Z">
        <w:r>
          <w:t xml:space="preserve"> </w:t>
        </w:r>
      </w:ins>
      <w:ins w:id="2648" w:author="PR Preview" w:date="2026-01-01T00:00:00Z">
        <w:r>
          <w:t xml:space="preserve">and</w:t>
        </w:r>
      </w:ins>
      <w:ins w:id="2649" w:author="PR Preview" w:date="2026-01-01T00:00:00Z">
        <w:r>
          <w:t xml:space="preserve"> </w:t>
        </w:r>
      </w:ins>
      <w:ins w:id="2650" w:author="PR Preview" w:date="2026-01-01T00:00:00Z">
        <w:r>
          <w:t xml:space="preserve">$\mathord{\smash[b]{\underset{\raise.3ex\hbox{$\scriptstyle\sim$}}{y}}\vphantom{y}}= (1, 3, 2)$</w:t>
        </w:r>
      </w:ins>
      <w:ins w:id="2651" w:author="PR Preview" w:date="2026-01-01T00:00:00Z">
        <w:r>
          <w:t xml:space="preserve">.</w:t>
        </w:r>
      </w:ins>
      <w:ins w:id="2652" w:author="PR Preview" w:date="2026-01-01T00:00:00Z">
        <w:r>
          <w:t xml:space="preserve"> </w:t>
        </w:r>
      </w:ins>
      <w:ins w:id="2653" w:author="PR Preview" w:date="2026-01-01T00:00:00Z">
        <w:r>
          <w:t xml:space="preserve">Their means are</w:t>
        </w:r>
      </w:ins>
      <w:ins w:id="2654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ins w:id="2655" w:author="PR Preview" w:date="2026-01-01T00:00:00Z">
        <w:r>
          <w:t xml:space="preserve">, so</w:t>
        </w:r>
      </w:ins>
      <w:ins w:id="2656" w:author="PR Preview" w:date="2026-01-01T00:00:00Z">
        <w:r>
          <w:t xml:space="preserve"> </w:t>
        </w:r>
      </w:ins>
      <w:ins w:id="2657" w:author="PR Preview" w:date="2026-01-01T00:00:00Z">
        <w:r>
          <w:t xml:space="preserve">${\mathord{\smash[b]{\underset{\raise.3ex\hbox{$\scriptstyle\sim$}}{x}}\vphantom{x}}}^{\mathrm{c}} = (-1, 0, 1)$</w:t>
        </w:r>
      </w:ins>
      <w:ins w:id="2658" w:author="PR Preview" w:date="2026-01-01T00:00:00Z">
        <w:r>
          <w:t xml:space="preserve"> </w:t>
        </w:r>
      </w:ins>
      <w:ins w:id="2659" w:author="PR Preview" w:date="2026-01-01T00:00:00Z">
        <w:r>
          <w:t xml:space="preserve">and</w:t>
        </w:r>
      </w:ins>
      <w:ins w:id="2660" w:author="PR Preview" w:date="2026-01-01T00:00:00Z">
        <w:r>
          <w:t xml:space="preserve"> </w:t>
        </w:r>
      </w:ins>
      <w:ins w:id="2661" w:author="PR Preview" w:date="2026-01-01T00:00:00Z">
        <w:r>
          <w:t xml:space="preserve">${\mathord{\smash[b]{\underset{\raise.3ex\hbox{$\scriptstyle\sim$}}{y}}\vphantom{y}}}^{\mathrm{c}} = (-1, 1, 0)$</w:t>
        </w:r>
      </w:ins>
      <w:ins w:id="2662" w:author="PR Preview" w:date="2026-01-01T00:00:00Z">
        <w:r>
          <w:t xml:space="preserve">.</w:t>
        </w:r>
      </w:ins>
      <w:ins w:id="2663" w:author="PR Preview" w:date="2026-01-01T00:00:00Z">
        <w:r>
          <w:t xml:space="preserve"> </w:t>
        </w:r>
      </w:ins>
      <w:ins w:id="2664" w:author="PR Preview" w:date="2026-01-01T00:00:00Z">
        <w:r>
          <w:t xml:space="preserve">Then</w:t>
        </w:r>
      </w:ins>
    </w:p>
    <w:p>
      <w:pPr>
        <w:pStyle w:val="BodyText"/>
      </w:pPr>
      <w:ins w:id="2665" w:author="PR Preview" w:date="2026-01-01T00:00:00Z">
        <w:r>
  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  </w:r>
      </w:ins>
    </w:p>
    <w:p>
      <w:pPr>
        <w:pStyle w:val="FirstParagraph"/>
      </w:pPr>
      <w:ins w:id="2666" w:author="PR Preview" w:date="2026-01-01T00:00:00Z">
        <w:r>
          <w:t xml:space="preserve">so</w:t>
        </w:r>
      </w:ins>
      <w:ins w:id="2667" w:author="PR Preview" w:date="2026-01-01T00:00:00Z">
        <w:r>
          <w:t xml:space="preserve"> </w:t>
        </w:r>
      </w:ins>
      <w:ins w:id="2668" w:author="PR Preview" w:date="2026-01-01T00:00:00Z">
        <w:r>
  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  </w:r>
      </w:ins>
      <w:ins w:id="2669" w:author="PR Preview" w:date="2026-01-01T00:00:00Z">
        <w:r>
          <w:t xml:space="preserve">.</w:t>
        </w:r>
      </w:ins>
    </w:p>
    <w:p>
      <w:pPr>
        <w:pStyle w:val="BodyText"/>
      </w:pPr>
      <w:ins w:id="2670" w:author="PR Preview" w:date="2026-01-01T00:00:00Z">
        <w:r>
          <w:t xml:space="preserve">Without centering,</w:t>
        </w:r>
      </w:ins>
      <w:ins w:id="2671" w:author="PR Preview" w:date="2026-01-01T00:00:00Z">
        <w:r>
          <w:t xml:space="preserve"> </w:t>
        </w:r>
      </w:ins>
      <w:ins w:id="2672" w:author="PR Preview" w:date="2026-01-01T00:00:00Z">
        <w:r>
          <w:t xml:space="preserve">$\mathord{\smash[b]{\underset{\raise.3ex\hbox{$\scriptstyle\sim$}}{x}}\vphantom{x}}\cdot \mathord{\smash[b]{\underset{\raise.3ex\hbox{$\scriptstyle\sim$}}{y}}\vphantom{y}}= 1 + 6 + 6 = 13$</w:t>
        </w:r>
      </w:ins>
      <w:ins w:id="2673" w:author="PR Preview" w:date="2026-01-01T00:00:00Z">
        <w:r>
          <w:t xml:space="preserve"> </w:t>
        </w:r>
      </w:ins>
      <w:ins w:id="2674" w:author="PR Preview" w:date="2026-01-01T00:00:00Z">
        <w:r>
          <w:t xml:space="preserve">and</w:t>
        </w:r>
      </w:ins>
      <w:ins w:id="2675" w:author="PR Preview" w:date="2026-01-01T00:00:00Z">
        <w:r>
          <w:t xml:space="preserve"> </w:t>
        </w:r>
      </w:ins>
      <w:ins w:id="2676" w:author="PR Preview" w:date="2026-01-01T00:00:00Z">
        <w:r>
  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  </w:r>
      </w:ins>
      <w:ins w:id="2677" w:author="PR Preview" w:date="2026-01-01T00:00:00Z">
        <w:r>
          <w:t xml:space="preserve">,</w:t>
        </w:r>
      </w:ins>
      <w:ins w:id="2678" w:author="PR Preview" w:date="2026-01-01T00:00:00Z">
        <w:r>
          <w:t xml:space="preserve"> </w:t>
        </w:r>
      </w:ins>
      <w:ins w:id="2679" w:author="PR Preview" w:date="2026-01-01T00:00:00Z">
        <w:r>
          <w:t xml:space="preserve">so</w:t>
        </w:r>
      </w:ins>
      <w:ins w:id="2680" w:author="PR Preview" w:date="2026-01-01T00:00:00Z">
        <w:r>
          <w:t xml:space="preserve"> </w:t>
        </w:r>
      </w:ins>
      <w:ins w:id="2681" w:author="PR Preview" w:date="2026-01-01T00:00:00Z">
        <w:r>
          <w:t xml:space="preserve">$\operatorname{cossim}(\mathord{\smash[b]{\underset{\raise.3ex\hbox{$\scriptstyle\sim$}}{x}}\vphantom{x}}, \mathord{\smash[b]{\underset{\raise.3ex\hbox{$\scriptstyle\sim$}}{y}}\vphantom{y}}) = 13 / 14$</w:t>
        </w:r>
      </w:ins>
      <w:ins w:id="2682" w:author="PR Preview" w:date="2026-01-01T00:00:00Z">
        <w:r>
          <w:t xml:space="preserve">.</w:t>
        </w:r>
      </w:ins>
      <w:ins w:id="2683" w:author="PR Preview" w:date="2026-01-01T00:00:00Z">
        <w:r>
          <w:t xml:space="preserve"> </w:t>
        </w:r>
      </w:ins>
      <w:ins w:id="2684" w:author="PR Preview" w:date="2026-01-01T00:00:00Z">
        <w:r>
          <w:t xml:space="preserve">The uncentered value is close to</w:t>
        </w:r>
      </w:ins>
      <w:ins w:id="2685" w:author="PR Preview" w:date="2026-01-01T00:00:00Z">
        <w:r>
          <w:t xml:space="preserve"> </w:t>
        </w:r>
      </w:ins>
      <m:oMath>
        <m:r>
          <m:t>1</m:t>
        </m:r>
      </m:oMath>
      <w:ins w:id="2686" w:author="PR Preview" w:date="2026-01-01T00:00:00Z">
        <w:r>
          <w:t xml:space="preserve"> </w:t>
        </w:r>
      </w:ins>
      <w:ins w:id="2687" w:author="PR Preview" w:date="2026-01-01T00:00:00Z">
        <w:r>
          <w:t xml:space="preserve">mostly because both vectors have positive entries and the same mean, not because they move together.</w:t>
        </w:r>
      </w:ins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del w:id="2688" w:author="PR Preview" w:date="2026-01-01T00:00:00Z">
        <w:r>
          <w:rPr>
            <w:b/>
            <w:bCs/>
          </w:rPr>
          <w:delText xml:space="preserve">Theorem 7 (The dot product of a vector with a linear combination)</w:delText>
        </w:r>
      </w:del>
      <w:del w:id="2689" w:author="PR Preview" w:date="2026-01-01T00:00:00Z">
        <w:r>
          <w:delText xml:space="preserve"> </w:delText>
        </w:r>
      </w:del>
      <w:del w:id="2690" w:author="PR Preview" w:date="2026-01-01T00:00:00Z">
        <w:r>
          <w:delText xml:space="preserve">For vectors</w:delText>
        </w:r>
      </w:del>
      <w:del w:id="269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692" w:author="PR Preview" w:date="2026-01-01T00:00:00Z">
        <w:r>
          <w:delText xml:space="preserve"> </w:delText>
        </w:r>
      </w:del>
      <w:del w:id="2693" w:author="PR Preview" w:date="2026-01-01T00:00:00Z">
        <w:r>
          <w:delText xml:space="preserve">and numbers</w:delText>
        </w:r>
      </w:del>
      <w:del w:id="2694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del w:id="2695" w:author="PR Preview" w:date="2026-01-01T00:00:00Z">
        <w:r>
          <w:delText xml:space="preserve">, with</w:delText>
        </w:r>
      </w:del>
      <w:del w:id="269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≥</m:t>
        </m:r>
        <m:r>
          <m:t>1</m:t>
        </m:r>
      </m:oMath>
      <w:del w:id="269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sSub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698" w:author="PR Preview" w:date="2026-01-01T00:00:00Z">
        <w:r>
          <w:rPr>
            <w:i/>
            <w:iCs/>
          </w:rPr>
          <w:delText xml:space="preserve">Proof</w:delText>
        </w:r>
      </w:del>
      <w:del w:id="2699" w:author="PR Preview" w:date="2026-01-01T00:00:00Z">
        <w:r>
          <w:delText xml:space="preserve">. </w:delText>
        </w:r>
      </w:del>
      <w:del w:id="2700" w:author="PR Preview" w:date="2026-01-01T00:00:00Z">
        <w:r>
          <w:delText xml:space="preserve">Write</w:delText>
        </w:r>
      </w:del>
      <w:del w:id="2701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del w:id="2702" w:author="PR Preview" w:date="2026-01-01T00:00:00Z">
        <w:r>
          <w:delText xml:space="preserve"> </w:delText>
        </w:r>
      </w:del>
      <w:del w:id="2703" w:author="PR Preview" w:date="2026-01-01T00:00:00Z">
        <w:r>
          <w:delText xml:space="preserve">for entry</w:delText>
        </w:r>
      </w:del>
      <w:del w:id="2704" w:author="PR Preview" w:date="2026-01-01T00:00:00Z">
        <w:r>
          <w:delText xml:space="preserve"> </w:delText>
        </w:r>
      </w:del>
      <m:oMath>
        <m:r>
          <m:t>i</m:t>
        </m:r>
      </m:oMath>
      <w:del w:id="2705" w:author="PR Preview" w:date="2026-01-01T00:00:00Z">
        <w:r>
          <w:delText xml:space="preserve"> </w:delText>
        </w:r>
      </w:del>
      <w:del w:id="2706" w:author="PR Preview" w:date="2026-01-01T00:00:00Z">
        <w:r>
          <w:delText xml:space="preserve">of</w:delText>
        </w:r>
      </w:del>
      <w:del w:id="270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2708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709" w:author="PR Preview" w:date="2026-01-01T00:00:00Z">
        <w:r>
          <w:rPr>
            <w:b/>
            <w:bCs/>
          </w:rPr>
          <w:delText xml:space="preserve">Example 16 (Dotting with a combination of three vectors)</w:delText>
        </w:r>
      </w:del>
      <w:del w:id="2710" w:author="PR Preview" w:date="2026-01-01T00:00:00Z">
        <w:r>
          <w:delText xml:space="preserve"> </w:delText>
        </w:r>
      </w:del>
      <w:del w:id="2711" w:author="PR Preview" w:date="2026-01-01T00:00:00Z">
        <w:r>
          <w:delText xml:space="preserve">Let</w:delText>
        </w:r>
      </w:del>
      <w:del w:id="271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2713" w:author="PR Preview" w:date="2026-01-01T00:00:00Z">
        <w:r>
          <w:delText xml:space="preserve"> </w:delText>
        </w:r>
      </w:del>
      <w:del w:id="2714" w:author="PR Preview" w:date="2026-01-01T00:00:00Z">
        <w:r>
          <w:delText xml:space="preserve">and take the combination</w:delText>
        </w:r>
      </w:del>
      <w:del w:id="2715" w:author="PR Preview" w:date="2026-01-01T00:00:00Z">
        <w:r>
          <w:delText xml:space="preserve"> </w:delText>
        </w:r>
      </w:del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2716" w:author="PR Preview" w:date="2026-01-01T00:00:00Z">
        <w:r>
          <w:delText xml:space="preserve">.</w:delText>
        </w:r>
      </w:del>
      <w:del w:id="2717" w:author="PR Preview" w:date="2026-01-01T00:00:00Z">
        <w:r>
          <w:delText xml:space="preserve"> </w:delText>
        </w:r>
      </w:del>
      <w:del w:id="2718" w:author="PR Preview" w:date="2026-01-01T00:00:00Z">
        <w:r>
          <w:delText xml:space="preserve">Directly,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2719" w:author="PR Preview" w:date="2026-01-01T00:00:00Z">
        <w:r>
          <w:rPr>
            <w:b/>
            <w:bCs/>
          </w:rPr>
          <w:t xml:space="preserve">Theorem 7 (The dot product of a vector with a linear combination)</w:t>
        </w:r>
      </w:ins>
      <w:ins w:id="2720" w:author="PR Preview" w:date="2026-01-01T00:00:00Z">
        <w:r>
          <w:t xml:space="preserve"> </w:t>
        </w:r>
      </w:ins>
      <w:ins w:id="2721" w:author="PR Preview" w:date="2026-01-01T00:00:00Z">
        <w:r>
          <w:t xml:space="preserve">For vectors</w:t>
        </w:r>
      </w:ins>
      <w:ins w:id="2722" w:author="PR Preview" w:date="2026-01-01T00:00:00Z">
        <w:r>
          <w:t xml:space="preserve"> </w:t>
        </w:r>
      </w:ins>
      <w:ins w:id="2723" w:author="PR Preview" w:date="2026-01-01T00:00:00Z">
        <w:r>
  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  </w:r>
      </w:ins>
      <w:ins w:id="2724" w:author="PR Preview" w:date="2026-01-01T00:00:00Z">
        <w:r>
          <w:t xml:space="preserve"> </w:t>
        </w:r>
      </w:ins>
      <w:ins w:id="2725" w:author="PR Preview" w:date="2026-01-01T00:00:00Z">
        <w:r>
          <w:t xml:space="preserve">and numbers</w:t>
        </w:r>
      </w:ins>
      <w:ins w:id="272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2727" w:author="PR Preview" w:date="2026-01-01T00:00:00Z">
        <w:r>
          <w:t xml:space="preserve">, with</w:t>
        </w:r>
      </w:ins>
      <w:ins w:id="272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1</m:t>
        </m:r>
      </m:oMath>
      <w:ins w:id="2729" w:author="PR Preview" w:date="2026-01-01T00:00:00Z">
        <w:r>
          <w:t xml:space="preserve">,</w:t>
        </w:r>
      </w:ins>
    </w:p>
    <w:p>
      <w:pPr>
        <w:pStyle w:val="BodyText"/>
      </w:pPr>
      <w:ins w:id="2730" w:author="PR Preview" w:date="2026-01-01T00:00:00Z">
        <w:r>
  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  </w:r>
      </w:ins>
    </w:p>
    <w:bookmarkEnd w:id="67"/>
    <w:p>
      <w:pPr>
        <w:pStyle w:val="FirstParagraph"/>
      </w:pPr>
      <w:ins w:id="2731" w:author="PR Preview" w:date="2026-01-01T00:00:00Z">
        <w:r>
          <w:rPr>
            <w:i/>
            <w:iCs/>
          </w:rPr>
          <w:t xml:space="preserve">Proof</w:t>
        </w:r>
      </w:ins>
      <w:ins w:id="2732" w:author="PR Preview" w:date="2026-01-01T00:00:00Z">
        <w:r>
          <w:t xml:space="preserve">. </w:t>
        </w:r>
      </w:ins>
      <w:ins w:id="2733" w:author="PR Preview" w:date="2026-01-01T00:00:00Z">
        <w:r>
          <w:t xml:space="preserve">Write</w:t>
        </w:r>
      </w:ins>
      <w:ins w:id="2734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ins w:id="2735" w:author="PR Preview" w:date="2026-01-01T00:00:00Z">
        <w:r>
          <w:t xml:space="preserve"> </w:t>
        </w:r>
      </w:ins>
      <w:ins w:id="2736" w:author="PR Preview" w:date="2026-01-01T00:00:00Z">
        <w:r>
          <w:t xml:space="preserve">for entry</w:t>
        </w:r>
      </w:ins>
      <w:ins w:id="2737" w:author="PR Preview" w:date="2026-01-01T00:00:00Z">
        <w:r>
          <w:t xml:space="preserve"> </w:t>
        </w:r>
      </w:ins>
      <m:oMath>
        <m:r>
          <m:t>i</m:t>
        </m:r>
      </m:oMath>
      <w:ins w:id="2738" w:author="PR Preview" w:date="2026-01-01T00:00:00Z">
        <w:r>
          <w:t xml:space="preserve"> </w:t>
        </w:r>
      </w:ins>
      <w:ins w:id="2739" w:author="PR Preview" w:date="2026-01-01T00:00:00Z">
        <w:r>
          <w:t xml:space="preserve">of</w:t>
        </w:r>
      </w:ins>
      <w:ins w:id="2740" w:author="PR Preview" w:date="2026-01-01T00:00:00Z">
        <w:r>
          <w:t xml:space="preserve"> </w:t>
        </w:r>
      </w:ins>
      <w:ins w:id="2741" w:author="PR Preview" w:date="2026-01-01T00:00:00Z">
        <w:r>
          <w:t xml:space="preserve">$\mathord{\smash[b]{\underset{\raise.3ex\hbox{$\scriptstyle\sim$}}{u}}\vphantom{u}}_j$</w:t>
        </w:r>
      </w:ins>
      <w:ins w:id="2742" w:author="PR Preview" w:date="2026-01-01T00:00:00Z">
        <w:r>
          <w:t xml:space="preserve">. Then</w:t>
        </w:r>
      </w:ins>
    </w:p>
    <w:p>
      <w:pPr>
        <w:pStyle w:val="BodyText"/>
      </w:pPr>
      <w:ins w:id="2743" w:author="PR Preview" w:date="2026-01-01T00:00:00Z">
        <w:r>
  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  </w:r>
      </w:ins>
    </w:p>
    <w:bookmarkStart w:id="68" w:name="exm-dot-linear-sum"/>
    <w:p>
      <w:pPr>
        <w:pStyle w:val="FirstParagraph"/>
      </w:pPr>
      <w:ins w:id="2744" w:author="PR Preview" w:date="2026-01-01T00:00:00Z">
        <w:r>
          <w:rPr>
            <w:b/>
            <w:bCs/>
          </w:rPr>
          <w:t xml:space="preserve">Example 16 (Dotting with a combination of three vectors)</w:t>
        </w:r>
      </w:ins>
      <w:ins w:id="2745" w:author="PR Preview" w:date="2026-01-01T00:00:00Z">
        <w:r>
          <w:t xml:space="preserve"> </w:t>
        </w:r>
      </w:ins>
      <w:ins w:id="2746" w:author="PR Preview" w:date="2026-01-01T00:00:00Z">
        <w:r>
          <w:t xml:space="preserve">Let</w:t>
        </w:r>
      </w:ins>
      <w:ins w:id="2747" w:author="PR Preview" w:date="2026-01-01T00:00:00Z">
        <w:r>
          <w:t xml:space="preserve"> </w:t>
        </w:r>
      </w:ins>
      <w:ins w:id="2748" w:author="PR Preview" w:date="2026-01-01T00:00:00Z">
        <w:r>
          <w:t xml:space="preserve">$\mathord{\smash[b]{\underset{\raise.3ex\hbox{$\scriptstyle\sim$}}{x}}\vphantom{x}} = (1, 2, 3)$</w:t>
        </w:r>
      </w:ins>
      <w:ins w:id="2749" w:author="PR Preview" w:date="2026-01-01T00:00:00Z">
        <w:r>
          <w:t xml:space="preserve"> </w:t>
        </w:r>
      </w:ins>
      <w:ins w:id="2750" w:author="PR Preview" w:date="2026-01-01T00:00:00Z">
        <w:r>
          <w:t xml:space="preserve">and take the combination</w:t>
        </w:r>
      </w:ins>
      <w:ins w:id="2751" w:author="PR Preview" w:date="2026-01-01T00:00:00Z">
        <w:r>
          <w:t xml:space="preserve"> </w:t>
        </w:r>
      </w:ins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2752" w:author="PR Preview" w:date="2026-01-01T00:00:00Z">
        <w:r>
          <w:t xml:space="preserve">.</w:t>
        </w:r>
      </w:ins>
      <w:ins w:id="2753" w:author="PR Preview" w:date="2026-01-01T00:00:00Z">
        <w:r>
          <w:t xml:space="preserve"> </w:t>
        </w:r>
      </w:ins>
      <w:ins w:id="2754" w:author="PR Preview" w:date="2026-01-01T00:00:00Z">
        <w:r>
          <w:t xml:space="preserve">Directly,</w:t>
        </w:r>
      </w:ins>
    </w:p>
    <w:p>
      <w:pPr>
        <w:pStyle w:val="BodyText"/>
      </w:pPr>
      <w:ins w:id="2755" w:author="PR Preview" w:date="2026-01-01T00:00:00Z">
        <w:r>
          <w:t xml:space="preserve">$$
    \begin{aligned}
    \mathord{\smash[b]{\underset{\raise.3ex\hbox{$\scriptstyle\sim$}}{x}}\vphantom{x}} \cdot (2, -1, 4) &amp;= 2 - 2 + 12 \\
    &amp;= 12.
    \end{aligned}
    $$</w:t>
        </w:r>
      </w:ins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del w:id="2756" w:author="PR Preview" w:date="2026-01-01T00:00:00Z">
        <w:r>
          <w:rPr>
            <w:b/>
            <w:bCs/>
          </w:rPr>
          <w:delText xml:space="preserve">Theorem 8 (Orthonormal vectors are linearly independent)</w:delText>
        </w:r>
      </w:del>
      <w:del w:id="2757" w:author="PR Preview" w:date="2026-01-01T00:00:00Z">
        <w:r>
          <w:delText xml:space="preserve"> </w:delText>
        </w:r>
      </w:del>
      <w:del w:id="2758" w:author="PR Preview" w:date="2026-01-01T00:00:00Z">
        <w:r>
          <w:delText xml:space="preserve">If</w:delText>
        </w:r>
      </w:del>
      <w:del w:id="275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2760" w:author="PR Preview" w:date="2026-01-01T00:00:00Z">
        <w:r>
          <w:delText xml:space="preserve"> </w:delText>
        </w:r>
      </w:del>
      <w:del w:id="2761" w:author="PR Preview" w:date="2026-01-01T00:00:00Z">
        <w:r>
          <w:delText xml:space="preserve">are orthonormal (</w:delText>
        </w:r>
      </w:del>
      <w:hyperlink r:id="rId69">
        <w:del w:id="2762" w:author="PR Preview" w:date="2026-01-01T00:00:00Z">
          <w:r>
            <w:rPr>
              <w:rStyle w:val="Hyperlink"/>
            </w:rPr>
            <w:delText xml:space="preserve">Definition 19 in Vectors</w:delText>
          </w:r>
        </w:del>
      </w:hyperlink>
      <w:del w:id="2763" w:author="PR Preview" w:date="2026-01-01T00:00:00Z">
        <w:r>
          <w:delText xml:space="preserve">),</w:delText>
        </w:r>
      </w:del>
      <w:del w:id="2764" w:author="PR Preview" w:date="2026-01-01T00:00:00Z">
        <w:r>
          <w:delText xml:space="preserve"> </w:delText>
        </w:r>
      </w:del>
      <w:del w:id="2765" w:author="PR Preview" w:date="2026-01-01T00:00:00Z">
        <w:r>
          <w:delText xml:space="preserve">then they are linearly independent (</w:delText>
        </w:r>
      </w:del>
      <w:hyperlink r:id="rId35">
        <w:del w:id="2766" w:author="PR Preview" w:date="2026-01-01T00:00:00Z">
          <w:r>
            <w:rPr>
              <w:rStyle w:val="Hyperlink"/>
            </w:rPr>
            <w:delText xml:space="preserve">Definition 1 in Subspaces and Rank</w:delText>
          </w:r>
        </w:del>
      </w:hyperlink>
      <w:del w:id="2767" w:author="PR Preview" w:date="2026-01-01T00:00:00Z">
        <w:r>
          <w:delText xml:space="preserve">).</w:delText>
        </w:r>
      </w:del>
    </w:p>
    <w:p>
      <w:pPr>
        <w:pStyle w:val="BodyText"/>
      </w:pPr>
      <w:del w:id="2768" w:author="PR Preview" w:date="2026-01-01T00:00:00Z">
        <w:r>
          <w:rPr>
            <w:i/>
            <w:iCs/>
          </w:rPr>
          <w:delText xml:space="preserve">Proof</w:delText>
        </w:r>
      </w:del>
      <w:del w:id="2769" w:author="PR Preview" w:date="2026-01-01T00:00:00Z">
        <w:r>
          <w:delText xml:space="preserve">. </w:delText>
        </w:r>
      </w:del>
      <w:del w:id="2770" w:author="PR Preview" w:date="2026-01-01T00:00:00Z">
        <w:r>
          <w:delText xml:space="preserve">Suppose</w:delText>
        </w:r>
      </w:del>
      <w:del w:id="2771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72" w:author="PR Preview" w:date="2026-01-01T00:00:00Z">
        <w:r>
          <w:delText xml:space="preserve">,</w:delText>
        </w:r>
      </w:del>
      <w:del w:id="2773" w:author="PR Preview" w:date="2026-01-01T00:00:00Z">
        <w:r>
          <w:delText xml:space="preserve"> </w:delText>
        </w:r>
      </w:del>
      <w:del w:id="2774" w:author="PR Preview" w:date="2026-01-01T00:00:00Z">
        <w:r>
          <w:delText xml:space="preserve">and fix any</w:delText>
        </w:r>
      </w:del>
      <w:del w:id="2775" w:author="PR Preview" w:date="2026-01-01T00:00:00Z">
        <w:r>
          <w:delText xml:space="preserve"> </w:delText>
        </w:r>
      </w:del>
      <m:oMath>
        <m:r>
          <m:t>i</m:t>
        </m:r>
      </m:oMath>
      <w:del w:id="2776" w:author="PR Preview" w:date="2026-01-01T00:00:00Z">
        <w:r>
          <w:delText xml:space="preserve"> </w:delText>
        </w:r>
      </w:del>
      <w:del w:id="2777" w:author="PR Preview" w:date="2026-01-01T00:00:00Z">
        <w:r>
          <w:delText xml:space="preserve">between</w:delText>
        </w:r>
      </w:del>
      <w:del w:id="2778" w:author="PR Preview" w:date="2026-01-01T00:00:00Z">
        <w:r>
          <w:delText xml:space="preserve"> </w:delText>
        </w:r>
      </w:del>
      <m:oMath>
        <m:r>
          <m:t>1</m:t>
        </m:r>
      </m:oMath>
      <w:del w:id="2779" w:author="PR Preview" w:date="2026-01-01T00:00:00Z">
        <w:r>
          <w:delText xml:space="preserve"> </w:delText>
        </w:r>
      </w:del>
      <w:del w:id="2780" w:author="PR Preview" w:date="2026-01-01T00:00:00Z">
        <w:r>
          <w:delText xml:space="preserve">and</w:delText>
        </w:r>
      </w:del>
      <w:del w:id="2781" w:author="PR Preview" w:date="2026-01-01T00:00:00Z">
        <w:r>
          <w:delText xml:space="preserve"> </w:delText>
        </w:r>
      </w:del>
      <m:oMath>
        <m:r>
          <m:t>k</m:t>
        </m:r>
      </m:oMath>
      <w:del w:id="2782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BodyText"/>
      </w:pPr>
      <w:ins w:id="2783" w:author="PR Preview" w:date="2026-01-01T00:00:00Z">
        <w:r>
          <w:rPr>
            <w:b/>
            <w:bCs/>
          </w:rPr>
          <w:t xml:space="preserve">Theorem 8 (Orthonormal vectors are linearly independent)</w:t>
        </w:r>
      </w:ins>
      <w:ins w:id="2784" w:author="PR Preview" w:date="2026-01-01T00:00:00Z">
        <w:r>
          <w:t xml:space="preserve"> </w:t>
        </w:r>
      </w:ins>
      <w:ins w:id="2785" w:author="PR Preview" w:date="2026-01-01T00:00:00Z">
        <w:r>
          <w:t xml:space="preserve">If</w:t>
        </w:r>
      </w:ins>
      <w:ins w:id="2786" w:author="PR Preview" w:date="2026-01-01T00:00:00Z">
        <w:r>
          <w:t xml:space="preserve"> </w:t>
        </w:r>
      </w:ins>
      <w:ins w:id="2787" w:author="PR Preview" w:date="2026-01-01T00:00:00Z">
        <w:r>
          <w:t xml:space="preserve">$\mathord{\smash[b]{\underset{\raise.3ex\hbox{$\scriptstyle\sim$}}{q}}\vphantom{q}}_1, \ldots, \mathord{\smash[b]{\underset{\raise.3ex\hbox{$\scriptstyle\sim$}}{q}}\vphantom{q}}_k$</w:t>
        </w:r>
      </w:ins>
      <w:ins w:id="2788" w:author="PR Preview" w:date="2026-01-01T00:00:00Z">
        <w:r>
          <w:t xml:space="preserve"> </w:t>
        </w:r>
      </w:ins>
      <w:ins w:id="2789" w:author="PR Preview" w:date="2026-01-01T00:00:00Z">
        <w:r>
          <w:t xml:space="preserve">are orthonormal (</w:t>
        </w:r>
      </w:ins>
      <w:hyperlink r:id="rId69">
        <w:ins w:id="2790" w:author="PR Preview" w:date="2026-01-01T00:00:00Z">
          <w:r>
            <w:rPr>
              <w:rStyle w:val="Hyperlink"/>
            </w:rPr>
            <w:t xml:space="preserve">Definition 19 in Vectors</w:t>
          </w:r>
        </w:ins>
      </w:hyperlink>
      <w:ins w:id="2791" w:author="PR Preview" w:date="2026-01-01T00:00:00Z">
        <w:r>
          <w:t xml:space="preserve">),</w:t>
        </w:r>
      </w:ins>
      <w:ins w:id="2792" w:author="PR Preview" w:date="2026-01-01T00:00:00Z">
        <w:r>
          <w:t xml:space="preserve"> </w:t>
        </w:r>
      </w:ins>
      <w:ins w:id="2793" w:author="PR Preview" w:date="2026-01-01T00:00:00Z">
        <w:r>
          <w:t xml:space="preserve">then they are linearly independent (</w:t>
        </w:r>
      </w:ins>
      <w:hyperlink r:id="rId35">
        <w:ins w:id="2794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2795" w:author="PR Preview" w:date="2026-01-01T00:00:00Z">
        <w:r>
          <w:t xml:space="preserve">).</w:t>
        </w:r>
      </w:ins>
    </w:p>
    <w:bookmarkEnd w:id="70"/>
    <w:p>
      <w:pPr>
        <w:pStyle w:val="BodyText"/>
      </w:pPr>
      <w:ins w:id="2796" w:author="PR Preview" w:date="2026-01-01T00:00:00Z">
        <w:r>
          <w:rPr>
            <w:i/>
            <w:iCs/>
          </w:rPr>
          <w:t xml:space="preserve">Proof</w:t>
        </w:r>
      </w:ins>
      <w:ins w:id="2797" w:author="PR Preview" w:date="2026-01-01T00:00:00Z">
        <w:r>
          <w:t xml:space="preserve">. </w:t>
        </w:r>
      </w:ins>
      <w:ins w:id="2798" w:author="PR Preview" w:date="2026-01-01T00:00:00Z">
        <w:r>
          <w:t xml:space="preserve">Suppose</w:t>
        </w:r>
      </w:ins>
      <w:ins w:id="2799" w:author="PR Preview" w:date="2026-01-01T00:00:00Z">
        <w:r>
          <w:t xml:space="preserve"> </w:t>
        </w:r>
      </w:ins>
      <w:ins w:id="2800" w:author="PR Preview" w:date="2026-01-01T00:00:00Z">
        <w:r>
          <w:t xml:space="preserve">$\sum_{j=1}^{k} c_j \mathord{\smash[b]{\underset{\raise.3ex\hbox{$\scriptstyle\sim$}}{q}}\vphantom{q}}_j = \mathord{\smash[b]{\underset{\raise.3ex\hbox{$\scriptstyle\sim$}}{0}}\vphantom{0}}$</w:t>
        </w:r>
      </w:ins>
      <w:ins w:id="2801" w:author="PR Preview" w:date="2026-01-01T00:00:00Z">
        <w:r>
          <w:t xml:space="preserve">,</w:t>
        </w:r>
      </w:ins>
      <w:ins w:id="2802" w:author="PR Preview" w:date="2026-01-01T00:00:00Z">
        <w:r>
          <w:t xml:space="preserve"> </w:t>
        </w:r>
      </w:ins>
      <w:ins w:id="2803" w:author="PR Preview" w:date="2026-01-01T00:00:00Z">
        <w:r>
          <w:t xml:space="preserve">and fix any</w:t>
        </w:r>
      </w:ins>
      <w:ins w:id="2804" w:author="PR Preview" w:date="2026-01-01T00:00:00Z">
        <w:r>
          <w:t xml:space="preserve"> </w:t>
        </w:r>
      </w:ins>
      <m:oMath>
        <m:r>
          <m:t>i</m:t>
        </m:r>
      </m:oMath>
      <w:ins w:id="2805" w:author="PR Preview" w:date="2026-01-01T00:00:00Z">
        <w:r>
          <w:t xml:space="preserve"> </w:t>
        </w:r>
      </w:ins>
      <w:ins w:id="2806" w:author="PR Preview" w:date="2026-01-01T00:00:00Z">
        <w:r>
          <w:t xml:space="preserve">between</w:t>
        </w:r>
      </w:ins>
      <w:ins w:id="2807" w:author="PR Preview" w:date="2026-01-01T00:00:00Z">
        <w:r>
          <w:t xml:space="preserve"> </w:t>
        </w:r>
      </w:ins>
      <m:oMath>
        <m:r>
          <m:t>1</m:t>
        </m:r>
      </m:oMath>
      <w:ins w:id="2808" w:author="PR Preview" w:date="2026-01-01T00:00:00Z">
        <w:r>
          <w:t xml:space="preserve"> </w:t>
        </w:r>
      </w:ins>
      <w:ins w:id="2809" w:author="PR Preview" w:date="2026-01-01T00:00:00Z">
        <w:r>
          <w:t xml:space="preserve">and</w:t>
        </w:r>
      </w:ins>
      <w:ins w:id="2810" w:author="PR Preview" w:date="2026-01-01T00:00:00Z">
        <w:r>
          <w:t xml:space="preserve"> </w:t>
        </w:r>
      </w:ins>
      <m:oMath>
        <m:r>
          <m:t>k</m:t>
        </m:r>
      </m:oMath>
      <w:ins w:id="2811" w:author="PR Preview" w:date="2026-01-01T00:00:00Z">
        <w:r>
          <w:t xml:space="preserve">. Then</w:t>
        </w:r>
      </w:ins>
    </w:p>
    <w:p>
      <w:pPr>
        <w:pStyle w:val="BodyText"/>
      </w:pPr>
      <w:ins w:id="2812" w:author="PR Preview" w:date="2026-01-01T00:00:00Z">
        <w:r>
  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  </w:r>
      </w:ins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2813" w:author="PR Preview" w:date="2026-01-01T00:00:00Z">
        <w:r>
  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  </w:r>
      </w:ins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2814" w:author="PR Preview" w:date="2026-01-01T00:00:00Z">
        <w:r>
          <w:delText xml:space="preserve">and likewise for the others.</w:delText>
        </w:r>
      </w:del>
      <w:del w:id="2815" w:author="PR Preview" w:date="2026-01-01T00:00:00Z">
        <w:r>
          <w:delText xml:space="preserve"> </w:delText>
        </w:r>
      </w:del>
      <w:del w:id="2816" w:author="PR Preview" w:date="2026-01-01T00:00:00Z">
        <w:r>
          <w:delText xml:space="preserve">They are mutually orthogonal:</w:delText>
        </w:r>
      </w:del>
      <w:del w:id="281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2818" w:author="PR Preview" w:date="2026-01-01T00:00:00Z">
        <w:r>
          <w:delText xml:space="preserve"> </w:delText>
        </w:r>
      </w:del>
      <w:del w:id="2819" w:author="PR Preview" w:date="2026-01-01T00:00:00Z">
        <w:r>
          <w:delText xml:space="preserve">and</w:delText>
        </w:r>
      </w:del>
      <w:del w:id="282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del w:id="2821" w:author="PR Preview" w:date="2026-01-01T00:00:00Z">
        <w:r>
          <w:delText xml:space="preserve">,</w:delText>
        </w:r>
      </w:del>
      <w:del w:id="2822" w:author="PR Preview" w:date="2026-01-01T00:00:00Z">
        <w:r>
          <w:delText xml:space="preserve"> </w:delText>
        </w:r>
      </w:del>
      <w:del w:id="2823" w:author="PR Preview" w:date="2026-01-01T00:00:00Z">
        <w:r>
          <w:delText xml:space="preserve">because</w:delText>
        </w:r>
      </w:del>
      <w:del w:id="282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del w:id="2825" w:author="PR Preview" w:date="2026-01-01T00:00:00Z">
        <w:r>
          <w:delText xml:space="preserve"> </w:delText>
        </w:r>
      </w:del>
      <w:del w:id="2826" w:author="PR Preview" w:date="2026-01-01T00:00:00Z">
        <w:r>
          <w:delText xml:space="preserve">has its only nonzero entry where the others have</w:delText>
        </w:r>
      </w:del>
      <w:del w:id="2827" w:author="PR Preview" w:date="2026-01-01T00:00:00Z">
        <w:r>
          <w:delText xml:space="preserve"> </w:delText>
        </w:r>
      </w:del>
      <m:oMath>
        <m:r>
          <m:t>0</m:t>
        </m:r>
      </m:oMath>
      <w:del w:id="2828" w:author="PR Preview" w:date="2026-01-01T00:00:00Z">
        <w:r>
          <w:delText xml:space="preserve">,</w:delText>
        </w:r>
      </w:del>
      <w:del w:id="2829" w:author="PR Preview" w:date="2026-01-01T00:00:00Z">
        <w:r>
          <w:delText xml:space="preserve"> </w:delText>
        </w:r>
      </w:del>
      <w:del w:id="2830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831" w:author="PR Preview" w:date="2026-01-01T00:00:00Z">
        <w:r>
          <w:delText xml:space="preserve">So by</w:delText>
        </w:r>
      </w:del>
      <w:del w:id="2832" w:author="PR Preview" w:date="2026-01-01T00:00:00Z">
        <w:r>
          <w:delText xml:space="preserve"> </w:delText>
        </w:r>
      </w:del>
      <w:hyperlink w:anchor="thm-orthonormal-independent">
        <w:del w:id="2833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2834" w:author="PR Preview" w:date="2026-01-01T00:00:00Z">
        <w:r>
          <w:delText xml:space="preserve"> </w:delText>
        </w:r>
      </w:del>
      <w:del w:id="2835" w:author="PR Preview" w:date="2026-01-01T00:00:00Z">
        <w:r>
          <w:delText xml:space="preserve">they are linearly independent,</w:delText>
        </w:r>
      </w:del>
      <w:del w:id="2836" w:author="PR Preview" w:date="2026-01-01T00:00:00Z">
        <w:r>
          <w:delText xml:space="preserve"> </w:delText>
        </w:r>
      </w:del>
      <w:del w:id="2837" w:author="PR Preview" w:date="2026-01-01T00:00:00Z">
        <w:r>
          <w:delText xml:space="preserve">with no need to solve</w:delText>
        </w:r>
      </w:del>
      <w:del w:id="283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39" w:author="PR Preview" w:date="2026-01-01T00:00:00Z">
        <w:r>
          <w:delText xml:space="preserve">.</w:delText>
        </w:r>
      </w:del>
    </w:p>
    <w:p>
      <w:pPr>
        <w:pStyle w:val="BodyText"/>
      </w:pPr>
      <w:del w:id="2840" w:author="PR Preview" w:date="2026-01-01T00:00:00Z">
        <w:r>
          <w:delText xml:space="preserve">The converse fails:</w:delText>
        </w:r>
      </w:del>
      <w:del w:id="284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842" w:author="PR Preview" w:date="2026-01-01T00:00:00Z">
        <w:r>
          <w:delText xml:space="preserve"> </w:delText>
        </w:r>
      </w:del>
      <w:del w:id="2843" w:author="PR Preview" w:date="2026-01-01T00:00:00Z">
        <w:r>
          <w:delText xml:space="preserve">and</w:delText>
        </w:r>
      </w:del>
      <w:del w:id="284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845" w:author="PR Preview" w:date="2026-01-01T00:00:00Z">
        <w:r>
          <w:delText xml:space="preserve"> </w:delText>
        </w:r>
      </w:del>
      <w:del w:id="2846" w:author="PR Preview" w:date="2026-01-01T00:00:00Z">
        <w:r>
          <w:delText xml:space="preserve">are linearly independent,</w:delText>
        </w:r>
      </w:del>
      <w:del w:id="2847" w:author="PR Preview" w:date="2026-01-01T00:00:00Z">
        <w:r>
          <w:delText xml:space="preserve"> </w:delText>
        </w:r>
      </w:del>
      <w:del w:id="2848" w:author="PR Preview" w:date="2026-01-01T00:00:00Z">
        <w:r>
          <w:delText xml:space="preserve">since</w:delText>
        </w:r>
      </w:del>
      <w:del w:id="2849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2850" w:author="PR Preview" w:date="2026-01-01T00:00:00Z">
        <w:r>
          <w:delText xml:space="preserve"> </w:delText>
        </w:r>
      </w:del>
      <w:del w:id="2851" w:author="PR Preview" w:date="2026-01-01T00:00:00Z">
        <w:r>
          <w:delText xml:space="preserve">is</w:delText>
        </w:r>
      </w:del>
      <w:del w:id="2852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53" w:author="PR Preview" w:date="2026-01-01T00:00:00Z">
        <w:r>
          <w:delText xml:space="preserve"> </w:delText>
        </w:r>
      </w:del>
      <w:del w:id="2854" w:author="PR Preview" w:date="2026-01-01T00:00:00Z">
        <w:r>
          <w:delText xml:space="preserve">only if</w:delText>
        </w:r>
      </w:del>
      <w:del w:id="2855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2856" w:author="PR Preview" w:date="2026-01-01T00:00:00Z">
        <w:r>
          <w:delText xml:space="preserve"> </w:delText>
        </w:r>
      </w:del>
      <w:del w:id="2857" w:author="PR Preview" w:date="2026-01-01T00:00:00Z">
        <w:r>
          <w:delText xml:space="preserve">and then</w:delText>
        </w:r>
      </w:del>
      <w:del w:id="285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2859" w:author="PR Preview" w:date="2026-01-01T00:00:00Z">
        <w:r>
          <w:delText xml:space="preserve">,</w:delText>
        </w:r>
      </w:del>
      <w:del w:id="2860" w:author="PR Preview" w:date="2026-01-01T00:00:00Z">
        <w:r>
          <w:delText xml:space="preserve"> </w:delText>
        </w:r>
      </w:del>
      <w:del w:id="2861" w:author="PR Preview" w:date="2026-01-01T00:00:00Z">
        <w:r>
          <w:delText xml:space="preserve">but they are not orthonormal, since</w:delText>
        </w:r>
      </w:del>
      <w:del w:id="28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del w:id="2863" w:author="PR Preview" w:date="2026-01-01T00:00:00Z">
        <w:r>
          <w:delText xml:space="preserve">.</w:delText>
        </w:r>
      </w:del>
    </w:p>
    <w:p>
      <w:pPr>
        <w:pStyle w:val="BodyText"/>
      </w:pPr>
      <w:ins w:id="2864" w:author="PR Preview" w:date="2026-01-01T00:00:00Z">
        <w:r>
  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  </w:r>
      </w:ins>
    </w:p>
    <w:p>
      <w:pPr>
        <w:pStyle w:val="FirstParagraph"/>
      </w:pPr>
      <w:ins w:id="2865" w:author="PR Preview" w:date="2026-01-01T00:00:00Z">
        <w:r>
          <w:t xml:space="preserve">and likewise for the others.</w:t>
        </w:r>
      </w:ins>
      <w:ins w:id="2866" w:author="PR Preview" w:date="2026-01-01T00:00:00Z">
        <w:r>
          <w:t xml:space="preserve"> </w:t>
        </w:r>
      </w:ins>
      <w:ins w:id="2867" w:author="PR Preview" w:date="2026-01-01T00:00:00Z">
        <w:r>
          <w:t xml:space="preserve">They are mutually orthogonal:</w:t>
        </w:r>
      </w:ins>
      <w:ins w:id="2868" w:author="PR Preview" w:date="2026-01-01T00:00:00Z">
        <w:r>
          <w:t xml:space="preserve"> </w:t>
        </w:r>
      </w:ins>
      <w:ins w:id="2869" w:author="PR Preview" w:date="2026-01-01T00:00:00Z">
        <w:r>
          <w:t xml:space="preserve">$\mathord{\smash[b]{\underset{\raise.3ex\hbox{$\scriptstyle\sim$}}{q}}\vphantom{q}}_1 \cdot \mathord{\smash[b]{\underset{\raise.3ex\hbox{$\scriptstyle\sim$}}{q}}\vphantom{q}}_2 = 0$</w:t>
        </w:r>
      </w:ins>
      <w:ins w:id="2870" w:author="PR Preview" w:date="2026-01-01T00:00:00Z">
        <w:r>
          <w:t xml:space="preserve"> </w:t>
        </w:r>
      </w:ins>
      <w:ins w:id="2871" w:author="PR Preview" w:date="2026-01-01T00:00:00Z">
        <w:r>
          <w:t xml:space="preserve">and</w:t>
        </w:r>
      </w:ins>
      <w:ins w:id="2872" w:author="PR Preview" w:date="2026-01-01T00:00:00Z">
        <w:r>
          <w:t xml:space="preserve"> </w:t>
        </w:r>
      </w:ins>
      <w:ins w:id="2873" w:author="PR Preview" w:date="2026-01-01T00:00:00Z">
        <w:r>
          <w:t xml:space="preserve">$\mathord{\smash[b]{\underset{\raise.3ex\hbox{$\scriptstyle\sim$}}{q}}\vphantom{q}}_1 \cdot \mathord{\smash[b]{\underset{\raise.3ex\hbox{$\scriptstyle\sim$}}{q}}\vphantom{q}}_3 = 0$</w:t>
        </w:r>
      </w:ins>
      <w:ins w:id="2874" w:author="PR Preview" w:date="2026-01-01T00:00:00Z">
        <w:r>
          <w:t xml:space="preserve">,</w:t>
        </w:r>
      </w:ins>
      <w:ins w:id="2875" w:author="PR Preview" w:date="2026-01-01T00:00:00Z">
        <w:r>
          <w:t xml:space="preserve"> </w:t>
        </w:r>
      </w:ins>
      <w:ins w:id="2876" w:author="PR Preview" w:date="2026-01-01T00:00:00Z">
        <w:r>
          <w:t xml:space="preserve">because</w:t>
        </w:r>
      </w:ins>
      <w:ins w:id="2877" w:author="PR Preview" w:date="2026-01-01T00:00:00Z">
        <w:r>
          <w:t xml:space="preserve"> </w:t>
        </w:r>
      </w:ins>
      <w:ins w:id="2878" w:author="PR Preview" w:date="2026-01-01T00:00:00Z">
        <w:r>
          <w:t xml:space="preserve">$\mathord{\smash[b]{\underset{\raise.3ex\hbox{$\scriptstyle\sim$}}{q}}\vphantom{q}}_1$</w:t>
        </w:r>
      </w:ins>
      <w:ins w:id="2879" w:author="PR Preview" w:date="2026-01-01T00:00:00Z">
        <w:r>
          <w:t xml:space="preserve"> </w:t>
        </w:r>
      </w:ins>
      <w:ins w:id="2880" w:author="PR Preview" w:date="2026-01-01T00:00:00Z">
        <w:r>
          <w:t xml:space="preserve">has its only nonzero entry where the others have</w:t>
        </w:r>
      </w:ins>
      <w:ins w:id="2881" w:author="PR Preview" w:date="2026-01-01T00:00:00Z">
        <w:r>
          <w:t xml:space="preserve"> </w:t>
        </w:r>
      </w:ins>
      <m:oMath>
        <m:r>
          <m:t>0</m:t>
        </m:r>
      </m:oMath>
      <w:ins w:id="2882" w:author="PR Preview" w:date="2026-01-01T00:00:00Z">
        <w:r>
          <w:t xml:space="preserve">,</w:t>
        </w:r>
      </w:ins>
      <w:ins w:id="2883" w:author="PR Preview" w:date="2026-01-01T00:00:00Z">
        <w:r>
          <w:t xml:space="preserve"> </w:t>
        </w:r>
      </w:ins>
      <w:ins w:id="2884" w:author="PR Preview" w:date="2026-01-01T00:00:00Z">
        <w:r>
          <w:t xml:space="preserve">and</w:t>
        </w:r>
      </w:ins>
    </w:p>
    <w:p>
      <w:pPr>
        <w:pStyle w:val="BodyText"/>
      </w:pPr>
      <w:ins w:id="2885" w:author="PR Preview" w:date="2026-01-01T00:00:00Z">
        <w:r>
  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  </w:r>
      </w:ins>
    </w:p>
    <w:p>
      <w:pPr>
        <w:pStyle w:val="FirstParagraph"/>
      </w:pPr>
      <w:ins w:id="2886" w:author="PR Preview" w:date="2026-01-01T00:00:00Z">
        <w:r>
          <w:t xml:space="preserve">So by</w:t>
        </w:r>
      </w:ins>
      <w:ins w:id="2887" w:author="PR Preview" w:date="2026-01-01T00:00:00Z">
        <w:r>
          <w:t xml:space="preserve"> </w:t>
        </w:r>
      </w:ins>
      <w:hyperlink w:anchor="thm-orthonormal-independent">
        <w:ins w:id="2888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2889" w:author="PR Preview" w:date="2026-01-01T00:00:00Z">
        <w:r>
          <w:t xml:space="preserve"> </w:t>
        </w:r>
      </w:ins>
      <w:ins w:id="2890" w:author="PR Preview" w:date="2026-01-01T00:00:00Z">
        <w:r>
          <w:t xml:space="preserve">they are linearly independent,</w:t>
        </w:r>
      </w:ins>
      <w:ins w:id="2891" w:author="PR Preview" w:date="2026-01-01T00:00:00Z">
        <w:r>
          <w:t xml:space="preserve"> </w:t>
        </w:r>
      </w:ins>
      <w:ins w:id="2892" w:author="PR Preview" w:date="2026-01-01T00:00:00Z">
        <w:r>
          <w:t xml:space="preserve">with no need to solve</w:t>
        </w:r>
      </w:ins>
      <w:ins w:id="2893" w:author="PR Preview" w:date="2026-01-01T00:00:00Z">
        <w:r>
          <w:t xml:space="preserve"> </w:t>
        </w:r>
      </w:ins>
      <w:ins w:id="2894" w:author="PR Preview" w:date="2026-01-01T00:00:00Z">
        <w:r>
  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  </w:r>
      </w:ins>
      <w:ins w:id="2895" w:author="PR Preview" w:date="2026-01-01T00:00:00Z">
        <w:r>
          <w:t xml:space="preserve">.</w:t>
        </w:r>
      </w:ins>
    </w:p>
    <w:p>
      <w:pPr>
        <w:pStyle w:val="BodyText"/>
      </w:pPr>
      <w:ins w:id="2896" w:author="PR Preview" w:date="2026-01-01T00:00:00Z">
        <w:r>
          <w:t xml:space="preserve">The converse fails:</w:t>
        </w:r>
      </w:ins>
      <w:ins w:id="28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898" w:author="PR Preview" w:date="2026-01-01T00:00:00Z">
        <w:r>
          <w:t xml:space="preserve"> </w:t>
        </w:r>
      </w:ins>
      <w:ins w:id="2899" w:author="PR Preview" w:date="2026-01-01T00:00:00Z">
        <w:r>
          <w:t xml:space="preserve">and</w:t>
        </w:r>
      </w:ins>
      <w:ins w:id="290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901" w:author="PR Preview" w:date="2026-01-01T00:00:00Z">
        <w:r>
          <w:t xml:space="preserve"> </w:t>
        </w:r>
      </w:ins>
      <w:ins w:id="2902" w:author="PR Preview" w:date="2026-01-01T00:00:00Z">
        <w:r>
          <w:t xml:space="preserve">are linearly independent,</w:t>
        </w:r>
      </w:ins>
      <w:ins w:id="2903" w:author="PR Preview" w:date="2026-01-01T00:00:00Z">
        <w:r>
          <w:t xml:space="preserve"> </w:t>
        </w:r>
      </w:ins>
      <w:ins w:id="2904" w:author="PR Preview" w:date="2026-01-01T00:00:00Z">
        <w:r>
          <w:t xml:space="preserve">since</w:t>
        </w:r>
      </w:ins>
      <w:ins w:id="290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2906" w:author="PR Preview" w:date="2026-01-01T00:00:00Z">
        <w:r>
          <w:t xml:space="preserve"> </w:t>
        </w:r>
      </w:ins>
      <w:ins w:id="2907" w:author="PR Preview" w:date="2026-01-01T00:00:00Z">
        <w:r>
          <w:t xml:space="preserve">is</w:t>
        </w:r>
      </w:ins>
      <w:ins w:id="2908" w:author="PR Preview" w:date="2026-01-01T00:00:00Z">
        <w:r>
          <w:t xml:space="preserve"> </w:t>
        </w:r>
      </w:ins>
      <w:ins w:id="2909" w:author="PR Preview" w:date="2026-01-01T00:00:00Z">
        <w:r>
          <w:t xml:space="preserve">$\mathord{\smash[b]{\underset{\raise.3ex\hbox{$\scriptstyle\sim$}}{0}}\vphantom{0}}$</w:t>
        </w:r>
      </w:ins>
      <w:ins w:id="2910" w:author="PR Preview" w:date="2026-01-01T00:00:00Z">
        <w:r>
          <w:t xml:space="preserve"> </w:t>
        </w:r>
      </w:ins>
      <w:ins w:id="2911" w:author="PR Preview" w:date="2026-01-01T00:00:00Z">
        <w:r>
          <w:t xml:space="preserve">only if</w:t>
        </w:r>
      </w:ins>
      <w:ins w:id="2912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2913" w:author="PR Preview" w:date="2026-01-01T00:00:00Z">
        <w:r>
          <w:t xml:space="preserve"> </w:t>
        </w:r>
      </w:ins>
      <w:ins w:id="2914" w:author="PR Preview" w:date="2026-01-01T00:00:00Z">
        <w:r>
          <w:t xml:space="preserve">and then</w:t>
        </w:r>
      </w:ins>
      <w:ins w:id="291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2916" w:author="PR Preview" w:date="2026-01-01T00:00:00Z">
        <w:r>
          <w:t xml:space="preserve">,</w:t>
        </w:r>
      </w:ins>
      <w:ins w:id="2917" w:author="PR Preview" w:date="2026-01-01T00:00:00Z">
        <w:r>
          <w:t xml:space="preserve"> </w:t>
        </w:r>
      </w:ins>
      <w:ins w:id="2918" w:author="PR Preview" w:date="2026-01-01T00:00:00Z">
        <w:r>
          <w:t xml:space="preserve">but they are not orthonormal, since</w:t>
        </w:r>
      </w:ins>
      <w:ins w:id="291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ins w:id="2920" w:author="PR Preview" w:date="2026-01-01T00:00:00Z">
        <w:r>
          <w:t xml:space="preserve">.</w:t>
        </w:r>
      </w:ins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del w:id="2921" w:author="PR Preview" w:date="2026-01-01T00:00:00Z">
        <w:r>
          <w:delText xml:space="preserve">The indicator vectors</w:delText>
        </w:r>
      </w:del>
      <w:del w:id="292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2923" w:author="PR Preview" w:date="2026-01-01T00:00:00Z">
        <w:r>
          <w:delText xml:space="preserve"> </w:delText>
        </w:r>
      </w:del>
      <w:del w:id="2924" w:author="PR Preview" w:date="2026-01-01T00:00:00Z">
        <w:r>
          <w:delText xml:space="preserve">are orthonormal</w:delText>
        </w:r>
      </w:del>
    </w:p>
    <w:p>
      <w:pPr>
        <w:pStyle w:val="Compact"/>
        <w:numPr>
          <w:ilvl w:val="0"/>
          <w:numId w:val="1018"/>
        </w:numPr>
      </w:pPr>
      <w:ins w:id="2925" w:author="PR Preview" w:date="2026-01-01T00:00:00Z">
        <w:r>
          <w:t xml:space="preserve">The indicator vectors</w:t>
        </w:r>
      </w:ins>
      <w:ins w:id="2926" w:author="PR Preview" w:date="2026-01-01T00:00:00Z">
        <w:r>
          <w:t xml:space="preserve"> </w:t>
        </w:r>
      </w:ins>
      <w:ins w:id="2927" w:author="PR Preview" w:date="2026-01-01T00:00:00Z">
        <w:r>
  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  </w:r>
      </w:ins>
      <w:ins w:id="2928" w:author="PR Preview" w:date="2026-01-01T00:00:00Z">
        <w:r>
          <w:t xml:space="preserve"> </w:t>
        </w:r>
      </w:ins>
      <w:ins w:id="2929" w:author="PR Preview" w:date="2026-01-01T00:00:00Z">
        <w:r>
          <w:t xml:space="preserve">are orthonormal</w:t>
        </w:r>
      </w:ins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del w:id="2930" w:author="PR Preview" w:date="2026-01-01T00:00:00Z">
        <w:r>
          <w:delText xml:space="preserve">The vectors</w:delText>
        </w:r>
      </w:del>
      <w:del w:id="293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2932" w:author="PR Preview" w:date="2026-01-01T00:00:00Z">
        <w:r>
          <w:delText xml:space="preserve"> </w:delText>
        </w:r>
      </w:del>
      <w:del w:id="2933" w:author="PR Preview" w:date="2026-01-01T00:00:00Z">
        <w:r>
          <w:delText xml:space="preserve">of</w:delText>
        </w:r>
      </w:del>
      <w:del w:id="2934" w:author="PR Preview" w:date="2026-01-01T00:00:00Z">
        <w:r>
          <w:delText xml:space="preserve"> </w:delText>
        </w:r>
      </w:del>
      <w:hyperlink w:anchor="exm-orthonormal-independent">
        <w:del w:id="2935" w:author="PR Preview" w:date="2026-01-01T00:00:00Z">
          <w:r>
            <w:rPr>
              <w:rStyle w:val="Hyperlink"/>
            </w:rPr>
            <w:delText xml:space="preserve">Example 17</w:delText>
          </w:r>
        </w:del>
      </w:hyperlink>
      <w:del w:id="2936" w:author="PR Preview" w:date="2026-01-01T00:00:00Z">
        <w:r>
          <w:delText xml:space="preserve"> </w:delText>
        </w:r>
      </w:del>
      <w:del w:id="2937" w:author="PR Preview" w:date="2026-01-01T00:00:00Z">
        <w:r>
          <w:delText xml:space="preserve">are orthonormal and linearly independent,</w:delText>
        </w:r>
      </w:del>
      <w:del w:id="2938" w:author="PR Preview" w:date="2026-01-01T00:00:00Z">
        <w:r>
          <w:delText xml:space="preserve"> </w:delText>
        </w:r>
      </w:del>
      <w:del w:id="2939" w:author="PR Preview" w:date="2026-01-01T00:00:00Z">
        <w:r>
          <w:delText xml:space="preserve">so they are a basis of their span (</w:delText>
        </w:r>
      </w:del>
      <w:hyperlink r:id="rId72">
        <w:del w:id="2940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2941" w:author="PR Preview" w:date="2026-01-01T00:00:00Z">
        <w:r>
          <w:delText xml:space="preserve">),</w:delText>
        </w:r>
      </w:del>
      <w:del w:id="2942" w:author="PR Preview" w:date="2026-01-01T00:00:00Z">
        <w:r>
          <w:delText xml:space="preserve"> </w:delText>
        </w:r>
      </w:del>
      <w:del w:id="2943" w:author="PR Preview" w:date="2026-01-01T00:00:00Z">
        <w:r>
          <w:delText xml:space="preserve">which therefore has dimension</w:delText>
        </w:r>
      </w:del>
      <w:del w:id="2944" w:author="PR Preview" w:date="2026-01-01T00:00:00Z">
        <w:r>
          <w:delText xml:space="preserve"> </w:delText>
        </w:r>
      </w:del>
      <m:oMath>
        <m:r>
          <m:t>3</m:t>
        </m:r>
      </m:oMath>
      <w:del w:id="2945" w:author="PR Preview" w:date="2026-01-01T00:00:00Z">
        <w:r>
          <w:delText xml:space="preserve"> </w:delText>
        </w:r>
      </w:del>
      <w:del w:id="2946" w:author="PR Preview" w:date="2026-01-01T00:00:00Z">
        <w:r>
          <w:delText xml:space="preserve">(</w:delText>
        </w:r>
      </w:del>
      <w:hyperlink r:id="rId75">
        <w:del w:id="2947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2948" w:author="PR Preview" w:date="2026-01-01T00:00:00Z">
        <w:r>
          <w:delText xml:space="preserve">)</w:delText>
        </w:r>
      </w:del>
      <w:del w:id="2949" w:author="PR Preview" w:date="2026-01-01T00:00:00Z">
        <w:r>
          <w:delText xml:space="preserve"> </w:delText>
        </w:r>
      </w:del>
      <w:del w:id="2950" w:author="PR Preview" w:date="2026-01-01T00:00:00Z">
        <w:r>
          <w:delText xml:space="preserve">and is all of</w:delText>
        </w:r>
      </w:del>
      <w:del w:id="295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952" w:author="PR Preview" w:date="2026-01-01T00:00:00Z">
        <w:r>
          <w:delText xml:space="preserve"> </w:delText>
        </w:r>
      </w:del>
      <w:del w:id="2953" w:author="PR Preview" w:date="2026-01-01T00:00:00Z">
        <w:r>
          <w:delText xml:space="preserve">(</w:delText>
        </w:r>
      </w:del>
      <w:hyperlink r:id="rId76">
        <w:del w:id="2954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2955" w:author="PR Preview" w:date="2026-01-01T00:00:00Z">
        <w:r>
          <w:delText xml:space="preserve">,</w:delText>
        </w:r>
      </w:del>
      <w:del w:id="2956" w:author="PR Preview" w:date="2026-01-01T00:00:00Z">
        <w:r>
          <w:delText xml:space="preserve"> </w:delText>
        </w:r>
      </w:del>
      <w:hyperlink r:id="rId74">
        <w:del w:id="2957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2958" w:author="PR Preview" w:date="2026-01-01T00:00:00Z">
        <w:r>
          <w:delText xml:space="preserve">).</w:delText>
        </w:r>
      </w:del>
      <w:del w:id="2959" w:author="PR Preview" w:date="2026-01-01T00:00:00Z">
        <w:r>
          <w:delText xml:space="preserve"> </w:delText>
        </w:r>
      </w:del>
      <w:del w:id="2960" w:author="PR Preview" w:date="2026-01-01T00:00:00Z">
        <w:r>
          <w:delText xml:space="preserve">So they are an orthonormal basis of</w:delText>
        </w:r>
      </w:del>
      <w:del w:id="296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962" w:author="PR Preview" w:date="2026-01-01T00:00:00Z">
        <w:r>
          <w:delText xml:space="preserve"> </w:delText>
        </w:r>
      </w:del>
      <w:del w:id="2963" w:author="PR Preview" w:date="2026-01-01T00:00:00Z">
        <w:r>
          <w:delText xml:space="preserve">too.</w:delText>
        </w:r>
      </w:del>
    </w:p>
    <w:p>
      <w:pPr>
        <w:pStyle w:val="Compact"/>
        <w:numPr>
          <w:ilvl w:val="0"/>
          <w:numId w:val="1018"/>
        </w:numPr>
      </w:pPr>
      <w:ins w:id="2964" w:author="PR Preview" w:date="2026-01-01T00:00:00Z">
        <w:r>
          <w:t xml:space="preserve">The vectors</w:t>
        </w:r>
      </w:ins>
      <w:ins w:id="2965" w:author="PR Preview" w:date="2026-01-01T00:00:00Z">
        <w:r>
          <w:t xml:space="preserve"> </w:t>
        </w:r>
      </w:ins>
      <w:ins w:id="2966" w:author="PR Preview" w:date="2026-01-01T00:00:00Z">
        <w:r>
  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  </w:r>
      </w:ins>
      <w:ins w:id="2967" w:author="PR Preview" w:date="2026-01-01T00:00:00Z">
        <w:r>
          <w:t xml:space="preserve"> </w:t>
        </w:r>
      </w:ins>
      <w:ins w:id="2968" w:author="PR Preview" w:date="2026-01-01T00:00:00Z">
        <w:r>
          <w:t xml:space="preserve">of</w:t>
        </w:r>
      </w:ins>
      <w:ins w:id="2969" w:author="PR Preview" w:date="2026-01-01T00:00:00Z">
        <w:r>
          <w:t xml:space="preserve"> </w:t>
        </w:r>
      </w:ins>
      <w:hyperlink w:anchor="exm-orthonormal-independent">
        <w:ins w:id="2970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2971" w:author="PR Preview" w:date="2026-01-01T00:00:00Z">
        <w:r>
          <w:t xml:space="preserve"> </w:t>
        </w:r>
      </w:ins>
      <w:ins w:id="2972" w:author="PR Preview" w:date="2026-01-01T00:00:00Z">
        <w:r>
          <w:t xml:space="preserve">are orthonormal and linearly independent,</w:t>
        </w:r>
      </w:ins>
      <w:ins w:id="2973" w:author="PR Preview" w:date="2026-01-01T00:00:00Z">
        <w:r>
          <w:t xml:space="preserve"> </w:t>
        </w:r>
      </w:ins>
      <w:ins w:id="2974" w:author="PR Preview" w:date="2026-01-01T00:00:00Z">
        <w:r>
          <w:t xml:space="preserve">so they are a basis of their span (</w:t>
        </w:r>
      </w:ins>
      <w:hyperlink r:id="rId72">
        <w:ins w:id="2975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2976" w:author="PR Preview" w:date="2026-01-01T00:00:00Z">
        <w:r>
          <w:t xml:space="preserve">),</w:t>
        </w:r>
      </w:ins>
      <w:ins w:id="2977" w:author="PR Preview" w:date="2026-01-01T00:00:00Z">
        <w:r>
          <w:t xml:space="preserve"> </w:t>
        </w:r>
      </w:ins>
      <w:ins w:id="2978" w:author="PR Preview" w:date="2026-01-01T00:00:00Z">
        <w:r>
          <w:t xml:space="preserve">which therefore has dimension</w:t>
        </w:r>
      </w:ins>
      <w:ins w:id="2979" w:author="PR Preview" w:date="2026-01-01T00:00:00Z">
        <w:r>
          <w:t xml:space="preserve"> </w:t>
        </w:r>
      </w:ins>
      <m:oMath>
        <m:r>
          <m:t>3</m:t>
        </m:r>
      </m:oMath>
      <w:ins w:id="2980" w:author="PR Preview" w:date="2026-01-01T00:00:00Z">
        <w:r>
          <w:t xml:space="preserve"> </w:t>
        </w:r>
      </w:ins>
      <w:ins w:id="2981" w:author="PR Preview" w:date="2026-01-01T00:00:00Z">
        <w:r>
          <w:t xml:space="preserve">(</w:t>
        </w:r>
      </w:ins>
      <w:hyperlink r:id="rId75">
        <w:ins w:id="2982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2983" w:author="PR Preview" w:date="2026-01-01T00:00:00Z">
        <w:r>
          <w:t xml:space="preserve">)</w:t>
        </w:r>
      </w:ins>
      <w:ins w:id="2984" w:author="PR Preview" w:date="2026-01-01T00:00:00Z">
        <w:r>
          <w:t xml:space="preserve"> </w:t>
        </w:r>
      </w:ins>
      <w:ins w:id="2985" w:author="PR Preview" w:date="2026-01-01T00:00:00Z">
        <w:r>
          <w:t xml:space="preserve">and is all of</w:t>
        </w:r>
      </w:ins>
      <w:ins w:id="298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987" w:author="PR Preview" w:date="2026-01-01T00:00:00Z">
        <w:r>
          <w:t xml:space="preserve"> </w:t>
        </w:r>
      </w:ins>
      <w:ins w:id="2988" w:author="PR Preview" w:date="2026-01-01T00:00:00Z">
        <w:r>
          <w:t xml:space="preserve">(</w:t>
        </w:r>
      </w:ins>
      <w:hyperlink r:id="rId76">
        <w:ins w:id="2989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2990" w:author="PR Preview" w:date="2026-01-01T00:00:00Z">
        <w:r>
          <w:t xml:space="preserve">,</w:t>
        </w:r>
      </w:ins>
      <w:ins w:id="2991" w:author="PR Preview" w:date="2026-01-01T00:00:00Z">
        <w:r>
          <w:t xml:space="preserve"> </w:t>
        </w:r>
      </w:ins>
      <w:hyperlink r:id="rId74">
        <w:ins w:id="2992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2993" w:author="PR Preview" w:date="2026-01-01T00:00:00Z">
        <w:r>
          <w:t xml:space="preserve">).</w:t>
        </w:r>
      </w:ins>
      <w:ins w:id="2994" w:author="PR Preview" w:date="2026-01-01T00:00:00Z">
        <w:r>
          <w:t xml:space="preserve"> </w:t>
        </w:r>
      </w:ins>
      <w:ins w:id="2995" w:author="PR Preview" w:date="2026-01-01T00:00:00Z">
        <w:r>
          <w:t xml:space="preserve">So they are an orthonormal basis of</w:t>
        </w:r>
      </w:ins>
      <w:ins w:id="299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997" w:author="PR Preview" w:date="2026-01-01T00:00:00Z">
        <w:r>
          <w:t xml:space="preserve"> </w:t>
        </w:r>
      </w:ins>
      <w:ins w:id="2998" w:author="PR Preview" w:date="2026-01-01T00:00:00Z">
        <w:r>
          <w:t xml:space="preserve">too.</w:t>
        </w:r>
      </w:ins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del w:id="2999" w:author="PR Preview" w:date="2026-01-01T00:00:00Z">
        <w:r>
          <w:rPr>
            <w:b/>
            <w:bCs/>
          </w:rPr>
          <w:delText xml:space="preserve">Theorem 9 (Coordinates in an orthonormal basis are dot products)</w:delText>
        </w:r>
      </w:del>
      <w:del w:id="3000" w:author="PR Preview" w:date="2026-01-01T00:00:00Z">
        <w:r>
          <w:delText xml:space="preserve"> </w:delText>
        </w:r>
      </w:del>
      <w:del w:id="3001" w:author="PR Preview" w:date="2026-01-01T00:00:00Z">
        <w:r>
          <w:delText xml:space="preserve">If</w:delText>
        </w:r>
      </w:del>
      <w:del w:id="300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3003" w:author="PR Preview" w:date="2026-01-01T00:00:00Z">
        <w:r>
          <w:delText xml:space="preserve"> </w:delText>
        </w:r>
      </w:del>
      <w:del w:id="3004" w:author="PR Preview" w:date="2026-01-01T00:00:00Z">
        <w:r>
          <w:delText xml:space="preserve">is an orthonormal basis of a subspace</w:delText>
        </w:r>
      </w:del>
      <w:del w:id="300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3006" w:author="PR Preview" w:date="2026-01-01T00:00:00Z">
        <w:r>
          <w:delText xml:space="preserve"> </w:delText>
        </w:r>
      </w:del>
      <w:del w:id="3007" w:author="PR Preview" w:date="2026-01-01T00:00:00Z">
        <w:r>
          <w:delText xml:space="preserve">(</w:delText>
        </w:r>
      </w:del>
      <w:hyperlink w:anchor="def-orthonormal-basis">
        <w:del w:id="3008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3009" w:author="PR Preview" w:date="2026-01-01T00:00:00Z">
        <w:r>
          <w:delText xml:space="preserve">), then every</w:delText>
        </w:r>
      </w:del>
      <w:del w:id="301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3011" w:author="PR Preview" w:date="2026-01-01T00:00:00Z">
        <w:r>
          <w:delText xml:space="preserve"> </w:delText>
        </w:r>
      </w:del>
      <w:del w:id="3012" w:author="PR Preview" w:date="2026-01-01T00:00:00Z">
        <w:r>
          <w:delText xml:space="preserve">satisfies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013" w:author="PR Preview" w:date="2026-01-01T00:00:00Z">
        <w:r>
          <w:rPr>
            <w:i/>
            <w:iCs/>
          </w:rPr>
          <w:delText xml:space="preserve">Proof</w:delText>
        </w:r>
      </w:del>
      <w:del w:id="3014" w:author="PR Preview" w:date="2026-01-01T00:00:00Z">
        <w:r>
          <w:delText xml:space="preserve">. </w:delText>
        </w:r>
      </w:del>
      <w:del w:id="3015" w:author="PR Preview" w:date="2026-01-01T00:00:00Z">
        <w:r>
          <w:delText xml:space="preserve">The basis spans</w:delText>
        </w:r>
      </w:del>
      <w:del w:id="301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3017" w:author="PR Preview" w:date="2026-01-01T00:00:00Z">
        <w:r>
          <w:delText xml:space="preserve">,</w:delText>
        </w:r>
      </w:del>
      <w:del w:id="3018" w:author="PR Preview" w:date="2026-01-01T00:00:00Z">
        <w:r>
          <w:delText xml:space="preserve"> </w:delText>
        </w:r>
      </w:del>
      <w:del w:id="3019" w:author="PR Preview" w:date="2026-01-01T00:00:00Z">
        <w:r>
          <w:delText xml:space="preserve">so</w:delText>
        </w:r>
      </w:del>
      <w:del w:id="302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3021" w:author="PR Preview" w:date="2026-01-01T00:00:00Z">
        <w:r>
          <w:delText xml:space="preserve"> </w:delText>
        </w:r>
      </w:del>
      <w:del w:id="3022" w:author="PR Preview" w:date="2026-01-01T00:00:00Z">
        <w:r>
          <w:delText xml:space="preserve">for some numbers</w:delText>
        </w:r>
      </w:del>
      <w:del w:id="3023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j</m:t>
            </m:r>
          </m:sub>
        </m:sSub>
      </m:oMath>
      <w:del w:id="3024" w:author="PR Preview" w:date="2026-01-01T00:00:00Z">
        <w:r>
          <w:delText xml:space="preserve">.</w:delText>
        </w:r>
      </w:del>
      <w:del w:id="3025" w:author="PR Preview" w:date="2026-01-01T00:00:00Z">
        <w:r>
          <w:delText xml:space="preserve"> </w:delText>
        </w:r>
      </w:del>
      <w:del w:id="3026" w:author="PR Preview" w:date="2026-01-01T00:00:00Z">
        <w:r>
          <w:delText xml:space="preserve">For each</w:delText>
        </w:r>
      </w:del>
      <w:del w:id="3027" w:author="PR Preview" w:date="2026-01-01T00:00:00Z">
        <w:r>
          <w:delText xml:space="preserve"> </w:delText>
        </w:r>
      </w:del>
      <m:oMath>
        <m:r>
          <m:t>i</m:t>
        </m:r>
      </m:oMath>
      <w:del w:id="3028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029" w:author="PR Preview" w:date="2026-01-01T00:00:00Z">
        <w:r>
          <w:delText xml:space="preserve">so each coefficient</w:delText>
        </w:r>
      </w:del>
      <w:del w:id="3030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</m:oMath>
      <w:del w:id="3031" w:author="PR Preview" w:date="2026-01-01T00:00:00Z">
        <w:r>
          <w:delText xml:space="preserve"> </w:delText>
        </w:r>
      </w:del>
      <w:del w:id="3032" w:author="PR Preview" w:date="2026-01-01T00:00:00Z">
        <w:r>
          <w:delText xml:space="preserve">is</w:delText>
        </w:r>
      </w:del>
      <w:del w:id="303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34" w:author="PR Preview" w:date="2026-01-01T00:00:00Z">
        <w:r>
          <w:delText xml:space="preserve">.</w:delText>
        </w:r>
      </w:del>
    </w:p>
    <w:p>
      <w:pPr>
        <w:pStyle w:val="BodyText"/>
      </w:pPr>
      <w:del w:id="3035" w:author="PR Preview" w:date="2026-01-01T00:00:00Z">
        <w:r>
          <w:rPr>
            <w:b/>
            <w:bCs/>
          </w:rPr>
          <w:delText xml:space="preserve">Example 20 (Expanding a vector in an orthonormal basis)</w:delText>
        </w:r>
      </w:del>
      <w:del w:id="3036" w:author="PR Preview" w:date="2026-01-01T00:00:00Z">
        <w:r>
          <w:delText xml:space="preserve"> </w:delText>
        </w:r>
      </w:del>
      <w:del w:id="3037" w:author="PR Preview" w:date="2026-01-01T00:00:00Z">
        <w:r>
          <w:delText xml:space="preserve">With the orthonormal basis</w:delText>
        </w:r>
      </w:del>
      <w:del w:id="303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3039" w:author="PR Preview" w:date="2026-01-01T00:00:00Z">
        <w:r>
          <w:delText xml:space="preserve"> </w:delText>
        </w:r>
      </w:del>
      <w:del w:id="3040" w:author="PR Preview" w:date="2026-01-01T00:00:00Z">
        <w:r>
          <w:delText xml:space="preserve">of</w:delText>
        </w:r>
      </w:del>
      <w:del w:id="304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042" w:author="PR Preview" w:date="2026-01-01T00:00:00Z">
        <w:r>
          <w:delText xml:space="preserve"> </w:delText>
        </w:r>
      </w:del>
      <w:del w:id="3043" w:author="PR Preview" w:date="2026-01-01T00:00:00Z">
        <w:r>
          <w:delText xml:space="preserve">from</w:delText>
        </w:r>
      </w:del>
      <w:del w:id="3044" w:author="PR Preview" w:date="2026-01-01T00:00:00Z">
        <w:r>
          <w:delText xml:space="preserve"> </w:delText>
        </w:r>
      </w:del>
      <w:hyperlink w:anchor="exm-orthonormal-basis">
        <w:del w:id="3045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3046" w:author="PR Preview" w:date="2026-01-01T00:00:00Z">
        <w:r>
          <w:delText xml:space="preserve"> </w:delText>
        </w:r>
      </w:del>
      <w:del w:id="3047" w:author="PR Preview" w:date="2026-01-01T00:00:00Z">
        <w:r>
          <w:delText xml:space="preserve">and</w:delText>
        </w:r>
      </w:del>
      <w:del w:id="304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3049" w:author="PR Preview" w:date="2026-01-01T00:00:00Z">
        <w:r>
          <w:delText xml:space="preserve">:</w:delText>
        </w:r>
      </w:del>
      <w:del w:id="305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</m:oMath>
      <w:del w:id="3051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del w:id="3052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053" w:author="PR Preview" w:date="2026-01-01T00:00:00Z">
        <w:r>
          <w:rPr>
            <w:b/>
            <w:bCs/>
          </w:rPr>
          <w:t xml:space="preserve">Theorem 9 (Coordinates in an orthonormal basis are dot products)</w:t>
        </w:r>
      </w:ins>
      <w:ins w:id="3054" w:author="PR Preview" w:date="2026-01-01T00:00:00Z">
        <w:r>
          <w:t xml:space="preserve"> </w:t>
        </w:r>
      </w:ins>
      <w:ins w:id="3055" w:author="PR Preview" w:date="2026-01-01T00:00:00Z">
        <w:r>
          <w:t xml:space="preserve">If</w:t>
        </w:r>
      </w:ins>
      <w:ins w:id="3056" w:author="PR Preview" w:date="2026-01-01T00:00:00Z">
        <w:r>
          <w:t xml:space="preserve"> </w:t>
        </w:r>
      </w:ins>
      <w:ins w:id="3057" w:author="PR Preview" w:date="2026-01-01T00:00:00Z">
        <w:r>
          <w:t xml:space="preserve">$\mathord{\smash[b]{\underset{\raise.3ex\hbox{$\scriptstyle\sim$}}{q}}\vphantom{q}}_1, \ldots, \mathord{\smash[b]{\underset{\raise.3ex\hbox{$\scriptstyle\sim$}}{q}}\vphantom{q}}_k$</w:t>
        </w:r>
      </w:ins>
      <w:ins w:id="3058" w:author="PR Preview" w:date="2026-01-01T00:00:00Z">
        <w:r>
          <w:t xml:space="preserve"> </w:t>
        </w:r>
      </w:ins>
      <w:ins w:id="3059" w:author="PR Preview" w:date="2026-01-01T00:00:00Z">
        <w:r>
          <w:t xml:space="preserve">is an orthonormal basis of a subspace</w:t>
        </w:r>
      </w:ins>
      <w:ins w:id="306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3061" w:author="PR Preview" w:date="2026-01-01T00:00:00Z">
        <w:r>
          <w:t xml:space="preserve"> </w:t>
        </w:r>
      </w:ins>
      <w:ins w:id="3062" w:author="PR Preview" w:date="2026-01-01T00:00:00Z">
        <w:r>
          <w:t xml:space="preserve">(</w:t>
        </w:r>
      </w:ins>
      <w:hyperlink w:anchor="def-orthonormal-basis">
        <w:ins w:id="3063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3064" w:author="PR Preview" w:date="2026-01-01T00:00:00Z">
        <w:r>
          <w:t xml:space="preserve">), then every</w:t>
        </w:r>
      </w:ins>
      <w:ins w:id="3065" w:author="PR Preview" w:date="2026-01-01T00:00:00Z">
        <w:r>
          <w:t xml:space="preserve"> </w:t>
        </w:r>
      </w:ins>
      <w:ins w:id="3066" w:author="PR Preview" w:date="2026-01-01T00:00:00Z">
        <w:r>
          <w:t xml:space="preserve">$\mathord{\smash[b]{\underset{\raise.3ex\hbox{$\scriptstyle\sim$}}{x}}\vphantom{x}} \in \mathcal{S}$</w:t>
        </w:r>
      </w:ins>
      <w:ins w:id="3067" w:author="PR Preview" w:date="2026-01-01T00:00:00Z">
        <w:r>
          <w:t xml:space="preserve"> </w:t>
        </w:r>
      </w:ins>
      <w:ins w:id="3068" w:author="PR Preview" w:date="2026-01-01T00:00:00Z">
        <w:r>
          <w:t xml:space="preserve">satisfies</w:t>
        </w:r>
      </w:ins>
    </w:p>
    <w:p>
      <w:pPr>
        <w:pStyle w:val="BodyText"/>
      </w:pPr>
      <w:ins w:id="3069" w:author="PR Preview" w:date="2026-01-01T00:00:00Z">
        <w:r>
  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  </w:r>
      </w:ins>
    </w:p>
    <w:bookmarkEnd w:id="81"/>
    <w:p>
      <w:pPr>
        <w:pStyle w:val="FirstParagraph"/>
      </w:pPr>
      <w:ins w:id="3070" w:author="PR Preview" w:date="2026-01-01T00:00:00Z">
        <w:r>
          <w:rPr>
            <w:i/>
            <w:iCs/>
          </w:rPr>
          <w:t xml:space="preserve">Proof</w:t>
        </w:r>
      </w:ins>
      <w:ins w:id="3071" w:author="PR Preview" w:date="2026-01-01T00:00:00Z">
        <w:r>
          <w:t xml:space="preserve">. </w:t>
        </w:r>
      </w:ins>
      <w:ins w:id="3072" w:author="PR Preview" w:date="2026-01-01T00:00:00Z">
        <w:r>
          <w:t xml:space="preserve">The basis spans</w:t>
        </w:r>
      </w:ins>
      <w:ins w:id="307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3074" w:author="PR Preview" w:date="2026-01-01T00:00:00Z">
        <w:r>
          <w:t xml:space="preserve">,</w:t>
        </w:r>
      </w:ins>
      <w:ins w:id="3075" w:author="PR Preview" w:date="2026-01-01T00:00:00Z">
        <w:r>
          <w:t xml:space="preserve"> </w:t>
        </w:r>
      </w:ins>
      <w:ins w:id="3076" w:author="PR Preview" w:date="2026-01-01T00:00:00Z">
        <w:r>
          <w:t xml:space="preserve">so</w:t>
        </w:r>
      </w:ins>
      <w:ins w:id="3077" w:author="PR Preview" w:date="2026-01-01T00:00:00Z">
        <w:r>
          <w:t xml:space="preserve"> </w:t>
        </w:r>
      </w:ins>
      <w:ins w:id="3078" w:author="PR Preview" w:date="2026-01-01T00:00:00Z">
        <w:r>
          <w:t xml:space="preserve">$\mathord{\smash[b]{\underset{\raise.3ex\hbox{$\scriptstyle\sim$}}{x}}\vphantom{x}} = \sum_{j=1}^{k} c_j \mathord{\smash[b]{\underset{\raise.3ex\hbox{$\scriptstyle\sim$}}{q}}\vphantom{q}}_j$</w:t>
        </w:r>
      </w:ins>
      <w:ins w:id="3079" w:author="PR Preview" w:date="2026-01-01T00:00:00Z">
        <w:r>
          <w:t xml:space="preserve"> </w:t>
        </w:r>
      </w:ins>
      <w:ins w:id="3080" w:author="PR Preview" w:date="2026-01-01T00:00:00Z">
        <w:r>
          <w:t xml:space="preserve">for some numbers</w:t>
        </w:r>
      </w:ins>
      <w:ins w:id="308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j</m:t>
            </m:r>
          </m:sub>
        </m:sSub>
      </m:oMath>
      <w:ins w:id="3082" w:author="PR Preview" w:date="2026-01-01T00:00:00Z">
        <w:r>
          <w:t xml:space="preserve">.</w:t>
        </w:r>
      </w:ins>
      <w:ins w:id="3083" w:author="PR Preview" w:date="2026-01-01T00:00:00Z">
        <w:r>
          <w:t xml:space="preserve"> </w:t>
        </w:r>
      </w:ins>
      <w:ins w:id="3084" w:author="PR Preview" w:date="2026-01-01T00:00:00Z">
        <w:r>
          <w:t xml:space="preserve">For each</w:t>
        </w:r>
      </w:ins>
      <w:ins w:id="3085" w:author="PR Preview" w:date="2026-01-01T00:00:00Z">
        <w:r>
          <w:t xml:space="preserve"> </w:t>
        </w:r>
      </w:ins>
      <m:oMath>
        <m:r>
          <m:t>i</m:t>
        </m:r>
      </m:oMath>
      <w:ins w:id="3086" w:author="PR Preview" w:date="2026-01-01T00:00:00Z">
        <w:r>
          <w:t xml:space="preserve">,</w:t>
        </w:r>
      </w:ins>
    </w:p>
    <w:p>
      <w:pPr>
        <w:pStyle w:val="BodyText"/>
      </w:pPr>
      <w:ins w:id="3087" w:author="PR Preview" w:date="2026-01-01T00:00:00Z">
        <w:r>
  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  </w:r>
      </w:ins>
    </w:p>
    <w:p>
      <w:pPr>
        <w:pStyle w:val="FirstParagraph"/>
      </w:pPr>
      <w:ins w:id="3088" w:author="PR Preview" w:date="2026-01-01T00:00:00Z">
        <w:r>
          <w:t xml:space="preserve">so each coefficient</w:t>
        </w:r>
      </w:ins>
      <w:ins w:id="308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</m:oMath>
      <w:ins w:id="3090" w:author="PR Preview" w:date="2026-01-01T00:00:00Z">
        <w:r>
          <w:t xml:space="preserve"> </w:t>
        </w:r>
      </w:ins>
      <w:ins w:id="3091" w:author="PR Preview" w:date="2026-01-01T00:00:00Z">
        <w:r>
          <w:t xml:space="preserve">is</w:t>
        </w:r>
      </w:ins>
      <w:ins w:id="3092" w:author="PR Preview" w:date="2026-01-01T00:00:00Z">
        <w:r>
          <w:t xml:space="preserve"> </w:t>
        </w:r>
      </w:ins>
      <w:ins w:id="3093" w:author="PR Preview" w:date="2026-01-01T00:00:00Z">
        <w:r>
          <w:t xml:space="preserve">$\mathord{\smash[b]{\underset{\raise.3ex\hbox{$\scriptstyle\sim$}}{q}}\vphantom{q}}_i \cdot \mathord{\smash[b]{\underset{\raise.3ex\hbox{$\scriptstyle\sim$}}{x}}\vphantom{x}}$</w:t>
        </w:r>
      </w:ins>
      <w:ins w:id="3094" w:author="PR Preview" w:date="2026-01-01T00:00:00Z">
        <w:r>
          <w:t xml:space="preserve">.</w:t>
        </w:r>
      </w:ins>
    </w:p>
    <w:bookmarkStart w:id="82" w:name="exm-orthonormal-expansion"/>
    <w:p>
      <w:pPr>
        <w:pStyle w:val="BodyText"/>
      </w:pPr>
      <w:ins w:id="3095" w:author="PR Preview" w:date="2026-01-01T00:00:00Z">
        <w:r>
          <w:rPr>
            <w:b/>
            <w:bCs/>
          </w:rPr>
          <w:t xml:space="preserve">Example 20 (Expanding a vector in an orthonormal basis)</w:t>
        </w:r>
      </w:ins>
      <w:ins w:id="3096" w:author="PR Preview" w:date="2026-01-01T00:00:00Z">
        <w:r>
          <w:t xml:space="preserve"> </w:t>
        </w:r>
      </w:ins>
      <w:ins w:id="3097" w:author="PR Preview" w:date="2026-01-01T00:00:00Z">
        <w:r>
          <w:t xml:space="preserve">With the orthonormal basis</w:t>
        </w:r>
      </w:ins>
      <w:ins w:id="3098" w:author="PR Preview" w:date="2026-01-01T00:00:00Z">
        <w:r>
          <w:t xml:space="preserve"> </w:t>
        </w:r>
      </w:ins>
      <w:ins w:id="3099" w:author="PR Preview" w:date="2026-01-01T00:00:00Z">
        <w:r>
  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  </w:r>
      </w:ins>
      <w:ins w:id="3100" w:author="PR Preview" w:date="2026-01-01T00:00:00Z">
        <w:r>
          <w:t xml:space="preserve"> </w:t>
        </w:r>
      </w:ins>
      <w:ins w:id="3101" w:author="PR Preview" w:date="2026-01-01T00:00:00Z">
        <w:r>
          <w:t xml:space="preserve">of</w:t>
        </w:r>
      </w:ins>
      <w:ins w:id="310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3103" w:author="PR Preview" w:date="2026-01-01T00:00:00Z">
        <w:r>
          <w:t xml:space="preserve"> </w:t>
        </w:r>
      </w:ins>
      <w:ins w:id="3104" w:author="PR Preview" w:date="2026-01-01T00:00:00Z">
        <w:r>
          <w:t xml:space="preserve">from</w:t>
        </w:r>
      </w:ins>
      <w:ins w:id="3105" w:author="PR Preview" w:date="2026-01-01T00:00:00Z">
        <w:r>
          <w:t xml:space="preserve"> </w:t>
        </w:r>
      </w:ins>
      <w:hyperlink w:anchor="exm-orthonormal-basis">
        <w:ins w:id="3106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3107" w:author="PR Preview" w:date="2026-01-01T00:00:00Z">
        <w:r>
          <w:t xml:space="preserve"> </w:t>
        </w:r>
      </w:ins>
      <w:ins w:id="3108" w:author="PR Preview" w:date="2026-01-01T00:00:00Z">
        <w:r>
          <w:t xml:space="preserve">and</w:t>
        </w:r>
      </w:ins>
      <w:ins w:id="3109" w:author="PR Preview" w:date="2026-01-01T00:00:00Z">
        <w:r>
          <w:t xml:space="preserve"> </w:t>
        </w:r>
      </w:ins>
      <w:ins w:id="3110" w:author="PR Preview" w:date="2026-01-01T00:00:00Z">
        <w:r>
          <w:t xml:space="preserve">$\mathord{\smash[b]{\underset{\raise.3ex\hbox{$\scriptstyle\sim$}}{x}}\vphantom{x}} = (1, 2, 3)$</w:t>
        </w:r>
      </w:ins>
      <w:ins w:id="3111" w:author="PR Preview" w:date="2026-01-01T00:00:00Z">
        <w:r>
          <w:t xml:space="preserve">:</w:t>
        </w:r>
      </w:ins>
      <w:ins w:id="3112" w:author="PR Preview" w:date="2026-01-01T00:00:00Z">
        <w:r>
          <w:t xml:space="preserve"> </w:t>
        </w:r>
      </w:ins>
      <w:ins w:id="3113" w:author="PR Preview" w:date="2026-01-01T00:00:00Z">
        <w:r>
          <w:t xml:space="preserve">$\mathord{\smash[b]{\underset{\raise.3ex\hbox{$\scriptstyle\sim$}}{q}}\vphantom{q}}_1 \cdot \mathord{\smash[b]{\underset{\raise.3ex\hbox{$\scriptstyle\sim$}}{x}}\vphantom{x}} = 3$</w:t>
        </w:r>
      </w:ins>
      <w:ins w:id="3114" w:author="PR Preview" w:date="2026-01-01T00:00:00Z">
        <w:r>
          <w:t xml:space="preserve">,</w:t>
        </w:r>
      </w:ins>
    </w:p>
    <w:p>
      <w:pPr>
        <w:pStyle w:val="BodyText"/>
      </w:pPr>
      <w:ins w:id="3115" w:author="PR Preview" w:date="2026-01-01T00:00:00Z">
        <w:r>
  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  </w:r>
      </w:ins>
    </w:p>
    <w:p>
      <w:pPr>
        <w:pStyle w:val="FirstParagraph"/>
      </w:pPr>
      <w:ins w:id="3116" w:author="PR Preview" w:date="2026-01-01T00:00:00Z">
        <w:r>
          <w:t xml:space="preserve">and</w:t>
        </w:r>
      </w:ins>
    </w:p>
    <w:p>
      <w:pPr>
        <w:pStyle w:val="BodyText"/>
      </w:pPr>
      <w:ins w:id="3117" w:author="PR Preview" w:date="2026-01-01T00:00:00Z">
        <w:r>
  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  </w:r>
      </w:ins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del w:id="3118" w:author="PR Preview" w:date="2026-01-01T00:00:00Z">
        <w:r>
          <w:delText xml:space="preserve">which is</w:delText>
        </w:r>
      </w:del>
      <w:del w:id="311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20" w:author="PR Preview" w:date="2026-01-01T00:00:00Z">
        <w:r>
          <w:delText xml:space="preserve">, as</w:delText>
        </w:r>
      </w:del>
      <w:del w:id="3121" w:author="PR Preview" w:date="2026-01-01T00:00:00Z">
        <w:r>
          <w:delText xml:space="preserve"> </w:delText>
        </w:r>
      </w:del>
      <w:hyperlink w:anchor="thm-orthonormal-expansion">
        <w:del w:id="3122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3123" w:author="PR Preview" w:date="2026-01-01T00:00:00Z">
        <w:r>
          <w:delText xml:space="preserve"> </w:delText>
        </w:r>
      </w:del>
      <w:del w:id="3124" w:author="PR Preview" w:date="2026-01-01T00:00:00Z">
        <w:r>
          <w:delText xml:space="preserve">says.</w:delText>
        </w:r>
      </w:del>
    </w:p>
    <w:p>
      <w:pPr>
        <w:pStyle w:val="BodyText"/>
      </w:pPr>
      <w:del w:id="3125" w:author="PR Preview" w:date="2026-01-01T00:00:00Z">
        <w:r>
          <w:rPr>
            <w:b/>
            <w:bCs/>
          </w:rPr>
          <w:delText xml:space="preserve">Definition 11 (Gram-Schmidt process)</w:delText>
        </w:r>
      </w:del>
      <w:del w:id="3126" w:author="PR Preview" w:date="2026-01-01T00:00:00Z">
        <w:r>
          <w:delText xml:space="preserve"> </w:delText>
        </w:r>
      </w:del>
      <w:del w:id="3127" w:author="PR Preview" w:date="2026-01-01T00:00:00Z">
        <w:r>
          <w:delText xml:space="preserve">The</w:delText>
        </w:r>
      </w:del>
      <w:del w:id="3128" w:author="PR Preview" w:date="2026-01-01T00:00:00Z">
        <w:r>
          <w:delText xml:space="preserve"> </w:delText>
        </w:r>
      </w:del>
      <w:del w:id="3129" w:author="PR Preview" w:date="2026-01-01T00:00:00Z">
        <w:r>
          <w:rPr>
            <w:b/>
            <w:bCs/>
          </w:rPr>
          <w:delText xml:space="preserve">Gram-Schmidt process</w:delText>
        </w:r>
      </w:del>
      <w:del w:id="3130" w:author="PR Preview" w:date="2026-01-01T00:00:00Z">
        <w:r>
          <w:delText xml:space="preserve"> </w:delText>
        </w:r>
      </w:del>
      <w:del w:id="3131" w:author="PR Preview" w:date="2026-01-01T00:00:00Z">
        <w:r>
          <w:delText xml:space="preserve">takes vectors</w:delText>
        </w:r>
      </w:del>
      <w:del w:id="313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133" w:author="PR Preview" w:date="2026-01-01T00:00:00Z">
        <w:r>
          <w:delText xml:space="preserve"> </w:delText>
        </w:r>
      </w:del>
      <w:del w:id="3134" w:author="PR Preview" w:date="2026-01-01T00:00:00Z">
        <w:r>
          <w:delText xml:space="preserve">and, for</w:delText>
        </w:r>
      </w:del>
      <w:del w:id="313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3136" w:author="PR Preview" w:date="2026-01-01T00:00:00Z">
        <w:r>
          <w:delText xml:space="preserve"> </w:delText>
        </w:r>
      </w:del>
      <w:del w:id="3137" w:author="PR Preview" w:date="2026-01-01T00:00:00Z">
        <w:r>
          <w:delText xml:space="preserve">in turn:</w:delText>
        </w:r>
      </w:del>
    </w:p>
    <w:p>
      <w:pPr>
        <w:pStyle w:val="Compact"/>
        <w:numPr>
          <w:ilvl w:val="0"/>
          <w:numId w:val="1020"/>
        </w:numPr>
      </w:pPr>
      <w:del w:id="3138" w:author="PR Preview" w:date="2026-01-01T00:00:00Z">
        <w:r>
          <w:rPr>
            <w:b/>
            <w:bCs/>
          </w:rPr>
          <w:delText xml:space="preserve">Orthogonalize:</w:delText>
        </w:r>
      </w:del>
      <w:del w:id="3139" w:author="PR Preview" w:date="2026-01-01T00:00:00Z">
        <w:r>
          <w:delText xml:space="preserve"> </w:delText>
        </w:r>
      </w:del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3140" w:author="PR Preview" w:date="2026-01-01T00:00:00Z">
        <w:r>
          <w:delText xml:space="preserve"> </w:delText>
        </w:r>
      </w:del>
      <w:del w:id="3141" w:author="PR Preview" w:date="2026-01-01T00:00:00Z">
        <w:r>
          <w:delText xml:space="preserve">(for</w:delText>
        </w:r>
      </w:del>
      <w:del w:id="314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</m:oMath>
      <w:del w:id="3143" w:author="PR Preview" w:date="2026-01-01T00:00:00Z">
        <w:r>
          <w:delText xml:space="preserve"> </w:delText>
        </w:r>
      </w:del>
      <w:del w:id="3144" w:author="PR Preview" w:date="2026-01-01T00:00:00Z">
        <w:r>
          <w:delText xml:space="preserve">the sum is empty, so</w:delText>
        </w:r>
      </w:del>
      <w:del w:id="3145" w:author="PR Preview" w:date="2026-01-01T00:00:00Z">
        <w:r>
          <w:delText xml:space="preserve"> </w:delText>
        </w:r>
      </w:del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del w:id="3146" w:author="PR Preview" w:date="2026-01-01T00:00:00Z">
        <w:r>
          <w:delText xml:space="preserve">);</w:delText>
        </w:r>
      </w:del>
    </w:p>
    <w:p>
      <w:pPr>
        <w:pStyle w:val="Compact"/>
        <w:numPr>
          <w:ilvl w:val="0"/>
          <w:numId w:val="1020"/>
        </w:numPr>
      </w:pPr>
      <w:del w:id="3147" w:author="PR Preview" w:date="2026-01-01T00:00:00Z">
        <w:r>
          <w:rPr>
            <w:b/>
            <w:bCs/>
          </w:rPr>
          <w:delText xml:space="preserve">Test:</w:delText>
        </w:r>
      </w:del>
      <w:del w:id="3148" w:author="PR Preview" w:date="2026-01-01T00:00:00Z">
        <w:r>
          <w:delText xml:space="preserve"> </w:delText>
        </w:r>
      </w:del>
      <w:del w:id="3149" w:author="PR Preview" w:date="2026-01-01T00:00:00Z">
        <w:r>
          <w:delText xml:space="preserve">if</w:delText>
        </w:r>
      </w:del>
      <w:del w:id="3150" w:author="PR Preview" w:date="2026-01-01T00:00:00Z">
        <w:r>
          <w:delText xml:space="preserve"> </w:delText>
        </w:r>
      </w:del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51" w:author="PR Preview" w:date="2026-01-01T00:00:00Z">
        <w:r>
          <w:delText xml:space="preserve">, stop;</w:delText>
        </w:r>
      </w:del>
    </w:p>
    <w:p>
      <w:pPr>
        <w:pStyle w:val="Compact"/>
        <w:numPr>
          <w:ilvl w:val="0"/>
          <w:numId w:val="1020"/>
        </w:numPr>
      </w:pPr>
      <w:del w:id="3152" w:author="PR Preview" w:date="2026-01-01T00:00:00Z">
        <w:r>
          <w:rPr>
            <w:b/>
            <w:bCs/>
          </w:rPr>
          <w:delText xml:space="preserve">Normalize:</w:delText>
        </w:r>
      </w:del>
      <w:del w:id="315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del w:id="3154" w:author="PR Preview" w:date="2026-01-01T00:00:00Z">
        <w:r>
          <w:delText xml:space="preserve">.</w:delText>
        </w:r>
      </w:del>
    </w:p>
    <w:p>
      <w:pPr>
        <w:pStyle w:val="FirstParagraph"/>
      </w:pPr>
      <w:del w:id="3155" w:author="PR Preview" w:date="2026-01-01T00:00:00Z">
        <w:r>
          <w:delText xml:space="preserve">The output is the list</w:delText>
        </w:r>
      </w:del>
      <w:del w:id="315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3157" w:author="PR Preview" w:date="2026-01-01T00:00:00Z">
        <w:r>
          <w:delText xml:space="preserve"> </w:delText>
        </w:r>
      </w:del>
      <w:del w:id="3158" w:author="PR Preview" w:date="2026-01-01T00:00:00Z">
        <w:r>
          <w:delText xml:space="preserve">produced before the process stops,</w:delText>
        </w:r>
      </w:del>
      <w:del w:id="3159" w:author="PR Preview" w:date="2026-01-01T00:00:00Z">
        <w:r>
          <w:delText xml:space="preserve"> </w:delText>
        </w:r>
      </w:del>
      <w:del w:id="3160" w:author="PR Preview" w:date="2026-01-01T00:00:00Z">
        <w:r>
          <w:delText xml:space="preserve">or all</w:delText>
        </w:r>
      </w:del>
      <w:del w:id="3161" w:author="PR Preview" w:date="2026-01-01T00:00:00Z">
        <w:r>
          <w:delText xml:space="preserve"> </w:delText>
        </w:r>
      </w:del>
      <m:oMath>
        <m:r>
          <m:t>k</m:t>
        </m:r>
      </m:oMath>
      <w:del w:id="3162" w:author="PR Preview" w:date="2026-01-01T00:00:00Z">
        <w:r>
          <w:delText xml:space="preserve"> </w:delText>
        </w:r>
      </w:del>
      <w:del w:id="3163" w:author="PR Preview" w:date="2026-01-01T00:00:00Z">
        <w:r>
          <w:delText xml:space="preserve">of them if it never stops.</w:delText>
        </w:r>
      </w:del>
    </w:p>
    <w:p>
      <w:pPr>
        <w:pStyle w:val="BodyText"/>
      </w:pPr>
      <w:del w:id="3164" w:author="PR Preview" w:date="2026-01-01T00:00:00Z">
        <w:r>
          <w:rPr>
            <w:b/>
            <w:bCs/>
          </w:rPr>
          <w:delText xml:space="preserve">Example 21 (Two steps of Gram-Schmidt in</w:delText>
        </w:r>
      </w:del>
      <w:del w:id="3165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166" w:author="PR Preview" w:date="2026-01-01T00:00:00Z">
        <w:r>
          <w:rPr>
            <w:b/>
            <w:bCs/>
          </w:rPr>
          <w:delText xml:space="preserve">)</w:delText>
        </w:r>
      </w:del>
      <w:del w:id="3167" w:author="PR Preview" w:date="2026-01-01T00:00:00Z">
        <w:r>
          <w:delText xml:space="preserve"> </w:delText>
        </w:r>
      </w:del>
      <w:del w:id="3168" w:author="PR Preview" w:date="2026-01-01T00:00:00Z">
        <w:r>
          <w:delText xml:space="preserve">Let</w:delText>
        </w:r>
      </w:del>
      <w:del w:id="316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170" w:author="PR Preview" w:date="2026-01-01T00:00:00Z">
        <w:r>
          <w:delText xml:space="preserve"> </w:delText>
        </w:r>
      </w:del>
      <w:del w:id="3171" w:author="PR Preview" w:date="2026-01-01T00:00:00Z">
        <w:r>
          <w:delText xml:space="preserve">and</w:delText>
        </w:r>
      </w:del>
      <w:del w:id="317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173" w:author="PR Preview" w:date="2026-01-01T00:00:00Z">
        <w:r>
          <w:delText xml:space="preserve">.</w:delText>
        </w:r>
      </w:del>
    </w:p>
    <w:p>
      <w:pPr>
        <w:numPr>
          <w:ilvl w:val="0"/>
          <w:numId w:val="1021"/>
        </w:numPr>
      </w:pPr>
      <w:del w:id="3174" w:author="PR Preview" w:date="2026-01-01T00:00:00Z">
        <w:r>
          <w:rPr>
            <w:b/>
            <w:bCs/>
          </w:rPr>
          <w:delText xml:space="preserve">Step 1.</w:delText>
        </w:r>
      </w:del>
      <w:del w:id="3175" w:author="PR Preview" w:date="2026-01-01T00:00:00Z">
        <w:r>
          <w:delText xml:space="preserve"> </w:delText>
        </w:r>
      </w:del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176" w:author="PR Preview" w:date="2026-01-01T00:00:00Z">
        <w:r>
          <w:delText xml:space="preserve">, with norm</w:delText>
        </w:r>
      </w:del>
      <w:del w:id="3177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2</m:t>
            </m:r>
          </m:e>
        </m:rad>
      </m:oMath>
      <w:del w:id="3178" w:author="PR Preview" w:date="2026-01-01T00:00:00Z">
        <w:r>
          <w:delText xml:space="preserve">,</w:delText>
        </w:r>
      </w:del>
      <w:del w:id="3179" w:author="PR Preview" w:date="2026-01-01T00:00:00Z">
        <w:r>
          <w:delText xml:space="preserve"> </w:delText>
        </w:r>
      </w:del>
      <w:del w:id="3180" w:author="PR Preview" w:date="2026-01-01T00:00:00Z">
        <w:r>
          <w:delText xml:space="preserve">so</w:delText>
        </w:r>
      </w:del>
      <w:del w:id="318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182" w:author="PR Preview" w:date="2026-01-01T00:00:00Z">
        <w:r>
          <w:delText xml:space="preserve">.</w:delText>
        </w:r>
      </w:del>
    </w:p>
    <w:p>
      <w:pPr>
        <w:pStyle w:val="BodyText"/>
      </w:pPr>
      <w:ins w:id="3183" w:author="PR Preview" w:date="2026-01-01T00:00:00Z">
        <w:r>
  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  </w:r>
      </w:ins>
    </w:p>
    <w:p>
      <w:pPr>
        <w:pStyle w:val="FirstParagraph"/>
      </w:pPr>
      <w:ins w:id="3184" w:author="PR Preview" w:date="2026-01-01T00:00:00Z">
        <w:r>
          <w:t xml:space="preserve">which is</w:t>
        </w:r>
      </w:ins>
      <w:ins w:id="3185" w:author="PR Preview" w:date="2026-01-01T00:00:00Z">
        <w:r>
          <w:t xml:space="preserve"> </w:t>
        </w:r>
      </w:ins>
      <w:ins w:id="3186" w:author="PR Preview" w:date="2026-01-01T00:00:00Z">
        <w:r>
          <w:t xml:space="preserve">$\mathord{\smash[b]{\underset{\raise.3ex\hbox{$\scriptstyle\sim$}}{x}}\vphantom{x}}$</w:t>
        </w:r>
      </w:ins>
      <w:ins w:id="3187" w:author="PR Preview" w:date="2026-01-01T00:00:00Z">
        <w:r>
          <w:t xml:space="preserve">, as</w:t>
        </w:r>
      </w:ins>
      <w:ins w:id="3188" w:author="PR Preview" w:date="2026-01-01T00:00:00Z">
        <w:r>
          <w:t xml:space="preserve"> </w:t>
        </w:r>
      </w:ins>
      <w:hyperlink w:anchor="thm-orthonormal-expansion">
        <w:ins w:id="3189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3190" w:author="PR Preview" w:date="2026-01-01T00:00:00Z">
        <w:r>
          <w:t xml:space="preserve"> </w:t>
        </w:r>
      </w:ins>
      <w:ins w:id="3191" w:author="PR Preview" w:date="2026-01-01T00:00:00Z">
        <w:r>
          <w:t xml:space="preserve">says.</w:t>
        </w:r>
      </w:ins>
    </w:p>
    <w:bookmarkEnd w:id="82"/>
    <w:bookmarkStart w:id="83" w:name="def-gram-schmidt"/>
    <w:p>
      <w:pPr>
        <w:pStyle w:val="BodyText"/>
      </w:pPr>
      <w:ins w:id="3192" w:author="PR Preview" w:date="2026-01-01T00:00:00Z">
        <w:r>
          <w:rPr>
            <w:b/>
            <w:bCs/>
          </w:rPr>
          <w:t xml:space="preserve">Definition 11 (Gram-Schmidt process)</w:t>
        </w:r>
      </w:ins>
      <w:ins w:id="3193" w:author="PR Preview" w:date="2026-01-01T00:00:00Z">
        <w:r>
          <w:t xml:space="preserve"> </w:t>
        </w:r>
      </w:ins>
      <w:ins w:id="3194" w:author="PR Preview" w:date="2026-01-01T00:00:00Z">
        <w:r>
          <w:t xml:space="preserve">The</w:t>
        </w:r>
      </w:ins>
      <w:ins w:id="3195" w:author="PR Preview" w:date="2026-01-01T00:00:00Z">
        <w:r>
          <w:t xml:space="preserve"> </w:t>
        </w:r>
      </w:ins>
      <w:ins w:id="3196" w:author="PR Preview" w:date="2026-01-01T00:00:00Z">
        <w:r>
          <w:rPr>
            <w:b/>
            <w:bCs/>
          </w:rPr>
          <w:t xml:space="preserve">Gram-Schmidt process</w:t>
        </w:r>
      </w:ins>
      <w:ins w:id="3197" w:author="PR Preview" w:date="2026-01-01T00:00:00Z">
        <w:r>
          <w:t xml:space="preserve"> </w:t>
        </w:r>
      </w:ins>
      <w:ins w:id="3198" w:author="PR Preview" w:date="2026-01-01T00:00:00Z">
        <w:r>
          <w:t xml:space="preserve">takes vectors</w:t>
        </w:r>
      </w:ins>
      <w:ins w:id="3199" w:author="PR Preview" w:date="2026-01-01T00:00:00Z">
        <w:r>
          <w:t xml:space="preserve"> </w:t>
        </w:r>
      </w:ins>
      <w:ins w:id="3200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\mathord{\smash[b]{\underset{\raise.3ex\hbox{$\scriptstyle\sim$}}{a}}\vphantom{a}}_k \in \mathbb{R}^p$</w:t>
        </w:r>
      </w:ins>
      <w:ins w:id="3201" w:author="PR Preview" w:date="2026-01-01T00:00:00Z">
        <w:r>
          <w:t xml:space="preserve"> </w:t>
        </w:r>
      </w:ins>
      <w:ins w:id="3202" w:author="PR Preview" w:date="2026-01-01T00:00:00Z">
        <w:r>
          <w:t xml:space="preserve">and, for</w:t>
        </w:r>
      </w:ins>
      <w:ins w:id="320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3204" w:author="PR Preview" w:date="2026-01-01T00:00:00Z">
        <w:r>
          <w:t xml:space="preserve"> </w:t>
        </w:r>
      </w:ins>
      <w:ins w:id="3205" w:author="PR Preview" w:date="2026-01-01T00:00:00Z">
        <w:r>
          <w:t xml:space="preserve">in turn:</w:t>
        </w:r>
      </w:ins>
    </w:p>
    <w:p>
      <w:pPr>
        <w:pStyle w:val="Compact"/>
        <w:numPr>
          <w:ilvl w:val="0"/>
          <w:numId w:val="1020"/>
        </w:numPr>
      </w:pPr>
      <w:ins w:id="3206" w:author="PR Preview" w:date="2026-01-01T00:00:00Z">
        <w:r>
          <w:rPr>
            <w:b/>
            <w:bCs/>
          </w:rPr>
          <w:t xml:space="preserve">Orthogonalize:</w:t>
        </w:r>
      </w:ins>
      <w:ins w:id="3207" w:author="PR Preview" w:date="2026-01-01T00:00:00Z">
        <w:r>
          <w:t xml:space="preserve"> </w:t>
        </w:r>
      </w:ins>
      <w:ins w:id="3208" w:author="PR Preview" w:date="2026-01-01T00:00:00Z">
        <w:r>
  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  </w:r>
      </w:ins>
      <w:ins w:id="3209" w:author="PR Preview" w:date="2026-01-01T00:00:00Z">
        <w:r>
          <w:t xml:space="preserve"> </w:t>
        </w:r>
      </w:ins>
      <w:ins w:id="3210" w:author="PR Preview" w:date="2026-01-01T00:00:00Z">
        <w:r>
          <w:t xml:space="preserve">(for</w:t>
        </w:r>
      </w:ins>
      <w:ins w:id="321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</m:oMath>
      <w:ins w:id="3212" w:author="PR Preview" w:date="2026-01-01T00:00:00Z">
        <w:r>
          <w:t xml:space="preserve"> </w:t>
        </w:r>
      </w:ins>
      <w:ins w:id="3213" w:author="PR Preview" w:date="2026-01-01T00:00:00Z">
        <w:r>
          <w:t xml:space="preserve">the sum is empty, so</w:t>
        </w:r>
      </w:ins>
      <w:ins w:id="3214" w:author="PR Preview" w:date="2026-01-01T00:00:00Z">
        <w:r>
          <w:t xml:space="preserve"> </w:t>
        </w:r>
      </w:ins>
      <w:ins w:id="3215" w:author="PR Preview" w:date="2026-01-01T00:00:00Z">
        <w:r>
          <w:t xml:space="preserve">$\mathord{\smash[b]{\underset{\raise.3ex\hbox{$\scriptstyle\sim$}}{q}}\vphantom{q}}'_1 = \mathord{\smash[b]{\underset{\raise.3ex\hbox{$\scriptstyle\sim$}}{a}}\vphantom{a}}_1$</w:t>
        </w:r>
      </w:ins>
      <w:ins w:id="3216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20"/>
        </w:numPr>
      </w:pPr>
      <w:ins w:id="3217" w:author="PR Preview" w:date="2026-01-01T00:00:00Z">
        <w:r>
          <w:rPr>
            <w:b/>
            <w:bCs/>
          </w:rPr>
          <w:t xml:space="preserve">Test:</w:t>
        </w:r>
      </w:ins>
      <w:ins w:id="3218" w:author="PR Preview" w:date="2026-01-01T00:00:00Z">
        <w:r>
          <w:t xml:space="preserve"> </w:t>
        </w:r>
      </w:ins>
      <w:ins w:id="3219" w:author="PR Preview" w:date="2026-01-01T00:00:00Z">
        <w:r>
          <w:t xml:space="preserve">if</w:t>
        </w:r>
      </w:ins>
      <w:ins w:id="3220" w:author="PR Preview" w:date="2026-01-01T00:00:00Z">
        <w:r>
          <w:t xml:space="preserve"> </w:t>
        </w:r>
      </w:ins>
      <w:ins w:id="3221" w:author="PR Preview" w:date="2026-01-01T00:00:00Z">
        <w:r>
          <w:t xml:space="preserve">$\mathord{\smash[b]{\underset{\raise.3ex\hbox{$\scriptstyle\sim$}}{q}}\vphantom{q}}'_i = \mathord{\smash[b]{\underset{\raise.3ex\hbox{$\scriptstyle\sim$}}{0}}\vphantom{0}}$</w:t>
        </w:r>
      </w:ins>
      <w:ins w:id="3222" w:author="PR Preview" w:date="2026-01-01T00:00:00Z">
        <w:r>
          <w:t xml:space="preserve">, stop;</w:t>
        </w:r>
      </w:ins>
    </w:p>
    <w:p>
      <w:pPr>
        <w:pStyle w:val="Compact"/>
        <w:numPr>
          <w:ilvl w:val="0"/>
          <w:numId w:val="1020"/>
        </w:numPr>
      </w:pPr>
      <w:ins w:id="3223" w:author="PR Preview" w:date="2026-01-01T00:00:00Z">
        <w:r>
          <w:rPr>
            <w:b/>
            <w:bCs/>
          </w:rPr>
          <w:t xml:space="preserve">Normalize:</w:t>
        </w:r>
      </w:ins>
      <w:ins w:id="3224" w:author="PR Preview" w:date="2026-01-01T00:00:00Z">
        <w:r>
          <w:t xml:space="preserve"> </w:t>
        </w:r>
      </w:ins>
      <w:ins w:id="3225" w:author="PR Preview" w:date="2026-01-01T00:00:00Z">
        <w:r>
  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  </w:r>
      </w:ins>
      <w:ins w:id="3226" w:author="PR Preview" w:date="2026-01-01T00:00:00Z">
        <w:r>
          <w:t xml:space="preserve">.</w:t>
        </w:r>
      </w:ins>
    </w:p>
    <w:p>
      <w:pPr>
        <w:pStyle w:val="FirstParagraph"/>
      </w:pPr>
      <w:ins w:id="3227" w:author="PR Preview" w:date="2026-01-01T00:00:00Z">
        <w:r>
          <w:t xml:space="preserve">The output is the list</w:t>
        </w:r>
      </w:ins>
      <w:ins w:id="3228" w:author="PR Preview" w:date="2026-01-01T00:00:00Z">
        <w:r>
          <w:t xml:space="preserve"> </w:t>
        </w:r>
      </w:ins>
      <w:ins w:id="3229" w:author="PR Preview" w:date="2026-01-01T00:00:00Z">
        <w:r>
          <w:t xml:space="preserve">$\mathord{\smash[b]{\underset{\raise.3ex\hbox{$\scriptstyle\sim$}}{q}}\vphantom{q}}_1, \mathord{\smash[b]{\underset{\raise.3ex\hbox{$\scriptstyle\sim$}}{q}}\vphantom{q}}_2, \ldots$</w:t>
        </w:r>
      </w:ins>
      <w:ins w:id="3230" w:author="PR Preview" w:date="2026-01-01T00:00:00Z">
        <w:r>
          <w:t xml:space="preserve"> </w:t>
        </w:r>
      </w:ins>
      <w:ins w:id="3231" w:author="PR Preview" w:date="2026-01-01T00:00:00Z">
        <w:r>
          <w:t xml:space="preserve">produced before the process stops,</w:t>
        </w:r>
      </w:ins>
      <w:ins w:id="3232" w:author="PR Preview" w:date="2026-01-01T00:00:00Z">
        <w:r>
          <w:t xml:space="preserve"> </w:t>
        </w:r>
      </w:ins>
      <w:ins w:id="3233" w:author="PR Preview" w:date="2026-01-01T00:00:00Z">
        <w:r>
          <w:t xml:space="preserve">or all</w:t>
        </w:r>
      </w:ins>
      <w:ins w:id="3234" w:author="PR Preview" w:date="2026-01-01T00:00:00Z">
        <w:r>
          <w:t xml:space="preserve"> </w:t>
        </w:r>
      </w:ins>
      <m:oMath>
        <m:r>
          <m:t>k</m:t>
        </m:r>
      </m:oMath>
      <w:ins w:id="3235" w:author="PR Preview" w:date="2026-01-01T00:00:00Z">
        <w:r>
          <w:t xml:space="preserve"> </w:t>
        </w:r>
      </w:ins>
      <w:ins w:id="3236" w:author="PR Preview" w:date="2026-01-01T00:00:00Z">
        <w:r>
          <w:t xml:space="preserve">of them if it never stops.</w:t>
        </w:r>
      </w:ins>
    </w:p>
    <w:bookmarkEnd w:id="83"/>
    <w:bookmarkStart w:id="84" w:name="exm-gram-schmidt"/>
    <w:p>
      <w:pPr>
        <w:pStyle w:val="BodyText"/>
      </w:pPr>
      <w:ins w:id="3237" w:author="PR Preview" w:date="2026-01-01T00:00:00Z">
        <w:r>
          <w:rPr>
            <w:b/>
            <w:bCs/>
          </w:rPr>
          <w:t xml:space="preserve">Example 21 (Two steps of Gram-Schmidt in</w:t>
        </w:r>
      </w:ins>
      <w:ins w:id="323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3239" w:author="PR Preview" w:date="2026-01-01T00:00:00Z">
        <w:r>
          <w:rPr>
            <w:b/>
            <w:bCs/>
          </w:rPr>
          <w:t xml:space="preserve">)</w:t>
        </w:r>
      </w:ins>
      <w:ins w:id="3240" w:author="PR Preview" w:date="2026-01-01T00:00:00Z">
        <w:r>
          <w:t xml:space="preserve"> </w:t>
        </w:r>
      </w:ins>
      <w:ins w:id="3241" w:author="PR Preview" w:date="2026-01-01T00:00:00Z">
        <w:r>
          <w:t xml:space="preserve">Let</w:t>
        </w:r>
      </w:ins>
      <w:ins w:id="3242" w:author="PR Preview" w:date="2026-01-01T00:00:00Z">
        <w:r>
          <w:t xml:space="preserve"> </w:t>
        </w:r>
      </w:ins>
      <w:ins w:id="3243" w:author="PR Preview" w:date="2026-01-01T00:00:00Z">
        <w:r>
          <w:t xml:space="preserve">$\mathord{\smash[b]{\underset{\raise.3ex\hbox{$\scriptstyle\sim$}}{a}}\vphantom{a}}_1 = (1, 1, 0)$</w:t>
        </w:r>
      </w:ins>
      <w:ins w:id="3244" w:author="PR Preview" w:date="2026-01-01T00:00:00Z">
        <w:r>
          <w:t xml:space="preserve"> </w:t>
        </w:r>
      </w:ins>
      <w:ins w:id="3245" w:author="PR Preview" w:date="2026-01-01T00:00:00Z">
        <w:r>
          <w:t xml:space="preserve">and</w:t>
        </w:r>
      </w:ins>
      <w:ins w:id="3246" w:author="PR Preview" w:date="2026-01-01T00:00:00Z">
        <w:r>
          <w:t xml:space="preserve"> </w:t>
        </w:r>
      </w:ins>
      <w:ins w:id="3247" w:author="PR Preview" w:date="2026-01-01T00:00:00Z">
        <w:r>
          <w:t xml:space="preserve">$\mathord{\smash[b]{\underset{\raise.3ex\hbox{$\scriptstyle\sim$}}{a}}\vphantom{a}}_2 = (1, 0, 1)$</w:t>
        </w:r>
      </w:ins>
      <w:ins w:id="3248" w:author="PR Preview" w:date="2026-01-01T00:00:00Z">
        <w:r>
          <w:t xml:space="preserve">.</w:t>
        </w:r>
      </w:ins>
    </w:p>
    <w:p>
      <w:pPr>
        <w:numPr>
          <w:ilvl w:val="0"/>
          <w:numId w:val="1021"/>
        </w:numPr>
      </w:pPr>
      <w:ins w:id="3249" w:author="PR Preview" w:date="2026-01-01T00:00:00Z">
        <w:r>
          <w:rPr>
            <w:b/>
            <w:bCs/>
          </w:rPr>
          <w:t xml:space="preserve">Step 1.</w:t>
        </w:r>
      </w:ins>
      <w:ins w:id="3250" w:author="PR Preview" w:date="2026-01-01T00:00:00Z">
        <w:r>
          <w:t xml:space="preserve"> </w:t>
        </w:r>
      </w:ins>
      <w:ins w:id="3251" w:author="PR Preview" w:date="2026-01-01T00:00:00Z">
        <w:r>
          <w:t xml:space="preserve">$\mathord{\smash[b]{\underset{\raise.3ex\hbox{$\scriptstyle\sim$}}{q}}\vphantom{q}}'_1 = (1, 1, 0)$</w:t>
        </w:r>
      </w:ins>
      <w:ins w:id="3252" w:author="PR Preview" w:date="2026-01-01T00:00:00Z">
        <w:r>
          <w:t xml:space="preserve">, with norm</w:t>
        </w:r>
      </w:ins>
      <w:ins w:id="3253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3254" w:author="PR Preview" w:date="2026-01-01T00:00:00Z">
        <w:r>
          <w:t xml:space="preserve">,</w:t>
        </w:r>
      </w:ins>
      <w:ins w:id="3255" w:author="PR Preview" w:date="2026-01-01T00:00:00Z">
        <w:r>
          <w:t xml:space="preserve"> </w:t>
        </w:r>
      </w:ins>
      <w:ins w:id="3256" w:author="PR Preview" w:date="2026-01-01T00:00:00Z">
        <w:r>
          <w:t xml:space="preserve">so</w:t>
        </w:r>
      </w:ins>
      <w:ins w:id="3257" w:author="PR Preview" w:date="2026-01-01T00:00:00Z">
        <w:r>
          <w:t xml:space="preserve"> </w:t>
        </w:r>
      </w:ins>
      <w:ins w:id="3258" w:author="PR Preview" w:date="2026-01-01T00:00:00Z">
        <w:r>
          <w:t xml:space="preserve">$\mathord{\smash[b]{\underset{\raise.3ex\hbox{$\scriptstyle\sim$}}{q}}\vphantom{q}}_1 = \tfrac{1}{\sqrt{2}}\,(1, 1, 0)$</w:t>
        </w:r>
      </w:ins>
      <w:ins w:id="3259" w:author="PR Preview" w:date="2026-01-01T00:00:00Z">
        <w:r>
          <w:t xml:space="preserve">.</w:t>
        </w:r>
      </w:ins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3260" w:author="PR Preview" w:date="2026-01-01T00:00:00Z">
        <w:r>
  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  </w:r>
      </w:ins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pStyle w:val="BodyText"/>
      </w:pPr>
      <w:ins w:id="3261" w:author="PR Preview" w:date="2026-01-01T00:00:00Z">
        <w:r>
  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  </w:r>
      </w:ins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3262" w:author="PR Preview" w:date="2026-01-01T00:00:00Z">
        <w:r>
  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  </w:r>
      </w:ins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3263" w:author="PR Preview" w:date="2026-01-01T00:00:00Z">
        <w:r>
          <w:rPr>
            <w:b/>
            <w:bCs/>
          </w:rPr>
          <w:delText xml:space="preserve">Example 22 (Gram-Schmidt stops on dependent vectors)</w:delText>
        </w:r>
      </w:del>
      <w:del w:id="3264" w:author="PR Preview" w:date="2026-01-01T00:00:00Z">
        <w:r>
          <w:delText xml:space="preserve"> </w:delText>
        </w:r>
      </w:del>
      <w:del w:id="3265" w:author="PR Preview" w:date="2026-01-01T00:00:00Z">
        <w:r>
          <w:delText xml:space="preserve">Let</w:delText>
        </w:r>
      </w:del>
      <w:del w:id="326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3267" w:author="PR Preview" w:date="2026-01-01T00:00:00Z">
        <w:r>
          <w:delText xml:space="preserve"> </w:delText>
        </w:r>
      </w:del>
      <w:del w:id="3268" w:author="PR Preview" w:date="2026-01-01T00:00:00Z">
        <w:r>
          <w:delText xml:space="preserve">and</w:delText>
        </w:r>
      </w:del>
      <w:del w:id="326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3270" w:author="PR Preview" w:date="2026-01-01T00:00:00Z">
        <w:r>
          <w:delText xml:space="preserve">.</w:delText>
        </w:r>
      </w:del>
      <w:del w:id="3271" w:author="PR Preview" w:date="2026-01-01T00:00:00Z">
        <w:r>
          <w:delText xml:space="preserve"> </w:delText>
        </w:r>
      </w:del>
      <w:del w:id="3272" w:author="PR Preview" w:date="2026-01-01T00:00:00Z">
        <w:r>
          <w:delText xml:space="preserve">Step 1 gives</w:delText>
        </w:r>
      </w:del>
      <w:del w:id="327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3274" w:author="PR Preview" w:date="2026-01-01T00:00:00Z">
        <w:r>
          <w:delText xml:space="preserve">.</w:delText>
        </w:r>
      </w:del>
      <w:del w:id="3275" w:author="PR Preview" w:date="2026-01-01T00:00:00Z">
        <w:r>
          <w:delText xml:space="preserve"> </w:delText>
        </w:r>
      </w:del>
      <w:del w:id="3276" w:author="PR Preview" w:date="2026-01-01T00:00:00Z">
        <w:r>
          <w:delText xml:space="preserve">In step 2,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3277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3278" w:author="PR Preview" w:date="2026-01-01T00:00:00Z">
        <w:r>
          <w:delText xml:space="preserve">so the process stops:</w:delText>
        </w:r>
      </w:del>
      <w:del w:id="327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3280" w:author="PR Preview" w:date="2026-01-01T00:00:00Z">
        <w:r>
          <w:delText xml:space="preserve"> </w:delText>
        </w:r>
      </w:del>
      <w:del w:id="3281" w:author="PR Preview" w:date="2026-01-01T00:00:00Z">
        <w:r>
          <w:delText xml:space="preserve">is a multiple of</w:delText>
        </w:r>
      </w:del>
      <w:del w:id="328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del w:id="3283" w:author="PR Preview" w:date="2026-01-01T00:00:00Z">
        <w:r>
          <w:delText xml:space="preserve">.</w:delText>
        </w:r>
      </w:del>
    </w:p>
    <w:p>
      <w:pPr>
        <w:pStyle w:val="BodyText"/>
      </w:pPr>
      <w:del w:id="3284" w:author="PR Preview" w:date="2026-01-01T00:00:00Z">
        <w:r>
          <w:rPr>
            <w:b/>
            <w:bCs/>
          </w:rPr>
          <w:delText xml:space="preserve">Theorem 10 (What Gram-Schmidt produces)</w:delText>
        </w:r>
      </w:del>
      <w:del w:id="3285" w:author="PR Preview" w:date="2026-01-01T00:00:00Z">
        <w:r>
          <w:delText xml:space="preserve"> </w:delText>
        </w:r>
      </w:del>
      <w:del w:id="3286" w:author="PR Preview" w:date="2026-01-01T00:00:00Z">
        <w:r>
          <w:delText xml:space="preserve">Run the Gram-Schmidt process (</w:delText>
        </w:r>
      </w:del>
      <w:hyperlink w:anchor="def-gram-schmidt">
        <w:del w:id="3287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3288" w:author="PR Preview" w:date="2026-01-01T00:00:00Z">
        <w:r>
          <w:delText xml:space="preserve">) on</w:delText>
        </w:r>
      </w:del>
      <w:del w:id="328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29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2"/>
        </w:numPr>
      </w:pPr>
      <w:del w:id="3291" w:author="PR Preview" w:date="2026-01-01T00:00:00Z">
        <w:r>
          <w:delText xml:space="preserve">If it has produced</w:delText>
        </w:r>
      </w:del>
      <w:del w:id="329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3293" w:author="PR Preview" w:date="2026-01-01T00:00:00Z">
        <w:r>
          <w:delText xml:space="preserve"> </w:delText>
        </w:r>
      </w:del>
      <w:del w:id="3294" w:author="PR Preview" w:date="2026-01-01T00:00:00Z">
        <w:r>
          <w:delText xml:space="preserve">without stopping,</w:delText>
        </w:r>
      </w:del>
      <w:del w:id="3295" w:author="PR Preview" w:date="2026-01-01T00:00:00Z">
        <w:r>
          <w:delText xml:space="preserve"> </w:delText>
        </w:r>
      </w:del>
      <w:del w:id="3296" w:author="PR Preview" w:date="2026-01-01T00:00:00Z">
        <w:r>
          <w:delText xml:space="preserve">then</w:delText>
        </w:r>
      </w:del>
      <w:del w:id="329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3298" w:author="PR Preview" w:date="2026-01-01T00:00:00Z">
        <w:r>
          <w:delText xml:space="preserve"> </w:delText>
        </w:r>
      </w:del>
      <w:del w:id="3299" w:author="PR Preview" w:date="2026-01-01T00:00:00Z">
        <w:r>
          <w:delText xml:space="preserve">are orthonormal</w:delText>
        </w:r>
      </w:del>
      <w:del w:id="3300" w:author="PR Preview" w:date="2026-01-01T00:00:00Z">
        <w:r>
          <w:delText xml:space="preserve"> </w:delText>
        </w:r>
      </w:del>
      <w:del w:id="3301" w:author="PR Preview" w:date="2026-01-01T00:00:00Z">
        <w:r>
          <w:delText xml:space="preserve">and</w:delText>
        </w:r>
      </w:del>
      <w:del w:id="3302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330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2"/>
        </w:numPr>
      </w:pPr>
      <w:del w:id="3304" w:author="PR Preview" w:date="2026-01-01T00:00:00Z">
        <w:r>
          <w:delText xml:space="preserve">If it reaches step</w:delText>
        </w:r>
      </w:del>
      <w:del w:id="3305" w:author="PR Preview" w:date="2026-01-01T00:00:00Z">
        <w:r>
          <w:delText xml:space="preserve"> </w:delText>
        </w:r>
      </w:del>
      <m:oMath>
        <m:r>
          <m:t>i</m:t>
        </m:r>
      </m:oMath>
      <w:del w:id="3306" w:author="PR Preview" w:date="2026-01-01T00:00:00Z">
        <w:r>
          <w:delText xml:space="preserve"> </w:delText>
        </w:r>
      </w:del>
      <w:del w:id="3307" w:author="PR Preview" w:date="2026-01-01T00:00:00Z">
        <w:r>
          <w:delText xml:space="preserve">(that is, it did not stop at steps</w:delText>
        </w:r>
      </w:del>
      <w:del w:id="330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del w:id="3309" w:author="PR Preview" w:date="2026-01-01T00:00:00Z">
        <w:r>
          <w:delText xml:space="preserve">),</w:delText>
        </w:r>
      </w:del>
      <w:del w:id="3310" w:author="PR Preview" w:date="2026-01-01T00:00:00Z">
        <w:r>
          <w:delText xml:space="preserve"> </w:delText>
        </w:r>
      </w:del>
      <w:del w:id="3311" w:author="PR Preview" w:date="2026-01-01T00:00:00Z">
        <w:r>
          <w:delText xml:space="preserve">it stops there</w:delText>
        </w:r>
      </w:del>
      <w:del w:id="3312" w:author="PR Preview" w:date="2026-01-01T00:00:00Z">
        <w:r>
          <w:delText xml:space="preserve"> </w:delText>
        </w:r>
      </w:del>
      <w:del w:id="3313" w:author="PR Preview" w:date="2026-01-01T00:00:00Z">
        <w:r>
          <w:delText xml:space="preserve">exactly when</w:delText>
        </w:r>
      </w:del>
      <w:del w:id="331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del w:id="331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2"/>
        </w:numPr>
      </w:pPr>
      <w:del w:id="3316" w:author="PR Preview" w:date="2026-01-01T00:00:00Z">
        <w:r>
          <w:delText xml:space="preserve">It completes all</w:delText>
        </w:r>
      </w:del>
      <w:del w:id="3317" w:author="PR Preview" w:date="2026-01-01T00:00:00Z">
        <w:r>
          <w:delText xml:space="preserve"> </w:delText>
        </w:r>
      </w:del>
      <m:oMath>
        <m:r>
          <m:t>k</m:t>
        </m:r>
      </m:oMath>
      <w:del w:id="3318" w:author="PR Preview" w:date="2026-01-01T00:00:00Z">
        <w:r>
          <w:delText xml:space="preserve"> </w:delText>
        </w:r>
      </w:del>
      <w:del w:id="3319" w:author="PR Preview" w:date="2026-01-01T00:00:00Z">
        <w:r>
          <w:delText xml:space="preserve">steps</w:delText>
        </w:r>
      </w:del>
      <w:del w:id="3320" w:author="PR Preview" w:date="2026-01-01T00:00:00Z">
        <w:r>
          <w:delText xml:space="preserve"> </w:delText>
        </w:r>
      </w:del>
      <w:del w:id="3321" w:author="PR Preview" w:date="2026-01-01T00:00:00Z">
        <w:r>
          <w:delText xml:space="preserve">exactly when</w:delText>
        </w:r>
      </w:del>
      <w:del w:id="332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3323" w:author="PR Preview" w:date="2026-01-01T00:00:00Z">
        <w:r>
          <w:delText xml:space="preserve"> </w:delText>
        </w:r>
      </w:del>
      <w:del w:id="3324" w:author="PR Preview" w:date="2026-01-01T00:00:00Z">
        <w:r>
          <w:delText xml:space="preserve">are linearly independent;</w:delText>
        </w:r>
      </w:del>
      <w:del w:id="3325" w:author="PR Preview" w:date="2026-01-01T00:00:00Z">
        <w:r>
          <w:delText xml:space="preserve"> </w:delText>
        </w:r>
      </w:del>
      <w:del w:id="3326" w:author="PR Preview" w:date="2026-01-01T00:00:00Z">
        <w:r>
          <w:delText xml:space="preserve">then</w:delText>
        </w:r>
      </w:del>
      <w:del w:id="332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3328" w:author="PR Preview" w:date="2026-01-01T00:00:00Z">
        <w:r>
          <w:delText xml:space="preserve"> </w:delText>
        </w:r>
      </w:del>
      <w:del w:id="3329" w:author="PR Preview" w:date="2026-01-01T00:00:00Z">
        <w:r>
          <w:delText xml:space="preserve">is an orthonormal basis</w:delText>
        </w:r>
      </w:del>
      <w:del w:id="3330" w:author="PR Preview" w:date="2026-01-01T00:00:00Z">
        <w:r>
          <w:delText xml:space="preserve"> </w:delText>
        </w:r>
      </w:del>
      <w:del w:id="3331" w:author="PR Preview" w:date="2026-01-01T00:00:00Z">
        <w:r>
          <w:delText xml:space="preserve">of</w:delText>
        </w:r>
      </w:del>
      <w:del w:id="3332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3333" w:author="PR Preview" w:date="2026-01-01T00:00:00Z">
        <w:r>
          <w:delText xml:space="preserve"> </w:delText>
        </w:r>
      </w:del>
      <w:del w:id="3334" w:author="PR Preview" w:date="2026-01-01T00:00:00Z">
        <w:r>
          <w:delText xml:space="preserve">(</w:delText>
        </w:r>
      </w:del>
      <w:hyperlink w:anchor="def-orthonormal-basis">
        <w:del w:id="3335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3336" w:author="PR Preview" w:date="2026-01-01T00:00:00Z">
        <w:r>
          <w:delText xml:space="preserve">).</w:delText>
        </w:r>
      </w:del>
    </w:p>
    <w:p>
      <w:pPr>
        <w:pStyle w:val="FirstParagraph"/>
      </w:pPr>
      <w:del w:id="3337" w:author="PR Preview" w:date="2026-01-01T00:00:00Z">
        <w:r>
          <w:rPr>
            <w:i/>
            <w:iCs/>
          </w:rPr>
          <w:delText xml:space="preserve">Proof</w:delText>
        </w:r>
      </w:del>
      <w:del w:id="3338" w:author="PR Preview" w:date="2026-01-01T00:00:00Z">
        <w:r>
          <w:delText xml:space="preserve">. </w:delText>
        </w:r>
      </w:del>
      <w:del w:id="3339" w:author="PR Preview" w:date="2026-01-01T00:00:00Z">
        <w:r>
          <w:rPr>
            <w:b/>
            <w:bCs/>
          </w:rPr>
          <w:delText xml:space="preserve">Parts 1 and 2, by</w:delText>
        </w:r>
      </w:del>
      <w:del w:id="3340" w:author="PR Preview" w:date="2026-01-01T00:00:00Z">
        <w:r>
          <w:rPr>
            <w:b/>
            <w:bCs/>
          </w:rPr>
          <w:delText xml:space="preserve"> </w:delText>
        </w:r>
      </w:del>
      <w:hyperlink r:id="rId87">
        <w:del w:id="3341" w:author="PR Preview" w:date="2026-01-01T00:00:00Z">
          <w:r>
            <w:rPr>
              <w:rStyle w:val="Hyperlink"/>
              <w:b/>
              <w:bCs/>
            </w:rPr>
            <w:delText xml:space="preserve">induction</w:delText>
          </w:r>
        </w:del>
      </w:hyperlink>
      <w:del w:id="3342" w:author="PR Preview" w:date="2026-01-01T00:00:00Z">
        <w:r>
          <w:rPr>
            <w:b/>
            <w:bCs/>
          </w:rPr>
          <w:delText xml:space="preserve"> </w:delText>
        </w:r>
      </w:del>
      <w:del w:id="3343" w:author="PR Preview" w:date="2026-01-01T00:00:00Z">
        <w:r>
          <w:rPr>
            <w:b/>
            <w:bCs/>
          </w:rPr>
          <w:delText xml:space="preserve">on</w:delText>
        </w:r>
      </w:del>
      <w:del w:id="3344" w:author="PR Preview" w:date="2026-01-01T00:00:00Z">
        <w:r>
          <w:rPr>
            <w:b/>
            <w:bCs/>
          </w:rPr>
          <w:delText xml:space="preserve"> </w:delText>
        </w:r>
      </w:del>
      <m:oMath>
        <m:r>
          <m:t>i</m:t>
        </m:r>
      </m:oMath>
      <w:del w:id="3345" w:author="PR Preview" w:date="2026-01-01T00:00:00Z">
        <w:r>
          <w:rPr>
            <w:b/>
            <w:bCs/>
          </w:rPr>
          <w:delText xml:space="preserve">.</w:delText>
        </w:r>
      </w:del>
      <w:del w:id="3346" w:author="PR Preview" w:date="2026-01-01T00:00:00Z">
        <w:r>
          <w:delText xml:space="preserve"> </w:delText>
        </w:r>
      </w:del>
      <w:del w:id="3347" w:author="PR Preview" w:date="2026-01-01T00:00:00Z">
        <w:r>
          <w:delText xml:space="preserve">Before step</w:delText>
        </w:r>
      </w:del>
      <w:del w:id="3348" w:author="PR Preview" w:date="2026-01-01T00:00:00Z">
        <w:r>
          <w:delText xml:space="preserve"> </w:delText>
        </w:r>
      </w:del>
      <m:oMath>
        <m:r>
          <m:t>1</m:t>
        </m:r>
      </m:oMath>
      <w:del w:id="3349" w:author="PR Preview" w:date="2026-01-01T00:00:00Z">
        <w:r>
          <w:delText xml:space="preserve">, the list of</w:delText>
        </w:r>
      </w:del>
      <w:del w:id="3350" w:author="PR Preview" w:date="2026-01-01T00:00:00Z">
        <w:r>
          <w:delText xml:space="preserve"> </w:delText>
        </w:r>
      </w:del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51" w:author="PR Preview" w:date="2026-01-01T00:00:00Z">
        <w:r>
          <w:delText xml:space="preserve">’s is empty,</w:delText>
        </w:r>
      </w:del>
      <w:del w:id="3352" w:author="PR Preview" w:date="2026-01-01T00:00:00Z">
        <w:r>
          <w:delText xml:space="preserve"> </w:delText>
        </w:r>
      </w:del>
      <w:del w:id="3353" w:author="PR Preview" w:date="2026-01-01T00:00:00Z">
        <w:r>
          <w:delText xml:space="preserve">which is orthonormal, and both spans are</w:delText>
        </w:r>
      </w:del>
      <w:del w:id="335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3355" w:author="PR Preview" w:date="2026-01-01T00:00:00Z">
        <w:r>
          <w:delText xml:space="preserve"> </w:delText>
        </w:r>
      </w:del>
      <w:del w:id="3356" w:author="PR Preview" w:date="2026-01-01T00:00:00Z">
        <w:r>
          <w:delText xml:space="preserve">(</w:delText>
        </w:r>
      </w:del>
      <w:hyperlink r:id="rId88">
        <w:del w:id="3357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3358" w:author="PR Preview" w:date="2026-01-01T00:00:00Z">
        <w:r>
          <w:delText xml:space="preserve">).</w:delText>
        </w:r>
      </w:del>
      <w:del w:id="3359" w:author="PR Preview" w:date="2026-01-01T00:00:00Z">
        <w:r>
          <w:delText xml:space="preserve"> </w:delText>
        </w:r>
      </w:del>
      <w:del w:id="3360" w:author="PR Preview" w:date="2026-01-01T00:00:00Z">
        <w:r>
          <w:delText xml:space="preserve">Suppose part 1 holds after step</w:delText>
        </w:r>
      </w:del>
      <w:del w:id="336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−</m:t>
        </m:r>
        <m:r>
          <m:t>1</m:t>
        </m:r>
      </m:oMath>
      <w:del w:id="3362" w:author="PR Preview" w:date="2026-01-01T00:00:00Z">
        <w:r>
          <w:delText xml:space="preserve">,</w:delText>
        </w:r>
      </w:del>
      <w:del w:id="3363" w:author="PR Preview" w:date="2026-01-01T00:00:00Z">
        <w:r>
          <w:delText xml:space="preserve"> </w:delText>
        </w:r>
      </w:del>
      <w:del w:id="3364" w:author="PR Preview" w:date="2026-01-01T00:00:00Z">
        <w:r>
          <w:delText xml:space="preserve">and write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3365" w:author="PR Preview" w:date="2026-01-01T00:00:00Z">
        <w:r>
          <w:delText xml:space="preserve">The orthonormal vectors</w:delText>
        </w:r>
      </w:del>
      <w:del w:id="336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3367" w:author="PR Preview" w:date="2026-01-01T00:00:00Z">
        <w:r>
          <w:delText xml:space="preserve"> </w:delText>
        </w:r>
      </w:del>
      <w:del w:id="3368" w:author="PR Preview" w:date="2026-01-01T00:00:00Z">
        <w:r>
          <w:delText xml:space="preserve">are linearly independent</w:delText>
        </w:r>
      </w:del>
      <w:del w:id="3369" w:author="PR Preview" w:date="2026-01-01T00:00:00Z">
        <w:r>
          <w:delText xml:space="preserve"> </w:delText>
        </w:r>
      </w:del>
      <w:del w:id="3370" w:author="PR Preview" w:date="2026-01-01T00:00:00Z">
        <w:r>
          <w:delText xml:space="preserve">(</w:delText>
        </w:r>
      </w:del>
      <w:hyperlink w:anchor="thm-orthonormal-independent">
        <w:del w:id="3371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3372" w:author="PR Preview" w:date="2026-01-01T00:00:00Z">
        <w:r>
          <w:delText xml:space="preserve">) and span</w:delText>
        </w:r>
      </w:del>
      <w:del w:id="337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3374" w:author="PR Preview" w:date="2026-01-01T00:00:00Z">
        <w:r>
          <w:delText xml:space="preserve">,</w:delText>
        </w:r>
      </w:del>
      <w:del w:id="3375" w:author="PR Preview" w:date="2026-01-01T00:00:00Z">
        <w:r>
          <w:delText xml:space="preserve"> </w:delText>
        </w:r>
      </w:del>
      <w:del w:id="3376" w:author="PR Preview" w:date="2026-01-01T00:00:00Z">
        <w:r>
          <w:delText xml:space="preserve">so they are an orthonormal basis of it.</w:delText>
        </w:r>
      </w:del>
    </w:p>
    <w:p>
      <w:pPr>
        <w:pStyle w:val="BodyText"/>
      </w:pP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del w:id="3377" w:author="PR Preview" w:date="2026-01-01T00:00:00Z">
        <w:r>
          <w:rPr>
            <w:i/>
            <w:iCs/>
          </w:rPr>
          <w:delText xml:space="preserve"> </w:delText>
        </w:r>
      </w:del>
      <w:del w:id="3378" w:author="PR Preview" w:date="2026-01-01T00:00:00Z">
        <w:r>
          <w:rPr>
            <w:i/>
            <w:iCs/>
          </w:rPr>
          <w:delText xml:space="preserve">is orthogonal to the earlier</w:delText>
        </w:r>
      </w:del>
      <w:del w:id="3379" w:author="PR Preview" w:date="2026-01-01T00:00:00Z">
        <w:r>
          <w:rPr>
            <w:i/>
            <w:iCs/>
          </w:rPr>
          <w:delText xml:space="preserve"> </w:delText>
        </w:r>
      </w:del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80" w:author="PR Preview" w:date="2026-01-01T00:00:00Z">
        <w:r>
          <w:rPr>
            <w:i/>
            <w:iCs/>
          </w:rPr>
          <w:delText xml:space="preserve">’s.</w:delText>
        </w:r>
      </w:del>
      <w:del w:id="3381" w:author="PR Preview" w:date="2026-01-01T00:00:00Z">
        <w:r>
          <w:delText xml:space="preserve"> </w:delText>
        </w:r>
      </w:del>
      <w:del w:id="3382" w:author="PR Preview" w:date="2026-01-01T00:00:00Z">
        <w:r>
          <w:delText xml:space="preserve">For each</w:delText>
        </w:r>
      </w:del>
      <w:del w:id="3383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&lt;</m:t>
        </m:r>
        <m:r>
          <m:t>i</m:t>
        </m:r>
      </m:oMath>
      <w:del w:id="3384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3385" w:author="PR Preview" w:date="2026-01-01T00:00:00Z">
        <w:r>
          <w:rPr>
            <w:i/>
            <w:iCs/>
          </w:rPr>
          <w:delText xml:space="preserve">Part 2 at step</w:delText>
        </w:r>
      </w:del>
      <w:del w:id="3386" w:author="PR Preview" w:date="2026-01-01T00:00:00Z">
        <w:r>
          <w:rPr>
            <w:i/>
            <w:iCs/>
          </w:rPr>
          <w:delText xml:space="preserve"> </w:delText>
        </w:r>
      </w:del>
      <m:oMath>
        <m:r>
          <m:t>i</m:t>
        </m:r>
      </m:oMath>
      <w:del w:id="3387" w:author="PR Preview" w:date="2026-01-01T00:00:00Z">
        <w:r>
          <w:rPr>
            <w:i/>
            <w:iCs/>
          </w:rPr>
          <w:delText xml:space="preserve">.</w:delText>
        </w:r>
      </w:del>
      <w:del w:id="3388" w:author="PR Preview" w:date="2026-01-01T00:00:00Z">
        <w:r>
          <w:delText xml:space="preserve"> </w:delText>
        </w:r>
      </w:del>
      <w:del w:id="3389" w:author="PR Preview" w:date="2026-01-01T00:00:00Z">
        <w:r>
          <w:delText xml:space="preserve">If</w:delText>
        </w:r>
      </w:del>
      <w:del w:id="3390" w:author="PR Preview" w:date="2026-01-01T00:00:00Z">
        <w:r>
          <w:delText xml:space="preserve"> </w:delText>
        </w:r>
      </w:del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91" w:author="PR Preview" w:date="2026-01-01T00:00:00Z">
        <w:r>
          <w:delText xml:space="preserve">, then</w:delText>
        </w:r>
      </w:del>
      <w:del w:id="339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3393" w:author="PR Preview" w:date="2026-01-01T00:00:00Z">
        <w:r>
          <w:delText xml:space="preserve">.</w:delText>
        </w:r>
      </w:del>
      <w:del w:id="3394" w:author="PR Preview" w:date="2026-01-01T00:00:00Z">
        <w:r>
          <w:delText xml:space="preserve"> </w:delText>
        </w:r>
      </w:del>
      <w:del w:id="3395" w:author="PR Preview" w:date="2026-01-01T00:00:00Z">
        <w:r>
          <w:delText xml:space="preserve">Conversely, if</w:delText>
        </w:r>
      </w:del>
      <w:del w:id="339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3397" w:author="PR Preview" w:date="2026-01-01T00:00:00Z">
        <w:r>
          <w:delText xml:space="preserve">, then</w:delText>
        </w:r>
      </w:del>
      <w:del w:id="339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3399" w:author="PR Preview" w:date="2026-01-01T00:00:00Z">
        <w:r>
          <w:delText xml:space="preserve"> </w:delText>
        </w:r>
      </w:del>
      <w:del w:id="3400" w:author="PR Preview" w:date="2026-01-01T00:00:00Z">
        <w:r>
          <w:delText xml:space="preserve">(</w:delText>
        </w:r>
      </w:del>
      <w:hyperlink w:anchor="thm-orthonormal-expansion">
        <w:del w:id="3401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3402" w:author="PR Preview" w:date="2026-01-01T00:00:00Z">
        <w:r>
          <w:delText xml:space="preserve">), so</w:delText>
        </w:r>
      </w:del>
      <w:del w:id="3403" w:author="PR Preview" w:date="2026-01-01T00:00:00Z">
        <w:r>
          <w:delText xml:space="preserve"> </w:delText>
        </w:r>
      </w:del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04" w:author="PR Preview" w:date="2026-01-01T00:00:00Z">
        <w:r>
          <w:delText xml:space="preserve">.</w:delText>
        </w:r>
      </w:del>
    </w:p>
    <w:p>
      <w:pPr>
        <w:pStyle w:val="BodyText"/>
      </w:pPr>
      <w:del w:id="3405" w:author="PR Preview" w:date="2026-01-01T00:00:00Z">
        <w:r>
          <w:rPr>
            <w:i/>
            <w:iCs/>
          </w:rPr>
          <w:delText xml:space="preserve">Part 1 at step</w:delText>
        </w:r>
      </w:del>
      <w:del w:id="3406" w:author="PR Preview" w:date="2026-01-01T00:00:00Z">
        <w:r>
          <w:rPr>
            <w:i/>
            <w:iCs/>
          </w:rPr>
          <w:delText xml:space="preserve"> </w:delText>
        </w:r>
      </w:del>
      <m:oMath>
        <m:r>
          <m:t>i</m:t>
        </m:r>
      </m:oMath>
      <w:del w:id="3407" w:author="PR Preview" w:date="2026-01-01T00:00:00Z">
        <w:r>
          <w:rPr>
            <w:i/>
            <w:iCs/>
          </w:rPr>
          <w:delText xml:space="preserve">, if the process does not stop.</w:delText>
        </w:r>
      </w:del>
      <w:del w:id="3408" w:author="PR Preview" w:date="2026-01-01T00:00:00Z">
        <w:r>
          <w:delText xml:space="preserve"> </w:delText>
        </w:r>
      </w:del>
      <w:del w:id="3409" w:author="PR Preview" w:date="2026-01-01T00:00:00Z">
        <w:r>
          <w:delText xml:space="preserve">Then</w:delText>
        </w:r>
      </w:del>
      <w:del w:id="3410" w:author="PR Preview" w:date="2026-01-01T00:00:00Z">
        <w:r>
          <w:delText xml:space="preserve"> </w:delText>
        </w:r>
      </w:del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11" w:author="PR Preview" w:date="2026-01-01T00:00:00Z">
        <w:r>
          <w:delText xml:space="preserve">, so</w:delText>
        </w:r>
      </w:del>
      <w:del w:id="341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del w:id="3413" w:author="PR Preview" w:date="2026-01-01T00:00:00Z">
        <w:r>
          <w:delText xml:space="preserve">,</w:delText>
        </w:r>
      </w:del>
      <w:del w:id="3414" w:author="PR Preview" w:date="2026-01-01T00:00:00Z">
        <w:r>
          <w:delText xml:space="preserve"> </w:delText>
        </w:r>
      </w:del>
      <w:del w:id="3415" w:author="PR Preview" w:date="2026-01-01T00:00:00Z">
        <w:r>
          <w:delText xml:space="preserve">and</w:delText>
        </w:r>
      </w:del>
      <w:del w:id="341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del w:id="3417" w:author="PR Preview" w:date="2026-01-01T00:00:00Z">
        <w:r>
          <w:delText xml:space="preserve"> </w:delText>
        </w:r>
      </w:del>
      <w:del w:id="3418" w:author="PR Preview" w:date="2026-01-01T00:00:00Z">
        <w:r>
          <w:delText xml:space="preserve">has</w:delText>
        </w:r>
      </w:del>
      <w:del w:id="3419" w:author="PR Preview" w:date="2026-01-01T00:00:00Z">
        <w:r>
          <w:delText xml:space="preserve"> </w:delText>
        </w:r>
      </w:del>
      <w:del w:id="3420" w:author="PR Preview" w:date="2026-01-01T00:00:00Z">
        <w:r>
          <w:delText xml:space="preserve">norm</w:delText>
        </w:r>
      </w:del>
      <w:del w:id="342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3422" w:author="PR Preview" w:date="2026-01-01T00:00:00Z">
        <w:r>
          <w:delText xml:space="preserve"> </w:delText>
        </w:r>
      </w:del>
      <w:del w:id="3423" w:author="PR Preview" w:date="2026-01-01T00:00:00Z">
        <w:r>
          <w:delText xml:space="preserve">(</w:delText>
        </w:r>
      </w:del>
      <w:hyperlink w:anchor="thm-norm-properties">
        <w:del w:id="3424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3425" w:author="PR Preview" w:date="2026-01-01T00:00:00Z">
        <w:r>
          <w:delText xml:space="preserve">)</w:delText>
        </w:r>
      </w:del>
      <w:del w:id="3426" w:author="PR Preview" w:date="2026-01-01T00:00:00Z">
        <w:r>
          <w:delText xml:space="preserve"> </w:delText>
        </w:r>
      </w:del>
      <w:del w:id="3427" w:author="PR Preview" w:date="2026-01-01T00:00:00Z">
        <w:r>
          <w:delText xml:space="preserve">and for</w:delText>
        </w:r>
      </w:del>
      <w:del w:id="3428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Sup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 is orthogonal to 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429" w:author="PR Preview" w:date="2026-01-01T00:00:00Z">
        <w:r>
          <w:delText xml:space="preserve">and</w:delText>
        </w:r>
      </w:del>
      <w:del w:id="343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del w:id="3431" w:author="PR Preview" w:date="2026-01-01T00:00:00Z">
        <w:r>
          <w:delText xml:space="preserve"> </w:delText>
        </w:r>
      </w:del>
      <w:del w:id="3432" w:author="PR Preview" w:date="2026-01-01T00:00:00Z">
        <w:r>
          <w:delText xml:space="preserve">too (</w:delText>
        </w:r>
      </w:del>
      <w:hyperlink r:id="rId12">
        <w:del w:id="3433" w:author="PR Preview" w:date="2026-01-01T00:00:00Z">
          <w:r>
            <w:rPr>
              <w:rStyle w:val="Hyperlink"/>
            </w:rPr>
            <w:delText xml:space="preserve">Theorem 1 in Vectors</w:delText>
          </w:r>
        </w:del>
      </w:hyperlink>
      <w:del w:id="3434" w:author="PR Preview" w:date="2026-01-01T00:00:00Z">
        <w:r>
          <w:delText xml:space="preserve">).</w:delText>
        </w:r>
      </w:del>
      <w:del w:id="3435" w:author="PR Preview" w:date="2026-01-01T00:00:00Z">
        <w:r>
          <w:delText xml:space="preserve"> </w:delText>
        </w:r>
      </w:del>
      <w:del w:id="3436" w:author="PR Preview" w:date="2026-01-01T00:00:00Z">
        <w:r>
          <w:delText xml:space="preserve">So</w:delText>
        </w:r>
      </w:del>
      <w:del w:id="343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3438" w:author="PR Preview" w:date="2026-01-01T00:00:00Z">
        <w:r>
          <w:delText xml:space="preserve"> </w:delText>
        </w:r>
      </w:del>
      <w:del w:id="3439" w:author="PR Preview" w:date="2026-01-01T00:00:00Z">
        <w:r>
          <w:delText xml:space="preserve">are orthonormal.</w:delText>
        </w:r>
      </w:del>
      <w:del w:id="3440" w:author="PR Preview" w:date="2026-01-01T00:00:00Z">
        <w:r>
          <w:delText xml:space="preserve"> </w:delText>
        </w:r>
      </w:del>
      <w:del w:id="3441" w:author="PR Preview" w:date="2026-01-01T00:00:00Z">
        <w:r>
          <w:delText xml:space="preserve">For the spans:</w:delText>
        </w:r>
      </w:del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3442" w:author="PR Preview" w:date="2026-01-01T00:00:00Z">
        <w:r>
          <w:delText xml:space="preserve"> </w:delText>
        </w:r>
      </w:del>
      <w:del w:id="3443" w:author="PR Preview" w:date="2026-01-01T00:00:00Z">
        <w:r>
          <w:delText xml:space="preserve">is in</w:delText>
        </w:r>
      </w:del>
      <w:del w:id="3444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3445" w:author="PR Preview" w:date="2026-01-01T00:00:00Z">
        <w:r>
          <w:delText xml:space="preserve">,</w:delText>
        </w:r>
      </w:del>
      <w:del w:id="3446" w:author="PR Preview" w:date="2026-01-01T00:00:00Z">
        <w:r>
          <w:delText xml:space="preserve"> </w:delText>
        </w:r>
      </w:del>
      <w:del w:id="3447" w:author="PR Preview" w:date="2026-01-01T00:00:00Z">
        <w:r>
          <w:delText xml:space="preserve">and so is each of</w:delText>
        </w:r>
      </w:del>
      <w:del w:id="344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3449" w:author="PR Preview" w:date="2026-01-01T00:00:00Z">
        <w:r>
          <w:delText xml:space="preserve">, which lie in</w:delText>
        </w:r>
      </w:del>
      <w:del w:id="345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3451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del w:id="3452" w:author="PR Preview" w:date="2026-01-01T00:00:00Z">
        <w:r>
          <w:delText xml:space="preserve"> </w:delText>
        </w:r>
      </w:del>
      <w:del w:id="3453" w:author="PR Preview" w:date="2026-01-01T00:00:00Z">
        <w:r>
          <w:delText xml:space="preserve">is in</w:delText>
        </w:r>
      </w:del>
      <w:del w:id="3454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3455" w:author="PR Preview" w:date="2026-01-01T00:00:00Z">
        <w:r>
          <w:delText xml:space="preserve">,</w:delText>
        </w:r>
      </w:del>
      <w:del w:id="3456" w:author="PR Preview" w:date="2026-01-01T00:00:00Z">
        <w:r>
          <w:delText xml:space="preserve"> </w:delText>
        </w:r>
      </w:del>
      <w:del w:id="3457" w:author="PR Preview" w:date="2026-01-01T00:00:00Z">
        <w:r>
          <w:delText xml:space="preserve">because each</w:delText>
        </w:r>
      </w:del>
      <w:del w:id="345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3459" w:author="PR Preview" w:date="2026-01-01T00:00:00Z">
        <w:r>
          <w:delText xml:space="preserve"> </w:delText>
        </w:r>
      </w:del>
      <w:del w:id="3460" w:author="PR Preview" w:date="2026-01-01T00:00:00Z">
        <w:r>
          <w:delText xml:space="preserve">with</w:delText>
        </w:r>
      </w:del>
      <w:del w:id="3461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&lt;</m:t>
        </m:r>
        <m:r>
          <m:t>i</m:t>
        </m:r>
      </m:oMath>
      <w:del w:id="3462" w:author="PR Preview" w:date="2026-01-01T00:00:00Z">
        <w:r>
          <w:delText xml:space="preserve"> </w:delText>
        </w:r>
      </w:del>
      <w:del w:id="3463" w:author="PR Preview" w:date="2026-01-01T00:00:00Z">
        <w:r>
          <w:delText xml:space="preserve">lies in</w:delText>
        </w:r>
      </w:del>
      <w:del w:id="346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3465" w:author="PR Preview" w:date="2026-01-01T00:00:00Z">
        <w:r>
          <w:delText xml:space="preserve">;</w:delText>
        </w:r>
      </w:del>
      <w:del w:id="3466" w:author="PR Preview" w:date="2026-01-01T00:00:00Z">
        <w:r>
          <w:delText xml:space="preserve"> </w:delText>
        </w:r>
      </w:del>
      <w:del w:id="3467" w:author="PR Preview" w:date="2026-01-01T00:00:00Z">
        <w:r>
          <w:delText xml:space="preserve">and so is each of</w:delText>
        </w:r>
      </w:del>
      <w:del w:id="346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3469" w:author="PR Preview" w:date="2026-01-01T00:00:00Z">
        <w:r>
          <w:delText xml:space="preserve">.</w:delText>
        </w:r>
      </w:del>
    </w:p>
    <w:p>
      <w:pPr>
        <w:pStyle w:val="BodyText"/>
      </w:pPr>
      <w:ins w:id="3470" w:author="PR Preview" w:date="2026-01-01T00:00:00Z">
        <w:r>
  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  </w:r>
      </w:ins>
    </w:p>
    <w:bookmarkEnd w:id="84"/>
    <w:bookmarkStart w:id="85" w:name="exm-gram-schmidt-stops"/>
    <w:p>
      <w:pPr>
        <w:pStyle w:val="FirstParagraph"/>
      </w:pPr>
      <w:ins w:id="3471" w:author="PR Preview" w:date="2026-01-01T00:00:00Z">
        <w:r>
          <w:rPr>
            <w:b/>
            <w:bCs/>
          </w:rPr>
          <w:t xml:space="preserve">Example 22 (Gram-Schmidt stops on dependent vectors)</w:t>
        </w:r>
      </w:ins>
      <w:ins w:id="3472" w:author="PR Preview" w:date="2026-01-01T00:00:00Z">
        <w:r>
          <w:t xml:space="preserve"> </w:t>
        </w:r>
      </w:ins>
      <w:ins w:id="3473" w:author="PR Preview" w:date="2026-01-01T00:00:00Z">
        <w:r>
          <w:t xml:space="preserve">Let</w:t>
        </w:r>
      </w:ins>
      <w:ins w:id="3474" w:author="PR Preview" w:date="2026-01-01T00:00:00Z">
        <w:r>
          <w:t xml:space="preserve"> </w:t>
        </w:r>
      </w:ins>
      <w:ins w:id="3475" w:author="PR Preview" w:date="2026-01-01T00:00:00Z">
        <w:r>
          <w:t xml:space="preserve">$\mathord{\smash[b]{\underset{\raise.3ex\hbox{$\scriptstyle\sim$}}{a}}\vphantom{a}}_1 = (1, 2)$</w:t>
        </w:r>
      </w:ins>
      <w:ins w:id="3476" w:author="PR Preview" w:date="2026-01-01T00:00:00Z">
        <w:r>
          <w:t xml:space="preserve"> </w:t>
        </w:r>
      </w:ins>
      <w:ins w:id="3477" w:author="PR Preview" w:date="2026-01-01T00:00:00Z">
        <w:r>
          <w:t xml:space="preserve">and</w:t>
        </w:r>
      </w:ins>
      <w:ins w:id="3478" w:author="PR Preview" w:date="2026-01-01T00:00:00Z">
        <w:r>
          <w:t xml:space="preserve"> </w:t>
        </w:r>
      </w:ins>
      <w:ins w:id="3479" w:author="PR Preview" w:date="2026-01-01T00:00:00Z">
        <w:r>
          <w:t xml:space="preserve">$\mathord{\smash[b]{\underset{\raise.3ex\hbox{$\scriptstyle\sim$}}{a}}\vphantom{a}}_2 = (2, 4)$</w:t>
        </w:r>
      </w:ins>
      <w:ins w:id="3480" w:author="PR Preview" w:date="2026-01-01T00:00:00Z">
        <w:r>
          <w:t xml:space="preserve">.</w:t>
        </w:r>
      </w:ins>
      <w:ins w:id="3481" w:author="PR Preview" w:date="2026-01-01T00:00:00Z">
        <w:r>
          <w:t xml:space="preserve"> </w:t>
        </w:r>
      </w:ins>
      <w:ins w:id="3482" w:author="PR Preview" w:date="2026-01-01T00:00:00Z">
        <w:r>
          <w:t xml:space="preserve">Step 1 gives</w:t>
        </w:r>
      </w:ins>
      <w:ins w:id="3483" w:author="PR Preview" w:date="2026-01-01T00:00:00Z">
        <w:r>
          <w:t xml:space="preserve"> </w:t>
        </w:r>
      </w:ins>
      <w:ins w:id="3484" w:author="PR Preview" w:date="2026-01-01T00:00:00Z">
        <w:r>
          <w:t xml:space="preserve">$\mathord{\smash[b]{\underset{\raise.3ex\hbox{$\scriptstyle\sim$}}{q}}\vphantom{q}}_1 = \tfrac{1}{\sqrt{5}}\,(1, 2)$</w:t>
        </w:r>
      </w:ins>
      <w:ins w:id="3485" w:author="PR Preview" w:date="2026-01-01T00:00:00Z">
        <w:r>
          <w:t xml:space="preserve">.</w:t>
        </w:r>
      </w:ins>
      <w:ins w:id="3486" w:author="PR Preview" w:date="2026-01-01T00:00:00Z">
        <w:r>
          <w:t xml:space="preserve"> </w:t>
        </w:r>
      </w:ins>
      <w:ins w:id="3487" w:author="PR Preview" w:date="2026-01-01T00:00:00Z">
        <w:r>
          <w:t xml:space="preserve">In step 2,</w:t>
        </w:r>
      </w:ins>
    </w:p>
    <w:p>
      <w:pPr>
        <w:pStyle w:val="BodyText"/>
      </w:pPr>
      <w:ins w:id="3488" w:author="PR Preview" w:date="2026-01-01T00:00:00Z">
        <w:r>
  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  </w:r>
      </w:ins>
    </w:p>
    <w:p>
      <w:pPr>
        <w:pStyle w:val="FirstParagraph"/>
      </w:pPr>
      <w:ins w:id="3489" w:author="PR Preview" w:date="2026-01-01T00:00:00Z">
        <w:r>
          <w:t xml:space="preserve">and</w:t>
        </w:r>
      </w:ins>
    </w:p>
    <w:p>
      <w:pPr>
        <w:pStyle w:val="BodyText"/>
      </w:pPr>
      <w:ins w:id="3490" w:author="PR Preview" w:date="2026-01-01T00:00:00Z">
        <w:r>
  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  </w:r>
      </w:ins>
    </w:p>
    <w:p>
      <w:pPr>
        <w:pStyle w:val="FirstParagraph"/>
      </w:pPr>
      <w:ins w:id="3491" w:author="PR Preview" w:date="2026-01-01T00:00:00Z">
        <w:r>
          <w:t xml:space="preserve">so the process stops:</w:t>
        </w:r>
      </w:ins>
      <w:ins w:id="3492" w:author="PR Preview" w:date="2026-01-01T00:00:00Z">
        <w:r>
          <w:t xml:space="preserve"> </w:t>
        </w:r>
      </w:ins>
      <w:ins w:id="3493" w:author="PR Preview" w:date="2026-01-01T00:00:00Z">
        <w:r>
          <w:t xml:space="preserve">$\mathord{\smash[b]{\underset{\raise.3ex\hbox{$\scriptstyle\sim$}}{a}}\vphantom{a}}_2$</w:t>
        </w:r>
      </w:ins>
      <w:ins w:id="3494" w:author="PR Preview" w:date="2026-01-01T00:00:00Z">
        <w:r>
          <w:t xml:space="preserve"> </w:t>
        </w:r>
      </w:ins>
      <w:ins w:id="3495" w:author="PR Preview" w:date="2026-01-01T00:00:00Z">
        <w:r>
          <w:t xml:space="preserve">is a multiple of</w:t>
        </w:r>
      </w:ins>
      <w:ins w:id="3496" w:author="PR Preview" w:date="2026-01-01T00:00:00Z">
        <w:r>
          <w:t xml:space="preserve"> </w:t>
        </w:r>
      </w:ins>
      <w:ins w:id="3497" w:author="PR Preview" w:date="2026-01-01T00:00:00Z">
        <w:r>
          <w:t xml:space="preserve">$\mathord{\smash[b]{\underset{\raise.3ex\hbox{$\scriptstyle\sim$}}{a}}\vphantom{a}}_1$</w:t>
        </w:r>
      </w:ins>
      <w:ins w:id="3498" w:author="PR Preview" w:date="2026-01-01T00:00:00Z">
        <w:r>
          <w:t xml:space="preserve">.</w:t>
        </w:r>
      </w:ins>
    </w:p>
    <w:bookmarkEnd w:id="85"/>
    <w:bookmarkStart w:id="86" w:name="thm-gram-schmidt"/>
    <w:p>
      <w:pPr>
        <w:pStyle w:val="BodyText"/>
      </w:pPr>
      <w:ins w:id="3499" w:author="PR Preview" w:date="2026-01-01T00:00:00Z">
        <w:r>
          <w:rPr>
            <w:b/>
            <w:bCs/>
          </w:rPr>
          <w:t xml:space="preserve">Theorem 10 (What Gram-Schmidt produces)</w:t>
        </w:r>
      </w:ins>
      <w:ins w:id="3500" w:author="PR Preview" w:date="2026-01-01T00:00:00Z">
        <w:r>
          <w:t xml:space="preserve"> </w:t>
        </w:r>
      </w:ins>
      <w:ins w:id="3501" w:author="PR Preview" w:date="2026-01-01T00:00:00Z">
        <w:r>
          <w:t xml:space="preserve">Run the Gram-Schmidt process (</w:t>
        </w:r>
      </w:ins>
      <w:hyperlink w:anchor="def-gram-schmidt">
        <w:ins w:id="3502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3503" w:author="PR Preview" w:date="2026-01-01T00:00:00Z">
        <w:r>
          <w:t xml:space="preserve">) on</w:t>
        </w:r>
      </w:ins>
      <w:ins w:id="3504" w:author="PR Preview" w:date="2026-01-01T00:00:00Z">
        <w:r>
          <w:t xml:space="preserve"> </w:t>
        </w:r>
      </w:ins>
      <w:ins w:id="3505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\mathord{\smash[b]{\underset{\raise.3ex\hbox{$\scriptstyle\sim$}}{a}}\vphantom{a}}_k \in \mathbb{R}^p$</w:t>
        </w:r>
      </w:ins>
      <w:ins w:id="350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2"/>
        </w:numPr>
      </w:pPr>
      <w:ins w:id="3507" w:author="PR Preview" w:date="2026-01-01T00:00:00Z">
        <w:r>
          <w:t xml:space="preserve">If it has produced</w:t>
        </w:r>
      </w:ins>
      <w:ins w:id="3508" w:author="PR Preview" w:date="2026-01-01T00:00:00Z">
        <w:r>
          <w:t xml:space="preserve"> </w:t>
        </w:r>
      </w:ins>
      <w:ins w:id="3509" w:author="PR Preview" w:date="2026-01-01T00:00:00Z">
        <w:r>
          <w:t xml:space="preserve">$\mathord{\smash[b]{\underset{\raise.3ex\hbox{$\scriptstyle\sim$}}{q}}\vphantom{q}}_1, \ldots, \mathord{\smash[b]{\underset{\raise.3ex\hbox{$\scriptstyle\sim$}}{q}}\vphantom{q}}_i$</w:t>
        </w:r>
      </w:ins>
      <w:ins w:id="3510" w:author="PR Preview" w:date="2026-01-01T00:00:00Z">
        <w:r>
          <w:t xml:space="preserve"> </w:t>
        </w:r>
      </w:ins>
      <w:ins w:id="3511" w:author="PR Preview" w:date="2026-01-01T00:00:00Z">
        <w:r>
          <w:t xml:space="preserve">without stopping,</w:t>
        </w:r>
      </w:ins>
      <w:ins w:id="3512" w:author="PR Preview" w:date="2026-01-01T00:00:00Z">
        <w:r>
          <w:t xml:space="preserve"> </w:t>
        </w:r>
      </w:ins>
      <w:ins w:id="3513" w:author="PR Preview" w:date="2026-01-01T00:00:00Z">
        <w:r>
          <w:t xml:space="preserve">then</w:t>
        </w:r>
      </w:ins>
      <w:ins w:id="3514" w:author="PR Preview" w:date="2026-01-01T00:00:00Z">
        <w:r>
          <w:t xml:space="preserve"> </w:t>
        </w:r>
      </w:ins>
      <w:ins w:id="3515" w:author="PR Preview" w:date="2026-01-01T00:00:00Z">
        <w:r>
          <w:t xml:space="preserve">$\mathord{\smash[b]{\underset{\raise.3ex\hbox{$\scriptstyle\sim$}}{q}}\vphantom{q}}_1, \ldots, \mathord{\smash[b]{\underset{\raise.3ex\hbox{$\scriptstyle\sim$}}{q}}\vphantom{q}}_i$</w:t>
        </w:r>
      </w:ins>
      <w:ins w:id="3516" w:author="PR Preview" w:date="2026-01-01T00:00:00Z">
        <w:r>
          <w:t xml:space="preserve"> </w:t>
        </w:r>
      </w:ins>
      <w:ins w:id="3517" w:author="PR Preview" w:date="2026-01-01T00:00:00Z">
        <w:r>
          <w:t xml:space="preserve">are orthonormal</w:t>
        </w:r>
      </w:ins>
      <w:ins w:id="3518" w:author="PR Preview" w:date="2026-01-01T00:00:00Z">
        <w:r>
          <w:t xml:space="preserve"> </w:t>
        </w:r>
      </w:ins>
      <w:ins w:id="3519" w:author="PR Preview" w:date="2026-01-01T00:00:00Z">
        <w:r>
          <w:t xml:space="preserve">and</w:t>
        </w:r>
      </w:ins>
      <w:ins w:id="3520" w:author="PR Preview" w:date="2026-01-01T00:00:00Z">
        <w:r>
          <w:t xml:space="preserve"> </w:t>
        </w:r>
      </w:ins>
      <w:ins w:id="3521" w:author="PR Preview" w:date="2026-01-01T00:00:00Z">
        <w:r>
  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  </w:r>
      </w:ins>
      <w:ins w:id="352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2"/>
        </w:numPr>
      </w:pPr>
      <w:ins w:id="3523" w:author="PR Preview" w:date="2026-01-01T00:00:00Z">
        <w:r>
          <w:t xml:space="preserve">If it reaches step</w:t>
        </w:r>
      </w:ins>
      <w:ins w:id="3524" w:author="PR Preview" w:date="2026-01-01T00:00:00Z">
        <w:r>
          <w:t xml:space="preserve"> </w:t>
        </w:r>
      </w:ins>
      <m:oMath>
        <m:r>
          <m:t>i</m:t>
        </m:r>
      </m:oMath>
      <w:ins w:id="3525" w:author="PR Preview" w:date="2026-01-01T00:00:00Z">
        <w:r>
          <w:t xml:space="preserve"> </w:t>
        </w:r>
      </w:ins>
      <w:ins w:id="3526" w:author="PR Preview" w:date="2026-01-01T00:00:00Z">
        <w:r>
          <w:t xml:space="preserve">(that is, it did not stop at steps</w:t>
        </w:r>
      </w:ins>
      <w:ins w:id="352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ins w:id="3528" w:author="PR Preview" w:date="2026-01-01T00:00:00Z">
        <w:r>
          <w:t xml:space="preserve">),</w:t>
        </w:r>
      </w:ins>
      <w:ins w:id="3529" w:author="PR Preview" w:date="2026-01-01T00:00:00Z">
        <w:r>
          <w:t xml:space="preserve"> </w:t>
        </w:r>
      </w:ins>
      <w:ins w:id="3530" w:author="PR Preview" w:date="2026-01-01T00:00:00Z">
        <w:r>
          <w:t xml:space="preserve">it stops there</w:t>
        </w:r>
      </w:ins>
      <w:ins w:id="3531" w:author="PR Preview" w:date="2026-01-01T00:00:00Z">
        <w:r>
          <w:t xml:space="preserve"> </w:t>
        </w:r>
      </w:ins>
      <w:ins w:id="3532" w:author="PR Preview" w:date="2026-01-01T00:00:00Z">
        <w:r>
          <w:t xml:space="preserve">exactly when</w:t>
        </w:r>
      </w:ins>
      <w:ins w:id="3533" w:author="PR Preview" w:date="2026-01-01T00:00:00Z">
        <w:r>
          <w:t xml:space="preserve"> </w:t>
        </w:r>
      </w:ins>
      <w:ins w:id="3534" w:author="PR Preview" w:date="2026-01-01T00:00:00Z">
        <w:r>
  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  </w:r>
      </w:ins>
      <w:ins w:id="353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2"/>
        </w:numPr>
      </w:pPr>
      <w:ins w:id="3536" w:author="PR Preview" w:date="2026-01-01T00:00:00Z">
        <w:r>
          <w:t xml:space="preserve">It completes all</w:t>
        </w:r>
      </w:ins>
      <w:ins w:id="3537" w:author="PR Preview" w:date="2026-01-01T00:00:00Z">
        <w:r>
          <w:t xml:space="preserve"> </w:t>
        </w:r>
      </w:ins>
      <m:oMath>
        <m:r>
          <m:t>k</m:t>
        </m:r>
      </m:oMath>
      <w:ins w:id="3538" w:author="PR Preview" w:date="2026-01-01T00:00:00Z">
        <w:r>
          <w:t xml:space="preserve"> </w:t>
        </w:r>
      </w:ins>
      <w:ins w:id="3539" w:author="PR Preview" w:date="2026-01-01T00:00:00Z">
        <w:r>
          <w:t xml:space="preserve">steps</w:t>
        </w:r>
      </w:ins>
      <w:ins w:id="3540" w:author="PR Preview" w:date="2026-01-01T00:00:00Z">
        <w:r>
          <w:t xml:space="preserve"> </w:t>
        </w:r>
      </w:ins>
      <w:ins w:id="3541" w:author="PR Preview" w:date="2026-01-01T00:00:00Z">
        <w:r>
          <w:t xml:space="preserve">exactly when</w:t>
        </w:r>
      </w:ins>
      <w:ins w:id="3542" w:author="PR Preview" w:date="2026-01-01T00:00:00Z">
        <w:r>
          <w:t xml:space="preserve"> </w:t>
        </w:r>
      </w:ins>
      <w:ins w:id="3543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\mathord{\smash[b]{\underset{\raise.3ex\hbox{$\scriptstyle\sim$}}{a}}\vphantom{a}}_k$</w:t>
        </w:r>
      </w:ins>
      <w:ins w:id="3544" w:author="PR Preview" w:date="2026-01-01T00:00:00Z">
        <w:r>
          <w:t xml:space="preserve"> </w:t>
        </w:r>
      </w:ins>
      <w:ins w:id="3545" w:author="PR Preview" w:date="2026-01-01T00:00:00Z">
        <w:r>
          <w:t xml:space="preserve">are linearly independent;</w:t>
        </w:r>
      </w:ins>
      <w:ins w:id="3546" w:author="PR Preview" w:date="2026-01-01T00:00:00Z">
        <w:r>
          <w:t xml:space="preserve"> </w:t>
        </w:r>
      </w:ins>
      <w:ins w:id="3547" w:author="PR Preview" w:date="2026-01-01T00:00:00Z">
        <w:r>
          <w:t xml:space="preserve">then</w:t>
        </w:r>
      </w:ins>
      <w:ins w:id="3548" w:author="PR Preview" w:date="2026-01-01T00:00:00Z">
        <w:r>
          <w:t xml:space="preserve"> </w:t>
        </w:r>
      </w:ins>
      <w:ins w:id="3549" w:author="PR Preview" w:date="2026-01-01T00:00:00Z">
        <w:r>
          <w:t xml:space="preserve">$\mathord{\smash[b]{\underset{\raise.3ex\hbox{$\scriptstyle\sim$}}{q}}\vphantom{q}}_1, \ldots, \mathord{\smash[b]{\underset{\raise.3ex\hbox{$\scriptstyle\sim$}}{q}}\vphantom{q}}_k$</w:t>
        </w:r>
      </w:ins>
      <w:ins w:id="3550" w:author="PR Preview" w:date="2026-01-01T00:00:00Z">
        <w:r>
          <w:t xml:space="preserve"> </w:t>
        </w:r>
      </w:ins>
      <w:ins w:id="3551" w:author="PR Preview" w:date="2026-01-01T00:00:00Z">
        <w:r>
          <w:t xml:space="preserve">is an orthonormal basis</w:t>
        </w:r>
      </w:ins>
      <w:ins w:id="3552" w:author="PR Preview" w:date="2026-01-01T00:00:00Z">
        <w:r>
          <w:t xml:space="preserve"> </w:t>
        </w:r>
      </w:ins>
      <w:ins w:id="3553" w:author="PR Preview" w:date="2026-01-01T00:00:00Z">
        <w:r>
          <w:t xml:space="preserve">of</w:t>
        </w:r>
      </w:ins>
      <w:ins w:id="3554" w:author="PR Preview" w:date="2026-01-01T00:00:00Z">
        <w:r>
          <w:t xml:space="preserve"> </w:t>
        </w:r>
      </w:ins>
      <w:ins w:id="3555" w:author="PR Preview" w:date="2026-01-01T00:00:00Z">
        <w:r>
  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  </w:r>
      </w:ins>
      <w:ins w:id="3556" w:author="PR Preview" w:date="2026-01-01T00:00:00Z">
        <w:r>
          <w:t xml:space="preserve"> </w:t>
        </w:r>
      </w:ins>
      <w:ins w:id="3557" w:author="PR Preview" w:date="2026-01-01T00:00:00Z">
        <w:r>
          <w:t xml:space="preserve">(</w:t>
        </w:r>
      </w:ins>
      <w:hyperlink w:anchor="def-orthonormal-basis">
        <w:ins w:id="3558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3559" w:author="PR Preview" w:date="2026-01-01T00:00:00Z">
        <w:r>
          <w:t xml:space="preserve">).</w:t>
        </w:r>
      </w:ins>
    </w:p>
    <w:bookmarkEnd w:id="86"/>
    <w:p>
      <w:pPr>
        <w:pStyle w:val="FirstParagraph"/>
      </w:pPr>
      <w:ins w:id="3560" w:author="PR Preview" w:date="2026-01-01T00:00:00Z">
        <w:r>
          <w:rPr>
            <w:i/>
            <w:iCs/>
          </w:rPr>
          <w:t xml:space="preserve">Proof</w:t>
        </w:r>
      </w:ins>
      <w:ins w:id="3561" w:author="PR Preview" w:date="2026-01-01T00:00:00Z">
        <w:r>
          <w:t xml:space="preserve">. </w:t>
        </w:r>
      </w:ins>
      <w:ins w:id="3562" w:author="PR Preview" w:date="2026-01-01T00:00:00Z">
        <w:r>
          <w:rPr>
            <w:b/>
            <w:bCs/>
          </w:rPr>
          <w:t xml:space="preserve">Parts 1 and 2, by</w:t>
        </w:r>
      </w:ins>
      <w:ins w:id="3563" w:author="PR Preview" w:date="2026-01-01T00:00:00Z">
        <w:r>
          <w:rPr>
            <w:b/>
            <w:bCs/>
          </w:rPr>
          <w:t xml:space="preserve"> </w:t>
        </w:r>
      </w:ins>
      <w:hyperlink r:id="rId87">
        <w:ins w:id="3564" w:author="PR Preview" w:date="2026-01-01T00:00:00Z">
          <w:r>
            <w:rPr>
              <w:rStyle w:val="Hyperlink"/>
              <w:b/>
              <w:bCs/>
            </w:rPr>
            <w:t xml:space="preserve">induction</w:t>
          </w:r>
        </w:ins>
      </w:hyperlink>
      <w:ins w:id="3565" w:author="PR Preview" w:date="2026-01-01T00:00:00Z">
        <w:r>
          <w:rPr>
            <w:b/>
            <w:bCs/>
          </w:rPr>
          <w:t xml:space="preserve"> </w:t>
        </w:r>
      </w:ins>
      <w:ins w:id="3566" w:author="PR Preview" w:date="2026-01-01T00:00:00Z">
        <w:r>
          <w:rPr>
            <w:b/>
            <w:bCs/>
          </w:rPr>
          <w:t xml:space="preserve">on</w:t>
        </w:r>
      </w:ins>
      <w:ins w:id="3567" w:author="PR Preview" w:date="2026-01-01T00:00:00Z">
        <w:r>
          <w:rPr>
            <w:b/>
            <w:bCs/>
          </w:rPr>
          <w:t xml:space="preserve"> </w:t>
        </w:r>
      </w:ins>
      <m:oMath>
        <m:r>
          <m:t>i</m:t>
        </m:r>
      </m:oMath>
      <w:ins w:id="3568" w:author="PR Preview" w:date="2026-01-01T00:00:00Z">
        <w:r>
          <w:rPr>
            <w:b/>
            <w:bCs/>
          </w:rPr>
          <w:t xml:space="preserve">.</w:t>
        </w:r>
      </w:ins>
      <w:ins w:id="3569" w:author="PR Preview" w:date="2026-01-01T00:00:00Z">
        <w:r>
          <w:t xml:space="preserve"> </w:t>
        </w:r>
      </w:ins>
      <w:ins w:id="3570" w:author="PR Preview" w:date="2026-01-01T00:00:00Z">
        <w:r>
          <w:t xml:space="preserve">Before step</w:t>
        </w:r>
      </w:ins>
      <w:ins w:id="3571" w:author="PR Preview" w:date="2026-01-01T00:00:00Z">
        <w:r>
          <w:t xml:space="preserve"> </w:t>
        </w:r>
      </w:ins>
      <m:oMath>
        <m:r>
          <m:t>1</m:t>
        </m:r>
      </m:oMath>
      <w:ins w:id="3572" w:author="PR Preview" w:date="2026-01-01T00:00:00Z">
        <w:r>
          <w:t xml:space="preserve">, the list of</w:t>
        </w:r>
      </w:ins>
      <w:ins w:id="3573" w:author="PR Preview" w:date="2026-01-01T00:00:00Z">
        <w:r>
          <w:t xml:space="preserve"> </w:t>
        </w:r>
      </w:ins>
      <w:ins w:id="3574" w:author="PR Preview" w:date="2026-01-01T00:00:00Z">
        <w:r>
          <w:t xml:space="preserve">$\mathord{\smash[b]{\underset{\raise.3ex\hbox{$\scriptstyle\sim$}}{q}}\vphantom{q}}$</w:t>
        </w:r>
      </w:ins>
      <w:ins w:id="3575" w:author="PR Preview" w:date="2026-01-01T00:00:00Z">
        <w:r>
          <w:t xml:space="preserve">’s is empty,</w:t>
        </w:r>
      </w:ins>
      <w:ins w:id="3576" w:author="PR Preview" w:date="2026-01-01T00:00:00Z">
        <w:r>
          <w:t xml:space="preserve"> </w:t>
        </w:r>
      </w:ins>
      <w:ins w:id="3577" w:author="PR Preview" w:date="2026-01-01T00:00:00Z">
        <w:r>
          <w:t xml:space="preserve">which is orthonormal, and both spans are</w:t>
        </w:r>
      </w:ins>
      <w:ins w:id="3578" w:author="PR Preview" w:date="2026-01-01T00:00:00Z">
        <w:r>
          <w:t xml:space="preserve"> </w:t>
        </w:r>
      </w:ins>
      <w:ins w:id="3579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3580" w:author="PR Preview" w:date="2026-01-01T00:00:00Z">
        <w:r>
          <w:t xml:space="preserve"> </w:t>
        </w:r>
      </w:ins>
      <w:ins w:id="3581" w:author="PR Preview" w:date="2026-01-01T00:00:00Z">
        <w:r>
          <w:t xml:space="preserve">(</w:t>
        </w:r>
      </w:ins>
      <w:hyperlink r:id="rId88">
        <w:ins w:id="3582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3583" w:author="PR Preview" w:date="2026-01-01T00:00:00Z">
        <w:r>
          <w:t xml:space="preserve">).</w:t>
        </w:r>
      </w:ins>
      <w:ins w:id="3584" w:author="PR Preview" w:date="2026-01-01T00:00:00Z">
        <w:r>
          <w:t xml:space="preserve"> </w:t>
        </w:r>
      </w:ins>
      <w:ins w:id="3585" w:author="PR Preview" w:date="2026-01-01T00:00:00Z">
        <w:r>
          <w:t xml:space="preserve">Suppose part 1 holds after step</w:t>
        </w:r>
      </w:ins>
      <w:ins w:id="358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−</m:t>
        </m:r>
        <m:r>
          <m:t>1</m:t>
        </m:r>
      </m:oMath>
      <w:ins w:id="3587" w:author="PR Preview" w:date="2026-01-01T00:00:00Z">
        <w:r>
          <w:t xml:space="preserve">,</w:t>
        </w:r>
      </w:ins>
      <w:ins w:id="3588" w:author="PR Preview" w:date="2026-01-01T00:00:00Z">
        <w:r>
          <w:t xml:space="preserve"> </w:t>
        </w:r>
      </w:ins>
      <w:ins w:id="3589" w:author="PR Preview" w:date="2026-01-01T00:00:00Z">
        <w:r>
          <w:t xml:space="preserve">and write</w:t>
        </w:r>
      </w:ins>
    </w:p>
    <w:p>
      <w:pPr>
        <w:pStyle w:val="BodyText"/>
      </w:pPr>
      <w:ins w:id="3590" w:author="PR Preview" w:date="2026-01-01T00:00:00Z">
        <w:r>
  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  </w:r>
      </w:ins>
    </w:p>
    <w:p>
      <w:pPr>
        <w:pStyle w:val="FirstParagraph"/>
      </w:pPr>
      <w:ins w:id="3591" w:author="PR Preview" w:date="2026-01-01T00:00:00Z">
        <w:r>
          <w:t xml:space="preserve">The orthonormal vectors</w:t>
        </w:r>
      </w:ins>
      <w:ins w:id="3592" w:author="PR Preview" w:date="2026-01-01T00:00:00Z">
        <w:r>
          <w:t xml:space="preserve"> </w:t>
        </w:r>
      </w:ins>
      <w:ins w:id="3593" w:author="PR Preview" w:date="2026-01-01T00:00:00Z">
        <w:r>
          <w:t xml:space="preserve">$\mathord{\smash[b]{\underset{\raise.3ex\hbox{$\scriptstyle\sim$}}{q}}\vphantom{q}}_1, \ldots, \mathord{\smash[b]{\underset{\raise.3ex\hbox{$\scriptstyle\sim$}}{q}}\vphantom{q}}_{i-1}$</w:t>
        </w:r>
      </w:ins>
      <w:ins w:id="3594" w:author="PR Preview" w:date="2026-01-01T00:00:00Z">
        <w:r>
          <w:t xml:space="preserve"> </w:t>
        </w:r>
      </w:ins>
      <w:ins w:id="3595" w:author="PR Preview" w:date="2026-01-01T00:00:00Z">
        <w:r>
          <w:t xml:space="preserve">are linearly independent</w:t>
        </w:r>
      </w:ins>
      <w:ins w:id="3596" w:author="PR Preview" w:date="2026-01-01T00:00:00Z">
        <w:r>
          <w:t xml:space="preserve"> </w:t>
        </w:r>
      </w:ins>
      <w:ins w:id="3597" w:author="PR Preview" w:date="2026-01-01T00:00:00Z">
        <w:r>
          <w:t xml:space="preserve">(</w:t>
        </w:r>
      </w:ins>
      <w:hyperlink w:anchor="thm-orthonormal-independent">
        <w:ins w:id="3598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3599" w:author="PR Preview" w:date="2026-01-01T00:00:00Z">
        <w:r>
          <w:t xml:space="preserve">) and span</w:t>
        </w:r>
      </w:ins>
      <w:ins w:id="360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3601" w:author="PR Preview" w:date="2026-01-01T00:00:00Z">
        <w:r>
          <w:t xml:space="preserve">,</w:t>
        </w:r>
      </w:ins>
      <w:ins w:id="3602" w:author="PR Preview" w:date="2026-01-01T00:00:00Z">
        <w:r>
          <w:t xml:space="preserve"> </w:t>
        </w:r>
      </w:ins>
      <w:ins w:id="3603" w:author="PR Preview" w:date="2026-01-01T00:00:00Z">
        <w:r>
          <w:t xml:space="preserve">so they are an orthonormal basis of it.</w:t>
        </w:r>
      </w:ins>
    </w:p>
    <w:p>
      <w:pPr>
        <w:pStyle w:val="BodyText"/>
      </w:pPr>
      <w:ins w:id="3604" w:author="PR Preview" w:date="2026-01-01T00:00:00Z">
        <w:r>
          <w:rPr>
            <w:i/>
            <w:iCs/>
          </w:rPr>
          <w:t xml:space="preserve">$\mathord{\smash[b]{\underset{\raise.3ex\hbox{$\scriptstyle\sim$}}{q}}\vphantom{q}}'_i$</w:t>
        </w:r>
      </w:ins>
      <w:ins w:id="3605" w:author="PR Preview" w:date="2026-01-01T00:00:00Z">
        <w:r>
          <w:rPr>
            <w:i/>
            <w:iCs/>
          </w:rPr>
          <w:t xml:space="preserve"> </w:t>
        </w:r>
      </w:ins>
      <w:ins w:id="3606" w:author="PR Preview" w:date="2026-01-01T00:00:00Z">
        <w:r>
          <w:rPr>
            <w:i/>
            <w:iCs/>
          </w:rPr>
          <w:t xml:space="preserve">is orthogonal to the earlier</w:t>
        </w:r>
      </w:ins>
      <w:ins w:id="3607" w:author="PR Preview" w:date="2026-01-01T00:00:00Z">
        <w:r>
          <w:rPr>
            <w:i/>
            <w:iCs/>
          </w:rPr>
          <w:t xml:space="preserve"> </w:t>
        </w:r>
      </w:ins>
      <w:ins w:id="3608" w:author="PR Preview" w:date="2026-01-01T00:00:00Z">
        <w:r>
          <w:rPr>
            <w:i/>
            <w:iCs/>
          </w:rPr>
          <w:t xml:space="preserve">$\mathord{\smash[b]{\underset{\raise.3ex\hbox{$\scriptstyle\sim$}}{q}}\vphantom{q}}$</w:t>
        </w:r>
      </w:ins>
      <w:ins w:id="3609" w:author="PR Preview" w:date="2026-01-01T00:00:00Z">
        <w:r>
          <w:rPr>
            <w:i/>
            <w:iCs/>
          </w:rPr>
          <w:t xml:space="preserve">’s.</w:t>
        </w:r>
      </w:ins>
      <w:ins w:id="3610" w:author="PR Preview" w:date="2026-01-01T00:00:00Z">
        <w:r>
          <w:t xml:space="preserve"> </w:t>
        </w:r>
      </w:ins>
      <w:ins w:id="3611" w:author="PR Preview" w:date="2026-01-01T00:00:00Z">
        <w:r>
          <w:t xml:space="preserve">For each</w:t>
        </w:r>
      </w:ins>
      <w:ins w:id="3612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&lt;</m:t>
        </m:r>
        <m:r>
          <m:t>i</m:t>
        </m:r>
      </m:oMath>
      <w:ins w:id="3613" w:author="PR Preview" w:date="2026-01-01T00:00:00Z">
        <w:r>
          <w:t xml:space="preserve">,</w:t>
        </w:r>
      </w:ins>
    </w:p>
    <w:p>
      <w:pPr>
        <w:pStyle w:val="BodyText"/>
      </w:pPr>
      <w:ins w:id="3614" w:author="PR Preview" w:date="2026-01-01T00:00:00Z">
        <w:r>
  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  </w:r>
      </w:ins>
    </w:p>
    <w:p>
      <w:pPr>
        <w:pStyle w:val="FirstParagraph"/>
      </w:pPr>
      <w:ins w:id="3615" w:author="PR Preview" w:date="2026-01-01T00:00:00Z">
        <w:r>
          <w:rPr>
            <w:i/>
            <w:iCs/>
          </w:rPr>
          <w:t xml:space="preserve">Part 2 at step</w:t>
        </w:r>
      </w:ins>
      <w:ins w:id="3616" w:author="PR Preview" w:date="2026-01-01T00:00:00Z">
        <w:r>
          <w:rPr>
            <w:i/>
            <w:iCs/>
          </w:rPr>
          <w:t xml:space="preserve"> </w:t>
        </w:r>
      </w:ins>
      <m:oMath>
        <m:r>
          <m:t>i</m:t>
        </m:r>
      </m:oMath>
      <w:ins w:id="3617" w:author="PR Preview" w:date="2026-01-01T00:00:00Z">
        <w:r>
          <w:rPr>
            <w:i/>
            <w:iCs/>
          </w:rPr>
          <w:t xml:space="preserve">.</w:t>
        </w:r>
      </w:ins>
      <w:ins w:id="3618" w:author="PR Preview" w:date="2026-01-01T00:00:00Z">
        <w:r>
          <w:t xml:space="preserve"> </w:t>
        </w:r>
      </w:ins>
      <w:ins w:id="3619" w:author="PR Preview" w:date="2026-01-01T00:00:00Z">
        <w:r>
          <w:t xml:space="preserve">If</w:t>
        </w:r>
      </w:ins>
      <w:ins w:id="3620" w:author="PR Preview" w:date="2026-01-01T00:00:00Z">
        <w:r>
          <w:t xml:space="preserve"> </w:t>
        </w:r>
      </w:ins>
      <w:ins w:id="3621" w:author="PR Preview" w:date="2026-01-01T00:00:00Z">
        <w:r>
          <w:t xml:space="preserve">$\mathord{\smash[b]{\underset{\raise.3ex\hbox{$\scriptstyle\sim$}}{q}}\vphantom{q}}'_i = \mathord{\smash[b]{\underset{\raise.3ex\hbox{$\scriptstyle\sim$}}{0}}\vphantom{0}}$</w:t>
        </w:r>
      </w:ins>
      <w:ins w:id="3622" w:author="PR Preview" w:date="2026-01-01T00:00:00Z">
        <w:r>
          <w:t xml:space="preserve">, then</w:t>
        </w:r>
      </w:ins>
      <w:ins w:id="3623" w:author="PR Preview" w:date="2026-01-01T00:00:00Z">
        <w:r>
          <w:t xml:space="preserve"> </w:t>
        </w:r>
      </w:ins>
      <w:ins w:id="3624" w:author="PR Preview" w:date="2026-01-01T00:00:00Z">
        <w:r>
  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  </w:r>
      </w:ins>
      <w:ins w:id="3625" w:author="PR Preview" w:date="2026-01-01T00:00:00Z">
        <w:r>
          <w:t xml:space="preserve">.</w:t>
        </w:r>
      </w:ins>
      <w:ins w:id="3626" w:author="PR Preview" w:date="2026-01-01T00:00:00Z">
        <w:r>
          <w:t xml:space="preserve"> </w:t>
        </w:r>
      </w:ins>
      <w:ins w:id="3627" w:author="PR Preview" w:date="2026-01-01T00:00:00Z">
        <w:r>
          <w:t xml:space="preserve">Conversely, if</w:t>
        </w:r>
      </w:ins>
      <w:ins w:id="3628" w:author="PR Preview" w:date="2026-01-01T00:00:00Z">
        <w:r>
          <w:t xml:space="preserve"> </w:t>
        </w:r>
      </w:ins>
      <w:ins w:id="3629" w:author="PR Preview" w:date="2026-01-01T00:00:00Z">
        <w:r>
          <w:t xml:space="preserve">$\mathord{\smash[b]{\underset{\raise.3ex\hbox{$\scriptstyle\sim$}}{a}}\vphantom{a}}_i \in \mathcal{S}_{i-1}$</w:t>
        </w:r>
      </w:ins>
      <w:ins w:id="3630" w:author="PR Preview" w:date="2026-01-01T00:00:00Z">
        <w:r>
          <w:t xml:space="preserve">, then</w:t>
        </w:r>
      </w:ins>
      <w:ins w:id="3631" w:author="PR Preview" w:date="2026-01-01T00:00:00Z">
        <w:r>
          <w:t xml:space="preserve"> </w:t>
        </w:r>
      </w:ins>
      <w:ins w:id="3632" w:author="PR Preview" w:date="2026-01-01T00:00:00Z">
        <w:r>
  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  </w:r>
      </w:ins>
      <w:ins w:id="3633" w:author="PR Preview" w:date="2026-01-01T00:00:00Z">
        <w:r>
          <w:t xml:space="preserve"> </w:t>
        </w:r>
      </w:ins>
      <w:ins w:id="3634" w:author="PR Preview" w:date="2026-01-01T00:00:00Z">
        <w:r>
          <w:t xml:space="preserve">(</w:t>
        </w:r>
      </w:ins>
      <w:hyperlink w:anchor="thm-orthonormal-expansion">
        <w:ins w:id="3635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3636" w:author="PR Preview" w:date="2026-01-01T00:00:00Z">
        <w:r>
          <w:t xml:space="preserve">), so</w:t>
        </w:r>
      </w:ins>
      <w:ins w:id="3637" w:author="PR Preview" w:date="2026-01-01T00:00:00Z">
        <w:r>
          <w:t xml:space="preserve"> </w:t>
        </w:r>
      </w:ins>
      <w:ins w:id="3638" w:author="PR Preview" w:date="2026-01-01T00:00:00Z">
        <w:r>
          <w:t xml:space="preserve">$\mathord{\smash[b]{\underset{\raise.3ex\hbox{$\scriptstyle\sim$}}{q}}\vphantom{q}}'_i = \mathord{\smash[b]{\underset{\raise.3ex\hbox{$\scriptstyle\sim$}}{0}}\vphantom{0}}$</w:t>
        </w:r>
      </w:ins>
      <w:ins w:id="3639" w:author="PR Preview" w:date="2026-01-01T00:00:00Z">
        <w:r>
          <w:t xml:space="preserve">.</w:t>
        </w:r>
      </w:ins>
    </w:p>
    <w:p>
      <w:pPr>
        <w:pStyle w:val="BodyText"/>
      </w:pPr>
      <w:ins w:id="3640" w:author="PR Preview" w:date="2026-01-01T00:00:00Z">
        <w:r>
          <w:rPr>
            <w:i/>
            <w:iCs/>
          </w:rPr>
          <w:t xml:space="preserve">Part 1 at step</w:t>
        </w:r>
      </w:ins>
      <w:ins w:id="3641" w:author="PR Preview" w:date="2026-01-01T00:00:00Z">
        <w:r>
          <w:rPr>
            <w:i/>
            <w:iCs/>
          </w:rPr>
          <w:t xml:space="preserve"> </w:t>
        </w:r>
      </w:ins>
      <m:oMath>
        <m:r>
          <m:t>i</m:t>
        </m:r>
      </m:oMath>
      <w:ins w:id="3642" w:author="PR Preview" w:date="2026-01-01T00:00:00Z">
        <w:r>
          <w:rPr>
            <w:i/>
            <w:iCs/>
          </w:rPr>
          <w:t xml:space="preserve">, if the process does not stop.</w:t>
        </w:r>
      </w:ins>
      <w:ins w:id="3643" w:author="PR Preview" w:date="2026-01-01T00:00:00Z">
        <w:r>
          <w:t xml:space="preserve"> </w:t>
        </w:r>
      </w:ins>
      <w:ins w:id="3644" w:author="PR Preview" w:date="2026-01-01T00:00:00Z">
        <w:r>
          <w:t xml:space="preserve">Then</w:t>
        </w:r>
      </w:ins>
      <w:ins w:id="3645" w:author="PR Preview" w:date="2026-01-01T00:00:00Z">
        <w:r>
          <w:t xml:space="preserve"> </w:t>
        </w:r>
      </w:ins>
      <w:ins w:id="3646" w:author="PR Preview" w:date="2026-01-01T00:00:00Z">
        <w:r>
          <w:t xml:space="preserve">$\mathord{\smash[b]{\underset{\raise.3ex\hbox{$\scriptstyle\sim$}}{q}}\vphantom{q}}'_i \ne \mathord{\smash[b]{\underset{\raise.3ex\hbox{$\scriptstyle\sim$}}{0}}\vphantom{0}}$</w:t>
        </w:r>
      </w:ins>
      <w:ins w:id="3647" w:author="PR Preview" w:date="2026-01-01T00:00:00Z">
        <w:r>
          <w:t xml:space="preserve">, so</w:t>
        </w:r>
      </w:ins>
      <w:ins w:id="3648" w:author="PR Preview" w:date="2026-01-01T00:00:00Z">
        <w:r>
          <w:t xml:space="preserve"> </w:t>
        </w:r>
      </w:ins>
      <w:ins w:id="3649" w:author="PR Preview" w:date="2026-01-01T00:00:00Z">
        <w:r>
          <w:t xml:space="preserve">$\mathopen{}\left\lVert\mathord{\smash[b]{\underset{\raise.3ex\hbox{$\scriptstyle\sim$}}{q}}\vphantom{q}}'_i\right\rVert\mathclose{} &gt; 0$</w:t>
        </w:r>
      </w:ins>
      <w:ins w:id="3650" w:author="PR Preview" w:date="2026-01-01T00:00:00Z">
        <w:r>
          <w:t xml:space="preserve">,</w:t>
        </w:r>
      </w:ins>
      <w:ins w:id="3651" w:author="PR Preview" w:date="2026-01-01T00:00:00Z">
        <w:r>
          <w:t xml:space="preserve"> </w:t>
        </w:r>
      </w:ins>
      <w:ins w:id="3652" w:author="PR Preview" w:date="2026-01-01T00:00:00Z">
        <w:r>
          <w:t xml:space="preserve">and</w:t>
        </w:r>
      </w:ins>
      <w:ins w:id="3653" w:author="PR Preview" w:date="2026-01-01T00:00:00Z">
        <w:r>
          <w:t xml:space="preserve"> </w:t>
        </w:r>
      </w:ins>
      <w:ins w:id="3654" w:author="PR Preview" w:date="2026-01-01T00:00:00Z">
        <w:r>
  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  </w:r>
      </w:ins>
      <w:ins w:id="3655" w:author="PR Preview" w:date="2026-01-01T00:00:00Z">
        <w:r>
          <w:t xml:space="preserve"> </w:t>
        </w:r>
      </w:ins>
      <w:ins w:id="3656" w:author="PR Preview" w:date="2026-01-01T00:00:00Z">
        <w:r>
          <w:t xml:space="preserve">has</w:t>
        </w:r>
      </w:ins>
      <w:ins w:id="3657" w:author="PR Preview" w:date="2026-01-01T00:00:00Z">
        <w:r>
          <w:t xml:space="preserve"> </w:t>
        </w:r>
      </w:ins>
      <w:ins w:id="3658" w:author="PR Preview" w:date="2026-01-01T00:00:00Z">
        <w:r>
          <w:t xml:space="preserve">norm</w:t>
        </w:r>
      </w:ins>
      <w:ins w:id="3659" w:author="PR Preview" w:date="2026-01-01T00:00:00Z">
        <w:r>
          <w:t xml:space="preserve"> </w:t>
        </w:r>
      </w:ins>
      <w:ins w:id="3660" w:author="PR Preview" w:date="2026-01-01T00:00:00Z">
        <w:r>
  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  </w:r>
      </w:ins>
      <w:ins w:id="3661" w:author="PR Preview" w:date="2026-01-01T00:00:00Z">
        <w:r>
          <w:t xml:space="preserve"> </w:t>
        </w:r>
      </w:ins>
      <w:ins w:id="3662" w:author="PR Preview" w:date="2026-01-01T00:00:00Z">
        <w:r>
          <w:t xml:space="preserve">(</w:t>
        </w:r>
      </w:ins>
      <w:hyperlink w:anchor="thm-norm-properties">
        <w:ins w:id="3663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3664" w:author="PR Preview" w:date="2026-01-01T00:00:00Z">
        <w:r>
          <w:t xml:space="preserve">)</w:t>
        </w:r>
      </w:ins>
      <w:ins w:id="3665" w:author="PR Preview" w:date="2026-01-01T00:00:00Z">
        <w:r>
          <w:t xml:space="preserve"> </w:t>
        </w:r>
      </w:ins>
      <w:ins w:id="3666" w:author="PR Preview" w:date="2026-01-01T00:00:00Z">
        <w:r>
          <w:t xml:space="preserve">and for</w:t>
        </w:r>
      </w:ins>
      <w:ins w:id="3667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ins w:id="3668" w:author="PR Preview" w:date="2026-01-01T00:00:00Z">
        <w:r>
  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  </w:r>
      </w:ins>
    </w:p>
    <w:p>
      <w:pPr>
        <w:pStyle w:val="FirstParagraph"/>
      </w:pPr>
      <w:ins w:id="3669" w:author="PR Preview" w:date="2026-01-01T00:00:00Z">
        <w:r>
          <w:t xml:space="preserve">and</w:t>
        </w:r>
      </w:ins>
      <w:ins w:id="3670" w:author="PR Preview" w:date="2026-01-01T00:00:00Z">
        <w:r>
          <w:t xml:space="preserve"> </w:t>
        </w:r>
      </w:ins>
      <w:ins w:id="3671" w:author="PR Preview" w:date="2026-01-01T00:00:00Z">
        <w:r>
          <w:t xml:space="preserve">$\mathord{\smash[b]{\underset{\raise.3ex\hbox{$\scriptstyle\sim$}}{q}}\vphantom{q}}_i \cdot \mathord{\smash[b]{\underset{\raise.3ex\hbox{$\scriptstyle\sim$}}{q}}\vphantom{q}}_l = 0$</w:t>
        </w:r>
      </w:ins>
      <w:ins w:id="3672" w:author="PR Preview" w:date="2026-01-01T00:00:00Z">
        <w:r>
          <w:t xml:space="preserve"> </w:t>
        </w:r>
      </w:ins>
      <w:ins w:id="3673" w:author="PR Preview" w:date="2026-01-01T00:00:00Z">
        <w:r>
          <w:t xml:space="preserve">too (</w:t>
        </w:r>
      </w:ins>
      <w:hyperlink r:id="rId12">
        <w:ins w:id="3674" w:author="PR Preview" w:date="2026-01-01T00:00:00Z">
          <w:r>
            <w:rPr>
              <w:rStyle w:val="Hyperlink"/>
            </w:rPr>
            <w:t xml:space="preserve">Theorem 1 in Vectors</w:t>
          </w:r>
        </w:ins>
      </w:hyperlink>
      <w:ins w:id="3675" w:author="PR Preview" w:date="2026-01-01T00:00:00Z">
        <w:r>
          <w:t xml:space="preserve">).</w:t>
        </w:r>
      </w:ins>
      <w:ins w:id="3676" w:author="PR Preview" w:date="2026-01-01T00:00:00Z">
        <w:r>
          <w:t xml:space="preserve"> </w:t>
        </w:r>
      </w:ins>
      <w:ins w:id="3677" w:author="PR Preview" w:date="2026-01-01T00:00:00Z">
        <w:r>
          <w:t xml:space="preserve">So</w:t>
        </w:r>
      </w:ins>
      <w:ins w:id="3678" w:author="PR Preview" w:date="2026-01-01T00:00:00Z">
        <w:r>
          <w:t xml:space="preserve"> </w:t>
        </w:r>
      </w:ins>
      <w:ins w:id="3679" w:author="PR Preview" w:date="2026-01-01T00:00:00Z">
        <w:r>
          <w:t xml:space="preserve">$\mathord{\smash[b]{\underset{\raise.3ex\hbox{$\scriptstyle\sim$}}{q}}\vphantom{q}}_1, \ldots, \mathord{\smash[b]{\underset{\raise.3ex\hbox{$\scriptstyle\sim$}}{q}}\vphantom{q}}_i$</w:t>
        </w:r>
      </w:ins>
      <w:ins w:id="3680" w:author="PR Preview" w:date="2026-01-01T00:00:00Z">
        <w:r>
          <w:t xml:space="preserve"> </w:t>
        </w:r>
      </w:ins>
      <w:ins w:id="3681" w:author="PR Preview" w:date="2026-01-01T00:00:00Z">
        <w:r>
          <w:t xml:space="preserve">are orthonormal.</w:t>
        </w:r>
      </w:ins>
      <w:ins w:id="3682" w:author="PR Preview" w:date="2026-01-01T00:00:00Z">
        <w:r>
          <w:t xml:space="preserve"> </w:t>
        </w:r>
      </w:ins>
      <w:ins w:id="3683" w:author="PR Preview" w:date="2026-01-01T00:00:00Z">
        <w:r>
          <w:t xml:space="preserve">For the spans:</w:t>
        </w:r>
      </w:ins>
    </w:p>
    <w:p>
      <w:pPr>
        <w:pStyle w:val="Compact"/>
        <w:numPr>
          <w:ilvl w:val="0"/>
          <w:numId w:val="1023"/>
        </w:numPr>
      </w:pPr>
      <w:ins w:id="3684" w:author="PR Preview" w:date="2026-01-01T00:00:00Z">
        <w:r>
  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  </w:r>
      </w:ins>
      <w:ins w:id="3685" w:author="PR Preview" w:date="2026-01-01T00:00:00Z">
        <w:r>
          <w:t xml:space="preserve"> </w:t>
        </w:r>
      </w:ins>
      <w:ins w:id="3686" w:author="PR Preview" w:date="2026-01-01T00:00:00Z">
        <w:r>
          <w:t xml:space="preserve">is in</w:t>
        </w:r>
      </w:ins>
      <w:ins w:id="3687" w:author="PR Preview" w:date="2026-01-01T00:00:00Z">
        <w:r>
          <w:t xml:space="preserve"> </w:t>
        </w:r>
      </w:ins>
      <w:ins w:id="3688" w:author="PR Preview" w:date="2026-01-01T00:00:00Z">
        <w:r>
  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  </w:r>
      </w:ins>
      <w:ins w:id="3689" w:author="PR Preview" w:date="2026-01-01T00:00:00Z">
        <w:r>
          <w:t xml:space="preserve">,</w:t>
        </w:r>
      </w:ins>
      <w:ins w:id="3690" w:author="PR Preview" w:date="2026-01-01T00:00:00Z">
        <w:r>
          <w:t xml:space="preserve"> </w:t>
        </w:r>
      </w:ins>
      <w:ins w:id="3691" w:author="PR Preview" w:date="2026-01-01T00:00:00Z">
        <w:r>
          <w:t xml:space="preserve">and so is each of</w:t>
        </w:r>
      </w:ins>
      <w:ins w:id="3692" w:author="PR Preview" w:date="2026-01-01T00:00:00Z">
        <w:r>
          <w:t xml:space="preserve"> </w:t>
        </w:r>
      </w:ins>
      <w:ins w:id="3693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\mathord{\smash[b]{\underset{\raise.3ex\hbox{$\scriptstyle\sim$}}{a}}\vphantom{a}}_{i-1}$</w:t>
        </w:r>
      </w:ins>
      <w:ins w:id="3694" w:author="PR Preview" w:date="2026-01-01T00:00:00Z">
        <w:r>
          <w:t xml:space="preserve">, which lie in</w:t>
        </w:r>
      </w:ins>
      <w:ins w:id="3695" w:author="PR Preview" w:date="2026-01-01T00:00:00Z">
        <w:r>
          <w:t xml:space="preserve"> </w:t>
        </w:r>
      </w:ins>
      <w:ins w:id="3696" w:author="PR Preview" w:date="2026-01-01T00:00:00Z">
        <w:r>
  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  </w:r>
      </w:ins>
      <w:ins w:id="369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3"/>
        </w:numPr>
      </w:pPr>
      <w:ins w:id="3698" w:author="PR Preview" w:date="2026-01-01T00:00:00Z">
        <w:r>
  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  </w:r>
      </w:ins>
      <w:ins w:id="3699" w:author="PR Preview" w:date="2026-01-01T00:00:00Z">
        <w:r>
          <w:t xml:space="preserve"> </w:t>
        </w:r>
      </w:ins>
      <w:ins w:id="3700" w:author="PR Preview" w:date="2026-01-01T00:00:00Z">
        <w:r>
          <w:t xml:space="preserve">is in</w:t>
        </w:r>
      </w:ins>
      <w:ins w:id="3701" w:author="PR Preview" w:date="2026-01-01T00:00:00Z">
        <w:r>
          <w:t xml:space="preserve"> </w:t>
        </w:r>
      </w:ins>
      <w:ins w:id="3702" w:author="PR Preview" w:date="2026-01-01T00:00:00Z">
        <w:r>
  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  </w:r>
      </w:ins>
      <w:ins w:id="3703" w:author="PR Preview" w:date="2026-01-01T00:00:00Z">
        <w:r>
          <w:t xml:space="preserve">,</w:t>
        </w:r>
      </w:ins>
      <w:ins w:id="3704" w:author="PR Preview" w:date="2026-01-01T00:00:00Z">
        <w:r>
          <w:t xml:space="preserve"> </w:t>
        </w:r>
      </w:ins>
      <w:ins w:id="3705" w:author="PR Preview" w:date="2026-01-01T00:00:00Z">
        <w:r>
          <w:t xml:space="preserve">because each</w:t>
        </w:r>
      </w:ins>
      <w:ins w:id="3706" w:author="PR Preview" w:date="2026-01-01T00:00:00Z">
        <w:r>
          <w:t xml:space="preserve"> </w:t>
        </w:r>
      </w:ins>
      <w:ins w:id="3707" w:author="PR Preview" w:date="2026-01-01T00:00:00Z">
        <w:r>
          <w:t xml:space="preserve">$\mathord{\smash[b]{\underset{\raise.3ex\hbox{$\scriptstyle\sim$}}{q}}\vphantom{q}}_j$</w:t>
        </w:r>
      </w:ins>
      <w:ins w:id="3708" w:author="PR Preview" w:date="2026-01-01T00:00:00Z">
        <w:r>
          <w:t xml:space="preserve"> </w:t>
        </w:r>
      </w:ins>
      <w:ins w:id="3709" w:author="PR Preview" w:date="2026-01-01T00:00:00Z">
        <w:r>
          <w:t xml:space="preserve">with</w:t>
        </w:r>
      </w:ins>
      <w:ins w:id="3710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&lt;</m:t>
        </m:r>
        <m:r>
          <m:t>i</m:t>
        </m:r>
      </m:oMath>
      <w:ins w:id="3711" w:author="PR Preview" w:date="2026-01-01T00:00:00Z">
        <w:r>
          <w:t xml:space="preserve"> </w:t>
        </w:r>
      </w:ins>
      <w:ins w:id="3712" w:author="PR Preview" w:date="2026-01-01T00:00:00Z">
        <w:r>
          <w:t xml:space="preserve">lies in</w:t>
        </w:r>
      </w:ins>
      <w:ins w:id="371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3714" w:author="PR Preview" w:date="2026-01-01T00:00:00Z">
        <w:r>
          <w:t xml:space="preserve">;</w:t>
        </w:r>
      </w:ins>
      <w:ins w:id="3715" w:author="PR Preview" w:date="2026-01-01T00:00:00Z">
        <w:r>
          <w:t xml:space="preserve"> </w:t>
        </w:r>
      </w:ins>
      <w:ins w:id="3716" w:author="PR Preview" w:date="2026-01-01T00:00:00Z">
        <w:r>
          <w:t xml:space="preserve">and so is each of</w:t>
        </w:r>
      </w:ins>
      <w:ins w:id="3717" w:author="PR Preview" w:date="2026-01-01T00:00:00Z">
        <w:r>
          <w:t xml:space="preserve"> </w:t>
        </w:r>
      </w:ins>
      <w:ins w:id="3718" w:author="PR Preview" w:date="2026-01-01T00:00:00Z">
        <w:r>
          <w:t xml:space="preserve">$\mathord{\smash[b]{\underset{\raise.3ex\hbox{$\scriptstyle\sim$}}{q}}\vphantom{q}}_1, \ldots, \mathord{\smash[b]{\underset{\raise.3ex\hbox{$\scriptstyle\sim$}}{q}}\vphantom{q}}_{i-1}$</w:t>
        </w:r>
      </w:ins>
      <w:ins w:id="3719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del w:id="3720" w:author="PR Preview" w:date="2026-01-01T00:00:00Z">
        <w:r>
          <w:rPr>
            <w:b/>
            <w:bCs/>
          </w:rPr>
          <w:delText xml:space="preserve">Part 3.</w:delText>
        </w:r>
      </w:del>
      <w:del w:id="3721" w:author="PR Preview" w:date="2026-01-01T00:00:00Z">
        <w:r>
          <w:delText xml:space="preserve"> </w:delText>
        </w:r>
      </w:del>
      <w:del w:id="3722" w:author="PR Preview" w:date="2026-01-01T00:00:00Z">
        <w:r>
          <w:delText xml:space="preserve">If the process completes, then</w:delText>
        </w:r>
      </w:del>
      <w:del w:id="372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del w:id="3724" w:author="PR Preview" w:date="2026-01-01T00:00:00Z">
        <w:r>
          <w:delText xml:space="preserve"> </w:delText>
        </w:r>
      </w:del>
      <w:del w:id="3725" w:author="PR Preview" w:date="2026-01-01T00:00:00Z">
        <w:r>
          <w:delText xml:space="preserve">of the empty list,</w:delText>
        </w:r>
      </w:del>
      <w:del w:id="3726" w:author="PR Preview" w:date="2026-01-01T00:00:00Z">
        <w:r>
          <w:delText xml:space="preserve"> </w:delText>
        </w:r>
      </w:del>
      <w:del w:id="3727" w:author="PR Preview" w:date="2026-01-01T00:00:00Z">
        <w:r>
          <w:delText xml:space="preserve">and for each</w:delText>
        </w:r>
      </w:del>
      <w:del w:id="372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≥</m:t>
        </m:r>
        <m:r>
          <m:t>2</m:t>
        </m:r>
      </m:oMath>
      <w:del w:id="3729" w:author="PR Preview" w:date="2026-01-01T00:00:00Z">
        <w:r>
          <w:delText xml:space="preserve">,</w:delText>
        </w:r>
      </w:del>
      <w:del w:id="373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del w:id="3731" w:author="PR Preview" w:date="2026-01-01T00:00:00Z">
        <w:r>
          <w:delText xml:space="preserve"> </w:delText>
        </w:r>
      </w:del>
      <w:del w:id="3732" w:author="PR Preview" w:date="2026-01-01T00:00:00Z">
        <w:r>
          <w:delText xml:space="preserve">(part 2).</w:delText>
        </w:r>
      </w:del>
      <w:del w:id="3733" w:author="PR Preview" w:date="2026-01-01T00:00:00Z">
        <w:r>
          <w:delText xml:space="preserve"> </w:delText>
        </w:r>
      </w:del>
      <w:del w:id="3734" w:author="PR Preview" w:date="2026-01-01T00:00:00Z">
        <w:r>
          <w:delText xml:space="preserve">Applying</w:delText>
        </w:r>
      </w:del>
      <w:del w:id="3735" w:author="PR Preview" w:date="2026-01-01T00:00:00Z">
        <w:r>
          <w:delText xml:space="preserve"> </w:delText>
        </w:r>
      </w:del>
      <w:hyperlink r:id="rId90">
        <w:del w:id="3736" w:author="PR Preview" w:date="2026-01-01T00:00:00Z">
          <w:r>
            <w:rPr>
              <w:rStyle w:val="Hyperlink"/>
            </w:rPr>
            <w:delText xml:space="preserve">Theorem 8 in Subspaces and Rank</w:delText>
          </w:r>
        </w:del>
      </w:hyperlink>
      <w:del w:id="3737" w:author="PR Preview" w:date="2026-01-01T00:00:00Z">
        <w:r>
          <w:delText xml:space="preserve"> </w:delText>
        </w:r>
      </w:del>
      <m:oMath>
        <m:r>
          <m:t>k</m:t>
        </m:r>
      </m:oMath>
      <w:del w:id="3738" w:author="PR Preview" w:date="2026-01-01T00:00:00Z">
        <w:r>
          <w:delText xml:space="preserve"> </w:delText>
        </w:r>
      </w:del>
      <w:del w:id="3739" w:author="PR Preview" w:date="2026-01-01T00:00:00Z">
        <w:r>
          <w:delText xml:space="preserve">times, starting from the empty list,</w:delText>
        </w:r>
      </w:del>
      <w:del w:id="3740" w:author="PR Preview" w:date="2026-01-01T00:00:00Z">
        <w:r>
          <w:delText xml:space="preserve"> </w:delText>
        </w:r>
      </w:del>
      <w:del w:id="3741" w:author="PR Preview" w:date="2026-01-01T00:00:00Z">
        <w:r>
          <w:delText xml:space="preserve">shows that</w:delText>
        </w:r>
      </w:del>
      <w:del w:id="374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3743" w:author="PR Preview" w:date="2026-01-01T00:00:00Z">
        <w:r>
          <w:delText xml:space="preserve"> </w:delText>
        </w:r>
      </w:del>
      <w:del w:id="3744" w:author="PR Preview" w:date="2026-01-01T00:00:00Z">
        <w:r>
          <w:delText xml:space="preserve">are linearly independent.</w:delText>
        </w:r>
      </w:del>
      <w:del w:id="3745" w:author="PR Preview" w:date="2026-01-01T00:00:00Z">
        <w:r>
          <w:delText xml:space="preserve"> </w:delText>
        </w:r>
      </w:del>
      <w:del w:id="3746" w:author="PR Preview" w:date="2026-01-01T00:00:00Z">
        <w:r>
          <w:delText xml:space="preserve">Conversely, if they are linearly independent,</w:delText>
        </w:r>
      </w:del>
      <w:del w:id="3747" w:author="PR Preview" w:date="2026-01-01T00:00:00Z">
        <w:r>
          <w:delText xml:space="preserve"> </w:delText>
        </w:r>
      </w:del>
      <w:del w:id="3748" w:author="PR Preview" w:date="2026-01-01T00:00:00Z">
        <w:r>
          <w:delText xml:space="preserve">no</w:delText>
        </w:r>
      </w:del>
      <w:del w:id="374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3750" w:author="PR Preview" w:date="2026-01-01T00:00:00Z">
        <w:r>
          <w:delText xml:space="preserve"> </w:delText>
        </w:r>
      </w:del>
      <w:del w:id="3751" w:author="PR Preview" w:date="2026-01-01T00:00:00Z">
        <w:r>
          <w:delText xml:space="preserve">is a linear combination</w:delText>
        </w:r>
      </w:del>
      <w:del w:id="3752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3753" w:author="PR Preview" w:date="2026-01-01T00:00:00Z">
        <w:r>
          <w:delText xml:space="preserve"> </w:delText>
        </w:r>
      </w:del>
      <w:del w:id="3754" w:author="PR Preview" w:date="2026-01-01T00:00:00Z">
        <w:r>
          <w:delText xml:space="preserve">of the earlier ones,</w:delText>
        </w:r>
      </w:del>
      <w:del w:id="3755" w:author="PR Preview" w:date="2026-01-01T00:00:00Z">
        <w:r>
          <w:delText xml:space="preserve"> </w:delText>
        </w:r>
      </w:del>
      <w:del w:id="3756" w:author="PR Preview" w:date="2026-01-01T00:00:00Z">
        <w:r>
          <w:delText xml:space="preserve">because then</w:delText>
        </w:r>
      </w:del>
      <w:del w:id="3757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758" w:author="PR Preview" w:date="2026-01-01T00:00:00Z">
        <w:r>
          <w:delText xml:space="preserve"> </w:delText>
        </w:r>
      </w:del>
      <w:del w:id="3759" w:author="PR Preview" w:date="2026-01-01T00:00:00Z">
        <w:r>
          <w:delText xml:space="preserve">would be a combination with a nonzero coefficient;</w:delText>
        </w:r>
      </w:del>
      <w:del w:id="3760" w:author="PR Preview" w:date="2026-01-01T00:00:00Z">
        <w:r>
          <w:delText xml:space="preserve"> </w:delText>
        </w:r>
      </w:del>
      <w:del w:id="3761" w:author="PR Preview" w:date="2026-01-01T00:00:00Z">
        <w:r>
          <w:delText xml:space="preserve">so by part 2 the process never stops.</w:delText>
        </w:r>
      </w:del>
      <w:del w:id="3762" w:author="PR Preview" w:date="2026-01-01T00:00:00Z">
        <w:r>
          <w:delText xml:space="preserve"> </w:delText>
        </w:r>
      </w:del>
      <w:del w:id="3763" w:author="PR Preview" w:date="2026-01-01T00:00:00Z">
        <w:r>
          <w:delText xml:space="preserve">When it completes,</w:delText>
        </w:r>
      </w:del>
      <w:del w:id="376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3765" w:author="PR Preview" w:date="2026-01-01T00:00:00Z">
        <w:r>
          <w:delText xml:space="preserve"> </w:delText>
        </w:r>
      </w:del>
      <w:del w:id="3766" w:author="PR Preview" w:date="2026-01-01T00:00:00Z">
        <w:r>
          <w:delText xml:space="preserve">are orthonormal, hence linearly independent</w:delText>
        </w:r>
      </w:del>
      <w:del w:id="3767" w:author="PR Preview" w:date="2026-01-01T00:00:00Z">
        <w:r>
          <w:delText xml:space="preserve"> </w:delText>
        </w:r>
      </w:del>
      <w:del w:id="3768" w:author="PR Preview" w:date="2026-01-01T00:00:00Z">
        <w:r>
          <w:delText xml:space="preserve">(</w:delText>
        </w:r>
      </w:del>
      <w:hyperlink w:anchor="thm-orthonormal-independent">
        <w:del w:id="3769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3770" w:author="PR Preview" w:date="2026-01-01T00:00:00Z">
        <w:r>
          <w:delText xml:space="preserve">),</w:delText>
        </w:r>
      </w:del>
      <w:del w:id="3771" w:author="PR Preview" w:date="2026-01-01T00:00:00Z">
        <w:r>
          <w:delText xml:space="preserve"> </w:delText>
        </w:r>
      </w:del>
      <w:del w:id="3772" w:author="PR Preview" w:date="2026-01-01T00:00:00Z">
        <w:r>
          <w:delText xml:space="preserve">and span</w:delText>
        </w:r>
      </w:del>
      <w:del w:id="3773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3774" w:author="PR Preview" w:date="2026-01-01T00:00:00Z">
        <w:r>
          <w:delText xml:space="preserve"> </w:delText>
        </w:r>
      </w:del>
      <w:del w:id="3775" w:author="PR Preview" w:date="2026-01-01T00:00:00Z">
        <w:r>
          <w:delText xml:space="preserve">(part 1),</w:delText>
        </w:r>
      </w:del>
      <w:del w:id="3776" w:author="PR Preview" w:date="2026-01-01T00:00:00Z">
        <w:r>
          <w:delText xml:space="preserve"> </w:delText>
        </w:r>
      </w:del>
      <w:del w:id="3777" w:author="PR Preview" w:date="2026-01-01T00:00:00Z">
        <w:r>
          <w:delText xml:space="preserve">so they are an orthonormal basis of it.</w:delText>
        </w:r>
      </w:del>
    </w:p>
    <w:p>
      <w:pPr>
        <w:pStyle w:val="BodyText"/>
      </w:pPr>
      <w:del w:id="3778" w:author="PR Preview" w:date="2026-01-01T00:00:00Z">
        <w:r>
          <w:rPr>
            <w:b/>
            <w:bCs/>
          </w:rPr>
          <w:delText xml:space="preserve">Example 23 (Finishing an orthonormal basis of</w:delText>
        </w:r>
      </w:del>
      <w:del w:id="377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780" w:author="PR Preview" w:date="2026-01-01T00:00:00Z">
        <w:r>
          <w:rPr>
            <w:b/>
            <w:bCs/>
          </w:rPr>
          <w:delText xml:space="preserve">)</w:delText>
        </w:r>
      </w:del>
      <w:del w:id="3781" w:author="PR Preview" w:date="2026-01-01T00:00:00Z">
        <w:r>
          <w:delText xml:space="preserve"> </w:delText>
        </w:r>
      </w:del>
      <w:del w:id="3782" w:author="PR Preview" w:date="2026-01-01T00:00:00Z">
        <w:r>
          <w:delText xml:space="preserve">Continue</w:delText>
        </w:r>
      </w:del>
      <w:del w:id="3783" w:author="PR Preview" w:date="2026-01-01T00:00:00Z">
        <w:r>
          <w:delText xml:space="preserve"> </w:delText>
        </w:r>
      </w:del>
      <w:hyperlink w:anchor="exm-gram-schmidt">
        <w:del w:id="3784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3785" w:author="PR Preview" w:date="2026-01-01T00:00:00Z">
        <w:r>
          <w:delText xml:space="preserve"> </w:delText>
        </w:r>
      </w:del>
      <w:del w:id="3786" w:author="PR Preview" w:date="2026-01-01T00:00:00Z">
        <w:r>
          <w:delText xml:space="preserve">with</w:delText>
        </w:r>
      </w:del>
      <w:del w:id="378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788" w:author="PR Preview" w:date="2026-01-01T00:00:00Z">
        <w:r>
          <w:delText xml:space="preserve">.</w:delText>
        </w:r>
      </w:del>
      <w:del w:id="378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3790" w:author="PR Preview" w:date="2026-01-01T00:00:00Z">
        <w:r>
          <w:delText xml:space="preserve"> </w:delText>
        </w:r>
      </w:del>
      <w:del w:id="3791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3792" w:author="PR Preview" w:date="2026-01-01T00:00:00Z">
        <w:r>
          <w:rPr>
            <w:b/>
            <w:bCs/>
          </w:rPr>
          <w:t xml:space="preserve">Part 3.</w:t>
        </w:r>
      </w:ins>
      <w:ins w:id="3793" w:author="PR Preview" w:date="2026-01-01T00:00:00Z">
        <w:r>
          <w:t xml:space="preserve"> </w:t>
        </w:r>
      </w:ins>
      <w:ins w:id="3794" w:author="PR Preview" w:date="2026-01-01T00:00:00Z">
        <w:r>
          <w:t xml:space="preserve">If the process completes, then</w:t>
        </w:r>
      </w:ins>
      <w:ins w:id="3795" w:author="PR Preview" w:date="2026-01-01T00:00:00Z">
        <w:r>
          <w:t xml:space="preserve"> </w:t>
        </w:r>
      </w:ins>
      <w:ins w:id="3796" w:author="PR Preview" w:date="2026-01-01T00:00:00Z">
        <w:r>
          <w:t xml:space="preserve">$\mathord{\smash[b]{\underset{\raise.3ex\hbox{$\scriptstyle\sim$}}{a}}\vphantom{a}}_1 \notin \operatorname{span}$</w:t>
        </w:r>
      </w:ins>
      <w:ins w:id="3797" w:author="PR Preview" w:date="2026-01-01T00:00:00Z">
        <w:r>
          <w:t xml:space="preserve"> </w:t>
        </w:r>
      </w:ins>
      <w:ins w:id="3798" w:author="PR Preview" w:date="2026-01-01T00:00:00Z">
        <w:r>
          <w:t xml:space="preserve">of the empty list,</w:t>
        </w:r>
      </w:ins>
      <w:ins w:id="3799" w:author="PR Preview" w:date="2026-01-01T00:00:00Z">
        <w:r>
          <w:t xml:space="preserve"> </w:t>
        </w:r>
      </w:ins>
      <w:ins w:id="3800" w:author="PR Preview" w:date="2026-01-01T00:00:00Z">
        <w:r>
          <w:t xml:space="preserve">and for each</w:t>
        </w:r>
      </w:ins>
      <w:ins w:id="380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≥</m:t>
        </m:r>
        <m:r>
          <m:t>2</m:t>
        </m:r>
      </m:oMath>
      <w:ins w:id="3802" w:author="PR Preview" w:date="2026-01-01T00:00:00Z">
        <w:r>
          <w:t xml:space="preserve">,</w:t>
        </w:r>
      </w:ins>
      <w:ins w:id="3803" w:author="PR Preview" w:date="2026-01-01T00:00:00Z">
        <w:r>
          <w:t xml:space="preserve"> </w:t>
        </w:r>
      </w:ins>
      <w:ins w:id="3804" w:author="PR Preview" w:date="2026-01-01T00:00:00Z">
        <w:r>
  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  </w:r>
      </w:ins>
      <w:ins w:id="3805" w:author="PR Preview" w:date="2026-01-01T00:00:00Z">
        <w:r>
          <w:t xml:space="preserve"> </w:t>
        </w:r>
      </w:ins>
      <w:ins w:id="3806" w:author="PR Preview" w:date="2026-01-01T00:00:00Z">
        <w:r>
          <w:t xml:space="preserve">(part 2).</w:t>
        </w:r>
      </w:ins>
      <w:ins w:id="3807" w:author="PR Preview" w:date="2026-01-01T00:00:00Z">
        <w:r>
          <w:t xml:space="preserve"> </w:t>
        </w:r>
      </w:ins>
      <w:ins w:id="3808" w:author="PR Preview" w:date="2026-01-01T00:00:00Z">
        <w:r>
          <w:t xml:space="preserve">Applying</w:t>
        </w:r>
      </w:ins>
      <w:ins w:id="3809" w:author="PR Preview" w:date="2026-01-01T00:00:00Z">
        <w:r>
          <w:t xml:space="preserve"> </w:t>
        </w:r>
      </w:ins>
      <w:hyperlink r:id="rId90">
        <w:ins w:id="3810" w:author="PR Preview" w:date="2026-01-01T00:00:00Z">
          <w:r>
            <w:rPr>
              <w:rStyle w:val="Hyperlink"/>
            </w:rPr>
            <w:t xml:space="preserve">Theorem 8 in Subspaces and Rank</w:t>
          </w:r>
        </w:ins>
      </w:hyperlink>
      <w:ins w:id="3811" w:author="PR Preview" w:date="2026-01-01T00:00:00Z">
        <w:r>
          <w:t xml:space="preserve"> </w:t>
        </w:r>
      </w:ins>
      <m:oMath>
        <m:r>
          <m:t>k</m:t>
        </m:r>
      </m:oMath>
      <w:ins w:id="3812" w:author="PR Preview" w:date="2026-01-01T00:00:00Z">
        <w:r>
          <w:t xml:space="preserve"> </w:t>
        </w:r>
      </w:ins>
      <w:ins w:id="3813" w:author="PR Preview" w:date="2026-01-01T00:00:00Z">
        <w:r>
          <w:t xml:space="preserve">times, starting from the empty list,</w:t>
        </w:r>
      </w:ins>
      <w:ins w:id="3814" w:author="PR Preview" w:date="2026-01-01T00:00:00Z">
        <w:r>
          <w:t xml:space="preserve"> </w:t>
        </w:r>
      </w:ins>
      <w:ins w:id="3815" w:author="PR Preview" w:date="2026-01-01T00:00:00Z">
        <w:r>
          <w:t xml:space="preserve">shows that</w:t>
        </w:r>
      </w:ins>
      <w:ins w:id="3816" w:author="PR Preview" w:date="2026-01-01T00:00:00Z">
        <w:r>
          <w:t xml:space="preserve"> </w:t>
        </w:r>
      </w:ins>
      <w:ins w:id="3817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\mathord{\smash[b]{\underset{\raise.3ex\hbox{$\scriptstyle\sim$}}{a}}\vphantom{a}}_k$</w:t>
        </w:r>
      </w:ins>
      <w:ins w:id="3818" w:author="PR Preview" w:date="2026-01-01T00:00:00Z">
        <w:r>
          <w:t xml:space="preserve"> </w:t>
        </w:r>
      </w:ins>
      <w:ins w:id="3819" w:author="PR Preview" w:date="2026-01-01T00:00:00Z">
        <w:r>
          <w:t xml:space="preserve">are linearly independent.</w:t>
        </w:r>
      </w:ins>
      <w:ins w:id="3820" w:author="PR Preview" w:date="2026-01-01T00:00:00Z">
        <w:r>
          <w:t xml:space="preserve"> </w:t>
        </w:r>
      </w:ins>
      <w:ins w:id="3821" w:author="PR Preview" w:date="2026-01-01T00:00:00Z">
        <w:r>
          <w:t xml:space="preserve">Conversely, if they are linearly independent,</w:t>
        </w:r>
      </w:ins>
      <w:ins w:id="3822" w:author="PR Preview" w:date="2026-01-01T00:00:00Z">
        <w:r>
          <w:t xml:space="preserve"> </w:t>
        </w:r>
      </w:ins>
      <w:ins w:id="3823" w:author="PR Preview" w:date="2026-01-01T00:00:00Z">
        <w:r>
          <w:t xml:space="preserve">no</w:t>
        </w:r>
      </w:ins>
      <w:ins w:id="3824" w:author="PR Preview" w:date="2026-01-01T00:00:00Z">
        <w:r>
          <w:t xml:space="preserve"> </w:t>
        </w:r>
      </w:ins>
      <w:ins w:id="3825" w:author="PR Preview" w:date="2026-01-01T00:00:00Z">
        <w:r>
          <w:t xml:space="preserve">$\mathord{\smash[b]{\underset{\raise.3ex\hbox{$\scriptstyle\sim$}}{a}}\vphantom{a}}_i$</w:t>
        </w:r>
      </w:ins>
      <w:ins w:id="3826" w:author="PR Preview" w:date="2026-01-01T00:00:00Z">
        <w:r>
          <w:t xml:space="preserve"> </w:t>
        </w:r>
      </w:ins>
      <w:ins w:id="3827" w:author="PR Preview" w:date="2026-01-01T00:00:00Z">
        <w:r>
          <w:t xml:space="preserve">is a linear combination</w:t>
        </w:r>
      </w:ins>
      <w:ins w:id="3828" w:author="PR Preview" w:date="2026-01-01T00:00:00Z">
        <w:r>
          <w:t xml:space="preserve"> </w:t>
        </w:r>
      </w:ins>
      <w:ins w:id="3829" w:author="PR Preview" w:date="2026-01-01T00:00:00Z">
        <w:r>
          <w:t xml:space="preserve">$\sum_{j&lt;i} c_j \mathord{\smash[b]{\underset{\raise.3ex\hbox{$\scriptstyle\sim$}}{a}}\vphantom{a}}_j$</w:t>
        </w:r>
      </w:ins>
      <w:ins w:id="3830" w:author="PR Preview" w:date="2026-01-01T00:00:00Z">
        <w:r>
          <w:t xml:space="preserve"> </w:t>
        </w:r>
      </w:ins>
      <w:ins w:id="3831" w:author="PR Preview" w:date="2026-01-01T00:00:00Z">
        <w:r>
          <w:t xml:space="preserve">of the earlier ones,</w:t>
        </w:r>
      </w:ins>
      <w:ins w:id="3832" w:author="PR Preview" w:date="2026-01-01T00:00:00Z">
        <w:r>
          <w:t xml:space="preserve"> </w:t>
        </w:r>
      </w:ins>
      <w:ins w:id="3833" w:author="PR Preview" w:date="2026-01-01T00:00:00Z">
        <w:r>
          <w:t xml:space="preserve">because then</w:t>
        </w:r>
      </w:ins>
      <w:ins w:id="3834" w:author="PR Preview" w:date="2026-01-01T00:00:00Z">
        <w:r>
          <w:t xml:space="preserve"> </w:t>
        </w:r>
      </w:ins>
      <w:ins w:id="3835" w:author="PR Preview" w:date="2026-01-01T00:00:00Z">
        <w:r>
  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  </w:r>
      </w:ins>
      <w:ins w:id="3836" w:author="PR Preview" w:date="2026-01-01T00:00:00Z">
        <w:r>
          <w:t xml:space="preserve"> </w:t>
        </w:r>
      </w:ins>
      <w:ins w:id="3837" w:author="PR Preview" w:date="2026-01-01T00:00:00Z">
        <w:r>
          <w:t xml:space="preserve">would be a combination with a nonzero coefficient;</w:t>
        </w:r>
      </w:ins>
      <w:ins w:id="3838" w:author="PR Preview" w:date="2026-01-01T00:00:00Z">
        <w:r>
          <w:t xml:space="preserve"> </w:t>
        </w:r>
      </w:ins>
      <w:ins w:id="3839" w:author="PR Preview" w:date="2026-01-01T00:00:00Z">
        <w:r>
          <w:t xml:space="preserve">so by part 2 the process never stops.</w:t>
        </w:r>
      </w:ins>
      <w:ins w:id="3840" w:author="PR Preview" w:date="2026-01-01T00:00:00Z">
        <w:r>
          <w:t xml:space="preserve"> </w:t>
        </w:r>
      </w:ins>
      <w:ins w:id="3841" w:author="PR Preview" w:date="2026-01-01T00:00:00Z">
        <w:r>
          <w:t xml:space="preserve">When it completes,</w:t>
        </w:r>
      </w:ins>
      <w:ins w:id="3842" w:author="PR Preview" w:date="2026-01-01T00:00:00Z">
        <w:r>
          <w:t xml:space="preserve"> </w:t>
        </w:r>
      </w:ins>
      <w:ins w:id="3843" w:author="PR Preview" w:date="2026-01-01T00:00:00Z">
        <w:r>
          <w:t xml:space="preserve">$\mathord{\smash[b]{\underset{\raise.3ex\hbox{$\scriptstyle\sim$}}{q}}\vphantom{q}}_1, \ldots, \mathord{\smash[b]{\underset{\raise.3ex\hbox{$\scriptstyle\sim$}}{q}}\vphantom{q}}_k$</w:t>
        </w:r>
      </w:ins>
      <w:ins w:id="3844" w:author="PR Preview" w:date="2026-01-01T00:00:00Z">
        <w:r>
          <w:t xml:space="preserve"> </w:t>
        </w:r>
      </w:ins>
      <w:ins w:id="3845" w:author="PR Preview" w:date="2026-01-01T00:00:00Z">
        <w:r>
          <w:t xml:space="preserve">are orthonormal, hence linearly independent</w:t>
        </w:r>
      </w:ins>
      <w:ins w:id="3846" w:author="PR Preview" w:date="2026-01-01T00:00:00Z">
        <w:r>
          <w:t xml:space="preserve"> </w:t>
        </w:r>
      </w:ins>
      <w:ins w:id="3847" w:author="PR Preview" w:date="2026-01-01T00:00:00Z">
        <w:r>
          <w:t xml:space="preserve">(</w:t>
        </w:r>
      </w:ins>
      <w:hyperlink w:anchor="thm-orthonormal-independent">
        <w:ins w:id="3848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3849" w:author="PR Preview" w:date="2026-01-01T00:00:00Z">
        <w:r>
          <w:t xml:space="preserve">),</w:t>
        </w:r>
      </w:ins>
      <w:ins w:id="3850" w:author="PR Preview" w:date="2026-01-01T00:00:00Z">
        <w:r>
          <w:t xml:space="preserve"> </w:t>
        </w:r>
      </w:ins>
      <w:ins w:id="3851" w:author="PR Preview" w:date="2026-01-01T00:00:00Z">
        <w:r>
          <w:t xml:space="preserve">and span</w:t>
        </w:r>
      </w:ins>
      <w:ins w:id="3852" w:author="PR Preview" w:date="2026-01-01T00:00:00Z">
        <w:r>
          <w:t xml:space="preserve"> </w:t>
        </w:r>
      </w:ins>
      <w:ins w:id="3853" w:author="PR Preview" w:date="2026-01-01T00:00:00Z">
        <w:r>
  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  </w:r>
      </w:ins>
      <w:ins w:id="3854" w:author="PR Preview" w:date="2026-01-01T00:00:00Z">
        <w:r>
          <w:t xml:space="preserve"> </w:t>
        </w:r>
      </w:ins>
      <w:ins w:id="3855" w:author="PR Preview" w:date="2026-01-01T00:00:00Z">
        <w:r>
          <w:t xml:space="preserve">(part 1),</w:t>
        </w:r>
      </w:ins>
      <w:ins w:id="3856" w:author="PR Preview" w:date="2026-01-01T00:00:00Z">
        <w:r>
          <w:t xml:space="preserve"> </w:t>
        </w:r>
      </w:ins>
      <w:ins w:id="3857" w:author="PR Preview" w:date="2026-01-01T00:00:00Z">
        <w:r>
          <w:t xml:space="preserve">so they are an orthonormal basis of it.</w:t>
        </w:r>
      </w:ins>
    </w:p>
    <w:bookmarkStart w:id="91" w:name="exm-thm-gram-schmidt"/>
    <w:p>
      <w:pPr>
        <w:pStyle w:val="BodyText"/>
      </w:pPr>
      <w:ins w:id="3858" w:author="PR Preview" w:date="2026-01-01T00:00:00Z">
        <w:r>
          <w:rPr>
            <w:b/>
            <w:bCs/>
          </w:rPr>
          <w:t xml:space="preserve">Example 23 (Finishing an orthonormal basis of</w:t>
        </w:r>
      </w:ins>
      <w:ins w:id="3859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3860" w:author="PR Preview" w:date="2026-01-01T00:00:00Z">
        <w:r>
          <w:rPr>
            <w:b/>
            <w:bCs/>
          </w:rPr>
          <w:t xml:space="preserve">)</w:t>
        </w:r>
      </w:ins>
      <w:ins w:id="3861" w:author="PR Preview" w:date="2026-01-01T00:00:00Z">
        <w:r>
          <w:t xml:space="preserve"> </w:t>
        </w:r>
      </w:ins>
      <w:ins w:id="3862" w:author="PR Preview" w:date="2026-01-01T00:00:00Z">
        <w:r>
          <w:t xml:space="preserve">Continue</w:t>
        </w:r>
      </w:ins>
      <w:ins w:id="3863" w:author="PR Preview" w:date="2026-01-01T00:00:00Z">
        <w:r>
          <w:t xml:space="preserve"> </w:t>
        </w:r>
      </w:ins>
      <w:hyperlink w:anchor="exm-gram-schmidt">
        <w:ins w:id="3864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3865" w:author="PR Preview" w:date="2026-01-01T00:00:00Z">
        <w:r>
          <w:t xml:space="preserve"> </w:t>
        </w:r>
      </w:ins>
      <w:ins w:id="3866" w:author="PR Preview" w:date="2026-01-01T00:00:00Z">
        <w:r>
          <w:t xml:space="preserve">with</w:t>
        </w:r>
      </w:ins>
      <w:ins w:id="3867" w:author="PR Preview" w:date="2026-01-01T00:00:00Z">
        <w:r>
          <w:t xml:space="preserve"> </w:t>
        </w:r>
      </w:ins>
      <w:ins w:id="3868" w:author="PR Preview" w:date="2026-01-01T00:00:00Z">
        <w:r>
          <w:t xml:space="preserve">$\mathord{\smash[b]{\underset{\raise.3ex\hbox{$\scriptstyle\sim$}}{a}}\vphantom{a}}_3 = (0, 1, 1)$</w:t>
        </w:r>
      </w:ins>
      <w:ins w:id="3869" w:author="PR Preview" w:date="2026-01-01T00:00:00Z">
        <w:r>
          <w:t xml:space="preserve">.</w:t>
        </w:r>
      </w:ins>
      <w:ins w:id="3870" w:author="PR Preview" w:date="2026-01-01T00:00:00Z">
        <w:r>
          <w:t xml:space="preserve"> </w:t>
        </w:r>
      </w:ins>
      <w:ins w:id="3871" w:author="PR Preview" w:date="2026-01-01T00:00:00Z">
        <w:r>
          <w:t xml:space="preserve">$\mathord{\smash[b]{\underset{\raise.3ex\hbox{$\scriptstyle\sim$}}{q}}\vphantom{q}}_1 \cdot \mathord{\smash[b]{\underset{\raise.3ex\hbox{$\scriptstyle\sim$}}{a}}\vphantom{a}}_3 = \tfrac{1}{\sqrt{2}}$</w:t>
        </w:r>
      </w:ins>
      <w:ins w:id="3872" w:author="PR Preview" w:date="2026-01-01T00:00:00Z">
        <w:r>
          <w:t xml:space="preserve"> </w:t>
        </w:r>
      </w:ins>
      <w:ins w:id="3873" w:author="PR Preview" w:date="2026-01-01T00:00:00Z">
        <w:r>
          <w:t xml:space="preserve">and</w:t>
        </w:r>
      </w:ins>
    </w:p>
    <w:p>
      <w:pPr>
        <w:pStyle w:val="BodyText"/>
      </w:pPr>
      <w:ins w:id="3874" w:author="PR Preview" w:date="2026-01-01T00:00:00Z">
        <w:r>
  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  </w:r>
      </w:ins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3875" w:author="PR Preview" w:date="2026-01-01T00:00:00Z">
        <w:r>
          <w:delText xml:space="preserve">with norm</w:delText>
        </w:r>
      </w:del>
      <w:del w:id="3876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del w:id="3877" w:author="PR Preview" w:date="2026-01-01T00:00:00Z">
        <w:r>
          <w:delText xml:space="preserve">,</w:delText>
        </w:r>
      </w:del>
      <w:del w:id="3878" w:author="PR Preview" w:date="2026-01-01T00:00:00Z">
        <w:r>
          <w:delText xml:space="preserve"> </w:delText>
        </w:r>
      </w:del>
      <w:del w:id="3879" w:author="PR Preview" w:date="2026-01-01T00:00:00Z">
        <w:r>
          <w:delText xml:space="preserve">so</w:delText>
        </w:r>
      </w:del>
      <w:del w:id="388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881" w:author="PR Preview" w:date="2026-01-01T00:00:00Z">
        <w:r>
          <w:delText xml:space="preserve">.</w:delText>
        </w:r>
      </w:del>
      <w:del w:id="3882" w:author="PR Preview" w:date="2026-01-01T00:00:00Z">
        <w:r>
          <w:delText xml:space="preserve"> </w:delText>
        </w:r>
      </w:del>
      <w:del w:id="3883" w:author="PR Preview" w:date="2026-01-01T00:00:00Z">
        <w:r>
          <w:delText xml:space="preserve">The process did not stop,</w:delText>
        </w:r>
      </w:del>
      <w:del w:id="3884" w:author="PR Preview" w:date="2026-01-01T00:00:00Z">
        <w:r>
          <w:delText xml:space="preserve"> </w:delText>
        </w:r>
      </w:del>
      <w:del w:id="3885" w:author="PR Preview" w:date="2026-01-01T00:00:00Z">
        <w:r>
          <w:delText xml:space="preserve">so by</w:delText>
        </w:r>
      </w:del>
      <w:del w:id="3886" w:author="PR Preview" w:date="2026-01-01T00:00:00Z">
        <w:r>
          <w:delText xml:space="preserve"> </w:delText>
        </w:r>
      </w:del>
      <w:hyperlink w:anchor="thm-gram-schmidt">
        <w:del w:id="3887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388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3889" w:author="PR Preview" w:date="2026-01-01T00:00:00Z">
        <w:r>
          <w:delText xml:space="preserve"> </w:delText>
        </w:r>
      </w:del>
      <w:del w:id="3890" w:author="PR Preview" w:date="2026-01-01T00:00:00Z">
        <w:r>
          <w:delText xml:space="preserve">are linearly independent</w:delText>
        </w:r>
      </w:del>
      <w:del w:id="3891" w:author="PR Preview" w:date="2026-01-01T00:00:00Z">
        <w:r>
          <w:delText xml:space="preserve"> </w:delText>
        </w:r>
      </w:del>
      <w:del w:id="3892" w:author="PR Preview" w:date="2026-01-01T00:00:00Z">
        <w:r>
          <w:delText xml:space="preserve">and</w:delText>
        </w:r>
      </w:del>
      <w:del w:id="389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3894" w:author="PR Preview" w:date="2026-01-01T00:00:00Z">
        <w:r>
          <w:delText xml:space="preserve"> </w:delText>
        </w:r>
      </w:del>
      <w:del w:id="3895" w:author="PR Preview" w:date="2026-01-01T00:00:00Z">
        <w:r>
          <w:delText xml:space="preserve">is an orthonormal basis of their span.</w:delText>
        </w:r>
      </w:del>
      <w:del w:id="3896" w:author="PR Preview" w:date="2026-01-01T00:00:00Z">
        <w:r>
          <w:delText xml:space="preserve"> </w:delText>
        </w:r>
      </w:del>
      <w:del w:id="3897" w:author="PR Preview" w:date="2026-01-01T00:00:00Z">
        <w:r>
          <w:delText xml:space="preserve">That span therefore has dimension</w:delText>
        </w:r>
      </w:del>
      <w:del w:id="3898" w:author="PR Preview" w:date="2026-01-01T00:00:00Z">
        <w:r>
          <w:delText xml:space="preserve"> </w:delText>
        </w:r>
      </w:del>
      <m:oMath>
        <m:r>
          <m:t>3</m:t>
        </m:r>
      </m:oMath>
      <w:del w:id="3899" w:author="PR Preview" w:date="2026-01-01T00:00:00Z">
        <w:r>
          <w:delText xml:space="preserve"> </w:delText>
        </w:r>
      </w:del>
      <w:del w:id="3900" w:author="PR Preview" w:date="2026-01-01T00:00:00Z">
        <w:r>
          <w:delText xml:space="preserve">(</w:delText>
        </w:r>
      </w:del>
      <w:hyperlink r:id="rId75">
        <w:del w:id="3901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3902" w:author="PR Preview" w:date="2026-01-01T00:00:00Z">
        <w:r>
          <w:delText xml:space="preserve">),</w:delText>
        </w:r>
      </w:del>
      <w:del w:id="3903" w:author="PR Preview" w:date="2026-01-01T00:00:00Z">
        <w:r>
          <w:delText xml:space="preserve"> </w:delText>
        </w:r>
      </w:del>
      <w:del w:id="3904" w:author="PR Preview" w:date="2026-01-01T00:00:00Z">
        <w:r>
          <w:delText xml:space="preserve">so it is</w:delText>
        </w:r>
      </w:del>
      <w:del w:id="390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906" w:author="PR Preview" w:date="2026-01-01T00:00:00Z">
        <w:r>
          <w:delText xml:space="preserve"> </w:delText>
        </w:r>
      </w:del>
      <w:del w:id="3907" w:author="PR Preview" w:date="2026-01-01T00:00:00Z">
        <w:r>
          <w:delText xml:space="preserve">(</w:delText>
        </w:r>
      </w:del>
      <w:hyperlink r:id="rId76">
        <w:del w:id="3908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3909" w:author="PR Preview" w:date="2026-01-01T00:00:00Z">
        <w:r>
          <w:delText xml:space="preserve">,</w:delText>
        </w:r>
      </w:del>
      <w:del w:id="3910" w:author="PR Preview" w:date="2026-01-01T00:00:00Z">
        <w:r>
          <w:delText xml:space="preserve"> </w:delText>
        </w:r>
      </w:del>
      <w:hyperlink r:id="rId74">
        <w:del w:id="3911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3912" w:author="PR Preview" w:date="2026-01-01T00:00:00Z">
        <w:r>
          <w:delText xml:space="preserve">).</w:delText>
        </w:r>
      </w:del>
      <w:del w:id="3913" w:author="PR Preview" w:date="2026-01-01T00:00:00Z">
        <w:r>
          <w:delText xml:space="preserve"> </w:delText>
        </w:r>
      </w:del>
      <w:del w:id="3914" w:author="PR Preview" w:date="2026-01-01T00:00:00Z">
        <w:r>
          <w:delText xml:space="preserve">As a check,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del w:id="3915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3916" w:author="PR Preview" w:date="2026-01-01T00:00:00Z">
        <w:r>
  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  </w:r>
      </w:ins>
    </w:p>
    <w:p>
      <w:pPr>
        <w:pStyle w:val="FirstParagraph"/>
      </w:pPr>
      <w:ins w:id="3917" w:author="PR Preview" w:date="2026-01-01T00:00:00Z">
        <w:r>
          <w:t xml:space="preserve">with norm</w:t>
        </w:r>
      </w:ins>
      <w:ins w:id="3918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ins w:id="3919" w:author="PR Preview" w:date="2026-01-01T00:00:00Z">
        <w:r>
          <w:t xml:space="preserve">,</w:t>
        </w:r>
      </w:ins>
      <w:ins w:id="3920" w:author="PR Preview" w:date="2026-01-01T00:00:00Z">
        <w:r>
          <w:t xml:space="preserve"> </w:t>
        </w:r>
      </w:ins>
      <w:ins w:id="3921" w:author="PR Preview" w:date="2026-01-01T00:00:00Z">
        <w:r>
          <w:t xml:space="preserve">so</w:t>
        </w:r>
      </w:ins>
      <w:ins w:id="3922" w:author="PR Preview" w:date="2026-01-01T00:00:00Z">
        <w:r>
          <w:t xml:space="preserve"> </w:t>
        </w:r>
      </w:ins>
      <w:ins w:id="3923" w:author="PR Preview" w:date="2026-01-01T00:00:00Z">
        <w:r>
          <w:t xml:space="preserve">$\mathord{\smash[b]{\underset{\raise.3ex\hbox{$\scriptstyle\sim$}}{q}}\vphantom{q}}_3 = \tfrac{1}{\sqrt{3}}\,(-1, 1, 1)$</w:t>
        </w:r>
      </w:ins>
      <w:ins w:id="3924" w:author="PR Preview" w:date="2026-01-01T00:00:00Z">
        <w:r>
          <w:t xml:space="preserve">.</w:t>
        </w:r>
      </w:ins>
      <w:ins w:id="3925" w:author="PR Preview" w:date="2026-01-01T00:00:00Z">
        <w:r>
          <w:t xml:space="preserve"> </w:t>
        </w:r>
      </w:ins>
      <w:ins w:id="3926" w:author="PR Preview" w:date="2026-01-01T00:00:00Z">
        <w:r>
          <w:t xml:space="preserve">The process did not stop,</w:t>
        </w:r>
      </w:ins>
      <w:ins w:id="3927" w:author="PR Preview" w:date="2026-01-01T00:00:00Z">
        <w:r>
          <w:t xml:space="preserve"> </w:t>
        </w:r>
      </w:ins>
      <w:ins w:id="3928" w:author="PR Preview" w:date="2026-01-01T00:00:00Z">
        <w:r>
          <w:t xml:space="preserve">so by</w:t>
        </w:r>
      </w:ins>
      <w:ins w:id="3929" w:author="PR Preview" w:date="2026-01-01T00:00:00Z">
        <w:r>
          <w:t xml:space="preserve"> </w:t>
        </w:r>
      </w:ins>
      <w:hyperlink w:anchor="thm-gram-schmidt">
        <w:ins w:id="3930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3931" w:author="PR Preview" w:date="2026-01-01T00:00:00Z">
        <w:r>
          <w:t xml:space="preserve"> </w:t>
        </w:r>
      </w:ins>
      <w:ins w:id="3932" w:author="PR Preview" w:date="2026-01-01T00:00:00Z">
        <w:r>
  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  </w:r>
      </w:ins>
      <w:ins w:id="3933" w:author="PR Preview" w:date="2026-01-01T00:00:00Z">
        <w:r>
          <w:t xml:space="preserve"> </w:t>
        </w:r>
      </w:ins>
      <w:ins w:id="3934" w:author="PR Preview" w:date="2026-01-01T00:00:00Z">
        <w:r>
          <w:t xml:space="preserve">are linearly independent</w:t>
        </w:r>
      </w:ins>
      <w:ins w:id="3935" w:author="PR Preview" w:date="2026-01-01T00:00:00Z">
        <w:r>
          <w:t xml:space="preserve"> </w:t>
        </w:r>
      </w:ins>
      <w:ins w:id="3936" w:author="PR Preview" w:date="2026-01-01T00:00:00Z">
        <w:r>
          <w:t xml:space="preserve">and</w:t>
        </w:r>
      </w:ins>
      <w:ins w:id="3937" w:author="PR Preview" w:date="2026-01-01T00:00:00Z">
        <w:r>
          <w:t xml:space="preserve"> </w:t>
        </w:r>
      </w:ins>
      <w:ins w:id="3938" w:author="PR Preview" w:date="2026-01-01T00:00:00Z">
        <w:r>
  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  </w:r>
      </w:ins>
      <w:ins w:id="3939" w:author="PR Preview" w:date="2026-01-01T00:00:00Z">
        <w:r>
          <w:t xml:space="preserve"> </w:t>
        </w:r>
      </w:ins>
      <w:ins w:id="3940" w:author="PR Preview" w:date="2026-01-01T00:00:00Z">
        <w:r>
          <w:t xml:space="preserve">is an orthonormal basis of their span.</w:t>
        </w:r>
      </w:ins>
      <w:ins w:id="3941" w:author="PR Preview" w:date="2026-01-01T00:00:00Z">
        <w:r>
          <w:t xml:space="preserve"> </w:t>
        </w:r>
      </w:ins>
      <w:ins w:id="3942" w:author="PR Preview" w:date="2026-01-01T00:00:00Z">
        <w:r>
          <w:t xml:space="preserve">That span therefore has dimension</w:t>
        </w:r>
      </w:ins>
      <w:ins w:id="3943" w:author="PR Preview" w:date="2026-01-01T00:00:00Z">
        <w:r>
          <w:t xml:space="preserve"> </w:t>
        </w:r>
      </w:ins>
      <m:oMath>
        <m:r>
          <m:t>3</m:t>
        </m:r>
      </m:oMath>
      <w:ins w:id="3944" w:author="PR Preview" w:date="2026-01-01T00:00:00Z">
        <w:r>
          <w:t xml:space="preserve"> </w:t>
        </w:r>
      </w:ins>
      <w:ins w:id="3945" w:author="PR Preview" w:date="2026-01-01T00:00:00Z">
        <w:r>
          <w:t xml:space="preserve">(</w:t>
        </w:r>
      </w:ins>
      <w:hyperlink r:id="rId75">
        <w:ins w:id="3946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3947" w:author="PR Preview" w:date="2026-01-01T00:00:00Z">
        <w:r>
          <w:t xml:space="preserve">),</w:t>
        </w:r>
      </w:ins>
      <w:ins w:id="3948" w:author="PR Preview" w:date="2026-01-01T00:00:00Z">
        <w:r>
          <w:t xml:space="preserve"> </w:t>
        </w:r>
      </w:ins>
      <w:ins w:id="3949" w:author="PR Preview" w:date="2026-01-01T00:00:00Z">
        <w:r>
          <w:t xml:space="preserve">so it is</w:t>
        </w:r>
      </w:ins>
      <w:ins w:id="395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3951" w:author="PR Preview" w:date="2026-01-01T00:00:00Z">
        <w:r>
          <w:t xml:space="preserve"> </w:t>
        </w:r>
      </w:ins>
      <w:ins w:id="3952" w:author="PR Preview" w:date="2026-01-01T00:00:00Z">
        <w:r>
          <w:t xml:space="preserve">(</w:t>
        </w:r>
      </w:ins>
      <w:hyperlink r:id="rId76">
        <w:ins w:id="3953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3954" w:author="PR Preview" w:date="2026-01-01T00:00:00Z">
        <w:r>
          <w:t xml:space="preserve">,</w:t>
        </w:r>
      </w:ins>
      <w:ins w:id="3955" w:author="PR Preview" w:date="2026-01-01T00:00:00Z">
        <w:r>
          <w:t xml:space="preserve"> </w:t>
        </w:r>
      </w:ins>
      <w:hyperlink r:id="rId74">
        <w:ins w:id="3956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3957" w:author="PR Preview" w:date="2026-01-01T00:00:00Z">
        <w:r>
          <w:t xml:space="preserve">).</w:t>
        </w:r>
      </w:ins>
      <w:ins w:id="3958" w:author="PR Preview" w:date="2026-01-01T00:00:00Z">
        <w:r>
          <w:t xml:space="preserve"> </w:t>
        </w:r>
      </w:ins>
      <w:ins w:id="3959" w:author="PR Preview" w:date="2026-01-01T00:00:00Z">
        <w:r>
          <w:t xml:space="preserve">As a check,</w:t>
        </w:r>
      </w:ins>
    </w:p>
    <w:p>
      <w:pPr>
        <w:pStyle w:val="BodyText"/>
      </w:pPr>
      <w:ins w:id="3960" w:author="PR Preview" w:date="2026-01-01T00:00:00Z">
        <w:r>
  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  </w:r>
      </w:ins>
    </w:p>
    <w:p>
      <w:pPr>
        <w:pStyle w:val="FirstParagraph"/>
      </w:pPr>
      <w:ins w:id="3961" w:author="PR Preview" w:date="2026-01-01T00:00:00Z">
        <w:r>
          <w:t xml:space="preserve">and</w:t>
        </w:r>
      </w:ins>
    </w:p>
    <w:p>
      <w:pPr>
        <w:pStyle w:val="BodyText"/>
      </w:pPr>
      <w:ins w:id="3962" w:author="PR Preview" w:date="2026-01-01T00:00:00Z">
        <w:r>
  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  </w:r>
      </w:ins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del w:id="3963" w:author="PR Preview" w:date="2026-01-01T00:00:00Z">
        <w:r>
          <w:rPr>
            <w:i/>
            <w:iCs/>
          </w:rPr>
          <w:delText xml:space="preserve">Proof</w:delText>
        </w:r>
      </w:del>
      <w:del w:id="3964" w:author="PR Preview" w:date="2026-01-01T00:00:00Z">
        <w:r>
          <w:delText xml:space="preserve">. </w:delText>
        </w:r>
      </w:del>
      <w:del w:id="3965" w:author="PR Preview" w:date="2026-01-01T00:00:00Z">
        <w:r>
          <w:delText xml:space="preserve">Let</w:delText>
        </w:r>
      </w:del>
      <w:del w:id="396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3967" w:author="PR Preview" w:date="2026-01-01T00:00:00Z">
        <w:r>
          <w:delText xml:space="preserve"> </w:delText>
        </w:r>
      </w:del>
      <w:del w:id="3968" w:author="PR Preview" w:date="2026-01-01T00:00:00Z">
        <w:r>
          <w:delText xml:space="preserve">be orthonormal.</w:delText>
        </w:r>
      </w:del>
      <w:del w:id="3969" w:author="PR Preview" w:date="2026-01-01T00:00:00Z">
        <w:r>
          <w:delText xml:space="preserve"> </w:delText>
        </w:r>
      </w:del>
      <w:del w:id="3970" w:author="PR Preview" w:date="2026-01-01T00:00:00Z">
        <w:r>
          <w:delText xml:space="preserve">They are linearly independent (</w:delText>
        </w:r>
      </w:del>
      <w:hyperlink w:anchor="thm-orthonormal-independent">
        <w:del w:id="3971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3972" w:author="PR Preview" w:date="2026-01-01T00:00:00Z">
        <w:r>
          <w:delText xml:space="preserve">),</w:delText>
        </w:r>
      </w:del>
      <w:del w:id="3973" w:author="PR Preview" w:date="2026-01-01T00:00:00Z">
        <w:r>
          <w:delText xml:space="preserve"> </w:delText>
        </w:r>
      </w:del>
      <w:del w:id="3974" w:author="PR Preview" w:date="2026-01-01T00:00:00Z">
        <w:r>
          <w:delText xml:space="preserve">so they extend to a basis</w:delText>
        </w:r>
      </w:del>
      <w:del w:id="397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del w:id="3976" w:author="PR Preview" w:date="2026-01-01T00:00:00Z">
        <w:r>
          <w:delText xml:space="preserve"> </w:delText>
        </w:r>
      </w:del>
      <w:del w:id="3977" w:author="PR Preview" w:date="2026-01-01T00:00:00Z">
        <w:r>
          <w:delText xml:space="preserve">of</w:delText>
        </w:r>
      </w:del>
      <w:del w:id="397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3979" w:author="PR Preview" w:date="2026-01-01T00:00:00Z">
        <w:r>
          <w:delText xml:space="preserve"> </w:delText>
        </w:r>
      </w:del>
      <w:del w:id="3980" w:author="PR Preview" w:date="2026-01-01T00:00:00Z">
        <w:r>
          <w:delText xml:space="preserve">(</w:delText>
        </w:r>
      </w:del>
      <w:hyperlink r:id="rId93">
        <w:del w:id="3981" w:author="PR Preview" w:date="2026-01-01T00:00:00Z">
          <w:r>
            <w:rPr>
              <w:rStyle w:val="Hyperlink"/>
            </w:rPr>
            <w:delText xml:space="preserve">Theorem 9 in Subspaces and Rank</w:delText>
          </w:r>
        </w:del>
      </w:hyperlink>
      <w:del w:id="3982" w:author="PR Preview" w:date="2026-01-01T00:00:00Z">
        <w:r>
          <w:delText xml:space="preserve">).</w:delText>
        </w:r>
      </w:del>
      <w:del w:id="3983" w:author="PR Preview" w:date="2026-01-01T00:00:00Z">
        <w:r>
          <w:delText xml:space="preserve"> </w:delText>
        </w:r>
      </w:del>
      <w:del w:id="3984" w:author="PR Preview" w:date="2026-01-01T00:00:00Z">
        <w:r>
          <w:delText xml:space="preserve">Run the Gram-Schmidt process on this basis.</w:delText>
        </w:r>
      </w:del>
      <w:del w:id="3985" w:author="PR Preview" w:date="2026-01-01T00:00:00Z">
        <w:r>
          <w:delText xml:space="preserve"> </w:delText>
        </w:r>
      </w:del>
      <w:del w:id="3986" w:author="PR Preview" w:date="2026-01-01T00:00:00Z">
        <w:r>
          <w:delText xml:space="preserve">It is linearly independent, so the process completes,</w:delText>
        </w:r>
      </w:del>
      <w:del w:id="3987" w:author="PR Preview" w:date="2026-01-01T00:00:00Z">
        <w:r>
          <w:delText xml:space="preserve"> </w:delText>
        </w:r>
      </w:del>
      <w:del w:id="3988" w:author="PR Preview" w:date="2026-01-01T00:00:00Z">
        <w:r>
          <w:delText xml:space="preserve">and the output is an orthonormal basis of its span, which is</w:delText>
        </w:r>
      </w:del>
      <w:del w:id="398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3990" w:author="PR Preview" w:date="2026-01-01T00:00:00Z">
        <w:r>
          <w:delText xml:space="preserve"> </w:delText>
        </w:r>
      </w:del>
      <w:del w:id="3991" w:author="PR Preview" w:date="2026-01-01T00:00:00Z">
        <w:r>
          <w:delText xml:space="preserve">(</w:delText>
        </w:r>
      </w:del>
      <w:hyperlink w:anchor="thm-gram-schmidt">
        <w:del w:id="3992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3993" w:author="PR Preview" w:date="2026-01-01T00:00:00Z">
        <w:r>
          <w:delText xml:space="preserve">, part 3).</w:delText>
        </w:r>
      </w:del>
    </w:p>
    <w:p>
      <w:pPr>
        <w:pStyle w:val="BodyText"/>
      </w:pPr>
      <w:del w:id="3994" w:author="PR Preview" w:date="2026-01-01T00:00:00Z">
        <w:r>
          <w:delText xml:space="preserve">The first</w:delText>
        </w:r>
      </w:del>
      <w:del w:id="3995" w:author="PR Preview" w:date="2026-01-01T00:00:00Z">
        <w:r>
          <w:delText xml:space="preserve"> </w:delText>
        </w:r>
      </w:del>
      <m:oMath>
        <m:r>
          <m:t>r</m:t>
        </m:r>
      </m:oMath>
      <w:del w:id="3996" w:author="PR Preview" w:date="2026-01-01T00:00:00Z">
        <w:r>
          <w:delText xml:space="preserve"> </w:delText>
        </w:r>
      </w:del>
      <w:del w:id="3997" w:author="PR Preview" w:date="2026-01-01T00:00:00Z">
        <w:r>
          <w:delText xml:space="preserve">outputs are</w:delText>
        </w:r>
      </w:del>
      <w:del w:id="399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del w:id="3999" w:author="PR Preview" w:date="2026-01-01T00:00:00Z">
        <w:r>
          <w:delText xml:space="preserve"> </w:delText>
        </w:r>
      </w:del>
      <w:del w:id="4000" w:author="PR Preview" w:date="2026-01-01T00:00:00Z">
        <w:r>
          <w:delText xml:space="preserve">themselves,</w:delText>
        </w:r>
      </w:del>
      <w:del w:id="4001" w:author="PR Preview" w:date="2026-01-01T00:00:00Z">
        <w:r>
          <w:delText xml:space="preserve"> </w:delText>
        </w:r>
      </w:del>
      <w:del w:id="4002" w:author="PR Preview" w:date="2026-01-01T00:00:00Z">
        <w:r>
          <w:delText xml:space="preserve">by</w:delText>
        </w:r>
      </w:del>
      <w:del w:id="4003" w:author="PR Preview" w:date="2026-01-01T00:00:00Z">
        <w:r>
          <w:delText xml:space="preserve"> </w:delText>
        </w:r>
      </w:del>
      <w:hyperlink r:id="rId87">
        <w:del w:id="4004" w:author="PR Preview" w:date="2026-01-01T00:00:00Z">
          <w:r>
            <w:rPr>
              <w:rStyle w:val="Hyperlink"/>
            </w:rPr>
            <w:delText xml:space="preserve">induction</w:delText>
          </w:r>
        </w:del>
      </w:hyperlink>
      <w:del w:id="4005" w:author="PR Preview" w:date="2026-01-01T00:00:00Z">
        <w:r>
          <w:delText xml:space="preserve"> </w:delText>
        </w:r>
      </w:del>
      <w:del w:id="4006" w:author="PR Preview" w:date="2026-01-01T00:00:00Z">
        <w:r>
          <w:delText xml:space="preserve">on</w:delText>
        </w:r>
      </w:del>
      <w:del w:id="400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≤</m:t>
        </m:r>
        <m:r>
          <m:t>r</m:t>
        </m:r>
      </m:oMath>
      <w:del w:id="4008" w:author="PR Preview" w:date="2026-01-01T00:00:00Z">
        <w:r>
          <w:delText xml:space="preserve">.</w:delText>
        </w:r>
      </w:del>
      <w:del w:id="4009" w:author="PR Preview" w:date="2026-01-01T00:00:00Z">
        <w:r>
          <w:delText xml:space="preserve"> </w:delText>
        </w:r>
      </w:del>
      <w:del w:id="4010" w:author="PR Preview" w:date="2026-01-01T00:00:00Z">
        <w:r>
          <w:delText xml:space="preserve">Suppose the outputs before step</w:delText>
        </w:r>
      </w:del>
      <w:del w:id="4011" w:author="PR Preview" w:date="2026-01-01T00:00:00Z">
        <w:r>
          <w:delText xml:space="preserve"> </w:delText>
        </w:r>
      </w:del>
      <m:oMath>
        <m:r>
          <m:t>i</m:t>
        </m:r>
      </m:oMath>
      <w:del w:id="4012" w:author="PR Preview" w:date="2026-01-01T00:00:00Z">
        <w:r>
          <w:delText xml:space="preserve"> </w:delText>
        </w:r>
      </w:del>
      <w:del w:id="4013" w:author="PR Preview" w:date="2026-01-01T00:00:00Z">
        <w:r>
          <w:delText xml:space="preserve">are</w:delText>
        </w:r>
      </w:del>
      <w:del w:id="401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4015" w:author="PR Preview" w:date="2026-01-01T00:00:00Z">
        <w:r>
          <w:delText xml:space="preserve"> </w:delText>
        </w:r>
      </w:del>
      <w:del w:id="4016" w:author="PR Preview" w:date="2026-01-01T00:00:00Z">
        <w:r>
          <w:delText xml:space="preserve">(for</w:delText>
        </w:r>
      </w:del>
      <w:del w:id="401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</m:oMath>
      <w:del w:id="4018" w:author="PR Preview" w:date="2026-01-01T00:00:00Z">
        <w:r>
          <w:delText xml:space="preserve"> </w:delText>
        </w:r>
      </w:del>
      <w:del w:id="4019" w:author="PR Preview" w:date="2026-01-01T00:00:00Z">
        <w:r>
          <w:delText xml:space="preserve">there are none, and the sum below is empty).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4020" w:author="PR Preview" w:date="2026-01-01T00:00:00Z">
        <w:r>
          <w:delText xml:space="preserve">because each</w:delText>
        </w:r>
      </w:del>
      <w:del w:id="402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4022" w:author="PR Preview" w:date="2026-01-01T00:00:00Z">
        <w:r>
          <w:delText xml:space="preserve">;</w:delText>
        </w:r>
      </w:del>
      <w:del w:id="4023" w:author="PR Preview" w:date="2026-01-01T00:00:00Z">
        <w:r>
          <w:delText xml:space="preserve"> </w:delText>
        </w:r>
      </w:del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24" w:author="PR Preview" w:date="2026-01-01T00:00:00Z">
        <w:r>
          <w:delText xml:space="preserve">, because</w:delText>
        </w:r>
      </w:del>
      <w:del w:id="402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4026" w:author="PR Preview" w:date="2026-01-01T00:00:00Z">
        <w:r>
          <w:delText xml:space="preserve">,</w:delText>
        </w:r>
      </w:del>
      <w:del w:id="4027" w:author="PR Preview" w:date="2026-01-01T00:00:00Z">
        <w:r>
          <w:delText xml:space="preserve"> </w:delText>
        </w:r>
      </w:del>
      <w:del w:id="4028" w:author="PR Preview" w:date="2026-01-01T00:00:00Z">
        <w:r>
          <w:delText xml:space="preserve">so the process does not stop;</w:delText>
        </w:r>
      </w:del>
      <w:del w:id="4029" w:author="PR Preview" w:date="2026-01-01T00:00:00Z">
        <w:r>
          <w:delText xml:space="preserve"> </w:delText>
        </w:r>
      </w:del>
      <w:del w:id="4030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4031" w:author="PR Preview" w:date="2026-01-01T00:00:00Z">
        <w:r>
          <w:rPr>
            <w:i/>
            <w:iCs/>
          </w:rPr>
          <w:t xml:space="preserve">Proof</w:t>
        </w:r>
      </w:ins>
      <w:ins w:id="4032" w:author="PR Preview" w:date="2026-01-01T00:00:00Z">
        <w:r>
          <w:t xml:space="preserve">. </w:t>
        </w:r>
      </w:ins>
      <w:ins w:id="4033" w:author="PR Preview" w:date="2026-01-01T00:00:00Z">
        <w:r>
          <w:t xml:space="preserve">Let</w:t>
        </w:r>
      </w:ins>
      <w:ins w:id="4034" w:author="PR Preview" w:date="2026-01-01T00:00:00Z">
        <w:r>
          <w:t xml:space="preserve"> </w:t>
        </w:r>
      </w:ins>
      <w:ins w:id="4035" w:author="PR Preview" w:date="2026-01-01T00:00:00Z">
        <w:r>
          <w:t xml:space="preserve">$\mathord{\smash[b]{\underset{\raise.3ex\hbox{$\scriptstyle\sim$}}{u}}\vphantom{u}}_1, \ldots, \mathord{\smash[b]{\underset{\raise.3ex\hbox{$\scriptstyle\sim$}}{u}}\vphantom{u}}_r \in \mathcal{S}$</w:t>
        </w:r>
      </w:ins>
      <w:ins w:id="4036" w:author="PR Preview" w:date="2026-01-01T00:00:00Z">
        <w:r>
          <w:t xml:space="preserve"> </w:t>
        </w:r>
      </w:ins>
      <w:ins w:id="4037" w:author="PR Preview" w:date="2026-01-01T00:00:00Z">
        <w:r>
          <w:t xml:space="preserve">be orthonormal.</w:t>
        </w:r>
      </w:ins>
      <w:ins w:id="4038" w:author="PR Preview" w:date="2026-01-01T00:00:00Z">
        <w:r>
          <w:t xml:space="preserve"> </w:t>
        </w:r>
      </w:ins>
      <w:ins w:id="4039" w:author="PR Preview" w:date="2026-01-01T00:00:00Z">
        <w:r>
          <w:t xml:space="preserve">They are linearly independent (</w:t>
        </w:r>
      </w:ins>
      <w:hyperlink w:anchor="thm-orthonormal-independent">
        <w:ins w:id="4040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4041" w:author="PR Preview" w:date="2026-01-01T00:00:00Z">
        <w:r>
          <w:t xml:space="preserve">),</w:t>
        </w:r>
      </w:ins>
      <w:ins w:id="4042" w:author="PR Preview" w:date="2026-01-01T00:00:00Z">
        <w:r>
          <w:t xml:space="preserve"> </w:t>
        </w:r>
      </w:ins>
      <w:ins w:id="4043" w:author="PR Preview" w:date="2026-01-01T00:00:00Z">
        <w:r>
          <w:t xml:space="preserve">so they extend to a basis</w:t>
        </w:r>
      </w:ins>
      <w:ins w:id="4044" w:author="PR Preview" w:date="2026-01-01T00:00:00Z">
        <w:r>
          <w:t xml:space="preserve"> </w:t>
        </w:r>
      </w:ins>
      <w:ins w:id="4045" w:author="PR Preview" w:date="2026-01-01T00:00:00Z">
        <w:r>
  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  </w:r>
      </w:ins>
      <w:ins w:id="4046" w:author="PR Preview" w:date="2026-01-01T00:00:00Z">
        <w:r>
          <w:t xml:space="preserve"> </w:t>
        </w:r>
      </w:ins>
      <w:ins w:id="4047" w:author="PR Preview" w:date="2026-01-01T00:00:00Z">
        <w:r>
          <w:t xml:space="preserve">of</w:t>
        </w:r>
      </w:ins>
      <w:ins w:id="404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4049" w:author="PR Preview" w:date="2026-01-01T00:00:00Z">
        <w:r>
          <w:t xml:space="preserve"> </w:t>
        </w:r>
      </w:ins>
      <w:ins w:id="4050" w:author="PR Preview" w:date="2026-01-01T00:00:00Z">
        <w:r>
          <w:t xml:space="preserve">(</w:t>
        </w:r>
      </w:ins>
      <w:hyperlink r:id="rId93">
        <w:ins w:id="4051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4052" w:author="PR Preview" w:date="2026-01-01T00:00:00Z">
        <w:r>
          <w:t xml:space="preserve">).</w:t>
        </w:r>
      </w:ins>
      <w:ins w:id="4053" w:author="PR Preview" w:date="2026-01-01T00:00:00Z">
        <w:r>
          <w:t xml:space="preserve"> </w:t>
        </w:r>
      </w:ins>
      <w:ins w:id="4054" w:author="PR Preview" w:date="2026-01-01T00:00:00Z">
        <w:r>
          <w:t xml:space="preserve">Run the Gram-Schmidt process on this basis.</w:t>
        </w:r>
      </w:ins>
      <w:ins w:id="4055" w:author="PR Preview" w:date="2026-01-01T00:00:00Z">
        <w:r>
          <w:t xml:space="preserve"> </w:t>
        </w:r>
      </w:ins>
      <w:ins w:id="4056" w:author="PR Preview" w:date="2026-01-01T00:00:00Z">
        <w:r>
          <w:t xml:space="preserve">It is linearly independent, so the process completes,</w:t>
        </w:r>
      </w:ins>
      <w:ins w:id="4057" w:author="PR Preview" w:date="2026-01-01T00:00:00Z">
        <w:r>
          <w:t xml:space="preserve"> </w:t>
        </w:r>
      </w:ins>
      <w:ins w:id="4058" w:author="PR Preview" w:date="2026-01-01T00:00:00Z">
        <w:r>
          <w:t xml:space="preserve">and the output is an orthonormal basis of its span, which is</w:t>
        </w:r>
      </w:ins>
      <w:ins w:id="405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4060" w:author="PR Preview" w:date="2026-01-01T00:00:00Z">
        <w:r>
          <w:t xml:space="preserve"> </w:t>
        </w:r>
      </w:ins>
      <w:ins w:id="4061" w:author="PR Preview" w:date="2026-01-01T00:00:00Z">
        <w:r>
          <w:t xml:space="preserve">(</w:t>
        </w:r>
      </w:ins>
      <w:hyperlink w:anchor="thm-gram-schmidt">
        <w:ins w:id="4062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4063" w:author="PR Preview" w:date="2026-01-01T00:00:00Z">
        <w:r>
          <w:t xml:space="preserve">, part 3).</w:t>
        </w:r>
      </w:ins>
    </w:p>
    <w:p>
      <w:pPr>
        <w:pStyle w:val="BodyText"/>
      </w:pPr>
      <w:ins w:id="4064" w:author="PR Preview" w:date="2026-01-01T00:00:00Z">
        <w:r>
          <w:t xml:space="preserve">The first</w:t>
        </w:r>
      </w:ins>
      <w:ins w:id="4065" w:author="PR Preview" w:date="2026-01-01T00:00:00Z">
        <w:r>
          <w:t xml:space="preserve"> </w:t>
        </w:r>
      </w:ins>
      <m:oMath>
        <m:r>
          <m:t>r</m:t>
        </m:r>
      </m:oMath>
      <w:ins w:id="4066" w:author="PR Preview" w:date="2026-01-01T00:00:00Z">
        <w:r>
          <w:t xml:space="preserve"> </w:t>
        </w:r>
      </w:ins>
      <w:ins w:id="4067" w:author="PR Preview" w:date="2026-01-01T00:00:00Z">
        <w:r>
          <w:t xml:space="preserve">outputs are</w:t>
        </w:r>
      </w:ins>
      <w:ins w:id="4068" w:author="PR Preview" w:date="2026-01-01T00:00:00Z">
        <w:r>
          <w:t xml:space="preserve"> </w:t>
        </w:r>
      </w:ins>
      <w:ins w:id="4069" w:author="PR Preview" w:date="2026-01-01T00:00:00Z">
        <w:r>
          <w:t xml:space="preserve">$\mathord{\smash[b]{\underset{\raise.3ex\hbox{$\scriptstyle\sim$}}{u}}\vphantom{u}}_1, \ldots, \mathord{\smash[b]{\underset{\raise.3ex\hbox{$\scriptstyle\sim$}}{u}}\vphantom{u}}_r$</w:t>
        </w:r>
      </w:ins>
      <w:ins w:id="4070" w:author="PR Preview" w:date="2026-01-01T00:00:00Z">
        <w:r>
          <w:t xml:space="preserve"> </w:t>
        </w:r>
      </w:ins>
      <w:ins w:id="4071" w:author="PR Preview" w:date="2026-01-01T00:00:00Z">
        <w:r>
          <w:t xml:space="preserve">themselves,</w:t>
        </w:r>
      </w:ins>
      <w:ins w:id="4072" w:author="PR Preview" w:date="2026-01-01T00:00:00Z">
        <w:r>
          <w:t xml:space="preserve"> </w:t>
        </w:r>
      </w:ins>
      <w:ins w:id="4073" w:author="PR Preview" w:date="2026-01-01T00:00:00Z">
        <w:r>
          <w:t xml:space="preserve">by</w:t>
        </w:r>
      </w:ins>
      <w:ins w:id="4074" w:author="PR Preview" w:date="2026-01-01T00:00:00Z">
        <w:r>
          <w:t xml:space="preserve"> </w:t>
        </w:r>
      </w:ins>
      <w:hyperlink r:id="rId87">
        <w:ins w:id="4075" w:author="PR Preview" w:date="2026-01-01T00:00:00Z">
          <w:r>
            <w:rPr>
              <w:rStyle w:val="Hyperlink"/>
            </w:rPr>
            <w:t xml:space="preserve">induction</w:t>
          </w:r>
        </w:ins>
      </w:hyperlink>
      <w:ins w:id="4076" w:author="PR Preview" w:date="2026-01-01T00:00:00Z">
        <w:r>
          <w:t xml:space="preserve"> </w:t>
        </w:r>
      </w:ins>
      <w:ins w:id="4077" w:author="PR Preview" w:date="2026-01-01T00:00:00Z">
        <w:r>
          <w:t xml:space="preserve">on</w:t>
        </w:r>
      </w:ins>
      <w:ins w:id="407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r</m:t>
        </m:r>
      </m:oMath>
      <w:ins w:id="4079" w:author="PR Preview" w:date="2026-01-01T00:00:00Z">
        <w:r>
          <w:t xml:space="preserve">.</w:t>
        </w:r>
      </w:ins>
      <w:ins w:id="4080" w:author="PR Preview" w:date="2026-01-01T00:00:00Z">
        <w:r>
          <w:t xml:space="preserve"> </w:t>
        </w:r>
      </w:ins>
      <w:ins w:id="4081" w:author="PR Preview" w:date="2026-01-01T00:00:00Z">
        <w:r>
          <w:t xml:space="preserve">Suppose the outputs before step</w:t>
        </w:r>
      </w:ins>
      <w:ins w:id="4082" w:author="PR Preview" w:date="2026-01-01T00:00:00Z">
        <w:r>
          <w:t xml:space="preserve"> </w:t>
        </w:r>
      </w:ins>
      <m:oMath>
        <m:r>
          <m:t>i</m:t>
        </m:r>
      </m:oMath>
      <w:ins w:id="4083" w:author="PR Preview" w:date="2026-01-01T00:00:00Z">
        <w:r>
          <w:t xml:space="preserve"> </w:t>
        </w:r>
      </w:ins>
      <w:ins w:id="4084" w:author="PR Preview" w:date="2026-01-01T00:00:00Z">
        <w:r>
          <w:t xml:space="preserve">are</w:t>
        </w:r>
      </w:ins>
      <w:ins w:id="4085" w:author="PR Preview" w:date="2026-01-01T00:00:00Z">
        <w:r>
          <w:t xml:space="preserve"> </w:t>
        </w:r>
      </w:ins>
      <w:ins w:id="4086" w:author="PR Preview" w:date="2026-01-01T00:00:00Z">
        <w:r>
          <w:t xml:space="preserve">$\mathord{\smash[b]{\underset{\raise.3ex\hbox{$\scriptstyle\sim$}}{u}}\vphantom{u}}_1, \ldots, \mathord{\smash[b]{\underset{\raise.3ex\hbox{$\scriptstyle\sim$}}{u}}\vphantom{u}}_{i-1}$</w:t>
        </w:r>
      </w:ins>
      <w:ins w:id="4087" w:author="PR Preview" w:date="2026-01-01T00:00:00Z">
        <w:r>
          <w:t xml:space="preserve"> </w:t>
        </w:r>
      </w:ins>
      <w:ins w:id="4088" w:author="PR Preview" w:date="2026-01-01T00:00:00Z">
        <w:r>
          <w:t xml:space="preserve">(for</w:t>
        </w:r>
      </w:ins>
      <w:ins w:id="408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</m:oMath>
      <w:ins w:id="4090" w:author="PR Preview" w:date="2026-01-01T00:00:00Z">
        <w:r>
          <w:t xml:space="preserve"> </w:t>
        </w:r>
      </w:ins>
      <w:ins w:id="4091" w:author="PR Preview" w:date="2026-01-01T00:00:00Z">
        <w:r>
          <w:t xml:space="preserve">there are none, and the sum below is empty). Then</w:t>
        </w:r>
      </w:ins>
    </w:p>
    <w:p>
      <w:pPr>
        <w:pStyle w:val="BodyText"/>
      </w:pPr>
      <w:ins w:id="4092" w:author="PR Preview" w:date="2026-01-01T00:00:00Z">
        <w:r>
  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  </w:r>
      </w:ins>
    </w:p>
    <w:p>
      <w:pPr>
        <w:pStyle w:val="FirstParagraph"/>
      </w:pPr>
      <w:ins w:id="4093" w:author="PR Preview" w:date="2026-01-01T00:00:00Z">
        <w:r>
          <w:t xml:space="preserve">because each</w:t>
        </w:r>
      </w:ins>
      <w:ins w:id="4094" w:author="PR Preview" w:date="2026-01-01T00:00:00Z">
        <w:r>
          <w:t xml:space="preserve"> </w:t>
        </w:r>
      </w:ins>
      <w:ins w:id="4095" w:author="PR Preview" w:date="2026-01-01T00:00:00Z">
        <w:r>
          <w:t xml:space="preserve">$\mathord{\smash[b]{\underset{\raise.3ex\hbox{$\scriptstyle\sim$}}{u}}\vphantom{u}}_j \cdot \mathord{\smash[b]{\underset{\raise.3ex\hbox{$\scriptstyle\sim$}}{u}}\vphantom{u}}_i = 0$</w:t>
        </w:r>
      </w:ins>
      <w:ins w:id="4096" w:author="PR Preview" w:date="2026-01-01T00:00:00Z">
        <w:r>
          <w:t xml:space="preserve">;</w:t>
        </w:r>
      </w:ins>
      <w:ins w:id="4097" w:author="PR Preview" w:date="2026-01-01T00:00:00Z">
        <w:r>
          <w:t xml:space="preserve"> </w:t>
        </w:r>
      </w:ins>
      <w:ins w:id="4098" w:author="PR Preview" w:date="2026-01-01T00:00:00Z">
        <w:r>
  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  </w:r>
      </w:ins>
      <w:ins w:id="4099" w:author="PR Preview" w:date="2026-01-01T00:00:00Z">
        <w:r>
          <w:t xml:space="preserve">, because</w:t>
        </w:r>
      </w:ins>
      <w:ins w:id="4100" w:author="PR Preview" w:date="2026-01-01T00:00:00Z">
        <w:r>
          <w:t xml:space="preserve"> </w:t>
        </w:r>
      </w:ins>
      <w:ins w:id="4101" w:author="PR Preview" w:date="2026-01-01T00:00:00Z">
        <w:r>
          <w:t xml:space="preserve">$\mathopen{}\left\lVert\mathord{\smash[b]{\underset{\raise.3ex\hbox{$\scriptstyle\sim$}}{u}}\vphantom{u}}_i\right\rVert\mathclose{} = 1$</w:t>
        </w:r>
      </w:ins>
      <w:ins w:id="4102" w:author="PR Preview" w:date="2026-01-01T00:00:00Z">
        <w:r>
          <w:t xml:space="preserve">,</w:t>
        </w:r>
      </w:ins>
      <w:ins w:id="4103" w:author="PR Preview" w:date="2026-01-01T00:00:00Z">
        <w:r>
          <w:t xml:space="preserve"> </w:t>
        </w:r>
      </w:ins>
      <w:ins w:id="4104" w:author="PR Preview" w:date="2026-01-01T00:00:00Z">
        <w:r>
          <w:t xml:space="preserve">so the process does not stop;</w:t>
        </w:r>
      </w:ins>
      <w:ins w:id="4105" w:author="PR Preview" w:date="2026-01-01T00:00:00Z">
        <w:r>
          <w:t xml:space="preserve"> </w:t>
        </w:r>
      </w:ins>
      <w:ins w:id="4106" w:author="PR Preview" w:date="2026-01-01T00:00:00Z">
        <w:r>
          <w:t xml:space="preserve">and</w:t>
        </w:r>
      </w:ins>
    </w:p>
    <w:p>
      <w:pPr>
        <w:pStyle w:val="BodyText"/>
      </w:pPr>
      <w:ins w:id="4107" w:author="PR Preview" w:date="2026-01-01T00:00:00Z">
        <w:r>
  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  </w:r>
      </w:ins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del w:id="4108" w:author="PR Preview" w:date="2026-01-01T00:00:00Z">
        <w:r>
          <w:rPr>
            <w:b/>
            <w:bCs/>
          </w:rPr>
          <w:delText xml:space="preserve">Example 24 (Extending one unit vector to an orthonormal basis of</w:delText>
        </w:r>
      </w:del>
      <w:del w:id="410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4110" w:author="PR Preview" w:date="2026-01-01T00:00:00Z">
        <w:r>
          <w:rPr>
            <w:b/>
            <w:bCs/>
          </w:rPr>
          <w:delText xml:space="preserve">)</w:delText>
        </w:r>
      </w:del>
      <w:del w:id="4111" w:author="PR Preview" w:date="2026-01-01T00:00:00Z">
        <w:r>
          <w:delText xml:space="preserve"> </w:delText>
        </w:r>
      </w:del>
      <w:del w:id="4112" w:author="PR Preview" w:date="2026-01-01T00:00:00Z">
        <w:r>
          <w:delText xml:space="preserve">Start from the unit vector</w:delText>
        </w:r>
      </w:del>
      <w:del w:id="411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114" w:author="PR Preview" w:date="2026-01-01T00:00:00Z">
        <w:r>
          <w:delText xml:space="preserve">.</w:delText>
        </w:r>
      </w:del>
      <w:del w:id="4115" w:author="PR Preview" w:date="2026-01-01T00:00:00Z">
        <w:r>
          <w:delText xml:space="preserve"> </w:delText>
        </w:r>
      </w:del>
      <w:del w:id="4116" w:author="PR Preview" w:date="2026-01-01T00:00:00Z">
        <w:r>
          <w:delText xml:space="preserve">Extend it to a basis of</w:delText>
        </w:r>
      </w:del>
      <w:del w:id="411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4118" w:author="PR Preview" w:date="2026-01-01T00:00:00Z">
        <w:r>
          <w:delText xml:space="preserve"> </w:delText>
        </w:r>
      </w:del>
      <w:del w:id="4119" w:author="PR Preview" w:date="2026-01-01T00:00:00Z">
        <w:r>
          <w:delText xml:space="preserve">as in</w:delText>
        </w:r>
      </w:del>
      <w:del w:id="4120" w:author="PR Preview" w:date="2026-01-01T00:00:00Z">
        <w:r>
          <w:delText xml:space="preserve"> </w:delText>
        </w:r>
      </w:del>
      <w:hyperlink r:id="rId94">
        <w:del w:id="4121" w:author="PR Preview" w:date="2026-01-01T00:00:00Z">
          <w:r>
            <w:rPr>
              <w:rStyle w:val="Hyperlink"/>
            </w:rPr>
            <w:delText xml:space="preserve">Example 18 in Subspaces and Rank</w:delText>
          </w:r>
        </w:del>
      </w:hyperlink>
      <w:del w:id="4122" w:author="PR Preview" w:date="2026-01-01T00:00:00Z">
        <w:r>
          <w:delText xml:space="preserve">,</w:delText>
        </w:r>
      </w:del>
      <w:del w:id="4123" w:author="PR Preview" w:date="2026-01-01T00:00:00Z">
        <w:r>
          <w:delText xml:space="preserve"> </w:delText>
        </w:r>
      </w:del>
      <w:del w:id="4124" w:author="PR Preview" w:date="2026-01-01T00:00:00Z">
        <w:r>
          <w:delText xml:space="preserve">starting from the empty list:</w:delText>
        </w:r>
      </w:del>
      <w:del w:id="412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del w:id="4126" w:author="PR Preview" w:date="2026-01-01T00:00:00Z">
        <w:r>
          <w:delText xml:space="preserve"> </w:delText>
        </w:r>
      </w:del>
      <w:del w:id="4127" w:author="PR Preview" w:date="2026-01-01T00:00:00Z">
        <w:r>
          <w:delText xml:space="preserve">is not in the span of the empty list,</w:delText>
        </w:r>
      </w:del>
      <w:del w:id="412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4129" w:author="PR Preview" w:date="2026-01-01T00:00:00Z">
        <w:r>
          <w:delText xml:space="preserve">, because</w:delText>
        </w:r>
      </w:del>
      <w:del w:id="413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4131" w:author="PR Preview" w:date="2026-01-01T00:00:00Z">
        <w:r>
          <w:delText xml:space="preserve">;</w:delText>
        </w:r>
      </w:del>
      <w:del w:id="413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133" w:author="PR Preview" w:date="2026-01-01T00:00:00Z">
        <w:r>
          <w:delText xml:space="preserve"> </w:delText>
        </w:r>
      </w:del>
      <w:del w:id="4134" w:author="PR Preview" w:date="2026-01-01T00:00:00Z">
        <w:r>
          <w:delText xml:space="preserve">is not in</w:delText>
        </w:r>
      </w:del>
      <w:del w:id="4135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</m:oMath>
      <w:del w:id="4136" w:author="PR Preview" w:date="2026-01-01T00:00:00Z">
        <w:r>
          <w:delText xml:space="preserve">,</w:delText>
        </w:r>
      </w:del>
      <w:del w:id="4137" w:author="PR Preview" w:date="2026-01-01T00:00:00Z">
        <w:r>
          <w:delText xml:space="preserve"> </w:delText>
        </w:r>
      </w:del>
      <w:del w:id="4138" w:author="PR Preview" w:date="2026-01-01T00:00:00Z">
        <w:r>
          <w:delText xml:space="preserve">because every multiple of</w:delText>
        </w:r>
      </w:del>
      <w:del w:id="413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del w:id="4140" w:author="PR Preview" w:date="2026-01-01T00:00:00Z">
        <w:r>
          <w:delText xml:space="preserve"> </w:delText>
        </w:r>
      </w:del>
      <w:del w:id="4141" w:author="PR Preview" w:date="2026-01-01T00:00:00Z">
        <w:r>
          <w:delText xml:space="preserve">has equal first and second entries,</w:delText>
        </w:r>
      </w:del>
      <w:del w:id="4142" w:author="PR Preview" w:date="2026-01-01T00:00:00Z">
        <w:r>
          <w:delText xml:space="preserve"> </w:delText>
        </w:r>
      </w:del>
      <w:del w:id="4143" w:author="PR Preview" w:date="2026-01-01T00:00:00Z">
        <w:r>
          <w:delText xml:space="preserve">and</w:delText>
        </w:r>
      </w:del>
      <w:del w:id="414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145" w:author="PR Preview" w:date="2026-01-01T00:00:00Z">
        <w:r>
          <w:delText xml:space="preserve"> </w:delText>
        </w:r>
      </w:del>
      <w:del w:id="4146" w:author="PR Preview" w:date="2026-01-01T00:00:00Z">
        <w:r>
          <w:delText xml:space="preserve">is not in</w:delText>
        </w:r>
      </w:del>
      <w:del w:id="4147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4148" w:author="PR Preview" w:date="2026-01-01T00:00:00Z">
        <w:r>
          <w:delText xml:space="preserve">,</w:delText>
        </w:r>
      </w:del>
      <w:del w:id="4149" w:author="PR Preview" w:date="2026-01-01T00:00:00Z">
        <w:r>
          <w:delText xml:space="preserve"> </w:delText>
        </w:r>
      </w:del>
      <w:del w:id="4150" w:author="PR Preview" w:date="2026-01-01T00:00:00Z">
        <w:r>
          <w:delText xml:space="preserve">because every combination of those two vectors has third entry</w:delText>
        </w:r>
      </w:del>
      <w:del w:id="4151" w:author="PR Preview" w:date="2026-01-01T00:00:00Z">
        <w:r>
          <w:delText xml:space="preserve"> </w:delText>
        </w:r>
      </w:del>
      <m:oMath>
        <m:r>
          <m:t>0</m:t>
        </m:r>
      </m:oMath>
      <w:del w:id="4152" w:author="PR Preview" w:date="2026-01-01T00:00:00Z">
        <w:r>
          <w:delText xml:space="preserve">.</w:delText>
        </w:r>
      </w:del>
      <w:del w:id="4153" w:author="PR Preview" w:date="2026-01-01T00:00:00Z">
        <w:r>
          <w:delText xml:space="preserve"> </w:delText>
        </w:r>
      </w:del>
      <w:del w:id="4154" w:author="PR Preview" w:date="2026-01-01T00:00:00Z">
        <w:r>
          <w:delText xml:space="preserve">So</w:delText>
        </w:r>
      </w:del>
      <w:del w:id="415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156" w:author="PR Preview" w:date="2026-01-01T00:00:00Z">
        <w:r>
          <w:delText xml:space="preserve"> </w:delText>
        </w:r>
      </w:del>
      <w:del w:id="4157" w:author="PR Preview" w:date="2026-01-01T00:00:00Z">
        <w:r>
          <w:delText xml:space="preserve">are linearly independent (</w:delText>
        </w:r>
      </w:del>
      <w:hyperlink r:id="rId90">
        <w:del w:id="4158" w:author="PR Preview" w:date="2026-01-01T00:00:00Z">
          <w:r>
            <w:rPr>
              <w:rStyle w:val="Hyperlink"/>
            </w:rPr>
            <w:delText xml:space="preserve">Theorem 8 in Subspaces and Rank</w:delText>
          </w:r>
        </w:del>
      </w:hyperlink>
      <w:del w:id="4159" w:author="PR Preview" w:date="2026-01-01T00:00:00Z">
        <w:r>
          <w:delText xml:space="preserve">),</w:delText>
        </w:r>
      </w:del>
      <w:del w:id="4160" w:author="PR Preview" w:date="2026-01-01T00:00:00Z">
        <w:r>
          <w:delText xml:space="preserve"> </w:delText>
        </w:r>
      </w:del>
      <w:del w:id="4161" w:author="PR Preview" w:date="2026-01-01T00:00:00Z">
        <w:r>
          <w:delText xml:space="preserve">and three linearly independent vectors in</w:delText>
        </w:r>
      </w:del>
      <w:del w:id="416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4163" w:author="PR Preview" w:date="2026-01-01T00:00:00Z">
        <w:r>
          <w:delText xml:space="preserve"> </w:delText>
        </w:r>
      </w:del>
      <w:del w:id="4164" w:author="PR Preview" w:date="2026-01-01T00:00:00Z">
        <w:r>
          <w:delText xml:space="preserve">are a basis of it</w:delText>
        </w:r>
      </w:del>
      <w:del w:id="4165" w:author="PR Preview" w:date="2026-01-01T00:00:00Z">
        <w:r>
          <w:delText xml:space="preserve"> </w:delText>
        </w:r>
      </w:del>
      <w:del w:id="4166" w:author="PR Preview" w:date="2026-01-01T00:00:00Z">
        <w:r>
          <w:delText xml:space="preserve">(they are a basis of their span, which has dimension</w:delText>
        </w:r>
      </w:del>
      <w:del w:id="4167" w:author="PR Preview" w:date="2026-01-01T00:00:00Z">
        <w:r>
          <w:delText xml:space="preserve"> </w:delText>
        </w:r>
      </w:del>
      <m:oMath>
        <m:r>
          <m:t>3</m:t>
        </m:r>
      </m:oMath>
      <w:del w:id="4168" w:author="PR Preview" w:date="2026-01-01T00:00:00Z">
        <w:r>
          <w:delText xml:space="preserve"> </w:delText>
        </w:r>
      </w:del>
      <w:del w:id="4169" w:author="PR Preview" w:date="2026-01-01T00:00:00Z">
        <w:r>
          <w:delText xml:space="preserve">(</w:delText>
        </w:r>
      </w:del>
      <w:hyperlink r:id="rId75">
        <w:del w:id="4170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4171" w:author="PR Preview" w:date="2026-01-01T00:00:00Z">
        <w:r>
          <w:delText xml:space="preserve">)</w:delText>
        </w:r>
      </w:del>
      <w:del w:id="4172" w:author="PR Preview" w:date="2026-01-01T00:00:00Z">
        <w:r>
          <w:delText xml:space="preserve"> </w:delText>
        </w:r>
      </w:del>
      <w:del w:id="4173" w:author="PR Preview" w:date="2026-01-01T00:00:00Z">
        <w:r>
          <w:delText xml:space="preserve">and so is</w:delText>
        </w:r>
      </w:del>
      <w:del w:id="417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4175" w:author="PR Preview" w:date="2026-01-01T00:00:00Z">
        <w:r>
          <w:delText xml:space="preserve"> </w:delText>
        </w:r>
      </w:del>
      <w:del w:id="4176" w:author="PR Preview" w:date="2026-01-01T00:00:00Z">
        <w:r>
          <w:delText xml:space="preserve">(</w:delText>
        </w:r>
      </w:del>
      <w:hyperlink r:id="rId76">
        <w:del w:id="4177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4178" w:author="PR Preview" w:date="2026-01-01T00:00:00Z">
        <w:r>
          <w:delText xml:space="preserve">,</w:delText>
        </w:r>
      </w:del>
      <w:del w:id="4179" w:author="PR Preview" w:date="2026-01-01T00:00:00Z">
        <w:r>
          <w:delText xml:space="preserve"> </w:delText>
        </w:r>
      </w:del>
      <w:hyperlink r:id="rId74">
        <w:del w:id="4180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4181" w:author="PR Preview" w:date="2026-01-01T00:00:00Z">
        <w:r>
          <w:delText xml:space="preserve">)).</w:delText>
        </w:r>
      </w:del>
      <w:del w:id="4182" w:author="PR Preview" w:date="2026-01-01T00:00:00Z">
        <w:r>
          <w:delText xml:space="preserve"> </w:delText>
        </w:r>
      </w:del>
      <w:del w:id="4183" w:author="PR Preview" w:date="2026-01-01T00:00:00Z">
        <w:r>
          <w:delText xml:space="preserve">Gram-Schmidt on</w:delText>
        </w:r>
      </w:del>
      <w:del w:id="418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185" w:author="PR Preview" w:date="2026-01-01T00:00:00Z">
        <w:r>
          <w:delText xml:space="preserve">:</w:delText>
        </w:r>
      </w:del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del w:id="4186" w:author="PR Preview" w:date="2026-01-01T00:00:00Z">
        <w:r>
          <w:delText xml:space="preserve">.</w:delText>
        </w:r>
      </w:del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4187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4188" w:author="PR Preview" w:date="2026-01-01T00:00:00Z">
        <w:r>
          <w:delText xml:space="preserve">with norm</w:delText>
        </w:r>
      </w:del>
      <w:del w:id="4189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4190" w:author="PR Preview" w:date="2026-01-01T00:00:00Z">
        <w:r>
          <w:delText xml:space="preserve">, and</w:delText>
        </w:r>
      </w:del>
      <w:del w:id="419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192" w:author="PR Preview" w:date="2026-01-01T00:00:00Z">
        <w:r>
          <w:delText xml:space="preserve">.</w:delText>
        </w:r>
      </w:del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193" w:author="PR Preview" w:date="2026-01-01T00:00:00Z">
        <w:r>
          <w:delText xml:space="preserve"> </w:delText>
        </w:r>
      </w:del>
      <w:del w:id="4194" w:author="PR Preview" w:date="2026-01-01T00:00:00Z">
        <w:r>
          <w:delText xml:space="preserve">is orthogonal to</w:delText>
        </w:r>
      </w:del>
      <w:del w:id="419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del w:id="4196" w:author="PR Preview" w:date="2026-01-01T00:00:00Z">
        <w:r>
          <w:delText xml:space="preserve"> </w:delText>
        </w:r>
      </w:del>
      <w:del w:id="4197" w:author="PR Preview" w:date="2026-01-01T00:00:00Z">
        <w:r>
          <w:delText xml:space="preserve">and</w:delText>
        </w:r>
      </w:del>
      <w:del w:id="419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4199" w:author="PR Preview" w:date="2026-01-01T00:00:00Z">
        <w:r>
          <w:delText xml:space="preserve">, so</w:delText>
        </w:r>
      </w:del>
      <w:del w:id="4200" w:author="PR Preview" w:date="2026-01-01T00:00:00Z">
        <w:r>
          <w:delText xml:space="preserve"> </w:delText>
        </w:r>
      </w:del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201" w:author="PR Preview" w:date="2026-01-01T00:00:00Z">
        <w:r>
          <w:delText xml:space="preserve">, which already has norm</w:delText>
        </w:r>
      </w:del>
      <w:del w:id="4202" w:author="PR Preview" w:date="2026-01-01T00:00:00Z">
        <w:r>
          <w:delText xml:space="preserve"> </w:delText>
        </w:r>
      </w:del>
      <m:oMath>
        <m:r>
          <m:t>1</m:t>
        </m:r>
      </m:oMath>
      <w:del w:id="4203" w:author="PR Preview" w:date="2026-01-01T00:00:00Z">
        <w:r>
          <w:delText xml:space="preserve">, and</w:delText>
        </w:r>
      </w:del>
      <w:del w:id="420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205" w:author="PR Preview" w:date="2026-01-01T00:00:00Z">
        <w:r>
          <w:delText xml:space="preserve">.</w:delText>
        </w:r>
      </w:del>
    </w:p>
    <w:p>
      <w:pPr>
        <w:pStyle w:val="BodyText"/>
      </w:pPr>
      <w:ins w:id="4206" w:author="PR Preview" w:date="2026-01-01T00:00:00Z">
        <w:r>
          <w:rPr>
            <w:b/>
            <w:bCs/>
          </w:rPr>
          <w:t xml:space="preserve">Example 24 (Extending one unit vector to an orthonormal basis of</w:t>
        </w:r>
      </w:ins>
      <w:ins w:id="4207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4208" w:author="PR Preview" w:date="2026-01-01T00:00:00Z">
        <w:r>
          <w:rPr>
            <w:b/>
            <w:bCs/>
          </w:rPr>
          <w:t xml:space="preserve">)</w:t>
        </w:r>
      </w:ins>
      <w:ins w:id="4209" w:author="PR Preview" w:date="2026-01-01T00:00:00Z">
        <w:r>
          <w:t xml:space="preserve"> </w:t>
        </w:r>
      </w:ins>
      <w:ins w:id="4210" w:author="PR Preview" w:date="2026-01-01T00:00:00Z">
        <w:r>
          <w:t xml:space="preserve">Start from the unit vector</w:t>
        </w:r>
      </w:ins>
      <w:ins w:id="4211" w:author="PR Preview" w:date="2026-01-01T00:00:00Z">
        <w:r>
          <w:t xml:space="preserve"> </w:t>
        </w:r>
      </w:ins>
      <w:ins w:id="4212" w:author="PR Preview" w:date="2026-01-01T00:00:00Z">
        <w:r>
          <w:t xml:space="preserve">$\mathord{\smash[b]{\underset{\raise.3ex\hbox{$\scriptstyle\sim$}}{u}}\vphantom{u}}_1 = \tfrac{1}{\sqrt{2}}\,(1, 1, 0)$</w:t>
        </w:r>
      </w:ins>
      <w:ins w:id="4213" w:author="PR Preview" w:date="2026-01-01T00:00:00Z">
        <w:r>
          <w:t xml:space="preserve">.</w:t>
        </w:r>
      </w:ins>
      <w:ins w:id="4214" w:author="PR Preview" w:date="2026-01-01T00:00:00Z">
        <w:r>
          <w:t xml:space="preserve"> </w:t>
        </w:r>
      </w:ins>
      <w:ins w:id="4215" w:author="PR Preview" w:date="2026-01-01T00:00:00Z">
        <w:r>
          <w:t xml:space="preserve">Extend it to a basis of</w:t>
        </w:r>
      </w:ins>
      <w:ins w:id="421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4217" w:author="PR Preview" w:date="2026-01-01T00:00:00Z">
        <w:r>
          <w:t xml:space="preserve"> </w:t>
        </w:r>
      </w:ins>
      <w:ins w:id="4218" w:author="PR Preview" w:date="2026-01-01T00:00:00Z">
        <w:r>
          <w:t xml:space="preserve">as in</w:t>
        </w:r>
      </w:ins>
      <w:ins w:id="4219" w:author="PR Preview" w:date="2026-01-01T00:00:00Z">
        <w:r>
          <w:t xml:space="preserve"> </w:t>
        </w:r>
      </w:ins>
      <w:hyperlink r:id="rId94">
        <w:ins w:id="4220" w:author="PR Preview" w:date="2026-01-01T00:00:00Z">
          <w:r>
            <w:rPr>
              <w:rStyle w:val="Hyperlink"/>
            </w:rPr>
            <w:t xml:space="preserve">Example 18 in Subspaces and Rank</w:t>
          </w:r>
        </w:ins>
      </w:hyperlink>
      <w:ins w:id="4221" w:author="PR Preview" w:date="2026-01-01T00:00:00Z">
        <w:r>
          <w:t xml:space="preserve">,</w:t>
        </w:r>
      </w:ins>
      <w:ins w:id="4222" w:author="PR Preview" w:date="2026-01-01T00:00:00Z">
        <w:r>
          <w:t xml:space="preserve"> </w:t>
        </w:r>
      </w:ins>
      <w:ins w:id="4223" w:author="PR Preview" w:date="2026-01-01T00:00:00Z">
        <w:r>
          <w:t xml:space="preserve">starting from the empty list:</w:t>
        </w:r>
      </w:ins>
      <w:ins w:id="4224" w:author="PR Preview" w:date="2026-01-01T00:00:00Z">
        <w:r>
          <w:t xml:space="preserve"> </w:t>
        </w:r>
      </w:ins>
      <w:ins w:id="4225" w:author="PR Preview" w:date="2026-01-01T00:00:00Z">
        <w:r>
          <w:t xml:space="preserve">$\mathord{\smash[b]{\underset{\raise.3ex\hbox{$\scriptstyle\sim$}}{u}}\vphantom{u}}_1$</w:t>
        </w:r>
      </w:ins>
      <w:ins w:id="4226" w:author="PR Preview" w:date="2026-01-01T00:00:00Z">
        <w:r>
          <w:t xml:space="preserve"> </w:t>
        </w:r>
      </w:ins>
      <w:ins w:id="4227" w:author="PR Preview" w:date="2026-01-01T00:00:00Z">
        <w:r>
          <w:t xml:space="preserve">is not in the span of the empty list,</w:t>
        </w:r>
      </w:ins>
      <w:ins w:id="4228" w:author="PR Preview" w:date="2026-01-01T00:00:00Z">
        <w:r>
          <w:t xml:space="preserve"> </w:t>
        </w:r>
      </w:ins>
      <w:ins w:id="4229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4230" w:author="PR Preview" w:date="2026-01-01T00:00:00Z">
        <w:r>
          <w:t xml:space="preserve">, because</w:t>
        </w:r>
      </w:ins>
      <w:ins w:id="4231" w:author="PR Preview" w:date="2026-01-01T00:00:00Z">
        <w:r>
          <w:t xml:space="preserve"> </w:t>
        </w:r>
      </w:ins>
      <w:ins w:id="4232" w:author="PR Preview" w:date="2026-01-01T00:00:00Z">
        <w:r>
          <w:t xml:space="preserve">$\mathopen{}\left\lVert\mathord{\smash[b]{\underset{\raise.3ex\hbox{$\scriptstyle\sim$}}{u}}\vphantom{u}}_1\right\rVert\mathclose{} = 1$</w:t>
        </w:r>
      </w:ins>
      <w:ins w:id="4233" w:author="PR Preview" w:date="2026-01-01T00:00:00Z">
        <w:r>
          <w:t xml:space="preserve">;</w:t>
        </w:r>
      </w:ins>
      <w:ins w:id="42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235" w:author="PR Preview" w:date="2026-01-01T00:00:00Z">
        <w:r>
          <w:t xml:space="preserve"> </w:t>
        </w:r>
      </w:ins>
      <w:ins w:id="4236" w:author="PR Preview" w:date="2026-01-01T00:00:00Z">
        <w:r>
          <w:t xml:space="preserve">is not in</w:t>
        </w:r>
      </w:ins>
      <w:ins w:id="4237" w:author="PR Preview" w:date="2026-01-01T00:00:00Z">
        <w:r>
          <w:t xml:space="preserve"> </w:t>
        </w:r>
      </w:ins>
      <w:ins w:id="4238" w:author="PR Preview" w:date="2026-01-01T00:00:00Z">
        <w:r>
          <w:t xml:space="preserve">$\operatorname{span}\mathopen{}\left\{\mathord{\smash[b]{\underset{\raise.3ex\hbox{$\scriptstyle\sim$}}{u}}\vphantom{u}}_1\right\}\mathclose{}$</w:t>
        </w:r>
      </w:ins>
      <w:ins w:id="4239" w:author="PR Preview" w:date="2026-01-01T00:00:00Z">
        <w:r>
          <w:t xml:space="preserve">,</w:t>
        </w:r>
      </w:ins>
      <w:ins w:id="4240" w:author="PR Preview" w:date="2026-01-01T00:00:00Z">
        <w:r>
          <w:t xml:space="preserve"> </w:t>
        </w:r>
      </w:ins>
      <w:ins w:id="4241" w:author="PR Preview" w:date="2026-01-01T00:00:00Z">
        <w:r>
          <w:t xml:space="preserve">because every multiple of</w:t>
        </w:r>
      </w:ins>
      <w:ins w:id="4242" w:author="PR Preview" w:date="2026-01-01T00:00:00Z">
        <w:r>
          <w:t xml:space="preserve"> </w:t>
        </w:r>
      </w:ins>
      <w:ins w:id="4243" w:author="PR Preview" w:date="2026-01-01T00:00:00Z">
        <w:r>
          <w:t xml:space="preserve">$\mathord{\smash[b]{\underset{\raise.3ex\hbox{$\scriptstyle\sim$}}{u}}\vphantom{u}}_1$</w:t>
        </w:r>
      </w:ins>
      <w:ins w:id="4244" w:author="PR Preview" w:date="2026-01-01T00:00:00Z">
        <w:r>
          <w:t xml:space="preserve"> </w:t>
        </w:r>
      </w:ins>
      <w:ins w:id="4245" w:author="PR Preview" w:date="2026-01-01T00:00:00Z">
        <w:r>
          <w:t xml:space="preserve">has equal first and second entries,</w:t>
        </w:r>
      </w:ins>
      <w:ins w:id="4246" w:author="PR Preview" w:date="2026-01-01T00:00:00Z">
        <w:r>
          <w:t xml:space="preserve"> </w:t>
        </w:r>
      </w:ins>
      <w:ins w:id="4247" w:author="PR Preview" w:date="2026-01-01T00:00:00Z">
        <w:r>
          <w:t xml:space="preserve">and</w:t>
        </w:r>
      </w:ins>
      <w:ins w:id="424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249" w:author="PR Preview" w:date="2026-01-01T00:00:00Z">
        <w:r>
          <w:t xml:space="preserve"> </w:t>
        </w:r>
      </w:ins>
      <w:ins w:id="4250" w:author="PR Preview" w:date="2026-01-01T00:00:00Z">
        <w:r>
          <w:t xml:space="preserve">is not in</w:t>
        </w:r>
      </w:ins>
      <w:ins w:id="4251" w:author="PR Preview" w:date="2026-01-01T00:00:00Z">
        <w:r>
          <w:t xml:space="preserve"> </w:t>
        </w:r>
      </w:ins>
      <w:ins w:id="4252" w:author="PR Preview" w:date="2026-01-01T00:00:00Z">
        <w:r>
          <w:t xml:space="preserve">$\operatorname{span}\mathopen{}\left\{\mathord{\smash[b]{\underset{\raise.3ex\hbox{$\scriptstyle\sim$}}{u}}\vphantom{u}}_1, (1, 0, 0)\right\}\mathclose{}$</w:t>
        </w:r>
      </w:ins>
      <w:ins w:id="4253" w:author="PR Preview" w:date="2026-01-01T00:00:00Z">
        <w:r>
          <w:t xml:space="preserve">,</w:t>
        </w:r>
      </w:ins>
      <w:ins w:id="4254" w:author="PR Preview" w:date="2026-01-01T00:00:00Z">
        <w:r>
          <w:t xml:space="preserve"> </w:t>
        </w:r>
      </w:ins>
      <w:ins w:id="4255" w:author="PR Preview" w:date="2026-01-01T00:00:00Z">
        <w:r>
          <w:t xml:space="preserve">because every combination of those two vectors has third entry</w:t>
        </w:r>
      </w:ins>
      <w:ins w:id="4256" w:author="PR Preview" w:date="2026-01-01T00:00:00Z">
        <w:r>
          <w:t xml:space="preserve"> </w:t>
        </w:r>
      </w:ins>
      <m:oMath>
        <m:r>
          <m:t>0</m:t>
        </m:r>
      </m:oMath>
      <w:ins w:id="4257" w:author="PR Preview" w:date="2026-01-01T00:00:00Z">
        <w:r>
          <w:t xml:space="preserve">.</w:t>
        </w:r>
      </w:ins>
      <w:ins w:id="4258" w:author="PR Preview" w:date="2026-01-01T00:00:00Z">
        <w:r>
          <w:t xml:space="preserve"> </w:t>
        </w:r>
      </w:ins>
      <w:ins w:id="4259" w:author="PR Preview" w:date="2026-01-01T00:00:00Z">
        <w:r>
          <w:t xml:space="preserve">So</w:t>
        </w:r>
      </w:ins>
      <w:ins w:id="4260" w:author="PR Preview" w:date="2026-01-01T00:00:00Z">
        <w:r>
          <w:t xml:space="preserve"> </w:t>
        </w:r>
      </w:ins>
      <w:ins w:id="4261" w:author="PR Preview" w:date="2026-01-01T00:00:00Z">
        <w:r>
          <w:t xml:space="preserve">$\mathord{\smash[b]{\underset{\raise.3ex\hbox{$\scriptstyle\sim$}}{u}}\vphantom{u}}_1, (1, 0, 0), (0, 0, 1)$</w:t>
        </w:r>
      </w:ins>
      <w:ins w:id="4262" w:author="PR Preview" w:date="2026-01-01T00:00:00Z">
        <w:r>
          <w:t xml:space="preserve"> </w:t>
        </w:r>
      </w:ins>
      <w:ins w:id="4263" w:author="PR Preview" w:date="2026-01-01T00:00:00Z">
        <w:r>
          <w:t xml:space="preserve">are linearly independent (</w:t>
        </w:r>
      </w:ins>
      <w:hyperlink r:id="rId90">
        <w:ins w:id="4264" w:author="PR Preview" w:date="2026-01-01T00:00:00Z">
          <w:r>
            <w:rPr>
              <w:rStyle w:val="Hyperlink"/>
            </w:rPr>
            <w:t xml:space="preserve">Theorem 8 in Subspaces and Rank</w:t>
          </w:r>
        </w:ins>
      </w:hyperlink>
      <w:ins w:id="4265" w:author="PR Preview" w:date="2026-01-01T00:00:00Z">
        <w:r>
          <w:t xml:space="preserve">),</w:t>
        </w:r>
      </w:ins>
      <w:ins w:id="4266" w:author="PR Preview" w:date="2026-01-01T00:00:00Z">
        <w:r>
          <w:t xml:space="preserve"> </w:t>
        </w:r>
      </w:ins>
      <w:ins w:id="4267" w:author="PR Preview" w:date="2026-01-01T00:00:00Z">
        <w:r>
          <w:t xml:space="preserve">and three linearly independent vectors in</w:t>
        </w:r>
      </w:ins>
      <w:ins w:id="426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4269" w:author="PR Preview" w:date="2026-01-01T00:00:00Z">
        <w:r>
          <w:t xml:space="preserve"> </w:t>
        </w:r>
      </w:ins>
      <w:ins w:id="4270" w:author="PR Preview" w:date="2026-01-01T00:00:00Z">
        <w:r>
          <w:t xml:space="preserve">are a basis of it</w:t>
        </w:r>
      </w:ins>
      <w:ins w:id="4271" w:author="PR Preview" w:date="2026-01-01T00:00:00Z">
        <w:r>
          <w:t xml:space="preserve"> </w:t>
        </w:r>
      </w:ins>
      <w:ins w:id="4272" w:author="PR Preview" w:date="2026-01-01T00:00:00Z">
        <w:r>
          <w:t xml:space="preserve">(they are a basis of their span, which has dimension</w:t>
        </w:r>
      </w:ins>
      <w:ins w:id="4273" w:author="PR Preview" w:date="2026-01-01T00:00:00Z">
        <w:r>
          <w:t xml:space="preserve"> </w:t>
        </w:r>
      </w:ins>
      <m:oMath>
        <m:r>
          <m:t>3</m:t>
        </m:r>
      </m:oMath>
      <w:ins w:id="4274" w:author="PR Preview" w:date="2026-01-01T00:00:00Z">
        <w:r>
          <w:t xml:space="preserve"> </w:t>
        </w:r>
      </w:ins>
      <w:ins w:id="4275" w:author="PR Preview" w:date="2026-01-01T00:00:00Z">
        <w:r>
          <w:t xml:space="preserve">(</w:t>
        </w:r>
      </w:ins>
      <w:hyperlink r:id="rId75">
        <w:ins w:id="4276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4277" w:author="PR Preview" w:date="2026-01-01T00:00:00Z">
        <w:r>
          <w:t xml:space="preserve">)</w:t>
        </w:r>
      </w:ins>
      <w:ins w:id="4278" w:author="PR Preview" w:date="2026-01-01T00:00:00Z">
        <w:r>
          <w:t xml:space="preserve"> </w:t>
        </w:r>
      </w:ins>
      <w:ins w:id="4279" w:author="PR Preview" w:date="2026-01-01T00:00:00Z">
        <w:r>
          <w:t xml:space="preserve">and so is</w:t>
        </w:r>
      </w:ins>
      <w:ins w:id="428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4281" w:author="PR Preview" w:date="2026-01-01T00:00:00Z">
        <w:r>
          <w:t xml:space="preserve"> </w:t>
        </w:r>
      </w:ins>
      <w:ins w:id="4282" w:author="PR Preview" w:date="2026-01-01T00:00:00Z">
        <w:r>
          <w:t xml:space="preserve">(</w:t>
        </w:r>
      </w:ins>
      <w:hyperlink r:id="rId76">
        <w:ins w:id="4283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4284" w:author="PR Preview" w:date="2026-01-01T00:00:00Z">
        <w:r>
          <w:t xml:space="preserve">,</w:t>
        </w:r>
      </w:ins>
      <w:ins w:id="4285" w:author="PR Preview" w:date="2026-01-01T00:00:00Z">
        <w:r>
          <w:t xml:space="preserve"> </w:t>
        </w:r>
      </w:ins>
      <w:hyperlink r:id="rId74">
        <w:ins w:id="4286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4287" w:author="PR Preview" w:date="2026-01-01T00:00:00Z">
        <w:r>
          <w:t xml:space="preserve">)).</w:t>
        </w:r>
      </w:ins>
      <w:ins w:id="4288" w:author="PR Preview" w:date="2026-01-01T00:00:00Z">
        <w:r>
          <w:t xml:space="preserve"> </w:t>
        </w:r>
      </w:ins>
      <w:ins w:id="4289" w:author="PR Preview" w:date="2026-01-01T00:00:00Z">
        <w:r>
          <w:t xml:space="preserve">Gram-Schmidt on</w:t>
        </w:r>
      </w:ins>
      <w:ins w:id="4290" w:author="PR Preview" w:date="2026-01-01T00:00:00Z">
        <w:r>
          <w:t xml:space="preserve"> </w:t>
        </w:r>
      </w:ins>
      <w:ins w:id="4291" w:author="PR Preview" w:date="2026-01-01T00:00:00Z">
        <w:r>
          <w:t xml:space="preserve">$\mathord{\smash[b]{\underset{\raise.3ex\hbox{$\scriptstyle\sim$}}{u}}\vphantom{u}}_1, (1, 0, 0), (0, 0, 1)$</w:t>
        </w:r>
      </w:ins>
      <w:ins w:id="4292" w:author="PR Preview" w:date="2026-01-01T00:00:00Z">
        <w:r>
          <w:t xml:space="preserve">:</w:t>
        </w:r>
      </w:ins>
    </w:p>
    <w:p>
      <w:pPr>
        <w:numPr>
          <w:ilvl w:val="0"/>
          <w:numId w:val="1024"/>
        </w:numPr>
      </w:pPr>
      <w:ins w:id="4293" w:author="PR Preview" w:date="2026-01-01T00:00:00Z">
        <w:r>
          <w:t xml:space="preserve">$\mathord{\smash[b]{\underset{\raise.3ex\hbox{$\scriptstyle\sim$}}{q}}\vphantom{q}}_1 = \mathord{\smash[b]{\underset{\raise.3ex\hbox{$\scriptstyle\sim$}}{u}}\vphantom{u}}_1$</w:t>
        </w:r>
      </w:ins>
      <w:ins w:id="4294" w:author="PR Preview" w:date="2026-01-01T00:00:00Z">
        <w:r>
          <w:t xml:space="preserve">.</w:t>
        </w:r>
      </w:ins>
    </w:p>
    <w:p>
      <w:pPr>
        <w:numPr>
          <w:ilvl w:val="0"/>
          <w:numId w:val="1024"/>
        </w:numPr>
      </w:pPr>
      <w:ins w:id="4295" w:author="PR Preview" w:date="2026-01-01T00:00:00Z">
        <w:r>
          <w:t xml:space="preserve">$\mathord{\smash[b]{\underset{\raise.3ex\hbox{$\scriptstyle\sim$}}{q}}\vphantom{q}}_1 \cdot (1, 0, 0) = \tfrac{1}{\sqrt{2}}$</w:t>
        </w:r>
      </w:ins>
      <w:ins w:id="4296" w:author="PR Preview" w:date="2026-01-01T00:00:00Z">
        <w:r>
          <w:t xml:space="preserve">, so</w:t>
        </w:r>
      </w:ins>
    </w:p>
    <w:p>
      <w:pPr>
        <w:pStyle w:val="BodyText"/>
      </w:pPr>
      <w:ins w:id="4297" w:author="PR Preview" w:date="2026-01-01T00:00:00Z">
        <w:r>
  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  </w:r>
      </w:ins>
    </w:p>
    <w:p>
      <w:pPr>
        <w:numPr>
          <w:ilvl w:val="0"/>
          <w:numId w:val="1000"/>
        </w:numPr>
      </w:pPr>
      <w:ins w:id="4298" w:author="PR Preview" w:date="2026-01-01T00:00:00Z">
        <w:r>
          <w:t xml:space="preserve">with norm</w:t>
        </w:r>
      </w:ins>
      <w:ins w:id="4299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4300" w:author="PR Preview" w:date="2026-01-01T00:00:00Z">
        <w:r>
          <w:t xml:space="preserve">, and</w:t>
        </w:r>
      </w:ins>
      <w:ins w:id="4301" w:author="PR Preview" w:date="2026-01-01T00:00:00Z">
        <w:r>
          <w:t xml:space="preserve"> </w:t>
        </w:r>
      </w:ins>
      <w:ins w:id="4302" w:author="PR Preview" w:date="2026-01-01T00:00:00Z">
        <w:r>
          <w:t xml:space="preserve">$\mathord{\smash[b]{\underset{\raise.3ex\hbox{$\scriptstyle\sim$}}{q}}\vphantom{q}}_2 = \tfrac{1}{\sqrt{2}}\,(1, -1, 0)$</w:t>
        </w:r>
      </w:ins>
      <w:ins w:id="4303" w:author="PR Preview" w:date="2026-01-01T00:00:00Z">
        <w:r>
          <w:t xml:space="preserve">.</w:t>
        </w:r>
      </w:ins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304" w:author="PR Preview" w:date="2026-01-01T00:00:00Z">
        <w:r>
          <w:t xml:space="preserve"> </w:t>
        </w:r>
      </w:ins>
      <w:ins w:id="4305" w:author="PR Preview" w:date="2026-01-01T00:00:00Z">
        <w:r>
          <w:t xml:space="preserve">is orthogonal to</w:t>
        </w:r>
      </w:ins>
      <w:ins w:id="4306" w:author="PR Preview" w:date="2026-01-01T00:00:00Z">
        <w:r>
          <w:t xml:space="preserve"> </w:t>
        </w:r>
      </w:ins>
      <w:ins w:id="4307" w:author="PR Preview" w:date="2026-01-01T00:00:00Z">
        <w:r>
          <w:t xml:space="preserve">$\mathord{\smash[b]{\underset{\raise.3ex\hbox{$\scriptstyle\sim$}}{q}}\vphantom{q}}_1$</w:t>
        </w:r>
      </w:ins>
      <w:ins w:id="4308" w:author="PR Preview" w:date="2026-01-01T00:00:00Z">
        <w:r>
          <w:t xml:space="preserve"> </w:t>
        </w:r>
      </w:ins>
      <w:ins w:id="4309" w:author="PR Preview" w:date="2026-01-01T00:00:00Z">
        <w:r>
          <w:t xml:space="preserve">and</w:t>
        </w:r>
      </w:ins>
      <w:ins w:id="4310" w:author="PR Preview" w:date="2026-01-01T00:00:00Z">
        <w:r>
          <w:t xml:space="preserve"> </w:t>
        </w:r>
      </w:ins>
      <w:ins w:id="4311" w:author="PR Preview" w:date="2026-01-01T00:00:00Z">
        <w:r>
          <w:t xml:space="preserve">$\mathord{\smash[b]{\underset{\raise.3ex\hbox{$\scriptstyle\sim$}}{q}}\vphantom{q}}_2$</w:t>
        </w:r>
      </w:ins>
      <w:ins w:id="4312" w:author="PR Preview" w:date="2026-01-01T00:00:00Z">
        <w:r>
          <w:t xml:space="preserve">, so</w:t>
        </w:r>
      </w:ins>
      <w:ins w:id="4313" w:author="PR Preview" w:date="2026-01-01T00:00:00Z">
        <w:r>
          <w:t xml:space="preserve"> </w:t>
        </w:r>
      </w:ins>
      <w:ins w:id="4314" w:author="PR Preview" w:date="2026-01-01T00:00:00Z">
        <w:r>
          <w:t xml:space="preserve">$\mathord{\smash[b]{\underset{\raise.3ex\hbox{$\scriptstyle\sim$}}{q}}\vphantom{q}}'_3 = (0, 0, 1)$</w:t>
        </w:r>
      </w:ins>
      <w:ins w:id="4315" w:author="PR Preview" w:date="2026-01-01T00:00:00Z">
        <w:r>
          <w:t xml:space="preserve">, which already has norm</w:t>
        </w:r>
      </w:ins>
      <w:ins w:id="4316" w:author="PR Preview" w:date="2026-01-01T00:00:00Z">
        <w:r>
          <w:t xml:space="preserve"> </w:t>
        </w:r>
      </w:ins>
      <m:oMath>
        <m:r>
          <m:t>1</m:t>
        </m:r>
      </m:oMath>
      <w:ins w:id="4317" w:author="PR Preview" w:date="2026-01-01T00:00:00Z">
        <w:r>
          <w:t xml:space="preserve">, and</w:t>
        </w:r>
      </w:ins>
      <w:ins w:id="4318" w:author="PR Preview" w:date="2026-01-01T00:00:00Z">
        <w:r>
          <w:t xml:space="preserve"> </w:t>
        </w:r>
      </w:ins>
      <w:ins w:id="4319" w:author="PR Preview" w:date="2026-01-01T00:00:00Z">
        <w:r>
          <w:t xml:space="preserve">$\mathord{\smash[b]{\underset{\raise.3ex\hbox{$\scriptstyle\sim$}}{q}}\vphantom{q}}_3 = (0, 0, 1)$</w:t>
        </w:r>
      </w:ins>
      <w:ins w:id="4320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del w:id="4321" w:author="PR Preview" w:date="2026-01-01T00:00:00Z">
        <w:r>
          <w:rPr>
            <w:b/>
            <w:bCs/>
          </w:rPr>
          <w:delText xml:space="preserve">Definition 12 (Outer product)</w:delText>
        </w:r>
      </w:del>
      <w:del w:id="4322" w:author="PR Preview" w:date="2026-01-01T00:00:00Z">
        <w:r>
          <w:delText xml:space="preserve"> </w:delText>
        </w:r>
      </w:del>
      <w:del w:id="4323" w:author="PR Preview" w:date="2026-01-01T00:00:00Z">
        <w:r>
          <w:delText xml:space="preserve">The</w:delText>
        </w:r>
      </w:del>
      <w:del w:id="4324" w:author="PR Preview" w:date="2026-01-01T00:00:00Z">
        <w:r>
          <w:delText xml:space="preserve"> </w:delText>
        </w:r>
      </w:del>
      <w:del w:id="4325" w:author="PR Preview" w:date="2026-01-01T00:00:00Z">
        <w:r>
          <w:rPr>
            <w:b/>
            <w:bCs/>
          </w:rPr>
          <w:delText xml:space="preserve">outer product</w:delText>
        </w:r>
      </w:del>
      <w:del w:id="4326" w:author="PR Preview" w:date="2026-01-01T00:00:00Z">
        <w:r>
          <w:delText xml:space="preserve"> </w:delText>
        </w:r>
      </w:del>
      <w:del w:id="4327" w:author="PR Preview" w:date="2026-01-01T00:00:00Z">
        <w:r>
          <w:delText xml:space="preserve">of a vector</w:delText>
        </w:r>
      </w:del>
      <w:del w:id="4328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329" w:author="PR Preview" w:date="2026-01-01T00:00:00Z">
        <w:r>
          <w:delText xml:space="preserve"> </w:delText>
        </w:r>
      </w:del>
      <w:del w:id="4330" w:author="PR Preview" w:date="2026-01-01T00:00:00Z">
        <w:r>
          <w:delText xml:space="preserve">of length</w:delText>
        </w:r>
      </w:del>
      <w:del w:id="4331" w:author="PR Preview" w:date="2026-01-01T00:00:00Z">
        <w:r>
          <w:delText xml:space="preserve"> </w:delText>
        </w:r>
      </w:del>
      <m:oMath>
        <m:r>
          <m:t>m</m:t>
        </m:r>
      </m:oMath>
      <w:del w:id="4332" w:author="PR Preview" w:date="2026-01-01T00:00:00Z">
        <w:r>
          <w:delText xml:space="preserve"> </w:delText>
        </w:r>
      </w:del>
      <w:del w:id="4333" w:author="PR Preview" w:date="2026-01-01T00:00:00Z">
        <w:r>
          <w:delText xml:space="preserve">and a vector</w:delText>
        </w:r>
      </w:del>
      <w:del w:id="4334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335" w:author="PR Preview" w:date="2026-01-01T00:00:00Z">
        <w:r>
          <w:delText xml:space="preserve"> </w:delText>
        </w:r>
      </w:del>
      <w:del w:id="4336" w:author="PR Preview" w:date="2026-01-01T00:00:00Z">
        <w:r>
          <w:delText xml:space="preserve">of length</w:delText>
        </w:r>
      </w:del>
      <w:del w:id="4337" w:author="PR Preview" w:date="2026-01-01T00:00:00Z">
        <w:r>
          <w:delText xml:space="preserve"> </w:delText>
        </w:r>
      </w:del>
      <m:oMath>
        <m:r>
          <m:t>n</m:t>
        </m:r>
      </m:oMath>
      <w:del w:id="4338" w:author="PR Preview" w:date="2026-01-01T00:00:00Z">
        <w:r>
          <w:delText xml:space="preserve"> </w:delText>
        </w:r>
      </w:del>
      <w:del w:id="4339" w:author="PR Preview" w:date="2026-01-01T00:00:00Z">
        <w:r>
          <w:delText xml:space="preserve">is the</w:delText>
        </w:r>
      </w:del>
      <w:del w:id="434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4341" w:author="PR Preview" w:date="2026-01-01T00:00:00Z">
        <w:r>
          <w:delText xml:space="preserve"> </w:delText>
        </w:r>
      </w:del>
      <w:del w:id="4342" w:author="PR Preview" w:date="2026-01-01T00:00:00Z">
        <w:r>
          <w:delText xml:space="preserve">matrix product (</w:delText>
        </w:r>
      </w:del>
      <w:hyperlink r:id="rId97">
        <w:del w:id="4343" w:author="PR Preview" w:date="2026-01-01T00:00:00Z">
          <w:r>
            <w:rPr>
              <w:rStyle w:val="Hyperlink"/>
            </w:rPr>
            <w:delText xml:space="preserve">Definition 7 in Matrices</w:delText>
          </w:r>
        </w:del>
      </w:hyperlink>
      <w:del w:id="4344" w:author="PR Preview" w:date="2026-01-01T00:00:00Z">
        <w:r>
          <w:delText xml:space="preserve">)</w:delText>
        </w:r>
      </w:del>
      <w:del w:id="4345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4346" w:author="PR Preview" w:date="2026-01-01T00:00:00Z">
        <w:r>
          <w:delText xml:space="preserve"> </w:delText>
        </w:r>
      </w:del>
      <w:del w:id="4347" w:author="PR Preview" w:date="2026-01-01T00:00:00Z">
        <w:r>
          <w:delText xml:space="preserve">of the column vector</w:delText>
        </w:r>
      </w:del>
      <w:del w:id="4348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349" w:author="PR Preview" w:date="2026-01-01T00:00:00Z">
        <w:r>
          <w:delText xml:space="preserve"> </w:delText>
        </w:r>
      </w:del>
      <w:del w:id="4350" w:author="PR Preview" w:date="2026-01-01T00:00:00Z">
        <w:r>
          <w:delText xml:space="preserve">with the row vector</w:delText>
        </w:r>
      </w:del>
      <w:del w:id="435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4352" w:author="PR Preview" w:date="2026-01-01T00:00:00Z">
        <w:r>
          <w:delText xml:space="preserve">.</w:delText>
        </w:r>
      </w:del>
      <w:del w:id="4353" w:author="PR Preview" w:date="2026-01-01T00:00:00Z">
        <w:r>
          <w:delText xml:space="preserve"> </w:delText>
        </w:r>
      </w:del>
      <w:del w:id="4354" w:author="PR Preview" w:date="2026-01-01T00:00:00Z">
        <w:r>
          <w:delText xml:space="preserve">Its entries are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v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p>
      <w:pPr>
        <w:pStyle w:val="FirstParagraph"/>
      </w:pPr>
      <w:del w:id="4355" w:author="PR Preview" w:date="2026-01-01T00:00:00Z">
        <w:r>
          <w:rPr>
            <w:b/>
            <w:bCs/>
          </w:rPr>
          <w:delText xml:space="preserve">Example 25 (An outer product)</w:delText>
        </w:r>
      </w:del>
      <w:del w:id="4356" w:author="PR Preview" w:date="2026-01-01T00:00:00Z">
        <w:r>
          <w:delText xml:space="preserve"> </w:delText>
        </w:r>
      </w:del>
      <w:del w:id="4357" w:author="PR Preview" w:date="2026-01-01T00:00:00Z">
        <w:r>
          <w:delText xml:space="preserve">For</w:delText>
        </w:r>
      </w:del>
      <w:del w:id="4358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4359" w:author="PR Preview" w:date="2026-01-01T00:00:00Z">
        <w:r>
          <w:delText xml:space="preserve"> </w:delText>
        </w:r>
      </w:del>
      <w:del w:id="4360" w:author="PR Preview" w:date="2026-01-01T00:00:00Z">
        <w:r>
          <w:delText xml:space="preserve">and</w:delText>
        </w:r>
      </w:del>
      <w:del w:id="4361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del w:id="436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del w:id="4363" w:author="PR Preview" w:date="2026-01-01T00:00:00Z">
        <w:r>
          <w:rPr>
            <w:i/>
            <w:iCs/>
          </w:rPr>
          <w:delText xml:space="preserve">Remark 5</w:delText>
        </w:r>
      </w:del>
      <w:del w:id="4364" w:author="PR Preview" w:date="2026-01-01T00:00:00Z">
        <w:r>
          <w:delText xml:space="preserve"> (Outer product and dot product). </w:delText>
        </w:r>
      </w:del>
      <w:del w:id="4365" w:author="PR Preview" w:date="2026-01-01T00:00:00Z">
        <w:r>
          <w:delText xml:space="preserve">The dot product</w:delText>
        </w:r>
      </w:del>
      <w:del w:id="4366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367" w:author="PR Preview" w:date="2026-01-01T00:00:00Z">
        <w:r>
          <w:delText xml:space="preserve"> </w:delText>
        </w:r>
      </w:del>
      <w:del w:id="4368" w:author="PR Preview" w:date="2026-01-01T00:00:00Z">
        <w:r>
          <w:delText xml:space="preserve">(</w:delText>
        </w:r>
      </w:del>
      <w:hyperlink r:id="rId100">
        <w:del w:id="4369" w:author="PR Preview" w:date="2026-01-01T00:00:00Z">
          <w:r>
            <w:rPr>
              <w:rStyle w:val="Hyperlink"/>
            </w:rPr>
            <w:delText xml:space="preserve">Example 6 in Matrices</w:delText>
          </w:r>
        </w:del>
      </w:hyperlink>
      <w:del w:id="4370" w:author="PR Preview" w:date="2026-01-01T00:00:00Z">
        <w:r>
          <w:delText xml:space="preserve">)</w:delText>
        </w:r>
      </w:del>
      <w:del w:id="4371" w:author="PR Preview" w:date="2026-01-01T00:00:00Z">
        <w:r>
          <w:delText xml:space="preserve"> </w:delText>
        </w:r>
      </w:del>
      <w:del w:id="4372" w:author="PR Preview" w:date="2026-01-01T00:00:00Z">
        <w:r>
          <w:delText xml:space="preserve">needs two vectors of the same length and gives a number.</w:delText>
        </w:r>
      </w:del>
      <w:del w:id="4373" w:author="PR Preview" w:date="2026-01-01T00:00:00Z">
        <w:r>
          <w:delText xml:space="preserve"> </w:delText>
        </w:r>
      </w:del>
      <w:del w:id="4374" w:author="PR Preview" w:date="2026-01-01T00:00:00Z">
        <w:r>
          <w:delText xml:space="preserve">The outer product</w:delText>
        </w:r>
      </w:del>
      <w:del w:id="4375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4376" w:author="PR Preview" w:date="2026-01-01T00:00:00Z">
        <w:r>
          <w:delText xml:space="preserve"> </w:delText>
        </w:r>
      </w:del>
      <w:del w:id="4377" w:author="PR Preview" w:date="2026-01-01T00:00:00Z">
        <w:r>
          <w:delText xml:space="preserve">takes vectors of any two lengths and gives a matrix</w:delText>
        </w:r>
      </w:del>
      <w:del w:id="4378" w:author="PR Preview" w:date="2026-01-01T00:00:00Z">
        <w:r>
          <w:delText xml:space="preserve"> </w:delText>
        </w:r>
      </w:del>
      <w:del w:id="4379" w:author="PR Preview" w:date="2026-01-01T00:00:00Z">
        <w:r>
          <w:delText xml:space="preserve">(Banerjee and Roy 2014, chap. 1, p. 11)</w:delText>
        </w:r>
      </w:del>
      <w:del w:id="4380" w:author="PR Preview" w:date="2026-01-01T00:00:00Z">
        <w:r>
          <w:delText xml:space="preserve">.</w:delText>
        </w:r>
      </w:del>
    </w:p>
    <w:p>
      <w:pPr>
        <w:pStyle w:val="BodyText"/>
      </w:pPr>
      <w:del w:id="4381" w:author="PR Preview" w:date="2026-01-01T00:00:00Z">
        <w:r>
          <w:delText xml:space="preserve">For example,</w:delText>
        </w:r>
      </w:del>
      <w:del w:id="4382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4383" w:author="PR Preview" w:date="2026-01-01T00:00:00Z">
        <w:r>
          <w:delText xml:space="preserve"> </w:delText>
        </w:r>
      </w:del>
      <w:del w:id="4384" w:author="PR Preview" w:date="2026-01-01T00:00:00Z">
        <w:r>
          <w:delText xml:space="preserve">and</w:delText>
        </w:r>
      </w:del>
      <w:del w:id="4385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del w:id="4386" w:author="PR Preview" w:date="2026-01-01T00:00:00Z">
        <w:r>
          <w:delText xml:space="preserve"> </w:delText>
        </w:r>
      </w:del>
      <w:del w:id="4387" w:author="PR Preview" w:date="2026-01-01T00:00:00Z">
        <w:r>
          <w:delText xml:space="preserve">in</w:delText>
        </w:r>
      </w:del>
      <w:del w:id="4388" w:author="PR Preview" w:date="2026-01-01T00:00:00Z">
        <w:r>
          <w:delText xml:space="preserve"> </w:delText>
        </w:r>
      </w:del>
      <w:hyperlink w:anchor="exm-outer-product">
        <w:del w:id="4389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4390" w:author="PR Preview" w:date="2026-01-01T00:00:00Z">
        <w:r>
          <w:delText xml:space="preserve"> </w:delText>
        </w:r>
      </w:del>
      <w:del w:id="4391" w:author="PR Preview" w:date="2026-01-01T00:00:00Z">
        <w:r>
          <w:delText xml:space="preserve">have different lengths,</w:delText>
        </w:r>
      </w:del>
      <w:del w:id="4392" w:author="PR Preview" w:date="2026-01-01T00:00:00Z">
        <w:r>
          <w:delText xml:space="preserve"> </w:delText>
        </w:r>
      </w:del>
      <w:del w:id="4393" w:author="PR Preview" w:date="2026-01-01T00:00:00Z">
        <w:r>
          <w:delText xml:space="preserve">so they have no dot product,</w:delText>
        </w:r>
      </w:del>
      <w:del w:id="4394" w:author="PR Preview" w:date="2026-01-01T00:00:00Z">
        <w:r>
          <w:delText xml:space="preserve"> </w:delText>
        </w:r>
      </w:del>
      <w:del w:id="4395" w:author="PR Preview" w:date="2026-01-01T00:00:00Z">
        <w:r>
          <w:delText xml:space="preserve">but their outer product is a</w:delText>
        </w:r>
      </w:del>
      <w:del w:id="4396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4397" w:author="PR Preview" w:date="2026-01-01T00:00:00Z">
        <w:r>
          <w:delText xml:space="preserve"> </w:delText>
        </w:r>
      </w:del>
      <w:del w:id="4398" w:author="PR Preview" w:date="2026-01-01T00:00:00Z">
        <w:r>
          <w:delText xml:space="preserve">matrix.</w:delText>
        </w:r>
      </w:del>
      <w:del w:id="4399" w:author="PR Preview" w:date="2026-01-01T00:00:00Z">
        <w:r>
          <w:delText xml:space="preserve"> </w:delText>
        </w:r>
      </w:del>
      <w:del w:id="4400" w:author="PR Preview" w:date="2026-01-01T00:00:00Z">
        <w:r>
          <w:delText xml:space="preserve">For</w:delText>
        </w:r>
      </w:del>
      <w:del w:id="4401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402" w:author="PR Preview" w:date="2026-01-01T00:00:00Z">
        <w:r>
          <w:delText xml:space="preserve"> </w:delText>
        </w:r>
      </w:del>
      <w:del w:id="4403" w:author="PR Preview" w:date="2026-01-01T00:00:00Z">
        <w:r>
          <w:delText xml:space="preserve">and</w:delText>
        </w:r>
      </w:del>
      <w:del w:id="4404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4405" w:author="PR Preview" w:date="2026-01-01T00:00:00Z">
        <w:r>
          <w:delText xml:space="preserve">,</w:delText>
        </w:r>
      </w:del>
      <w:del w:id="4406" w:author="PR Preview" w:date="2026-01-01T00:00:00Z">
        <w:r>
          <w:delText xml:space="preserve"> </w:delText>
        </w:r>
      </w:del>
      <w:del w:id="4407" w:author="PR Preview" w:date="2026-01-01T00:00:00Z">
        <w:r>
          <w:delText xml:space="preserve">which have the same length, both products exist: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del w:id="4408" w:author="PR Preview" w:date="2026-01-01T00:00:00Z">
        <w:r>
          <w:rPr>
            <w:b/>
            <w:bCs/>
          </w:rPr>
          <w:delText xml:space="preserve">Theorem 11 (An outer product has rank one)</w:delText>
        </w:r>
      </w:del>
      <w:del w:id="4409" w:author="PR Preview" w:date="2026-01-01T00:00:00Z">
        <w:r>
          <w:delText xml:space="preserve"> </w:delText>
        </w:r>
      </w:del>
      <w:del w:id="4410" w:author="PR Preview" w:date="2026-01-01T00:00:00Z">
        <w:r>
          <w:delText xml:space="preserve">If</w:delText>
        </w:r>
      </w:del>
      <w:del w:id="4411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412" w:author="PR Preview" w:date="2026-01-01T00:00:00Z">
        <w:r>
          <w:delText xml:space="preserve"> </w:delText>
        </w:r>
      </w:del>
      <w:del w:id="4413" w:author="PR Preview" w:date="2026-01-01T00:00:00Z">
        <w:r>
          <w:delText xml:space="preserve">is a nonzero vector of length</w:delText>
        </w:r>
      </w:del>
      <w:del w:id="4414" w:author="PR Preview" w:date="2026-01-01T00:00:00Z">
        <w:r>
          <w:delText xml:space="preserve"> </w:delText>
        </w:r>
      </w:del>
      <m:oMath>
        <m:r>
          <m:t>m</m:t>
        </m:r>
      </m:oMath>
      <w:del w:id="4415" w:author="PR Preview" w:date="2026-01-01T00:00:00Z">
        <w:r>
          <w:delText xml:space="preserve"> </w:delText>
        </w:r>
      </w:del>
      <w:del w:id="4416" w:author="PR Preview" w:date="2026-01-01T00:00:00Z">
        <w:r>
          <w:delText xml:space="preserve">and</w:delText>
        </w:r>
      </w:del>
      <w:del w:id="4417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418" w:author="PR Preview" w:date="2026-01-01T00:00:00Z">
        <w:r>
          <w:delText xml:space="preserve"> </w:delText>
        </w:r>
      </w:del>
      <w:del w:id="4419" w:author="PR Preview" w:date="2026-01-01T00:00:00Z">
        <w:r>
          <w:delText xml:space="preserve">is a nonzero vector of length</w:delText>
        </w:r>
      </w:del>
      <w:del w:id="4420" w:author="PR Preview" w:date="2026-01-01T00:00:00Z">
        <w:r>
          <w:delText xml:space="preserve"> </w:delText>
        </w:r>
      </w:del>
      <m:oMath>
        <m:r>
          <m:t>n</m:t>
        </m:r>
      </m:oMath>
      <w:del w:id="4421" w:author="PR Preview" w:date="2026-01-01T00:00:00Z">
        <w:r>
          <w:delText xml:space="preserve">,</w:delText>
        </w:r>
      </w:del>
      <w:del w:id="4422" w:author="PR Preview" w:date="2026-01-01T00:00:00Z">
        <w:r>
          <w:delText xml:space="preserve"> </w:delText>
        </w:r>
      </w:del>
      <w:del w:id="4423" w:author="PR Preview" w:date="2026-01-01T00:00:00Z">
        <w:r>
          <w:delText xml:space="preserve">then</w:delText>
        </w:r>
      </w:del>
      <w:del w:id="4424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4425" w:author="PR Preview" w:date="2026-01-01T00:00:00Z">
        <w:r>
          <w:delText xml:space="preserve"> </w:delText>
        </w:r>
      </w:del>
      <w:del w:id="4426" w:author="PR Preview" w:date="2026-01-01T00:00:00Z">
        <w:r>
          <w:delText xml:space="preserve">(</w:delText>
        </w:r>
      </w:del>
      <w:hyperlink r:id="rId102">
        <w:del w:id="4427" w:author="PR Preview" w:date="2026-01-01T00:00:00Z">
          <w:r>
            <w:rPr>
              <w:rStyle w:val="Hyperlink"/>
            </w:rPr>
            <w:delText xml:space="preserve">Definition 2 in Subspaces and Rank</w:delText>
          </w:r>
        </w:del>
      </w:hyperlink>
      <w:del w:id="4428" w:author="PR Preview" w:date="2026-01-01T00:00:00Z">
        <w:r>
          <w:delText xml:space="preserve">).</w:delText>
        </w:r>
      </w:del>
    </w:p>
    <w:p>
      <w:pPr>
        <w:pStyle w:val="BodyText"/>
      </w:pPr>
      <w:del w:id="4429" w:author="PR Preview" w:date="2026-01-01T00:00:00Z">
        <w:r>
          <w:rPr>
            <w:i/>
            <w:iCs/>
          </w:rPr>
          <w:delText xml:space="preserve">Proof</w:delText>
        </w:r>
      </w:del>
      <w:del w:id="4430" w:author="PR Preview" w:date="2026-01-01T00:00:00Z">
        <w:r>
          <w:delText xml:space="preserve">. </w:delText>
        </w:r>
      </w:del>
      <w:del w:id="4431" w:author="PR Preview" w:date="2026-01-01T00:00:00Z">
        <w:r>
          <w:delText xml:space="preserve">Column</w:delText>
        </w:r>
      </w:del>
      <w:del w:id="4432" w:author="PR Preview" w:date="2026-01-01T00:00:00Z">
        <w:r>
          <w:delText xml:space="preserve"> </w:delText>
        </w:r>
      </w:del>
      <m:oMath>
        <m:r>
          <m:t>j</m:t>
        </m:r>
      </m:oMath>
      <w:del w:id="4433" w:author="PR Preview" w:date="2026-01-01T00:00:00Z">
        <w:r>
          <w:delText xml:space="preserve"> </w:delText>
        </w:r>
      </w:del>
      <w:del w:id="4434" w:author="PR Preview" w:date="2026-01-01T00:00:00Z">
        <w:r>
          <w:delText xml:space="preserve">of</w:delText>
        </w:r>
      </w:del>
      <w:del w:id="4435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4436" w:author="PR Preview" w:date="2026-01-01T00:00:00Z">
        <w:r>
          <w:delText xml:space="preserve"> </w:delText>
        </w:r>
      </w:del>
      <w:del w:id="4437" w:author="PR Preview" w:date="2026-01-01T00:00:00Z">
        <w:r>
          <w:delText xml:space="preserve">has entries</w:delText>
        </w:r>
      </w:del>
      <w:del w:id="4438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del w:id="4439" w:author="PR Preview" w:date="2026-01-01T00:00:00Z">
        <w:r>
          <w:delText xml:space="preserve">,</w:delText>
        </w:r>
      </w:del>
      <w:del w:id="4440" w:author="PR Preview" w:date="2026-01-01T00:00:00Z">
        <w:r>
          <w:delText xml:space="preserve"> </w:delText>
        </w:r>
      </w:del>
      <w:del w:id="4441" w:author="PR Preview" w:date="2026-01-01T00:00:00Z">
        <w:r>
          <w:delText xml:space="preserve">so it is the vector</w:delText>
        </w:r>
      </w:del>
      <w:del w:id="4442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443" w:author="PR Preview" w:date="2026-01-01T00:00:00Z">
        <w:r>
          <w:delText xml:space="preserve">.</w:delText>
        </w:r>
      </w:del>
    </w:p>
    <w:p>
      <w:pPr>
        <w:pStyle w:val="BodyText"/>
      </w:pPr>
      <w:del w:id="4444" w:author="PR Preview" w:date="2026-01-01T00:00:00Z">
        <w:r>
          <w:rPr>
            <w:b/>
            <w:bCs/>
          </w:rPr>
          <w:delText xml:space="preserve">The rank is at least one.</w:delText>
        </w:r>
      </w:del>
      <w:del w:id="4445" w:author="PR Preview" w:date="2026-01-01T00:00:00Z">
        <w:r>
          <w:delText xml:space="preserve"> </w:delText>
        </w:r>
      </w:del>
      <w:del w:id="4446" w:author="PR Preview" w:date="2026-01-01T00:00:00Z">
        <w:r>
          <w:delText xml:space="preserve">Because</w:delText>
        </w:r>
      </w:del>
      <w:del w:id="4447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448" w:author="PR Preview" w:date="2026-01-01T00:00:00Z">
        <w:r>
          <w:delText xml:space="preserve">, some entry</w:delText>
        </w:r>
      </w:del>
      <w:del w:id="4449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j</m:t>
            </m:r>
          </m:sub>
        </m:sSub>
      </m:oMath>
      <w:del w:id="4450" w:author="PR Preview" w:date="2026-01-01T00:00:00Z">
        <w:r>
          <w:delText xml:space="preserve"> </w:delText>
        </w:r>
      </w:del>
      <w:del w:id="4451" w:author="PR Preview" w:date="2026-01-01T00:00:00Z">
        <w:r>
          <w:delText xml:space="preserve">is nonzero.</w:delText>
        </w:r>
      </w:del>
      <w:del w:id="4452" w:author="PR Preview" w:date="2026-01-01T00:00:00Z">
        <w:r>
          <w:delText xml:space="preserve"> </w:delText>
        </w:r>
      </w:del>
      <w:del w:id="4453" w:author="PR Preview" w:date="2026-01-01T00:00:00Z">
        <w:r>
          <w:delText xml:space="preserve">Then column</w:delText>
        </w:r>
      </w:del>
      <w:del w:id="4454" w:author="PR Preview" w:date="2026-01-01T00:00:00Z">
        <w:r>
          <w:delText xml:space="preserve"> </w:delText>
        </w:r>
      </w:del>
      <m:oMath>
        <m:r>
          <m:t>j</m:t>
        </m:r>
      </m:oMath>
      <w:del w:id="4455" w:author="PR Preview" w:date="2026-01-01T00:00:00Z">
        <w:r>
          <w:delText xml:space="preserve">,</w:delText>
        </w:r>
      </w:del>
      <w:del w:id="4456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457" w:author="PR Preview" w:date="2026-01-01T00:00:00Z">
        <w:r>
          <w:delText xml:space="preserve">, is a nonzero vector,</w:delText>
        </w:r>
      </w:del>
      <w:del w:id="4458" w:author="PR Preview" w:date="2026-01-01T00:00:00Z">
        <w:r>
          <w:delText xml:space="preserve"> </w:delText>
        </w:r>
      </w:del>
      <w:del w:id="4459" w:author="PR Preview" w:date="2026-01-01T00:00:00Z">
        <w:r>
          <w:delText xml:space="preserve">and a single nonzero vector is linearly independent (</w:delText>
        </w:r>
      </w:del>
      <w:hyperlink r:id="rId35">
        <w:del w:id="4460" w:author="PR Preview" w:date="2026-01-01T00:00:00Z">
          <w:r>
            <w:rPr>
              <w:rStyle w:val="Hyperlink"/>
            </w:rPr>
            <w:delText xml:space="preserve">Definition 1 in Subspaces and Rank</w:delText>
          </w:r>
        </w:del>
      </w:hyperlink>
      <w:del w:id="4461" w:author="PR Preview" w:date="2026-01-01T00:00:00Z">
        <w:r>
          <w:delText xml:space="preserve">):</w:delText>
        </w:r>
      </w:del>
      <w:del w:id="4462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463" w:author="PR Preview" w:date="2026-01-01T00:00:00Z">
        <w:r>
          <w:delText xml:space="preserve"> </w:delText>
        </w:r>
      </w:del>
      <w:del w:id="4464" w:author="PR Preview" w:date="2026-01-01T00:00:00Z">
        <w:r>
          <w:delText xml:space="preserve">forces</w:delText>
        </w:r>
      </w:del>
      <w:del w:id="446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4466" w:author="PR Preview" w:date="2026-01-01T00:00:00Z">
        <w:r>
          <w:delText xml:space="preserve">.</w:delText>
        </w:r>
      </w:del>
    </w:p>
    <w:p>
      <w:pPr>
        <w:pStyle w:val="FirstParagraph"/>
      </w:pPr>
      <w:ins w:id="4467" w:author="PR Preview" w:date="2026-01-01T00:00:00Z">
        <w:r>
          <w:rPr>
            <w:b/>
            <w:bCs/>
          </w:rPr>
          <w:t xml:space="preserve">Definition 12 (Outer product)</w:t>
        </w:r>
      </w:ins>
      <w:ins w:id="4468" w:author="PR Preview" w:date="2026-01-01T00:00:00Z">
        <w:r>
          <w:t xml:space="preserve"> </w:t>
        </w:r>
      </w:ins>
      <w:ins w:id="4469" w:author="PR Preview" w:date="2026-01-01T00:00:00Z">
        <w:r>
          <w:t xml:space="preserve">The</w:t>
        </w:r>
      </w:ins>
      <w:ins w:id="4470" w:author="PR Preview" w:date="2026-01-01T00:00:00Z">
        <w:r>
          <w:t xml:space="preserve"> </w:t>
        </w:r>
      </w:ins>
      <w:ins w:id="4471" w:author="PR Preview" w:date="2026-01-01T00:00:00Z">
        <w:r>
          <w:rPr>
            <w:b/>
            <w:bCs/>
          </w:rPr>
          <w:t xml:space="preserve">outer product</w:t>
        </w:r>
      </w:ins>
      <w:ins w:id="4472" w:author="PR Preview" w:date="2026-01-01T00:00:00Z">
        <w:r>
          <w:t xml:space="preserve"> </w:t>
        </w:r>
      </w:ins>
      <w:ins w:id="4473" w:author="PR Preview" w:date="2026-01-01T00:00:00Z">
        <w:r>
          <w:t xml:space="preserve">of a vector</w:t>
        </w:r>
      </w:ins>
      <w:ins w:id="4474" w:author="PR Preview" w:date="2026-01-01T00:00:00Z">
        <w:r>
          <w:t xml:space="preserve"> </w:t>
        </w:r>
      </w:ins>
      <w:ins w:id="4475" w:author="PR Preview" w:date="2026-01-01T00:00:00Z">
        <w:r>
          <w:t xml:space="preserve">$\mathord{\smash[b]{\underset{\raise.3ex\hbox{$\scriptstyle\sim$}}{u}}\vphantom{u}}$</w:t>
        </w:r>
      </w:ins>
      <w:ins w:id="4476" w:author="PR Preview" w:date="2026-01-01T00:00:00Z">
        <w:r>
          <w:t xml:space="preserve"> </w:t>
        </w:r>
      </w:ins>
      <w:ins w:id="4477" w:author="PR Preview" w:date="2026-01-01T00:00:00Z">
        <w:r>
          <w:t xml:space="preserve">of length</w:t>
        </w:r>
      </w:ins>
      <w:ins w:id="4478" w:author="PR Preview" w:date="2026-01-01T00:00:00Z">
        <w:r>
          <w:t xml:space="preserve"> </w:t>
        </w:r>
      </w:ins>
      <m:oMath>
        <m:r>
          <m:t>m</m:t>
        </m:r>
      </m:oMath>
      <w:ins w:id="4479" w:author="PR Preview" w:date="2026-01-01T00:00:00Z">
        <w:r>
          <w:t xml:space="preserve"> </w:t>
        </w:r>
      </w:ins>
      <w:ins w:id="4480" w:author="PR Preview" w:date="2026-01-01T00:00:00Z">
        <w:r>
          <w:t xml:space="preserve">and a vector</w:t>
        </w:r>
      </w:ins>
      <w:ins w:id="4481" w:author="PR Preview" w:date="2026-01-01T00:00:00Z">
        <w:r>
          <w:t xml:space="preserve"> </w:t>
        </w:r>
      </w:ins>
      <w:ins w:id="4482" w:author="PR Preview" w:date="2026-01-01T00:00:00Z">
        <w:r>
          <w:t xml:space="preserve">$\mathord{\smash[b]{\underset{\raise.3ex\hbox{$\scriptstyle\sim$}}{v}}\vphantom{v}}$</w:t>
        </w:r>
      </w:ins>
      <w:ins w:id="4483" w:author="PR Preview" w:date="2026-01-01T00:00:00Z">
        <w:r>
          <w:t xml:space="preserve"> </w:t>
        </w:r>
      </w:ins>
      <w:ins w:id="4484" w:author="PR Preview" w:date="2026-01-01T00:00:00Z">
        <w:r>
          <w:t xml:space="preserve">of length</w:t>
        </w:r>
      </w:ins>
      <w:ins w:id="4485" w:author="PR Preview" w:date="2026-01-01T00:00:00Z">
        <w:r>
          <w:t xml:space="preserve"> </w:t>
        </w:r>
      </w:ins>
      <m:oMath>
        <m:r>
          <m:t>n</m:t>
        </m:r>
      </m:oMath>
      <w:ins w:id="4486" w:author="PR Preview" w:date="2026-01-01T00:00:00Z">
        <w:r>
          <w:t xml:space="preserve"> </w:t>
        </w:r>
      </w:ins>
      <w:ins w:id="4487" w:author="PR Preview" w:date="2026-01-01T00:00:00Z">
        <w:r>
          <w:t xml:space="preserve">is the</w:t>
        </w:r>
      </w:ins>
      <w:ins w:id="448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4489" w:author="PR Preview" w:date="2026-01-01T00:00:00Z">
        <w:r>
          <w:t xml:space="preserve"> </w:t>
        </w:r>
      </w:ins>
      <w:ins w:id="4490" w:author="PR Preview" w:date="2026-01-01T00:00:00Z">
        <w:r>
          <w:t xml:space="preserve">matrix product (</w:t>
        </w:r>
      </w:ins>
      <w:hyperlink r:id="rId97">
        <w:ins w:id="4491" w:author="PR Preview" w:date="2026-01-01T00:00:00Z">
          <w:r>
            <w:rPr>
              <w:rStyle w:val="Hyperlink"/>
            </w:rPr>
            <w:t xml:space="preserve">Definition 7 in Matrices</w:t>
          </w:r>
        </w:ins>
      </w:hyperlink>
      <w:ins w:id="4492" w:author="PR Preview" w:date="2026-01-01T00:00:00Z">
        <w:r>
          <w:t xml:space="preserve">)</w:t>
        </w:r>
      </w:ins>
      <w:ins w:id="4493" w:author="PR Preview" w:date="2026-01-01T00:00:00Z">
        <w:r>
          <w:t xml:space="preserve"> </w:t>
        </w:r>
      </w:ins>
      <w:ins w:id="4494" w:author="PR Preview" w:date="2026-01-01T00:00:00Z">
        <w:r>
          <w:t xml:space="preserve">$\mathord{\smash[b]{\underset{\raise.3ex\hbox{$\scriptstyle\sim$}}{u}}\vphantom{u}}\,{\mathord{\smash[b]{\underset{\raise.3ex\hbox{$\scriptstyle\sim$}}{v}}\vphantom{v}}}^{\top}$</w:t>
        </w:r>
      </w:ins>
      <w:ins w:id="4495" w:author="PR Preview" w:date="2026-01-01T00:00:00Z">
        <w:r>
          <w:t xml:space="preserve"> </w:t>
        </w:r>
      </w:ins>
      <w:ins w:id="4496" w:author="PR Preview" w:date="2026-01-01T00:00:00Z">
        <w:r>
          <w:t xml:space="preserve">of the column vector</w:t>
        </w:r>
      </w:ins>
      <w:ins w:id="4497" w:author="PR Preview" w:date="2026-01-01T00:00:00Z">
        <w:r>
          <w:t xml:space="preserve"> </w:t>
        </w:r>
      </w:ins>
      <w:ins w:id="4498" w:author="PR Preview" w:date="2026-01-01T00:00:00Z">
        <w:r>
          <w:t xml:space="preserve">$\mathord{\smash[b]{\underset{\raise.3ex\hbox{$\scriptstyle\sim$}}{u}}\vphantom{u}}$</w:t>
        </w:r>
      </w:ins>
      <w:ins w:id="4499" w:author="PR Preview" w:date="2026-01-01T00:00:00Z">
        <w:r>
          <w:t xml:space="preserve"> </w:t>
        </w:r>
      </w:ins>
      <w:ins w:id="4500" w:author="PR Preview" w:date="2026-01-01T00:00:00Z">
        <w:r>
          <w:t xml:space="preserve">with the row vector</w:t>
        </w:r>
      </w:ins>
      <w:ins w:id="4501" w:author="PR Preview" w:date="2026-01-01T00:00:00Z">
        <w:r>
          <w:t xml:space="preserve"> </w:t>
        </w:r>
      </w:ins>
      <w:ins w:id="4502" w:author="PR Preview" w:date="2026-01-01T00:00:00Z">
        <w:r>
          <w:t xml:space="preserve">${\mathord{\smash[b]{\underset{\raise.3ex\hbox{$\scriptstyle\sim$}}{v}}\vphantom{v}}}^{\top}$</w:t>
        </w:r>
      </w:ins>
      <w:ins w:id="4503" w:author="PR Preview" w:date="2026-01-01T00:00:00Z">
        <w:r>
          <w:t xml:space="preserve">.</w:t>
        </w:r>
      </w:ins>
      <w:ins w:id="4504" w:author="PR Preview" w:date="2026-01-01T00:00:00Z">
        <w:r>
          <w:t xml:space="preserve"> </w:t>
        </w:r>
      </w:ins>
      <w:ins w:id="4505" w:author="PR Preview" w:date="2026-01-01T00:00:00Z">
        <w:r>
          <w:t xml:space="preserve">Its entries are</w:t>
        </w:r>
      </w:ins>
    </w:p>
    <w:p>
      <w:pPr>
        <w:pStyle w:val="BodyText"/>
      </w:pPr>
      <w:ins w:id="4506" w:author="PR Preview" w:date="2026-01-01T00:00:00Z">
        <w:r>
  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  </w:r>
      </w:ins>
    </w:p>
    <w:bookmarkEnd w:id="98"/>
    <w:bookmarkStart w:id="99" w:name="exm-outer-product"/>
    <w:p>
      <w:pPr>
        <w:pStyle w:val="FirstParagraph"/>
      </w:pPr>
      <w:ins w:id="4507" w:author="PR Preview" w:date="2026-01-01T00:00:00Z">
        <w:r>
          <w:rPr>
            <w:b/>
            <w:bCs/>
          </w:rPr>
          <w:t xml:space="preserve">Example 25 (An outer product)</w:t>
        </w:r>
      </w:ins>
      <w:ins w:id="4508" w:author="PR Preview" w:date="2026-01-01T00:00:00Z">
        <w:r>
          <w:t xml:space="preserve"> </w:t>
        </w:r>
      </w:ins>
      <w:ins w:id="4509" w:author="PR Preview" w:date="2026-01-01T00:00:00Z">
        <w:r>
          <w:t xml:space="preserve">For</w:t>
        </w:r>
      </w:ins>
      <w:ins w:id="4510" w:author="PR Preview" w:date="2026-01-01T00:00:00Z">
        <w:r>
          <w:t xml:space="preserve"> </w:t>
        </w:r>
      </w:ins>
      <w:ins w:id="4511" w:author="PR Preview" w:date="2026-01-01T00:00:00Z">
        <w:r>
          <w:t xml:space="preserve">$\mathord{\smash[b]{\underset{\raise.3ex\hbox{$\scriptstyle\sim$}}{u}}\vphantom{u}} = (1, 2, 3)$</w:t>
        </w:r>
      </w:ins>
      <w:ins w:id="4512" w:author="PR Preview" w:date="2026-01-01T00:00:00Z">
        <w:r>
          <w:t xml:space="preserve"> </w:t>
        </w:r>
      </w:ins>
      <w:ins w:id="4513" w:author="PR Preview" w:date="2026-01-01T00:00:00Z">
        <w:r>
          <w:t xml:space="preserve">and</w:t>
        </w:r>
      </w:ins>
      <w:ins w:id="4514" w:author="PR Preview" w:date="2026-01-01T00:00:00Z">
        <w:r>
          <w:t xml:space="preserve"> </w:t>
        </w:r>
      </w:ins>
      <w:ins w:id="4515" w:author="PR Preview" w:date="2026-01-01T00:00:00Z">
        <w:r>
          <w:t xml:space="preserve">$\mathord{\smash[b]{\underset{\raise.3ex\hbox{$\scriptstyle\sim$}}{v}}\vphantom{v}} = (4, 5)$</w:t>
        </w:r>
      </w:ins>
      <w:ins w:id="4516" w:author="PR Preview" w:date="2026-01-01T00:00:00Z">
        <w:r>
          <w:t xml:space="preserve">:</w:t>
        </w:r>
      </w:ins>
    </w:p>
    <w:p>
      <w:pPr>
        <w:pStyle w:val="BodyText"/>
      </w:pPr>
      <w:ins w:id="4517" w:author="PR Preview" w:date="2026-01-01T00:00:00Z">
        <w:r>
  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  </w:r>
      </w:ins>
    </w:p>
    <w:bookmarkEnd w:id="99"/>
    <w:bookmarkStart w:id="101" w:name="rem-outer-vs-dot-product"/>
    <w:p>
      <w:pPr>
        <w:pStyle w:val="FirstParagraph"/>
      </w:pPr>
      <w:ins w:id="4518" w:author="PR Preview" w:date="2026-01-01T00:00:00Z">
        <w:r>
          <w:rPr>
            <w:i/>
            <w:iCs/>
          </w:rPr>
          <w:t xml:space="preserve">Remark 5</w:t>
        </w:r>
      </w:ins>
      <w:ins w:id="4519" w:author="PR Preview" w:date="2026-01-01T00:00:00Z">
        <w:r>
          <w:t xml:space="preserve"> (Outer product and dot product). </w:t>
        </w:r>
      </w:ins>
      <w:ins w:id="4520" w:author="PR Preview" w:date="2026-01-01T00:00:00Z">
        <w:r>
          <w:t xml:space="preserve">The dot product</w:t>
        </w:r>
      </w:ins>
      <w:ins w:id="4521" w:author="PR Preview" w:date="2026-01-01T00:00:00Z">
        <w:r>
          <w:t xml:space="preserve"> </w:t>
        </w:r>
      </w:ins>
      <w:ins w:id="4522" w:author="PR Preview" w:date="2026-01-01T00:00:00Z">
        <w:r>
          <w:t xml:space="preserve">${\mathord{\smash[b]{\underset{\raise.3ex\hbox{$\scriptstyle\sim$}}{u}}\vphantom{u}}}^{\top}\mathord{\smash[b]{\underset{\raise.3ex\hbox{$\scriptstyle\sim$}}{v}}\vphantom{v}}$</w:t>
        </w:r>
      </w:ins>
      <w:ins w:id="4523" w:author="PR Preview" w:date="2026-01-01T00:00:00Z">
        <w:r>
          <w:t xml:space="preserve"> </w:t>
        </w:r>
      </w:ins>
      <w:ins w:id="4524" w:author="PR Preview" w:date="2026-01-01T00:00:00Z">
        <w:r>
          <w:t xml:space="preserve">(</w:t>
        </w:r>
      </w:ins>
      <w:hyperlink r:id="rId100">
        <w:ins w:id="4525" w:author="PR Preview" w:date="2026-01-01T00:00:00Z">
          <w:r>
            <w:rPr>
              <w:rStyle w:val="Hyperlink"/>
            </w:rPr>
            <w:t xml:space="preserve">Example 6 in Matrices</w:t>
          </w:r>
        </w:ins>
      </w:hyperlink>
      <w:ins w:id="4526" w:author="PR Preview" w:date="2026-01-01T00:00:00Z">
        <w:r>
          <w:t xml:space="preserve">)</w:t>
        </w:r>
      </w:ins>
      <w:ins w:id="4527" w:author="PR Preview" w:date="2026-01-01T00:00:00Z">
        <w:r>
          <w:t xml:space="preserve"> </w:t>
        </w:r>
      </w:ins>
      <w:ins w:id="4528" w:author="PR Preview" w:date="2026-01-01T00:00:00Z">
        <w:r>
          <w:t xml:space="preserve">needs two vectors of the same length and gives a number.</w:t>
        </w:r>
      </w:ins>
      <w:ins w:id="4529" w:author="PR Preview" w:date="2026-01-01T00:00:00Z">
        <w:r>
          <w:t xml:space="preserve"> </w:t>
        </w:r>
      </w:ins>
      <w:ins w:id="4530" w:author="PR Preview" w:date="2026-01-01T00:00:00Z">
        <w:r>
          <w:t xml:space="preserve">The outer product</w:t>
        </w:r>
      </w:ins>
      <w:ins w:id="4531" w:author="PR Preview" w:date="2026-01-01T00:00:00Z">
        <w:r>
          <w:t xml:space="preserve"> </w:t>
        </w:r>
      </w:ins>
      <w:ins w:id="4532" w:author="PR Preview" w:date="2026-01-01T00:00:00Z">
        <w:r>
          <w:t xml:space="preserve">$\mathord{\smash[b]{\underset{\raise.3ex\hbox{$\scriptstyle\sim$}}{u}}\vphantom{u}}\,{\mathord{\smash[b]{\underset{\raise.3ex\hbox{$\scriptstyle\sim$}}{v}}\vphantom{v}}}^{\top}$</w:t>
        </w:r>
      </w:ins>
      <w:ins w:id="4533" w:author="PR Preview" w:date="2026-01-01T00:00:00Z">
        <w:r>
          <w:t xml:space="preserve"> </w:t>
        </w:r>
      </w:ins>
      <w:ins w:id="4534" w:author="PR Preview" w:date="2026-01-01T00:00:00Z">
        <w:r>
          <w:t xml:space="preserve">takes vectors of any two lengths and gives a matrix</w:t>
        </w:r>
      </w:ins>
      <w:ins w:id="4535" w:author="PR Preview" w:date="2026-01-01T00:00:00Z">
        <w:r>
          <w:t xml:space="preserve"> </w:t>
        </w:r>
      </w:ins>
      <w:ins w:id="4536" w:author="PR Preview" w:date="2026-01-01T00:00:00Z">
        <w:r>
          <w:t xml:space="preserve">(Banerjee and Roy 2014, chap. 1, p. 11)</w:t>
        </w:r>
      </w:ins>
      <w:ins w:id="4537" w:author="PR Preview" w:date="2026-01-01T00:00:00Z">
        <w:r>
          <w:t xml:space="preserve">.</w:t>
        </w:r>
      </w:ins>
    </w:p>
    <w:p>
      <w:pPr>
        <w:pStyle w:val="BodyText"/>
      </w:pPr>
      <w:ins w:id="4538" w:author="PR Preview" w:date="2026-01-01T00:00:00Z">
        <w:r>
          <w:t xml:space="preserve">For example,</w:t>
        </w:r>
      </w:ins>
      <w:ins w:id="4539" w:author="PR Preview" w:date="2026-01-01T00:00:00Z">
        <w:r>
          <w:t xml:space="preserve"> </w:t>
        </w:r>
      </w:ins>
      <w:ins w:id="4540" w:author="PR Preview" w:date="2026-01-01T00:00:00Z">
        <w:r>
          <w:t xml:space="preserve">$\mathord{\smash[b]{\underset{\raise.3ex\hbox{$\scriptstyle\sim$}}{u}}\vphantom{u}} = (1, 2, 3)$</w:t>
        </w:r>
      </w:ins>
      <w:ins w:id="4541" w:author="PR Preview" w:date="2026-01-01T00:00:00Z">
        <w:r>
          <w:t xml:space="preserve"> </w:t>
        </w:r>
      </w:ins>
      <w:ins w:id="4542" w:author="PR Preview" w:date="2026-01-01T00:00:00Z">
        <w:r>
          <w:t xml:space="preserve">and</w:t>
        </w:r>
      </w:ins>
      <w:ins w:id="4543" w:author="PR Preview" w:date="2026-01-01T00:00:00Z">
        <w:r>
          <w:t xml:space="preserve"> </w:t>
        </w:r>
      </w:ins>
      <w:ins w:id="4544" w:author="PR Preview" w:date="2026-01-01T00:00:00Z">
        <w:r>
          <w:t xml:space="preserve">$\mathord{\smash[b]{\underset{\raise.3ex\hbox{$\scriptstyle\sim$}}{v}}\vphantom{v}} = (4, 5)$</w:t>
        </w:r>
      </w:ins>
      <w:ins w:id="4545" w:author="PR Preview" w:date="2026-01-01T00:00:00Z">
        <w:r>
          <w:t xml:space="preserve"> </w:t>
        </w:r>
      </w:ins>
      <w:ins w:id="4546" w:author="PR Preview" w:date="2026-01-01T00:00:00Z">
        <w:r>
          <w:t xml:space="preserve">in</w:t>
        </w:r>
      </w:ins>
      <w:ins w:id="4547" w:author="PR Preview" w:date="2026-01-01T00:00:00Z">
        <w:r>
          <w:t xml:space="preserve"> </w:t>
        </w:r>
      </w:ins>
      <w:hyperlink w:anchor="exm-outer-product">
        <w:ins w:id="4548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4549" w:author="PR Preview" w:date="2026-01-01T00:00:00Z">
        <w:r>
          <w:t xml:space="preserve"> </w:t>
        </w:r>
      </w:ins>
      <w:ins w:id="4550" w:author="PR Preview" w:date="2026-01-01T00:00:00Z">
        <w:r>
          <w:t xml:space="preserve">have different lengths,</w:t>
        </w:r>
      </w:ins>
      <w:ins w:id="4551" w:author="PR Preview" w:date="2026-01-01T00:00:00Z">
        <w:r>
          <w:t xml:space="preserve"> </w:t>
        </w:r>
      </w:ins>
      <w:ins w:id="4552" w:author="PR Preview" w:date="2026-01-01T00:00:00Z">
        <w:r>
          <w:t xml:space="preserve">so they have no dot product,</w:t>
        </w:r>
      </w:ins>
      <w:ins w:id="4553" w:author="PR Preview" w:date="2026-01-01T00:00:00Z">
        <w:r>
          <w:t xml:space="preserve"> </w:t>
        </w:r>
      </w:ins>
      <w:ins w:id="4554" w:author="PR Preview" w:date="2026-01-01T00:00:00Z">
        <w:r>
          <w:t xml:space="preserve">but their outer product is a</w:t>
        </w:r>
      </w:ins>
      <w:ins w:id="4555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4556" w:author="PR Preview" w:date="2026-01-01T00:00:00Z">
        <w:r>
          <w:t xml:space="preserve"> </w:t>
        </w:r>
      </w:ins>
      <w:ins w:id="4557" w:author="PR Preview" w:date="2026-01-01T00:00:00Z">
        <w:r>
          <w:t xml:space="preserve">matrix.</w:t>
        </w:r>
      </w:ins>
      <w:ins w:id="4558" w:author="PR Preview" w:date="2026-01-01T00:00:00Z">
        <w:r>
          <w:t xml:space="preserve"> </w:t>
        </w:r>
      </w:ins>
      <w:ins w:id="4559" w:author="PR Preview" w:date="2026-01-01T00:00:00Z">
        <w:r>
          <w:t xml:space="preserve">For</w:t>
        </w:r>
      </w:ins>
      <w:ins w:id="4560" w:author="PR Preview" w:date="2026-01-01T00:00:00Z">
        <w:r>
          <w:t xml:space="preserve"> </w:t>
        </w:r>
      </w:ins>
      <w:ins w:id="4561" w:author="PR Preview" w:date="2026-01-01T00:00:00Z">
        <w:r>
          <w:t xml:space="preserve">$\mathord{\smash[b]{\underset{\raise.3ex\hbox{$\scriptstyle\sim$}}{a}}\vphantom{a}} = (1, 2)$</w:t>
        </w:r>
      </w:ins>
      <w:ins w:id="4562" w:author="PR Preview" w:date="2026-01-01T00:00:00Z">
        <w:r>
          <w:t xml:space="preserve"> </w:t>
        </w:r>
      </w:ins>
      <w:ins w:id="4563" w:author="PR Preview" w:date="2026-01-01T00:00:00Z">
        <w:r>
          <w:t xml:space="preserve">and</w:t>
        </w:r>
      </w:ins>
      <w:ins w:id="4564" w:author="PR Preview" w:date="2026-01-01T00:00:00Z">
        <w:r>
          <w:t xml:space="preserve"> </w:t>
        </w:r>
      </w:ins>
      <w:ins w:id="4565" w:author="PR Preview" w:date="2026-01-01T00:00:00Z">
        <w:r>
          <w:t xml:space="preserve">$\mathord{\smash[b]{\underset{\raise.3ex\hbox{$\scriptstyle\sim$}}{b}}\vphantom{b}} = (3, 4)$</w:t>
        </w:r>
      </w:ins>
      <w:ins w:id="4566" w:author="PR Preview" w:date="2026-01-01T00:00:00Z">
        <w:r>
          <w:t xml:space="preserve">,</w:t>
        </w:r>
      </w:ins>
      <w:ins w:id="4567" w:author="PR Preview" w:date="2026-01-01T00:00:00Z">
        <w:r>
          <w:t xml:space="preserve"> </w:t>
        </w:r>
      </w:ins>
      <w:ins w:id="4568" w:author="PR Preview" w:date="2026-01-01T00:00:00Z">
        <w:r>
          <w:t xml:space="preserve">which have the same length, both products exist:</w:t>
        </w:r>
      </w:ins>
    </w:p>
    <w:p>
      <w:pPr>
        <w:pStyle w:val="BodyText"/>
      </w:pPr>
      <w:ins w:id="4569" w:author="PR Preview" w:date="2026-01-01T00:00:00Z">
        <w:r>
  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  </w:r>
      </w:ins>
    </w:p>
    <w:bookmarkEnd w:id="101"/>
    <w:bookmarkStart w:id="103" w:name="thm-outer-product-rank"/>
    <w:p>
      <w:pPr>
        <w:pStyle w:val="FirstParagraph"/>
      </w:pPr>
      <w:ins w:id="4570" w:author="PR Preview" w:date="2026-01-01T00:00:00Z">
        <w:r>
          <w:rPr>
            <w:b/>
            <w:bCs/>
          </w:rPr>
          <w:t xml:space="preserve">Theorem 11 (An outer product has rank one)</w:t>
        </w:r>
      </w:ins>
      <w:ins w:id="4571" w:author="PR Preview" w:date="2026-01-01T00:00:00Z">
        <w:r>
          <w:t xml:space="preserve"> </w:t>
        </w:r>
      </w:ins>
      <w:ins w:id="4572" w:author="PR Preview" w:date="2026-01-01T00:00:00Z">
        <w:r>
          <w:t xml:space="preserve">If</w:t>
        </w:r>
      </w:ins>
      <w:ins w:id="4573" w:author="PR Preview" w:date="2026-01-01T00:00:00Z">
        <w:r>
          <w:t xml:space="preserve"> </w:t>
        </w:r>
      </w:ins>
      <w:ins w:id="4574" w:author="PR Preview" w:date="2026-01-01T00:00:00Z">
        <w:r>
          <w:t xml:space="preserve">$\mathord{\smash[b]{\underset{\raise.3ex\hbox{$\scriptstyle\sim$}}{u}}\vphantom{u}}$</w:t>
        </w:r>
      </w:ins>
      <w:ins w:id="4575" w:author="PR Preview" w:date="2026-01-01T00:00:00Z">
        <w:r>
          <w:t xml:space="preserve"> </w:t>
        </w:r>
      </w:ins>
      <w:ins w:id="4576" w:author="PR Preview" w:date="2026-01-01T00:00:00Z">
        <w:r>
          <w:t xml:space="preserve">is a nonzero vector of length</w:t>
        </w:r>
      </w:ins>
      <w:ins w:id="4577" w:author="PR Preview" w:date="2026-01-01T00:00:00Z">
        <w:r>
          <w:t xml:space="preserve"> </w:t>
        </w:r>
      </w:ins>
      <m:oMath>
        <m:r>
          <m:t>m</m:t>
        </m:r>
      </m:oMath>
      <w:ins w:id="4578" w:author="PR Preview" w:date="2026-01-01T00:00:00Z">
        <w:r>
          <w:t xml:space="preserve"> </w:t>
        </w:r>
      </w:ins>
      <w:ins w:id="4579" w:author="PR Preview" w:date="2026-01-01T00:00:00Z">
        <w:r>
          <w:t xml:space="preserve">and</w:t>
        </w:r>
      </w:ins>
      <w:ins w:id="4580" w:author="PR Preview" w:date="2026-01-01T00:00:00Z">
        <w:r>
          <w:t xml:space="preserve"> </w:t>
        </w:r>
      </w:ins>
      <w:ins w:id="4581" w:author="PR Preview" w:date="2026-01-01T00:00:00Z">
        <w:r>
          <w:t xml:space="preserve">$\mathord{\smash[b]{\underset{\raise.3ex\hbox{$\scriptstyle\sim$}}{v}}\vphantom{v}}$</w:t>
        </w:r>
      </w:ins>
      <w:ins w:id="4582" w:author="PR Preview" w:date="2026-01-01T00:00:00Z">
        <w:r>
          <w:t xml:space="preserve"> </w:t>
        </w:r>
      </w:ins>
      <w:ins w:id="4583" w:author="PR Preview" w:date="2026-01-01T00:00:00Z">
        <w:r>
          <w:t xml:space="preserve">is a nonzero vector of length</w:t>
        </w:r>
      </w:ins>
      <w:ins w:id="4584" w:author="PR Preview" w:date="2026-01-01T00:00:00Z">
        <w:r>
          <w:t xml:space="preserve"> </w:t>
        </w:r>
      </w:ins>
      <m:oMath>
        <m:r>
          <m:t>n</m:t>
        </m:r>
      </m:oMath>
      <w:ins w:id="4585" w:author="PR Preview" w:date="2026-01-01T00:00:00Z">
        <w:r>
          <w:t xml:space="preserve">,</w:t>
        </w:r>
      </w:ins>
      <w:ins w:id="4586" w:author="PR Preview" w:date="2026-01-01T00:00:00Z">
        <w:r>
          <w:t xml:space="preserve"> </w:t>
        </w:r>
      </w:ins>
      <w:ins w:id="4587" w:author="PR Preview" w:date="2026-01-01T00:00:00Z">
        <w:r>
          <w:t xml:space="preserve">then</w:t>
        </w:r>
      </w:ins>
      <w:ins w:id="4588" w:author="PR Preview" w:date="2026-01-01T00:00:00Z">
        <w:r>
          <w:t xml:space="preserve"> </w:t>
        </w:r>
      </w:ins>
      <w:ins w:id="4589" w:author="PR Preview" w:date="2026-01-01T00:00:00Z">
        <w:r>
          <w:t xml:space="preserve">$\operatorname{rank}(\mathord{\smash[b]{\underset{\raise.3ex\hbox{$\scriptstyle\sim$}}{u}}\vphantom{u}}\,{\mathord{\smash[b]{\underset{\raise.3ex\hbox{$\scriptstyle\sim$}}{v}}\vphantom{v}}}^{\top}) = 1$</w:t>
        </w:r>
      </w:ins>
      <w:ins w:id="4590" w:author="PR Preview" w:date="2026-01-01T00:00:00Z">
        <w:r>
          <w:t xml:space="preserve"> </w:t>
        </w:r>
      </w:ins>
      <w:ins w:id="4591" w:author="PR Preview" w:date="2026-01-01T00:00:00Z">
        <w:r>
          <w:t xml:space="preserve">(</w:t>
        </w:r>
      </w:ins>
      <w:hyperlink r:id="rId102">
        <w:ins w:id="4592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4593" w:author="PR Preview" w:date="2026-01-01T00:00:00Z">
        <w:r>
          <w:t xml:space="preserve">).</w:t>
        </w:r>
      </w:ins>
    </w:p>
    <w:bookmarkEnd w:id="103"/>
    <w:p>
      <w:pPr>
        <w:pStyle w:val="BodyText"/>
      </w:pPr>
      <w:ins w:id="4594" w:author="PR Preview" w:date="2026-01-01T00:00:00Z">
        <w:r>
          <w:rPr>
            <w:i/>
            <w:iCs/>
          </w:rPr>
          <w:t xml:space="preserve">Proof</w:t>
        </w:r>
      </w:ins>
      <w:ins w:id="4595" w:author="PR Preview" w:date="2026-01-01T00:00:00Z">
        <w:r>
          <w:t xml:space="preserve">. </w:t>
        </w:r>
      </w:ins>
      <w:ins w:id="4596" w:author="PR Preview" w:date="2026-01-01T00:00:00Z">
        <w:r>
          <w:t xml:space="preserve">Column</w:t>
        </w:r>
      </w:ins>
      <w:ins w:id="4597" w:author="PR Preview" w:date="2026-01-01T00:00:00Z">
        <w:r>
          <w:t xml:space="preserve"> </w:t>
        </w:r>
      </w:ins>
      <m:oMath>
        <m:r>
          <m:t>j</m:t>
        </m:r>
      </m:oMath>
      <w:ins w:id="4598" w:author="PR Preview" w:date="2026-01-01T00:00:00Z">
        <w:r>
          <w:t xml:space="preserve"> </w:t>
        </w:r>
      </w:ins>
      <w:ins w:id="4599" w:author="PR Preview" w:date="2026-01-01T00:00:00Z">
        <w:r>
          <w:t xml:space="preserve">of</w:t>
        </w:r>
      </w:ins>
      <w:ins w:id="4600" w:author="PR Preview" w:date="2026-01-01T00:00:00Z">
        <w:r>
          <w:t xml:space="preserve"> </w:t>
        </w:r>
      </w:ins>
      <w:ins w:id="4601" w:author="PR Preview" w:date="2026-01-01T00:00:00Z">
        <w:r>
          <w:t xml:space="preserve">$\mathord{\smash[b]{\underset{\raise.3ex\hbox{$\scriptstyle\sim$}}{u}}\vphantom{u}}\,{\mathord{\smash[b]{\underset{\raise.3ex\hbox{$\scriptstyle\sim$}}{v}}\vphantom{v}}}^{\top}$</w:t>
        </w:r>
      </w:ins>
      <w:ins w:id="4602" w:author="PR Preview" w:date="2026-01-01T00:00:00Z">
        <w:r>
          <w:t xml:space="preserve"> </w:t>
        </w:r>
      </w:ins>
      <w:ins w:id="4603" w:author="PR Preview" w:date="2026-01-01T00:00:00Z">
        <w:r>
          <w:t xml:space="preserve">has entries</w:t>
        </w:r>
      </w:ins>
      <w:ins w:id="4604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ins w:id="4605" w:author="PR Preview" w:date="2026-01-01T00:00:00Z">
        <w:r>
          <w:t xml:space="preserve">,</w:t>
        </w:r>
      </w:ins>
      <w:ins w:id="4606" w:author="PR Preview" w:date="2026-01-01T00:00:00Z">
        <w:r>
          <w:t xml:space="preserve"> </w:t>
        </w:r>
      </w:ins>
      <w:ins w:id="4607" w:author="PR Preview" w:date="2026-01-01T00:00:00Z">
        <w:r>
          <w:t xml:space="preserve">so it is the vector</w:t>
        </w:r>
      </w:ins>
      <w:ins w:id="4608" w:author="PR Preview" w:date="2026-01-01T00:00:00Z">
        <w:r>
          <w:t xml:space="preserve"> </w:t>
        </w:r>
      </w:ins>
      <w:ins w:id="4609" w:author="PR Preview" w:date="2026-01-01T00:00:00Z">
        <w:r>
          <w:t xml:space="preserve">$v_j \mathord{\smash[b]{\underset{\raise.3ex\hbox{$\scriptstyle\sim$}}{u}}\vphantom{u}}$</w:t>
        </w:r>
      </w:ins>
      <w:ins w:id="4610" w:author="PR Preview" w:date="2026-01-01T00:00:00Z">
        <w:r>
          <w:t xml:space="preserve">.</w:t>
        </w:r>
      </w:ins>
    </w:p>
    <w:p>
      <w:pPr>
        <w:pStyle w:val="BodyText"/>
      </w:pPr>
      <w:ins w:id="4611" w:author="PR Preview" w:date="2026-01-01T00:00:00Z">
        <w:r>
          <w:rPr>
            <w:b/>
            <w:bCs/>
          </w:rPr>
          <w:t xml:space="preserve">The rank is at least one.</w:t>
        </w:r>
      </w:ins>
      <w:ins w:id="4612" w:author="PR Preview" w:date="2026-01-01T00:00:00Z">
        <w:r>
          <w:t xml:space="preserve"> </w:t>
        </w:r>
      </w:ins>
      <w:ins w:id="4613" w:author="PR Preview" w:date="2026-01-01T00:00:00Z">
        <w:r>
          <w:t xml:space="preserve">Because</w:t>
        </w:r>
      </w:ins>
      <w:ins w:id="4614" w:author="PR Preview" w:date="2026-01-01T00:00:00Z">
        <w:r>
          <w:t xml:space="preserve"> </w:t>
        </w:r>
      </w:ins>
      <w:ins w:id="4615" w:author="PR Preview" w:date="2026-01-01T00:00:00Z">
        <w:r>
          <w:t xml:space="preserve">$\mathord{\smash[b]{\underset{\raise.3ex\hbox{$\scriptstyle\sim$}}{v}}\vphantom{v}} \neq \mathord{\smash[b]{\underset{\raise.3ex\hbox{$\scriptstyle\sim$}}{0}}\vphantom{0}}$</w:t>
        </w:r>
      </w:ins>
      <w:ins w:id="4616" w:author="PR Preview" w:date="2026-01-01T00:00:00Z">
        <w:r>
          <w:t xml:space="preserve">, some entry</w:t>
        </w:r>
      </w:ins>
      <w:ins w:id="4617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j</m:t>
            </m:r>
          </m:sub>
        </m:sSub>
      </m:oMath>
      <w:ins w:id="4618" w:author="PR Preview" w:date="2026-01-01T00:00:00Z">
        <w:r>
          <w:t xml:space="preserve"> </w:t>
        </w:r>
      </w:ins>
      <w:ins w:id="4619" w:author="PR Preview" w:date="2026-01-01T00:00:00Z">
        <w:r>
          <w:t xml:space="preserve">is nonzero.</w:t>
        </w:r>
      </w:ins>
      <w:ins w:id="4620" w:author="PR Preview" w:date="2026-01-01T00:00:00Z">
        <w:r>
          <w:t xml:space="preserve"> </w:t>
        </w:r>
      </w:ins>
      <w:ins w:id="4621" w:author="PR Preview" w:date="2026-01-01T00:00:00Z">
        <w:r>
          <w:t xml:space="preserve">Then column</w:t>
        </w:r>
      </w:ins>
      <w:ins w:id="4622" w:author="PR Preview" w:date="2026-01-01T00:00:00Z">
        <w:r>
          <w:t xml:space="preserve"> </w:t>
        </w:r>
      </w:ins>
      <m:oMath>
        <m:r>
          <m:t>j</m:t>
        </m:r>
      </m:oMath>
      <w:ins w:id="4623" w:author="PR Preview" w:date="2026-01-01T00:00:00Z">
        <w:r>
          <w:t xml:space="preserve">,</w:t>
        </w:r>
      </w:ins>
      <w:ins w:id="4624" w:author="PR Preview" w:date="2026-01-01T00:00:00Z">
        <w:r>
          <w:t xml:space="preserve"> </w:t>
        </w:r>
      </w:ins>
      <w:ins w:id="4625" w:author="PR Preview" w:date="2026-01-01T00:00:00Z">
        <w:r>
          <w:t xml:space="preserve">$v_j \mathord{\smash[b]{\underset{\raise.3ex\hbox{$\scriptstyle\sim$}}{u}}\vphantom{u}}$</w:t>
        </w:r>
      </w:ins>
      <w:ins w:id="4626" w:author="PR Preview" w:date="2026-01-01T00:00:00Z">
        <w:r>
          <w:t xml:space="preserve">, is a nonzero vector,</w:t>
        </w:r>
      </w:ins>
      <w:ins w:id="4627" w:author="PR Preview" w:date="2026-01-01T00:00:00Z">
        <w:r>
          <w:t xml:space="preserve"> </w:t>
        </w:r>
      </w:ins>
      <w:ins w:id="4628" w:author="PR Preview" w:date="2026-01-01T00:00:00Z">
        <w:r>
          <w:t xml:space="preserve">and a single nonzero vector is linearly independent (</w:t>
        </w:r>
      </w:ins>
      <w:hyperlink r:id="rId35">
        <w:ins w:id="4629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4630" w:author="PR Preview" w:date="2026-01-01T00:00:00Z">
        <w:r>
          <w:t xml:space="preserve">):</w:t>
        </w:r>
      </w:ins>
      <w:ins w:id="4631" w:author="PR Preview" w:date="2026-01-01T00:00:00Z">
        <w:r>
          <w:t xml:space="preserve"> </w:t>
        </w:r>
      </w:ins>
      <w:ins w:id="4632" w:author="PR Preview" w:date="2026-01-01T00:00:00Z">
        <w:r>
          <w:t xml:space="preserve">$c\,(v_j \mathord{\smash[b]{\underset{\raise.3ex\hbox{$\scriptstyle\sim$}}{u}}\vphantom{u}}) = \mathord{\smash[b]{\underset{\raise.3ex\hbox{$\scriptstyle\sim$}}{0}}\vphantom{0}}$</w:t>
        </w:r>
      </w:ins>
      <w:ins w:id="4633" w:author="PR Preview" w:date="2026-01-01T00:00:00Z">
        <w:r>
          <w:t xml:space="preserve"> </w:t>
        </w:r>
      </w:ins>
      <w:ins w:id="4634" w:author="PR Preview" w:date="2026-01-01T00:00:00Z">
        <w:r>
          <w:t xml:space="preserve">forces</w:t>
        </w:r>
      </w:ins>
      <w:ins w:id="463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4636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4637" w:author="PR Preview" w:date="2026-01-01T00:00:00Z">
        <w:r>
          <w:delText xml:space="preserve">both columns are</w:delText>
        </w:r>
      </w:del>
      <w:del w:id="4638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639" w:author="PR Preview" w:date="2026-01-01T00:00:00Z">
        <w:r>
          <w:delText xml:space="preserve">,</w:delText>
        </w:r>
      </w:del>
      <w:del w:id="4640" w:author="PR Preview" w:date="2026-01-01T00:00:00Z">
        <w:r>
          <w:delText xml:space="preserve"> </w:delText>
        </w:r>
      </w:del>
      <w:del w:id="4641" w:author="PR Preview" w:date="2026-01-01T00:00:00Z">
        <w:r>
          <w:delText xml:space="preserve">and</w:delText>
        </w:r>
      </w:del>
      <w:del w:id="464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643" w:author="PR Preview" w:date="2026-01-01T00:00:00Z">
        <w:r>
          <w:delText xml:space="preserve">.</w:delText>
        </w:r>
      </w:del>
      <w:del w:id="4644" w:author="PR Preview" w:date="2026-01-01T00:00:00Z">
        <w:r>
          <w:delText xml:space="preserve"> </w:delText>
        </w:r>
      </w:del>
      <w:del w:id="4645" w:author="PR Preview" w:date="2026-01-01T00:00:00Z">
        <w:r>
          <w:delText xml:space="preserve">Otherwise, use the coefficients</w:delText>
        </w:r>
      </w:del>
      <w:del w:id="4646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del w:id="4647" w:author="PR Preview" w:date="2026-01-01T00:00:00Z">
        <w:r>
          <w:delText xml:space="preserve"> </w:delText>
        </w:r>
      </w:del>
      <w:del w:id="4648" w:author="PR Preview" w:date="2026-01-01T00:00:00Z">
        <w:r>
          <w:delText xml:space="preserve">and</w:delText>
        </w:r>
      </w:del>
      <w:del w:id="4649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del w:id="4650" w:author="PR Preview" w:date="2026-01-01T00:00:00Z">
        <w:r>
          <w:delText xml:space="preserve">,</w:delText>
        </w:r>
      </w:del>
      <w:del w:id="4651" w:author="PR Preview" w:date="2026-01-01T00:00:00Z">
        <w:r>
          <w:delText xml:space="preserve"> </w:delText>
        </w:r>
      </w:del>
      <w:del w:id="4652" w:author="PR Preview" w:date="2026-01-01T00:00:00Z">
        <w:r>
          <w:delText xml:space="preserve">which are not both zero: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653" w:author="PR Preview" w:date="2026-01-01T00:00:00Z">
        <w:r>
          <w:delText xml:space="preserve">Either way, every pair of columns has a combination</w:delText>
        </w:r>
      </w:del>
      <w:del w:id="4654" w:author="PR Preview" w:date="2026-01-01T00:00:00Z">
        <w:r>
          <w:delText xml:space="preserve"> </w:delText>
        </w:r>
      </w:del>
      <w:del w:id="4655" w:author="PR Preview" w:date="2026-01-01T00:00:00Z">
        <w:r>
          <w:delText xml:space="preserve">with coefficients that are not all zero and that equals</w:delText>
        </w:r>
      </w:del>
      <w:del w:id="4656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657" w:author="PR Preview" w:date="2026-01-01T00:00:00Z">
        <w:r>
          <w:delText xml:space="preserve">.</w:delText>
        </w:r>
      </w:del>
      <w:del w:id="4658" w:author="PR Preview" w:date="2026-01-01T00:00:00Z">
        <w:r>
          <w:delText xml:space="preserve"> </w:delText>
        </w:r>
      </w:del>
      <w:del w:id="4659" w:author="PR Preview" w:date="2026-01-01T00:00:00Z">
        <w:r>
          <w:delText xml:space="preserve">Now take any set of two or more columns.</w:delText>
        </w:r>
      </w:del>
      <w:del w:id="4660" w:author="PR Preview" w:date="2026-01-01T00:00:00Z">
        <w:r>
          <w:delText xml:space="preserve"> </w:delText>
        </w:r>
      </w:del>
      <w:del w:id="4661" w:author="PR Preview" w:date="2026-01-01T00:00:00Z">
        <w:r>
          <w:delText xml:space="preserve">It contains a pair</w:delText>
        </w:r>
      </w:del>
      <w:del w:id="4662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≠</m:t>
        </m:r>
        <m:r>
          <m:t>k</m:t>
        </m:r>
      </m:oMath>
      <w:del w:id="4663" w:author="PR Preview" w:date="2026-01-01T00:00:00Z">
        <w:r>
          <w:delText xml:space="preserve">.</w:delText>
        </w:r>
      </w:del>
      <w:del w:id="4664" w:author="PR Preview" w:date="2026-01-01T00:00:00Z">
        <w:r>
          <w:delText xml:space="preserve"> </w:delText>
        </w:r>
      </w:del>
      <w:del w:id="4665" w:author="PR Preview" w:date="2026-01-01T00:00:00Z">
        <w:r>
          <w:delText xml:space="preserve">Use that pair’s coefficients for columns</w:delText>
        </w:r>
      </w:del>
      <w:del w:id="4666" w:author="PR Preview" w:date="2026-01-01T00:00:00Z">
        <w:r>
          <w:delText xml:space="preserve"> </w:delText>
        </w:r>
      </w:del>
      <m:oMath>
        <m:r>
          <m:t>j</m:t>
        </m:r>
      </m:oMath>
      <w:del w:id="4667" w:author="PR Preview" w:date="2026-01-01T00:00:00Z">
        <w:r>
          <w:delText xml:space="preserve"> </w:delText>
        </w:r>
      </w:del>
      <w:del w:id="4668" w:author="PR Preview" w:date="2026-01-01T00:00:00Z">
        <w:r>
          <w:delText xml:space="preserve">and</w:delText>
        </w:r>
      </w:del>
      <w:del w:id="4669" w:author="PR Preview" w:date="2026-01-01T00:00:00Z">
        <w:r>
          <w:delText xml:space="preserve"> </w:delText>
        </w:r>
      </w:del>
      <m:oMath>
        <m:r>
          <m:t>k</m:t>
        </m:r>
      </m:oMath>
      <w:del w:id="4670" w:author="PR Preview" w:date="2026-01-01T00:00:00Z">
        <w:r>
          <w:delText xml:space="preserve">,</w:delText>
        </w:r>
      </w:del>
      <w:del w:id="4671" w:author="PR Preview" w:date="2026-01-01T00:00:00Z">
        <w:r>
          <w:delText xml:space="preserve"> </w:delText>
        </w:r>
      </w:del>
      <w:del w:id="4672" w:author="PR Preview" w:date="2026-01-01T00:00:00Z">
        <w:r>
          <w:delText xml:space="preserve">and the coefficient</w:delText>
        </w:r>
      </w:del>
      <w:del w:id="4673" w:author="PR Preview" w:date="2026-01-01T00:00:00Z">
        <w:r>
          <w:delText xml:space="preserve"> </w:delText>
        </w:r>
      </w:del>
      <m:oMath>
        <m:r>
          <m:t>0</m:t>
        </m:r>
      </m:oMath>
      <w:del w:id="4674" w:author="PR Preview" w:date="2026-01-01T00:00:00Z">
        <w:r>
          <w:delText xml:space="preserve"> </w:delText>
        </w:r>
      </w:del>
      <w:del w:id="4675" w:author="PR Preview" w:date="2026-01-01T00:00:00Z">
        <w:r>
          <w:delText xml:space="preserve">for every other column in the set.</w:delText>
        </w:r>
      </w:del>
      <w:del w:id="4676" w:author="PR Preview" w:date="2026-01-01T00:00:00Z">
        <w:r>
          <w:delText xml:space="preserve"> </w:delText>
        </w:r>
      </w:del>
      <w:del w:id="4677" w:author="PR Preview" w:date="2026-01-01T00:00:00Z">
        <w:r>
          <w:delText xml:space="preserve">This combination equals</w:delText>
        </w:r>
      </w:del>
      <w:del w:id="4678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679" w:author="PR Preview" w:date="2026-01-01T00:00:00Z">
        <w:r>
          <w:delText xml:space="preserve">,</w:delText>
        </w:r>
      </w:del>
      <w:del w:id="4680" w:author="PR Preview" w:date="2026-01-01T00:00:00Z">
        <w:r>
          <w:delText xml:space="preserve"> </w:delText>
        </w:r>
      </w:del>
      <w:del w:id="4681" w:author="PR Preview" w:date="2026-01-01T00:00:00Z">
        <w:r>
          <w:delText xml:space="preserve">and its coefficients are not all zero,</w:delText>
        </w:r>
      </w:del>
      <w:del w:id="4682" w:author="PR Preview" w:date="2026-01-01T00:00:00Z">
        <w:r>
          <w:delText xml:space="preserve"> </w:delText>
        </w:r>
      </w:del>
      <w:del w:id="4683" w:author="PR Preview" w:date="2026-01-01T00:00:00Z">
        <w:r>
          <w:delText xml:space="preserve">so the set is not linearly independent (</w:delText>
        </w:r>
      </w:del>
      <w:hyperlink r:id="rId35">
        <w:del w:id="4684" w:author="PR Preview" w:date="2026-01-01T00:00:00Z">
          <w:r>
            <w:rPr>
              <w:rStyle w:val="Hyperlink"/>
            </w:rPr>
            <w:delText xml:space="preserve">Definition 1 in Subspaces and Rank</w:delText>
          </w:r>
        </w:del>
      </w:hyperlink>
      <w:del w:id="4685" w:author="PR Preview" w:date="2026-01-01T00:00:00Z">
        <w:r>
          <w:delText xml:space="preserve">).</w:delText>
        </w:r>
      </w:del>
      <w:del w:id="4686" w:author="PR Preview" w:date="2026-01-01T00:00:00Z">
        <w:r>
          <w:delText xml:space="preserve"> </w:delText>
        </w:r>
      </w:del>
      <w:del w:id="4687" w:author="PR Preview" w:date="2026-01-01T00:00:00Z">
        <w:r>
          <w:delText xml:space="preserve">The largest linearly independent set of columns therefore has one column.</w:delText>
        </w:r>
      </w:del>
    </w:p>
    <w:p>
      <w:pPr>
        <w:pStyle w:val="BodyText"/>
      </w:pPr>
      <w:del w:id="4688" w:author="PR Preview" w:date="2026-01-01T00:00:00Z">
        <w:r>
          <w:rPr>
            <w:b/>
            <w:bCs/>
          </w:rPr>
          <w:delText xml:space="preserve">Example 26 (The rank of an outer product)</w:delText>
        </w:r>
      </w:del>
      <w:del w:id="4689" w:author="PR Preview" w:date="2026-01-01T00:00:00Z">
        <w:r>
          <w:delText xml:space="preserve"> </w:delText>
        </w:r>
      </w:del>
      <w:del w:id="4690" w:author="PR Preview" w:date="2026-01-01T00:00:00Z">
        <w:r>
          <w:delText xml:space="preserve">In</w:delText>
        </w:r>
      </w:del>
      <w:del w:id="4691" w:author="PR Preview" w:date="2026-01-01T00:00:00Z">
        <w:r>
          <w:delText xml:space="preserve"> </w:delText>
        </w:r>
      </w:del>
      <w:hyperlink w:anchor="exm-outer-product">
        <w:del w:id="4692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4693" w:author="PR Preview" w:date="2026-01-01T00:00:00Z">
        <w:r>
          <w:delText xml:space="preserve">,</w:delText>
        </w:r>
      </w:del>
      <w:del w:id="4694" w:author="PR Preview" w:date="2026-01-01T00:00:00Z">
        <w:r>
          <w:delText xml:space="preserve"> </w:delText>
        </w:r>
      </w:del>
      <w:del w:id="4695" w:author="PR Preview" w:date="2026-01-01T00:00:00Z">
        <w:r>
          <w:delText xml:space="preserve">the second column</w:delText>
        </w:r>
      </w:del>
      <w:del w:id="469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del w:id="4697" w:author="PR Preview" w:date="2026-01-01T00:00:00Z">
        <w:r>
          <w:delText xml:space="preserve"> </w:delText>
        </w:r>
      </w:del>
      <w:del w:id="4698" w:author="PR Preview" w:date="2026-01-01T00:00:00Z">
        <w:r>
          <w:delText xml:space="preserve">of</w:delText>
        </w:r>
      </w:del>
      <w:del w:id="4699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4700" w:author="PR Preview" w:date="2026-01-01T00:00:00Z">
        <w:r>
          <w:delText xml:space="preserve"> </w:delText>
        </w:r>
      </w:del>
      <w:del w:id="4701" w:author="PR Preview" w:date="2026-01-01T00:00:00Z">
        <w:r>
          <w:delText xml:space="preserve">is</w:delText>
        </w:r>
      </w:del>
      <w:del w:id="470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del w:id="4703" w:author="PR Preview" w:date="2026-01-01T00:00:00Z">
        <w:r>
          <w:delText xml:space="preserve"> </w:delText>
        </w:r>
      </w:del>
      <w:del w:id="4704" w:author="PR Preview" w:date="2026-01-01T00:00:00Z">
        <w:r>
          <w:delText xml:space="preserve">times the first column</w:delText>
        </w:r>
      </w:del>
      <w:del w:id="470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del w:id="4706" w:author="PR Preview" w:date="2026-01-01T00:00:00Z">
        <w:r>
          <w:delText xml:space="preserve">,</w:delText>
        </w:r>
      </w:del>
      <w:del w:id="4707" w:author="PR Preview" w:date="2026-01-01T00:00:00Z">
        <w:r>
          <w:delText xml:space="preserve"> </w:delText>
        </w:r>
      </w:del>
      <w:del w:id="4708" w:author="PR Preview" w:date="2026-01-01T00:00:00Z">
        <w:r>
          <w:delText xml:space="preserve">because the columns are</w:delText>
        </w:r>
      </w:del>
      <w:del w:id="4709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1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4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10" w:author="PR Preview" w:date="2026-01-01T00:00:00Z">
        <w:r>
          <w:delText xml:space="preserve"> </w:delText>
        </w:r>
      </w:del>
      <w:del w:id="4711" w:author="PR Preview" w:date="2026-01-01T00:00:00Z">
        <w:r>
          <w:delText xml:space="preserve">and</w:delText>
        </w:r>
      </w:del>
      <w:del w:id="4712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2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5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13" w:author="PR Preview" w:date="2026-01-01T00:00:00Z">
        <w:r>
          <w:delText xml:space="preserve">.</w:delText>
        </w:r>
      </w:del>
      <w:del w:id="4714" w:author="PR Preview" w:date="2026-01-01T00:00:00Z">
        <w:r>
          <w:delText xml:space="preserve"> </w:delText>
        </w:r>
      </w:del>
      <w:del w:id="4715" w:author="PR Preview" w:date="2026-01-01T00:00:00Z">
        <w:r>
          <w:delText xml:space="preserve">So the two columns are not linearly independent,</w:delText>
        </w:r>
      </w:del>
      <w:del w:id="4716" w:author="PR Preview" w:date="2026-01-01T00:00:00Z">
        <w:r>
          <w:delText xml:space="preserve"> </w:delText>
        </w:r>
      </w:del>
      <w:del w:id="4717" w:author="PR Preview" w:date="2026-01-01T00:00:00Z">
        <w:r>
          <w:delText xml:space="preserve">and the</w:delText>
        </w:r>
      </w:del>
      <w:del w:id="4718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4719" w:author="PR Preview" w:date="2026-01-01T00:00:00Z">
        <w:r>
          <w:delText xml:space="preserve"> </w:delText>
        </w:r>
      </w:del>
      <w:del w:id="4720" w:author="PR Preview" w:date="2026-01-01T00:00:00Z">
        <w:r>
          <w:delText xml:space="preserve">matrix has rank</w:delText>
        </w:r>
      </w:del>
      <w:del w:id="4721" w:author="PR Preview" w:date="2026-01-01T00:00:00Z">
        <w:r>
          <w:delText xml:space="preserve"> </w:delText>
        </w:r>
      </w:del>
      <m:oMath>
        <m:r>
          <m:t>1</m:t>
        </m:r>
      </m:oMath>
      <w:del w:id="4722" w:author="PR Preview" w:date="2026-01-01T00:00:00Z">
        <w:r>
          <w:delText xml:space="preserve">.</w:delText>
        </w:r>
      </w:del>
    </w:p>
    <w:p>
      <w:pPr>
        <w:pStyle w:val="FirstParagraph"/>
      </w:pPr>
      <w:ins w:id="4723" w:author="PR Preview" w:date="2026-01-01T00:00:00Z">
        <w:r>
          <w:t xml:space="preserve">both columns are</w:t>
        </w:r>
      </w:ins>
      <w:ins w:id="4724" w:author="PR Preview" w:date="2026-01-01T00:00:00Z">
        <w:r>
          <w:t xml:space="preserve"> </w:t>
        </w:r>
      </w:ins>
      <w:ins w:id="4725" w:author="PR Preview" w:date="2026-01-01T00:00:00Z">
        <w:r>
          <w:t xml:space="preserve">$\mathord{\smash[b]{\underset{\raise.3ex\hbox{$\scriptstyle\sim$}}{0}}\vphantom{0}}$</w:t>
        </w:r>
      </w:ins>
      <w:ins w:id="4726" w:author="PR Preview" w:date="2026-01-01T00:00:00Z">
        <w:r>
          <w:t xml:space="preserve">,</w:t>
        </w:r>
      </w:ins>
      <w:ins w:id="4727" w:author="PR Preview" w:date="2026-01-01T00:00:00Z">
        <w:r>
          <w:t xml:space="preserve"> </w:t>
        </w:r>
      </w:ins>
      <w:ins w:id="4728" w:author="PR Preview" w:date="2026-01-01T00:00:00Z">
        <w:r>
          <w:t xml:space="preserve">and</w:t>
        </w:r>
      </w:ins>
      <w:ins w:id="4729" w:author="PR Preview" w:date="2026-01-01T00:00:00Z">
        <w:r>
          <w:t xml:space="preserve"> </w:t>
        </w:r>
      </w:ins>
      <w:ins w:id="4730" w:author="PR Preview" w:date="2026-01-01T00:00:00Z">
        <w:r>
  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  </w:r>
      </w:ins>
      <w:ins w:id="4731" w:author="PR Preview" w:date="2026-01-01T00:00:00Z">
        <w:r>
          <w:t xml:space="preserve">.</w:t>
        </w:r>
      </w:ins>
      <w:ins w:id="4732" w:author="PR Preview" w:date="2026-01-01T00:00:00Z">
        <w:r>
          <w:t xml:space="preserve"> </w:t>
        </w:r>
      </w:ins>
      <w:ins w:id="4733" w:author="PR Preview" w:date="2026-01-01T00:00:00Z">
        <w:r>
          <w:t xml:space="preserve">Otherwise, use the coefficients</w:t>
        </w:r>
      </w:ins>
      <w:ins w:id="4734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ins w:id="4735" w:author="PR Preview" w:date="2026-01-01T00:00:00Z">
        <w:r>
          <w:t xml:space="preserve"> </w:t>
        </w:r>
      </w:ins>
      <w:ins w:id="4736" w:author="PR Preview" w:date="2026-01-01T00:00:00Z">
        <w:r>
          <w:t xml:space="preserve">and</w:t>
        </w:r>
      </w:ins>
      <w:ins w:id="4737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ins w:id="4738" w:author="PR Preview" w:date="2026-01-01T00:00:00Z">
        <w:r>
          <w:t xml:space="preserve">,</w:t>
        </w:r>
      </w:ins>
      <w:ins w:id="4739" w:author="PR Preview" w:date="2026-01-01T00:00:00Z">
        <w:r>
          <w:t xml:space="preserve"> </w:t>
        </w:r>
      </w:ins>
      <w:ins w:id="4740" w:author="PR Preview" w:date="2026-01-01T00:00:00Z">
        <w:r>
          <w:t xml:space="preserve">which are not both zero:</w:t>
        </w:r>
      </w:ins>
    </w:p>
    <w:p>
      <w:pPr>
        <w:pStyle w:val="BodyText"/>
      </w:pPr>
      <w:ins w:id="4741" w:author="PR Preview" w:date="2026-01-01T00:00:00Z">
        <w:r>
  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  </w:r>
      </w:ins>
    </w:p>
    <w:p>
      <w:pPr>
        <w:pStyle w:val="FirstParagraph"/>
      </w:pPr>
      <w:ins w:id="4742" w:author="PR Preview" w:date="2026-01-01T00:00:00Z">
        <w:r>
          <w:t xml:space="preserve">Either way, every pair of columns has a combination</w:t>
        </w:r>
      </w:ins>
      <w:ins w:id="4743" w:author="PR Preview" w:date="2026-01-01T00:00:00Z">
        <w:r>
          <w:t xml:space="preserve"> </w:t>
        </w:r>
      </w:ins>
      <w:ins w:id="4744" w:author="PR Preview" w:date="2026-01-01T00:00:00Z">
        <w:r>
          <w:t xml:space="preserve">with coefficients that are not all zero and that equals</w:t>
        </w:r>
      </w:ins>
      <w:ins w:id="4745" w:author="PR Preview" w:date="2026-01-01T00:00:00Z">
        <w:r>
          <w:t xml:space="preserve"> </w:t>
        </w:r>
      </w:ins>
      <w:ins w:id="4746" w:author="PR Preview" w:date="2026-01-01T00:00:00Z">
        <w:r>
          <w:t xml:space="preserve">$\mathord{\smash[b]{\underset{\raise.3ex\hbox{$\scriptstyle\sim$}}{0}}\vphantom{0}}$</w:t>
        </w:r>
      </w:ins>
      <w:ins w:id="4747" w:author="PR Preview" w:date="2026-01-01T00:00:00Z">
        <w:r>
          <w:t xml:space="preserve">.</w:t>
        </w:r>
      </w:ins>
      <w:ins w:id="4748" w:author="PR Preview" w:date="2026-01-01T00:00:00Z">
        <w:r>
          <w:t xml:space="preserve"> </w:t>
        </w:r>
      </w:ins>
      <w:ins w:id="4749" w:author="PR Preview" w:date="2026-01-01T00:00:00Z">
        <w:r>
          <w:t xml:space="preserve">Now take any set of two or more columns.</w:t>
        </w:r>
      </w:ins>
      <w:ins w:id="4750" w:author="PR Preview" w:date="2026-01-01T00:00:00Z">
        <w:r>
          <w:t xml:space="preserve"> </w:t>
        </w:r>
      </w:ins>
      <w:ins w:id="4751" w:author="PR Preview" w:date="2026-01-01T00:00:00Z">
        <w:r>
          <w:t xml:space="preserve">It contains a pair</w:t>
        </w:r>
      </w:ins>
      <w:ins w:id="4752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≠</m:t>
        </m:r>
        <m:r>
          <m:t>k</m:t>
        </m:r>
      </m:oMath>
      <w:ins w:id="4753" w:author="PR Preview" w:date="2026-01-01T00:00:00Z">
        <w:r>
          <w:t xml:space="preserve">.</w:t>
        </w:r>
      </w:ins>
      <w:ins w:id="4754" w:author="PR Preview" w:date="2026-01-01T00:00:00Z">
        <w:r>
          <w:t xml:space="preserve"> </w:t>
        </w:r>
      </w:ins>
      <w:ins w:id="4755" w:author="PR Preview" w:date="2026-01-01T00:00:00Z">
        <w:r>
          <w:t xml:space="preserve">Use that pair’s coefficients for columns</w:t>
        </w:r>
      </w:ins>
      <w:ins w:id="4756" w:author="PR Preview" w:date="2026-01-01T00:00:00Z">
        <w:r>
          <w:t xml:space="preserve"> </w:t>
        </w:r>
      </w:ins>
      <m:oMath>
        <m:r>
          <m:t>j</m:t>
        </m:r>
      </m:oMath>
      <w:ins w:id="4757" w:author="PR Preview" w:date="2026-01-01T00:00:00Z">
        <w:r>
          <w:t xml:space="preserve"> </w:t>
        </w:r>
      </w:ins>
      <w:ins w:id="4758" w:author="PR Preview" w:date="2026-01-01T00:00:00Z">
        <w:r>
          <w:t xml:space="preserve">and</w:t>
        </w:r>
      </w:ins>
      <w:ins w:id="4759" w:author="PR Preview" w:date="2026-01-01T00:00:00Z">
        <w:r>
          <w:t xml:space="preserve"> </w:t>
        </w:r>
      </w:ins>
      <m:oMath>
        <m:r>
          <m:t>k</m:t>
        </m:r>
      </m:oMath>
      <w:ins w:id="4760" w:author="PR Preview" w:date="2026-01-01T00:00:00Z">
        <w:r>
          <w:t xml:space="preserve">,</w:t>
        </w:r>
      </w:ins>
      <w:ins w:id="4761" w:author="PR Preview" w:date="2026-01-01T00:00:00Z">
        <w:r>
          <w:t xml:space="preserve"> </w:t>
        </w:r>
      </w:ins>
      <w:ins w:id="4762" w:author="PR Preview" w:date="2026-01-01T00:00:00Z">
        <w:r>
          <w:t xml:space="preserve">and the coefficient</w:t>
        </w:r>
      </w:ins>
      <w:ins w:id="4763" w:author="PR Preview" w:date="2026-01-01T00:00:00Z">
        <w:r>
          <w:t xml:space="preserve"> </w:t>
        </w:r>
      </w:ins>
      <m:oMath>
        <m:r>
          <m:t>0</m:t>
        </m:r>
      </m:oMath>
      <w:ins w:id="4764" w:author="PR Preview" w:date="2026-01-01T00:00:00Z">
        <w:r>
          <w:t xml:space="preserve"> </w:t>
        </w:r>
      </w:ins>
      <w:ins w:id="4765" w:author="PR Preview" w:date="2026-01-01T00:00:00Z">
        <w:r>
          <w:t xml:space="preserve">for every other column in the set.</w:t>
        </w:r>
      </w:ins>
      <w:ins w:id="4766" w:author="PR Preview" w:date="2026-01-01T00:00:00Z">
        <w:r>
          <w:t xml:space="preserve"> </w:t>
        </w:r>
      </w:ins>
      <w:ins w:id="4767" w:author="PR Preview" w:date="2026-01-01T00:00:00Z">
        <w:r>
          <w:t xml:space="preserve">This combination equals</w:t>
        </w:r>
      </w:ins>
      <w:ins w:id="4768" w:author="PR Preview" w:date="2026-01-01T00:00:00Z">
        <w:r>
          <w:t xml:space="preserve"> </w:t>
        </w:r>
      </w:ins>
      <w:ins w:id="4769" w:author="PR Preview" w:date="2026-01-01T00:00:00Z">
        <w:r>
          <w:t xml:space="preserve">$\mathord{\smash[b]{\underset{\raise.3ex\hbox{$\scriptstyle\sim$}}{0}}\vphantom{0}}$</w:t>
        </w:r>
      </w:ins>
      <w:ins w:id="4770" w:author="PR Preview" w:date="2026-01-01T00:00:00Z">
        <w:r>
          <w:t xml:space="preserve">,</w:t>
        </w:r>
      </w:ins>
      <w:ins w:id="4771" w:author="PR Preview" w:date="2026-01-01T00:00:00Z">
        <w:r>
          <w:t xml:space="preserve"> </w:t>
        </w:r>
      </w:ins>
      <w:ins w:id="4772" w:author="PR Preview" w:date="2026-01-01T00:00:00Z">
        <w:r>
          <w:t xml:space="preserve">and its coefficients are not all zero,</w:t>
        </w:r>
      </w:ins>
      <w:ins w:id="4773" w:author="PR Preview" w:date="2026-01-01T00:00:00Z">
        <w:r>
          <w:t xml:space="preserve"> </w:t>
        </w:r>
      </w:ins>
      <w:ins w:id="4774" w:author="PR Preview" w:date="2026-01-01T00:00:00Z">
        <w:r>
          <w:t xml:space="preserve">so the set is not linearly independent (</w:t>
        </w:r>
      </w:ins>
      <w:hyperlink r:id="rId35">
        <w:ins w:id="4775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4776" w:author="PR Preview" w:date="2026-01-01T00:00:00Z">
        <w:r>
          <w:t xml:space="preserve">).</w:t>
        </w:r>
      </w:ins>
      <w:ins w:id="4777" w:author="PR Preview" w:date="2026-01-01T00:00:00Z">
        <w:r>
          <w:t xml:space="preserve"> </w:t>
        </w:r>
      </w:ins>
      <w:ins w:id="4778" w:author="PR Preview" w:date="2026-01-01T00:00:00Z">
        <w:r>
          <w:t xml:space="preserve">The largest linearly independent set of columns therefore has one column.</w:t>
        </w:r>
      </w:ins>
    </w:p>
    <w:bookmarkStart w:id="104" w:name="exm-outer-product-rank"/>
    <w:p>
      <w:pPr>
        <w:pStyle w:val="BodyText"/>
      </w:pPr>
      <w:ins w:id="4779" w:author="PR Preview" w:date="2026-01-01T00:00:00Z">
        <w:r>
          <w:rPr>
            <w:b/>
            <w:bCs/>
          </w:rPr>
          <w:t xml:space="preserve">Example 26 (The rank of an outer product)</w:t>
        </w:r>
      </w:ins>
      <w:ins w:id="4780" w:author="PR Preview" w:date="2026-01-01T00:00:00Z">
        <w:r>
          <w:t xml:space="preserve"> </w:t>
        </w:r>
      </w:ins>
      <w:ins w:id="4781" w:author="PR Preview" w:date="2026-01-01T00:00:00Z">
        <w:r>
          <w:t xml:space="preserve">In</w:t>
        </w:r>
      </w:ins>
      <w:ins w:id="4782" w:author="PR Preview" w:date="2026-01-01T00:00:00Z">
        <w:r>
          <w:t xml:space="preserve"> </w:t>
        </w:r>
      </w:ins>
      <w:hyperlink w:anchor="exm-outer-product">
        <w:ins w:id="4783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4784" w:author="PR Preview" w:date="2026-01-01T00:00:00Z">
        <w:r>
          <w:t xml:space="preserve">,</w:t>
        </w:r>
      </w:ins>
      <w:ins w:id="4785" w:author="PR Preview" w:date="2026-01-01T00:00:00Z">
        <w:r>
          <w:t xml:space="preserve"> </w:t>
        </w:r>
      </w:ins>
      <w:ins w:id="4786" w:author="PR Preview" w:date="2026-01-01T00:00:00Z">
        <w:r>
          <w:t xml:space="preserve">the second column</w:t>
        </w:r>
      </w:ins>
      <w:ins w:id="47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ins w:id="4788" w:author="PR Preview" w:date="2026-01-01T00:00:00Z">
        <w:r>
          <w:t xml:space="preserve"> </w:t>
        </w:r>
      </w:ins>
      <w:ins w:id="4789" w:author="PR Preview" w:date="2026-01-01T00:00:00Z">
        <w:r>
          <w:t xml:space="preserve">of</w:t>
        </w:r>
      </w:ins>
      <w:ins w:id="4790" w:author="PR Preview" w:date="2026-01-01T00:00:00Z">
        <w:r>
          <w:t xml:space="preserve"> </w:t>
        </w:r>
      </w:ins>
      <w:ins w:id="4791" w:author="PR Preview" w:date="2026-01-01T00:00:00Z">
        <w:r>
          <w:t xml:space="preserve">$\mathord{\smash[b]{\underset{\raise.3ex\hbox{$\scriptstyle\sim$}}{u}}\vphantom{u}}\,{\mathord{\smash[b]{\underset{\raise.3ex\hbox{$\scriptstyle\sim$}}{v}}\vphantom{v}}}^{\top}$</w:t>
        </w:r>
      </w:ins>
      <w:ins w:id="4792" w:author="PR Preview" w:date="2026-01-01T00:00:00Z">
        <w:r>
          <w:t xml:space="preserve"> </w:t>
        </w:r>
      </w:ins>
      <w:ins w:id="4793" w:author="PR Preview" w:date="2026-01-01T00:00:00Z">
        <w:r>
          <w:t xml:space="preserve">is</w:t>
        </w:r>
      </w:ins>
      <w:ins w:id="479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ins w:id="4795" w:author="PR Preview" w:date="2026-01-01T00:00:00Z">
        <w:r>
          <w:t xml:space="preserve"> </w:t>
        </w:r>
      </w:ins>
      <w:ins w:id="4796" w:author="PR Preview" w:date="2026-01-01T00:00:00Z">
        <w:r>
          <w:t xml:space="preserve">times the first column</w:t>
        </w:r>
      </w:ins>
      <w:ins w:id="47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ins w:id="4798" w:author="PR Preview" w:date="2026-01-01T00:00:00Z">
        <w:r>
          <w:t xml:space="preserve">,</w:t>
        </w:r>
      </w:ins>
      <w:ins w:id="4799" w:author="PR Preview" w:date="2026-01-01T00:00:00Z">
        <w:r>
          <w:t xml:space="preserve"> </w:t>
        </w:r>
      </w:ins>
      <w:ins w:id="4800" w:author="PR Preview" w:date="2026-01-01T00:00:00Z">
        <w:r>
          <w:t xml:space="preserve">because the columns are</w:t>
        </w:r>
      </w:ins>
      <w:ins w:id="4801" w:author="PR Preview" w:date="2026-01-01T00:00:00Z">
        <w:r>
          <w:t xml:space="preserve"> </w:t>
        </w:r>
      </w:ins>
      <w:ins w:id="4802" w:author="PR Preview" w:date="2026-01-01T00:00:00Z">
        <w:r>
          <w:t xml:space="preserve">$v_1 \mathord{\smash[b]{\underset{\raise.3ex\hbox{$\scriptstyle\sim$}}{u}}\vphantom{u}} = 4\mathord{\smash[b]{\underset{\raise.3ex\hbox{$\scriptstyle\sim$}}{u}}\vphantom{u}}$</w:t>
        </w:r>
      </w:ins>
      <w:ins w:id="4803" w:author="PR Preview" w:date="2026-01-01T00:00:00Z">
        <w:r>
          <w:t xml:space="preserve"> </w:t>
        </w:r>
      </w:ins>
      <w:ins w:id="4804" w:author="PR Preview" w:date="2026-01-01T00:00:00Z">
        <w:r>
          <w:t xml:space="preserve">and</w:t>
        </w:r>
      </w:ins>
      <w:ins w:id="4805" w:author="PR Preview" w:date="2026-01-01T00:00:00Z">
        <w:r>
          <w:t xml:space="preserve"> </w:t>
        </w:r>
      </w:ins>
      <w:ins w:id="4806" w:author="PR Preview" w:date="2026-01-01T00:00:00Z">
        <w:r>
          <w:t xml:space="preserve">$v_2 \mathord{\smash[b]{\underset{\raise.3ex\hbox{$\scriptstyle\sim$}}{u}}\vphantom{u}} = 5\mathord{\smash[b]{\underset{\raise.3ex\hbox{$\scriptstyle\sim$}}{u}}\vphantom{u}}$</w:t>
        </w:r>
      </w:ins>
      <w:ins w:id="4807" w:author="PR Preview" w:date="2026-01-01T00:00:00Z">
        <w:r>
          <w:t xml:space="preserve">.</w:t>
        </w:r>
      </w:ins>
      <w:ins w:id="4808" w:author="PR Preview" w:date="2026-01-01T00:00:00Z">
        <w:r>
          <w:t xml:space="preserve"> </w:t>
        </w:r>
      </w:ins>
      <w:ins w:id="4809" w:author="PR Preview" w:date="2026-01-01T00:00:00Z">
        <w:r>
          <w:t xml:space="preserve">So the two columns are not linearly independent,</w:t>
        </w:r>
      </w:ins>
      <w:ins w:id="4810" w:author="PR Preview" w:date="2026-01-01T00:00:00Z">
        <w:r>
          <w:t xml:space="preserve"> </w:t>
        </w:r>
      </w:ins>
      <w:ins w:id="4811" w:author="PR Preview" w:date="2026-01-01T00:00:00Z">
        <w:r>
          <w:t xml:space="preserve">and the</w:t>
        </w:r>
      </w:ins>
      <w:ins w:id="4812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4813" w:author="PR Preview" w:date="2026-01-01T00:00:00Z">
        <w:r>
          <w:t xml:space="preserve"> </w:t>
        </w:r>
      </w:ins>
      <w:ins w:id="4814" w:author="PR Preview" w:date="2026-01-01T00:00:00Z">
        <w:r>
          <w:t xml:space="preserve">matrix has rank</w:t>
        </w:r>
      </w:ins>
      <w:ins w:id="4815" w:author="PR Preview" w:date="2026-01-01T00:00:00Z">
        <w:r>
          <w:t xml:space="preserve"> </w:t>
        </w:r>
      </w:ins>
      <m:oMath>
        <m:r>
          <m:t>1</m:t>
        </m:r>
      </m:oMath>
      <w:ins w:id="4816" w:author="PR Preview" w:date="2026-01-01T00:00:00Z">
        <w:r>
          <w:t xml:space="preserve">.</w:t>
        </w:r>
      </w:ins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2026-10-17T10:38:18Z</dcterms:created>
  <dcterms:modified xsi:type="dcterms:W3CDTF">2026-10-17T10:38:18Z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